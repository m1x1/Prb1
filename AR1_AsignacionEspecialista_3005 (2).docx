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12A" w:rsidRDefault="009F74CC" w:rsidP="00CA34FE">
      <w:pPr>
        <w:pStyle w:val="Encabezado"/>
        <w:ind w:left="708" w:hanging="708"/>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sidRPr="008822D4">
        <w:rPr>
          <w:noProof/>
          <w:sz w:val="20"/>
          <w:lang w:eastAsia="es-PE"/>
        </w:rPr>
        <w:drawing>
          <wp:anchor distT="0" distB="0" distL="114300" distR="114300" simplePos="0" relativeHeight="251659776" behindDoc="0" locked="0" layoutInCell="1" allowOverlap="1">
            <wp:simplePos x="0" y="0"/>
            <wp:positionH relativeFrom="column">
              <wp:posOffset>1905</wp:posOffset>
            </wp:positionH>
            <wp:positionV relativeFrom="paragraph">
              <wp:posOffset>158750</wp:posOffset>
            </wp:positionV>
            <wp:extent cx="1583264" cy="431800"/>
            <wp:effectExtent l="0" t="0" r="0" b="0"/>
            <wp:wrapNone/>
            <wp:docPr id="1026" name="Picture 2" descr="http://www.sunat.gob.pe/p/imagenes/logoamp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sunat.gob.pe/p/imagenes/logoampl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7105" cy="435575"/>
                    </a:xfrm>
                    <a:prstGeom prst="rect">
                      <a:avLst/>
                    </a:prstGeom>
                    <a:noFill/>
                    <a:extLst/>
                  </pic:spPr>
                </pic:pic>
              </a:graphicData>
            </a:graphic>
          </wp:anchor>
        </w:drawing>
      </w:r>
      <w:r w:rsidR="002A4B7D">
        <w:rPr>
          <w:rFonts w:cs="Times New Roman"/>
          <w:noProof/>
          <w:lang w:eastAsia="es-PE"/>
        </w:rPr>
        <mc:AlternateContent>
          <mc:Choice Requires="wps">
            <w:drawing>
              <wp:anchor distT="0" distB="0" distL="114300" distR="114300" simplePos="0" relativeHeight="251656704" behindDoc="1" locked="0" layoutInCell="1" allowOverlap="1">
                <wp:simplePos x="0" y="0"/>
                <wp:positionH relativeFrom="column">
                  <wp:posOffset>-114300</wp:posOffset>
                </wp:positionH>
                <wp:positionV relativeFrom="paragraph">
                  <wp:posOffset>0</wp:posOffset>
                </wp:positionV>
                <wp:extent cx="5829300" cy="8368030"/>
                <wp:effectExtent l="19050" t="19050" r="38100" b="5207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150AF0" w:rsidRDefault="00150AF0">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6" style="position:absolute;left:0;text-align:left;margin-left:-9pt;margin-top:0;width:459pt;height:658.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" fillcolor="#4f81bd [3204]" strokecolor="#f2f2f2 [3041]" strokeweight="3pt">
                <v:shadow on="t" color="#243f60 [1604]" opacity=".5" offset="1pt"/>
                <v:textbox>
                  <w:txbxContent>
                    <w:p w:rsidR="00150AF0" w:rsidRDefault="00150AF0">
                      <w:pPr>
                        <w:pStyle w:val="Encabezado"/>
                      </w:pPr>
                    </w:p>
                  </w:txbxContent>
                </v:textbox>
              </v:roundrect>
            </w:pict>
          </mc:Fallback>
        </mc:AlternateContent>
      </w:r>
    </w:p>
    <w:p w:rsidR="00E9712A" w:rsidRDefault="00E9712A">
      <w:pPr>
        <w:pStyle w:val="a"/>
      </w:pPr>
    </w:p>
    <w:p w:rsidR="00E9712A" w:rsidRDefault="00E9712A">
      <w:pPr>
        <w:pStyle w:val="Textonotapie"/>
        <w:rPr>
          <w:b/>
          <w:sz w:val="40"/>
        </w:rPr>
      </w:pPr>
    </w:p>
    <w:p w:rsidR="00E9712A" w:rsidRDefault="00E9712A">
      <w:pPr>
        <w:pStyle w:val="Encabezado"/>
        <w:rPr>
          <w:rFonts w:ascii="Arial" w:hAnsi="Arial" w:cs="Times New Roman"/>
          <w:lang w:val="es-ES"/>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2A4B7D">
      <w:r>
        <w:rPr>
          <w:noProof/>
          <w:lang w:val="es-PE" w:eastAsia="es-PE"/>
        </w:rPr>
        <mc:AlternateContent>
          <mc:Choice Requires="wps">
            <w:drawing>
              <wp:anchor distT="0" distB="0" distL="114300" distR="114300" simplePos="0" relativeHeight="251657728" behindDoc="0" locked="0" layoutInCell="1" allowOverlap="1">
                <wp:simplePos x="0" y="0"/>
                <wp:positionH relativeFrom="column">
                  <wp:posOffset>661670</wp:posOffset>
                </wp:positionH>
                <wp:positionV relativeFrom="paragraph">
                  <wp:posOffset>15875</wp:posOffset>
                </wp:positionV>
                <wp:extent cx="4343400" cy="1214755"/>
                <wp:effectExtent l="19050" t="19050" r="19050" b="2349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21475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150AF0" w:rsidRDefault="00150AF0">
                            <w:pPr>
                              <w:pStyle w:val="Sangra2detindependiente"/>
                              <w:ind w:firstLine="0"/>
                              <w:jc w:val="center"/>
                              <w:rPr>
                                <w:rFonts w:ascii="Arial Black" w:hAnsi="Arial Black"/>
                                <w:b/>
                                <w:bCs/>
                                <w:sz w:val="12"/>
                                <w:lang w:val="es-ES_tradnl"/>
                              </w:rPr>
                            </w:pPr>
                          </w:p>
                          <w:p w:rsidR="00150AF0" w:rsidRDefault="00150AF0" w:rsidP="00D27EF3">
                            <w:pPr>
                              <w:jc w:val="center"/>
                              <w:rPr>
                                <w:rFonts w:ascii="Arial Narrow" w:hAnsi="Arial Narrow"/>
                                <w:b/>
                                <w:bCs/>
                                <w:sz w:val="28"/>
                                <w:lang w:val="es-ES_tradnl"/>
                              </w:rPr>
                            </w:pPr>
                          </w:p>
                          <w:p w:rsidR="00150AF0" w:rsidRPr="00D27EF3" w:rsidRDefault="00150AF0"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150AF0" w:rsidRDefault="00150AF0" w:rsidP="00D27EF3">
                            <w:pPr>
                              <w:jc w:val="center"/>
                              <w:rPr>
                                <w:sz w:val="28"/>
                                <w:lang w:val="es-ES_tradnl"/>
                              </w:rPr>
                            </w:pPr>
                            <w:r w:rsidRPr="00D27EF3">
                              <w:rPr>
                                <w:rFonts w:ascii="Arial Narrow" w:hAnsi="Arial Narrow"/>
                                <w:b/>
                                <w:bCs/>
                                <w:sz w:val="28"/>
                                <w:lang w:val="es-ES_tradnl"/>
                              </w:rPr>
                              <w:t>300</w:t>
                            </w:r>
                            <w:r>
                              <w:rPr>
                                <w:rFonts w:ascii="Arial Narrow" w:hAnsi="Arial Narrow"/>
                                <w:b/>
                                <w:bCs/>
                                <w:sz w:val="28"/>
                                <w:lang w:val="es-ES_tradnl"/>
                              </w:rPr>
                              <w:t>5</w:t>
                            </w:r>
                            <w:r w:rsidRPr="00D27EF3">
                              <w:rPr>
                                <w:rFonts w:ascii="Arial Narrow" w:hAnsi="Arial Narrow"/>
                                <w:b/>
                                <w:bCs/>
                                <w:sz w:val="28"/>
                                <w:lang w:val="es-ES_tradnl"/>
                              </w:rPr>
                              <w:t>-</w:t>
                            </w:r>
                            <w:r w:rsidRPr="00837282">
                              <w:t xml:space="preserve"> </w:t>
                            </w:r>
                            <w:r w:rsidRPr="00837282">
                              <w:rPr>
                                <w:rFonts w:ascii="Arial Narrow" w:hAnsi="Arial Narrow"/>
                                <w:b/>
                                <w:bCs/>
                                <w:sz w:val="28"/>
                                <w:lang w:val="es-ES_tradnl"/>
                              </w:rPr>
                              <w:t>Asignación de Especialistas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7" style="position:absolute;left:0;text-align:left;margin-left:52.1pt;margin-top:1.25pt;width:342pt;height:95.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" strokeweight="2.25pt">
                <v:shadow offset="6pt,6pt"/>
                <v:textbox>
                  <w:txbxContent>
                    <w:p w:rsidR="00150AF0" w:rsidRDefault="00150AF0">
                      <w:pPr>
                        <w:pStyle w:val="Sangra2detindependiente"/>
                        <w:ind w:firstLine="0"/>
                        <w:jc w:val="center"/>
                        <w:rPr>
                          <w:rFonts w:ascii="Arial Black" w:hAnsi="Arial Black"/>
                          <w:b/>
                          <w:bCs/>
                          <w:sz w:val="12"/>
                          <w:lang w:val="es-ES_tradnl"/>
                        </w:rPr>
                      </w:pPr>
                    </w:p>
                    <w:p w:rsidR="00150AF0" w:rsidRDefault="00150AF0" w:rsidP="00D27EF3">
                      <w:pPr>
                        <w:jc w:val="center"/>
                        <w:rPr>
                          <w:rFonts w:ascii="Arial Narrow" w:hAnsi="Arial Narrow"/>
                          <w:b/>
                          <w:bCs/>
                          <w:sz w:val="28"/>
                          <w:lang w:val="es-ES_tradnl"/>
                        </w:rPr>
                      </w:pPr>
                    </w:p>
                    <w:p w:rsidR="00150AF0" w:rsidRPr="00D27EF3" w:rsidRDefault="00150AF0"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150AF0" w:rsidRDefault="00150AF0" w:rsidP="00D27EF3">
                      <w:pPr>
                        <w:jc w:val="center"/>
                        <w:rPr>
                          <w:sz w:val="28"/>
                          <w:lang w:val="es-ES_tradnl"/>
                        </w:rPr>
                      </w:pPr>
                      <w:r w:rsidRPr="00D27EF3">
                        <w:rPr>
                          <w:rFonts w:ascii="Arial Narrow" w:hAnsi="Arial Narrow"/>
                          <w:b/>
                          <w:bCs/>
                          <w:sz w:val="28"/>
                          <w:lang w:val="es-ES_tradnl"/>
                        </w:rPr>
                        <w:t>300</w:t>
                      </w:r>
                      <w:r>
                        <w:rPr>
                          <w:rFonts w:ascii="Arial Narrow" w:hAnsi="Arial Narrow"/>
                          <w:b/>
                          <w:bCs/>
                          <w:sz w:val="28"/>
                          <w:lang w:val="es-ES_tradnl"/>
                        </w:rPr>
                        <w:t>5</w:t>
                      </w:r>
                      <w:r w:rsidRPr="00D27EF3">
                        <w:rPr>
                          <w:rFonts w:ascii="Arial Narrow" w:hAnsi="Arial Narrow"/>
                          <w:b/>
                          <w:bCs/>
                          <w:sz w:val="28"/>
                          <w:lang w:val="es-ES_tradnl"/>
                        </w:rPr>
                        <w:t>-</w:t>
                      </w:r>
                      <w:r w:rsidRPr="00837282">
                        <w:t xml:space="preserve"> </w:t>
                      </w:r>
                      <w:r w:rsidRPr="00837282">
                        <w:rPr>
                          <w:rFonts w:ascii="Arial Narrow" w:hAnsi="Arial Narrow"/>
                          <w:b/>
                          <w:bCs/>
                          <w:sz w:val="28"/>
                          <w:lang w:val="es-ES_tradnl"/>
                        </w:rPr>
                        <w:t>Asignación de Especialistas</w:t>
                      </w:r>
                    </w:p>
                  </w:txbxContent>
                </v:textbox>
              </v:roundrect>
            </w:pict>
          </mc:Fallback>
        </mc:AlternateContent>
      </w:r>
    </w:p>
    <w:p w:rsidR="00E9712A" w:rsidRDefault="00E9712A"/>
    <w:p w:rsidR="00E9712A" w:rsidRDefault="00E9712A"/>
    <w:p w:rsidR="00E9712A" w:rsidRDefault="00E9712A"/>
    <w:p w:rsidR="00E9712A" w:rsidRDefault="00E9712A"/>
    <w:p w:rsidR="00E9712A" w:rsidRDefault="00E9712A"/>
    <w:p w:rsidR="00E9712A" w:rsidRDefault="00E03EC7" w:rsidP="00E03EC7">
      <w:pPr>
        <w:pStyle w:val="Textoindependiente2"/>
        <w:tabs>
          <w:tab w:val="left" w:pos="747"/>
        </w:tabs>
        <w:rPr>
          <w:b/>
          <w:bCs/>
          <w:sz w:val="32"/>
        </w:rPr>
      </w:pPr>
      <w:r>
        <w:rPr>
          <w:b/>
          <w:bCs/>
          <w:sz w:val="32"/>
        </w:rPr>
        <w:tab/>
      </w:r>
      <w:r>
        <w:rPr>
          <w:b/>
          <w:bCs/>
          <w:sz w:val="32"/>
        </w:rPr>
        <w:tab/>
      </w:r>
      <w:r>
        <w:rPr>
          <w:b/>
          <w:bCs/>
          <w:sz w:val="32"/>
        </w:rPr>
        <w:tab/>
      </w:r>
      <w:r>
        <w:rPr>
          <w:b/>
          <w:bCs/>
          <w:sz w:val="32"/>
        </w:rPr>
        <w:tab/>
      </w:r>
    </w:p>
    <w:p w:rsidR="00E9712A" w:rsidRDefault="00E9712A">
      <w:pPr>
        <w:pStyle w:val="Textoindependiente2"/>
        <w:jc w:val="center"/>
        <w:rPr>
          <w:b/>
          <w:bCs/>
          <w:sz w:val="32"/>
        </w:rPr>
      </w:pPr>
    </w:p>
    <w:p w:rsidR="00E9712A" w:rsidRPr="009F74CC" w:rsidRDefault="00E9712A">
      <w:pPr>
        <w:ind w:left="180"/>
        <w:jc w:val="center"/>
        <w:rPr>
          <w:rFonts w:ascii="Arial Narrow" w:hAnsi="Arial Narrow" w:cs="Arial"/>
          <w:b/>
          <w:color w:val="FFFFFF" w:themeColor="background1"/>
          <w:sz w:val="32"/>
        </w:rPr>
      </w:pPr>
      <w:r w:rsidRPr="009F74CC">
        <w:rPr>
          <w:rFonts w:ascii="Arial Narrow" w:hAnsi="Arial Narrow" w:cs="Arial"/>
          <w:b/>
          <w:color w:val="FFFFFF" w:themeColor="background1"/>
          <w:sz w:val="32"/>
        </w:rPr>
        <w:t xml:space="preserve">Formato F2 </w:t>
      </w:r>
    </w:p>
    <w:p w:rsidR="00E9712A" w:rsidRPr="009F74CC" w:rsidRDefault="00E9712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Informe de Definición </w:t>
      </w:r>
      <w:r w:rsidRPr="009F74CC">
        <w:rPr>
          <w:rFonts w:ascii="Arial Narrow" w:hAnsi="Arial Narrow" w:cs="Arial"/>
          <w:b/>
          <w:bCs/>
          <w:color w:val="FFFFFF" w:themeColor="background1"/>
          <w:sz w:val="24"/>
        </w:rPr>
        <w:t>Versión x.0</w:t>
      </w:r>
    </w:p>
    <w:p w:rsidR="00E9712A" w:rsidRPr="009F74CC" w:rsidRDefault="00E9712A">
      <w:pPr>
        <w:ind w:left="180"/>
        <w:jc w:val="center"/>
        <w:rPr>
          <w:rFonts w:ascii="Arial Narrow" w:hAnsi="Arial Narrow" w:cs="Arial"/>
          <w:b/>
          <w:bCs/>
          <w:color w:val="FFFFFF" w:themeColor="background1"/>
          <w:sz w:val="24"/>
        </w:rPr>
      </w:pPr>
    </w:p>
    <w:p w:rsidR="00E9712A" w:rsidRPr="009F74CC" w:rsidRDefault="00CB097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Soluciona </w:t>
      </w:r>
      <w:r w:rsidR="009E0224" w:rsidRPr="009F74CC">
        <w:rPr>
          <w:rFonts w:ascii="Arial Narrow" w:hAnsi="Arial Narrow" w:cs="Arial"/>
          <w:b/>
          <w:color w:val="FFFFFF" w:themeColor="background1"/>
          <w:sz w:val="32"/>
        </w:rPr>
        <w:t>v</w:t>
      </w:r>
      <w:r w:rsidR="00E418E6" w:rsidRPr="009F74CC">
        <w:rPr>
          <w:rFonts w:ascii="Arial Narrow" w:hAnsi="Arial Narrow" w:cs="Arial"/>
          <w:b/>
          <w:color w:val="FFFFFF" w:themeColor="background1"/>
          <w:sz w:val="32"/>
        </w:rPr>
        <w:t>1</w:t>
      </w:r>
      <w:r w:rsidRPr="009F74CC">
        <w:rPr>
          <w:rFonts w:ascii="Arial Narrow" w:hAnsi="Arial Narrow" w:cs="Arial"/>
          <w:b/>
          <w:color w:val="FFFFFF" w:themeColor="background1"/>
          <w:sz w:val="32"/>
        </w:rPr>
        <w:t>.0</w:t>
      </w:r>
    </w:p>
    <w:p w:rsidR="00E9712A" w:rsidRPr="009F74CC" w:rsidRDefault="00E9712A">
      <w:pPr>
        <w:pStyle w:val="Encabezado"/>
        <w:jc w:val="center"/>
        <w:rPr>
          <w:b/>
          <w:color w:val="FFFFFF" w:themeColor="background1"/>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Pr>
        <w:pStyle w:val="Encabezado"/>
      </w:pPr>
    </w:p>
    <w:p w:rsidR="00E9712A" w:rsidRDefault="00E9712A"/>
    <w:p w:rsidR="00E9712A" w:rsidRPr="009F74CC" w:rsidRDefault="00E9712A">
      <w:pPr>
        <w:jc w:val="center"/>
        <w:rPr>
          <w:b/>
          <w:bCs/>
          <w:color w:val="FFFFFF" w:themeColor="background1"/>
        </w:rPr>
      </w:pPr>
    </w:p>
    <w:p w:rsidR="00E9712A" w:rsidRPr="009F74CC" w:rsidRDefault="00E9712A">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INTENDENCIA NACIONAL DE SISTEMAS DE INFORMACION</w:t>
      </w:r>
    </w:p>
    <w:p w:rsidR="00E9712A" w:rsidRPr="009F74CC" w:rsidRDefault="00E9712A" w:rsidP="00A51401">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 xml:space="preserve">SUPERINTENDENCIA NACIONAL DE </w:t>
      </w:r>
      <w:r w:rsidR="00A51401" w:rsidRPr="009F74CC">
        <w:rPr>
          <w:rFonts w:ascii="Arial Narrow" w:hAnsi="Arial Narrow"/>
          <w:b/>
          <w:bCs/>
          <w:color w:val="FFFFFF" w:themeColor="background1"/>
          <w:sz w:val="28"/>
        </w:rPr>
        <w:t xml:space="preserve">ADUANAS Y </w:t>
      </w:r>
      <w:r w:rsidRPr="009F74CC">
        <w:rPr>
          <w:rFonts w:ascii="Arial Narrow" w:hAnsi="Arial Narrow"/>
          <w:b/>
          <w:bCs/>
          <w:color w:val="FFFFFF" w:themeColor="background1"/>
          <w:sz w:val="28"/>
        </w:rPr>
        <w:t>ADMINISTRACIÓN TRIBUTARIA</w:t>
      </w:r>
    </w:p>
    <w:p w:rsidR="00E9712A" w:rsidRPr="009F74CC" w:rsidRDefault="00E9712A">
      <w:pPr>
        <w:jc w:val="center"/>
        <w:rPr>
          <w:b/>
          <w:bCs/>
          <w:color w:val="FFFFFF" w:themeColor="background1"/>
        </w:rPr>
      </w:pPr>
      <w:r w:rsidRPr="009F74CC">
        <w:rPr>
          <w:b/>
          <w:bCs/>
          <w:color w:val="FFFFFF" w:themeColor="background1"/>
        </w:rPr>
        <w:t>Lima - Perú</w:t>
      </w:r>
    </w:p>
    <w:p w:rsidR="00E9712A" w:rsidRPr="009F74CC" w:rsidRDefault="00E9712A">
      <w:pPr>
        <w:rPr>
          <w:color w:val="FFFFFF" w:themeColor="background1"/>
        </w:rPr>
      </w:pPr>
    </w:p>
    <w:p w:rsidR="00E9712A" w:rsidRDefault="00E9712A"/>
    <w:p w:rsidR="00E9712A" w:rsidRDefault="00E9712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E9712A" w:rsidRDefault="00E9712A">
      <w:pPr>
        <w:sectPr w:rsidR="00E9712A">
          <w:headerReference w:type="default" r:id="rId15"/>
          <w:footerReference w:type="even" r:id="rId16"/>
          <w:footerReference w:type="default" r:id="rId17"/>
          <w:headerReference w:type="first" r:id="rId18"/>
          <w:pgSz w:w="11907" w:h="16840" w:code="9"/>
          <w:pgMar w:top="1418" w:right="1701" w:bottom="1418" w:left="1701" w:header="709" w:footer="709" w:gutter="0"/>
          <w:cols w:space="708"/>
          <w:titlePg/>
          <w:docGrid w:linePitch="360"/>
        </w:sectPr>
      </w:pPr>
    </w:p>
    <w:p w:rsidR="00E9712A" w:rsidRDefault="00E9712A">
      <w:pPr>
        <w:pStyle w:val="Textoindependiente"/>
        <w:tabs>
          <w:tab w:val="clear" w:pos="4253"/>
        </w:tabs>
        <w:jc w:val="center"/>
        <w:rPr>
          <w:sz w:val="28"/>
          <w:u w:val="single"/>
        </w:rPr>
      </w:pPr>
      <w:r>
        <w:rPr>
          <w:sz w:val="28"/>
          <w:u w:val="single"/>
        </w:rPr>
        <w:lastRenderedPageBreak/>
        <w:t>CONTENIDO</w:t>
      </w:r>
    </w:p>
    <w:p w:rsidR="00E9712A" w:rsidRDefault="00E9712A">
      <w:pPr>
        <w:pStyle w:val="Textoindependiente"/>
        <w:tabs>
          <w:tab w:val="clear" w:pos="4253"/>
        </w:tabs>
        <w:jc w:val="center"/>
        <w:rPr>
          <w:sz w:val="20"/>
          <w:u w:val="single"/>
        </w:rPr>
      </w:pPr>
      <w:bookmarkStart w:id="38" w:name="_Toc41466669"/>
    </w:p>
    <w:p w:rsidR="00295DA4" w:rsidRDefault="00085378">
      <w:pPr>
        <w:pStyle w:val="TDC1"/>
        <w:rPr>
          <w:rFonts w:asciiTheme="minorHAnsi" w:eastAsiaTheme="minorEastAsia" w:hAnsiTheme="minorHAnsi" w:cstheme="minorBidi"/>
          <w:b w:val="0"/>
          <w:sz w:val="22"/>
          <w:szCs w:val="22"/>
          <w:lang w:eastAsia="es-PE"/>
        </w:rPr>
      </w:pPr>
      <w:r>
        <w:rPr>
          <w:caps/>
          <w:u w:val="single"/>
        </w:rPr>
        <w:fldChar w:fldCharType="begin"/>
      </w:r>
      <w:r w:rsidR="00E9712A">
        <w:rPr>
          <w:caps/>
          <w:u w:val="single"/>
        </w:rPr>
        <w:instrText xml:space="preserve"> TOC \o "1-2" \h \z </w:instrText>
      </w:r>
      <w:r>
        <w:rPr>
          <w:caps/>
          <w:u w:val="single"/>
        </w:rPr>
        <w:fldChar w:fldCharType="separate"/>
      </w:r>
      <w:hyperlink w:anchor="_Toc476125654" w:history="1">
        <w:r w:rsidR="00295DA4" w:rsidRPr="004E1FDF">
          <w:rPr>
            <w:rStyle w:val="Hipervnculo"/>
          </w:rPr>
          <w:t>Registro de control de cambios al Documento</w:t>
        </w:r>
        <w:r w:rsidR="00295DA4">
          <w:rPr>
            <w:webHidden/>
          </w:rPr>
          <w:tab/>
        </w:r>
        <w:r>
          <w:rPr>
            <w:webHidden/>
          </w:rPr>
          <w:fldChar w:fldCharType="begin"/>
        </w:r>
        <w:r w:rsidR="00295DA4">
          <w:rPr>
            <w:webHidden/>
          </w:rPr>
          <w:instrText xml:space="preserve"> PAGEREF _Toc476125654 \h </w:instrText>
        </w:r>
        <w:r>
          <w:rPr>
            <w:webHidden/>
          </w:rPr>
        </w:r>
        <w:r>
          <w:rPr>
            <w:webHidden/>
          </w:rPr>
          <w:fldChar w:fldCharType="separate"/>
        </w:r>
        <w:r w:rsidR="00295DA4">
          <w:rPr>
            <w:webHidden/>
          </w:rPr>
          <w:t>3</w:t>
        </w:r>
        <w:r>
          <w:rPr>
            <w:webHidden/>
          </w:rPr>
          <w:fldChar w:fldCharType="end"/>
        </w:r>
      </w:hyperlink>
    </w:p>
    <w:p w:rsidR="00295DA4" w:rsidRDefault="00EF6966">
      <w:pPr>
        <w:pStyle w:val="TDC1"/>
        <w:rPr>
          <w:rFonts w:asciiTheme="minorHAnsi" w:eastAsiaTheme="minorEastAsia" w:hAnsiTheme="minorHAnsi" w:cstheme="minorBidi"/>
          <w:b w:val="0"/>
          <w:sz w:val="22"/>
          <w:szCs w:val="22"/>
          <w:lang w:eastAsia="es-PE"/>
        </w:rPr>
      </w:pPr>
      <w:hyperlink w:anchor="_Toc476125655" w:history="1">
        <w:r w:rsidR="00295DA4" w:rsidRPr="004E1FDF">
          <w:rPr>
            <w:rStyle w:val="Hipervnculo"/>
          </w:rPr>
          <w:t>Información General del Sistema/SubSistema/Módulo</w:t>
        </w:r>
        <w:r w:rsidR="00295DA4">
          <w:rPr>
            <w:webHidden/>
          </w:rPr>
          <w:tab/>
        </w:r>
        <w:r w:rsidR="00085378">
          <w:rPr>
            <w:webHidden/>
          </w:rPr>
          <w:fldChar w:fldCharType="begin"/>
        </w:r>
        <w:r w:rsidR="00295DA4">
          <w:rPr>
            <w:webHidden/>
          </w:rPr>
          <w:instrText xml:space="preserve"> PAGEREF _Toc476125655 \h </w:instrText>
        </w:r>
        <w:r w:rsidR="00085378">
          <w:rPr>
            <w:webHidden/>
          </w:rPr>
        </w:r>
        <w:r w:rsidR="00085378">
          <w:rPr>
            <w:webHidden/>
          </w:rPr>
          <w:fldChar w:fldCharType="separate"/>
        </w:r>
        <w:r w:rsidR="00295DA4">
          <w:rPr>
            <w:webHidden/>
          </w:rPr>
          <w:t>4</w:t>
        </w:r>
        <w:r w:rsidR="00085378">
          <w:rPr>
            <w:webHidden/>
          </w:rPr>
          <w:fldChar w:fldCharType="end"/>
        </w:r>
      </w:hyperlink>
    </w:p>
    <w:p w:rsidR="00295DA4" w:rsidRDefault="00EF6966">
      <w:pPr>
        <w:pStyle w:val="TDC1"/>
        <w:rPr>
          <w:rFonts w:asciiTheme="minorHAnsi" w:eastAsiaTheme="minorEastAsia" w:hAnsiTheme="minorHAnsi" w:cstheme="minorBidi"/>
          <w:b w:val="0"/>
          <w:sz w:val="22"/>
          <w:szCs w:val="22"/>
          <w:lang w:eastAsia="es-PE"/>
        </w:rPr>
      </w:pPr>
      <w:hyperlink w:anchor="_Toc476125656" w:history="1">
        <w:r w:rsidR="00295DA4" w:rsidRPr="004E1FDF">
          <w:rPr>
            <w:rStyle w:val="Hipervnculo"/>
          </w:rPr>
          <w:t>ANÁLISIS DE REQUERIMIENTOS</w:t>
        </w:r>
        <w:r w:rsidR="00295DA4">
          <w:rPr>
            <w:webHidden/>
          </w:rPr>
          <w:tab/>
        </w:r>
        <w:r w:rsidR="00085378">
          <w:rPr>
            <w:webHidden/>
          </w:rPr>
          <w:fldChar w:fldCharType="begin"/>
        </w:r>
        <w:r w:rsidR="00295DA4">
          <w:rPr>
            <w:webHidden/>
          </w:rPr>
          <w:instrText xml:space="preserve"> PAGEREF _Toc476125656 \h </w:instrText>
        </w:r>
        <w:r w:rsidR="00085378">
          <w:rPr>
            <w:webHidden/>
          </w:rPr>
        </w:r>
        <w:r w:rsidR="00085378">
          <w:rPr>
            <w:webHidden/>
          </w:rPr>
          <w:fldChar w:fldCharType="separate"/>
        </w:r>
        <w:r w:rsidR="00295DA4">
          <w:rPr>
            <w:webHidden/>
          </w:rPr>
          <w:t>5</w:t>
        </w:r>
        <w:r w:rsidR="00085378">
          <w:rPr>
            <w:webHidden/>
          </w:rPr>
          <w:fldChar w:fldCharType="end"/>
        </w:r>
      </w:hyperlink>
    </w:p>
    <w:p w:rsidR="00295DA4" w:rsidRDefault="00EF6966">
      <w:pPr>
        <w:pStyle w:val="TDC2"/>
        <w:rPr>
          <w:rFonts w:asciiTheme="minorHAnsi" w:eastAsiaTheme="minorEastAsia" w:hAnsiTheme="minorHAnsi" w:cstheme="minorBidi"/>
          <w:bCs w:val="0"/>
          <w:sz w:val="22"/>
          <w:szCs w:val="22"/>
          <w:lang w:val="es-PE" w:eastAsia="es-PE"/>
        </w:rPr>
      </w:pPr>
      <w:hyperlink w:anchor="_Toc476125657" w:history="1">
        <w:r w:rsidR="00295DA4" w:rsidRPr="004E1FDF">
          <w:rPr>
            <w:rStyle w:val="Hipervnculo"/>
            <w:lang w:val="es-PE"/>
          </w:rPr>
          <w:t>1.1</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FUNCIONAL</w:t>
        </w:r>
        <w:r w:rsidR="00295DA4">
          <w:rPr>
            <w:webHidden/>
          </w:rPr>
          <w:tab/>
        </w:r>
        <w:r w:rsidR="00085378">
          <w:rPr>
            <w:webHidden/>
          </w:rPr>
          <w:fldChar w:fldCharType="begin"/>
        </w:r>
        <w:r w:rsidR="00295DA4">
          <w:rPr>
            <w:webHidden/>
          </w:rPr>
          <w:instrText xml:space="preserve"> PAGEREF _Toc476125657 \h </w:instrText>
        </w:r>
        <w:r w:rsidR="00085378">
          <w:rPr>
            <w:webHidden/>
          </w:rPr>
        </w:r>
        <w:r w:rsidR="00085378">
          <w:rPr>
            <w:webHidden/>
          </w:rPr>
          <w:fldChar w:fldCharType="separate"/>
        </w:r>
        <w:r w:rsidR="00295DA4">
          <w:rPr>
            <w:webHidden/>
          </w:rPr>
          <w:t>5</w:t>
        </w:r>
        <w:r w:rsidR="00085378">
          <w:rPr>
            <w:webHidden/>
          </w:rPr>
          <w:fldChar w:fldCharType="end"/>
        </w:r>
      </w:hyperlink>
    </w:p>
    <w:p w:rsidR="00295DA4" w:rsidRDefault="00EF6966">
      <w:pPr>
        <w:pStyle w:val="TDC2"/>
        <w:rPr>
          <w:rFonts w:asciiTheme="minorHAnsi" w:eastAsiaTheme="minorEastAsia" w:hAnsiTheme="minorHAnsi" w:cstheme="minorBidi"/>
          <w:bCs w:val="0"/>
          <w:sz w:val="22"/>
          <w:szCs w:val="22"/>
          <w:lang w:val="es-PE" w:eastAsia="es-PE"/>
        </w:rPr>
      </w:pPr>
      <w:hyperlink w:anchor="_Toc476125658" w:history="1">
        <w:r w:rsidR="00295DA4" w:rsidRPr="004E1FDF">
          <w:rPr>
            <w:rStyle w:val="Hipervnculo"/>
            <w:lang w:val="es-PE"/>
          </w:rPr>
          <w:t>1.2</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DE LOS REQUERIMIENTOS DE LA ARQUITECTURA TECNOLÓGICA.</w:t>
        </w:r>
        <w:r w:rsidR="00295DA4">
          <w:rPr>
            <w:webHidden/>
          </w:rPr>
          <w:tab/>
        </w:r>
        <w:r w:rsidR="00085378">
          <w:rPr>
            <w:webHidden/>
          </w:rPr>
          <w:fldChar w:fldCharType="begin"/>
        </w:r>
        <w:r w:rsidR="00295DA4">
          <w:rPr>
            <w:webHidden/>
          </w:rPr>
          <w:instrText xml:space="preserve"> PAGEREF _Toc476125658 \h </w:instrText>
        </w:r>
        <w:r w:rsidR="00085378">
          <w:rPr>
            <w:webHidden/>
          </w:rPr>
        </w:r>
        <w:r w:rsidR="00085378">
          <w:rPr>
            <w:webHidden/>
          </w:rPr>
          <w:fldChar w:fldCharType="separate"/>
        </w:r>
        <w:r w:rsidR="00295DA4">
          <w:rPr>
            <w:webHidden/>
          </w:rPr>
          <w:t>8</w:t>
        </w:r>
        <w:r w:rsidR="00085378">
          <w:rPr>
            <w:webHidden/>
          </w:rPr>
          <w:fldChar w:fldCharType="end"/>
        </w:r>
      </w:hyperlink>
    </w:p>
    <w:p w:rsidR="00295DA4" w:rsidRDefault="00EF6966">
      <w:pPr>
        <w:pStyle w:val="TDC1"/>
        <w:rPr>
          <w:rFonts w:asciiTheme="minorHAnsi" w:eastAsiaTheme="minorEastAsia" w:hAnsiTheme="minorHAnsi" w:cstheme="minorBidi"/>
          <w:b w:val="0"/>
          <w:sz w:val="22"/>
          <w:szCs w:val="22"/>
          <w:lang w:eastAsia="es-PE"/>
        </w:rPr>
      </w:pPr>
      <w:hyperlink w:anchor="_Toc476125659" w:history="1">
        <w:r w:rsidR="00295DA4" w:rsidRPr="004E1FDF">
          <w:rPr>
            <w:rStyle w:val="Hipervnculo"/>
          </w:rPr>
          <w:t>DISEÑO</w:t>
        </w:r>
        <w:r w:rsidR="00295DA4">
          <w:rPr>
            <w:webHidden/>
          </w:rPr>
          <w:tab/>
        </w:r>
        <w:r w:rsidR="00085378">
          <w:rPr>
            <w:webHidden/>
          </w:rPr>
          <w:fldChar w:fldCharType="begin"/>
        </w:r>
        <w:r w:rsidR="00295DA4">
          <w:rPr>
            <w:webHidden/>
          </w:rPr>
          <w:instrText xml:space="preserve"> PAGEREF _Toc476125659 \h </w:instrText>
        </w:r>
        <w:r w:rsidR="00085378">
          <w:rPr>
            <w:webHidden/>
          </w:rPr>
        </w:r>
        <w:r w:rsidR="00085378">
          <w:rPr>
            <w:webHidden/>
          </w:rPr>
          <w:fldChar w:fldCharType="separate"/>
        </w:r>
        <w:r w:rsidR="00295DA4">
          <w:rPr>
            <w:webHidden/>
          </w:rPr>
          <w:t>9</w:t>
        </w:r>
        <w:r w:rsidR="00085378">
          <w:rPr>
            <w:webHidden/>
          </w:rPr>
          <w:fldChar w:fldCharType="end"/>
        </w:r>
      </w:hyperlink>
    </w:p>
    <w:p w:rsidR="00295DA4" w:rsidRDefault="00EF6966">
      <w:pPr>
        <w:pStyle w:val="TDC2"/>
        <w:rPr>
          <w:rFonts w:asciiTheme="minorHAnsi" w:eastAsiaTheme="minorEastAsia" w:hAnsiTheme="minorHAnsi" w:cstheme="minorBidi"/>
          <w:bCs w:val="0"/>
          <w:sz w:val="22"/>
          <w:szCs w:val="22"/>
          <w:lang w:val="es-PE" w:eastAsia="es-PE"/>
        </w:rPr>
      </w:pPr>
      <w:hyperlink w:anchor="_Toc476125660" w:history="1">
        <w:r w:rsidR="00295DA4" w:rsidRPr="004E1FDF">
          <w:rPr>
            <w:rStyle w:val="Hipervnculo"/>
          </w:rPr>
          <w:t>2.1</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DEL MODELO CONCEPTUAL</w:t>
        </w:r>
        <w:r w:rsidR="00295DA4">
          <w:rPr>
            <w:webHidden/>
          </w:rPr>
          <w:tab/>
        </w:r>
        <w:r w:rsidR="00085378">
          <w:rPr>
            <w:webHidden/>
          </w:rPr>
          <w:fldChar w:fldCharType="begin"/>
        </w:r>
        <w:r w:rsidR="00295DA4">
          <w:rPr>
            <w:webHidden/>
          </w:rPr>
          <w:instrText xml:space="preserve"> PAGEREF _Toc476125660 \h </w:instrText>
        </w:r>
        <w:r w:rsidR="00085378">
          <w:rPr>
            <w:webHidden/>
          </w:rPr>
        </w:r>
        <w:r w:rsidR="00085378">
          <w:rPr>
            <w:webHidden/>
          </w:rPr>
          <w:fldChar w:fldCharType="separate"/>
        </w:r>
        <w:r w:rsidR="00295DA4">
          <w:rPr>
            <w:webHidden/>
          </w:rPr>
          <w:t>9</w:t>
        </w:r>
        <w:r w:rsidR="00085378">
          <w:rPr>
            <w:webHidden/>
          </w:rPr>
          <w:fldChar w:fldCharType="end"/>
        </w:r>
      </w:hyperlink>
    </w:p>
    <w:p w:rsidR="00295DA4" w:rsidRDefault="00EF6966">
      <w:pPr>
        <w:pStyle w:val="TDC2"/>
        <w:rPr>
          <w:rFonts w:asciiTheme="minorHAnsi" w:eastAsiaTheme="minorEastAsia" w:hAnsiTheme="minorHAnsi" w:cstheme="minorBidi"/>
          <w:bCs w:val="0"/>
          <w:sz w:val="22"/>
          <w:szCs w:val="22"/>
          <w:lang w:val="es-PE" w:eastAsia="es-PE"/>
        </w:rPr>
      </w:pPr>
      <w:hyperlink w:anchor="_Toc476125661" w:history="1">
        <w:r w:rsidR="00295DA4" w:rsidRPr="004E1FDF">
          <w:rPr>
            <w:rStyle w:val="Hipervnculo"/>
          </w:rPr>
          <w:t>2.2</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 LA ARQUITECTURA DEL SISTEMA DE INFORMACIÓN</w:t>
        </w:r>
        <w:r w:rsidR="00295DA4">
          <w:rPr>
            <w:webHidden/>
          </w:rPr>
          <w:tab/>
        </w:r>
        <w:r w:rsidR="00085378">
          <w:rPr>
            <w:webHidden/>
          </w:rPr>
          <w:fldChar w:fldCharType="begin"/>
        </w:r>
        <w:r w:rsidR="00295DA4">
          <w:rPr>
            <w:webHidden/>
          </w:rPr>
          <w:instrText xml:space="preserve"> PAGEREF _Toc476125661 \h </w:instrText>
        </w:r>
        <w:r w:rsidR="00085378">
          <w:rPr>
            <w:webHidden/>
          </w:rPr>
        </w:r>
        <w:r w:rsidR="00085378">
          <w:rPr>
            <w:webHidden/>
          </w:rPr>
          <w:fldChar w:fldCharType="separate"/>
        </w:r>
        <w:r w:rsidR="00295DA4">
          <w:rPr>
            <w:webHidden/>
          </w:rPr>
          <w:t>9</w:t>
        </w:r>
        <w:r w:rsidR="00085378">
          <w:rPr>
            <w:webHidden/>
          </w:rPr>
          <w:fldChar w:fldCharType="end"/>
        </w:r>
      </w:hyperlink>
    </w:p>
    <w:p w:rsidR="00295DA4" w:rsidRDefault="00EF6966">
      <w:pPr>
        <w:pStyle w:val="TDC2"/>
        <w:rPr>
          <w:rFonts w:asciiTheme="minorHAnsi" w:eastAsiaTheme="minorEastAsia" w:hAnsiTheme="minorHAnsi" w:cstheme="minorBidi"/>
          <w:bCs w:val="0"/>
          <w:sz w:val="22"/>
          <w:szCs w:val="22"/>
          <w:lang w:val="es-PE" w:eastAsia="es-PE"/>
        </w:rPr>
      </w:pPr>
      <w:hyperlink w:anchor="_Toc476125662" w:history="1">
        <w:r w:rsidR="00295DA4" w:rsidRPr="004E1FDF">
          <w:rPr>
            <w:rStyle w:val="Hipervnculo"/>
          </w:rPr>
          <w:t>2.3</w:t>
        </w:r>
        <w:r w:rsidR="00295DA4">
          <w:rPr>
            <w:rFonts w:asciiTheme="minorHAnsi" w:eastAsiaTheme="minorEastAsia" w:hAnsiTheme="minorHAnsi" w:cstheme="minorBidi"/>
            <w:bCs w:val="0"/>
            <w:sz w:val="22"/>
            <w:szCs w:val="22"/>
            <w:lang w:val="es-PE" w:eastAsia="es-PE"/>
          </w:rPr>
          <w:tab/>
        </w:r>
        <w:r w:rsidR="00295DA4" w:rsidRPr="004E1FDF">
          <w:rPr>
            <w:rStyle w:val="Hipervnculo"/>
          </w:rPr>
          <w:t>ESPECIFICACIONES DE CONSTRUCCION</w:t>
        </w:r>
        <w:r w:rsidR="00295DA4">
          <w:rPr>
            <w:webHidden/>
          </w:rPr>
          <w:tab/>
        </w:r>
        <w:r w:rsidR="00085378">
          <w:rPr>
            <w:webHidden/>
          </w:rPr>
          <w:fldChar w:fldCharType="begin"/>
        </w:r>
        <w:r w:rsidR="00295DA4">
          <w:rPr>
            <w:webHidden/>
          </w:rPr>
          <w:instrText xml:space="preserve"> PAGEREF _Toc476125662 \h </w:instrText>
        </w:r>
        <w:r w:rsidR="00085378">
          <w:rPr>
            <w:webHidden/>
          </w:rPr>
        </w:r>
        <w:r w:rsidR="00085378">
          <w:rPr>
            <w:webHidden/>
          </w:rPr>
          <w:fldChar w:fldCharType="separate"/>
        </w:r>
        <w:r w:rsidR="00295DA4">
          <w:rPr>
            <w:webHidden/>
          </w:rPr>
          <w:t>10</w:t>
        </w:r>
        <w:r w:rsidR="00085378">
          <w:rPr>
            <w:webHidden/>
          </w:rPr>
          <w:fldChar w:fldCharType="end"/>
        </w:r>
      </w:hyperlink>
    </w:p>
    <w:p w:rsidR="00E9712A" w:rsidRDefault="00085378">
      <w:r>
        <w:rPr>
          <w:caps/>
          <w:noProof/>
          <w:sz w:val="20"/>
        </w:rPr>
        <w:fldChar w:fldCharType="end"/>
      </w:r>
      <w:r w:rsidR="00E9712A">
        <w:br w:type="page"/>
      </w:r>
    </w:p>
    <w:p w:rsidR="00E9712A" w:rsidRDefault="00E9712A" w:rsidP="005F24F9">
      <w:pPr>
        <w:pStyle w:val="Ttulo1"/>
        <w:numPr>
          <w:ilvl w:val="0"/>
          <w:numId w:val="0"/>
        </w:numPr>
        <w:ind w:left="432" w:hanging="432"/>
      </w:pPr>
      <w:bookmarkStart w:id="39" w:name="_Toc476125654"/>
      <w:r>
        <w:lastRenderedPageBreak/>
        <w:t xml:space="preserve">Registro de </w:t>
      </w:r>
      <w:r w:rsidR="0019009F">
        <w:t>control de c</w:t>
      </w:r>
      <w:r>
        <w:t xml:space="preserve">ambios </w:t>
      </w:r>
      <w:r w:rsidR="0019009F">
        <w:t>al</w:t>
      </w:r>
      <w:r>
        <w:t xml:space="preserve"> Documento</w:t>
      </w:r>
      <w:bookmarkEnd w:id="39"/>
    </w:p>
    <w:p w:rsidR="00117468" w:rsidRDefault="00117468">
      <w:pPr>
        <w:pStyle w:val="Encabezado"/>
        <w:rPr>
          <w:rFonts w:cs="Times New Roman"/>
        </w:rPr>
      </w:pPr>
    </w:p>
    <w:p w:rsidR="00E9712A" w:rsidRDefault="0072260A">
      <w:pPr>
        <w:pStyle w:val="Encabezado"/>
        <w:rPr>
          <w:rFonts w:cs="Times New Roman"/>
        </w:rPr>
      </w:pPr>
      <w:r w:rsidRPr="0072260A">
        <w:rPr>
          <w:rFonts w:cs="Times New Roman"/>
        </w:rPr>
        <w:t xml:space="preserve">El F2 es un documento que permite modelar el sistema en el proceso de construcción, de igual manera sirve para el posterior mantenimiento y su operatividad durante el ciclo de vida. </w:t>
      </w:r>
    </w:p>
    <w:p w:rsidR="001A2F10" w:rsidRDefault="001A2F10">
      <w:pPr>
        <w:pStyle w:val="Encabezado"/>
        <w:rPr>
          <w:rFonts w:cs="Times New Roman"/>
        </w:rPr>
      </w:pPr>
    </w:p>
    <w:p w:rsidR="00707750" w:rsidRDefault="00707750">
      <w:pPr>
        <w:pStyle w:val="Encabezado"/>
        <w:rPr>
          <w:rFonts w:cs="Times New Roman"/>
        </w:rPr>
      </w:pPr>
      <w:r>
        <w:rPr>
          <w:rFonts w:cs="Times New Roman"/>
        </w:rPr>
        <w:t>Se debe especificar de manera breve y consistente, el sustento técnico de cada artefacto o actividad que no se realice.</w:t>
      </w:r>
    </w:p>
    <w:p w:rsidR="00707750" w:rsidRDefault="00707750">
      <w:pPr>
        <w:pStyle w:val="Encabezado"/>
        <w:rPr>
          <w:rFonts w:cs="Times New Roman"/>
        </w:rPr>
      </w:pPr>
    </w:p>
    <w:p w:rsidR="001A2F10" w:rsidRDefault="001A2F10">
      <w:pPr>
        <w:pStyle w:val="Encabezado"/>
        <w:rPr>
          <w:rFonts w:cs="Times New Roman"/>
        </w:rPr>
      </w:pPr>
      <w:r w:rsidRPr="002D3036">
        <w:rPr>
          <w:rFonts w:cs="Times New Roman"/>
        </w:rPr>
        <w:t>Se pueden elaborar más artefactos a los que están indicados en este formato, esto dependerá de las características de la solución.</w:t>
      </w:r>
    </w:p>
    <w:p w:rsidR="001A2F10" w:rsidRDefault="001A2F10">
      <w:pPr>
        <w:pStyle w:val="Encabezado"/>
        <w:rPr>
          <w:rFonts w:cs="Times New Roman"/>
        </w:rPr>
      </w:pPr>
    </w:p>
    <w:p w:rsidR="004D0F7B" w:rsidRDefault="004D0F7B" w:rsidP="008175DA">
      <w:pPr>
        <w:pStyle w:val="Encabezado"/>
        <w:rPr>
          <w:rFonts w:cs="Times New Roman"/>
        </w:rPr>
      </w:pPr>
      <w:r>
        <w:rPr>
          <w:rFonts w:cs="Times New Roman"/>
        </w:rPr>
        <w:t xml:space="preserve">Todos los cambios </w:t>
      </w:r>
      <w:r w:rsidR="00356FC6">
        <w:rPr>
          <w:rFonts w:cs="Times New Roman"/>
        </w:rPr>
        <w:t xml:space="preserve">realizados al F2 </w:t>
      </w:r>
      <w:r>
        <w:rPr>
          <w:rFonts w:cs="Times New Roman"/>
        </w:rPr>
        <w:t>se sombrean en color amarillo y se mantiene</w:t>
      </w:r>
      <w:r w:rsidR="00356FC6">
        <w:rPr>
          <w:rFonts w:cs="Times New Roman"/>
        </w:rPr>
        <w:t>n</w:t>
      </w:r>
      <w:r>
        <w:rPr>
          <w:rFonts w:cs="Times New Roman"/>
        </w:rPr>
        <w:t xml:space="preserve"> así hasta su aprobación.</w:t>
      </w:r>
    </w:p>
    <w:p w:rsidR="00710FE4" w:rsidRDefault="00710FE4" w:rsidP="008175DA">
      <w:pPr>
        <w:pStyle w:val="Encabezado"/>
        <w:rPr>
          <w:rFonts w:cs="Times New Roman"/>
          <w:highlight w:val="yellow"/>
        </w:rPr>
      </w:pPr>
    </w:p>
    <w:p w:rsidR="00710FE4" w:rsidRDefault="00710FE4">
      <w:pPr>
        <w:pStyle w:val="Encabezado"/>
        <w:rPr>
          <w:rFonts w:cs="Times New Roma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851"/>
        <w:gridCol w:w="2410"/>
        <w:gridCol w:w="1276"/>
        <w:gridCol w:w="1842"/>
        <w:gridCol w:w="1843"/>
      </w:tblGrid>
      <w:tr w:rsidR="00707750" w:rsidRPr="008A36A9" w:rsidTr="00291A3E">
        <w:trPr>
          <w:cantSplit/>
        </w:trPr>
        <w:tc>
          <w:tcPr>
            <w:tcW w:w="1134" w:type="dxa"/>
            <w:shd w:val="clear" w:color="auto" w:fill="EEECE1" w:themeFill="background2"/>
          </w:tcPr>
          <w:p w:rsidR="00707750" w:rsidRPr="00707750" w:rsidRDefault="00707750">
            <w:pPr>
              <w:pStyle w:val="Table-Text"/>
              <w:jc w:val="center"/>
              <w:rPr>
                <w:bCs/>
                <w:sz w:val="18"/>
                <w:lang w:val="es-ES"/>
              </w:rPr>
            </w:pPr>
            <w:r w:rsidRPr="00707750">
              <w:rPr>
                <w:bCs/>
                <w:sz w:val="18"/>
                <w:lang w:val="es-ES"/>
              </w:rPr>
              <w:t>Fecha</w:t>
            </w:r>
          </w:p>
        </w:tc>
        <w:tc>
          <w:tcPr>
            <w:tcW w:w="851"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Versión</w:t>
            </w:r>
          </w:p>
        </w:tc>
        <w:tc>
          <w:tcPr>
            <w:tcW w:w="2410" w:type="dxa"/>
            <w:shd w:val="clear" w:color="auto" w:fill="EEECE1" w:themeFill="background2"/>
          </w:tcPr>
          <w:p w:rsidR="00707750" w:rsidRPr="00707750" w:rsidRDefault="00707750" w:rsidP="00810013">
            <w:pPr>
              <w:pStyle w:val="Table-Text"/>
              <w:rPr>
                <w:bCs/>
                <w:sz w:val="18"/>
                <w:lang w:val="es-ES"/>
              </w:rPr>
            </w:pPr>
            <w:r w:rsidRPr="00707750">
              <w:rPr>
                <w:bCs/>
                <w:sz w:val="18"/>
                <w:lang w:val="es-ES"/>
              </w:rPr>
              <w:t>Descripción del cambio</w:t>
            </w:r>
          </w:p>
        </w:tc>
        <w:tc>
          <w:tcPr>
            <w:tcW w:w="1276" w:type="dxa"/>
            <w:shd w:val="clear" w:color="auto" w:fill="EEECE1" w:themeFill="background2"/>
          </w:tcPr>
          <w:p w:rsidR="00707750" w:rsidRPr="00707750" w:rsidRDefault="00707750">
            <w:pPr>
              <w:pStyle w:val="Table-Text"/>
              <w:jc w:val="center"/>
              <w:rPr>
                <w:bCs/>
                <w:sz w:val="18"/>
                <w:lang w:val="es-ES"/>
              </w:rPr>
            </w:pPr>
            <w:r w:rsidRPr="00707750">
              <w:rPr>
                <w:bCs/>
                <w:sz w:val="18"/>
                <w:lang w:val="es-ES"/>
              </w:rPr>
              <w:t>Autor</w:t>
            </w:r>
          </w:p>
        </w:tc>
        <w:tc>
          <w:tcPr>
            <w:tcW w:w="1842"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Código del Proyecto</w:t>
            </w:r>
          </w:p>
        </w:tc>
        <w:tc>
          <w:tcPr>
            <w:tcW w:w="1843"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Pase a Producción</w:t>
            </w:r>
          </w:p>
        </w:tc>
      </w:tr>
      <w:tr w:rsidR="00837282" w:rsidRPr="008A36A9" w:rsidTr="00291A3E">
        <w:trPr>
          <w:cantSplit/>
        </w:trPr>
        <w:tc>
          <w:tcPr>
            <w:tcW w:w="1134" w:type="dxa"/>
          </w:tcPr>
          <w:p w:rsidR="00837282" w:rsidRPr="00837282" w:rsidRDefault="00837282" w:rsidP="00E42313">
            <w:pPr>
              <w:pStyle w:val="Table-Text"/>
              <w:rPr>
                <w:sz w:val="18"/>
                <w:lang w:val="es-ES"/>
              </w:rPr>
            </w:pPr>
            <w:r w:rsidRPr="00837282">
              <w:rPr>
                <w:sz w:val="18"/>
                <w:lang w:val="es-ES"/>
              </w:rPr>
              <w:t>25/11/2013</w:t>
            </w:r>
          </w:p>
        </w:tc>
        <w:tc>
          <w:tcPr>
            <w:tcW w:w="851" w:type="dxa"/>
          </w:tcPr>
          <w:p w:rsidR="00837282" w:rsidRPr="00707750" w:rsidRDefault="00837282">
            <w:pPr>
              <w:pStyle w:val="Table-Text"/>
              <w:rPr>
                <w:sz w:val="18"/>
                <w:lang w:val="es-ES"/>
              </w:rPr>
            </w:pPr>
            <w:r>
              <w:rPr>
                <w:sz w:val="18"/>
                <w:lang w:val="es-ES"/>
              </w:rPr>
              <w:t>1.0</w:t>
            </w:r>
          </w:p>
        </w:tc>
        <w:tc>
          <w:tcPr>
            <w:tcW w:w="2410" w:type="dxa"/>
          </w:tcPr>
          <w:p w:rsidR="00837282" w:rsidRPr="00837282" w:rsidRDefault="00837282" w:rsidP="00837282">
            <w:pPr>
              <w:pStyle w:val="Table-Text"/>
              <w:rPr>
                <w:sz w:val="18"/>
                <w:lang w:val="es-ES"/>
              </w:rPr>
            </w:pPr>
            <w:r w:rsidRPr="00837282">
              <w:rPr>
                <w:sz w:val="18"/>
                <w:lang w:val="es-ES"/>
              </w:rPr>
              <w:t>Elaboración del Análisis de Requerimiento (ASI 1)</w:t>
            </w:r>
          </w:p>
        </w:tc>
        <w:tc>
          <w:tcPr>
            <w:tcW w:w="1276" w:type="dxa"/>
          </w:tcPr>
          <w:p w:rsidR="00837282" w:rsidRPr="00837282" w:rsidRDefault="00837282" w:rsidP="00E42313">
            <w:pPr>
              <w:pStyle w:val="Table-Text"/>
              <w:rPr>
                <w:sz w:val="18"/>
                <w:lang w:val="es-ES"/>
              </w:rPr>
            </w:pPr>
            <w:r w:rsidRPr="00837282">
              <w:rPr>
                <w:sz w:val="18"/>
                <w:lang w:val="es-ES"/>
              </w:rPr>
              <w:t>Consorcio Fabrica de Software</w:t>
            </w:r>
          </w:p>
        </w:tc>
        <w:tc>
          <w:tcPr>
            <w:tcW w:w="1842" w:type="dxa"/>
          </w:tcPr>
          <w:p w:rsidR="00837282" w:rsidRPr="00707750" w:rsidRDefault="00837282" w:rsidP="003B08AF">
            <w:pPr>
              <w:pStyle w:val="Table-Text"/>
              <w:rPr>
                <w:sz w:val="18"/>
                <w:lang w:val="es-ES"/>
              </w:rPr>
            </w:pPr>
            <w:r w:rsidRPr="00837282">
              <w:rPr>
                <w:sz w:val="18"/>
                <w:lang w:val="es-ES"/>
              </w:rPr>
              <w:t>RIN 12: Asignación en Bloque</w:t>
            </w:r>
          </w:p>
        </w:tc>
        <w:tc>
          <w:tcPr>
            <w:tcW w:w="1843" w:type="dxa"/>
          </w:tcPr>
          <w:p w:rsidR="00837282" w:rsidRPr="00707750" w:rsidRDefault="00837282" w:rsidP="00C3779D">
            <w:pPr>
              <w:pStyle w:val="Table-Text"/>
              <w:rPr>
                <w:sz w:val="18"/>
                <w:lang w:val="es-ES"/>
              </w:rPr>
            </w:pPr>
            <w:r w:rsidRPr="00837282">
              <w:rPr>
                <w:sz w:val="18"/>
                <w:lang w:val="es-ES"/>
              </w:rPr>
              <w:t>PAS20145E220000494</w:t>
            </w:r>
          </w:p>
        </w:tc>
      </w:tr>
      <w:tr w:rsidR="00837282" w:rsidRPr="008A36A9" w:rsidTr="00291A3E">
        <w:trPr>
          <w:cantSplit/>
        </w:trPr>
        <w:tc>
          <w:tcPr>
            <w:tcW w:w="1134" w:type="dxa"/>
          </w:tcPr>
          <w:p w:rsidR="00837282" w:rsidRPr="00837282" w:rsidRDefault="00837282" w:rsidP="00E42313">
            <w:pPr>
              <w:pStyle w:val="Table-Text"/>
              <w:rPr>
                <w:sz w:val="18"/>
                <w:lang w:val="es-ES"/>
              </w:rPr>
            </w:pPr>
            <w:r w:rsidRPr="00837282">
              <w:rPr>
                <w:sz w:val="18"/>
                <w:lang w:val="es-ES"/>
              </w:rPr>
              <w:t>06/01/2014</w:t>
            </w:r>
          </w:p>
        </w:tc>
        <w:tc>
          <w:tcPr>
            <w:tcW w:w="851" w:type="dxa"/>
          </w:tcPr>
          <w:p w:rsidR="00837282" w:rsidRPr="00707750" w:rsidRDefault="00837282">
            <w:pPr>
              <w:pStyle w:val="Table-Text"/>
              <w:rPr>
                <w:sz w:val="18"/>
                <w:lang w:val="es-ES"/>
              </w:rPr>
            </w:pPr>
            <w:r>
              <w:rPr>
                <w:sz w:val="18"/>
                <w:lang w:val="es-ES"/>
              </w:rPr>
              <w:t>2.0</w:t>
            </w:r>
          </w:p>
        </w:tc>
        <w:tc>
          <w:tcPr>
            <w:tcW w:w="2410" w:type="dxa"/>
          </w:tcPr>
          <w:p w:rsidR="00837282" w:rsidRPr="00837282" w:rsidRDefault="00837282" w:rsidP="00837282">
            <w:pPr>
              <w:pStyle w:val="Table-Text"/>
              <w:rPr>
                <w:sz w:val="18"/>
                <w:lang w:val="es-ES"/>
              </w:rPr>
            </w:pPr>
            <w:r w:rsidRPr="00837282">
              <w:rPr>
                <w:sz w:val="18"/>
                <w:lang w:val="es-ES"/>
              </w:rPr>
              <w:t>Actualización del Informe de Definición (requerimientos ASI 1) por observaciones del cliente.</w:t>
            </w:r>
          </w:p>
        </w:tc>
        <w:tc>
          <w:tcPr>
            <w:tcW w:w="1276" w:type="dxa"/>
          </w:tcPr>
          <w:p w:rsidR="00837282" w:rsidRPr="00837282" w:rsidRDefault="00837282" w:rsidP="00E42313">
            <w:pPr>
              <w:pStyle w:val="Table-Text"/>
              <w:rPr>
                <w:sz w:val="18"/>
                <w:lang w:val="es-ES"/>
              </w:rPr>
            </w:pPr>
            <w:r w:rsidRPr="00837282">
              <w:rPr>
                <w:sz w:val="18"/>
                <w:lang w:val="es-ES"/>
              </w:rPr>
              <w:t>Consorcio Fabrica de Software</w:t>
            </w:r>
          </w:p>
        </w:tc>
        <w:tc>
          <w:tcPr>
            <w:tcW w:w="1842" w:type="dxa"/>
          </w:tcPr>
          <w:p w:rsidR="00837282" w:rsidRPr="00707750" w:rsidRDefault="00837282" w:rsidP="003B08AF">
            <w:pPr>
              <w:pStyle w:val="Table-Text"/>
              <w:rPr>
                <w:sz w:val="18"/>
                <w:lang w:val="es-ES"/>
              </w:rPr>
            </w:pPr>
            <w:r w:rsidRPr="00837282">
              <w:rPr>
                <w:sz w:val="18"/>
                <w:lang w:val="es-ES"/>
              </w:rPr>
              <w:t>RIN 12: Asignación en Bloque</w:t>
            </w:r>
          </w:p>
        </w:tc>
        <w:tc>
          <w:tcPr>
            <w:tcW w:w="1843" w:type="dxa"/>
          </w:tcPr>
          <w:p w:rsidR="00837282" w:rsidRPr="00707750" w:rsidRDefault="00837282">
            <w:pPr>
              <w:pStyle w:val="Table-Text"/>
              <w:rPr>
                <w:sz w:val="18"/>
                <w:lang w:val="es-ES"/>
              </w:rPr>
            </w:pPr>
            <w:r w:rsidRPr="00837282">
              <w:rPr>
                <w:sz w:val="18"/>
                <w:lang w:val="es-ES"/>
              </w:rPr>
              <w:t>PAS20145E220000494</w:t>
            </w:r>
          </w:p>
        </w:tc>
      </w:tr>
      <w:tr w:rsidR="00C12528" w:rsidRPr="008A36A9" w:rsidTr="00B34857">
        <w:trPr>
          <w:cantSplit/>
        </w:trPr>
        <w:tc>
          <w:tcPr>
            <w:tcW w:w="1134" w:type="dxa"/>
          </w:tcPr>
          <w:p w:rsidR="00C12528" w:rsidRPr="00837282" w:rsidRDefault="00C12528" w:rsidP="00B34857">
            <w:pPr>
              <w:pStyle w:val="Table-Text"/>
              <w:rPr>
                <w:sz w:val="18"/>
                <w:lang w:val="es-ES"/>
              </w:rPr>
            </w:pPr>
            <w:r w:rsidRPr="00477129">
              <w:rPr>
                <w:sz w:val="18"/>
                <w:lang w:val="es-ES"/>
              </w:rPr>
              <w:t>05/11/2014</w:t>
            </w:r>
          </w:p>
        </w:tc>
        <w:tc>
          <w:tcPr>
            <w:tcW w:w="851" w:type="dxa"/>
          </w:tcPr>
          <w:p w:rsidR="00C12528" w:rsidRPr="00707750" w:rsidRDefault="00C12528" w:rsidP="00B34857">
            <w:pPr>
              <w:pStyle w:val="Table-Text"/>
              <w:rPr>
                <w:sz w:val="18"/>
                <w:lang w:val="es-ES"/>
              </w:rPr>
            </w:pPr>
            <w:r>
              <w:rPr>
                <w:sz w:val="18"/>
                <w:lang w:val="es-ES"/>
              </w:rPr>
              <w:t>3.0</w:t>
            </w:r>
          </w:p>
        </w:tc>
        <w:tc>
          <w:tcPr>
            <w:tcW w:w="2410" w:type="dxa"/>
          </w:tcPr>
          <w:p w:rsidR="00C12528" w:rsidRPr="00837282" w:rsidRDefault="00C12528" w:rsidP="00B34857">
            <w:pPr>
              <w:pStyle w:val="Table-Text"/>
              <w:rPr>
                <w:sz w:val="18"/>
                <w:lang w:val="es-ES"/>
              </w:rPr>
            </w:pPr>
            <w:r w:rsidRPr="00837282">
              <w:rPr>
                <w:sz w:val="18"/>
                <w:lang w:val="es-ES"/>
              </w:rPr>
              <w:t>Elaboración del Análisis de Requerimiento (ASI 1)</w:t>
            </w:r>
          </w:p>
        </w:tc>
        <w:tc>
          <w:tcPr>
            <w:tcW w:w="1276" w:type="dxa"/>
          </w:tcPr>
          <w:p w:rsidR="00C12528" w:rsidRPr="00837282" w:rsidRDefault="00C12528" w:rsidP="00B34857">
            <w:pPr>
              <w:pStyle w:val="Table-Text"/>
              <w:rPr>
                <w:sz w:val="18"/>
                <w:lang w:val="es-ES"/>
              </w:rPr>
            </w:pPr>
            <w:r>
              <w:rPr>
                <w:lang w:val="es-ES"/>
              </w:rPr>
              <w:t xml:space="preserve">Taco Flores </w:t>
            </w:r>
            <w:proofErr w:type="spellStart"/>
            <w:r>
              <w:rPr>
                <w:lang w:val="es-ES"/>
              </w:rPr>
              <w:t>Wilver</w:t>
            </w:r>
            <w:proofErr w:type="spellEnd"/>
          </w:p>
        </w:tc>
        <w:tc>
          <w:tcPr>
            <w:tcW w:w="1842" w:type="dxa"/>
          </w:tcPr>
          <w:p w:rsidR="00C12528" w:rsidRPr="00707750" w:rsidRDefault="00C12528" w:rsidP="00B34857">
            <w:pPr>
              <w:pStyle w:val="Table-Text"/>
              <w:rPr>
                <w:sz w:val="18"/>
                <w:lang w:val="es-ES"/>
              </w:rPr>
            </w:pPr>
            <w:r w:rsidRPr="00837282">
              <w:rPr>
                <w:sz w:val="18"/>
                <w:lang w:val="es-ES"/>
              </w:rPr>
              <w:t>RIN 12: Asignación en Bloque</w:t>
            </w:r>
          </w:p>
        </w:tc>
        <w:tc>
          <w:tcPr>
            <w:tcW w:w="1843" w:type="dxa"/>
          </w:tcPr>
          <w:p w:rsidR="00C12528" w:rsidRPr="00707750" w:rsidRDefault="00C12528" w:rsidP="00B34857">
            <w:pPr>
              <w:pStyle w:val="Table-Text"/>
              <w:rPr>
                <w:sz w:val="18"/>
                <w:lang w:val="es-ES"/>
              </w:rPr>
            </w:pPr>
            <w:r w:rsidRPr="00837282">
              <w:rPr>
                <w:sz w:val="18"/>
                <w:lang w:val="es-ES"/>
              </w:rPr>
              <w:t>PAS20145E220000494</w:t>
            </w:r>
          </w:p>
        </w:tc>
      </w:tr>
      <w:tr w:rsidR="00707750" w:rsidRPr="008A36A9" w:rsidTr="00291A3E">
        <w:trPr>
          <w:cantSplit/>
        </w:trPr>
        <w:tc>
          <w:tcPr>
            <w:tcW w:w="1134" w:type="dxa"/>
          </w:tcPr>
          <w:p w:rsidR="00707750" w:rsidRPr="00707750" w:rsidRDefault="00837282">
            <w:pPr>
              <w:pStyle w:val="Table-Text"/>
              <w:rPr>
                <w:sz w:val="18"/>
                <w:lang w:val="es-ES"/>
              </w:rPr>
            </w:pPr>
            <w:r>
              <w:rPr>
                <w:sz w:val="18"/>
                <w:lang w:val="es-ES"/>
              </w:rPr>
              <w:t>20/03/2018</w:t>
            </w:r>
          </w:p>
        </w:tc>
        <w:tc>
          <w:tcPr>
            <w:tcW w:w="851" w:type="dxa"/>
          </w:tcPr>
          <w:p w:rsidR="00707750" w:rsidRPr="00707750" w:rsidRDefault="00C12528">
            <w:pPr>
              <w:pStyle w:val="Table-Text"/>
              <w:rPr>
                <w:sz w:val="18"/>
                <w:lang w:val="es-ES"/>
              </w:rPr>
            </w:pPr>
            <w:r>
              <w:rPr>
                <w:sz w:val="18"/>
                <w:lang w:val="es-ES"/>
              </w:rPr>
              <w:t>4</w:t>
            </w:r>
            <w:r w:rsidR="00837282">
              <w:rPr>
                <w:sz w:val="18"/>
                <w:lang w:val="es-ES"/>
              </w:rPr>
              <w:t>.0</w:t>
            </w:r>
          </w:p>
        </w:tc>
        <w:tc>
          <w:tcPr>
            <w:tcW w:w="2410" w:type="dxa"/>
          </w:tcPr>
          <w:p w:rsidR="00837282" w:rsidRDefault="00837282" w:rsidP="00837282">
            <w:pPr>
              <w:pStyle w:val="Table-Text"/>
              <w:rPr>
                <w:sz w:val="18"/>
                <w:lang w:val="es-ES"/>
              </w:rPr>
            </w:pPr>
            <w:r w:rsidRPr="00F7756A">
              <w:rPr>
                <w:b/>
                <w:sz w:val="18"/>
                <w:lang w:val="es-ES"/>
              </w:rPr>
              <w:t>Tipo de Desarrollo:</w:t>
            </w:r>
            <w:r>
              <w:rPr>
                <w:sz w:val="18"/>
                <w:lang w:val="es-ES"/>
              </w:rPr>
              <w:t xml:space="preserve"> Requerimientos Provenientes de Proyectos.</w:t>
            </w:r>
          </w:p>
          <w:p w:rsidR="00707750" w:rsidRPr="00707750" w:rsidRDefault="00837282" w:rsidP="00837282">
            <w:pPr>
              <w:pStyle w:val="Table-Text"/>
              <w:rPr>
                <w:sz w:val="18"/>
                <w:lang w:val="es-ES"/>
              </w:rPr>
            </w:pPr>
            <w:r>
              <w:rPr>
                <w:sz w:val="18"/>
                <w:lang w:val="es-ES"/>
              </w:rPr>
              <w:t xml:space="preserve">Desarrollo del  Diseño del sistema para la </w:t>
            </w:r>
            <w:r w:rsidRPr="00837282">
              <w:rPr>
                <w:sz w:val="18"/>
                <w:lang w:val="es-ES"/>
              </w:rPr>
              <w:t>Asignación Automática de la DSEER a Funcionario Aduanero</w:t>
            </w:r>
            <w:r>
              <w:rPr>
                <w:sz w:val="18"/>
                <w:lang w:val="es-ES"/>
              </w:rPr>
              <w:t>.</w:t>
            </w:r>
          </w:p>
        </w:tc>
        <w:tc>
          <w:tcPr>
            <w:tcW w:w="1276" w:type="dxa"/>
          </w:tcPr>
          <w:p w:rsidR="00707750" w:rsidRPr="00707750" w:rsidRDefault="00837282">
            <w:pPr>
              <w:pStyle w:val="Table-Text"/>
              <w:rPr>
                <w:sz w:val="18"/>
                <w:lang w:val="es-ES"/>
              </w:rPr>
            </w:pPr>
            <w:r>
              <w:rPr>
                <w:sz w:val="18"/>
                <w:lang w:val="es-ES"/>
              </w:rPr>
              <w:t>Miguel Oliveros</w:t>
            </w:r>
          </w:p>
        </w:tc>
        <w:tc>
          <w:tcPr>
            <w:tcW w:w="1842" w:type="dxa"/>
          </w:tcPr>
          <w:p w:rsidR="00707750" w:rsidRPr="00707750" w:rsidRDefault="00837282">
            <w:pPr>
              <w:pStyle w:val="Table-Text"/>
              <w:rPr>
                <w:sz w:val="18"/>
                <w:lang w:val="es-ES"/>
              </w:rPr>
            </w:pPr>
            <w:r w:rsidRPr="001C41BE">
              <w:rPr>
                <w:sz w:val="18"/>
                <w:lang w:val="es-ES"/>
              </w:rPr>
              <w:t>P_SNAA0016</w:t>
            </w:r>
            <w:r>
              <w:rPr>
                <w:sz w:val="18"/>
                <w:lang w:val="es-ES"/>
              </w:rPr>
              <w:t xml:space="preserve"> – RIN XX - </w:t>
            </w:r>
            <w:r w:rsidRPr="00837282">
              <w:rPr>
                <w:sz w:val="18"/>
                <w:lang w:val="es-ES"/>
              </w:rPr>
              <w:t>Asignación automática de la DSEER a funcionario aduanero</w:t>
            </w:r>
          </w:p>
        </w:tc>
        <w:tc>
          <w:tcPr>
            <w:tcW w:w="1843" w:type="dxa"/>
          </w:tcPr>
          <w:p w:rsidR="00707750" w:rsidRPr="00707750" w:rsidRDefault="00837282">
            <w:pPr>
              <w:pStyle w:val="Table-Text"/>
              <w:rPr>
                <w:sz w:val="18"/>
                <w:lang w:val="es-ES"/>
              </w:rPr>
            </w:pPr>
            <w:r>
              <w:rPr>
                <w:sz w:val="18"/>
                <w:lang w:val="es-ES"/>
              </w:rPr>
              <w:t>PAS20181U2204000XX</w:t>
            </w:r>
          </w:p>
        </w:tc>
      </w:tr>
    </w:tbl>
    <w:p w:rsidR="008A36A9" w:rsidRDefault="008A36A9" w:rsidP="007F1ECD">
      <w:pPr>
        <w:pStyle w:val="Ttulo"/>
      </w:pPr>
    </w:p>
    <w:p w:rsidR="00134A09" w:rsidRPr="00EC3F84" w:rsidRDefault="00134A09" w:rsidP="00EC3F84">
      <w:pPr>
        <w:pStyle w:val="Encabezado"/>
        <w:rPr>
          <w:rFonts w:cs="Times New Roman"/>
        </w:rPr>
      </w:pPr>
      <w:r w:rsidRPr="00EC3F84">
        <w:rPr>
          <w:rFonts w:cs="Times New Roman"/>
        </w:rPr>
        <w:t>Para los casos en que el requerimiento proviene de una solicitud de Atención a Usuarios (SAU) se debe completar la siguiente tabla</w:t>
      </w:r>
    </w:p>
    <w:p w:rsidR="00C30AC9" w:rsidRDefault="00C30AC9" w:rsidP="00C30AC9">
      <w:pPr>
        <w:pStyle w:val="Encabezado"/>
        <w:rPr>
          <w:rFonts w:ascii="Arial" w:hAnsi="Arial" w:cs="Times New Roman"/>
          <w:b/>
          <w:lang w:val="es-ES"/>
        </w:rPr>
      </w:pPr>
    </w:p>
    <w:p w:rsidR="00C30AC9" w:rsidRPr="001F3017" w:rsidRDefault="00C30AC9" w:rsidP="00C30AC9">
      <w:pPr>
        <w:pStyle w:val="Encabezado"/>
        <w:rPr>
          <w:rFonts w:ascii="Arial" w:hAnsi="Arial" w:cs="Times New Roman"/>
          <w:b/>
          <w:lang w:val="es-ES"/>
        </w:rPr>
      </w:pPr>
      <w:r w:rsidRPr="001F3017">
        <w:rPr>
          <w:rFonts w:ascii="Arial" w:hAnsi="Arial" w:cs="Times New Roman"/>
          <w:b/>
          <w:lang w:val="es-ES"/>
        </w:rPr>
        <w:t>No Aplica</w:t>
      </w: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0"/>
        <w:gridCol w:w="1850"/>
        <w:gridCol w:w="3686"/>
        <w:gridCol w:w="3260"/>
      </w:tblGrid>
      <w:tr w:rsidR="00134A09" w:rsidRPr="00473768" w:rsidTr="001A2F10">
        <w:tc>
          <w:tcPr>
            <w:tcW w:w="560" w:type="dxa"/>
            <w:shd w:val="clear" w:color="auto" w:fill="D9D9D9"/>
          </w:tcPr>
          <w:p w:rsidR="00134A09" w:rsidRPr="00473768" w:rsidRDefault="00134A09" w:rsidP="001A2F10">
            <w:pPr>
              <w:pStyle w:val="Piedepgina"/>
              <w:tabs>
                <w:tab w:val="clear" w:pos="4419"/>
                <w:tab w:val="clear" w:pos="8838"/>
              </w:tabs>
              <w:rPr>
                <w:rFonts w:ascii="Arial Narrow" w:hAnsi="Arial Narrow" w:cs="Times New Roman"/>
                <w:b/>
                <w:bCs/>
                <w:lang w:val="es-ES"/>
              </w:rPr>
            </w:pPr>
            <w:r w:rsidRPr="00473768">
              <w:rPr>
                <w:rFonts w:ascii="Arial Narrow" w:hAnsi="Arial Narrow" w:cs="Times New Roman"/>
                <w:b/>
                <w:bCs/>
                <w:lang w:val="es-ES"/>
              </w:rPr>
              <w:t>Nro.</w:t>
            </w:r>
          </w:p>
        </w:tc>
        <w:tc>
          <w:tcPr>
            <w:tcW w:w="185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Numero de SAU</w:t>
            </w:r>
          </w:p>
        </w:tc>
        <w:tc>
          <w:tcPr>
            <w:tcW w:w="3686"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Diagnóstico del problema</w:t>
            </w:r>
          </w:p>
        </w:tc>
        <w:tc>
          <w:tcPr>
            <w:tcW w:w="326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Descripción de la Solución Técnica</w:t>
            </w:r>
          </w:p>
        </w:tc>
      </w:tr>
      <w:tr w:rsidR="00134A09" w:rsidRPr="00473768" w:rsidTr="001A2F10">
        <w:tc>
          <w:tcPr>
            <w:tcW w:w="560" w:type="dxa"/>
          </w:tcPr>
          <w:p w:rsidR="00134A09" w:rsidRPr="00473768" w:rsidRDefault="00134A09" w:rsidP="001A2F10">
            <w:pPr>
              <w:rPr>
                <w:rFonts w:asciiTheme="minorHAnsi" w:hAnsiTheme="minorHAnsi" w:cs="Arial"/>
                <w:sz w:val="20"/>
              </w:rPr>
            </w:pPr>
            <w:r>
              <w:rPr>
                <w:rFonts w:asciiTheme="minorHAnsi" w:hAnsiTheme="minorHAnsi" w:cs="Arial"/>
                <w:sz w:val="20"/>
              </w:rPr>
              <w:t>1</w:t>
            </w:r>
          </w:p>
        </w:tc>
        <w:tc>
          <w:tcPr>
            <w:tcW w:w="1850" w:type="dxa"/>
          </w:tcPr>
          <w:p w:rsidR="00134A09" w:rsidRDefault="00134A09" w:rsidP="00134A09">
            <w:pPr>
              <w:pStyle w:val="Table-Text"/>
              <w:rPr>
                <w:rFonts w:asciiTheme="minorHAnsi" w:hAnsiTheme="minorHAnsi"/>
                <w:lang w:val="es-ES"/>
              </w:rPr>
            </w:pPr>
          </w:p>
          <w:p w:rsidR="00134A09" w:rsidRDefault="00134A09" w:rsidP="00134A09">
            <w:pPr>
              <w:pStyle w:val="Table-Text"/>
              <w:rPr>
                <w:rFonts w:asciiTheme="minorHAnsi" w:hAnsiTheme="minorHAnsi"/>
                <w:lang w:val="es-ES"/>
              </w:rPr>
            </w:pPr>
          </w:p>
          <w:p w:rsidR="00134A09" w:rsidRPr="007F56EF" w:rsidRDefault="00134A09" w:rsidP="00134A09">
            <w:pPr>
              <w:pStyle w:val="Table-Text"/>
              <w:rPr>
                <w:rFonts w:asciiTheme="minorHAnsi" w:hAnsiTheme="minorHAnsi"/>
                <w:lang w:val="es-ES"/>
              </w:rPr>
            </w:pPr>
          </w:p>
        </w:tc>
        <w:tc>
          <w:tcPr>
            <w:tcW w:w="3686" w:type="dxa"/>
          </w:tcPr>
          <w:p w:rsidR="00134A09" w:rsidRPr="00E0339A" w:rsidRDefault="00134A09" w:rsidP="001A2F10">
            <w:pPr>
              <w:rPr>
                <w:rFonts w:asciiTheme="minorHAnsi" w:hAnsiTheme="minorHAnsi" w:cs="Arial"/>
                <w:sz w:val="20"/>
              </w:rPr>
            </w:pPr>
          </w:p>
        </w:tc>
        <w:tc>
          <w:tcPr>
            <w:tcW w:w="3260" w:type="dxa"/>
          </w:tcPr>
          <w:p w:rsidR="00134A09" w:rsidRPr="00473768" w:rsidRDefault="00134A09" w:rsidP="001A2F10">
            <w:pPr>
              <w:rPr>
                <w:rFonts w:asciiTheme="minorHAnsi" w:hAnsiTheme="minorHAnsi" w:cs="Arial"/>
                <w:sz w:val="20"/>
              </w:rPr>
            </w:pPr>
          </w:p>
        </w:tc>
      </w:tr>
    </w:tbl>
    <w:p w:rsidR="00E9712A" w:rsidRDefault="00E9712A" w:rsidP="007F1ECD">
      <w:pPr>
        <w:pStyle w:val="Ttulo"/>
      </w:pPr>
      <w:r>
        <w:br w:type="page"/>
      </w:r>
      <w:bookmarkEnd w:id="38"/>
      <w:r>
        <w:lastRenderedPageBreak/>
        <w:t>F2 - INFORME DE DEFINICIÓN</w:t>
      </w:r>
    </w:p>
    <w:p w:rsidR="00E9712A" w:rsidRDefault="00E9712A"/>
    <w:p w:rsidR="00E9712A" w:rsidRPr="00385A5E" w:rsidRDefault="00E9712A" w:rsidP="005F24F9">
      <w:pPr>
        <w:pStyle w:val="Ttulo1"/>
        <w:numPr>
          <w:ilvl w:val="0"/>
          <w:numId w:val="0"/>
        </w:numPr>
        <w:ind w:left="432" w:hanging="432"/>
      </w:pPr>
      <w:bookmarkStart w:id="40" w:name="_Toc476125655"/>
      <w:r w:rsidRPr="00385A5E">
        <w:t xml:space="preserve">Información General del </w:t>
      </w:r>
      <w:r w:rsidR="005F4DE1" w:rsidRPr="00385A5E">
        <w:t>Sistema</w:t>
      </w:r>
      <w:r w:rsidR="00385A5E">
        <w:t>/</w:t>
      </w:r>
      <w:proofErr w:type="spellStart"/>
      <w:r w:rsidR="00385A5E">
        <w:t>SubSistema</w:t>
      </w:r>
      <w:proofErr w:type="spellEnd"/>
      <w:r w:rsidR="00385A5E">
        <w:t>/Módulo</w:t>
      </w:r>
      <w:bookmarkEnd w:id="40"/>
    </w:p>
    <w:p w:rsidR="00E9712A" w:rsidRDefault="00E9712A">
      <w:pPr>
        <w:pStyle w:val="Encabezado"/>
        <w:rPr>
          <w:rFonts w:ascii="Arial" w:hAnsi="Arial" w:cs="Times New Roman"/>
        </w:rPr>
      </w:pPr>
    </w:p>
    <w:tbl>
      <w:tblPr>
        <w:tblW w:w="9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770"/>
        <w:gridCol w:w="6660"/>
      </w:tblGrid>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 xml:space="preserve">Código del Sistema </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30</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 xml:space="preserve">Nombre del Sistema </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C30AC9" w:rsidP="00C30AC9">
            <w:pPr>
              <w:pStyle w:val="NormalWeb"/>
              <w:spacing w:before="0" w:beforeAutospacing="0" w:after="0" w:afterAutospacing="0"/>
              <w:rPr>
                <w:rFonts w:eastAsia="Times New Roman" w:cs="Times New Roman"/>
                <w:szCs w:val="24"/>
                <w:lang w:val="es-PE"/>
              </w:rPr>
            </w:pPr>
            <w:r>
              <w:rPr>
                <w:rFonts w:eastAsia="Times New Roman" w:cs="Times New Roman"/>
                <w:szCs w:val="24"/>
                <w:lang w:val="es-PE"/>
              </w:rPr>
              <w:t>SDA – DESPACHO</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Código del Subsistema</w:t>
            </w:r>
          </w:p>
          <w:p w:rsidR="00C30AC9" w:rsidRPr="00385A5E" w:rsidRDefault="00C30AC9">
            <w:pPr>
              <w:jc w:val="left"/>
              <w:rPr>
                <w:rFonts w:cs="Arial"/>
                <w:b/>
                <w:bCs/>
                <w:sz w:val="18"/>
              </w:rPr>
            </w:pPr>
          </w:p>
        </w:tc>
        <w:tc>
          <w:tcPr>
            <w:tcW w:w="6660" w:type="dxa"/>
          </w:tcPr>
          <w:p w:rsidR="00C30AC9" w:rsidRDefault="00E42313" w:rsidP="00C30AC9">
            <w:pPr>
              <w:rPr>
                <w:sz w:val="20"/>
                <w:lang w:val="es-PE"/>
              </w:rPr>
            </w:pPr>
            <w:r>
              <w:rPr>
                <w:sz w:val="20"/>
                <w:lang w:val="es-PE"/>
              </w:rPr>
              <w:t>3005</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Nombre del Subsistema</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E42313" w:rsidP="00C30AC9">
            <w:pPr>
              <w:rPr>
                <w:sz w:val="20"/>
                <w:lang w:val="es-PE"/>
              </w:rPr>
            </w:pPr>
            <w:r w:rsidRPr="009879B5">
              <w:rPr>
                <w:sz w:val="20"/>
                <w:lang w:val="es-PE"/>
              </w:rPr>
              <w:t>Asignación de Especialistas</w:t>
            </w:r>
          </w:p>
        </w:tc>
      </w:tr>
      <w:tr w:rsidR="00C30AC9" w:rsidTr="00C30AC9">
        <w:tc>
          <w:tcPr>
            <w:tcW w:w="2770" w:type="dxa"/>
            <w:shd w:val="clear" w:color="auto" w:fill="F2F2F2" w:themeFill="background1" w:themeFillShade="F2"/>
          </w:tcPr>
          <w:p w:rsidR="00C30AC9" w:rsidRPr="00385A5E" w:rsidRDefault="00C30AC9" w:rsidP="006D15FE">
            <w:pPr>
              <w:jc w:val="left"/>
              <w:rPr>
                <w:rFonts w:cs="Arial"/>
                <w:b/>
                <w:bCs/>
                <w:sz w:val="18"/>
              </w:rPr>
            </w:pPr>
            <w:r w:rsidRPr="00385A5E">
              <w:rPr>
                <w:rFonts w:cs="Arial"/>
                <w:b/>
                <w:bCs/>
                <w:sz w:val="18"/>
              </w:rPr>
              <w:t>Código del Módulo</w:t>
            </w:r>
          </w:p>
          <w:p w:rsidR="00C30AC9" w:rsidRPr="00385A5E" w:rsidRDefault="00C30AC9" w:rsidP="006D15FE">
            <w:pPr>
              <w:jc w:val="left"/>
              <w:rPr>
                <w:rFonts w:cs="Arial"/>
                <w:b/>
                <w:bCs/>
                <w:sz w:val="18"/>
              </w:rPr>
            </w:pPr>
          </w:p>
        </w:tc>
        <w:tc>
          <w:tcPr>
            <w:tcW w:w="6660" w:type="dxa"/>
          </w:tcPr>
          <w:p w:rsidR="00C30AC9" w:rsidRDefault="00E42313" w:rsidP="00C30AC9">
            <w:pPr>
              <w:rPr>
                <w:sz w:val="20"/>
                <w:lang w:val="es-PE"/>
              </w:rPr>
            </w:pPr>
            <w:r>
              <w:rPr>
                <w:sz w:val="20"/>
                <w:lang w:val="es-PE"/>
              </w:rPr>
              <w:t>3005</w:t>
            </w:r>
            <w:r w:rsidR="00C30AC9">
              <w:rPr>
                <w:sz w:val="20"/>
                <w:lang w:val="es-PE"/>
              </w:rPr>
              <w:t>01</w:t>
            </w:r>
          </w:p>
        </w:tc>
      </w:tr>
      <w:tr w:rsidR="00C30AC9" w:rsidTr="00C30AC9">
        <w:tc>
          <w:tcPr>
            <w:tcW w:w="2770" w:type="dxa"/>
            <w:shd w:val="clear" w:color="auto" w:fill="F2F2F2" w:themeFill="background1" w:themeFillShade="F2"/>
          </w:tcPr>
          <w:p w:rsidR="00C30AC9" w:rsidRPr="00385A5E" w:rsidRDefault="00C30AC9" w:rsidP="006D15FE">
            <w:pPr>
              <w:pStyle w:val="Default"/>
              <w:autoSpaceDE/>
              <w:autoSpaceDN/>
              <w:adjustRightInd/>
              <w:rPr>
                <w:rFonts w:ascii="Arial" w:hAnsi="Arial" w:cs="Arial"/>
                <w:b/>
                <w:bCs/>
                <w:sz w:val="18"/>
                <w:szCs w:val="24"/>
              </w:rPr>
            </w:pPr>
            <w:r w:rsidRPr="00385A5E">
              <w:rPr>
                <w:rFonts w:ascii="Arial" w:hAnsi="Arial" w:cs="Arial"/>
                <w:b/>
                <w:bCs/>
                <w:sz w:val="18"/>
                <w:szCs w:val="24"/>
              </w:rPr>
              <w:t>Nombre del Módulo</w:t>
            </w:r>
          </w:p>
          <w:p w:rsidR="00C30AC9" w:rsidRPr="00385A5E" w:rsidRDefault="00C30AC9" w:rsidP="006D15FE">
            <w:pPr>
              <w:pStyle w:val="Default"/>
              <w:autoSpaceDE/>
              <w:autoSpaceDN/>
              <w:adjustRightInd/>
              <w:rPr>
                <w:rFonts w:ascii="Arial" w:hAnsi="Arial" w:cs="Arial"/>
                <w:b/>
                <w:bCs/>
                <w:sz w:val="18"/>
                <w:szCs w:val="24"/>
              </w:rPr>
            </w:pPr>
          </w:p>
        </w:tc>
        <w:tc>
          <w:tcPr>
            <w:tcW w:w="6660" w:type="dxa"/>
          </w:tcPr>
          <w:p w:rsidR="00C30AC9" w:rsidRDefault="00E42313" w:rsidP="00C30AC9">
            <w:pPr>
              <w:rPr>
                <w:sz w:val="20"/>
                <w:lang w:val="es-PE"/>
              </w:rPr>
            </w:pPr>
            <w:r w:rsidRPr="009879B5">
              <w:rPr>
                <w:sz w:val="20"/>
                <w:lang w:val="es-PE"/>
              </w:rPr>
              <w:t>Asignación de Especialistas</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Pr>
                <w:rFonts w:cs="Arial"/>
                <w:b/>
                <w:bCs/>
                <w:sz w:val="18"/>
              </w:rPr>
              <w:t>Nombre Supervisor de Desarrollo</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Nicolás Ramirez Rodriguez</w:t>
            </w:r>
          </w:p>
        </w:tc>
      </w:tr>
    </w:tbl>
    <w:p w:rsidR="00E9712A" w:rsidRDefault="00E9712A">
      <w:pPr>
        <w:rPr>
          <w:lang w:val="es-PE"/>
        </w:rPr>
      </w:pPr>
    </w:p>
    <w:p w:rsidR="00E9712A" w:rsidRDefault="00E9712A">
      <w:pPr>
        <w:rPr>
          <w:lang w:val="es-PE"/>
        </w:rPr>
      </w:pPr>
      <w:r>
        <w:rPr>
          <w:lang w:val="es-PE"/>
        </w:rPr>
        <w:br w:type="page"/>
      </w:r>
    </w:p>
    <w:p w:rsidR="00E9712A" w:rsidRPr="00295DA4" w:rsidRDefault="00E9712A" w:rsidP="005F24F9">
      <w:pPr>
        <w:pStyle w:val="Ttulo1"/>
      </w:pPr>
      <w:bookmarkStart w:id="41" w:name="_Toc476125656"/>
      <w:r w:rsidRPr="00295DA4">
        <w:lastRenderedPageBreak/>
        <w:t>ANÁLISIS DE REQUERIMIENTOS</w:t>
      </w:r>
      <w:bookmarkEnd w:id="41"/>
      <w:r w:rsidRPr="00295DA4">
        <w:t xml:space="preserve"> </w:t>
      </w:r>
    </w:p>
    <w:p w:rsidR="00245C4A" w:rsidRDefault="00245C4A" w:rsidP="00245C4A">
      <w:pPr>
        <w:rPr>
          <w:lang w:val="es-PE"/>
        </w:rPr>
      </w:pPr>
    </w:p>
    <w:p w:rsidR="00245C4A" w:rsidRDefault="00220B66" w:rsidP="005F24F9">
      <w:pPr>
        <w:pStyle w:val="Ttulo2"/>
        <w:ind w:left="567" w:hanging="567"/>
        <w:rPr>
          <w:lang w:val="es-PE"/>
        </w:rPr>
      </w:pPr>
      <w:bookmarkStart w:id="42" w:name="_Toc476125657"/>
      <w:r>
        <w:rPr>
          <w:lang w:val="es-PE"/>
        </w:rPr>
        <w:t xml:space="preserve">ESPECIFICACIÓN </w:t>
      </w:r>
      <w:r w:rsidRPr="005F24F9">
        <w:t>FUNCIONAL</w:t>
      </w:r>
      <w:bookmarkEnd w:id="42"/>
    </w:p>
    <w:p w:rsidR="00245C4A" w:rsidRDefault="00245C4A" w:rsidP="00245C4A">
      <w:pPr>
        <w:pStyle w:val="Ttulo2"/>
        <w:numPr>
          <w:ilvl w:val="0"/>
          <w:numId w:val="0"/>
        </w:numPr>
        <w:rPr>
          <w:lang w:val="es-PE"/>
        </w:rPr>
      </w:pPr>
    </w:p>
    <w:p w:rsidR="00245C4A" w:rsidRDefault="00245C4A" w:rsidP="00245C4A">
      <w:pPr>
        <w:pStyle w:val="Ttulo3"/>
      </w:pPr>
      <w:r>
        <w:t xml:space="preserve">Alcance del </w:t>
      </w:r>
      <w:r w:rsidR="001E5E06">
        <w:t>Sistema de Información</w:t>
      </w:r>
    </w:p>
    <w:p w:rsidR="00245C4A" w:rsidRDefault="00245C4A" w:rsidP="00245C4A">
      <w:pPr>
        <w:rPr>
          <w:color w:val="008000"/>
          <w:sz w:val="20"/>
        </w:rPr>
      </w:pPr>
    </w:p>
    <w:p w:rsidR="00245C4A" w:rsidRDefault="00DF10A8" w:rsidP="00626B50">
      <w:pPr>
        <w:numPr>
          <w:ilvl w:val="0"/>
          <w:numId w:val="2"/>
        </w:numPr>
        <w:rPr>
          <w:bCs/>
          <w:sz w:val="20"/>
        </w:rPr>
      </w:pPr>
      <w:r w:rsidRPr="00CB097A">
        <w:rPr>
          <w:bCs/>
          <w:sz w:val="20"/>
        </w:rPr>
        <w:t>Describir el a</w:t>
      </w:r>
      <w:r w:rsidR="00245C4A" w:rsidRPr="00CB097A">
        <w:rPr>
          <w:bCs/>
          <w:sz w:val="20"/>
        </w:rPr>
        <w:t>lcance del sistema de información</w:t>
      </w:r>
    </w:p>
    <w:p w:rsidR="000A4DA0" w:rsidRDefault="000A4DA0" w:rsidP="000A4DA0">
      <w:pPr>
        <w:ind w:left="360"/>
        <w:rPr>
          <w:bCs/>
          <w:sz w:val="20"/>
        </w:rPr>
      </w:pPr>
    </w:p>
    <w:p w:rsidR="00E42313" w:rsidRPr="00E42313" w:rsidRDefault="00E42313" w:rsidP="00E42313">
      <w:pPr>
        <w:ind w:left="708"/>
        <w:rPr>
          <w:bCs/>
          <w:sz w:val="20"/>
        </w:rPr>
      </w:pPr>
      <w:r w:rsidRPr="00E42313">
        <w:rPr>
          <w:bCs/>
          <w:sz w:val="20"/>
        </w:rPr>
        <w:t>Para el proceso de Asignación de la declaración el SDA debe permitir administrar y configurar el proceso de la asignación en bloque.</w:t>
      </w:r>
    </w:p>
    <w:p w:rsidR="00E42313" w:rsidRPr="00E42313" w:rsidRDefault="00E42313" w:rsidP="00E42313">
      <w:pPr>
        <w:ind w:left="708"/>
        <w:rPr>
          <w:bCs/>
          <w:sz w:val="20"/>
        </w:rPr>
      </w:pPr>
    </w:p>
    <w:p w:rsidR="000A4DA0" w:rsidRPr="00CB097A" w:rsidRDefault="00E42313" w:rsidP="00E42313">
      <w:pPr>
        <w:ind w:left="708"/>
        <w:rPr>
          <w:bCs/>
          <w:sz w:val="20"/>
        </w:rPr>
      </w:pPr>
      <w:r w:rsidRPr="00E42313">
        <w:rPr>
          <w:bCs/>
          <w:sz w:val="20"/>
        </w:rPr>
        <w:t xml:space="preserve">Para las aduanas de Paita, </w:t>
      </w:r>
      <w:proofErr w:type="spellStart"/>
      <w:r w:rsidRPr="00E42313">
        <w:rPr>
          <w:bCs/>
          <w:sz w:val="20"/>
        </w:rPr>
        <w:t>Ilo</w:t>
      </w:r>
      <w:proofErr w:type="spellEnd"/>
      <w:r w:rsidRPr="00E42313">
        <w:rPr>
          <w:bCs/>
          <w:sz w:val="20"/>
        </w:rPr>
        <w:t>, Mollendo, Pisco, Chimbote y Salaverry se aplicará a los regímenes: 10; 20; 21 y/o 70, mientras que para la aduana Marítima del Callao se aplicará al régimen 10</w:t>
      </w:r>
      <w:r w:rsidR="00B605DA">
        <w:rPr>
          <w:bCs/>
          <w:sz w:val="20"/>
        </w:rPr>
        <w:t>.</w:t>
      </w:r>
    </w:p>
    <w:p w:rsidR="00245C4A" w:rsidRDefault="00245C4A" w:rsidP="00245C4A">
      <w:pPr>
        <w:rPr>
          <w:color w:val="008000"/>
          <w:sz w:val="20"/>
        </w:rPr>
      </w:pPr>
    </w:p>
    <w:p w:rsidR="00DF10A8" w:rsidRDefault="00DF10A8" w:rsidP="00245C4A">
      <w:pPr>
        <w:rPr>
          <w:color w:val="0070C0"/>
          <w:sz w:val="20"/>
        </w:rPr>
      </w:pPr>
    </w:p>
    <w:p w:rsidR="00C84A7E" w:rsidRDefault="00DF10A8" w:rsidP="00626B50">
      <w:pPr>
        <w:numPr>
          <w:ilvl w:val="0"/>
          <w:numId w:val="2"/>
        </w:numPr>
        <w:rPr>
          <w:sz w:val="20"/>
        </w:rPr>
      </w:pPr>
      <w:r w:rsidRPr="00F76E87">
        <w:rPr>
          <w:sz w:val="20"/>
        </w:rPr>
        <w:t>Elaborar el diagrama de contexto general del sistema</w:t>
      </w:r>
      <w:r w:rsidR="00F76E87">
        <w:rPr>
          <w:sz w:val="20"/>
        </w:rPr>
        <w:t xml:space="preserve"> o el d</w:t>
      </w:r>
      <w:r w:rsidR="00C84A7E" w:rsidRPr="00F76E87">
        <w:rPr>
          <w:sz w:val="20"/>
        </w:rPr>
        <w:t>iagrama del modelo conceptual de la solución informática</w:t>
      </w:r>
    </w:p>
    <w:p w:rsidR="00385A5E" w:rsidRDefault="00385A5E" w:rsidP="00385A5E">
      <w:pPr>
        <w:ind w:left="720"/>
        <w:rPr>
          <w:sz w:val="20"/>
        </w:rPr>
      </w:pPr>
    </w:p>
    <w:p w:rsidR="00385A5E" w:rsidRPr="00F76E87" w:rsidRDefault="00E42313" w:rsidP="00694FF6">
      <w:pPr>
        <w:ind w:left="720"/>
        <w:jc w:val="center"/>
        <w:rPr>
          <w:sz w:val="20"/>
        </w:rPr>
      </w:pPr>
      <w:r w:rsidRPr="00F4414C">
        <w:rPr>
          <w:noProof/>
          <w:color w:val="008000"/>
          <w:sz w:val="20"/>
          <w:lang w:val="es-PE" w:eastAsia="es-PE"/>
        </w:rPr>
        <w:drawing>
          <wp:inline distT="0" distB="0" distL="0" distR="0" wp14:anchorId="106758D2" wp14:editId="67C73C30">
            <wp:extent cx="3823970" cy="2137410"/>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3970" cy="2137410"/>
                    </a:xfrm>
                    <a:prstGeom prst="rect">
                      <a:avLst/>
                    </a:prstGeom>
                    <a:noFill/>
                    <a:ln>
                      <a:noFill/>
                    </a:ln>
                  </pic:spPr>
                </pic:pic>
              </a:graphicData>
            </a:graphic>
          </wp:inline>
        </w:drawing>
      </w:r>
    </w:p>
    <w:p w:rsidR="00245C4A" w:rsidRDefault="00245C4A" w:rsidP="00245C4A">
      <w:pPr>
        <w:rPr>
          <w:color w:val="008000"/>
          <w:sz w:val="20"/>
        </w:rPr>
      </w:pPr>
    </w:p>
    <w:p w:rsidR="001805C6" w:rsidRDefault="001805C6" w:rsidP="00245C4A">
      <w:pPr>
        <w:pStyle w:val="Ttulo3"/>
        <w:sectPr w:rsidR="001805C6" w:rsidSect="00AB0FBD">
          <w:headerReference w:type="even" r:id="rId20"/>
          <w:pgSz w:w="11907" w:h="16840" w:code="9"/>
          <w:pgMar w:top="1559" w:right="1106" w:bottom="1418" w:left="1418" w:header="709" w:footer="709" w:gutter="0"/>
          <w:cols w:space="708"/>
          <w:docGrid w:linePitch="360"/>
        </w:sectPr>
      </w:pPr>
      <w:bookmarkStart w:id="43" w:name="_Toc52788283"/>
      <w:bookmarkStart w:id="44" w:name="_Toc169932801"/>
    </w:p>
    <w:p w:rsidR="00245C4A" w:rsidRDefault="001E5E06" w:rsidP="00245C4A">
      <w:pPr>
        <w:pStyle w:val="Ttulo3"/>
      </w:pPr>
      <w:r>
        <w:lastRenderedPageBreak/>
        <w:t xml:space="preserve">Especificación </w:t>
      </w:r>
      <w:r w:rsidR="00245C4A">
        <w:t>de Requerimientos</w:t>
      </w:r>
      <w:bookmarkEnd w:id="43"/>
      <w:bookmarkEnd w:id="44"/>
    </w:p>
    <w:p w:rsidR="00245C4A" w:rsidRDefault="00245C4A" w:rsidP="00245C4A">
      <w:pPr>
        <w:pStyle w:val="Ttulo3"/>
        <w:numPr>
          <w:ilvl w:val="0"/>
          <w:numId w:val="0"/>
        </w:numPr>
      </w:pPr>
    </w:p>
    <w:p w:rsidR="00245C4A" w:rsidRDefault="00007430" w:rsidP="00626B50">
      <w:pPr>
        <w:numPr>
          <w:ilvl w:val="0"/>
          <w:numId w:val="3"/>
        </w:numPr>
      </w:pPr>
      <w:r>
        <w:t>R</w:t>
      </w:r>
      <w:r w:rsidR="00245C4A">
        <w:t>equerimientos Funcionales</w:t>
      </w:r>
    </w:p>
    <w:p w:rsidR="00CB5859" w:rsidRDefault="00CB5859" w:rsidP="00CB5859"/>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417"/>
        <w:gridCol w:w="9639"/>
        <w:gridCol w:w="851"/>
        <w:gridCol w:w="1417"/>
      </w:tblGrid>
      <w:tr w:rsidR="00CB5859" w:rsidRPr="004B4A96" w:rsidTr="00B43A4C">
        <w:tc>
          <w:tcPr>
            <w:tcW w:w="426" w:type="dxa"/>
            <w:shd w:val="clear" w:color="auto" w:fill="D9D9D9"/>
            <w:vAlign w:val="center"/>
          </w:tcPr>
          <w:p w:rsidR="00CB5859" w:rsidRPr="004B4A96" w:rsidRDefault="00CB5859" w:rsidP="000D4493">
            <w:pPr>
              <w:jc w:val="center"/>
              <w:rPr>
                <w:rFonts w:ascii="Arial Narrow" w:hAnsi="Arial Narrow"/>
                <w:szCs w:val="20"/>
              </w:rPr>
            </w:pPr>
            <w:proofErr w:type="spellStart"/>
            <w:r w:rsidRPr="004B4A96">
              <w:rPr>
                <w:rFonts w:ascii="Arial Narrow" w:hAnsi="Arial Narrow" w:cs="Arial"/>
                <w:sz w:val="20"/>
                <w:szCs w:val="20"/>
              </w:rPr>
              <w:t>Nro</w:t>
            </w:r>
            <w:proofErr w:type="spellEnd"/>
          </w:p>
        </w:tc>
        <w:tc>
          <w:tcPr>
            <w:tcW w:w="1417" w:type="dxa"/>
            <w:shd w:val="clear" w:color="auto" w:fill="D9D9D9"/>
            <w:vAlign w:val="center"/>
          </w:tcPr>
          <w:p w:rsidR="00CB5859" w:rsidRPr="004B4A96" w:rsidRDefault="00CB5859" w:rsidP="000D4493">
            <w:pPr>
              <w:jc w:val="center"/>
              <w:rPr>
                <w:rFonts w:ascii="Arial Narrow" w:hAnsi="Arial Narrow" w:cs="Arial"/>
                <w:sz w:val="20"/>
                <w:szCs w:val="20"/>
              </w:rPr>
            </w:pPr>
            <w:r w:rsidRPr="004B4A96">
              <w:rPr>
                <w:rFonts w:ascii="Arial Narrow" w:hAnsi="Arial Narrow" w:cs="Arial"/>
                <w:sz w:val="20"/>
                <w:szCs w:val="20"/>
              </w:rPr>
              <w:t>Nombre del Requisito Funcional</w:t>
            </w:r>
          </w:p>
        </w:tc>
        <w:tc>
          <w:tcPr>
            <w:tcW w:w="9639" w:type="dxa"/>
            <w:shd w:val="clear" w:color="auto" w:fill="D9D9D9"/>
            <w:vAlign w:val="center"/>
          </w:tcPr>
          <w:p w:rsidR="00CB5859" w:rsidRPr="004B4A96" w:rsidRDefault="00CB5859" w:rsidP="000D4493">
            <w:pPr>
              <w:jc w:val="center"/>
              <w:rPr>
                <w:rFonts w:ascii="Arial Narrow" w:hAnsi="Arial Narrow" w:cs="Arial"/>
                <w:sz w:val="20"/>
                <w:szCs w:val="20"/>
              </w:rPr>
            </w:pPr>
            <w:r w:rsidRPr="004B4A96">
              <w:rPr>
                <w:rFonts w:ascii="Arial Narrow" w:hAnsi="Arial Narrow" w:cs="Arial"/>
                <w:sz w:val="20"/>
                <w:szCs w:val="20"/>
              </w:rPr>
              <w:t>Descripción detallada</w:t>
            </w:r>
          </w:p>
        </w:tc>
        <w:tc>
          <w:tcPr>
            <w:tcW w:w="851" w:type="dxa"/>
            <w:shd w:val="clear" w:color="auto" w:fill="D9D9D9"/>
            <w:vAlign w:val="center"/>
          </w:tcPr>
          <w:p w:rsidR="00CB5859" w:rsidRPr="004B4A96" w:rsidRDefault="00CB5859" w:rsidP="000D4493">
            <w:pPr>
              <w:jc w:val="center"/>
              <w:rPr>
                <w:rFonts w:ascii="Arial Narrow" w:hAnsi="Arial Narrow" w:cs="Arial"/>
                <w:sz w:val="20"/>
                <w:szCs w:val="20"/>
              </w:rPr>
            </w:pPr>
            <w:r w:rsidRPr="004B4A96">
              <w:rPr>
                <w:rFonts w:ascii="Arial Narrow" w:hAnsi="Arial Narrow" w:cs="Arial"/>
                <w:sz w:val="20"/>
                <w:szCs w:val="20"/>
              </w:rPr>
              <w:t>RIN asociado</w:t>
            </w:r>
          </w:p>
        </w:tc>
        <w:tc>
          <w:tcPr>
            <w:tcW w:w="1417" w:type="dxa"/>
            <w:shd w:val="clear" w:color="auto" w:fill="D9D9D9"/>
            <w:vAlign w:val="center"/>
          </w:tcPr>
          <w:p w:rsidR="00CB5859" w:rsidRPr="004B4A96" w:rsidRDefault="00CB5859" w:rsidP="000D4493">
            <w:pPr>
              <w:jc w:val="center"/>
              <w:rPr>
                <w:rFonts w:ascii="Arial Narrow" w:hAnsi="Arial Narrow" w:cs="Arial"/>
                <w:sz w:val="20"/>
                <w:szCs w:val="20"/>
              </w:rPr>
            </w:pPr>
            <w:r w:rsidRPr="004B4A96">
              <w:rPr>
                <w:rFonts w:ascii="Arial Narrow" w:hAnsi="Arial Narrow" w:cs="Arial"/>
                <w:sz w:val="20"/>
                <w:szCs w:val="20"/>
              </w:rPr>
              <w:t>Importancia</w:t>
            </w:r>
          </w:p>
          <w:p w:rsidR="00CB5859" w:rsidRPr="004B4A96" w:rsidRDefault="00CB5859" w:rsidP="000D4493">
            <w:pPr>
              <w:jc w:val="center"/>
              <w:rPr>
                <w:rFonts w:ascii="Arial Narrow" w:hAnsi="Arial Narrow" w:cs="Arial"/>
                <w:sz w:val="20"/>
                <w:szCs w:val="20"/>
              </w:rPr>
            </w:pPr>
            <w:r w:rsidRPr="004B4A96">
              <w:rPr>
                <w:rFonts w:ascii="Arial Narrow" w:hAnsi="Arial Narrow" w:cs="Arial"/>
                <w:sz w:val="20"/>
                <w:szCs w:val="20"/>
              </w:rPr>
              <w:t>(1..4)</w:t>
            </w:r>
          </w:p>
          <w:p w:rsidR="00CB5859" w:rsidRPr="004B4A96" w:rsidRDefault="00CB5859" w:rsidP="000D4493">
            <w:pPr>
              <w:jc w:val="center"/>
              <w:rPr>
                <w:rFonts w:ascii="Arial Narrow" w:hAnsi="Arial Narrow" w:cs="Arial"/>
                <w:sz w:val="20"/>
                <w:szCs w:val="20"/>
              </w:rPr>
            </w:pPr>
            <w:r w:rsidRPr="004B4A96">
              <w:rPr>
                <w:rFonts w:ascii="Arial Narrow" w:hAnsi="Arial Narrow" w:cs="Arial"/>
                <w:sz w:val="20"/>
                <w:szCs w:val="20"/>
              </w:rPr>
              <w:t>Según el Usuario</w:t>
            </w:r>
          </w:p>
        </w:tc>
      </w:tr>
      <w:tr w:rsidR="004F3A9E" w:rsidRPr="004B4A96" w:rsidTr="00B43A4C">
        <w:tc>
          <w:tcPr>
            <w:tcW w:w="426" w:type="dxa"/>
          </w:tcPr>
          <w:p w:rsidR="004F3A9E" w:rsidRPr="004B4A96" w:rsidRDefault="006F046F"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1</w:t>
            </w:r>
          </w:p>
        </w:tc>
        <w:tc>
          <w:tcPr>
            <w:tcW w:w="1417" w:type="dxa"/>
          </w:tcPr>
          <w:p w:rsidR="004F3A9E" w:rsidRPr="004B4A96" w:rsidRDefault="004F3A9E" w:rsidP="00C77F95">
            <w:pPr>
              <w:rPr>
                <w:rFonts w:ascii="Arial Narrow" w:hAnsi="Arial Narrow" w:cs="Arial"/>
                <w:sz w:val="20"/>
                <w:szCs w:val="20"/>
              </w:rPr>
            </w:pPr>
            <w:r w:rsidRPr="004B4A96">
              <w:rPr>
                <w:rFonts w:ascii="Arial Narrow" w:hAnsi="Arial Narrow" w:cs="Arial"/>
                <w:sz w:val="20"/>
                <w:szCs w:val="20"/>
              </w:rPr>
              <w:t>Registro de los Grupos de Funcionarios Aduaneros en el Catálogo de Funcionarios</w:t>
            </w:r>
          </w:p>
        </w:tc>
        <w:tc>
          <w:tcPr>
            <w:tcW w:w="9639" w:type="dxa"/>
          </w:tcPr>
          <w:p w:rsidR="004F3A9E" w:rsidRPr="00CC0018" w:rsidRDefault="004F3A9E" w:rsidP="00626B50">
            <w:pPr>
              <w:pStyle w:val="Prrafodelista"/>
              <w:numPr>
                <w:ilvl w:val="0"/>
                <w:numId w:val="4"/>
              </w:numPr>
              <w:rPr>
                <w:rFonts w:ascii="Arial Narrow" w:hAnsi="Arial Narrow" w:cs="Arial"/>
                <w:sz w:val="20"/>
                <w:szCs w:val="20"/>
              </w:rPr>
            </w:pPr>
            <w:r w:rsidRPr="004B4A96">
              <w:rPr>
                <w:rFonts w:ascii="Arial Narrow" w:hAnsi="Arial Narrow" w:cs="Arial"/>
                <w:sz w:val="20"/>
                <w:szCs w:val="20"/>
              </w:rPr>
              <w:t xml:space="preserve">Adecuar, en el Portal del Funcionario Aduanero, la opción denominada </w:t>
            </w:r>
            <w:r w:rsidRPr="00CC0018">
              <w:rPr>
                <w:rFonts w:ascii="Arial Narrow" w:hAnsi="Arial Narrow" w:cs="Arial"/>
                <w:sz w:val="20"/>
                <w:szCs w:val="20"/>
              </w:rPr>
              <w:t>"Catálogo de Funcionarios"</w:t>
            </w:r>
            <w:r w:rsidRPr="004B4A96">
              <w:rPr>
                <w:rFonts w:ascii="Arial Narrow" w:hAnsi="Arial Narrow" w:cs="Arial"/>
                <w:sz w:val="20"/>
                <w:szCs w:val="20"/>
              </w:rPr>
              <w:t>, donde el funcionario aduanero encargado del área (Jefe que administra el régimen respectivo) con el Rol Jefe</w:t>
            </w:r>
            <w:r w:rsidR="00452342" w:rsidRPr="004B4A96">
              <w:rPr>
                <w:rFonts w:ascii="Arial Narrow" w:hAnsi="Arial Narrow" w:cs="Arial"/>
                <w:sz w:val="20"/>
                <w:szCs w:val="20"/>
              </w:rPr>
              <w:t xml:space="preserve"> y supervisor</w:t>
            </w:r>
            <w:r w:rsidR="00532032" w:rsidRPr="004B4A96">
              <w:rPr>
                <w:rFonts w:ascii="Arial Narrow" w:hAnsi="Arial Narrow" w:cs="Arial"/>
                <w:sz w:val="20"/>
                <w:szCs w:val="20"/>
              </w:rPr>
              <w:t>,</w:t>
            </w:r>
            <w:r w:rsidRPr="004B4A96">
              <w:rPr>
                <w:rFonts w:ascii="Arial Narrow" w:hAnsi="Arial Narrow" w:cs="Arial"/>
                <w:sz w:val="20"/>
                <w:szCs w:val="20"/>
              </w:rPr>
              <w:t xml:space="preserve"> del Régimen</w:t>
            </w:r>
            <w:r w:rsidR="00E14EB1" w:rsidRPr="004B4A96">
              <w:rPr>
                <w:rFonts w:ascii="Arial Narrow" w:hAnsi="Arial Narrow" w:cs="Arial"/>
                <w:sz w:val="20"/>
                <w:szCs w:val="20"/>
              </w:rPr>
              <w:t xml:space="preserve"> Envíos de Entrega Rápida</w:t>
            </w:r>
            <w:r w:rsidR="00937A1A" w:rsidRPr="004B4A96">
              <w:rPr>
                <w:rFonts w:ascii="Arial Narrow" w:hAnsi="Arial Narrow" w:cs="Arial"/>
                <w:sz w:val="20"/>
                <w:szCs w:val="20"/>
              </w:rPr>
              <w:t xml:space="preserve"> </w:t>
            </w:r>
            <w:r w:rsidR="00CC0018">
              <w:rPr>
                <w:rFonts w:ascii="Arial Narrow" w:hAnsi="Arial Narrow" w:cs="Arial"/>
                <w:sz w:val="20"/>
                <w:szCs w:val="20"/>
              </w:rPr>
              <w:t xml:space="preserve"> </w:t>
            </w:r>
            <w:r w:rsidR="00CC0018" w:rsidRPr="00CC0018">
              <w:rPr>
                <w:rFonts w:ascii="Arial Narrow" w:hAnsi="Arial Narrow" w:cs="Arial"/>
                <w:sz w:val="20"/>
                <w:szCs w:val="20"/>
                <w:highlight w:val="green"/>
              </w:rPr>
              <w:t>material de uso aeronáutico ingreso 71 y material de uso aeronáutico salida 49.</w:t>
            </w:r>
            <w:r w:rsidR="00CC0018" w:rsidRPr="00CC0018">
              <w:rPr>
                <w:rFonts w:ascii="Arial Narrow" w:hAnsi="Arial Narrow" w:cs="Arial"/>
                <w:sz w:val="20"/>
                <w:szCs w:val="20"/>
              </w:rPr>
              <w:t xml:space="preserve"> </w:t>
            </w:r>
            <w:r w:rsidR="00937A1A" w:rsidRPr="00CC0018">
              <w:rPr>
                <w:rFonts w:ascii="Arial Narrow" w:hAnsi="Arial Narrow" w:cs="Arial"/>
                <w:sz w:val="20"/>
                <w:szCs w:val="20"/>
              </w:rPr>
              <w:t>y del área de oficiales</w:t>
            </w:r>
            <w:r w:rsidR="00532032" w:rsidRPr="00CC0018">
              <w:rPr>
                <w:rFonts w:ascii="Arial Narrow" w:hAnsi="Arial Narrow" w:cs="Arial"/>
                <w:sz w:val="20"/>
                <w:szCs w:val="20"/>
              </w:rPr>
              <w:t>,</w:t>
            </w:r>
            <w:r w:rsidRPr="00CC0018">
              <w:rPr>
                <w:rFonts w:ascii="Arial Narrow" w:hAnsi="Arial Narrow" w:cs="Arial"/>
                <w:sz w:val="20"/>
                <w:szCs w:val="20"/>
              </w:rPr>
              <w:t xml:space="preserve"> registra los funcionarios que integrarán cada uno de los Grupos previstos en </w:t>
            </w:r>
            <w:r w:rsidR="006F046F" w:rsidRPr="00CC0018">
              <w:rPr>
                <w:rFonts w:ascii="Arial Narrow" w:hAnsi="Arial Narrow" w:cs="Arial"/>
                <w:sz w:val="20"/>
                <w:szCs w:val="20"/>
              </w:rPr>
              <w:t xml:space="preserve">el </w:t>
            </w:r>
            <w:r w:rsidR="00B66ED0" w:rsidRPr="00CC0018">
              <w:rPr>
                <w:rFonts w:ascii="Arial Narrow" w:hAnsi="Arial Narrow" w:cs="Arial"/>
                <w:sz w:val="20"/>
                <w:szCs w:val="20"/>
              </w:rPr>
              <w:t>RNF3</w:t>
            </w:r>
            <w:r w:rsidRPr="00CC0018">
              <w:rPr>
                <w:rFonts w:ascii="Arial Narrow" w:hAnsi="Arial Narrow" w:cs="Arial"/>
                <w:sz w:val="20"/>
                <w:szCs w:val="20"/>
              </w:rPr>
              <w:t xml:space="preserve"> de esta lista de requerimientos.</w:t>
            </w:r>
          </w:p>
          <w:p w:rsidR="004F3A9E" w:rsidRPr="004B4A96" w:rsidRDefault="004F3A9E" w:rsidP="00626B50">
            <w:pPr>
              <w:pStyle w:val="Prrafodelista"/>
              <w:numPr>
                <w:ilvl w:val="0"/>
                <w:numId w:val="4"/>
              </w:numPr>
              <w:rPr>
                <w:rFonts w:ascii="Arial Narrow" w:hAnsi="Arial Narrow" w:cs="Arial"/>
                <w:sz w:val="20"/>
                <w:szCs w:val="20"/>
              </w:rPr>
            </w:pPr>
            <w:r w:rsidRPr="004B4A96">
              <w:rPr>
                <w:rFonts w:ascii="Arial Narrow" w:hAnsi="Arial Narrow" w:cs="Arial"/>
                <w:sz w:val="20"/>
                <w:szCs w:val="20"/>
              </w:rPr>
              <w:t>Por defecto, el Portal del Funcionario Aduanero mostrará en el margen superior izquierdo de la pantalla la siguiente información, la cual no es editable.</w:t>
            </w:r>
          </w:p>
          <w:p w:rsidR="004F3A9E" w:rsidRPr="004B4A96" w:rsidRDefault="004F3A9E" w:rsidP="00626B50">
            <w:pPr>
              <w:pStyle w:val="Prrafodelista"/>
              <w:numPr>
                <w:ilvl w:val="1"/>
                <w:numId w:val="4"/>
              </w:numPr>
              <w:rPr>
                <w:rFonts w:ascii="Arial Narrow" w:hAnsi="Arial Narrow" w:cs="Arial"/>
                <w:sz w:val="20"/>
                <w:szCs w:val="20"/>
              </w:rPr>
            </w:pPr>
            <w:r w:rsidRPr="004B4A96">
              <w:rPr>
                <w:rFonts w:ascii="Arial Narrow" w:hAnsi="Arial Narrow" w:cs="Arial"/>
                <w:b/>
                <w:sz w:val="20"/>
                <w:szCs w:val="20"/>
              </w:rPr>
              <w:t>Aduana</w:t>
            </w:r>
            <w:r w:rsidRPr="004B4A96">
              <w:rPr>
                <w:rFonts w:ascii="Arial Narrow" w:hAnsi="Arial Narrow" w:cs="Arial"/>
                <w:sz w:val="20"/>
                <w:szCs w:val="20"/>
              </w:rPr>
              <w:t>: código y nombre de la sede a la que corresponde el perfil del funcionario que ingresa a la labor de registro.</w:t>
            </w:r>
          </w:p>
          <w:p w:rsidR="004F3A9E" w:rsidRPr="004B4A96" w:rsidRDefault="004F3A9E" w:rsidP="00626B50">
            <w:pPr>
              <w:pStyle w:val="Prrafodelista"/>
              <w:numPr>
                <w:ilvl w:val="1"/>
                <w:numId w:val="4"/>
              </w:numPr>
              <w:rPr>
                <w:rFonts w:ascii="Arial Narrow" w:hAnsi="Arial Narrow" w:cs="Arial"/>
                <w:sz w:val="20"/>
                <w:szCs w:val="20"/>
              </w:rPr>
            </w:pPr>
            <w:r w:rsidRPr="004B4A96">
              <w:rPr>
                <w:rFonts w:ascii="Arial Narrow" w:hAnsi="Arial Narrow" w:cs="Arial"/>
                <w:b/>
                <w:sz w:val="20"/>
                <w:szCs w:val="20"/>
              </w:rPr>
              <w:t>Fecha</w:t>
            </w:r>
            <w:r w:rsidRPr="004B4A96">
              <w:rPr>
                <w:rFonts w:ascii="Arial Narrow" w:hAnsi="Arial Narrow" w:cs="Arial"/>
                <w:sz w:val="20"/>
                <w:szCs w:val="20"/>
              </w:rPr>
              <w:t xml:space="preserve">: aquella fecha del sistema al momento en el que se está ingresando (formato </w:t>
            </w:r>
            <w:proofErr w:type="spellStart"/>
            <w:r w:rsidRPr="004B4A96">
              <w:rPr>
                <w:rFonts w:ascii="Arial Narrow" w:hAnsi="Arial Narrow" w:cs="Arial"/>
                <w:sz w:val="20"/>
                <w:szCs w:val="20"/>
              </w:rPr>
              <w:t>dd</w:t>
            </w:r>
            <w:proofErr w:type="spellEnd"/>
            <w:r w:rsidRPr="004B4A96">
              <w:rPr>
                <w:rFonts w:ascii="Arial Narrow" w:hAnsi="Arial Narrow" w:cs="Arial"/>
                <w:sz w:val="20"/>
                <w:szCs w:val="20"/>
              </w:rPr>
              <w:t>/mm/</w:t>
            </w:r>
            <w:proofErr w:type="spellStart"/>
            <w:r w:rsidRPr="004B4A96">
              <w:rPr>
                <w:rFonts w:ascii="Arial Narrow" w:hAnsi="Arial Narrow" w:cs="Arial"/>
                <w:sz w:val="20"/>
                <w:szCs w:val="20"/>
              </w:rPr>
              <w:t>aaaa</w:t>
            </w:r>
            <w:proofErr w:type="spellEnd"/>
            <w:r w:rsidRPr="004B4A96">
              <w:rPr>
                <w:rFonts w:ascii="Arial Narrow" w:hAnsi="Arial Narrow" w:cs="Arial"/>
                <w:sz w:val="20"/>
                <w:szCs w:val="20"/>
              </w:rPr>
              <w:t>)</w:t>
            </w:r>
          </w:p>
          <w:p w:rsidR="004F3A9E" w:rsidRPr="004B4A96" w:rsidRDefault="004F3A9E" w:rsidP="00626B50">
            <w:pPr>
              <w:pStyle w:val="Prrafodelista"/>
              <w:numPr>
                <w:ilvl w:val="1"/>
                <w:numId w:val="4"/>
              </w:numPr>
              <w:rPr>
                <w:rFonts w:ascii="Arial Narrow" w:hAnsi="Arial Narrow" w:cs="Arial"/>
                <w:sz w:val="20"/>
                <w:szCs w:val="20"/>
              </w:rPr>
            </w:pPr>
            <w:r w:rsidRPr="004B4A96">
              <w:rPr>
                <w:rFonts w:ascii="Arial Narrow" w:hAnsi="Arial Narrow" w:cs="Arial"/>
                <w:b/>
                <w:sz w:val="20"/>
                <w:szCs w:val="20"/>
              </w:rPr>
              <w:t>Hora</w:t>
            </w:r>
            <w:r w:rsidRPr="004B4A96">
              <w:rPr>
                <w:rFonts w:ascii="Arial Narrow" w:hAnsi="Arial Narrow" w:cs="Arial"/>
                <w:sz w:val="20"/>
                <w:szCs w:val="20"/>
              </w:rPr>
              <w:t xml:space="preserve">: aquella hora del sistema al momento en el que se está ingresando (formato </w:t>
            </w:r>
            <w:proofErr w:type="spellStart"/>
            <w:r w:rsidRPr="004B4A96">
              <w:rPr>
                <w:rFonts w:ascii="Arial Narrow" w:hAnsi="Arial Narrow" w:cs="Arial"/>
                <w:sz w:val="20"/>
                <w:szCs w:val="20"/>
              </w:rPr>
              <w:t>hh:mm:ss</w:t>
            </w:r>
            <w:proofErr w:type="spellEnd"/>
            <w:r w:rsidRPr="004B4A96">
              <w:rPr>
                <w:rFonts w:ascii="Arial Narrow" w:hAnsi="Arial Narrow" w:cs="Arial"/>
                <w:sz w:val="20"/>
                <w:szCs w:val="20"/>
              </w:rPr>
              <w:t>)</w:t>
            </w:r>
          </w:p>
          <w:p w:rsidR="004F3A9E" w:rsidRPr="004B4A96" w:rsidRDefault="004F3A9E" w:rsidP="00626B50">
            <w:pPr>
              <w:pStyle w:val="Prrafodelista"/>
              <w:numPr>
                <w:ilvl w:val="0"/>
                <w:numId w:val="4"/>
              </w:numPr>
              <w:rPr>
                <w:rFonts w:ascii="Arial Narrow" w:hAnsi="Arial Narrow" w:cs="Arial"/>
                <w:sz w:val="20"/>
                <w:szCs w:val="20"/>
              </w:rPr>
            </w:pPr>
            <w:r w:rsidRPr="004B4A96">
              <w:rPr>
                <w:rFonts w:ascii="Arial Narrow" w:hAnsi="Arial Narrow" w:cs="Arial"/>
                <w:sz w:val="20"/>
                <w:szCs w:val="20"/>
              </w:rPr>
              <w:t>Adicionalmente, el Funcionario Aduanero ingresará la siguiente información:</w:t>
            </w:r>
          </w:p>
          <w:p w:rsidR="004F3A9E" w:rsidRPr="004B4A96" w:rsidRDefault="004F3A9E" w:rsidP="00626B50">
            <w:pPr>
              <w:pStyle w:val="Prrafodelista"/>
              <w:numPr>
                <w:ilvl w:val="1"/>
                <w:numId w:val="4"/>
              </w:numPr>
              <w:rPr>
                <w:rFonts w:ascii="Arial Narrow" w:hAnsi="Arial Narrow" w:cs="Arial"/>
                <w:b/>
                <w:sz w:val="20"/>
                <w:szCs w:val="20"/>
              </w:rPr>
            </w:pPr>
            <w:r w:rsidRPr="004B4A96">
              <w:rPr>
                <w:rFonts w:ascii="Arial Narrow" w:hAnsi="Arial Narrow" w:cs="Arial"/>
                <w:b/>
                <w:sz w:val="20"/>
                <w:szCs w:val="20"/>
              </w:rPr>
              <w:t>Vigente Desde</w:t>
            </w:r>
            <w:r w:rsidRPr="004B4A96">
              <w:rPr>
                <w:rFonts w:ascii="Arial Narrow" w:hAnsi="Arial Narrow" w:cs="Arial"/>
                <w:sz w:val="20"/>
                <w:szCs w:val="20"/>
              </w:rPr>
              <w:t xml:space="preserve">: campo obligatorio donde se ingresa la fecha de inicio de vigencia del registro del funcionario aduanero en el Grupo seleccionado, esta fecha debe ser mayor o igual a la fecha en que se registra, caso contrario el sistema no permite el registro y emite el siguiente mensaje: </w:t>
            </w:r>
            <w:r w:rsidRPr="004B4A96">
              <w:rPr>
                <w:rFonts w:ascii="Arial Narrow" w:hAnsi="Arial Narrow" w:cs="Arial"/>
                <w:b/>
                <w:sz w:val="20"/>
                <w:szCs w:val="20"/>
              </w:rPr>
              <w:t>"El inicio de la vigencia del registro del Funcionario Aduanero debe ser mayor o igual a la fecha en que se registra"</w:t>
            </w:r>
          </w:p>
          <w:p w:rsidR="004F3A9E" w:rsidRPr="004B4A96" w:rsidRDefault="004F3A9E" w:rsidP="00626B50">
            <w:pPr>
              <w:pStyle w:val="Prrafodelista"/>
              <w:numPr>
                <w:ilvl w:val="1"/>
                <w:numId w:val="4"/>
              </w:numPr>
              <w:rPr>
                <w:rFonts w:ascii="Arial Narrow" w:hAnsi="Arial Narrow" w:cs="Arial"/>
                <w:b/>
                <w:sz w:val="20"/>
                <w:szCs w:val="20"/>
              </w:rPr>
            </w:pPr>
            <w:r w:rsidRPr="004B4A96">
              <w:rPr>
                <w:rFonts w:ascii="Arial Narrow" w:hAnsi="Arial Narrow" w:cs="Arial"/>
                <w:b/>
                <w:sz w:val="20"/>
                <w:szCs w:val="20"/>
              </w:rPr>
              <w:t>Vigente Hasta</w:t>
            </w:r>
            <w:r w:rsidRPr="004B4A96">
              <w:rPr>
                <w:rFonts w:ascii="Arial Narrow" w:hAnsi="Arial Narrow" w:cs="Arial"/>
                <w:sz w:val="20"/>
                <w:szCs w:val="20"/>
              </w:rPr>
              <w:t xml:space="preserve">: campo obligatorio donde se ingresa la fecha de fin o término de vigencia del registro del funcionario aduanero en el Grupo seleccionado, esta fecha debe ser mayor o igual a la fecha de inicio de vigencia, caso contrario el sistema no permite el registro y emite el siguiente mensaje:  </w:t>
            </w:r>
            <w:r w:rsidRPr="004B4A96">
              <w:rPr>
                <w:rFonts w:ascii="Arial Narrow" w:hAnsi="Arial Narrow" w:cs="Arial"/>
                <w:b/>
                <w:sz w:val="20"/>
                <w:szCs w:val="20"/>
              </w:rPr>
              <w:t>"El término de la vigencia del registro del Funcionario Aduanero debe ser mayor o igual a la fecha de inicio de vigencia"</w:t>
            </w:r>
          </w:p>
          <w:p w:rsidR="004F3A9E" w:rsidRPr="00886DDE" w:rsidRDefault="004F3A9E" w:rsidP="00626B50">
            <w:pPr>
              <w:pStyle w:val="Prrafodelista"/>
              <w:numPr>
                <w:ilvl w:val="1"/>
                <w:numId w:val="4"/>
              </w:numPr>
              <w:rPr>
                <w:rFonts w:ascii="Arial Narrow" w:hAnsi="Arial Narrow" w:cs="Arial"/>
                <w:sz w:val="20"/>
                <w:szCs w:val="20"/>
                <w:highlight w:val="green"/>
              </w:rPr>
            </w:pPr>
            <w:r w:rsidRPr="004B4A96">
              <w:rPr>
                <w:rFonts w:ascii="Arial Narrow" w:hAnsi="Arial Narrow" w:cs="Arial"/>
                <w:b/>
                <w:sz w:val="20"/>
                <w:szCs w:val="20"/>
              </w:rPr>
              <w:t>Régimen Aduanero</w:t>
            </w:r>
            <w:r w:rsidRPr="004B4A96">
              <w:rPr>
                <w:rFonts w:ascii="Arial Narrow" w:hAnsi="Arial Narrow" w:cs="Arial"/>
                <w:sz w:val="20"/>
                <w:szCs w:val="20"/>
              </w:rPr>
              <w:t xml:space="preserve">: campo obligatorio donde se selecciona el Régimen aduanero al que pertenecen los funcionarios a registrar. Se deberá mostrar </w:t>
            </w:r>
            <w:r w:rsidRPr="00886DDE">
              <w:rPr>
                <w:rFonts w:ascii="Arial Narrow" w:hAnsi="Arial Narrow" w:cs="Arial"/>
                <w:strike/>
                <w:sz w:val="20"/>
                <w:szCs w:val="20"/>
                <w:highlight w:val="green"/>
              </w:rPr>
              <w:t>sólo</w:t>
            </w:r>
            <w:r w:rsidRPr="004B4A96">
              <w:rPr>
                <w:rFonts w:ascii="Arial Narrow" w:hAnsi="Arial Narrow" w:cs="Arial"/>
                <w:sz w:val="20"/>
                <w:szCs w:val="20"/>
              </w:rPr>
              <w:t xml:space="preserve"> el régimen Envíos de Entrega Rápida – 28.</w:t>
            </w:r>
            <w:r w:rsidR="00886DDE">
              <w:rPr>
                <w:rFonts w:ascii="Arial Narrow" w:hAnsi="Arial Narrow" w:cs="Arial"/>
                <w:sz w:val="20"/>
                <w:szCs w:val="20"/>
              </w:rPr>
              <w:t xml:space="preserve">, </w:t>
            </w:r>
            <w:r w:rsidR="00886DDE" w:rsidRPr="00886DDE">
              <w:rPr>
                <w:rFonts w:ascii="Arial Narrow" w:hAnsi="Arial Narrow" w:cs="Arial"/>
                <w:sz w:val="20"/>
                <w:szCs w:val="20"/>
                <w:highlight w:val="green"/>
              </w:rPr>
              <w:t xml:space="preserve">material de uso aeronáutico ingreso 71 y </w:t>
            </w:r>
            <w:r w:rsidR="00CC0018">
              <w:rPr>
                <w:rFonts w:ascii="Arial Narrow" w:hAnsi="Arial Narrow" w:cs="Arial"/>
                <w:sz w:val="20"/>
                <w:szCs w:val="20"/>
                <w:highlight w:val="green"/>
              </w:rPr>
              <w:t xml:space="preserve">material de uso aeronáutico </w:t>
            </w:r>
            <w:r w:rsidR="00886DDE" w:rsidRPr="00886DDE">
              <w:rPr>
                <w:rFonts w:ascii="Arial Narrow" w:hAnsi="Arial Narrow" w:cs="Arial"/>
                <w:sz w:val="20"/>
                <w:szCs w:val="20"/>
                <w:highlight w:val="green"/>
              </w:rPr>
              <w:t>salida 49</w:t>
            </w:r>
            <w:r w:rsidR="00F33B82">
              <w:rPr>
                <w:rFonts w:ascii="Arial Narrow" w:hAnsi="Arial Narrow" w:cs="Arial"/>
                <w:sz w:val="20"/>
                <w:szCs w:val="20"/>
                <w:highlight w:val="green"/>
              </w:rPr>
              <w:t>.</w:t>
            </w:r>
          </w:p>
          <w:p w:rsidR="004F3A9E" w:rsidRPr="004B4A96" w:rsidRDefault="004F3A9E" w:rsidP="00626B50">
            <w:pPr>
              <w:pStyle w:val="Prrafodelista"/>
              <w:numPr>
                <w:ilvl w:val="1"/>
                <w:numId w:val="4"/>
              </w:numPr>
              <w:rPr>
                <w:rFonts w:ascii="Arial Narrow" w:hAnsi="Arial Narrow" w:cs="Arial"/>
                <w:sz w:val="20"/>
                <w:szCs w:val="20"/>
              </w:rPr>
            </w:pPr>
            <w:r w:rsidRPr="004B4A96">
              <w:rPr>
                <w:rFonts w:ascii="Arial Narrow" w:hAnsi="Arial Narrow" w:cs="Arial"/>
                <w:b/>
                <w:sz w:val="20"/>
                <w:szCs w:val="20"/>
              </w:rPr>
              <w:t>Grupo de Funcionarios a Registrar</w:t>
            </w:r>
            <w:r w:rsidRPr="004B4A96">
              <w:rPr>
                <w:rFonts w:ascii="Arial Narrow" w:hAnsi="Arial Narrow" w:cs="Arial"/>
                <w:sz w:val="20"/>
                <w:szCs w:val="20"/>
              </w:rPr>
              <w:t xml:space="preserve">: campo obligatorio donde se selecciona uno de los Grupos de Funcionarios Aduaneros que se va registrar. Se mostrarán los Grupos previstos en </w:t>
            </w:r>
            <w:r w:rsidR="006F046F" w:rsidRPr="004B4A96">
              <w:rPr>
                <w:rFonts w:ascii="Arial Narrow" w:hAnsi="Arial Narrow" w:cs="Arial"/>
                <w:sz w:val="20"/>
                <w:szCs w:val="20"/>
              </w:rPr>
              <w:t xml:space="preserve">el </w:t>
            </w:r>
            <w:r w:rsidR="00B66ED0" w:rsidRPr="004B4A96">
              <w:rPr>
                <w:rFonts w:ascii="Arial Narrow" w:hAnsi="Arial Narrow" w:cs="Arial"/>
                <w:sz w:val="20"/>
                <w:szCs w:val="20"/>
              </w:rPr>
              <w:t xml:space="preserve">RNF3 </w:t>
            </w:r>
            <w:r w:rsidRPr="004B4A96">
              <w:rPr>
                <w:rFonts w:ascii="Arial Narrow" w:hAnsi="Arial Narrow" w:cs="Arial"/>
                <w:sz w:val="20"/>
                <w:szCs w:val="20"/>
              </w:rPr>
              <w:t>de esta lista de requerimientos.</w:t>
            </w:r>
          </w:p>
          <w:p w:rsidR="004F3A9E" w:rsidRPr="004B4A96" w:rsidRDefault="004F3A9E" w:rsidP="00626B50">
            <w:pPr>
              <w:pStyle w:val="Prrafodelista"/>
              <w:numPr>
                <w:ilvl w:val="1"/>
                <w:numId w:val="4"/>
              </w:numPr>
              <w:rPr>
                <w:rFonts w:ascii="Arial Narrow" w:hAnsi="Arial Narrow" w:cs="Arial"/>
                <w:sz w:val="20"/>
                <w:szCs w:val="20"/>
              </w:rPr>
            </w:pPr>
            <w:r w:rsidRPr="004B4A96">
              <w:rPr>
                <w:rFonts w:ascii="Arial Narrow" w:hAnsi="Arial Narrow" w:cs="Arial"/>
                <w:b/>
                <w:sz w:val="20"/>
                <w:szCs w:val="20"/>
              </w:rPr>
              <w:t>Agregar / Retirar Funcionario</w:t>
            </w:r>
            <w:r w:rsidRPr="004B4A96">
              <w:rPr>
                <w:rFonts w:ascii="Arial Narrow" w:hAnsi="Arial Narrow" w:cs="Arial"/>
                <w:sz w:val="20"/>
                <w:szCs w:val="20"/>
              </w:rPr>
              <w:t>: esta opción permite agregar o retirar a un funcionario aduanero del Grupo de Funcionarios Aduaneros seleccionado, para el periodo y régimen solicitado.</w:t>
            </w:r>
          </w:p>
          <w:p w:rsidR="004F3A9E" w:rsidRPr="004B4A96" w:rsidRDefault="004F3A9E" w:rsidP="00626B50">
            <w:pPr>
              <w:pStyle w:val="Prrafodelista"/>
              <w:numPr>
                <w:ilvl w:val="2"/>
                <w:numId w:val="4"/>
              </w:numPr>
              <w:rPr>
                <w:rFonts w:ascii="Arial Narrow" w:hAnsi="Arial Narrow" w:cs="Arial"/>
                <w:sz w:val="20"/>
                <w:szCs w:val="20"/>
              </w:rPr>
            </w:pPr>
            <w:r w:rsidRPr="004B4A96">
              <w:rPr>
                <w:rFonts w:ascii="Arial Narrow" w:hAnsi="Arial Narrow" w:cs="Arial"/>
                <w:b/>
                <w:sz w:val="20"/>
                <w:szCs w:val="20"/>
              </w:rPr>
              <w:t>Botón Buscar</w:t>
            </w:r>
            <w:r w:rsidRPr="004B4A96">
              <w:rPr>
                <w:rFonts w:ascii="Arial Narrow" w:hAnsi="Arial Narrow" w:cs="Arial"/>
                <w:sz w:val="20"/>
                <w:szCs w:val="20"/>
              </w:rPr>
              <w:t>: permite la búsqueda por número de Registro o por Apellidos y Nombres. Una vez ubicado se podrá agregar o retirar utilizando los botones previstos para dicho fin.</w:t>
            </w:r>
          </w:p>
          <w:p w:rsidR="004F3A9E" w:rsidRPr="004B4A96" w:rsidRDefault="004F3A9E" w:rsidP="00626B50">
            <w:pPr>
              <w:pStyle w:val="Prrafodelista"/>
              <w:numPr>
                <w:ilvl w:val="2"/>
                <w:numId w:val="4"/>
              </w:numPr>
              <w:rPr>
                <w:rFonts w:ascii="Arial Narrow" w:hAnsi="Arial Narrow" w:cs="Arial"/>
                <w:sz w:val="20"/>
                <w:szCs w:val="20"/>
              </w:rPr>
            </w:pPr>
            <w:r w:rsidRPr="004B4A96">
              <w:rPr>
                <w:rFonts w:ascii="Arial Narrow" w:hAnsi="Arial Narrow" w:cs="Arial"/>
                <w:b/>
                <w:sz w:val="20"/>
                <w:szCs w:val="20"/>
              </w:rPr>
              <w:t>Botón Agregar</w:t>
            </w:r>
            <w:r w:rsidRPr="004B4A96">
              <w:rPr>
                <w:rFonts w:ascii="Arial Narrow" w:hAnsi="Arial Narrow" w:cs="Arial"/>
                <w:sz w:val="20"/>
                <w:szCs w:val="20"/>
              </w:rPr>
              <w:t>: permite agregar a un funcionario aduanero en el Grupo de Funcionarios Aduaneros seleccionado, para el periodo y régimen solicitado.</w:t>
            </w:r>
          </w:p>
          <w:p w:rsidR="004F3A9E" w:rsidRPr="004B4A96" w:rsidRDefault="004F3A9E" w:rsidP="00626B50">
            <w:pPr>
              <w:pStyle w:val="Prrafodelista"/>
              <w:numPr>
                <w:ilvl w:val="2"/>
                <w:numId w:val="4"/>
              </w:numPr>
              <w:rPr>
                <w:rFonts w:ascii="Arial Narrow" w:hAnsi="Arial Narrow" w:cs="Arial"/>
                <w:sz w:val="20"/>
                <w:szCs w:val="20"/>
              </w:rPr>
            </w:pPr>
            <w:r w:rsidRPr="004B4A96">
              <w:rPr>
                <w:rFonts w:ascii="Arial Narrow" w:hAnsi="Arial Narrow" w:cs="Arial"/>
                <w:b/>
                <w:sz w:val="20"/>
                <w:szCs w:val="20"/>
              </w:rPr>
              <w:t>Botón Retirar</w:t>
            </w:r>
            <w:r w:rsidRPr="004B4A96">
              <w:rPr>
                <w:rFonts w:ascii="Arial Narrow" w:hAnsi="Arial Narrow" w:cs="Arial"/>
                <w:sz w:val="20"/>
                <w:szCs w:val="20"/>
              </w:rPr>
              <w:t>: permite retirar a un funcionario aduanero del Grupo de Funcionarios Aduaneros seleccionado, para el periodo y régimen solicitado.</w:t>
            </w:r>
          </w:p>
          <w:p w:rsidR="004F3A9E" w:rsidRPr="004B4A96" w:rsidRDefault="004F3A9E" w:rsidP="00626B50">
            <w:pPr>
              <w:pStyle w:val="Prrafodelista"/>
              <w:numPr>
                <w:ilvl w:val="2"/>
                <w:numId w:val="4"/>
              </w:numPr>
              <w:rPr>
                <w:rFonts w:ascii="Arial Narrow" w:hAnsi="Arial Narrow" w:cs="Arial"/>
                <w:sz w:val="20"/>
                <w:szCs w:val="20"/>
              </w:rPr>
            </w:pPr>
            <w:r w:rsidRPr="004B4A96">
              <w:rPr>
                <w:rFonts w:ascii="Arial Narrow" w:hAnsi="Arial Narrow" w:cs="Arial"/>
                <w:b/>
                <w:sz w:val="20"/>
                <w:szCs w:val="20"/>
              </w:rPr>
              <w:t>Motivo</w:t>
            </w:r>
            <w:r w:rsidRPr="004B4A96">
              <w:rPr>
                <w:rFonts w:ascii="Arial Narrow" w:hAnsi="Arial Narrow" w:cs="Arial"/>
                <w:sz w:val="20"/>
                <w:szCs w:val="20"/>
              </w:rPr>
              <w:t xml:space="preserve">: es un campo emergente que será visualizado una vez presionado el botón </w:t>
            </w:r>
            <w:r w:rsidRPr="004B4A96">
              <w:rPr>
                <w:rFonts w:ascii="Arial Narrow" w:hAnsi="Arial Narrow" w:cs="Arial"/>
                <w:b/>
                <w:sz w:val="20"/>
                <w:szCs w:val="20"/>
              </w:rPr>
              <w:t>"Retirar"</w:t>
            </w:r>
            <w:r w:rsidRPr="004B4A96">
              <w:rPr>
                <w:rFonts w:ascii="Arial Narrow" w:hAnsi="Arial Narrow" w:cs="Arial"/>
                <w:sz w:val="20"/>
                <w:szCs w:val="20"/>
              </w:rPr>
              <w:t xml:space="preserve">, es el sustento que se consignará cuando un funcionario aduanero sea retirado del Grupo seleccionado, en el cual ya hubiera sido </w:t>
            </w:r>
            <w:r w:rsidRPr="004B4A96">
              <w:rPr>
                <w:rFonts w:ascii="Arial Narrow" w:hAnsi="Arial Narrow" w:cs="Arial"/>
                <w:sz w:val="20"/>
                <w:szCs w:val="20"/>
              </w:rPr>
              <w:lastRenderedPageBreak/>
              <w:t xml:space="preserve">registrado y grabado previamente. El sistema no permitirá retirar al funcionario aduanero en el caso no se hubiese registrado el correspondiente motivo, mostrando el mensaje: </w:t>
            </w:r>
            <w:r w:rsidRPr="004B4A96">
              <w:rPr>
                <w:rFonts w:ascii="Arial Narrow" w:hAnsi="Arial Narrow" w:cs="Arial"/>
                <w:b/>
                <w:sz w:val="20"/>
                <w:szCs w:val="20"/>
              </w:rPr>
              <w:t>"Registre el motivo del retiro del funcionario aduanero"</w:t>
            </w:r>
            <w:r w:rsidRPr="004B4A96">
              <w:rPr>
                <w:rFonts w:ascii="Arial Narrow" w:hAnsi="Arial Narrow" w:cs="Arial"/>
                <w:sz w:val="20"/>
                <w:szCs w:val="20"/>
              </w:rPr>
              <w:t xml:space="preserve">. Dicho campo de Motivo tendrá un mínimo de 20 caracteres. </w:t>
            </w:r>
          </w:p>
          <w:p w:rsidR="004F3A9E" w:rsidRPr="004B4A96" w:rsidRDefault="004F3A9E" w:rsidP="001157F7">
            <w:pPr>
              <w:pStyle w:val="Prrafodelista"/>
              <w:ind w:left="1224"/>
              <w:rPr>
                <w:rFonts w:ascii="Arial Narrow" w:hAnsi="Arial Narrow" w:cs="Arial"/>
                <w:sz w:val="20"/>
                <w:szCs w:val="20"/>
              </w:rPr>
            </w:pPr>
            <w:r w:rsidRPr="004B4A96">
              <w:rPr>
                <w:rFonts w:ascii="Arial Narrow" w:hAnsi="Arial Narrow" w:cs="Arial"/>
                <w:sz w:val="20"/>
                <w:szCs w:val="20"/>
              </w:rPr>
              <w:t>Este campo no aparecerá cuando se utilice el botón para retirar un funcionario que no ha sido grabado previamente.</w:t>
            </w:r>
          </w:p>
          <w:p w:rsidR="004F3A9E" w:rsidRPr="004B4A96" w:rsidRDefault="004F3A9E" w:rsidP="00626B50">
            <w:pPr>
              <w:pStyle w:val="Prrafodelista"/>
              <w:numPr>
                <w:ilvl w:val="1"/>
                <w:numId w:val="4"/>
              </w:numPr>
              <w:rPr>
                <w:rFonts w:ascii="Arial Narrow" w:hAnsi="Arial Narrow" w:cs="Arial"/>
                <w:sz w:val="20"/>
                <w:szCs w:val="20"/>
              </w:rPr>
            </w:pPr>
            <w:r w:rsidRPr="004B4A96">
              <w:rPr>
                <w:rFonts w:ascii="Arial Narrow" w:hAnsi="Arial Narrow" w:cs="Arial"/>
                <w:b/>
                <w:sz w:val="20"/>
                <w:szCs w:val="20"/>
              </w:rPr>
              <w:t>Funcionarios registrados</w:t>
            </w:r>
            <w:r w:rsidRPr="004B4A96">
              <w:rPr>
                <w:rFonts w:ascii="Arial Narrow" w:hAnsi="Arial Narrow" w:cs="Arial"/>
                <w:sz w:val="20"/>
                <w:szCs w:val="20"/>
              </w:rPr>
              <w:t>: en esta tabla se listan los funcionarios aduaneros que figuran registrados en el Grupo de Funcionarios Aduaneros seleccionado, para el periodo y régimen solicitado.</w:t>
            </w:r>
          </w:p>
          <w:p w:rsidR="004F3A9E" w:rsidRPr="004B4A96" w:rsidRDefault="004F3A9E" w:rsidP="00626B50">
            <w:pPr>
              <w:pStyle w:val="Prrafodelista"/>
              <w:numPr>
                <w:ilvl w:val="1"/>
                <w:numId w:val="4"/>
              </w:numPr>
              <w:rPr>
                <w:rFonts w:ascii="Arial Narrow" w:hAnsi="Arial Narrow" w:cs="Arial"/>
                <w:sz w:val="20"/>
                <w:szCs w:val="20"/>
              </w:rPr>
            </w:pPr>
            <w:r w:rsidRPr="004B4A96">
              <w:rPr>
                <w:rFonts w:ascii="Arial Narrow" w:hAnsi="Arial Narrow" w:cs="Arial"/>
                <w:b/>
                <w:sz w:val="20"/>
                <w:szCs w:val="20"/>
              </w:rPr>
              <w:t>Botón Grabar</w:t>
            </w:r>
            <w:r w:rsidRPr="004B4A96">
              <w:rPr>
                <w:rFonts w:ascii="Arial Narrow" w:hAnsi="Arial Narrow" w:cs="Arial"/>
                <w:sz w:val="20"/>
                <w:szCs w:val="20"/>
              </w:rPr>
              <w:t xml:space="preserve">: una vez que se hayan registrado los funcionarios aduaneros en el Grupo correspondiente, para el régimen y periodo solicitado, se deberá grabar dicho registro utilizando éste botón. Una vez grabado el sistema emite un mensaje: </w:t>
            </w:r>
            <w:r w:rsidRPr="004B4A96">
              <w:rPr>
                <w:rFonts w:ascii="Arial Narrow" w:hAnsi="Arial Narrow" w:cs="Arial"/>
                <w:b/>
                <w:sz w:val="20"/>
                <w:szCs w:val="20"/>
              </w:rPr>
              <w:t>"Grupo de Funcionarios grabado correctamente"</w:t>
            </w:r>
            <w:r w:rsidRPr="004B4A96">
              <w:rPr>
                <w:rFonts w:ascii="Arial Narrow" w:hAnsi="Arial Narrow" w:cs="Arial"/>
                <w:sz w:val="20"/>
                <w:szCs w:val="20"/>
              </w:rPr>
              <w:t xml:space="preserve"> y limpia la pantalla. El sistema no permitirá grabar en el caso no se hubiese registrado ningún funcionario aduanero, mostrando el mensaje: </w:t>
            </w:r>
            <w:r w:rsidRPr="004B4A96">
              <w:rPr>
                <w:rFonts w:ascii="Arial Narrow" w:hAnsi="Arial Narrow" w:cs="Arial"/>
                <w:b/>
                <w:sz w:val="20"/>
                <w:szCs w:val="20"/>
              </w:rPr>
              <w:t>"Registre por lo menos un funcionario aduanero en el presente Grupo".</w:t>
            </w:r>
          </w:p>
        </w:tc>
        <w:tc>
          <w:tcPr>
            <w:tcW w:w="851" w:type="dxa"/>
          </w:tcPr>
          <w:p w:rsidR="0013352A" w:rsidRPr="004B4A96" w:rsidRDefault="004979FC" w:rsidP="001157F7">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RIN50</w:t>
            </w:r>
          </w:p>
          <w:p w:rsidR="004F3A9E" w:rsidRPr="004B4A96" w:rsidRDefault="004F3A9E" w:rsidP="0090456A">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RF</w:t>
            </w:r>
            <w:r w:rsidR="0090456A" w:rsidRPr="004B4A96">
              <w:rPr>
                <w:rFonts w:ascii="Arial Narrow" w:eastAsia="Times New Roman" w:hAnsi="Arial Narrow"/>
              </w:rPr>
              <w:t>4</w:t>
            </w:r>
          </w:p>
        </w:tc>
        <w:tc>
          <w:tcPr>
            <w:tcW w:w="1417" w:type="dxa"/>
          </w:tcPr>
          <w:p w:rsidR="004F3A9E" w:rsidRPr="004B4A96" w:rsidRDefault="004F3A9E"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6F046F" w:rsidRPr="004B4A96" w:rsidTr="00B43A4C">
        <w:tc>
          <w:tcPr>
            <w:tcW w:w="426" w:type="dxa"/>
          </w:tcPr>
          <w:p w:rsidR="006F046F" w:rsidRPr="004B4A96" w:rsidRDefault="006F046F"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2</w:t>
            </w:r>
          </w:p>
        </w:tc>
        <w:tc>
          <w:tcPr>
            <w:tcW w:w="1417" w:type="dxa"/>
          </w:tcPr>
          <w:p w:rsidR="006F046F" w:rsidRPr="004B4A96" w:rsidRDefault="006F046F" w:rsidP="00C77F95">
            <w:pPr>
              <w:rPr>
                <w:rFonts w:ascii="Arial Narrow" w:hAnsi="Arial Narrow" w:cs="Arial"/>
                <w:sz w:val="20"/>
                <w:szCs w:val="20"/>
              </w:rPr>
            </w:pPr>
            <w:r w:rsidRPr="004B4A96">
              <w:rPr>
                <w:rFonts w:ascii="Arial Narrow" w:hAnsi="Arial Narrow" w:cs="Arial"/>
                <w:sz w:val="20"/>
                <w:szCs w:val="20"/>
              </w:rPr>
              <w:t>Consulta Catálogo de Funcionarios Aduaneros</w:t>
            </w:r>
          </w:p>
        </w:tc>
        <w:tc>
          <w:tcPr>
            <w:tcW w:w="9639" w:type="dxa"/>
          </w:tcPr>
          <w:p w:rsidR="006F046F" w:rsidRPr="004B4A96" w:rsidRDefault="006F046F" w:rsidP="00626B50">
            <w:pPr>
              <w:pStyle w:val="Prrafodelista"/>
              <w:numPr>
                <w:ilvl w:val="0"/>
                <w:numId w:val="5"/>
              </w:numPr>
              <w:rPr>
                <w:rFonts w:ascii="Arial Narrow" w:hAnsi="Arial Narrow" w:cs="Arial"/>
                <w:sz w:val="20"/>
                <w:szCs w:val="20"/>
              </w:rPr>
            </w:pPr>
            <w:r w:rsidRPr="004B4A96">
              <w:rPr>
                <w:rFonts w:ascii="Arial Narrow" w:hAnsi="Arial Narrow" w:cs="Arial"/>
                <w:sz w:val="20"/>
                <w:szCs w:val="20"/>
              </w:rPr>
              <w:t>Adecuar, en el Portal del Funcionario Aduanero, la opción denominada "</w:t>
            </w:r>
            <w:r w:rsidRPr="004B4A96">
              <w:rPr>
                <w:rFonts w:ascii="Arial Narrow" w:hAnsi="Arial Narrow" w:cs="Arial"/>
                <w:b/>
                <w:sz w:val="20"/>
                <w:szCs w:val="20"/>
              </w:rPr>
              <w:t>Catálogo de Funcionarios</w:t>
            </w:r>
            <w:r w:rsidRPr="004B4A96">
              <w:rPr>
                <w:rFonts w:ascii="Arial Narrow" w:hAnsi="Arial Narrow" w:cs="Arial"/>
                <w:sz w:val="20"/>
                <w:szCs w:val="20"/>
              </w:rPr>
              <w:t xml:space="preserve">" donde el funcionario aduanero encargado del área (Jefe que administra el régimen respectivo) con el </w:t>
            </w:r>
            <w:r w:rsidR="00B66ED0" w:rsidRPr="004B4A96">
              <w:rPr>
                <w:rFonts w:ascii="Arial Narrow" w:hAnsi="Arial Narrow" w:cs="Arial"/>
                <w:sz w:val="20"/>
                <w:szCs w:val="20"/>
              </w:rPr>
              <w:t>Rol Jefe</w:t>
            </w:r>
            <w:r w:rsidR="00E158FE" w:rsidRPr="004B4A96">
              <w:rPr>
                <w:rFonts w:ascii="Arial Narrow" w:hAnsi="Arial Narrow" w:cs="Arial"/>
                <w:sz w:val="20"/>
                <w:szCs w:val="20"/>
              </w:rPr>
              <w:t xml:space="preserve"> y Supervisor</w:t>
            </w:r>
            <w:r w:rsidR="00B66ED0" w:rsidRPr="004B4A96">
              <w:rPr>
                <w:rFonts w:ascii="Arial Narrow" w:hAnsi="Arial Narrow" w:cs="Arial"/>
                <w:sz w:val="20"/>
                <w:szCs w:val="20"/>
              </w:rPr>
              <w:t xml:space="preserve"> </w:t>
            </w:r>
            <w:r w:rsidR="00FD5923" w:rsidRPr="004B4A96">
              <w:rPr>
                <w:rFonts w:ascii="Arial Narrow" w:hAnsi="Arial Narrow" w:cs="Arial"/>
                <w:sz w:val="20"/>
                <w:szCs w:val="20"/>
              </w:rPr>
              <w:t>del Régimen Envíos de Entrega Rápida</w:t>
            </w:r>
            <w:r w:rsidR="00DA1BBC">
              <w:rPr>
                <w:rFonts w:ascii="Arial Narrow" w:hAnsi="Arial Narrow" w:cs="Arial"/>
                <w:sz w:val="20"/>
                <w:szCs w:val="20"/>
              </w:rPr>
              <w:t xml:space="preserve">, </w:t>
            </w:r>
            <w:r w:rsidR="00DA1BBC" w:rsidRPr="00DA1BBC">
              <w:rPr>
                <w:rFonts w:ascii="Arial Narrow" w:hAnsi="Arial Narrow" w:cs="Arial"/>
                <w:sz w:val="20"/>
                <w:szCs w:val="20"/>
                <w:highlight w:val="green"/>
              </w:rPr>
              <w:t>material de uso aeronáutico</w:t>
            </w:r>
            <w:r w:rsidR="00FD5923" w:rsidRPr="004B4A96">
              <w:rPr>
                <w:rFonts w:ascii="Arial Narrow" w:hAnsi="Arial Narrow" w:cs="Arial"/>
                <w:sz w:val="20"/>
                <w:szCs w:val="20"/>
              </w:rPr>
              <w:t xml:space="preserve"> y del área de oficiales</w:t>
            </w:r>
            <w:r w:rsidR="00DA1BBC">
              <w:rPr>
                <w:rFonts w:ascii="Arial Narrow" w:hAnsi="Arial Narrow" w:cs="Arial"/>
                <w:sz w:val="20"/>
                <w:szCs w:val="20"/>
              </w:rPr>
              <w:t xml:space="preserve">, </w:t>
            </w:r>
          </w:p>
          <w:p w:rsidR="006F046F" w:rsidRPr="004B4A96" w:rsidRDefault="006F046F" w:rsidP="00626B50">
            <w:pPr>
              <w:pStyle w:val="Prrafodelista"/>
              <w:numPr>
                <w:ilvl w:val="0"/>
                <w:numId w:val="5"/>
              </w:numPr>
              <w:rPr>
                <w:rFonts w:ascii="Arial Narrow" w:hAnsi="Arial Narrow" w:cs="Arial"/>
                <w:sz w:val="20"/>
                <w:szCs w:val="20"/>
              </w:rPr>
            </w:pPr>
            <w:r w:rsidRPr="004B4A96">
              <w:rPr>
                <w:rFonts w:ascii="Arial Narrow" w:hAnsi="Arial Narrow" w:cs="Arial"/>
                <w:sz w:val="20"/>
                <w:szCs w:val="20"/>
              </w:rPr>
              <w:t>Por defecto, el Portal del Funcionario Aduanero muestra en el margen superior izquierdo de la pantalla la siguiente información, la cual no es editable:</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Aduana</w:t>
            </w:r>
            <w:r w:rsidRPr="004B4A96">
              <w:rPr>
                <w:rFonts w:ascii="Arial Narrow" w:hAnsi="Arial Narrow" w:cs="Arial"/>
                <w:sz w:val="20"/>
                <w:szCs w:val="20"/>
              </w:rPr>
              <w:t>: código y nombre de la sede operativa a la que corresponde el perfil del funcionario que ingresa a la consulta.</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Fecha</w:t>
            </w:r>
            <w:r w:rsidRPr="004B4A96">
              <w:rPr>
                <w:rFonts w:ascii="Arial Narrow" w:hAnsi="Arial Narrow" w:cs="Arial"/>
                <w:sz w:val="20"/>
                <w:szCs w:val="20"/>
              </w:rPr>
              <w:t xml:space="preserve">: aquella fecha del sistema al momento de efectuar la consulta  (formato </w:t>
            </w:r>
            <w:proofErr w:type="spellStart"/>
            <w:r w:rsidRPr="004B4A96">
              <w:rPr>
                <w:rFonts w:ascii="Arial Narrow" w:hAnsi="Arial Narrow" w:cs="Arial"/>
                <w:sz w:val="20"/>
                <w:szCs w:val="20"/>
              </w:rPr>
              <w:t>dd</w:t>
            </w:r>
            <w:proofErr w:type="spellEnd"/>
            <w:r w:rsidRPr="004B4A96">
              <w:rPr>
                <w:rFonts w:ascii="Arial Narrow" w:hAnsi="Arial Narrow" w:cs="Arial"/>
                <w:sz w:val="20"/>
                <w:szCs w:val="20"/>
              </w:rPr>
              <w:t>/mm/</w:t>
            </w:r>
            <w:proofErr w:type="spellStart"/>
            <w:r w:rsidRPr="004B4A96">
              <w:rPr>
                <w:rFonts w:ascii="Arial Narrow" w:hAnsi="Arial Narrow" w:cs="Arial"/>
                <w:sz w:val="20"/>
                <w:szCs w:val="20"/>
              </w:rPr>
              <w:t>aaaa</w:t>
            </w:r>
            <w:proofErr w:type="spellEnd"/>
            <w:r w:rsidRPr="004B4A96">
              <w:rPr>
                <w:rFonts w:ascii="Arial Narrow" w:hAnsi="Arial Narrow" w:cs="Arial"/>
                <w:sz w:val="20"/>
                <w:szCs w:val="20"/>
              </w:rPr>
              <w:t>).</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Hora</w:t>
            </w:r>
            <w:r w:rsidRPr="004B4A96">
              <w:rPr>
                <w:rFonts w:ascii="Arial Narrow" w:hAnsi="Arial Narrow" w:cs="Arial"/>
                <w:sz w:val="20"/>
                <w:szCs w:val="20"/>
              </w:rPr>
              <w:t xml:space="preserve">: aquella hora del sistema al momento de efectuar la consulta (formato </w:t>
            </w:r>
            <w:proofErr w:type="spellStart"/>
            <w:r w:rsidRPr="004B4A96">
              <w:rPr>
                <w:rFonts w:ascii="Arial Narrow" w:hAnsi="Arial Narrow" w:cs="Arial"/>
                <w:sz w:val="20"/>
                <w:szCs w:val="20"/>
              </w:rPr>
              <w:t>hh:mm:ss</w:t>
            </w:r>
            <w:proofErr w:type="spellEnd"/>
            <w:r w:rsidRPr="004B4A96">
              <w:rPr>
                <w:rFonts w:ascii="Arial Narrow" w:hAnsi="Arial Narrow" w:cs="Arial"/>
                <w:sz w:val="20"/>
                <w:szCs w:val="20"/>
              </w:rPr>
              <w:t>).</w:t>
            </w:r>
          </w:p>
          <w:p w:rsidR="006F046F" w:rsidRPr="004B4A96" w:rsidRDefault="006F046F" w:rsidP="00626B50">
            <w:pPr>
              <w:pStyle w:val="Prrafodelista"/>
              <w:numPr>
                <w:ilvl w:val="0"/>
                <w:numId w:val="5"/>
              </w:numPr>
              <w:rPr>
                <w:rFonts w:ascii="Arial Narrow" w:hAnsi="Arial Narrow" w:cs="Arial"/>
                <w:sz w:val="20"/>
                <w:szCs w:val="20"/>
              </w:rPr>
            </w:pPr>
            <w:r w:rsidRPr="004B4A96">
              <w:rPr>
                <w:rFonts w:ascii="Arial Narrow" w:hAnsi="Arial Narrow" w:cs="Arial"/>
                <w:sz w:val="20"/>
                <w:szCs w:val="20"/>
              </w:rPr>
              <w:t>Adicionalmente, el Funcionario Aduanero ingresará la siguiente información:</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Vigente Desde</w:t>
            </w:r>
            <w:r w:rsidRPr="004B4A96">
              <w:rPr>
                <w:rFonts w:ascii="Arial Narrow" w:hAnsi="Arial Narrow" w:cs="Arial"/>
                <w:sz w:val="20"/>
                <w:szCs w:val="20"/>
              </w:rPr>
              <w:t>: campo obligatorio donde se ingresa la fecha de inicio de la consulta.</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Vigente Hasta</w:t>
            </w:r>
            <w:r w:rsidRPr="004B4A96">
              <w:rPr>
                <w:rFonts w:ascii="Arial Narrow" w:hAnsi="Arial Narrow" w:cs="Arial"/>
                <w:sz w:val="20"/>
                <w:szCs w:val="20"/>
              </w:rPr>
              <w:t>: campo obligatorio donde se ingresa la fecha de fin o término de la consulta. No puede ser anterior a la fecha consignada como "Vigente Desde". El período de consulta no será mayor a un (01) año.</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Funcionario aduanero</w:t>
            </w:r>
            <w:r w:rsidRPr="004B4A96">
              <w:rPr>
                <w:rFonts w:ascii="Arial Narrow" w:hAnsi="Arial Narrow" w:cs="Arial"/>
                <w:sz w:val="20"/>
                <w:szCs w:val="20"/>
              </w:rPr>
              <w:t xml:space="preserve">: esta opción permite consultas específicas  por funcionario aduanero, permitiendo la búsqueda por número de Registro o por Apellidos y Nombres, para el periodo solicitado. </w:t>
            </w:r>
          </w:p>
          <w:p w:rsidR="006F046F" w:rsidRPr="004B4A96" w:rsidRDefault="006F046F" w:rsidP="001157F7">
            <w:pPr>
              <w:pStyle w:val="Prrafodelista"/>
              <w:ind w:left="792"/>
              <w:rPr>
                <w:rFonts w:ascii="Arial Narrow" w:hAnsi="Arial Narrow" w:cs="Arial"/>
                <w:sz w:val="20"/>
                <w:szCs w:val="20"/>
              </w:rPr>
            </w:pPr>
            <w:r w:rsidRPr="004B4A96">
              <w:rPr>
                <w:rFonts w:ascii="Arial Narrow" w:hAnsi="Arial Narrow" w:cs="Arial"/>
                <w:sz w:val="20"/>
                <w:szCs w:val="20"/>
              </w:rPr>
              <w:t>Si no se utiliza este filtro, el sistema efectúa la búsqueda considerando los filtros siguientes de los numerales 3.4 y 3.5 del presente requerimiento funcional.</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Régimen aduanero</w:t>
            </w:r>
            <w:r w:rsidRPr="004B4A96">
              <w:rPr>
                <w:rFonts w:ascii="Arial Narrow" w:hAnsi="Arial Narrow" w:cs="Arial"/>
                <w:sz w:val="20"/>
                <w:szCs w:val="20"/>
              </w:rPr>
              <w:t>: campo  donde se selecciona el régimen aduanero al que pertenecen los funcionarios a consultar.</w:t>
            </w:r>
          </w:p>
          <w:p w:rsidR="006F046F" w:rsidRPr="004B4A96" w:rsidRDefault="006F046F" w:rsidP="001157F7">
            <w:pPr>
              <w:pStyle w:val="Prrafodelista"/>
              <w:ind w:left="792"/>
              <w:rPr>
                <w:rFonts w:ascii="Arial Narrow" w:hAnsi="Arial Narrow" w:cs="Arial"/>
                <w:sz w:val="20"/>
                <w:szCs w:val="20"/>
              </w:rPr>
            </w:pPr>
            <w:r w:rsidRPr="004B4A96">
              <w:rPr>
                <w:rFonts w:ascii="Arial Narrow" w:hAnsi="Arial Narrow" w:cs="Arial"/>
                <w:sz w:val="20"/>
                <w:szCs w:val="20"/>
              </w:rPr>
              <w:t>Se deberá mostrar sólo el régimen Envíos de Entrega Rápida – 28.</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Grupo de Funcionarios a Consultar</w:t>
            </w:r>
            <w:r w:rsidRPr="004B4A96">
              <w:rPr>
                <w:rFonts w:ascii="Arial Narrow" w:hAnsi="Arial Narrow" w:cs="Arial"/>
                <w:sz w:val="20"/>
                <w:szCs w:val="20"/>
              </w:rPr>
              <w:t xml:space="preserve">: campo donde se selecciona uno de los Grupos de Funcionarios Aduaneros que se va a consultar. Se mostrarán los Grupos previstos en el </w:t>
            </w:r>
            <w:r w:rsidR="00B66ED0" w:rsidRPr="004B4A96">
              <w:rPr>
                <w:rFonts w:ascii="Arial Narrow" w:hAnsi="Arial Narrow" w:cs="Arial"/>
                <w:sz w:val="20"/>
                <w:szCs w:val="20"/>
              </w:rPr>
              <w:t xml:space="preserve">RNF3 </w:t>
            </w:r>
            <w:r w:rsidRPr="004B4A96">
              <w:rPr>
                <w:rFonts w:ascii="Arial Narrow" w:hAnsi="Arial Narrow" w:cs="Arial"/>
                <w:sz w:val="20"/>
                <w:szCs w:val="20"/>
              </w:rPr>
              <w:t>de esta lista de requerimientos.</w:t>
            </w:r>
          </w:p>
          <w:p w:rsidR="006F046F" w:rsidRPr="004B4A96" w:rsidRDefault="006F046F" w:rsidP="00626B50">
            <w:pPr>
              <w:pStyle w:val="Prrafodelista"/>
              <w:numPr>
                <w:ilvl w:val="1"/>
                <w:numId w:val="5"/>
              </w:numPr>
              <w:rPr>
                <w:rFonts w:ascii="Arial Narrow" w:hAnsi="Arial Narrow" w:cs="Arial"/>
                <w:sz w:val="20"/>
                <w:szCs w:val="20"/>
              </w:rPr>
            </w:pPr>
            <w:r w:rsidRPr="004B4A96">
              <w:rPr>
                <w:rFonts w:ascii="Arial Narrow" w:hAnsi="Arial Narrow" w:cs="Arial"/>
                <w:b/>
                <w:sz w:val="20"/>
                <w:szCs w:val="20"/>
              </w:rPr>
              <w:t>Botón Buscar</w:t>
            </w:r>
            <w:r w:rsidRPr="004B4A96">
              <w:rPr>
                <w:rFonts w:ascii="Arial Narrow" w:hAnsi="Arial Narrow" w:cs="Arial"/>
                <w:sz w:val="20"/>
                <w:szCs w:val="20"/>
              </w:rPr>
              <w:t>: este botón activa el proceso de consulta considerando los criterios seleccionados.</w:t>
            </w:r>
          </w:p>
          <w:p w:rsidR="006F046F" w:rsidRPr="004B4A96" w:rsidRDefault="006F046F" w:rsidP="00626B50">
            <w:pPr>
              <w:pStyle w:val="Prrafodelista"/>
              <w:numPr>
                <w:ilvl w:val="0"/>
                <w:numId w:val="5"/>
              </w:numPr>
              <w:rPr>
                <w:rFonts w:ascii="Arial Narrow" w:hAnsi="Arial Narrow" w:cs="Arial"/>
                <w:sz w:val="20"/>
                <w:szCs w:val="20"/>
              </w:rPr>
            </w:pPr>
            <w:r w:rsidRPr="004B4A96">
              <w:rPr>
                <w:rFonts w:ascii="Arial Narrow" w:hAnsi="Arial Narrow" w:cs="Arial"/>
                <w:sz w:val="20"/>
                <w:szCs w:val="20"/>
              </w:rPr>
              <w:t>El resultado de la consulta será listado según los filtros seleccionados, una vez listada la información por pantalla, ésta podrá ser impresa o exportada en el formato Excel.</w:t>
            </w:r>
          </w:p>
          <w:p w:rsidR="006F046F" w:rsidRPr="004B4A96" w:rsidRDefault="006F046F" w:rsidP="001157F7">
            <w:pPr>
              <w:tabs>
                <w:tab w:val="center" w:pos="1135"/>
              </w:tabs>
              <w:rPr>
                <w:rFonts w:ascii="Arial Narrow" w:hAnsi="Arial Narrow" w:cs="Arial"/>
                <w:sz w:val="20"/>
                <w:szCs w:val="20"/>
              </w:rPr>
            </w:pPr>
            <w:r w:rsidRPr="004B4A96">
              <w:rPr>
                <w:rFonts w:ascii="Arial Narrow" w:hAnsi="Arial Narrow" w:cs="Arial"/>
                <w:sz w:val="20"/>
                <w:szCs w:val="20"/>
              </w:rPr>
              <w:t>Si al consultar se selecciona el filtro de "Funcionario Aduanero" entonces el resultado de la consulta debe incluir dos columnas adicionales, una de "</w:t>
            </w:r>
            <w:r w:rsidRPr="004B4A96">
              <w:rPr>
                <w:rFonts w:ascii="Arial Narrow" w:hAnsi="Arial Narrow" w:cs="Arial"/>
                <w:b/>
                <w:sz w:val="20"/>
                <w:szCs w:val="20"/>
              </w:rPr>
              <w:t>Régimen Aduanero</w:t>
            </w:r>
            <w:r w:rsidRPr="004B4A96">
              <w:rPr>
                <w:rFonts w:ascii="Arial Narrow" w:hAnsi="Arial Narrow" w:cs="Arial"/>
                <w:sz w:val="20"/>
                <w:szCs w:val="20"/>
              </w:rPr>
              <w:t>" y otra de "</w:t>
            </w:r>
            <w:r w:rsidRPr="004B4A96">
              <w:rPr>
                <w:rFonts w:ascii="Arial Narrow" w:hAnsi="Arial Narrow" w:cs="Arial"/>
                <w:b/>
                <w:sz w:val="20"/>
                <w:szCs w:val="20"/>
              </w:rPr>
              <w:t>Grupo de Funcionarios Aduaneros</w:t>
            </w:r>
            <w:r w:rsidRPr="004B4A96">
              <w:rPr>
                <w:rFonts w:ascii="Arial Narrow" w:hAnsi="Arial Narrow" w:cs="Arial"/>
                <w:sz w:val="20"/>
                <w:szCs w:val="20"/>
              </w:rPr>
              <w:t>"</w:t>
            </w:r>
          </w:p>
        </w:tc>
        <w:tc>
          <w:tcPr>
            <w:tcW w:w="851" w:type="dxa"/>
          </w:tcPr>
          <w:p w:rsidR="006F046F" w:rsidRPr="004B4A96" w:rsidRDefault="004979FC" w:rsidP="001157F7">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RIN50</w:t>
            </w:r>
            <w:r w:rsidR="0013352A" w:rsidRPr="004B4A96">
              <w:rPr>
                <w:rFonts w:ascii="Arial Narrow" w:eastAsia="Times New Roman" w:hAnsi="Arial Narrow"/>
              </w:rPr>
              <w:t xml:space="preserve"> RF6</w:t>
            </w:r>
          </w:p>
        </w:tc>
        <w:tc>
          <w:tcPr>
            <w:tcW w:w="1417" w:type="dxa"/>
          </w:tcPr>
          <w:p w:rsidR="006F046F" w:rsidRPr="004B4A96" w:rsidRDefault="006F046F"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6F046F" w:rsidRPr="004B4A96" w:rsidTr="00B43A4C">
        <w:tc>
          <w:tcPr>
            <w:tcW w:w="426" w:type="dxa"/>
          </w:tcPr>
          <w:p w:rsidR="006F046F" w:rsidRPr="004B4A96" w:rsidRDefault="006F046F"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3</w:t>
            </w:r>
          </w:p>
        </w:tc>
        <w:tc>
          <w:tcPr>
            <w:tcW w:w="1417" w:type="dxa"/>
          </w:tcPr>
          <w:p w:rsidR="006F046F" w:rsidRPr="004B4A96" w:rsidRDefault="006F046F" w:rsidP="000D5ED2">
            <w:pPr>
              <w:rPr>
                <w:rFonts w:ascii="Arial Narrow" w:hAnsi="Arial Narrow" w:cs="Arial"/>
                <w:sz w:val="20"/>
                <w:szCs w:val="20"/>
              </w:rPr>
            </w:pPr>
            <w:r w:rsidRPr="004B4A96">
              <w:rPr>
                <w:rFonts w:ascii="Arial Narrow" w:hAnsi="Arial Narrow" w:cs="Arial"/>
                <w:sz w:val="20"/>
                <w:szCs w:val="20"/>
              </w:rPr>
              <w:t xml:space="preserve">Ánforas para Sorteo de  DSEER de canal </w:t>
            </w:r>
            <w:r w:rsidRPr="004B4A96">
              <w:rPr>
                <w:rFonts w:ascii="Arial Narrow" w:hAnsi="Arial Narrow" w:cs="Arial"/>
                <w:sz w:val="20"/>
                <w:szCs w:val="20"/>
              </w:rPr>
              <w:lastRenderedPageBreak/>
              <w:t>rojo</w:t>
            </w:r>
          </w:p>
        </w:tc>
        <w:tc>
          <w:tcPr>
            <w:tcW w:w="9639" w:type="dxa"/>
          </w:tcPr>
          <w:p w:rsidR="006F046F" w:rsidRPr="004B4A96" w:rsidRDefault="0098195A" w:rsidP="003C038B">
            <w:pPr>
              <w:pStyle w:val="NormalWeb"/>
              <w:spacing w:before="0" w:beforeAutospacing="0" w:after="0" w:afterAutospacing="0"/>
              <w:rPr>
                <w:rFonts w:ascii="Arial Narrow" w:hAnsi="Arial Narrow"/>
              </w:rPr>
            </w:pPr>
            <w:r w:rsidRPr="004B4A96">
              <w:rPr>
                <w:rFonts w:ascii="Arial Narrow" w:hAnsi="Arial Narrow"/>
              </w:rPr>
              <w:lastRenderedPageBreak/>
              <w:t xml:space="preserve">Las DSEER con canal rojo se almacenarán en el </w:t>
            </w:r>
            <w:r w:rsidR="006F046F" w:rsidRPr="004B4A96">
              <w:rPr>
                <w:rFonts w:ascii="Arial Narrow" w:hAnsi="Arial Narrow"/>
                <w:b/>
              </w:rPr>
              <w:t>Ánfora de Canal Rojo EER</w:t>
            </w:r>
            <w:r w:rsidR="006F046F" w:rsidRPr="004B4A96">
              <w:rPr>
                <w:rFonts w:ascii="Arial Narrow" w:hAnsi="Arial Narrow"/>
              </w:rPr>
              <w:t xml:space="preserve">, conforme a lo  previsto en las reglas </w:t>
            </w:r>
            <w:r w:rsidR="00A629F6" w:rsidRPr="004B4A96">
              <w:rPr>
                <w:rFonts w:ascii="Arial Narrow" w:eastAsia="Times New Roman" w:hAnsi="Arial Narrow"/>
                <w:b/>
                <w:color w:val="0000FF"/>
              </w:rPr>
              <w:t>R2191</w:t>
            </w:r>
            <w:r w:rsidR="006F046F" w:rsidRPr="004B4A96">
              <w:rPr>
                <w:rFonts w:ascii="Arial Narrow" w:hAnsi="Arial Narrow"/>
              </w:rPr>
              <w:t>.</w:t>
            </w:r>
          </w:p>
          <w:p w:rsidR="00016AEB" w:rsidRPr="004B4A96" w:rsidRDefault="00016AEB" w:rsidP="003C038B">
            <w:pPr>
              <w:pStyle w:val="NormalWeb"/>
              <w:spacing w:before="0" w:beforeAutospacing="0" w:after="0" w:afterAutospacing="0"/>
              <w:rPr>
                <w:rFonts w:ascii="Arial Narrow" w:hAnsi="Arial Narrow"/>
              </w:rPr>
            </w:pPr>
            <w:r w:rsidRPr="004B4A96">
              <w:rPr>
                <w:rFonts w:ascii="Arial Narrow" w:hAnsi="Arial Narrow"/>
              </w:rPr>
              <w:t>El funcionario aduanero registre los códigos 04 o 05 como resultado del Reconocimiento Físico.</w:t>
            </w:r>
          </w:p>
          <w:p w:rsidR="006F046F" w:rsidRPr="004B4A96" w:rsidRDefault="006F046F" w:rsidP="003C038B">
            <w:pPr>
              <w:pStyle w:val="NormalWeb"/>
              <w:spacing w:before="0" w:beforeAutospacing="0" w:after="0" w:afterAutospacing="0"/>
              <w:rPr>
                <w:rFonts w:ascii="Arial Narrow" w:hAnsi="Arial Narrow"/>
              </w:rPr>
            </w:pPr>
            <w:r w:rsidRPr="004B4A96">
              <w:rPr>
                <w:rFonts w:ascii="Arial Narrow" w:hAnsi="Arial Narrow"/>
              </w:rPr>
              <w:t xml:space="preserve">El sistema debe bloquear el ingreso al </w:t>
            </w:r>
            <w:r w:rsidRPr="004B4A96">
              <w:rPr>
                <w:rFonts w:ascii="Arial Narrow" w:hAnsi="Arial Narrow"/>
                <w:b/>
              </w:rPr>
              <w:t>ánfora de canal rojo EER</w:t>
            </w:r>
            <w:r w:rsidRPr="004B4A96">
              <w:rPr>
                <w:rFonts w:ascii="Arial Narrow" w:hAnsi="Arial Narrow"/>
              </w:rPr>
              <w:t xml:space="preserve">, aquellas DSEER que se encuentren dentro de los alcances de </w:t>
            </w:r>
            <w:r w:rsidRPr="004B4A96">
              <w:rPr>
                <w:rFonts w:ascii="Arial Narrow" w:hAnsi="Arial Narrow"/>
              </w:rPr>
              <w:lastRenderedPageBreak/>
              <w:t xml:space="preserve">la Regla </w:t>
            </w:r>
            <w:r w:rsidRPr="004B4A96">
              <w:rPr>
                <w:rFonts w:ascii="Arial Narrow" w:hAnsi="Arial Narrow"/>
                <w:b/>
                <w:bCs/>
                <w:color w:val="A80000"/>
                <w:lang w:eastAsia="es-PE"/>
              </w:rPr>
              <w:t>R1316</w:t>
            </w:r>
            <w:r w:rsidR="0098195A" w:rsidRPr="004B4A96">
              <w:rPr>
                <w:rFonts w:ascii="Arial Narrow" w:hAnsi="Arial Narrow"/>
              </w:rPr>
              <w:t>.</w:t>
            </w:r>
          </w:p>
          <w:p w:rsidR="00016AEB" w:rsidRPr="004B4A96" w:rsidRDefault="00016AEB" w:rsidP="003C038B">
            <w:pPr>
              <w:pStyle w:val="NormalWeb"/>
              <w:spacing w:before="0" w:beforeAutospacing="0" w:after="0" w:afterAutospacing="0"/>
              <w:rPr>
                <w:rFonts w:ascii="Arial Narrow" w:hAnsi="Arial Narrow"/>
              </w:rPr>
            </w:pPr>
          </w:p>
        </w:tc>
        <w:tc>
          <w:tcPr>
            <w:tcW w:w="851" w:type="dxa"/>
          </w:tcPr>
          <w:p w:rsidR="006F046F" w:rsidRPr="004B4A96" w:rsidRDefault="004979FC" w:rsidP="0090456A">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RIN50</w:t>
            </w:r>
            <w:r w:rsidR="00FD392D" w:rsidRPr="004B4A96">
              <w:rPr>
                <w:rFonts w:ascii="Arial Narrow" w:eastAsia="Times New Roman" w:hAnsi="Arial Narrow"/>
              </w:rPr>
              <w:t xml:space="preserve"> RF</w:t>
            </w:r>
            <w:r w:rsidR="0090456A" w:rsidRPr="004B4A96">
              <w:rPr>
                <w:rFonts w:ascii="Arial Narrow" w:eastAsia="Times New Roman" w:hAnsi="Arial Narrow"/>
              </w:rPr>
              <w:t>5</w:t>
            </w:r>
          </w:p>
          <w:p w:rsidR="0090456A" w:rsidRPr="004B4A96" w:rsidRDefault="0090456A" w:rsidP="0090456A">
            <w:pPr>
              <w:pStyle w:val="NormalWeb"/>
              <w:spacing w:before="0" w:beforeAutospacing="0" w:after="0" w:afterAutospacing="0"/>
              <w:rPr>
                <w:rFonts w:ascii="Arial Narrow" w:hAnsi="Arial Narrow"/>
                <w:b/>
                <w:bCs/>
                <w:color w:val="0000FF"/>
                <w:lang w:eastAsia="es-PE"/>
              </w:rPr>
            </w:pPr>
            <w:r w:rsidRPr="004B4A96">
              <w:rPr>
                <w:rFonts w:ascii="Arial Narrow" w:eastAsia="Times New Roman" w:hAnsi="Arial Narrow"/>
                <w:b/>
                <w:color w:val="0000FF"/>
              </w:rPr>
              <w:t>R2191</w:t>
            </w:r>
          </w:p>
          <w:p w:rsidR="0090456A" w:rsidRPr="004B4A96" w:rsidRDefault="0090456A" w:rsidP="0090456A">
            <w:pPr>
              <w:pStyle w:val="NormalWeb"/>
              <w:spacing w:before="0" w:beforeAutospacing="0" w:after="0" w:afterAutospacing="0"/>
              <w:rPr>
                <w:rFonts w:ascii="Arial Narrow" w:eastAsia="Times New Roman" w:hAnsi="Arial Narrow"/>
              </w:rPr>
            </w:pPr>
            <w:r w:rsidRPr="004B4A96">
              <w:rPr>
                <w:rFonts w:ascii="Arial Narrow" w:hAnsi="Arial Narrow"/>
                <w:b/>
                <w:bCs/>
                <w:color w:val="A80000"/>
                <w:lang w:eastAsia="es-PE"/>
              </w:rPr>
              <w:lastRenderedPageBreak/>
              <w:t>R1316</w:t>
            </w:r>
          </w:p>
        </w:tc>
        <w:tc>
          <w:tcPr>
            <w:tcW w:w="1417" w:type="dxa"/>
          </w:tcPr>
          <w:p w:rsidR="006F046F" w:rsidRPr="004B4A96" w:rsidRDefault="006F046F" w:rsidP="000D5ED2">
            <w:pPr>
              <w:pStyle w:val="NormalWeb"/>
              <w:spacing w:before="0" w:beforeAutospacing="0" w:after="0" w:afterAutospacing="0"/>
              <w:rPr>
                <w:rFonts w:ascii="Arial Narrow" w:eastAsia="Times New Roman" w:hAnsi="Arial Narrow"/>
              </w:rPr>
            </w:pPr>
          </w:p>
        </w:tc>
      </w:tr>
      <w:tr w:rsidR="00FD392D" w:rsidRPr="004B4A96" w:rsidTr="00B43A4C">
        <w:tc>
          <w:tcPr>
            <w:tcW w:w="426" w:type="dxa"/>
          </w:tcPr>
          <w:p w:rsidR="00FD392D" w:rsidRPr="004B4A96" w:rsidRDefault="00FD392D"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4</w:t>
            </w:r>
          </w:p>
        </w:tc>
        <w:tc>
          <w:tcPr>
            <w:tcW w:w="1417" w:type="dxa"/>
          </w:tcPr>
          <w:p w:rsidR="00FD392D" w:rsidRPr="004B4A96" w:rsidRDefault="00FD392D" w:rsidP="00C77F95">
            <w:pPr>
              <w:rPr>
                <w:rFonts w:ascii="Arial Narrow" w:hAnsi="Arial Narrow" w:cs="Arial"/>
                <w:sz w:val="20"/>
                <w:szCs w:val="20"/>
              </w:rPr>
            </w:pPr>
            <w:r w:rsidRPr="004B4A96">
              <w:rPr>
                <w:rFonts w:ascii="Arial Narrow" w:hAnsi="Arial Narrow" w:cs="Arial"/>
                <w:sz w:val="20"/>
                <w:szCs w:val="20"/>
              </w:rPr>
              <w:t xml:space="preserve">Criterios de </w:t>
            </w:r>
            <w:r w:rsidR="001B26E1" w:rsidRPr="004B4A96">
              <w:rPr>
                <w:rFonts w:ascii="Arial Narrow" w:hAnsi="Arial Narrow" w:cs="Arial"/>
                <w:sz w:val="20"/>
                <w:szCs w:val="20"/>
              </w:rPr>
              <w:t>Carga Laboral</w:t>
            </w:r>
          </w:p>
        </w:tc>
        <w:tc>
          <w:tcPr>
            <w:tcW w:w="9639" w:type="dxa"/>
          </w:tcPr>
          <w:p w:rsidR="00FD392D" w:rsidRPr="004B4A96" w:rsidRDefault="00FD392D" w:rsidP="00FF60D2">
            <w:pPr>
              <w:rPr>
                <w:rFonts w:ascii="Arial Narrow" w:hAnsi="Arial Narrow" w:cs="Arial"/>
                <w:sz w:val="20"/>
                <w:szCs w:val="20"/>
              </w:rPr>
            </w:pPr>
            <w:r w:rsidRPr="004B4A96">
              <w:rPr>
                <w:rFonts w:ascii="Arial Narrow" w:hAnsi="Arial Narrow" w:cs="Arial"/>
                <w:sz w:val="20"/>
                <w:szCs w:val="20"/>
              </w:rPr>
              <w:t>Adecuar, para EER, el Catálogo denominado "</w:t>
            </w:r>
            <w:r w:rsidRPr="004B4A96">
              <w:rPr>
                <w:rFonts w:ascii="Arial Narrow" w:hAnsi="Arial Narrow" w:cs="Arial"/>
                <w:b/>
                <w:sz w:val="20"/>
                <w:szCs w:val="20"/>
              </w:rPr>
              <w:t>Criterios de Carga Laboral</w:t>
            </w:r>
            <w:r w:rsidRPr="004B4A96">
              <w:rPr>
                <w:rFonts w:ascii="Arial Narrow" w:hAnsi="Arial Narrow" w:cs="Arial"/>
                <w:sz w:val="20"/>
                <w:szCs w:val="20"/>
              </w:rPr>
              <w:t>" el cual contendrá los siguientes Criterios para determinar la Carga Laboral por declaración y sus respectivos pesos, sujeto a registro de vigencias y actualizaciones:</w:t>
            </w:r>
          </w:p>
          <w:p w:rsidR="00FD392D" w:rsidRPr="004B4A96" w:rsidRDefault="00FD392D" w:rsidP="00626B50">
            <w:pPr>
              <w:pStyle w:val="Prrafodelista"/>
              <w:numPr>
                <w:ilvl w:val="0"/>
                <w:numId w:val="6"/>
              </w:numPr>
              <w:rPr>
                <w:rFonts w:ascii="Arial Narrow" w:hAnsi="Arial Narrow" w:cs="Arial"/>
                <w:sz w:val="20"/>
                <w:szCs w:val="20"/>
              </w:rPr>
            </w:pPr>
            <w:r w:rsidRPr="004B4A96">
              <w:rPr>
                <w:rFonts w:ascii="Arial Narrow" w:hAnsi="Arial Narrow" w:cs="Arial"/>
                <w:b/>
                <w:sz w:val="20"/>
                <w:szCs w:val="20"/>
              </w:rPr>
              <w:t>Criterio de Cantidad de series</w:t>
            </w:r>
            <w:r w:rsidRPr="004B4A96">
              <w:rPr>
                <w:rFonts w:ascii="Arial Narrow" w:hAnsi="Arial Narrow" w:cs="Arial"/>
                <w:sz w:val="20"/>
                <w:szCs w:val="20"/>
              </w:rPr>
              <w:t xml:space="preserve">: Considera que cuanto más series tenga una declaración mayor es la carga de trabajo para el funcionario aduanero al atender dicha declaración. El peso para este criterio se asignará a cada declaración en función a la tabla diseñada para tal fin según el </w:t>
            </w:r>
            <w:hyperlink w:anchor="_ANEXO_04" w:history="1">
              <w:r w:rsidRPr="004B4A96">
                <w:rPr>
                  <w:rStyle w:val="Hipervnculo"/>
                  <w:rFonts w:ascii="Arial Narrow" w:eastAsia="Arial Unicode MS" w:hAnsi="Arial Narrow"/>
                  <w:b/>
                  <w:szCs w:val="20"/>
                </w:rPr>
                <w:t>ANEXO 0</w:t>
              </w:r>
            </w:hyperlink>
            <w:r w:rsidRPr="004B4A96">
              <w:rPr>
                <w:rStyle w:val="Hipervnculo"/>
                <w:rFonts w:ascii="Arial Narrow" w:eastAsia="Arial Unicode MS" w:hAnsi="Arial Narrow"/>
                <w:b/>
                <w:szCs w:val="20"/>
              </w:rPr>
              <w:t>3</w:t>
            </w:r>
            <w:r w:rsidRPr="004B4A96">
              <w:rPr>
                <w:rFonts w:ascii="Arial Narrow" w:hAnsi="Arial Narrow" w:cs="Arial"/>
                <w:sz w:val="20"/>
                <w:szCs w:val="20"/>
              </w:rPr>
              <w:t>. Corresponde al rango donde se ubica la cantidad de series que tenga la declaración.</w:t>
            </w:r>
          </w:p>
          <w:p w:rsidR="00FD392D" w:rsidRPr="004B4A96" w:rsidRDefault="00FD392D" w:rsidP="00626B50">
            <w:pPr>
              <w:pStyle w:val="Prrafodelista"/>
              <w:numPr>
                <w:ilvl w:val="0"/>
                <w:numId w:val="6"/>
              </w:numPr>
              <w:rPr>
                <w:rFonts w:ascii="Arial Narrow" w:hAnsi="Arial Narrow" w:cs="Arial"/>
                <w:sz w:val="20"/>
                <w:szCs w:val="20"/>
              </w:rPr>
            </w:pPr>
            <w:r w:rsidRPr="004B4A96">
              <w:rPr>
                <w:rFonts w:ascii="Arial Narrow" w:hAnsi="Arial Narrow" w:cs="Arial"/>
                <w:b/>
                <w:sz w:val="20"/>
                <w:szCs w:val="20"/>
              </w:rPr>
              <w:t>Criterio de Régimen de precedencia</w:t>
            </w:r>
            <w:r w:rsidRPr="004B4A96">
              <w:rPr>
                <w:rFonts w:ascii="Arial Narrow" w:hAnsi="Arial Narrow" w:cs="Arial"/>
                <w:sz w:val="20"/>
                <w:szCs w:val="20"/>
              </w:rPr>
              <w:t xml:space="preserve">: Considera que si una declaración tiene un régimen precedente mayor es la carga de trabajo para el funcionario aduanero al atender dicha declaración respecto a la que no lo tiene. El peso para este criterio se asignará a cada declaración en función a la tabla diseñada para tal fin según el </w:t>
            </w:r>
            <w:hyperlink w:anchor="_ANEXO_04" w:history="1">
              <w:r w:rsidRPr="004B4A96">
                <w:rPr>
                  <w:rStyle w:val="Hipervnculo"/>
                  <w:rFonts w:ascii="Arial Narrow" w:eastAsia="Arial Unicode MS" w:hAnsi="Arial Narrow"/>
                  <w:b/>
                  <w:szCs w:val="20"/>
                </w:rPr>
                <w:t>ANEXO 03</w:t>
              </w:r>
            </w:hyperlink>
            <w:r w:rsidRPr="004B4A96">
              <w:rPr>
                <w:rFonts w:ascii="Arial Narrow" w:hAnsi="Arial Narrow" w:cs="Arial"/>
                <w:b/>
                <w:sz w:val="20"/>
                <w:szCs w:val="20"/>
              </w:rPr>
              <w:t>.</w:t>
            </w:r>
          </w:p>
          <w:p w:rsidR="00FD392D" w:rsidRPr="004B4A96" w:rsidRDefault="00FD392D" w:rsidP="00626B50">
            <w:pPr>
              <w:pStyle w:val="Prrafodelista"/>
              <w:numPr>
                <w:ilvl w:val="0"/>
                <w:numId w:val="6"/>
              </w:numPr>
              <w:rPr>
                <w:rFonts w:ascii="Arial Narrow" w:hAnsi="Arial Narrow" w:cs="Arial"/>
                <w:sz w:val="20"/>
                <w:szCs w:val="20"/>
              </w:rPr>
            </w:pPr>
            <w:r w:rsidRPr="004B4A96">
              <w:rPr>
                <w:rFonts w:ascii="Arial Narrow" w:hAnsi="Arial Narrow" w:cs="Arial"/>
                <w:b/>
                <w:sz w:val="20"/>
                <w:szCs w:val="20"/>
              </w:rPr>
              <w:t>Criterio de Riesgo por mercancía restringida</w:t>
            </w:r>
            <w:r w:rsidRPr="004B4A96">
              <w:rPr>
                <w:rFonts w:ascii="Arial Narrow" w:hAnsi="Arial Narrow" w:cs="Arial"/>
                <w:sz w:val="20"/>
                <w:szCs w:val="20"/>
              </w:rPr>
              <w:t xml:space="preserve">: Considera que si una declaración tiene Indicador por mercancía restringida, mayor es la carga de trabajo para el funcionario aduanero al atender dicha declaración respecto a la que no la tiene. El peso para este criterio se asignará a cada declaración en función a la tabla diseñada para tal fin según el </w:t>
            </w:r>
            <w:r w:rsidRPr="004B4A96">
              <w:rPr>
                <w:rStyle w:val="Hipervnculo"/>
                <w:rFonts w:ascii="Arial Narrow" w:eastAsia="Arial Unicode MS" w:hAnsi="Arial Narrow"/>
                <w:b/>
              </w:rPr>
              <w:t>ANEXO 03</w:t>
            </w:r>
            <w:r w:rsidRPr="004B4A96">
              <w:rPr>
                <w:rFonts w:ascii="Arial Narrow" w:hAnsi="Arial Narrow" w:cs="Arial"/>
                <w:sz w:val="20"/>
                <w:szCs w:val="20"/>
              </w:rPr>
              <w:t>.</w:t>
            </w:r>
          </w:p>
        </w:tc>
        <w:tc>
          <w:tcPr>
            <w:tcW w:w="851" w:type="dxa"/>
          </w:tcPr>
          <w:p w:rsidR="00FD392D" w:rsidRPr="004B4A96" w:rsidRDefault="004979FC" w:rsidP="003C038B">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RIN50</w:t>
            </w:r>
            <w:r w:rsidR="00FD392D" w:rsidRPr="004B4A96">
              <w:rPr>
                <w:rFonts w:ascii="Arial Narrow" w:eastAsia="Times New Roman" w:hAnsi="Arial Narrow"/>
              </w:rPr>
              <w:t xml:space="preserve"> RF</w:t>
            </w:r>
            <w:r w:rsidR="003C038B" w:rsidRPr="004B4A96">
              <w:rPr>
                <w:rFonts w:ascii="Arial Narrow" w:eastAsia="Times New Roman" w:hAnsi="Arial Narrow"/>
              </w:rPr>
              <w:t>6</w:t>
            </w:r>
          </w:p>
        </w:tc>
        <w:tc>
          <w:tcPr>
            <w:tcW w:w="1417" w:type="dxa"/>
          </w:tcPr>
          <w:p w:rsidR="00FD392D" w:rsidRPr="004B4A96" w:rsidRDefault="00FD392D"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FD392D" w:rsidRPr="004B4A96" w:rsidTr="00B43A4C">
        <w:tc>
          <w:tcPr>
            <w:tcW w:w="426" w:type="dxa"/>
          </w:tcPr>
          <w:p w:rsidR="00FD392D" w:rsidRPr="004B4A96" w:rsidRDefault="00FD392D"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5</w:t>
            </w:r>
          </w:p>
        </w:tc>
        <w:tc>
          <w:tcPr>
            <w:tcW w:w="1417" w:type="dxa"/>
          </w:tcPr>
          <w:p w:rsidR="00FD392D" w:rsidRPr="004B4A96" w:rsidRDefault="00FD392D" w:rsidP="00C77F95">
            <w:pPr>
              <w:rPr>
                <w:rFonts w:ascii="Arial Narrow" w:hAnsi="Arial Narrow" w:cs="Arial"/>
                <w:sz w:val="20"/>
                <w:szCs w:val="20"/>
              </w:rPr>
            </w:pPr>
            <w:r w:rsidRPr="004B4A96">
              <w:rPr>
                <w:rFonts w:ascii="Arial Narrow" w:hAnsi="Arial Narrow" w:cs="Arial"/>
                <w:sz w:val="20"/>
                <w:szCs w:val="20"/>
              </w:rPr>
              <w:t>Registro de la Ponderación de los Criterios para determinar la Carga Laboral por declaración</w:t>
            </w:r>
          </w:p>
        </w:tc>
        <w:tc>
          <w:tcPr>
            <w:tcW w:w="9639" w:type="dxa"/>
          </w:tcPr>
          <w:p w:rsidR="00FD392D" w:rsidRPr="004B4A96" w:rsidRDefault="00FD392D" w:rsidP="00626B50">
            <w:pPr>
              <w:pStyle w:val="Prrafodelista"/>
              <w:numPr>
                <w:ilvl w:val="0"/>
                <w:numId w:val="7"/>
              </w:numPr>
              <w:rPr>
                <w:rFonts w:ascii="Arial Narrow" w:hAnsi="Arial Narrow" w:cs="Arial"/>
                <w:sz w:val="20"/>
                <w:szCs w:val="20"/>
              </w:rPr>
            </w:pPr>
            <w:r w:rsidRPr="004B4A96">
              <w:rPr>
                <w:rFonts w:ascii="Arial Narrow" w:hAnsi="Arial Narrow" w:cs="Arial"/>
                <w:sz w:val="20"/>
                <w:szCs w:val="20"/>
              </w:rPr>
              <w:t>Adecuar la opción "</w:t>
            </w:r>
            <w:r w:rsidRPr="004B4A96">
              <w:rPr>
                <w:rFonts w:ascii="Arial Narrow" w:hAnsi="Arial Narrow" w:cs="Arial"/>
                <w:b/>
                <w:sz w:val="20"/>
                <w:szCs w:val="20"/>
              </w:rPr>
              <w:t>Ponderación de Criterios</w:t>
            </w:r>
            <w:r w:rsidRPr="004B4A96">
              <w:rPr>
                <w:rFonts w:ascii="Arial Narrow" w:hAnsi="Arial Narrow" w:cs="Arial"/>
                <w:sz w:val="20"/>
                <w:szCs w:val="20"/>
              </w:rPr>
              <w:t xml:space="preserve">", para que el funcionario aduanero encargado del área (Jefe que administra el régimen respectivo) con el Rol Jefe </w:t>
            </w:r>
            <w:r w:rsidR="00FD5923" w:rsidRPr="004B4A96">
              <w:rPr>
                <w:rFonts w:ascii="Arial Narrow" w:hAnsi="Arial Narrow" w:cs="Arial"/>
                <w:sz w:val="20"/>
                <w:szCs w:val="20"/>
              </w:rPr>
              <w:t>del Régimen Envíos de Entrega Rápida y del área de oficiales</w:t>
            </w:r>
            <w:r w:rsidRPr="004B4A96">
              <w:rPr>
                <w:rFonts w:ascii="Arial Narrow" w:hAnsi="Arial Narrow" w:cs="Arial"/>
                <w:sz w:val="20"/>
                <w:szCs w:val="20"/>
              </w:rPr>
              <w:t xml:space="preserve">, registre los porcentajes de importancia atribuido a cada uno de los Criterios, previstos en el punto 4 de esta lista de requerimientos, para determinar la Carga Laboral por declaración de manera tal que sumen el 100%. Según </w:t>
            </w:r>
            <w:hyperlink w:anchor="_ANEXO_05" w:history="1">
              <w:r w:rsidRPr="004B4A96">
                <w:rPr>
                  <w:rStyle w:val="Hipervnculo"/>
                  <w:rFonts w:ascii="Arial Narrow" w:eastAsia="Arial Unicode MS" w:hAnsi="Arial Narrow"/>
                  <w:b/>
                  <w:szCs w:val="20"/>
                </w:rPr>
                <w:t>ANEXO 04</w:t>
              </w:r>
            </w:hyperlink>
          </w:p>
          <w:p w:rsidR="00FD392D" w:rsidRPr="004B4A96" w:rsidRDefault="00FD392D" w:rsidP="00626B50">
            <w:pPr>
              <w:pStyle w:val="Prrafodelista"/>
              <w:numPr>
                <w:ilvl w:val="0"/>
                <w:numId w:val="7"/>
              </w:numPr>
              <w:rPr>
                <w:rFonts w:ascii="Arial Narrow" w:hAnsi="Arial Narrow" w:cs="Arial"/>
                <w:sz w:val="20"/>
                <w:szCs w:val="20"/>
              </w:rPr>
            </w:pPr>
            <w:r w:rsidRPr="004B4A96">
              <w:rPr>
                <w:rFonts w:ascii="Arial Narrow" w:hAnsi="Arial Narrow" w:cs="Arial"/>
                <w:sz w:val="20"/>
                <w:szCs w:val="20"/>
              </w:rPr>
              <w:t>Los porcentajes se deben consignar en cifra entera (sin decimales), pudiendo ser "cero" (0) pero en ningún caso podrá ser “cien” (100).</w:t>
            </w:r>
          </w:p>
          <w:p w:rsidR="00FD392D" w:rsidRPr="004B4A96" w:rsidRDefault="00FD392D" w:rsidP="00626B50">
            <w:pPr>
              <w:pStyle w:val="Prrafodelista"/>
              <w:numPr>
                <w:ilvl w:val="0"/>
                <w:numId w:val="7"/>
              </w:numPr>
              <w:rPr>
                <w:rFonts w:ascii="Arial Narrow" w:hAnsi="Arial Narrow" w:cs="Arial"/>
                <w:sz w:val="20"/>
                <w:szCs w:val="20"/>
              </w:rPr>
            </w:pPr>
            <w:r w:rsidRPr="004B4A96">
              <w:rPr>
                <w:rFonts w:ascii="Arial Narrow" w:hAnsi="Arial Narrow" w:cs="Arial"/>
                <w:sz w:val="20"/>
                <w:szCs w:val="20"/>
              </w:rPr>
              <w:t>Cuando se omita algún porcentaje, el sistema no dejará grabar la información, mostrando el mensaje de error: “Complete los porcentajes de ponderación”, incluso en caso de ser cero deberá consignar dicha cifra.</w:t>
            </w:r>
          </w:p>
          <w:p w:rsidR="00FD392D" w:rsidRPr="004B4A96" w:rsidRDefault="00FD392D" w:rsidP="00626B50">
            <w:pPr>
              <w:pStyle w:val="Prrafodelista"/>
              <w:numPr>
                <w:ilvl w:val="0"/>
                <w:numId w:val="7"/>
              </w:numPr>
              <w:rPr>
                <w:rFonts w:ascii="Arial Narrow" w:hAnsi="Arial Narrow" w:cs="Arial"/>
                <w:sz w:val="20"/>
                <w:szCs w:val="20"/>
              </w:rPr>
            </w:pPr>
            <w:r w:rsidRPr="004B4A96">
              <w:rPr>
                <w:rFonts w:ascii="Arial Narrow" w:hAnsi="Arial Narrow" w:cs="Arial"/>
                <w:sz w:val="20"/>
                <w:szCs w:val="20"/>
              </w:rPr>
              <w:t>Cuando la sumatoria de los porcentajes no sea igual al 100%, el sistema no dejará grabar la información, mostrando el mensaje de error: “Ponderaciones consignadas no suman el 100%, sírvase verificar".</w:t>
            </w:r>
          </w:p>
          <w:p w:rsidR="00FD392D" w:rsidRPr="004B4A96" w:rsidRDefault="00FD392D" w:rsidP="00626B50">
            <w:pPr>
              <w:pStyle w:val="Prrafodelista"/>
              <w:numPr>
                <w:ilvl w:val="0"/>
                <w:numId w:val="7"/>
              </w:numPr>
              <w:rPr>
                <w:rFonts w:ascii="Arial Narrow" w:hAnsi="Arial Narrow" w:cs="Arial"/>
                <w:sz w:val="20"/>
                <w:szCs w:val="20"/>
              </w:rPr>
            </w:pPr>
            <w:r w:rsidRPr="004B4A96">
              <w:rPr>
                <w:rFonts w:ascii="Arial Narrow" w:hAnsi="Arial Narrow" w:cs="Arial"/>
                <w:sz w:val="20"/>
                <w:szCs w:val="20"/>
              </w:rPr>
              <w:t xml:space="preserve">Registrados los porcentajes para cada Criterio para determinar la Carga Laboral por declaración conforme a los numerales anteriores, al momento de presionar el botón "Grabar" el sistema mostrará el siguiente mensaje: </w:t>
            </w:r>
          </w:p>
          <w:p w:rsidR="00FD392D" w:rsidRPr="004B4A96" w:rsidRDefault="00FD392D" w:rsidP="00626B50">
            <w:pPr>
              <w:pStyle w:val="Prrafodelista"/>
              <w:numPr>
                <w:ilvl w:val="0"/>
                <w:numId w:val="8"/>
              </w:numPr>
              <w:ind w:hanging="158"/>
              <w:rPr>
                <w:rFonts w:ascii="Arial Narrow" w:hAnsi="Arial Narrow" w:cs="Arial"/>
                <w:sz w:val="20"/>
                <w:szCs w:val="20"/>
              </w:rPr>
            </w:pPr>
            <w:r w:rsidRPr="004B4A96">
              <w:rPr>
                <w:rFonts w:ascii="Arial Narrow" w:hAnsi="Arial Narrow" w:cs="Arial"/>
                <w:sz w:val="20"/>
                <w:szCs w:val="20"/>
              </w:rPr>
              <w:t>“Registro de porcentajes completado, seguro de grabar la información registrada?” acompañada de las opciones "SI" y "NO":</w:t>
            </w:r>
          </w:p>
          <w:p w:rsidR="00FD392D" w:rsidRPr="004B4A96" w:rsidRDefault="00FD392D" w:rsidP="00626B50">
            <w:pPr>
              <w:pStyle w:val="Prrafodelista"/>
              <w:numPr>
                <w:ilvl w:val="0"/>
                <w:numId w:val="8"/>
              </w:numPr>
              <w:ind w:hanging="158"/>
              <w:rPr>
                <w:rFonts w:ascii="Arial Narrow" w:hAnsi="Arial Narrow" w:cs="Arial"/>
                <w:sz w:val="20"/>
                <w:szCs w:val="20"/>
              </w:rPr>
            </w:pPr>
            <w:r w:rsidRPr="004B4A96">
              <w:rPr>
                <w:rFonts w:ascii="Arial Narrow" w:hAnsi="Arial Narrow" w:cs="Arial"/>
                <w:sz w:val="20"/>
                <w:szCs w:val="20"/>
              </w:rPr>
              <w:t>Al presionar la opción “SI”, grabará la información de los porcentajes asignados para cada Criterios para determinar la Carga Laboral.</w:t>
            </w:r>
          </w:p>
          <w:p w:rsidR="00FD392D" w:rsidRPr="004B4A96" w:rsidRDefault="00FD392D" w:rsidP="00626B50">
            <w:pPr>
              <w:pStyle w:val="Prrafodelista"/>
              <w:numPr>
                <w:ilvl w:val="0"/>
                <w:numId w:val="8"/>
              </w:numPr>
              <w:ind w:hanging="158"/>
              <w:rPr>
                <w:rFonts w:ascii="Arial Narrow" w:hAnsi="Arial Narrow" w:cs="Arial"/>
                <w:sz w:val="20"/>
                <w:szCs w:val="20"/>
              </w:rPr>
            </w:pPr>
            <w:r w:rsidRPr="004B4A96">
              <w:rPr>
                <w:rFonts w:ascii="Arial Narrow" w:hAnsi="Arial Narrow" w:cs="Arial"/>
                <w:sz w:val="20"/>
                <w:szCs w:val="20"/>
              </w:rPr>
              <w:t>Al presionar la opción “NO”, retornará a la pantalla de registro, donde podrá corregir alguno de los porcentajes ingresados incorrectamente.</w:t>
            </w:r>
          </w:p>
          <w:p w:rsidR="00FD392D" w:rsidRPr="004B4A96" w:rsidRDefault="00FD392D" w:rsidP="00626B50">
            <w:pPr>
              <w:pStyle w:val="Prrafodelista"/>
              <w:numPr>
                <w:ilvl w:val="0"/>
                <w:numId w:val="7"/>
              </w:numPr>
              <w:rPr>
                <w:rFonts w:ascii="Arial Narrow" w:hAnsi="Arial Narrow" w:cs="Arial"/>
                <w:sz w:val="20"/>
                <w:szCs w:val="20"/>
              </w:rPr>
            </w:pPr>
            <w:r w:rsidRPr="004B4A96">
              <w:rPr>
                <w:rFonts w:ascii="Arial Narrow" w:hAnsi="Arial Narrow" w:cs="Arial"/>
                <w:sz w:val="20"/>
                <w:szCs w:val="20"/>
              </w:rPr>
              <w:t>El Botón "Cancelar" limpiará la pantalla de los datos que se estuvieran registrando y retornará a los últimos valores grabados.</w:t>
            </w:r>
          </w:p>
          <w:p w:rsidR="00FD392D" w:rsidRPr="004B4A96" w:rsidRDefault="003C038B" w:rsidP="00626B50">
            <w:pPr>
              <w:pStyle w:val="Prrafodelista"/>
              <w:numPr>
                <w:ilvl w:val="0"/>
                <w:numId w:val="7"/>
              </w:numPr>
              <w:rPr>
                <w:rFonts w:ascii="Arial Narrow" w:hAnsi="Arial Narrow" w:cs="Arial"/>
                <w:sz w:val="20"/>
                <w:szCs w:val="20"/>
              </w:rPr>
            </w:pPr>
            <w:r w:rsidRPr="004B4A96">
              <w:rPr>
                <w:rFonts w:ascii="Arial Narrow" w:hAnsi="Arial Narrow" w:cs="Arial"/>
                <w:sz w:val="20"/>
                <w:szCs w:val="20"/>
              </w:rPr>
              <w:t xml:space="preserve">Adecuar el </w:t>
            </w:r>
            <w:r w:rsidR="00FD392D" w:rsidRPr="004B4A96">
              <w:rPr>
                <w:rFonts w:ascii="Arial Narrow" w:hAnsi="Arial Narrow" w:cs="Arial"/>
                <w:b/>
                <w:sz w:val="20"/>
                <w:szCs w:val="20"/>
              </w:rPr>
              <w:t>"Registro Histórico de Cambios en las Ponderaciones de Criterios"</w:t>
            </w:r>
            <w:r w:rsidR="00FD392D" w:rsidRPr="004B4A96">
              <w:rPr>
                <w:rFonts w:ascii="Arial Narrow" w:hAnsi="Arial Narrow" w:cs="Arial"/>
                <w:sz w:val="20"/>
                <w:szCs w:val="20"/>
              </w:rPr>
              <w:t xml:space="preserve"> efectuados por el funcionario aduanero Encargado del área (Jefe que administre el régimen), por cada criterio, previsto en el punto 4 de esta lista de requerimientos, registro que debe incluir el código y nombres del funcionario que efectuó el cambio en la ponderación de los criterios así como la fecha y hora en que se efectuó el cambio.</w:t>
            </w:r>
          </w:p>
        </w:tc>
        <w:tc>
          <w:tcPr>
            <w:tcW w:w="851" w:type="dxa"/>
          </w:tcPr>
          <w:p w:rsidR="00FD392D" w:rsidRPr="004B4A96" w:rsidRDefault="004979FC" w:rsidP="003C038B">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RIN50</w:t>
            </w:r>
            <w:r w:rsidR="00FD392D" w:rsidRPr="004B4A96">
              <w:rPr>
                <w:rFonts w:ascii="Arial Narrow" w:eastAsia="Times New Roman" w:hAnsi="Arial Narrow"/>
              </w:rPr>
              <w:t xml:space="preserve"> RF</w:t>
            </w:r>
            <w:r w:rsidR="003C038B" w:rsidRPr="004B4A96">
              <w:rPr>
                <w:rFonts w:ascii="Arial Narrow" w:eastAsia="Times New Roman" w:hAnsi="Arial Narrow"/>
              </w:rPr>
              <w:t>07</w:t>
            </w:r>
          </w:p>
        </w:tc>
        <w:tc>
          <w:tcPr>
            <w:tcW w:w="1417" w:type="dxa"/>
          </w:tcPr>
          <w:p w:rsidR="00FD392D" w:rsidRPr="004B4A96" w:rsidRDefault="00FD392D"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FD392D" w:rsidRPr="004B4A96" w:rsidTr="00B43A4C">
        <w:tc>
          <w:tcPr>
            <w:tcW w:w="426" w:type="dxa"/>
          </w:tcPr>
          <w:p w:rsidR="00FD392D" w:rsidRPr="004B4A96" w:rsidRDefault="00FD392D"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6</w:t>
            </w:r>
          </w:p>
        </w:tc>
        <w:tc>
          <w:tcPr>
            <w:tcW w:w="1417" w:type="dxa"/>
          </w:tcPr>
          <w:p w:rsidR="00FD392D" w:rsidRPr="004B4A96" w:rsidRDefault="00FD392D" w:rsidP="00C77F95">
            <w:pPr>
              <w:rPr>
                <w:rFonts w:ascii="Arial Narrow" w:hAnsi="Arial Narrow" w:cs="Arial"/>
                <w:sz w:val="20"/>
                <w:szCs w:val="20"/>
              </w:rPr>
            </w:pPr>
            <w:r w:rsidRPr="004B4A96">
              <w:rPr>
                <w:rFonts w:ascii="Arial Narrow" w:hAnsi="Arial Narrow" w:cs="Arial"/>
                <w:sz w:val="20"/>
                <w:szCs w:val="20"/>
              </w:rPr>
              <w:t xml:space="preserve">Registro y consulta de los parámetros para </w:t>
            </w:r>
            <w:r w:rsidRPr="004B4A96">
              <w:rPr>
                <w:rFonts w:ascii="Arial Narrow" w:hAnsi="Arial Narrow" w:cs="Arial"/>
                <w:sz w:val="20"/>
                <w:szCs w:val="20"/>
              </w:rPr>
              <w:lastRenderedPageBreak/>
              <w:t>el sorteo y asignación en bloque</w:t>
            </w:r>
          </w:p>
        </w:tc>
        <w:tc>
          <w:tcPr>
            <w:tcW w:w="9639" w:type="dxa"/>
          </w:tcPr>
          <w:p w:rsidR="00FD392D" w:rsidRPr="004B4A96" w:rsidRDefault="00FD392D" w:rsidP="00626B50">
            <w:pPr>
              <w:pStyle w:val="Prrafodelista"/>
              <w:numPr>
                <w:ilvl w:val="0"/>
                <w:numId w:val="9"/>
              </w:numPr>
              <w:rPr>
                <w:rFonts w:ascii="Arial Narrow" w:hAnsi="Arial Narrow" w:cs="Arial"/>
                <w:sz w:val="20"/>
                <w:szCs w:val="20"/>
              </w:rPr>
            </w:pPr>
            <w:r w:rsidRPr="004B4A96">
              <w:rPr>
                <w:rFonts w:ascii="Arial Narrow" w:hAnsi="Arial Narrow" w:cs="Arial"/>
                <w:sz w:val="20"/>
                <w:szCs w:val="20"/>
              </w:rPr>
              <w:lastRenderedPageBreak/>
              <w:t xml:space="preserve">El funcionario aduanero Encargado del área (Jefe que administra el régimen respectivo) con el Rol Jefe </w:t>
            </w:r>
            <w:r w:rsidR="009549F1" w:rsidRPr="004B4A96">
              <w:rPr>
                <w:rFonts w:ascii="Arial Narrow" w:hAnsi="Arial Narrow" w:cs="Arial"/>
                <w:sz w:val="20"/>
                <w:szCs w:val="20"/>
              </w:rPr>
              <w:t xml:space="preserve">y supervisor </w:t>
            </w:r>
            <w:r w:rsidR="00FD5923" w:rsidRPr="004B4A96">
              <w:rPr>
                <w:rFonts w:ascii="Arial Narrow" w:hAnsi="Arial Narrow" w:cs="Arial"/>
                <w:sz w:val="20"/>
                <w:szCs w:val="20"/>
              </w:rPr>
              <w:t>del Régimen Envíos de Entrega Rápida y del área de oficiales</w:t>
            </w:r>
            <w:r w:rsidRPr="004B4A96">
              <w:rPr>
                <w:rFonts w:ascii="Arial Narrow" w:hAnsi="Arial Narrow" w:cs="Arial"/>
                <w:sz w:val="20"/>
                <w:szCs w:val="20"/>
              </w:rPr>
              <w:t xml:space="preserve"> ingresa a la opción: "</w:t>
            </w:r>
            <w:r w:rsidRPr="004B4A96">
              <w:rPr>
                <w:rFonts w:ascii="Arial Narrow" w:hAnsi="Arial Narrow" w:cs="Arial"/>
                <w:b/>
                <w:sz w:val="20"/>
                <w:szCs w:val="20"/>
              </w:rPr>
              <w:t>Parámetros para el Sorteo</w:t>
            </w:r>
            <w:r w:rsidRPr="004B4A96">
              <w:rPr>
                <w:rFonts w:ascii="Arial Narrow" w:hAnsi="Arial Narrow" w:cs="Arial"/>
                <w:sz w:val="20"/>
                <w:szCs w:val="20"/>
              </w:rPr>
              <w:t>" y registra la información necesaria para que se efectué el sorteo y asignación en bloque.</w:t>
            </w:r>
          </w:p>
          <w:p w:rsidR="00FD392D" w:rsidRPr="004B4A96" w:rsidRDefault="00FD392D" w:rsidP="00626B50">
            <w:pPr>
              <w:pStyle w:val="Prrafodelista"/>
              <w:numPr>
                <w:ilvl w:val="0"/>
                <w:numId w:val="9"/>
              </w:numPr>
              <w:rPr>
                <w:rFonts w:ascii="Arial Narrow" w:hAnsi="Arial Narrow" w:cs="Arial"/>
                <w:sz w:val="20"/>
                <w:szCs w:val="20"/>
              </w:rPr>
            </w:pPr>
            <w:r w:rsidRPr="004B4A96">
              <w:rPr>
                <w:rFonts w:ascii="Arial Narrow" w:hAnsi="Arial Narrow" w:cs="Arial"/>
                <w:sz w:val="20"/>
                <w:szCs w:val="20"/>
              </w:rPr>
              <w:lastRenderedPageBreak/>
              <w:t>Por defecto, el Portal del Funcionario Aduanero muestra en el margen superior izquierdo de la pantalla la siguiente información, la cual no es editable:</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Aduana</w:t>
            </w:r>
            <w:r w:rsidRPr="004B4A96">
              <w:rPr>
                <w:rFonts w:ascii="Arial Narrow" w:hAnsi="Arial Narrow" w:cs="Arial"/>
                <w:sz w:val="20"/>
                <w:szCs w:val="20"/>
              </w:rPr>
              <w:t>: código y nombre de la sede a la que corresponde el rol del funcionario que ingresa a la labor de registro.</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Fecha</w:t>
            </w:r>
            <w:r w:rsidRPr="004B4A96">
              <w:rPr>
                <w:rFonts w:ascii="Arial Narrow" w:hAnsi="Arial Narrow" w:cs="Arial"/>
                <w:sz w:val="20"/>
                <w:szCs w:val="20"/>
              </w:rPr>
              <w:t xml:space="preserve">: aquella fecha del sistema al momento en el que se está ingresando (formato </w:t>
            </w:r>
            <w:proofErr w:type="spellStart"/>
            <w:r w:rsidRPr="004B4A96">
              <w:rPr>
                <w:rFonts w:ascii="Arial Narrow" w:hAnsi="Arial Narrow" w:cs="Arial"/>
                <w:sz w:val="20"/>
                <w:szCs w:val="20"/>
              </w:rPr>
              <w:t>dd</w:t>
            </w:r>
            <w:proofErr w:type="spellEnd"/>
            <w:r w:rsidRPr="004B4A96">
              <w:rPr>
                <w:rFonts w:ascii="Arial Narrow" w:hAnsi="Arial Narrow" w:cs="Arial"/>
                <w:sz w:val="20"/>
                <w:szCs w:val="20"/>
              </w:rPr>
              <w:t>/mm/</w:t>
            </w:r>
            <w:proofErr w:type="spellStart"/>
            <w:r w:rsidRPr="004B4A96">
              <w:rPr>
                <w:rFonts w:ascii="Arial Narrow" w:hAnsi="Arial Narrow" w:cs="Arial"/>
                <w:sz w:val="20"/>
                <w:szCs w:val="20"/>
              </w:rPr>
              <w:t>aaaa</w:t>
            </w:r>
            <w:proofErr w:type="spellEnd"/>
            <w:r w:rsidRPr="004B4A96">
              <w:rPr>
                <w:rFonts w:ascii="Arial Narrow" w:hAnsi="Arial Narrow" w:cs="Arial"/>
                <w:sz w:val="20"/>
                <w:szCs w:val="20"/>
              </w:rPr>
              <w:t>)</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Hora</w:t>
            </w:r>
            <w:r w:rsidRPr="004B4A96">
              <w:rPr>
                <w:rFonts w:ascii="Arial Narrow" w:hAnsi="Arial Narrow" w:cs="Arial"/>
                <w:sz w:val="20"/>
                <w:szCs w:val="20"/>
              </w:rPr>
              <w:t xml:space="preserve">: aquella hora del sistema al momento en el que se está ingresando (formato </w:t>
            </w:r>
            <w:proofErr w:type="spellStart"/>
            <w:r w:rsidRPr="004B4A96">
              <w:rPr>
                <w:rFonts w:ascii="Arial Narrow" w:hAnsi="Arial Narrow" w:cs="Arial"/>
                <w:sz w:val="20"/>
                <w:szCs w:val="20"/>
              </w:rPr>
              <w:t>hh:mm:ss</w:t>
            </w:r>
            <w:proofErr w:type="spellEnd"/>
            <w:r w:rsidRPr="004B4A96">
              <w:rPr>
                <w:rFonts w:ascii="Arial Narrow" w:hAnsi="Arial Narrow" w:cs="Arial"/>
                <w:sz w:val="20"/>
                <w:szCs w:val="20"/>
              </w:rPr>
              <w:t>)</w:t>
            </w:r>
          </w:p>
          <w:p w:rsidR="00FD392D" w:rsidRPr="004B4A96" w:rsidRDefault="00FD392D" w:rsidP="00626B50">
            <w:pPr>
              <w:pStyle w:val="Prrafodelista"/>
              <w:numPr>
                <w:ilvl w:val="0"/>
                <w:numId w:val="9"/>
              </w:numPr>
              <w:rPr>
                <w:rFonts w:ascii="Arial Narrow" w:hAnsi="Arial Narrow" w:cs="Arial"/>
                <w:sz w:val="20"/>
                <w:szCs w:val="20"/>
              </w:rPr>
            </w:pPr>
            <w:r w:rsidRPr="004B4A96">
              <w:rPr>
                <w:rFonts w:ascii="Arial Narrow" w:hAnsi="Arial Narrow" w:cs="Arial"/>
                <w:sz w:val="20"/>
                <w:szCs w:val="20"/>
              </w:rPr>
              <w:t>Adicionalmente, el Funcionario Aduanero ingresará la siguiente información:</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Vigente Desde</w:t>
            </w:r>
            <w:r w:rsidRPr="004B4A96">
              <w:rPr>
                <w:rFonts w:ascii="Arial Narrow" w:hAnsi="Arial Narrow" w:cs="Arial"/>
                <w:sz w:val="20"/>
                <w:szCs w:val="20"/>
              </w:rPr>
              <w:t>: campo obligatorio donde se ingresa la fecha de inicio de vigencia del registro de los parámetros para el sorteo y asignación en Bloque, esta fecha debe ser mayor o igual a la fecha en que se registra, caso contrario el sistema no permite el registro y emite el siguiente mensaje: "El inicio de la vigencia del registro de los parámetros para el sorteo y asignación en bloque debe ser mayor o igual a la fecha en que se registra".</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Vigente Hasta</w:t>
            </w:r>
            <w:r w:rsidRPr="004B4A96">
              <w:rPr>
                <w:rFonts w:ascii="Arial Narrow" w:hAnsi="Arial Narrow" w:cs="Arial"/>
                <w:sz w:val="20"/>
                <w:szCs w:val="20"/>
              </w:rPr>
              <w:t>: campo obligatorio donde se ingresa la fecha de fin o término de vigencia del registro de los parámetros para el sorteo y asignación en Bloque, esta fecha debe ser mayor o igual a la fecha de inicio de vigencia, caso contrario el sistema no permite el registro y emite el siguiente mensaje:  "El término de la vigencia del registro de los parámetros para el sorteo y asignación en Bloque debe ser mayor o igual a la fecha de inicio de vigencia"</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Régimen de las Declaraciones a Asignar en Bloque</w:t>
            </w:r>
            <w:r w:rsidRPr="004B4A96">
              <w:rPr>
                <w:rFonts w:ascii="Arial Narrow" w:hAnsi="Arial Narrow" w:cs="Arial"/>
                <w:sz w:val="20"/>
                <w:szCs w:val="20"/>
              </w:rPr>
              <w:t xml:space="preserve">: campo obligatorio donde se selecciona el régimen de las declaraciones a sortear en bloque. </w:t>
            </w:r>
          </w:p>
          <w:p w:rsidR="00FD392D" w:rsidRPr="004B4A96" w:rsidRDefault="00FD392D" w:rsidP="001157F7">
            <w:pPr>
              <w:pStyle w:val="Prrafodelista"/>
              <w:ind w:left="792"/>
              <w:rPr>
                <w:rFonts w:ascii="Arial Narrow" w:hAnsi="Arial Narrow" w:cs="Arial"/>
                <w:sz w:val="20"/>
                <w:szCs w:val="20"/>
              </w:rPr>
            </w:pPr>
            <w:r w:rsidRPr="004B4A96">
              <w:rPr>
                <w:rFonts w:ascii="Arial Narrow" w:hAnsi="Arial Narrow" w:cs="Arial"/>
                <w:sz w:val="20"/>
                <w:szCs w:val="20"/>
              </w:rPr>
              <w:t>El sistema habilitará las opciones de cada régimen según el rol asignado al Jefe que efectúa el registro.</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Ánfora a sortear</w:t>
            </w:r>
            <w:r w:rsidRPr="004B4A96">
              <w:rPr>
                <w:rFonts w:ascii="Arial Narrow" w:hAnsi="Arial Narrow" w:cs="Arial"/>
                <w:sz w:val="20"/>
                <w:szCs w:val="20"/>
              </w:rPr>
              <w:t>: campo donde se selecciona el ánfora para la cual se están registrando los parámetros para sorteo y asignación en bloque. Se mostrará el ánfora prevista en el punto 3.</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Cantidad de Sorteos en Bloque diarios</w:t>
            </w:r>
            <w:r w:rsidRPr="004B4A96">
              <w:rPr>
                <w:rFonts w:ascii="Arial Narrow" w:hAnsi="Arial Narrow" w:cs="Arial"/>
                <w:sz w:val="20"/>
                <w:szCs w:val="20"/>
              </w:rPr>
              <w:t>: donde se selecciona la cantidad de veces que se efectuarán los sorteos al día, debiendo consignarse como mínimo un sorteo y como máximo tres sorteos. Este campo activa los campos de horarios de sorteo a registrar. Si selecciona "01-Un sorteo" entonces se activa solo los campos para el primer sorteo", si selecciona "02-Dos sorteos" entonces se activan los campos para el primer y segundo sorteo, si selecciona "03-Tres sorteos" entonces se activan los campos para el primer, segundo y tercer sorteo y así sucesivamente.</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Registro de horarios para los sorteos</w:t>
            </w:r>
            <w:r w:rsidRPr="004B4A96">
              <w:rPr>
                <w:rFonts w:ascii="Arial Narrow" w:hAnsi="Arial Narrow" w:cs="Arial"/>
                <w:sz w:val="20"/>
                <w:szCs w:val="20"/>
              </w:rPr>
              <w:t xml:space="preserve">: en dicho campo se ingresa la hora en la que el sistema debe realizar automáticamente el sorteo de las declaraciones incluidas en el ánfora a sortear. </w:t>
            </w:r>
          </w:p>
          <w:p w:rsidR="00FD392D" w:rsidRPr="004B4A96" w:rsidRDefault="00FD392D" w:rsidP="001157F7">
            <w:pPr>
              <w:pStyle w:val="Prrafodelista"/>
              <w:ind w:left="792"/>
              <w:rPr>
                <w:rFonts w:ascii="Arial Narrow" w:hAnsi="Arial Narrow" w:cs="Arial"/>
                <w:sz w:val="20"/>
                <w:szCs w:val="20"/>
              </w:rPr>
            </w:pPr>
            <w:r w:rsidRPr="004B4A96">
              <w:rPr>
                <w:rFonts w:ascii="Arial Narrow" w:hAnsi="Arial Narrow" w:cs="Arial"/>
                <w:sz w:val="20"/>
                <w:szCs w:val="20"/>
              </w:rPr>
              <w:t xml:space="preserve">Adicionalmente, se registra para cada sorteo, el horario en que se efectuará el corte de las declaraciones que han ingresado al ánfora para el sorteo. En caso la hora registrada para el corte sea menor o igual que la hora del sorteo, el sistema asume que se trata del mismo día y emite el mensaje </w:t>
            </w:r>
            <w:r w:rsidRPr="004B4A96">
              <w:rPr>
                <w:rFonts w:ascii="Arial Narrow" w:hAnsi="Arial Narrow" w:cs="Arial"/>
                <w:b/>
                <w:sz w:val="20"/>
                <w:szCs w:val="20"/>
              </w:rPr>
              <w:t>"Horario de corte del mismo día"</w:t>
            </w:r>
            <w:r w:rsidRPr="004B4A96">
              <w:rPr>
                <w:rFonts w:ascii="Arial Narrow" w:hAnsi="Arial Narrow" w:cs="Arial"/>
                <w:sz w:val="20"/>
                <w:szCs w:val="20"/>
              </w:rPr>
              <w:t xml:space="preserve">. En caso la hora sea mayor, el sistema asume que se trata del día anterior y emite el mensaje "Horario de corte del día anterior". Por ejemplo si se ingresa como horario del sorteo las 06:00, y como horario de corte las 18:00, el sistema asumirá que el corte se efectuará a las 6 pm del día anterior y emitirá el mensaje </w:t>
            </w:r>
            <w:r w:rsidRPr="004B4A96">
              <w:rPr>
                <w:rFonts w:ascii="Arial Narrow" w:hAnsi="Arial Narrow" w:cs="Arial"/>
                <w:b/>
                <w:sz w:val="20"/>
                <w:szCs w:val="20"/>
              </w:rPr>
              <w:t>"Horario de corte del día anterior".</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Carga máxima diaria por funcionario aduanero</w:t>
            </w:r>
            <w:r w:rsidRPr="004B4A96">
              <w:rPr>
                <w:rFonts w:ascii="Arial Narrow" w:hAnsi="Arial Narrow" w:cs="Arial"/>
                <w:sz w:val="20"/>
                <w:szCs w:val="20"/>
              </w:rPr>
              <w:t>: campo donde se registra el valor ponderado de carga laboral máxima por día que  debe asignarse a un funcionario aduanero (</w:t>
            </w:r>
            <w:r w:rsidRPr="004B4A96">
              <w:rPr>
                <w:rFonts w:ascii="Arial Narrow" w:hAnsi="Arial Narrow" w:cs="Arial"/>
                <w:b/>
                <w:bCs/>
                <w:color w:val="A80000"/>
                <w:sz w:val="20"/>
                <w:szCs w:val="20"/>
                <w:lang w:eastAsia="es-PE"/>
              </w:rPr>
              <w:t>R1317</w:t>
            </w:r>
            <w:r w:rsidRPr="004B4A96">
              <w:rPr>
                <w:rFonts w:ascii="Arial Narrow" w:hAnsi="Arial Narrow" w:cs="Arial"/>
                <w:sz w:val="20"/>
                <w:szCs w:val="20"/>
              </w:rPr>
              <w:t>).</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Botón Grabar</w:t>
            </w:r>
            <w:r w:rsidRPr="004B4A96">
              <w:rPr>
                <w:rFonts w:ascii="Arial Narrow" w:hAnsi="Arial Narrow" w:cs="Arial"/>
                <w:sz w:val="20"/>
                <w:szCs w:val="20"/>
              </w:rPr>
              <w:t xml:space="preserve">: una vez que se hayan registrado los datos de todos los campos se activará el botón Grabar, una vez presionado el botón </w:t>
            </w:r>
            <w:r w:rsidRPr="004B4A96">
              <w:rPr>
                <w:rFonts w:ascii="Arial Narrow" w:hAnsi="Arial Narrow" w:cs="Arial"/>
                <w:b/>
                <w:sz w:val="20"/>
                <w:szCs w:val="20"/>
              </w:rPr>
              <w:t>"Grabar"</w:t>
            </w:r>
            <w:r w:rsidRPr="004B4A96">
              <w:rPr>
                <w:rFonts w:ascii="Arial Narrow" w:hAnsi="Arial Narrow" w:cs="Arial"/>
                <w:sz w:val="20"/>
                <w:szCs w:val="20"/>
              </w:rPr>
              <w:t xml:space="preserve"> quedarán registrados los parámetros para el sorteo y asignación en bloque.</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Botón Limpiar</w:t>
            </w:r>
            <w:r w:rsidRPr="004B4A96">
              <w:rPr>
                <w:rFonts w:ascii="Arial Narrow" w:hAnsi="Arial Narrow" w:cs="Arial"/>
                <w:sz w:val="20"/>
                <w:szCs w:val="20"/>
              </w:rPr>
              <w:t>: botón que al ser presionado dejará en blanco los campos para volver a consignarse la información.</w:t>
            </w:r>
          </w:p>
          <w:p w:rsidR="00FD392D" w:rsidRPr="004B4A96" w:rsidRDefault="00FD392D" w:rsidP="00626B50">
            <w:pPr>
              <w:pStyle w:val="Prrafodelista"/>
              <w:numPr>
                <w:ilvl w:val="0"/>
                <w:numId w:val="9"/>
              </w:numPr>
              <w:rPr>
                <w:rFonts w:ascii="Arial Narrow" w:hAnsi="Arial Narrow" w:cs="Arial"/>
                <w:sz w:val="20"/>
                <w:szCs w:val="20"/>
              </w:rPr>
            </w:pPr>
            <w:r w:rsidRPr="004B4A96">
              <w:rPr>
                <w:rFonts w:ascii="Arial Narrow" w:hAnsi="Arial Narrow" w:cs="Arial"/>
                <w:sz w:val="20"/>
                <w:szCs w:val="20"/>
              </w:rPr>
              <w:t>Adecuar dentro del Portal del Funcionario Aduanero la opción denominada "</w:t>
            </w:r>
            <w:r w:rsidRPr="004B4A96">
              <w:rPr>
                <w:rFonts w:ascii="Arial Narrow" w:hAnsi="Arial Narrow" w:cs="Arial"/>
                <w:b/>
                <w:sz w:val="20"/>
                <w:szCs w:val="20"/>
              </w:rPr>
              <w:t>Consulta de los parámetros para el sorteo y asignación en bloque</w:t>
            </w:r>
            <w:r w:rsidRPr="004B4A96">
              <w:rPr>
                <w:rFonts w:ascii="Arial Narrow" w:hAnsi="Arial Narrow" w:cs="Arial"/>
                <w:sz w:val="20"/>
                <w:szCs w:val="20"/>
              </w:rPr>
              <w:t>", donde el funcionario aduanero encargado del área (Jefe</w:t>
            </w:r>
            <w:r w:rsidR="00CC726A" w:rsidRPr="004B4A96">
              <w:rPr>
                <w:rFonts w:ascii="Arial Narrow" w:hAnsi="Arial Narrow" w:cs="Arial"/>
                <w:sz w:val="20"/>
                <w:szCs w:val="20"/>
              </w:rPr>
              <w:t xml:space="preserve"> o</w:t>
            </w:r>
            <w:r w:rsidR="009549F1" w:rsidRPr="004B4A96">
              <w:rPr>
                <w:rFonts w:ascii="Arial Narrow" w:hAnsi="Arial Narrow" w:cs="Arial"/>
                <w:sz w:val="20"/>
                <w:szCs w:val="20"/>
              </w:rPr>
              <w:t xml:space="preserve"> supervisor</w:t>
            </w:r>
            <w:r w:rsidRPr="004B4A96">
              <w:rPr>
                <w:rFonts w:ascii="Arial Narrow" w:hAnsi="Arial Narrow" w:cs="Arial"/>
                <w:sz w:val="20"/>
                <w:szCs w:val="20"/>
              </w:rPr>
              <w:t xml:space="preserve"> que administra el régimen respectivo) con el Rol Jefe </w:t>
            </w:r>
            <w:r w:rsidR="009549F1" w:rsidRPr="004B4A96">
              <w:rPr>
                <w:rFonts w:ascii="Arial Narrow" w:hAnsi="Arial Narrow" w:cs="Arial"/>
                <w:sz w:val="20"/>
                <w:szCs w:val="20"/>
              </w:rPr>
              <w:t xml:space="preserve">o supervisor </w:t>
            </w:r>
            <w:r w:rsidR="00FD5923" w:rsidRPr="004B4A96">
              <w:rPr>
                <w:rFonts w:ascii="Arial Narrow" w:hAnsi="Arial Narrow" w:cs="Arial"/>
                <w:sz w:val="20"/>
                <w:szCs w:val="20"/>
              </w:rPr>
              <w:t xml:space="preserve">del Régimen Envíos de Entrega Rápida y del área de oficiales </w:t>
            </w:r>
            <w:r w:rsidRPr="004B4A96">
              <w:rPr>
                <w:rFonts w:ascii="Arial Narrow" w:hAnsi="Arial Narrow" w:cs="Arial"/>
                <w:sz w:val="20"/>
                <w:szCs w:val="20"/>
              </w:rPr>
              <w:t xml:space="preserve">podrá consultar los </w:t>
            </w:r>
            <w:r w:rsidRPr="004B4A96">
              <w:rPr>
                <w:rFonts w:ascii="Arial Narrow" w:hAnsi="Arial Narrow" w:cs="Arial"/>
                <w:sz w:val="20"/>
                <w:szCs w:val="20"/>
              </w:rPr>
              <w:lastRenderedPageBreak/>
              <w:t>parámetros grabados.</w:t>
            </w:r>
          </w:p>
          <w:p w:rsidR="00FD392D" w:rsidRPr="004B4A96" w:rsidRDefault="00FD392D" w:rsidP="00626B50">
            <w:pPr>
              <w:pStyle w:val="Prrafodelista"/>
              <w:numPr>
                <w:ilvl w:val="0"/>
                <w:numId w:val="9"/>
              </w:numPr>
              <w:rPr>
                <w:rFonts w:ascii="Arial Narrow" w:hAnsi="Arial Narrow" w:cs="Arial"/>
                <w:sz w:val="20"/>
                <w:szCs w:val="20"/>
              </w:rPr>
            </w:pPr>
            <w:r w:rsidRPr="004B4A96">
              <w:rPr>
                <w:rFonts w:ascii="Arial Narrow" w:hAnsi="Arial Narrow" w:cs="Arial"/>
                <w:sz w:val="20"/>
                <w:szCs w:val="20"/>
              </w:rPr>
              <w:t>Por defecto, el Portal del Funcionario Aduanero muestra en el margen superior izquierdo de la pantalla la siguiente información, la cual no es editable:</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Aduana</w:t>
            </w:r>
            <w:r w:rsidRPr="004B4A96">
              <w:rPr>
                <w:rFonts w:ascii="Arial Narrow" w:hAnsi="Arial Narrow" w:cs="Arial"/>
                <w:sz w:val="20"/>
                <w:szCs w:val="20"/>
              </w:rPr>
              <w:t>: código y nombre de la sede operativa a la que corresponde el perfil del funcionario que ingresa a la consulta.</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Fecha</w:t>
            </w:r>
            <w:r w:rsidRPr="004B4A96">
              <w:rPr>
                <w:rFonts w:ascii="Arial Narrow" w:hAnsi="Arial Narrow" w:cs="Arial"/>
                <w:sz w:val="20"/>
                <w:szCs w:val="20"/>
              </w:rPr>
              <w:t xml:space="preserve">: aquella fecha del sistema al momento de efectuar la consulta  (formato </w:t>
            </w:r>
            <w:proofErr w:type="spellStart"/>
            <w:r w:rsidRPr="004B4A96">
              <w:rPr>
                <w:rFonts w:ascii="Arial Narrow" w:hAnsi="Arial Narrow" w:cs="Arial"/>
                <w:sz w:val="20"/>
                <w:szCs w:val="20"/>
              </w:rPr>
              <w:t>dd</w:t>
            </w:r>
            <w:proofErr w:type="spellEnd"/>
            <w:r w:rsidRPr="004B4A96">
              <w:rPr>
                <w:rFonts w:ascii="Arial Narrow" w:hAnsi="Arial Narrow" w:cs="Arial"/>
                <w:sz w:val="20"/>
                <w:szCs w:val="20"/>
              </w:rPr>
              <w:t>/mm/</w:t>
            </w:r>
            <w:proofErr w:type="spellStart"/>
            <w:r w:rsidRPr="004B4A96">
              <w:rPr>
                <w:rFonts w:ascii="Arial Narrow" w:hAnsi="Arial Narrow" w:cs="Arial"/>
                <w:sz w:val="20"/>
                <w:szCs w:val="20"/>
              </w:rPr>
              <w:t>aaaa</w:t>
            </w:r>
            <w:proofErr w:type="spellEnd"/>
            <w:r w:rsidRPr="004B4A96">
              <w:rPr>
                <w:rFonts w:ascii="Arial Narrow" w:hAnsi="Arial Narrow" w:cs="Arial"/>
                <w:sz w:val="20"/>
                <w:szCs w:val="20"/>
              </w:rPr>
              <w:t>).</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Hora</w:t>
            </w:r>
            <w:r w:rsidRPr="004B4A96">
              <w:rPr>
                <w:rFonts w:ascii="Arial Narrow" w:hAnsi="Arial Narrow" w:cs="Arial"/>
                <w:sz w:val="20"/>
                <w:szCs w:val="20"/>
              </w:rPr>
              <w:t xml:space="preserve">: aquella hora del sistema al momento de efectuar la consulta (formato </w:t>
            </w:r>
            <w:proofErr w:type="spellStart"/>
            <w:r w:rsidRPr="004B4A96">
              <w:rPr>
                <w:rFonts w:ascii="Arial Narrow" w:hAnsi="Arial Narrow" w:cs="Arial"/>
                <w:sz w:val="20"/>
                <w:szCs w:val="20"/>
              </w:rPr>
              <w:t>hh:mm:ss</w:t>
            </w:r>
            <w:proofErr w:type="spellEnd"/>
            <w:r w:rsidRPr="004B4A96">
              <w:rPr>
                <w:rFonts w:ascii="Arial Narrow" w:hAnsi="Arial Narrow" w:cs="Arial"/>
                <w:sz w:val="20"/>
                <w:szCs w:val="20"/>
              </w:rPr>
              <w:t>).</w:t>
            </w:r>
          </w:p>
          <w:p w:rsidR="00FD392D" w:rsidRPr="004B4A96" w:rsidRDefault="00FD392D" w:rsidP="00626B50">
            <w:pPr>
              <w:pStyle w:val="Prrafodelista"/>
              <w:numPr>
                <w:ilvl w:val="0"/>
                <w:numId w:val="9"/>
              </w:numPr>
              <w:rPr>
                <w:rFonts w:ascii="Arial Narrow" w:hAnsi="Arial Narrow" w:cs="Arial"/>
                <w:sz w:val="20"/>
                <w:szCs w:val="20"/>
              </w:rPr>
            </w:pPr>
            <w:r w:rsidRPr="004B4A96">
              <w:rPr>
                <w:rFonts w:ascii="Arial Narrow" w:hAnsi="Arial Narrow" w:cs="Arial"/>
                <w:sz w:val="20"/>
                <w:szCs w:val="20"/>
              </w:rPr>
              <w:t>Adicionalmente, el Funcionario Aduanero ingresará la siguiente información:</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Vigente Desde</w:t>
            </w:r>
            <w:r w:rsidRPr="004B4A96">
              <w:rPr>
                <w:rFonts w:ascii="Arial Narrow" w:hAnsi="Arial Narrow" w:cs="Arial"/>
                <w:sz w:val="20"/>
                <w:szCs w:val="20"/>
              </w:rPr>
              <w:t>: campo obligatorio donde se ingresa la fecha de inicio de vigencia de los parámetros para el sorteo y asignación en Bloque a consultar.</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Vigente Hasta</w:t>
            </w:r>
            <w:r w:rsidRPr="004B4A96">
              <w:rPr>
                <w:rFonts w:ascii="Arial Narrow" w:hAnsi="Arial Narrow" w:cs="Arial"/>
                <w:sz w:val="20"/>
                <w:szCs w:val="20"/>
              </w:rPr>
              <w:t>: campo obligatorio donde se ingresa la fecha de fin o término de vigencia del registro de los parámetros para el sorteo y asignación en Bloque a consultar.</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Régimen de las Declaraciones a Asignar en Bloque</w:t>
            </w:r>
            <w:r w:rsidRPr="004B4A96">
              <w:rPr>
                <w:rFonts w:ascii="Arial Narrow" w:hAnsi="Arial Narrow" w:cs="Arial"/>
                <w:sz w:val="20"/>
                <w:szCs w:val="20"/>
              </w:rPr>
              <w:t xml:space="preserve">: campo obligatorio donde se selecciona el régimen de las declaraciones asignadas en bloque, que se requiere consultar. </w:t>
            </w:r>
          </w:p>
          <w:p w:rsidR="00FD392D" w:rsidRPr="004B4A96" w:rsidRDefault="00FD392D" w:rsidP="001157F7">
            <w:pPr>
              <w:pStyle w:val="Prrafodelista"/>
              <w:ind w:left="792"/>
              <w:rPr>
                <w:rFonts w:ascii="Arial Narrow" w:hAnsi="Arial Narrow" w:cs="Arial"/>
                <w:sz w:val="20"/>
                <w:szCs w:val="20"/>
              </w:rPr>
            </w:pPr>
            <w:r w:rsidRPr="004B4A96">
              <w:rPr>
                <w:rFonts w:ascii="Arial Narrow" w:hAnsi="Arial Narrow" w:cs="Arial"/>
                <w:sz w:val="20"/>
                <w:szCs w:val="20"/>
              </w:rPr>
              <w:t xml:space="preserve">El sistema habilitará las opciones de cada régimen según el rol asignado al Jefe que efectúa la consulta, debiendo tener en cuenta además que la opción: </w:t>
            </w:r>
            <w:r w:rsidRPr="004B4A96">
              <w:rPr>
                <w:rFonts w:ascii="Arial Narrow" w:hAnsi="Arial Narrow" w:cs="Arial"/>
                <w:b/>
                <w:sz w:val="20"/>
                <w:szCs w:val="20"/>
              </w:rPr>
              <w:t>"Todos los regímenes"</w:t>
            </w:r>
            <w:r w:rsidRPr="004B4A96">
              <w:rPr>
                <w:rFonts w:ascii="Arial Narrow" w:hAnsi="Arial Narrow" w:cs="Arial"/>
                <w:sz w:val="20"/>
                <w:szCs w:val="20"/>
              </w:rPr>
              <w:t>, solo estará habilitada para el Rol Jefe Régimen Provincias.</w:t>
            </w:r>
          </w:p>
          <w:p w:rsidR="00FD392D" w:rsidRPr="004B4A96" w:rsidRDefault="00FD392D" w:rsidP="001157F7">
            <w:pPr>
              <w:pStyle w:val="Prrafodelista"/>
              <w:ind w:left="792"/>
              <w:rPr>
                <w:rFonts w:ascii="Arial Narrow" w:hAnsi="Arial Narrow" w:cs="Arial"/>
                <w:sz w:val="20"/>
                <w:szCs w:val="20"/>
              </w:rPr>
            </w:pPr>
            <w:r w:rsidRPr="004B4A96">
              <w:rPr>
                <w:rFonts w:ascii="Arial Narrow" w:hAnsi="Arial Narrow" w:cs="Arial"/>
                <w:b/>
                <w:sz w:val="20"/>
                <w:szCs w:val="20"/>
              </w:rPr>
              <w:t>Ánfora a sortear</w:t>
            </w:r>
            <w:r w:rsidRPr="004B4A96">
              <w:rPr>
                <w:rFonts w:ascii="Arial Narrow" w:hAnsi="Arial Narrow" w:cs="Arial"/>
                <w:sz w:val="20"/>
                <w:szCs w:val="20"/>
              </w:rPr>
              <w:t>: campo donde se selecciona el ánfora para la cual se están registrando los parámetros para sorteo y asignación en bloque. Se mostrará el ánfora prevista en el punto 3.</w:t>
            </w:r>
          </w:p>
          <w:p w:rsidR="00FD392D" w:rsidRPr="004B4A96" w:rsidRDefault="00FD392D" w:rsidP="00626B50">
            <w:pPr>
              <w:pStyle w:val="Prrafodelista"/>
              <w:numPr>
                <w:ilvl w:val="1"/>
                <w:numId w:val="9"/>
              </w:numPr>
              <w:rPr>
                <w:rFonts w:ascii="Arial Narrow" w:hAnsi="Arial Narrow" w:cs="Arial"/>
                <w:sz w:val="20"/>
                <w:szCs w:val="20"/>
              </w:rPr>
            </w:pPr>
            <w:r w:rsidRPr="004B4A96">
              <w:rPr>
                <w:rFonts w:ascii="Arial Narrow" w:hAnsi="Arial Narrow" w:cs="Arial"/>
                <w:b/>
                <w:sz w:val="20"/>
                <w:szCs w:val="20"/>
              </w:rPr>
              <w:t>Botón Buscar</w:t>
            </w:r>
            <w:r w:rsidRPr="004B4A96">
              <w:rPr>
                <w:rFonts w:ascii="Arial Narrow" w:hAnsi="Arial Narrow" w:cs="Arial"/>
                <w:sz w:val="20"/>
                <w:szCs w:val="20"/>
              </w:rPr>
              <w:t>: este botón activa el proceso de consulta considerando los criterios seleccionados.</w:t>
            </w:r>
          </w:p>
          <w:p w:rsidR="00FD392D" w:rsidRPr="004B4A96" w:rsidRDefault="00FD392D" w:rsidP="001157F7">
            <w:pPr>
              <w:tabs>
                <w:tab w:val="center" w:pos="1135"/>
              </w:tabs>
              <w:rPr>
                <w:rFonts w:ascii="Arial Narrow" w:hAnsi="Arial Narrow" w:cs="Arial"/>
                <w:sz w:val="20"/>
                <w:szCs w:val="20"/>
              </w:rPr>
            </w:pPr>
            <w:r w:rsidRPr="004B4A96">
              <w:rPr>
                <w:rFonts w:ascii="Arial Narrow" w:hAnsi="Arial Narrow" w:cs="Arial"/>
                <w:sz w:val="20"/>
                <w:szCs w:val="20"/>
              </w:rPr>
              <w:t>El resultado de la consulta será listado según los filtros seleccionados, una vez listada la información por pantalla, ésta podrá ser impresa o exportada en formato Excel.</w:t>
            </w:r>
          </w:p>
        </w:tc>
        <w:tc>
          <w:tcPr>
            <w:tcW w:w="851" w:type="dxa"/>
          </w:tcPr>
          <w:p w:rsidR="00FD392D" w:rsidRPr="004B4A96" w:rsidRDefault="004979FC" w:rsidP="003C038B">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RIN50</w:t>
            </w:r>
            <w:r w:rsidR="007876FC" w:rsidRPr="004B4A96">
              <w:rPr>
                <w:rFonts w:ascii="Arial Narrow" w:eastAsia="Times New Roman" w:hAnsi="Arial Narrow"/>
              </w:rPr>
              <w:t xml:space="preserve"> RF</w:t>
            </w:r>
            <w:r w:rsidR="003C038B" w:rsidRPr="004B4A96">
              <w:rPr>
                <w:rFonts w:ascii="Arial Narrow" w:eastAsia="Times New Roman" w:hAnsi="Arial Narrow"/>
              </w:rPr>
              <w:t>08</w:t>
            </w:r>
          </w:p>
          <w:p w:rsidR="003C038B" w:rsidRPr="004B4A96" w:rsidRDefault="003C038B" w:rsidP="003C038B">
            <w:pPr>
              <w:pStyle w:val="NormalWeb"/>
              <w:spacing w:before="0" w:beforeAutospacing="0" w:after="0" w:afterAutospacing="0"/>
              <w:rPr>
                <w:rFonts w:ascii="Arial Narrow" w:eastAsia="Times New Roman" w:hAnsi="Arial Narrow"/>
              </w:rPr>
            </w:pPr>
            <w:r w:rsidRPr="004B4A96">
              <w:rPr>
                <w:rFonts w:ascii="Arial Narrow" w:hAnsi="Arial Narrow"/>
                <w:b/>
                <w:bCs/>
                <w:color w:val="A80000"/>
                <w:lang w:eastAsia="es-PE"/>
              </w:rPr>
              <w:t>R1317</w:t>
            </w:r>
          </w:p>
        </w:tc>
        <w:tc>
          <w:tcPr>
            <w:tcW w:w="1417" w:type="dxa"/>
          </w:tcPr>
          <w:p w:rsidR="00FD392D" w:rsidRPr="004B4A96" w:rsidRDefault="00FD392D"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FD392D" w:rsidRPr="004B4A96" w:rsidTr="00B43A4C">
        <w:tc>
          <w:tcPr>
            <w:tcW w:w="426" w:type="dxa"/>
          </w:tcPr>
          <w:p w:rsidR="00FD392D" w:rsidRPr="004B4A96" w:rsidRDefault="00FD392D"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7</w:t>
            </w:r>
          </w:p>
        </w:tc>
        <w:tc>
          <w:tcPr>
            <w:tcW w:w="1417" w:type="dxa"/>
          </w:tcPr>
          <w:p w:rsidR="00FD392D" w:rsidRPr="004B4A96" w:rsidRDefault="001B26E1" w:rsidP="00C77F95">
            <w:pPr>
              <w:rPr>
                <w:rFonts w:ascii="Arial Narrow" w:hAnsi="Arial Narrow" w:cs="Arial"/>
                <w:sz w:val="20"/>
                <w:szCs w:val="20"/>
              </w:rPr>
            </w:pPr>
            <w:r w:rsidRPr="004B4A96">
              <w:rPr>
                <w:rFonts w:ascii="Arial Narrow" w:hAnsi="Arial Narrow" w:cs="Arial"/>
                <w:sz w:val="20"/>
                <w:szCs w:val="20"/>
              </w:rPr>
              <w:t>Grupos de Almacenes Aduaneros</w:t>
            </w:r>
          </w:p>
        </w:tc>
        <w:tc>
          <w:tcPr>
            <w:tcW w:w="9639" w:type="dxa"/>
          </w:tcPr>
          <w:p w:rsidR="00FD392D" w:rsidRPr="004B4A96" w:rsidRDefault="00FD392D" w:rsidP="00135F17">
            <w:pPr>
              <w:rPr>
                <w:rFonts w:ascii="Arial Narrow" w:hAnsi="Arial Narrow" w:cs="Arial"/>
                <w:sz w:val="20"/>
                <w:szCs w:val="20"/>
              </w:rPr>
            </w:pPr>
            <w:r w:rsidRPr="004B4A96">
              <w:rPr>
                <w:rFonts w:ascii="Arial Narrow" w:hAnsi="Arial Narrow" w:cs="Arial"/>
                <w:sz w:val="20"/>
                <w:szCs w:val="20"/>
              </w:rPr>
              <w:t>Adecuar el Catálogo denominado “</w:t>
            </w:r>
            <w:r w:rsidRPr="004B4A96">
              <w:rPr>
                <w:rFonts w:ascii="Arial Narrow" w:hAnsi="Arial Narrow" w:cs="Arial"/>
                <w:b/>
                <w:sz w:val="20"/>
                <w:szCs w:val="20"/>
              </w:rPr>
              <w:t>Grupos de Almacenes Aduaneros</w:t>
            </w:r>
            <w:r w:rsidRPr="004B4A96">
              <w:rPr>
                <w:rFonts w:ascii="Arial Narrow" w:hAnsi="Arial Narrow" w:cs="Arial"/>
                <w:sz w:val="20"/>
                <w:szCs w:val="20"/>
              </w:rPr>
              <w:t>” el cual contendrá a los almacenes aduaneros autorizados por la INDIA para la atención de envíos de entrega rápida, identificados por número de RUC, sujeto a registro de vigencias y actualizaciones.</w:t>
            </w:r>
          </w:p>
          <w:p w:rsidR="00FD392D" w:rsidRPr="004B4A96" w:rsidRDefault="00FD392D" w:rsidP="00A94618">
            <w:pPr>
              <w:rPr>
                <w:rFonts w:ascii="Arial Narrow" w:hAnsi="Arial Narrow" w:cs="Arial"/>
                <w:sz w:val="20"/>
                <w:szCs w:val="20"/>
              </w:rPr>
            </w:pPr>
            <w:r w:rsidRPr="004B4A96">
              <w:rPr>
                <w:rFonts w:ascii="Arial Narrow" w:hAnsi="Arial Narrow" w:cs="Arial"/>
                <w:sz w:val="20"/>
                <w:szCs w:val="20"/>
              </w:rPr>
              <w:t xml:space="preserve">El funcionario aduanero encargado del área (Jefe que administre el régimen) ingresa a la opción </w:t>
            </w:r>
            <w:r w:rsidRPr="004B4A96">
              <w:rPr>
                <w:rFonts w:ascii="Arial Narrow" w:hAnsi="Arial Narrow" w:cs="Arial"/>
                <w:b/>
                <w:sz w:val="20"/>
                <w:szCs w:val="20"/>
              </w:rPr>
              <w:t>"Grupos de Almacenes Aduaneros"</w:t>
            </w:r>
            <w:r w:rsidRPr="004B4A96">
              <w:rPr>
                <w:rFonts w:ascii="Arial Narrow" w:hAnsi="Arial Narrow" w:cs="Arial"/>
                <w:sz w:val="20"/>
                <w:szCs w:val="20"/>
              </w:rPr>
              <w:t xml:space="preserve"> y agrupa los Almacenes Aduaneros consignando un número en la columna denominada </w:t>
            </w:r>
            <w:r w:rsidRPr="004B4A96">
              <w:rPr>
                <w:rFonts w:ascii="Arial Narrow" w:hAnsi="Arial Narrow" w:cs="Arial"/>
                <w:b/>
                <w:sz w:val="20"/>
                <w:szCs w:val="20"/>
              </w:rPr>
              <w:t>"Grupo por Cercanía"</w:t>
            </w:r>
            <w:r w:rsidRPr="004B4A96">
              <w:rPr>
                <w:rFonts w:ascii="Arial Narrow" w:hAnsi="Arial Narrow" w:cs="Arial"/>
                <w:sz w:val="20"/>
                <w:szCs w:val="20"/>
              </w:rPr>
              <w:t xml:space="preserve">, en función a la distancia con la sede de la aduana operativa y la distancia entre ellos, considerando además factores operativos y logísticos que considere relevantes, de manera que se puedan agrupar los referidos almacenes para la conformación de los paquetes de declaraciones (Ver </w:t>
            </w:r>
            <w:r w:rsidRPr="004B4A96">
              <w:rPr>
                <w:rFonts w:ascii="Arial Narrow" w:hAnsi="Arial Narrow" w:cs="Arial"/>
                <w:b/>
                <w:sz w:val="20"/>
                <w:szCs w:val="20"/>
                <w:u w:val="single"/>
              </w:rPr>
              <w:t>ANEXO 05</w:t>
            </w:r>
            <w:r w:rsidRPr="004B4A96">
              <w:rPr>
                <w:rFonts w:ascii="Arial Narrow" w:hAnsi="Arial Narrow" w:cs="Arial"/>
                <w:sz w:val="20"/>
                <w:szCs w:val="20"/>
              </w:rPr>
              <w:t>). En el caso de no consigne los números por grupo, el sistema asumirá que todos los almacenes pertenecen a un solo grupo.</w:t>
            </w:r>
          </w:p>
        </w:tc>
        <w:tc>
          <w:tcPr>
            <w:tcW w:w="851" w:type="dxa"/>
          </w:tcPr>
          <w:p w:rsidR="00FD392D" w:rsidRPr="004B4A96" w:rsidRDefault="004979FC" w:rsidP="001B26E1">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RIN50</w:t>
            </w:r>
            <w:r w:rsidR="00753FBC" w:rsidRPr="004B4A96">
              <w:rPr>
                <w:rFonts w:ascii="Arial Narrow" w:eastAsia="Times New Roman" w:hAnsi="Arial Narrow"/>
              </w:rPr>
              <w:t xml:space="preserve"> RF</w:t>
            </w:r>
            <w:r w:rsidR="001B26E1" w:rsidRPr="004B4A96">
              <w:rPr>
                <w:rFonts w:ascii="Arial Narrow" w:eastAsia="Times New Roman" w:hAnsi="Arial Narrow"/>
              </w:rPr>
              <w:t>09</w:t>
            </w:r>
          </w:p>
        </w:tc>
        <w:tc>
          <w:tcPr>
            <w:tcW w:w="1417" w:type="dxa"/>
          </w:tcPr>
          <w:p w:rsidR="00FD392D" w:rsidRPr="004B4A96" w:rsidRDefault="00FD392D"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5B7FA3" w:rsidRPr="004B4A96" w:rsidTr="00B43A4C">
        <w:tc>
          <w:tcPr>
            <w:tcW w:w="426" w:type="dxa"/>
          </w:tcPr>
          <w:p w:rsidR="005B7FA3" w:rsidRPr="004B4A96" w:rsidRDefault="005B7FA3"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8</w:t>
            </w:r>
          </w:p>
        </w:tc>
        <w:tc>
          <w:tcPr>
            <w:tcW w:w="1417" w:type="dxa"/>
          </w:tcPr>
          <w:p w:rsidR="005B7FA3" w:rsidRPr="004B4A96" w:rsidRDefault="005B7FA3" w:rsidP="00C77F95">
            <w:pPr>
              <w:rPr>
                <w:rFonts w:ascii="Arial Narrow" w:hAnsi="Arial Narrow" w:cs="Arial"/>
                <w:sz w:val="20"/>
                <w:szCs w:val="20"/>
              </w:rPr>
            </w:pPr>
            <w:r w:rsidRPr="004B4A96">
              <w:rPr>
                <w:rFonts w:ascii="Arial Narrow" w:hAnsi="Arial Narrow" w:cs="Arial"/>
                <w:sz w:val="20"/>
                <w:szCs w:val="20"/>
              </w:rPr>
              <w:t>Registro de Lugar de Coordinación en el Portal del Funcionario Aduanero</w:t>
            </w:r>
          </w:p>
        </w:tc>
        <w:tc>
          <w:tcPr>
            <w:tcW w:w="9639" w:type="dxa"/>
          </w:tcPr>
          <w:p w:rsidR="005B7FA3" w:rsidRPr="004B4A96" w:rsidRDefault="005B7FA3" w:rsidP="00626B50">
            <w:pPr>
              <w:pStyle w:val="Prrafodelista"/>
              <w:numPr>
                <w:ilvl w:val="0"/>
                <w:numId w:val="30"/>
              </w:numPr>
              <w:tabs>
                <w:tab w:val="left" w:pos="2317"/>
              </w:tabs>
              <w:rPr>
                <w:rFonts w:ascii="Arial Narrow" w:hAnsi="Arial Narrow" w:cs="Arial"/>
                <w:sz w:val="20"/>
                <w:szCs w:val="20"/>
              </w:rPr>
            </w:pPr>
            <w:r w:rsidRPr="004B4A96">
              <w:rPr>
                <w:rFonts w:ascii="Arial Narrow" w:hAnsi="Arial Narrow" w:cs="Arial"/>
                <w:sz w:val="20"/>
                <w:szCs w:val="20"/>
              </w:rPr>
              <w:t xml:space="preserve">Adecuar la opción dentro de la opción denominada </w:t>
            </w:r>
            <w:r w:rsidRPr="004B4A96">
              <w:rPr>
                <w:rFonts w:ascii="Arial Narrow" w:hAnsi="Arial Narrow" w:cs="Arial"/>
                <w:b/>
                <w:sz w:val="20"/>
                <w:szCs w:val="20"/>
              </w:rPr>
              <w:t>"Lugar de Coordinación"</w:t>
            </w:r>
            <w:r w:rsidRPr="004B4A96">
              <w:rPr>
                <w:rFonts w:ascii="Arial Narrow" w:hAnsi="Arial Narrow" w:cs="Arial"/>
                <w:sz w:val="20"/>
                <w:szCs w:val="20"/>
              </w:rPr>
              <w:t>, que se encuentra dentro de la carpeta "</w:t>
            </w:r>
            <w:r w:rsidRPr="004B4A96">
              <w:rPr>
                <w:rFonts w:ascii="Arial Narrow" w:hAnsi="Arial Narrow" w:cs="Arial"/>
                <w:b/>
                <w:sz w:val="20"/>
                <w:szCs w:val="20"/>
              </w:rPr>
              <w:t>Asignación en bloque</w:t>
            </w:r>
            <w:r w:rsidRPr="004B4A96">
              <w:rPr>
                <w:rFonts w:ascii="Arial Narrow" w:hAnsi="Arial Narrow" w:cs="Arial"/>
                <w:sz w:val="20"/>
                <w:szCs w:val="20"/>
              </w:rPr>
              <w:t>" del Portal del Funcionario Aduanero una opción donde permita al Supervisor o Jefe</w:t>
            </w:r>
            <w:r w:rsidR="00FD5923" w:rsidRPr="004B4A96">
              <w:rPr>
                <w:rFonts w:ascii="Arial Narrow" w:hAnsi="Arial Narrow" w:cs="Arial"/>
                <w:sz w:val="20"/>
                <w:szCs w:val="20"/>
              </w:rPr>
              <w:t>,</w:t>
            </w:r>
            <w:r w:rsidRPr="004B4A96">
              <w:rPr>
                <w:rFonts w:ascii="Arial Narrow" w:hAnsi="Arial Narrow" w:cs="Arial"/>
                <w:sz w:val="20"/>
                <w:szCs w:val="20"/>
              </w:rPr>
              <w:t xml:space="preserve"> </w:t>
            </w:r>
            <w:r w:rsidR="00FD5923" w:rsidRPr="004B4A96">
              <w:rPr>
                <w:rFonts w:ascii="Arial Narrow" w:hAnsi="Arial Narrow" w:cs="Arial"/>
                <w:sz w:val="20"/>
                <w:szCs w:val="20"/>
              </w:rPr>
              <w:t>del Régimen Envíos de Entrega Rápida y del área de oficiales,</w:t>
            </w:r>
            <w:r w:rsidRPr="004B4A96">
              <w:rPr>
                <w:rFonts w:ascii="Arial Narrow" w:hAnsi="Arial Narrow" w:cs="Arial"/>
                <w:sz w:val="20"/>
                <w:szCs w:val="20"/>
              </w:rPr>
              <w:t xml:space="preserve"> registrar el lugar donde cada funcionario aduanero asignado a reconocimiento físico atenderá a los usuarios de las declaraciones.</w:t>
            </w:r>
          </w:p>
          <w:p w:rsidR="005B7FA3" w:rsidRPr="004B4A96" w:rsidRDefault="005B7FA3" w:rsidP="00626B50">
            <w:pPr>
              <w:pStyle w:val="Prrafodelista"/>
              <w:numPr>
                <w:ilvl w:val="0"/>
                <w:numId w:val="30"/>
              </w:numPr>
              <w:tabs>
                <w:tab w:val="left" w:pos="2317"/>
              </w:tabs>
              <w:rPr>
                <w:rFonts w:ascii="Arial Narrow" w:hAnsi="Arial Narrow" w:cs="Arial"/>
                <w:sz w:val="20"/>
                <w:szCs w:val="20"/>
              </w:rPr>
            </w:pPr>
            <w:r w:rsidRPr="004B4A96">
              <w:rPr>
                <w:rFonts w:ascii="Arial Narrow" w:hAnsi="Arial Narrow" w:cs="Arial"/>
                <w:sz w:val="20"/>
                <w:szCs w:val="20"/>
              </w:rPr>
              <w:t>Al ingresar a esta opción por defecto el sistema mostrará la aduana a la que pertenece el funcionario que la está invocando, debiendo ingresar la siguiente información:</w:t>
            </w:r>
          </w:p>
          <w:p w:rsidR="005B7FA3" w:rsidRPr="004B4A96" w:rsidRDefault="005B7FA3" w:rsidP="00626B50">
            <w:pPr>
              <w:pStyle w:val="Prrafodelista"/>
              <w:numPr>
                <w:ilvl w:val="1"/>
                <w:numId w:val="30"/>
              </w:numPr>
              <w:tabs>
                <w:tab w:val="left" w:pos="2317"/>
              </w:tabs>
              <w:rPr>
                <w:rFonts w:ascii="Arial Narrow" w:hAnsi="Arial Narrow" w:cs="Arial"/>
                <w:sz w:val="20"/>
                <w:szCs w:val="20"/>
              </w:rPr>
            </w:pPr>
            <w:r w:rsidRPr="004B4A96">
              <w:rPr>
                <w:rFonts w:ascii="Arial Narrow" w:hAnsi="Arial Narrow" w:cs="Arial"/>
                <w:b/>
                <w:sz w:val="20"/>
                <w:szCs w:val="20"/>
              </w:rPr>
              <w:t>Fecha</w:t>
            </w:r>
            <w:r w:rsidRPr="004B4A96">
              <w:rPr>
                <w:rFonts w:ascii="Arial Narrow" w:hAnsi="Arial Narrow" w:cs="Arial"/>
                <w:sz w:val="20"/>
                <w:szCs w:val="20"/>
              </w:rPr>
              <w:t>: Se ingresará la fecha en la que se realizó el Sorteo de Asignación en Bloque.</w:t>
            </w:r>
          </w:p>
          <w:p w:rsidR="005B7FA3" w:rsidRPr="004B4A96" w:rsidRDefault="005B7FA3" w:rsidP="00626B50">
            <w:pPr>
              <w:pStyle w:val="Prrafodelista"/>
              <w:numPr>
                <w:ilvl w:val="1"/>
                <w:numId w:val="30"/>
              </w:numPr>
              <w:tabs>
                <w:tab w:val="left" w:pos="2317"/>
              </w:tabs>
              <w:rPr>
                <w:rFonts w:ascii="Arial Narrow" w:hAnsi="Arial Narrow" w:cs="Arial"/>
                <w:sz w:val="20"/>
                <w:szCs w:val="20"/>
              </w:rPr>
            </w:pPr>
            <w:r w:rsidRPr="004B4A96">
              <w:rPr>
                <w:rFonts w:ascii="Arial Narrow" w:hAnsi="Arial Narrow" w:cs="Arial"/>
                <w:b/>
                <w:sz w:val="20"/>
                <w:szCs w:val="20"/>
              </w:rPr>
              <w:t>Horario</w:t>
            </w:r>
            <w:r w:rsidRPr="004B4A96">
              <w:rPr>
                <w:rFonts w:ascii="Arial Narrow" w:hAnsi="Arial Narrow" w:cs="Arial"/>
                <w:sz w:val="20"/>
                <w:szCs w:val="20"/>
              </w:rPr>
              <w:t>: Se ingresará el horario en el que se realizó el Sorteo de Asignación en Bloque</w:t>
            </w:r>
          </w:p>
          <w:p w:rsidR="005B7FA3" w:rsidRPr="004B4A96" w:rsidRDefault="005B7FA3" w:rsidP="00626B50">
            <w:pPr>
              <w:pStyle w:val="Prrafodelista"/>
              <w:numPr>
                <w:ilvl w:val="1"/>
                <w:numId w:val="30"/>
              </w:numPr>
              <w:tabs>
                <w:tab w:val="left" w:pos="2317"/>
              </w:tabs>
              <w:rPr>
                <w:rFonts w:ascii="Arial Narrow" w:hAnsi="Arial Narrow" w:cs="Arial"/>
                <w:sz w:val="20"/>
                <w:szCs w:val="20"/>
              </w:rPr>
            </w:pPr>
            <w:r w:rsidRPr="004B4A96">
              <w:rPr>
                <w:rFonts w:ascii="Arial Narrow" w:hAnsi="Arial Narrow" w:cs="Arial"/>
                <w:b/>
                <w:sz w:val="20"/>
                <w:szCs w:val="20"/>
              </w:rPr>
              <w:t>Ánfora</w:t>
            </w:r>
            <w:r w:rsidRPr="004B4A96">
              <w:rPr>
                <w:rFonts w:ascii="Arial Narrow" w:hAnsi="Arial Narrow" w:cs="Arial"/>
                <w:sz w:val="20"/>
                <w:szCs w:val="20"/>
              </w:rPr>
              <w:t>: Se ingresará el Ánfora en la que se realizó el Sorteo de Asignación en Bloque. Se mostrará el ánfora prevista en el punto 3.</w:t>
            </w:r>
          </w:p>
          <w:p w:rsidR="005B7FA3" w:rsidRPr="004B4A96" w:rsidRDefault="005B7FA3" w:rsidP="00626B50">
            <w:pPr>
              <w:pStyle w:val="Prrafodelista"/>
              <w:numPr>
                <w:ilvl w:val="1"/>
                <w:numId w:val="30"/>
              </w:numPr>
              <w:tabs>
                <w:tab w:val="left" w:pos="2317"/>
              </w:tabs>
              <w:rPr>
                <w:rFonts w:ascii="Arial Narrow" w:hAnsi="Arial Narrow" w:cs="Arial"/>
                <w:sz w:val="20"/>
                <w:szCs w:val="20"/>
              </w:rPr>
            </w:pPr>
            <w:r w:rsidRPr="004B4A96">
              <w:rPr>
                <w:rFonts w:ascii="Arial Narrow" w:hAnsi="Arial Narrow" w:cs="Arial"/>
                <w:b/>
                <w:sz w:val="20"/>
                <w:szCs w:val="20"/>
              </w:rPr>
              <w:lastRenderedPageBreak/>
              <w:t>Paquete</w:t>
            </w:r>
            <w:r w:rsidRPr="004B4A96">
              <w:rPr>
                <w:rFonts w:ascii="Arial Narrow" w:hAnsi="Arial Narrow" w:cs="Arial"/>
                <w:sz w:val="20"/>
                <w:szCs w:val="20"/>
              </w:rPr>
              <w:t>: Se ingresará el Número de Paquete al cual se quiere consignar el Lugar de Coordinación, si no se registra un número de paquete el sistema listará todos los paquetes formados.</w:t>
            </w:r>
          </w:p>
          <w:p w:rsidR="005B7FA3" w:rsidRPr="004B4A96" w:rsidRDefault="005B7FA3" w:rsidP="00626B50">
            <w:pPr>
              <w:pStyle w:val="Prrafodelista"/>
              <w:numPr>
                <w:ilvl w:val="1"/>
                <w:numId w:val="30"/>
              </w:numPr>
              <w:tabs>
                <w:tab w:val="left" w:pos="2317"/>
              </w:tabs>
              <w:rPr>
                <w:rFonts w:ascii="Arial Narrow" w:hAnsi="Arial Narrow" w:cs="Arial"/>
                <w:sz w:val="20"/>
                <w:szCs w:val="20"/>
              </w:rPr>
            </w:pPr>
            <w:r w:rsidRPr="004B4A96">
              <w:rPr>
                <w:rFonts w:ascii="Arial Narrow" w:hAnsi="Arial Narrow" w:cs="Arial"/>
                <w:b/>
                <w:sz w:val="20"/>
                <w:szCs w:val="20"/>
              </w:rPr>
              <w:t>Funcionario</w:t>
            </w:r>
            <w:r w:rsidRPr="004B4A96">
              <w:rPr>
                <w:rFonts w:ascii="Arial Narrow" w:hAnsi="Arial Narrow" w:cs="Arial"/>
                <w:sz w:val="20"/>
                <w:szCs w:val="20"/>
              </w:rPr>
              <w:t>: Opcionalmente se puede indicar el código de registro o apellidos del funcionario asignado al Paquete.</w:t>
            </w:r>
          </w:p>
          <w:p w:rsidR="005B7FA3" w:rsidRPr="004B4A96" w:rsidRDefault="005B7FA3" w:rsidP="00626B50">
            <w:pPr>
              <w:pStyle w:val="Prrafodelista"/>
              <w:numPr>
                <w:ilvl w:val="0"/>
                <w:numId w:val="30"/>
              </w:numPr>
              <w:tabs>
                <w:tab w:val="left" w:pos="2317"/>
              </w:tabs>
              <w:rPr>
                <w:rFonts w:ascii="Arial Narrow" w:hAnsi="Arial Narrow" w:cs="Arial"/>
                <w:sz w:val="20"/>
                <w:szCs w:val="20"/>
              </w:rPr>
            </w:pPr>
            <w:r w:rsidRPr="004B4A96">
              <w:rPr>
                <w:rFonts w:ascii="Arial Narrow" w:hAnsi="Arial Narrow" w:cs="Arial"/>
                <w:sz w:val="20"/>
                <w:szCs w:val="20"/>
              </w:rPr>
              <w:t>Luego con el botón "Buscar" podrá buscar el paquete requerido según los filtros seleccionados.</w:t>
            </w:r>
          </w:p>
          <w:p w:rsidR="005B7FA3" w:rsidRPr="004B4A96" w:rsidRDefault="005B7FA3" w:rsidP="00626B50">
            <w:pPr>
              <w:pStyle w:val="Prrafodelista"/>
              <w:numPr>
                <w:ilvl w:val="0"/>
                <w:numId w:val="30"/>
              </w:numPr>
              <w:tabs>
                <w:tab w:val="left" w:pos="2317"/>
              </w:tabs>
              <w:rPr>
                <w:rFonts w:ascii="Arial Narrow" w:hAnsi="Arial Narrow" w:cs="Arial"/>
                <w:sz w:val="20"/>
                <w:szCs w:val="20"/>
              </w:rPr>
            </w:pPr>
            <w:r w:rsidRPr="004B4A96">
              <w:rPr>
                <w:rFonts w:ascii="Arial Narrow" w:hAnsi="Arial Narrow" w:cs="Arial"/>
                <w:sz w:val="20"/>
                <w:szCs w:val="20"/>
              </w:rPr>
              <w:t>Una vez listado el Paquete o los paquetes solicitados, se procederá a escoger el Lugar de Coordinación entre los almacenes aduaneros incluidos en cada paquete, este menú incluirá la opción: "</w:t>
            </w:r>
            <w:r w:rsidRPr="004B4A96">
              <w:rPr>
                <w:rFonts w:ascii="Arial Narrow" w:hAnsi="Arial Narrow" w:cs="Arial"/>
                <w:b/>
                <w:sz w:val="20"/>
                <w:szCs w:val="20"/>
              </w:rPr>
              <w:t>Aduana</w:t>
            </w:r>
            <w:r w:rsidRPr="004B4A96">
              <w:rPr>
                <w:rFonts w:ascii="Arial Narrow" w:hAnsi="Arial Narrow" w:cs="Arial"/>
                <w:sz w:val="20"/>
                <w:szCs w:val="20"/>
              </w:rPr>
              <w:t>".</w:t>
            </w:r>
          </w:p>
          <w:p w:rsidR="005B7FA3" w:rsidRPr="004B4A96" w:rsidRDefault="005B7FA3" w:rsidP="00626B50">
            <w:pPr>
              <w:pStyle w:val="Prrafodelista"/>
              <w:numPr>
                <w:ilvl w:val="0"/>
                <w:numId w:val="30"/>
              </w:numPr>
              <w:tabs>
                <w:tab w:val="left" w:pos="2317"/>
              </w:tabs>
              <w:rPr>
                <w:rFonts w:ascii="Arial Narrow" w:hAnsi="Arial Narrow" w:cs="Arial"/>
                <w:sz w:val="20"/>
                <w:szCs w:val="20"/>
              </w:rPr>
            </w:pPr>
            <w:r w:rsidRPr="004B4A96">
              <w:rPr>
                <w:rFonts w:ascii="Arial Narrow" w:hAnsi="Arial Narrow" w:cs="Arial"/>
                <w:sz w:val="20"/>
                <w:szCs w:val="20"/>
              </w:rPr>
              <w:t>Al presionar el botón "</w:t>
            </w:r>
            <w:r w:rsidRPr="004B4A96">
              <w:rPr>
                <w:rFonts w:ascii="Arial Narrow" w:hAnsi="Arial Narrow" w:cs="Arial"/>
                <w:b/>
                <w:sz w:val="20"/>
                <w:szCs w:val="20"/>
              </w:rPr>
              <w:t>Grabar</w:t>
            </w:r>
            <w:r w:rsidRPr="004B4A96">
              <w:rPr>
                <w:rFonts w:ascii="Arial Narrow" w:hAnsi="Arial Narrow" w:cs="Arial"/>
                <w:sz w:val="20"/>
                <w:szCs w:val="20"/>
              </w:rPr>
              <w:t>" el sistema registra el "</w:t>
            </w:r>
            <w:r w:rsidRPr="004B4A96">
              <w:rPr>
                <w:rFonts w:ascii="Arial Narrow" w:hAnsi="Arial Narrow" w:cs="Arial"/>
                <w:b/>
                <w:sz w:val="20"/>
                <w:szCs w:val="20"/>
              </w:rPr>
              <w:t>Lugar de Coordinación</w:t>
            </w:r>
            <w:r w:rsidRPr="004B4A96">
              <w:rPr>
                <w:rFonts w:ascii="Arial Narrow" w:hAnsi="Arial Narrow" w:cs="Arial"/>
                <w:sz w:val="20"/>
                <w:szCs w:val="20"/>
              </w:rPr>
              <w:t>" vinculado al paquete listado y lo agrega al "</w:t>
            </w:r>
            <w:r w:rsidRPr="004B4A96">
              <w:rPr>
                <w:rFonts w:ascii="Arial Narrow" w:hAnsi="Arial Narrow" w:cs="Arial"/>
                <w:b/>
                <w:sz w:val="20"/>
                <w:szCs w:val="20"/>
              </w:rPr>
              <w:t>Reporte de Asignación en Bloque</w:t>
            </w:r>
            <w:r w:rsidRPr="004B4A96">
              <w:rPr>
                <w:rFonts w:ascii="Arial Narrow" w:hAnsi="Arial Narrow" w:cs="Arial"/>
                <w:sz w:val="20"/>
                <w:szCs w:val="20"/>
              </w:rPr>
              <w:t>" y al "</w:t>
            </w:r>
            <w:r w:rsidRPr="004B4A96">
              <w:rPr>
                <w:rFonts w:ascii="Arial Narrow" w:hAnsi="Arial Narrow" w:cs="Arial"/>
                <w:b/>
                <w:sz w:val="20"/>
                <w:szCs w:val="20"/>
              </w:rPr>
              <w:t>Reporte de Asignación en Bloque a un Funcionario Aduanero</w:t>
            </w:r>
            <w:r w:rsidRPr="004B4A96">
              <w:rPr>
                <w:rFonts w:ascii="Arial Narrow" w:hAnsi="Arial Narrow" w:cs="Arial"/>
                <w:sz w:val="20"/>
                <w:szCs w:val="20"/>
              </w:rPr>
              <w:t>".</w:t>
            </w:r>
          </w:p>
          <w:p w:rsidR="005B7FA3" w:rsidRPr="004B4A96" w:rsidRDefault="005B7FA3" w:rsidP="00626B50">
            <w:pPr>
              <w:pStyle w:val="Prrafodelista"/>
              <w:numPr>
                <w:ilvl w:val="0"/>
                <w:numId w:val="30"/>
              </w:numPr>
              <w:tabs>
                <w:tab w:val="left" w:pos="2317"/>
              </w:tabs>
              <w:rPr>
                <w:rFonts w:ascii="Arial Narrow" w:hAnsi="Arial Narrow" w:cs="Arial"/>
                <w:sz w:val="20"/>
                <w:szCs w:val="20"/>
              </w:rPr>
            </w:pPr>
            <w:r w:rsidRPr="004B4A96">
              <w:rPr>
                <w:rFonts w:ascii="Arial Narrow" w:hAnsi="Arial Narrow" w:cs="Arial"/>
                <w:sz w:val="20"/>
                <w:szCs w:val="20"/>
              </w:rPr>
              <w:t>Al presionar el botón "</w:t>
            </w:r>
            <w:r w:rsidRPr="004B4A96">
              <w:rPr>
                <w:rFonts w:ascii="Arial Narrow" w:hAnsi="Arial Narrow" w:cs="Arial"/>
                <w:b/>
                <w:sz w:val="20"/>
                <w:szCs w:val="20"/>
              </w:rPr>
              <w:t>Cancelar</w:t>
            </w:r>
            <w:r w:rsidRPr="004B4A96">
              <w:rPr>
                <w:rFonts w:ascii="Arial Narrow" w:hAnsi="Arial Narrow" w:cs="Arial"/>
                <w:sz w:val="20"/>
                <w:szCs w:val="20"/>
              </w:rPr>
              <w:t>" el sistema limpia la pantalla sin grabar la información listada.</w:t>
            </w:r>
          </w:p>
        </w:tc>
        <w:tc>
          <w:tcPr>
            <w:tcW w:w="851" w:type="dxa"/>
          </w:tcPr>
          <w:p w:rsidR="005B7FA3" w:rsidRPr="004B4A96" w:rsidRDefault="004979FC" w:rsidP="005B7FA3">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RIN50</w:t>
            </w:r>
            <w:r w:rsidR="005B7FA3" w:rsidRPr="004B4A96">
              <w:rPr>
                <w:rFonts w:ascii="Arial Narrow" w:eastAsia="Times New Roman" w:hAnsi="Arial Narrow"/>
              </w:rPr>
              <w:t xml:space="preserve"> RF17</w:t>
            </w:r>
          </w:p>
        </w:tc>
        <w:tc>
          <w:tcPr>
            <w:tcW w:w="1417" w:type="dxa"/>
          </w:tcPr>
          <w:p w:rsidR="005B7FA3" w:rsidRPr="004B4A96" w:rsidRDefault="005B7FA3"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D20F23" w:rsidRPr="004B4A96" w:rsidTr="00B43A4C">
        <w:tc>
          <w:tcPr>
            <w:tcW w:w="426" w:type="dxa"/>
          </w:tcPr>
          <w:p w:rsidR="00D20F23" w:rsidRPr="004B4A96" w:rsidRDefault="00D20F23"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9</w:t>
            </w:r>
          </w:p>
        </w:tc>
        <w:tc>
          <w:tcPr>
            <w:tcW w:w="1417" w:type="dxa"/>
          </w:tcPr>
          <w:p w:rsidR="00D20F23" w:rsidRPr="004B4A96" w:rsidRDefault="00D20F23" w:rsidP="00C77F95">
            <w:pPr>
              <w:rPr>
                <w:rFonts w:ascii="Arial Narrow" w:hAnsi="Arial Narrow" w:cs="Arial"/>
                <w:sz w:val="20"/>
                <w:szCs w:val="20"/>
              </w:rPr>
            </w:pPr>
            <w:r w:rsidRPr="004B4A96">
              <w:rPr>
                <w:rFonts w:ascii="Arial Narrow" w:hAnsi="Arial Narrow" w:cs="Arial"/>
                <w:sz w:val="20"/>
                <w:szCs w:val="20"/>
              </w:rPr>
              <w:t>Optimización de paquetes</w:t>
            </w:r>
          </w:p>
        </w:tc>
        <w:tc>
          <w:tcPr>
            <w:tcW w:w="9639" w:type="dxa"/>
          </w:tcPr>
          <w:p w:rsidR="00D20F23" w:rsidRPr="004B4A96" w:rsidRDefault="00D20F23" w:rsidP="00626B50">
            <w:pPr>
              <w:pStyle w:val="Prrafodelista"/>
              <w:numPr>
                <w:ilvl w:val="0"/>
                <w:numId w:val="10"/>
              </w:numPr>
              <w:rPr>
                <w:rFonts w:ascii="Arial Narrow" w:hAnsi="Arial Narrow" w:cs="Arial"/>
                <w:sz w:val="20"/>
                <w:szCs w:val="20"/>
              </w:rPr>
            </w:pPr>
            <w:r w:rsidRPr="004B4A96">
              <w:rPr>
                <w:rFonts w:ascii="Arial Narrow" w:hAnsi="Arial Narrow" w:cs="Arial"/>
                <w:sz w:val="20"/>
                <w:szCs w:val="20"/>
              </w:rPr>
              <w:t>Adecuar la opción denominada "</w:t>
            </w:r>
            <w:r w:rsidRPr="004B4A96">
              <w:rPr>
                <w:rFonts w:ascii="Arial Narrow" w:hAnsi="Arial Narrow" w:cs="Arial"/>
                <w:b/>
                <w:sz w:val="20"/>
                <w:szCs w:val="20"/>
              </w:rPr>
              <w:t>Optimización de paquetes</w:t>
            </w:r>
            <w:r w:rsidRPr="004B4A96">
              <w:rPr>
                <w:rFonts w:ascii="Arial Narrow" w:hAnsi="Arial Narrow" w:cs="Arial"/>
                <w:sz w:val="20"/>
                <w:szCs w:val="20"/>
              </w:rPr>
              <w:t>", la cual se encuentra dentro del Portal del Funcionario Aduanero en la carpeta "</w:t>
            </w:r>
            <w:r w:rsidRPr="004B4A96">
              <w:rPr>
                <w:rFonts w:ascii="Arial Narrow" w:hAnsi="Arial Narrow" w:cs="Arial"/>
                <w:b/>
                <w:sz w:val="20"/>
                <w:szCs w:val="20"/>
              </w:rPr>
              <w:t>Asignación en Bloque</w:t>
            </w:r>
            <w:r w:rsidRPr="004B4A96">
              <w:rPr>
                <w:rFonts w:ascii="Arial Narrow" w:hAnsi="Arial Narrow" w:cs="Arial"/>
                <w:sz w:val="20"/>
                <w:szCs w:val="20"/>
              </w:rPr>
              <w:t>", en esta opción el funcionario aduanero encargado del área (Jefe que administra el régimen respectivo) o supervisor con el Rol Jefe de Régimen puede mejorar (editar) la distribución de declaraciones en los paquetes formados en función a la Carga Laboral disponible y la distancia entre almacenes aduaneros, entre otras variables. Esta opción permitirá que una o más declaraciones puedan ser retiradas de un paquete, ser incluidas dentro de otro paquete o pasar a la condición de "</w:t>
            </w:r>
            <w:r w:rsidRPr="004B4A96">
              <w:rPr>
                <w:rFonts w:ascii="Arial Narrow" w:hAnsi="Arial Narrow" w:cs="Arial"/>
                <w:b/>
                <w:sz w:val="20"/>
                <w:szCs w:val="20"/>
              </w:rPr>
              <w:t>Declaraciones sin Agrupar</w:t>
            </w:r>
            <w:r w:rsidRPr="004B4A96">
              <w:rPr>
                <w:rFonts w:ascii="Arial Narrow" w:hAnsi="Arial Narrow" w:cs="Arial"/>
                <w:sz w:val="20"/>
                <w:szCs w:val="20"/>
              </w:rPr>
              <w:t>".</w:t>
            </w:r>
            <w:r w:rsidRPr="004B4A96">
              <w:t xml:space="preserve"> </w:t>
            </w:r>
            <w:r w:rsidRPr="004B4A96">
              <w:rPr>
                <w:rFonts w:ascii="Arial Narrow" w:hAnsi="Arial Narrow" w:cs="Arial"/>
                <w:sz w:val="20"/>
                <w:szCs w:val="20"/>
              </w:rPr>
              <w:t>Considerar la columna de Importador OEA para EER en reemplazo de Importador frecuente.</w:t>
            </w:r>
          </w:p>
          <w:p w:rsidR="00D20F23" w:rsidRPr="004B4A96" w:rsidRDefault="00D20F23" w:rsidP="00626B50">
            <w:pPr>
              <w:pStyle w:val="Prrafodelista"/>
              <w:numPr>
                <w:ilvl w:val="0"/>
                <w:numId w:val="10"/>
              </w:numPr>
              <w:rPr>
                <w:rFonts w:ascii="Arial Narrow" w:hAnsi="Arial Narrow" w:cs="Arial"/>
                <w:sz w:val="20"/>
                <w:szCs w:val="20"/>
              </w:rPr>
            </w:pPr>
            <w:r w:rsidRPr="004B4A96">
              <w:rPr>
                <w:rFonts w:ascii="Arial Narrow" w:hAnsi="Arial Narrow" w:cs="Arial"/>
                <w:sz w:val="20"/>
                <w:szCs w:val="20"/>
              </w:rPr>
              <w:t>En caso se requiera formar otro paquete se podrá utilizar el botón "</w:t>
            </w:r>
            <w:r w:rsidRPr="004B4A96">
              <w:rPr>
                <w:rFonts w:ascii="Arial Narrow" w:hAnsi="Arial Narrow" w:cs="Arial"/>
                <w:b/>
                <w:sz w:val="20"/>
                <w:szCs w:val="20"/>
              </w:rPr>
              <w:t>Nuevo Paquete</w:t>
            </w:r>
            <w:r w:rsidRPr="004B4A96">
              <w:rPr>
                <w:rFonts w:ascii="Arial Narrow" w:hAnsi="Arial Narrow" w:cs="Arial"/>
                <w:sz w:val="20"/>
                <w:szCs w:val="20"/>
              </w:rPr>
              <w:t>", con lo cual el sistema incluirá otro paquete en el menú con la numeración consecutiva siguiente al último paquete formado:</w:t>
            </w:r>
          </w:p>
          <w:p w:rsidR="00D20F23" w:rsidRPr="004B4A96" w:rsidRDefault="00D20F23" w:rsidP="00626B50">
            <w:pPr>
              <w:pStyle w:val="Prrafodelista"/>
              <w:numPr>
                <w:ilvl w:val="1"/>
                <w:numId w:val="10"/>
              </w:numPr>
              <w:rPr>
                <w:rFonts w:ascii="Arial Narrow" w:hAnsi="Arial Narrow" w:cs="Arial"/>
                <w:sz w:val="20"/>
                <w:szCs w:val="20"/>
              </w:rPr>
            </w:pPr>
            <w:r w:rsidRPr="004B4A96">
              <w:rPr>
                <w:rFonts w:ascii="Arial Narrow" w:hAnsi="Arial Narrow" w:cs="Arial"/>
                <w:sz w:val="20"/>
                <w:szCs w:val="20"/>
              </w:rPr>
              <w:t>Una vez culminada la "</w:t>
            </w:r>
            <w:r w:rsidRPr="004B4A96">
              <w:rPr>
                <w:rFonts w:ascii="Arial Narrow" w:hAnsi="Arial Narrow" w:cs="Arial"/>
                <w:b/>
                <w:sz w:val="20"/>
                <w:szCs w:val="20"/>
              </w:rPr>
              <w:t>Optimización de Paquetes</w:t>
            </w:r>
            <w:r w:rsidRPr="004B4A96">
              <w:rPr>
                <w:rFonts w:ascii="Arial Narrow" w:hAnsi="Arial Narrow" w:cs="Arial"/>
                <w:sz w:val="20"/>
                <w:szCs w:val="20"/>
              </w:rPr>
              <w:t>" se debe presionar el botón "</w:t>
            </w:r>
            <w:r w:rsidRPr="004B4A96">
              <w:rPr>
                <w:rFonts w:ascii="Arial Narrow" w:hAnsi="Arial Narrow" w:cs="Arial"/>
                <w:b/>
                <w:sz w:val="20"/>
                <w:szCs w:val="20"/>
              </w:rPr>
              <w:t>Grabar</w:t>
            </w:r>
            <w:r w:rsidRPr="004B4A96">
              <w:rPr>
                <w:rFonts w:ascii="Arial Narrow" w:hAnsi="Arial Narrow" w:cs="Arial"/>
                <w:sz w:val="20"/>
                <w:szCs w:val="20"/>
              </w:rPr>
              <w:t>" para que el sistema procese los cambios y se formen los nuevos paquetes.</w:t>
            </w:r>
          </w:p>
          <w:p w:rsidR="00D20F23" w:rsidRPr="004B4A96" w:rsidRDefault="00D20F23" w:rsidP="00626B50">
            <w:pPr>
              <w:pStyle w:val="Prrafodelista"/>
              <w:numPr>
                <w:ilvl w:val="1"/>
                <w:numId w:val="10"/>
              </w:numPr>
              <w:rPr>
                <w:rFonts w:ascii="Arial Narrow" w:hAnsi="Arial Narrow" w:cs="Arial"/>
                <w:sz w:val="20"/>
                <w:szCs w:val="20"/>
              </w:rPr>
            </w:pPr>
            <w:r w:rsidRPr="004B4A96">
              <w:rPr>
                <w:rFonts w:ascii="Arial Narrow" w:hAnsi="Arial Narrow" w:cs="Arial"/>
                <w:sz w:val="20"/>
                <w:szCs w:val="20"/>
              </w:rPr>
              <w:t>Si se presiona el botón "</w:t>
            </w:r>
            <w:r w:rsidRPr="004B4A96">
              <w:rPr>
                <w:rFonts w:ascii="Arial Narrow" w:hAnsi="Arial Narrow" w:cs="Arial"/>
                <w:b/>
                <w:sz w:val="20"/>
                <w:szCs w:val="20"/>
              </w:rPr>
              <w:t>Salir</w:t>
            </w:r>
            <w:r w:rsidRPr="004B4A96">
              <w:rPr>
                <w:rFonts w:ascii="Arial Narrow" w:hAnsi="Arial Narrow" w:cs="Arial"/>
                <w:sz w:val="20"/>
                <w:szCs w:val="20"/>
              </w:rPr>
              <w:t>" no se procesará ninguno de los cambios hechos.</w:t>
            </w:r>
          </w:p>
          <w:p w:rsidR="00D20F23" w:rsidRPr="004B4A96" w:rsidRDefault="00D20F23" w:rsidP="00626B50">
            <w:pPr>
              <w:pStyle w:val="Prrafodelista"/>
              <w:numPr>
                <w:ilvl w:val="0"/>
                <w:numId w:val="10"/>
              </w:numPr>
              <w:rPr>
                <w:rFonts w:ascii="Arial Narrow" w:hAnsi="Arial Narrow" w:cs="Arial"/>
                <w:sz w:val="20"/>
                <w:szCs w:val="20"/>
              </w:rPr>
            </w:pPr>
            <w:r w:rsidRPr="004B4A96">
              <w:rPr>
                <w:rFonts w:ascii="Arial Narrow" w:hAnsi="Arial Narrow" w:cs="Arial"/>
                <w:sz w:val="20"/>
                <w:szCs w:val="20"/>
              </w:rPr>
              <w:t>Una vez grabados los cambios efectuados, el sistema eliminará los paquetes que se hayan quedado sin ninguna declaración, efectuando la re-enumeración de los paquetes. Los paquetes optimizados se podrán consultar en la opción "</w:t>
            </w:r>
            <w:r w:rsidRPr="004B4A96">
              <w:rPr>
                <w:rFonts w:ascii="Arial Narrow" w:hAnsi="Arial Narrow" w:cs="Arial"/>
                <w:b/>
                <w:sz w:val="20"/>
                <w:szCs w:val="20"/>
              </w:rPr>
              <w:t>Consulta de Paquetes Formados</w:t>
            </w:r>
            <w:r w:rsidRPr="004B4A96">
              <w:rPr>
                <w:rFonts w:ascii="Arial Narrow" w:hAnsi="Arial Narrow" w:cs="Arial"/>
                <w:sz w:val="20"/>
                <w:szCs w:val="20"/>
              </w:rPr>
              <w:t>" del Portal del Funcionario Aduanero. Considerar la columna de Importador OEA para EER en reemplazo de Importador frecuente.</w:t>
            </w:r>
          </w:p>
          <w:p w:rsidR="00D20F23" w:rsidRPr="004B4A96" w:rsidRDefault="00D20F23" w:rsidP="00626B50">
            <w:pPr>
              <w:pStyle w:val="Prrafodelista"/>
              <w:numPr>
                <w:ilvl w:val="0"/>
                <w:numId w:val="10"/>
              </w:numPr>
              <w:rPr>
                <w:rFonts w:ascii="Arial Narrow" w:hAnsi="Arial Narrow" w:cs="Arial"/>
                <w:sz w:val="20"/>
                <w:szCs w:val="20"/>
              </w:rPr>
            </w:pPr>
            <w:r w:rsidRPr="004B4A96">
              <w:rPr>
                <w:rFonts w:ascii="Arial Narrow" w:hAnsi="Arial Narrow" w:cs="Arial"/>
                <w:sz w:val="20"/>
                <w:szCs w:val="20"/>
              </w:rPr>
              <w:t>Culminada la formación de paquetes, el sistema remite automáticamente al Buzón Sol del Almacén Aduanero, la relación de declaraciones que serán objeto de reconocimiento físico al día siguiente.</w:t>
            </w:r>
          </w:p>
          <w:p w:rsidR="00D20F23" w:rsidRPr="004B4A96" w:rsidRDefault="00D20F23" w:rsidP="00626B50">
            <w:pPr>
              <w:pStyle w:val="Prrafodelista"/>
              <w:numPr>
                <w:ilvl w:val="0"/>
                <w:numId w:val="10"/>
              </w:numPr>
              <w:rPr>
                <w:rFonts w:ascii="Arial Narrow" w:hAnsi="Arial Narrow" w:cs="Arial"/>
                <w:sz w:val="20"/>
                <w:szCs w:val="20"/>
              </w:rPr>
            </w:pPr>
            <w:r w:rsidRPr="004B4A96">
              <w:rPr>
                <w:rFonts w:ascii="Arial Narrow" w:hAnsi="Arial Narrow" w:cs="Arial"/>
                <w:sz w:val="20"/>
                <w:szCs w:val="20"/>
              </w:rPr>
              <w:t xml:space="preserve">Cuando no se hayan asignado funcionarios aduaneros al grupo correspondiente al ánfora que se está sorteando, o los registrados no se encuentren habilitados y/o vigentes, el sistema NO efectúa la formación de paquetes y remite automáticamente al correo institucional del funcionario aduanero encargado del área (Jefe que administre el régimen) y al supervisor el siguiente mensaje: </w:t>
            </w:r>
            <w:r w:rsidRPr="004B4A96">
              <w:rPr>
                <w:rFonts w:ascii="Arial Narrow" w:hAnsi="Arial Narrow" w:cs="Arial"/>
                <w:b/>
                <w:sz w:val="20"/>
                <w:szCs w:val="20"/>
              </w:rPr>
              <w:t>"No se han encontrado funcionarios aduaneros habilitados y/o vigentes en el [...grupo que corresponda...], la formación de paquetes no se ha efectuado"</w:t>
            </w:r>
            <w:r w:rsidRPr="004B4A96">
              <w:rPr>
                <w:rFonts w:ascii="Arial Narrow" w:hAnsi="Arial Narrow" w:cs="Arial"/>
                <w:sz w:val="20"/>
                <w:szCs w:val="20"/>
              </w:rPr>
              <w:t>.</w:t>
            </w:r>
          </w:p>
          <w:p w:rsidR="00D20F23" w:rsidRPr="004B4A96" w:rsidRDefault="00D20F23" w:rsidP="00626B50">
            <w:pPr>
              <w:pStyle w:val="Prrafodelista"/>
              <w:numPr>
                <w:ilvl w:val="0"/>
                <w:numId w:val="10"/>
              </w:numPr>
              <w:rPr>
                <w:rFonts w:ascii="Arial Narrow" w:hAnsi="Arial Narrow" w:cs="Arial"/>
                <w:sz w:val="20"/>
                <w:szCs w:val="20"/>
              </w:rPr>
            </w:pPr>
            <w:r w:rsidRPr="004B4A96">
              <w:rPr>
                <w:rFonts w:ascii="Arial Narrow" w:hAnsi="Arial Narrow" w:cs="Arial"/>
                <w:sz w:val="20"/>
                <w:szCs w:val="20"/>
              </w:rPr>
              <w:t xml:space="preserve">Los grupos y ánfora que corresponden a EER, no deberán ser considerados dentro de </w:t>
            </w:r>
            <w:r w:rsidRPr="004B4A96">
              <w:rPr>
                <w:rFonts w:ascii="Arial Narrow" w:hAnsi="Arial Narrow" w:cs="Arial"/>
                <w:b/>
                <w:sz w:val="20"/>
                <w:szCs w:val="20"/>
              </w:rPr>
              <w:t>"Grupo Canal Rojo (todas las modalidades)"</w:t>
            </w:r>
            <w:r w:rsidRPr="004B4A96">
              <w:rPr>
                <w:rFonts w:ascii="Arial Narrow" w:hAnsi="Arial Narrow" w:cs="Arial"/>
                <w:sz w:val="20"/>
                <w:szCs w:val="20"/>
              </w:rPr>
              <w:t xml:space="preserve"> y </w:t>
            </w:r>
            <w:r w:rsidRPr="004B4A96">
              <w:rPr>
                <w:rFonts w:ascii="Arial Narrow" w:hAnsi="Arial Narrow" w:cs="Arial"/>
                <w:b/>
                <w:sz w:val="20"/>
                <w:szCs w:val="20"/>
              </w:rPr>
              <w:t>“Todas las ánforas”</w:t>
            </w:r>
            <w:r w:rsidRPr="004B4A96">
              <w:rPr>
                <w:rFonts w:ascii="Arial Narrow" w:hAnsi="Arial Narrow" w:cs="Arial"/>
                <w:sz w:val="20"/>
                <w:szCs w:val="20"/>
              </w:rPr>
              <w:t>.</w:t>
            </w:r>
          </w:p>
        </w:tc>
        <w:tc>
          <w:tcPr>
            <w:tcW w:w="851" w:type="dxa"/>
          </w:tcPr>
          <w:p w:rsidR="00D20F23" w:rsidRPr="004B4A96" w:rsidRDefault="004979FC" w:rsidP="001B26E1">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RIN50</w:t>
            </w:r>
            <w:r w:rsidR="00D20F23" w:rsidRPr="004B4A96">
              <w:rPr>
                <w:rFonts w:ascii="Arial Narrow" w:eastAsia="Times New Roman" w:hAnsi="Arial Narrow"/>
              </w:rPr>
              <w:t xml:space="preserve"> RF1</w:t>
            </w:r>
            <w:r w:rsidR="001B26E1" w:rsidRPr="004B4A96">
              <w:rPr>
                <w:rFonts w:ascii="Arial Narrow" w:eastAsia="Times New Roman" w:hAnsi="Arial Narrow"/>
              </w:rPr>
              <w:t>0</w:t>
            </w:r>
          </w:p>
        </w:tc>
        <w:tc>
          <w:tcPr>
            <w:tcW w:w="1417" w:type="dxa"/>
          </w:tcPr>
          <w:p w:rsidR="00D20F23" w:rsidRPr="004B4A96" w:rsidRDefault="009206BF"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87278E" w:rsidRPr="004B4A96" w:rsidTr="00B43A4C">
        <w:tc>
          <w:tcPr>
            <w:tcW w:w="426" w:type="dxa"/>
          </w:tcPr>
          <w:p w:rsidR="0087278E" w:rsidRPr="004B4A96" w:rsidRDefault="003E3E87" w:rsidP="00585BC0">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10</w:t>
            </w:r>
          </w:p>
        </w:tc>
        <w:tc>
          <w:tcPr>
            <w:tcW w:w="1417" w:type="dxa"/>
          </w:tcPr>
          <w:p w:rsidR="0087278E" w:rsidRPr="004B4A96" w:rsidRDefault="0087278E" w:rsidP="00C77F95">
            <w:pPr>
              <w:rPr>
                <w:rFonts w:ascii="Arial Narrow" w:hAnsi="Arial Narrow" w:cs="Arial"/>
                <w:sz w:val="20"/>
                <w:szCs w:val="20"/>
              </w:rPr>
            </w:pPr>
            <w:r w:rsidRPr="004B4A96">
              <w:rPr>
                <w:rFonts w:ascii="Arial Narrow" w:hAnsi="Arial Narrow" w:cs="Arial"/>
                <w:sz w:val="20"/>
                <w:szCs w:val="20"/>
              </w:rPr>
              <w:t>Consulta de Paquetes Formados</w:t>
            </w:r>
          </w:p>
        </w:tc>
        <w:tc>
          <w:tcPr>
            <w:tcW w:w="9639" w:type="dxa"/>
          </w:tcPr>
          <w:p w:rsidR="0087278E" w:rsidRPr="004B4A96" w:rsidRDefault="0087278E" w:rsidP="0087278E">
            <w:pPr>
              <w:rPr>
                <w:rFonts w:ascii="Arial Narrow" w:hAnsi="Arial Narrow" w:cs="Arial"/>
                <w:sz w:val="20"/>
                <w:szCs w:val="20"/>
              </w:rPr>
            </w:pPr>
            <w:r w:rsidRPr="004B4A96">
              <w:rPr>
                <w:rFonts w:ascii="Arial Narrow" w:hAnsi="Arial Narrow" w:cs="Arial"/>
                <w:sz w:val="20"/>
                <w:szCs w:val="20"/>
              </w:rPr>
              <w:t>Adecuar la opción denominada "</w:t>
            </w:r>
            <w:r w:rsidRPr="004B4A96">
              <w:rPr>
                <w:rFonts w:ascii="Arial Narrow" w:hAnsi="Arial Narrow" w:cs="Arial"/>
                <w:b/>
                <w:sz w:val="20"/>
                <w:szCs w:val="20"/>
              </w:rPr>
              <w:t>Consulta de Paquetes Formados</w:t>
            </w:r>
            <w:r w:rsidRPr="004B4A96">
              <w:rPr>
                <w:rFonts w:ascii="Arial Narrow" w:hAnsi="Arial Narrow" w:cs="Arial"/>
                <w:sz w:val="20"/>
                <w:szCs w:val="20"/>
              </w:rPr>
              <w:t>", a través de la cual se podrán consultar los paquetes formados</w:t>
            </w:r>
            <w:r w:rsidR="00183418" w:rsidRPr="004B4A96">
              <w:rPr>
                <w:rFonts w:ascii="Arial Narrow" w:hAnsi="Arial Narrow" w:cs="Arial"/>
                <w:sz w:val="20"/>
                <w:szCs w:val="20"/>
              </w:rPr>
              <w:t>; ya sea en bloque u optimizados;</w:t>
            </w:r>
            <w:r w:rsidRPr="004B4A96">
              <w:rPr>
                <w:rFonts w:ascii="Arial Narrow" w:hAnsi="Arial Narrow" w:cs="Arial"/>
                <w:sz w:val="20"/>
                <w:szCs w:val="20"/>
              </w:rPr>
              <w:t xml:space="preserve"> debiendo ingresar la siguiente información:</w:t>
            </w:r>
          </w:p>
          <w:p w:rsidR="0087278E" w:rsidRPr="004B4A96" w:rsidRDefault="0087278E" w:rsidP="00626B50">
            <w:pPr>
              <w:pStyle w:val="Prrafodelista"/>
              <w:numPr>
                <w:ilvl w:val="0"/>
                <w:numId w:val="33"/>
              </w:numPr>
              <w:rPr>
                <w:rFonts w:ascii="Arial Narrow" w:hAnsi="Arial Narrow" w:cs="Arial"/>
                <w:sz w:val="20"/>
                <w:szCs w:val="20"/>
              </w:rPr>
            </w:pPr>
            <w:r w:rsidRPr="004B4A96">
              <w:rPr>
                <w:rFonts w:ascii="Arial Narrow" w:hAnsi="Arial Narrow" w:cs="Arial"/>
                <w:b/>
                <w:sz w:val="20"/>
                <w:szCs w:val="20"/>
              </w:rPr>
              <w:t>Fecha</w:t>
            </w:r>
            <w:r w:rsidRPr="004B4A96">
              <w:rPr>
                <w:rFonts w:ascii="Arial Narrow" w:hAnsi="Arial Narrow" w:cs="Arial"/>
                <w:sz w:val="20"/>
                <w:szCs w:val="20"/>
              </w:rPr>
              <w:t>: Se ingresará la fecha en la que se realizó el Sorteo de Asignación en Bloque.</w:t>
            </w:r>
          </w:p>
          <w:p w:rsidR="0087278E" w:rsidRPr="004B4A96" w:rsidRDefault="0087278E" w:rsidP="00626B50">
            <w:pPr>
              <w:pStyle w:val="Prrafodelista"/>
              <w:numPr>
                <w:ilvl w:val="0"/>
                <w:numId w:val="33"/>
              </w:numPr>
              <w:rPr>
                <w:rFonts w:ascii="Arial Narrow" w:hAnsi="Arial Narrow" w:cs="Arial"/>
                <w:sz w:val="20"/>
                <w:szCs w:val="20"/>
              </w:rPr>
            </w:pPr>
            <w:r w:rsidRPr="004B4A96">
              <w:rPr>
                <w:rFonts w:ascii="Arial Narrow" w:hAnsi="Arial Narrow" w:cs="Arial"/>
                <w:b/>
                <w:sz w:val="20"/>
                <w:szCs w:val="20"/>
              </w:rPr>
              <w:t>Horario</w:t>
            </w:r>
            <w:r w:rsidRPr="004B4A96">
              <w:rPr>
                <w:rFonts w:ascii="Arial Narrow" w:hAnsi="Arial Narrow" w:cs="Arial"/>
                <w:sz w:val="20"/>
                <w:szCs w:val="20"/>
              </w:rPr>
              <w:t>: Se ingresará el horario en el que se realizó el Sorteo de Asignación en Bloque</w:t>
            </w:r>
          </w:p>
          <w:p w:rsidR="0087278E" w:rsidRPr="004B4A96" w:rsidRDefault="0087278E" w:rsidP="00626B50">
            <w:pPr>
              <w:pStyle w:val="Prrafodelista"/>
              <w:numPr>
                <w:ilvl w:val="0"/>
                <w:numId w:val="33"/>
              </w:numPr>
              <w:rPr>
                <w:rFonts w:ascii="Arial Narrow" w:hAnsi="Arial Narrow" w:cs="Arial"/>
                <w:sz w:val="20"/>
                <w:szCs w:val="20"/>
              </w:rPr>
            </w:pPr>
            <w:r w:rsidRPr="004B4A96">
              <w:rPr>
                <w:rFonts w:ascii="Arial Narrow" w:hAnsi="Arial Narrow" w:cs="Arial"/>
                <w:b/>
                <w:sz w:val="20"/>
                <w:szCs w:val="20"/>
              </w:rPr>
              <w:t>Ánfora</w:t>
            </w:r>
            <w:r w:rsidRPr="004B4A96">
              <w:rPr>
                <w:rFonts w:ascii="Arial Narrow" w:hAnsi="Arial Narrow" w:cs="Arial"/>
                <w:sz w:val="20"/>
                <w:szCs w:val="20"/>
              </w:rPr>
              <w:t>: Se ingresará el Ánfora en la que se realizó el Sorteo de Asignación en Bloque. Se mostrará el ánfora prevista en el punto 3</w:t>
            </w:r>
          </w:p>
          <w:p w:rsidR="00585BC0" w:rsidRPr="004B4A96" w:rsidRDefault="00585BC0" w:rsidP="00056DC3">
            <w:pPr>
              <w:rPr>
                <w:rFonts w:ascii="Arial Narrow" w:hAnsi="Arial Narrow" w:cs="Arial"/>
                <w:sz w:val="20"/>
                <w:szCs w:val="20"/>
              </w:rPr>
            </w:pPr>
            <w:r w:rsidRPr="004B4A96">
              <w:rPr>
                <w:rFonts w:ascii="Arial Narrow" w:hAnsi="Arial Narrow" w:cs="Arial"/>
                <w:sz w:val="20"/>
                <w:szCs w:val="20"/>
              </w:rPr>
              <w:lastRenderedPageBreak/>
              <w:t xml:space="preserve">El resultado se mostrará acorde al </w:t>
            </w:r>
            <w:r w:rsidR="00056DC3" w:rsidRPr="004B4A96">
              <w:rPr>
                <w:rFonts w:ascii="Arial Narrow" w:hAnsi="Arial Narrow" w:cs="Arial"/>
                <w:b/>
                <w:sz w:val="20"/>
                <w:szCs w:val="20"/>
                <w:u w:val="single"/>
              </w:rPr>
              <w:t>ANEXO</w:t>
            </w:r>
            <w:r w:rsidRPr="004B4A96">
              <w:rPr>
                <w:rFonts w:ascii="Arial Narrow" w:hAnsi="Arial Narrow" w:cs="Arial"/>
                <w:b/>
                <w:sz w:val="20"/>
                <w:szCs w:val="20"/>
                <w:u w:val="single"/>
              </w:rPr>
              <w:t xml:space="preserve"> </w:t>
            </w:r>
            <w:r w:rsidR="00056DC3" w:rsidRPr="004B4A96">
              <w:rPr>
                <w:rFonts w:ascii="Arial Narrow" w:hAnsi="Arial Narrow" w:cs="Arial"/>
                <w:b/>
                <w:sz w:val="20"/>
                <w:szCs w:val="20"/>
                <w:u w:val="single"/>
              </w:rPr>
              <w:t>08</w:t>
            </w:r>
            <w:r w:rsidR="00897958" w:rsidRPr="004B4A96">
              <w:rPr>
                <w:rFonts w:ascii="Arial Narrow" w:hAnsi="Arial Narrow" w:cs="Arial"/>
                <w:sz w:val="20"/>
                <w:szCs w:val="20"/>
              </w:rPr>
              <w:t>, una vez listada la información por pantalla, ésta podrá ser impresa o exportada en el formato Excel.</w:t>
            </w:r>
          </w:p>
        </w:tc>
        <w:tc>
          <w:tcPr>
            <w:tcW w:w="851" w:type="dxa"/>
          </w:tcPr>
          <w:p w:rsidR="0087278E" w:rsidRPr="004B4A96" w:rsidRDefault="004979FC" w:rsidP="001B26E1">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RIN50</w:t>
            </w:r>
            <w:r w:rsidR="0087278E" w:rsidRPr="004B4A96">
              <w:rPr>
                <w:rFonts w:ascii="Arial Narrow" w:eastAsia="Times New Roman" w:hAnsi="Arial Narrow"/>
              </w:rPr>
              <w:t xml:space="preserve"> RF1</w:t>
            </w:r>
            <w:r w:rsidR="001B26E1" w:rsidRPr="004B4A96">
              <w:rPr>
                <w:rFonts w:ascii="Arial Narrow" w:eastAsia="Times New Roman" w:hAnsi="Arial Narrow"/>
              </w:rPr>
              <w:t>0</w:t>
            </w:r>
          </w:p>
        </w:tc>
        <w:tc>
          <w:tcPr>
            <w:tcW w:w="1417" w:type="dxa"/>
          </w:tcPr>
          <w:p w:rsidR="0087278E" w:rsidRPr="004B4A96" w:rsidRDefault="009206BF"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t>4</w:t>
            </w:r>
          </w:p>
        </w:tc>
      </w:tr>
      <w:tr w:rsidR="0015359D" w:rsidRPr="004B4A96" w:rsidTr="00B43A4C">
        <w:tc>
          <w:tcPr>
            <w:tcW w:w="426" w:type="dxa"/>
          </w:tcPr>
          <w:p w:rsidR="0015359D" w:rsidRPr="004B4A96" w:rsidRDefault="001A6DE0" w:rsidP="001A6DE0">
            <w:pPr>
              <w:pStyle w:val="NormalWeb"/>
              <w:spacing w:before="0" w:beforeAutospacing="0" w:after="0" w:afterAutospacing="0"/>
              <w:rPr>
                <w:rFonts w:ascii="Arial Narrow" w:hAnsi="Arial Narrow"/>
                <w:b/>
              </w:rPr>
            </w:pPr>
            <w:r w:rsidRPr="004B4A96">
              <w:rPr>
                <w:rFonts w:ascii="Arial Narrow" w:eastAsia="Times New Roman" w:hAnsi="Arial Narrow"/>
              </w:rPr>
              <w:lastRenderedPageBreak/>
              <w:t>11</w:t>
            </w:r>
          </w:p>
        </w:tc>
        <w:tc>
          <w:tcPr>
            <w:tcW w:w="1417" w:type="dxa"/>
          </w:tcPr>
          <w:p w:rsidR="0015359D" w:rsidRPr="004B4A96" w:rsidRDefault="0015359D" w:rsidP="00404E29">
            <w:pPr>
              <w:rPr>
                <w:rFonts w:ascii="Arial Narrow" w:hAnsi="Arial Narrow" w:cs="Arial"/>
                <w:sz w:val="20"/>
                <w:szCs w:val="20"/>
              </w:rPr>
            </w:pPr>
            <w:r w:rsidRPr="004B4A96">
              <w:rPr>
                <w:rFonts w:ascii="Arial Narrow" w:hAnsi="Arial Narrow" w:cs="Arial"/>
                <w:sz w:val="20"/>
                <w:szCs w:val="20"/>
              </w:rPr>
              <w:t>Portal del Funcionario Aduanero</w:t>
            </w:r>
          </w:p>
          <w:p w:rsidR="0015359D" w:rsidRPr="004B4A96" w:rsidRDefault="0015359D" w:rsidP="00404E29">
            <w:pPr>
              <w:rPr>
                <w:rFonts w:ascii="Arial Narrow" w:hAnsi="Arial Narrow" w:cs="Arial"/>
                <w:sz w:val="20"/>
                <w:szCs w:val="20"/>
                <w:lang w:val="es-PE"/>
              </w:rPr>
            </w:pPr>
            <w:r w:rsidRPr="004B4A96">
              <w:rPr>
                <w:rFonts w:ascii="Arial Narrow" w:hAnsi="Arial Narrow" w:cs="Arial"/>
                <w:sz w:val="20"/>
                <w:szCs w:val="20"/>
              </w:rPr>
              <w:t>Asignación manual de Solicitudes de Rectificación.</w:t>
            </w:r>
          </w:p>
        </w:tc>
        <w:tc>
          <w:tcPr>
            <w:tcW w:w="9639" w:type="dxa"/>
          </w:tcPr>
          <w:p w:rsidR="0015359D" w:rsidRPr="004B4A96" w:rsidRDefault="001A6DE0" w:rsidP="006C6D4F">
            <w:pPr>
              <w:pStyle w:val="Prrafodelista"/>
              <w:spacing w:before="120"/>
              <w:ind w:left="0"/>
              <w:contextualSpacing w:val="0"/>
              <w:rPr>
                <w:rFonts w:ascii="Arial Narrow" w:hAnsi="Arial Narrow" w:cs="Arial"/>
                <w:sz w:val="20"/>
                <w:szCs w:val="20"/>
                <w:lang w:val="es-PE"/>
              </w:rPr>
            </w:pPr>
            <w:r w:rsidRPr="004B4A96">
              <w:rPr>
                <w:rFonts w:ascii="Arial Narrow" w:hAnsi="Arial Narrow" w:cs="Arial"/>
                <w:sz w:val="20"/>
                <w:szCs w:val="20"/>
                <w:lang w:val="es-PE"/>
              </w:rPr>
              <w:t>Actualizar</w:t>
            </w:r>
            <w:r w:rsidR="0015359D" w:rsidRPr="004B4A96">
              <w:rPr>
                <w:rFonts w:ascii="Arial Narrow" w:hAnsi="Arial Narrow" w:cs="Arial"/>
                <w:sz w:val="20"/>
                <w:szCs w:val="20"/>
                <w:lang w:val="es-PE"/>
              </w:rPr>
              <w:t xml:space="preserve"> </w:t>
            </w:r>
            <w:r w:rsidRPr="004B4A96">
              <w:rPr>
                <w:rFonts w:ascii="Arial Narrow" w:hAnsi="Arial Narrow" w:cs="Arial"/>
                <w:sz w:val="20"/>
                <w:szCs w:val="20"/>
                <w:lang w:val="es-PE"/>
              </w:rPr>
              <w:t>la o</w:t>
            </w:r>
            <w:r w:rsidR="0015359D" w:rsidRPr="004B4A96">
              <w:rPr>
                <w:rFonts w:ascii="Arial Narrow" w:hAnsi="Arial Narrow" w:cs="Arial"/>
                <w:sz w:val="20"/>
                <w:szCs w:val="20"/>
                <w:lang w:val="es-PE"/>
              </w:rPr>
              <w:t xml:space="preserve">pción que permite al </w:t>
            </w:r>
            <w:r w:rsidRPr="004B4A96">
              <w:rPr>
                <w:rFonts w:ascii="Arial Narrow" w:hAnsi="Arial Narrow" w:cs="Arial"/>
                <w:sz w:val="20"/>
                <w:szCs w:val="20"/>
              </w:rPr>
              <w:t>Jefe</w:t>
            </w:r>
            <w:r w:rsidRPr="004B4A96">
              <w:rPr>
                <w:rFonts w:ascii="Arial Narrow" w:hAnsi="Arial Narrow" w:cs="Arial"/>
                <w:strike/>
                <w:sz w:val="20"/>
                <w:szCs w:val="20"/>
              </w:rPr>
              <w:t>, que administra el régimen</w:t>
            </w:r>
            <w:r w:rsidRPr="004B4A96">
              <w:rPr>
                <w:rFonts w:ascii="Arial Narrow" w:hAnsi="Arial Narrow" w:cs="Arial"/>
                <w:sz w:val="20"/>
                <w:szCs w:val="20"/>
              </w:rPr>
              <w:t xml:space="preserve"> o Supervisor</w:t>
            </w:r>
            <w:r w:rsidR="00FD5923" w:rsidRPr="004B4A96">
              <w:rPr>
                <w:rFonts w:ascii="Arial Narrow" w:hAnsi="Arial Narrow" w:cs="Arial"/>
                <w:sz w:val="20"/>
                <w:szCs w:val="20"/>
              </w:rPr>
              <w:t>, del Régimen Envíos de Entrega Rápida y del área de oficiales,</w:t>
            </w:r>
            <w:r w:rsidRPr="004B4A96">
              <w:rPr>
                <w:rFonts w:ascii="Arial Narrow" w:hAnsi="Arial Narrow" w:cs="Arial"/>
                <w:sz w:val="20"/>
                <w:szCs w:val="20"/>
              </w:rPr>
              <w:t xml:space="preserve"> efectúa el registro de los Funcionarios Aduaneros en los Grupos definidos en el Catálogo de Funcionarios conforme al RF4 del presente RIN,</w:t>
            </w:r>
            <w:r w:rsidR="0015359D" w:rsidRPr="004B4A96">
              <w:rPr>
                <w:rFonts w:ascii="Arial Narrow" w:hAnsi="Arial Narrow" w:cs="Arial"/>
                <w:sz w:val="20"/>
                <w:szCs w:val="20"/>
                <w:lang w:val="es-PE"/>
              </w:rPr>
              <w:t xml:space="preserve"> asignar las solicitudes de rectificación de acuerdo a las siguientes condiciones:</w:t>
            </w:r>
          </w:p>
          <w:p w:rsidR="001A6DE0" w:rsidRPr="004B4A96" w:rsidRDefault="001A6DE0" w:rsidP="00626B50">
            <w:pPr>
              <w:pStyle w:val="Prrafodelista"/>
              <w:numPr>
                <w:ilvl w:val="0"/>
                <w:numId w:val="40"/>
              </w:numPr>
              <w:spacing w:before="120"/>
              <w:contextualSpacing w:val="0"/>
              <w:rPr>
                <w:rFonts w:ascii="Arial Narrow" w:hAnsi="Arial Narrow" w:cs="Arial"/>
                <w:sz w:val="20"/>
                <w:szCs w:val="20"/>
              </w:rPr>
            </w:pPr>
            <w:r w:rsidRPr="004B4A96">
              <w:rPr>
                <w:rFonts w:ascii="Arial Narrow" w:hAnsi="Arial Narrow" w:cs="Arial"/>
                <w:sz w:val="20"/>
                <w:szCs w:val="20"/>
              </w:rPr>
              <w:t>El funcionario aduanero a quien se le está asignando y/o re-asignando una DSEER o solicitud de manera individual se encuentre registrado, vigente e identificado por régimen, en el grupo correspondiente al momento de efectuar la asignación o re-asignación (</w:t>
            </w:r>
            <w:r w:rsidRPr="004B4A96">
              <w:rPr>
                <w:rFonts w:ascii="Arial Narrow" w:hAnsi="Arial Narrow" w:cs="Arial"/>
                <w:b/>
                <w:color w:val="FF0000"/>
                <w:sz w:val="20"/>
                <w:szCs w:val="20"/>
              </w:rPr>
              <w:t>R1511</w:t>
            </w:r>
            <w:r w:rsidRPr="004B4A96">
              <w:rPr>
                <w:rFonts w:ascii="Arial Narrow" w:hAnsi="Arial Narrow" w:cs="Arial"/>
                <w:sz w:val="20"/>
                <w:szCs w:val="20"/>
              </w:rPr>
              <w:t>), caso contrario detiene el proceso y emite el mensaje: “Funcionario Aduanero […código y nombre del funcionario no registrado…] no se encuentra registrado o vigente”.</w:t>
            </w:r>
          </w:p>
          <w:p w:rsidR="0015359D" w:rsidRPr="004B4A96" w:rsidRDefault="0015359D" w:rsidP="00626B50">
            <w:pPr>
              <w:pStyle w:val="Prrafodelista"/>
              <w:numPr>
                <w:ilvl w:val="0"/>
                <w:numId w:val="40"/>
              </w:numPr>
              <w:spacing w:before="120"/>
              <w:contextualSpacing w:val="0"/>
              <w:rPr>
                <w:rFonts w:ascii="Arial Narrow" w:hAnsi="Arial Narrow" w:cs="Arial"/>
                <w:sz w:val="20"/>
                <w:szCs w:val="20"/>
                <w:lang w:val="es-PE"/>
              </w:rPr>
            </w:pPr>
            <w:r w:rsidRPr="004B4A96">
              <w:rPr>
                <w:rFonts w:ascii="Arial Narrow" w:hAnsi="Arial Narrow" w:cs="Arial"/>
                <w:sz w:val="20"/>
                <w:szCs w:val="20"/>
                <w:lang w:val="es-PE"/>
              </w:rPr>
              <w:t xml:space="preserve">Que se encuentren en el estado </w:t>
            </w:r>
            <w:proofErr w:type="spellStart"/>
            <w:r w:rsidRPr="004B4A96">
              <w:rPr>
                <w:rFonts w:ascii="Arial Narrow" w:hAnsi="Arial Narrow" w:cs="Arial"/>
                <w:sz w:val="20"/>
                <w:szCs w:val="20"/>
                <w:lang w:val="es-PE"/>
              </w:rPr>
              <w:t>Estado</w:t>
            </w:r>
            <w:proofErr w:type="spellEnd"/>
            <w:r w:rsidRPr="004B4A96">
              <w:rPr>
                <w:rFonts w:ascii="Arial Narrow" w:hAnsi="Arial Narrow" w:cs="Arial"/>
                <w:sz w:val="20"/>
                <w:szCs w:val="20"/>
                <w:lang w:val="es-PE"/>
              </w:rPr>
              <w:t xml:space="preserve"> 02 “Por Asignar - Pendiente de Evaluar”</w:t>
            </w:r>
          </w:p>
          <w:p w:rsidR="001A6DE0" w:rsidRPr="004B4A96" w:rsidRDefault="0015359D" w:rsidP="00626B50">
            <w:pPr>
              <w:pStyle w:val="Prrafodelista"/>
              <w:numPr>
                <w:ilvl w:val="0"/>
                <w:numId w:val="40"/>
              </w:numPr>
              <w:spacing w:before="120"/>
              <w:contextualSpacing w:val="0"/>
              <w:rPr>
                <w:rFonts w:ascii="Arial Narrow" w:hAnsi="Arial Narrow" w:cs="Arial"/>
                <w:sz w:val="20"/>
                <w:szCs w:val="20"/>
                <w:lang w:val="es-PE"/>
              </w:rPr>
            </w:pPr>
            <w:r w:rsidRPr="004B4A96">
              <w:rPr>
                <w:rFonts w:ascii="Arial Narrow" w:hAnsi="Arial Narrow" w:cs="Arial"/>
                <w:sz w:val="20"/>
                <w:szCs w:val="20"/>
                <w:lang w:val="es-PE"/>
              </w:rPr>
              <w:t>Que sea la última solicitud transmitida.</w:t>
            </w:r>
          </w:p>
          <w:p w:rsidR="008664A8" w:rsidRPr="004B4A96" w:rsidRDefault="008664A8" w:rsidP="00626B50">
            <w:pPr>
              <w:pStyle w:val="Prrafodelista"/>
              <w:numPr>
                <w:ilvl w:val="0"/>
                <w:numId w:val="40"/>
              </w:numPr>
              <w:spacing w:before="120"/>
              <w:contextualSpacing w:val="0"/>
              <w:rPr>
                <w:rFonts w:ascii="Arial Narrow" w:hAnsi="Arial Narrow" w:cs="Arial"/>
                <w:sz w:val="20"/>
                <w:szCs w:val="20"/>
              </w:rPr>
            </w:pPr>
            <w:r w:rsidRPr="004B4A96">
              <w:rPr>
                <w:rFonts w:ascii="Arial Narrow" w:hAnsi="Arial Narrow" w:cs="Arial"/>
                <w:sz w:val="20"/>
                <w:szCs w:val="20"/>
              </w:rPr>
              <w:t xml:space="preserve">No se podrán asignar ni </w:t>
            </w:r>
            <w:r w:rsidRPr="004B4A96">
              <w:rPr>
                <w:rFonts w:ascii="Arial Narrow" w:hAnsi="Arial Narrow" w:cs="Arial"/>
                <w:sz w:val="20"/>
                <w:szCs w:val="20"/>
                <w:lang w:val="es-PE"/>
              </w:rPr>
              <w:t>reasignar</w:t>
            </w:r>
            <w:r w:rsidRPr="004B4A96">
              <w:rPr>
                <w:rFonts w:ascii="Arial Narrow" w:hAnsi="Arial Narrow" w:cs="Arial"/>
                <w:sz w:val="20"/>
                <w:szCs w:val="20"/>
              </w:rPr>
              <w:t xml:space="preserve"> aquellas solicitudes de Rectificación Electrónica o Regularización de Despacho Urgente cuando la declaración asociada se encuentre (</w:t>
            </w:r>
            <w:r w:rsidRPr="004B4A96">
              <w:rPr>
                <w:rFonts w:ascii="Arial Narrow" w:hAnsi="Arial Narrow" w:cs="Arial"/>
                <w:b/>
                <w:color w:val="A20000"/>
                <w:sz w:val="20"/>
                <w:szCs w:val="20"/>
              </w:rPr>
              <w:t>R1520</w:t>
            </w:r>
            <w:r w:rsidRPr="004B4A96">
              <w:rPr>
                <w:rFonts w:ascii="Arial Narrow" w:hAnsi="Arial Narrow" w:cs="Arial"/>
                <w:sz w:val="20"/>
                <w:szCs w:val="20"/>
              </w:rPr>
              <w:t>):</w:t>
            </w:r>
          </w:p>
          <w:p w:rsidR="008664A8" w:rsidRPr="004B4A96" w:rsidRDefault="008664A8" w:rsidP="00626B50">
            <w:pPr>
              <w:pStyle w:val="Prrafodelista"/>
              <w:numPr>
                <w:ilvl w:val="1"/>
                <w:numId w:val="40"/>
              </w:numPr>
              <w:rPr>
                <w:rFonts w:ascii="Arial Narrow" w:hAnsi="Arial Narrow" w:cs="Arial"/>
                <w:sz w:val="20"/>
                <w:szCs w:val="20"/>
              </w:rPr>
            </w:pPr>
            <w:r w:rsidRPr="004B4A96">
              <w:rPr>
                <w:rFonts w:ascii="Arial Narrow" w:hAnsi="Arial Narrow" w:cs="Arial"/>
                <w:sz w:val="20"/>
                <w:szCs w:val="20"/>
              </w:rPr>
              <w:t>Con indicador de Abandono Voluntario</w:t>
            </w:r>
          </w:p>
          <w:p w:rsidR="008664A8" w:rsidRPr="004B4A96" w:rsidRDefault="008664A8" w:rsidP="00626B50">
            <w:pPr>
              <w:pStyle w:val="Prrafodelista"/>
              <w:numPr>
                <w:ilvl w:val="1"/>
                <w:numId w:val="40"/>
              </w:numPr>
              <w:rPr>
                <w:rFonts w:ascii="Arial Narrow" w:hAnsi="Arial Narrow" w:cs="Arial"/>
                <w:sz w:val="20"/>
                <w:szCs w:val="20"/>
              </w:rPr>
            </w:pPr>
            <w:r w:rsidRPr="004B4A96">
              <w:rPr>
                <w:rFonts w:ascii="Arial Narrow" w:hAnsi="Arial Narrow" w:cs="Arial"/>
                <w:sz w:val="20"/>
                <w:szCs w:val="20"/>
              </w:rPr>
              <w:t>En estado 18-Dispuesta Totalmente</w:t>
            </w:r>
          </w:p>
          <w:p w:rsidR="008664A8" w:rsidRPr="004B4A96" w:rsidRDefault="008664A8" w:rsidP="00626B50">
            <w:pPr>
              <w:pStyle w:val="Prrafodelista"/>
              <w:numPr>
                <w:ilvl w:val="1"/>
                <w:numId w:val="40"/>
              </w:numPr>
              <w:rPr>
                <w:rFonts w:ascii="Arial Narrow" w:hAnsi="Arial Narrow" w:cs="Arial"/>
                <w:sz w:val="20"/>
                <w:szCs w:val="20"/>
              </w:rPr>
            </w:pPr>
            <w:r w:rsidRPr="004B4A96">
              <w:rPr>
                <w:rFonts w:ascii="Arial Narrow" w:hAnsi="Arial Narrow" w:cs="Arial"/>
                <w:sz w:val="20"/>
                <w:szCs w:val="20"/>
              </w:rPr>
              <w:t>En estado 08-Legajada</w:t>
            </w:r>
          </w:p>
          <w:p w:rsidR="008664A8" w:rsidRPr="004B4A96" w:rsidRDefault="008664A8" w:rsidP="00626B50">
            <w:pPr>
              <w:pStyle w:val="Prrafodelista"/>
              <w:numPr>
                <w:ilvl w:val="0"/>
                <w:numId w:val="40"/>
              </w:numPr>
              <w:spacing w:before="120"/>
              <w:contextualSpacing w:val="0"/>
              <w:rPr>
                <w:rFonts w:ascii="Arial Narrow" w:hAnsi="Arial Narrow" w:cs="Arial"/>
                <w:sz w:val="20"/>
                <w:szCs w:val="20"/>
                <w:lang w:val="es-PE"/>
              </w:rPr>
            </w:pPr>
            <w:r w:rsidRPr="004B4A96">
              <w:rPr>
                <w:rFonts w:ascii="Arial Narrow" w:hAnsi="Arial Narrow" w:cs="Arial"/>
                <w:sz w:val="20"/>
                <w:szCs w:val="20"/>
              </w:rPr>
              <w:t xml:space="preserve">En caso contrario </w:t>
            </w:r>
            <w:r w:rsidRPr="004B4A96">
              <w:rPr>
                <w:rFonts w:ascii="Arial Narrow" w:hAnsi="Arial Narrow" w:cs="Arial"/>
                <w:b/>
                <w:color w:val="000000" w:themeColor="text1"/>
                <w:sz w:val="20"/>
                <w:szCs w:val="20"/>
              </w:rPr>
              <w:t>NO</w:t>
            </w:r>
            <w:r w:rsidRPr="004B4A96">
              <w:rPr>
                <w:rFonts w:ascii="Arial Narrow" w:hAnsi="Arial Narrow" w:cs="Arial"/>
                <w:color w:val="000000" w:themeColor="text1"/>
                <w:sz w:val="20"/>
                <w:szCs w:val="20"/>
              </w:rPr>
              <w:t xml:space="preserve"> efectuará la asignación mostrando el respectivo mensaje de error: “No es posible asignar/re-asignar la Solicitud de Rectificación Electrónica debido a que la declaración Nº […número completo de la DSEER…] se encuentra [</w:t>
            </w:r>
            <w:r w:rsidRPr="004B4A96">
              <w:rPr>
                <w:rFonts w:ascii="Arial Narrow" w:hAnsi="Arial Narrow" w:cs="Arial"/>
                <w:i/>
                <w:color w:val="000000" w:themeColor="text1"/>
                <w:sz w:val="20"/>
                <w:szCs w:val="20"/>
              </w:rPr>
              <w:t>con indicador de abandono voluntario</w:t>
            </w:r>
            <w:r w:rsidRPr="004B4A96">
              <w:rPr>
                <w:rFonts w:ascii="Arial Narrow" w:hAnsi="Arial Narrow" w:cs="Arial"/>
                <w:color w:val="000000" w:themeColor="text1"/>
                <w:sz w:val="20"/>
                <w:szCs w:val="20"/>
              </w:rPr>
              <w:t>] o [</w:t>
            </w:r>
            <w:r w:rsidRPr="004B4A96">
              <w:rPr>
                <w:rFonts w:ascii="Arial Narrow" w:hAnsi="Arial Narrow" w:cs="Arial"/>
                <w:i/>
                <w:color w:val="000000" w:themeColor="text1"/>
                <w:sz w:val="20"/>
                <w:szCs w:val="20"/>
              </w:rPr>
              <w:t>dispuesta totalmente</w:t>
            </w:r>
            <w:r w:rsidRPr="004B4A96">
              <w:rPr>
                <w:rFonts w:ascii="Arial Narrow" w:hAnsi="Arial Narrow" w:cs="Arial"/>
                <w:color w:val="000000" w:themeColor="text1"/>
                <w:sz w:val="20"/>
                <w:szCs w:val="20"/>
              </w:rPr>
              <w:t>] o [</w:t>
            </w:r>
            <w:r w:rsidRPr="004B4A96">
              <w:rPr>
                <w:rFonts w:ascii="Arial Narrow" w:hAnsi="Arial Narrow" w:cs="Arial"/>
                <w:i/>
                <w:color w:val="000000" w:themeColor="text1"/>
                <w:sz w:val="20"/>
                <w:szCs w:val="20"/>
              </w:rPr>
              <w:t>legajada</w:t>
            </w:r>
            <w:r w:rsidRPr="004B4A96">
              <w:rPr>
                <w:rFonts w:ascii="Arial Narrow" w:hAnsi="Arial Narrow" w:cs="Arial"/>
                <w:color w:val="000000" w:themeColor="text1"/>
                <w:sz w:val="20"/>
                <w:szCs w:val="20"/>
              </w:rPr>
              <w:t>]” según corresponda</w:t>
            </w:r>
          </w:p>
          <w:p w:rsidR="001A6DE0" w:rsidRPr="004B4A96" w:rsidRDefault="001A6DE0" w:rsidP="00626B50">
            <w:pPr>
              <w:pStyle w:val="Prrafodelista"/>
              <w:numPr>
                <w:ilvl w:val="0"/>
                <w:numId w:val="40"/>
              </w:numPr>
              <w:spacing w:before="120"/>
              <w:contextualSpacing w:val="0"/>
              <w:rPr>
                <w:rFonts w:ascii="Arial Narrow" w:hAnsi="Arial Narrow" w:cs="Arial"/>
                <w:sz w:val="20"/>
                <w:szCs w:val="20"/>
                <w:lang w:val="es-PE"/>
              </w:rPr>
            </w:pPr>
            <w:r w:rsidRPr="004B4A96">
              <w:rPr>
                <w:rFonts w:ascii="Arial Narrow" w:hAnsi="Arial Narrow" w:cs="Arial"/>
                <w:sz w:val="20"/>
                <w:szCs w:val="20"/>
                <w:lang w:val="es-PE"/>
              </w:rPr>
              <w:t xml:space="preserve">Para las </w:t>
            </w:r>
            <w:r w:rsidR="006A23BF" w:rsidRPr="004B4A96">
              <w:rPr>
                <w:rFonts w:ascii="Arial Narrow" w:hAnsi="Arial Narrow" w:cs="Arial"/>
                <w:sz w:val="20"/>
                <w:szCs w:val="20"/>
              </w:rPr>
              <w:t>DSEER</w:t>
            </w:r>
            <w:r w:rsidR="006A23BF" w:rsidRPr="004B4A96">
              <w:rPr>
                <w:rFonts w:ascii="Arial Narrow" w:hAnsi="Arial Narrow" w:cs="Arial"/>
                <w:sz w:val="20"/>
                <w:szCs w:val="20"/>
                <w:lang w:val="es-PE"/>
              </w:rPr>
              <w:t xml:space="preserve"> </w:t>
            </w:r>
            <w:r w:rsidRPr="004B4A96">
              <w:rPr>
                <w:rFonts w:ascii="Arial Narrow" w:hAnsi="Arial Narrow" w:cs="Arial"/>
                <w:sz w:val="20"/>
                <w:szCs w:val="20"/>
                <w:lang w:val="es-PE"/>
              </w:rPr>
              <w:t xml:space="preserve">canal ROJO después del registro de la diligencia de despacho, </w:t>
            </w:r>
            <w:r w:rsidR="006A23BF" w:rsidRPr="004B4A96">
              <w:rPr>
                <w:rFonts w:ascii="Arial Narrow" w:hAnsi="Arial Narrow" w:cs="Arial"/>
                <w:sz w:val="20"/>
                <w:szCs w:val="20"/>
              </w:rPr>
              <w:t>DSEER</w:t>
            </w:r>
            <w:r w:rsidR="006A23BF" w:rsidRPr="004B4A96">
              <w:rPr>
                <w:rFonts w:ascii="Arial Narrow" w:hAnsi="Arial Narrow" w:cs="Arial"/>
                <w:sz w:val="20"/>
                <w:szCs w:val="20"/>
                <w:lang w:val="es-PE"/>
              </w:rPr>
              <w:t xml:space="preserve"> </w:t>
            </w:r>
            <w:r w:rsidRPr="004B4A96">
              <w:rPr>
                <w:rFonts w:ascii="Arial Narrow" w:hAnsi="Arial Narrow" w:cs="Arial"/>
                <w:sz w:val="20"/>
                <w:szCs w:val="20"/>
                <w:lang w:val="es-PE"/>
              </w:rPr>
              <w:t xml:space="preserve">canal VERDE, las </w:t>
            </w:r>
            <w:r w:rsidR="006A23BF" w:rsidRPr="004B4A96">
              <w:rPr>
                <w:rFonts w:ascii="Arial Narrow" w:hAnsi="Arial Narrow" w:cs="Arial"/>
                <w:sz w:val="20"/>
                <w:szCs w:val="20"/>
              </w:rPr>
              <w:t>DSEER</w:t>
            </w:r>
            <w:r w:rsidR="006A23BF" w:rsidRPr="004B4A96">
              <w:rPr>
                <w:rFonts w:ascii="Arial Narrow" w:hAnsi="Arial Narrow" w:cs="Arial"/>
                <w:sz w:val="20"/>
                <w:szCs w:val="20"/>
                <w:lang w:val="es-PE"/>
              </w:rPr>
              <w:t xml:space="preserve"> </w:t>
            </w:r>
            <w:r w:rsidRPr="004B4A96">
              <w:rPr>
                <w:rFonts w:ascii="Arial Narrow" w:hAnsi="Arial Narrow" w:cs="Arial"/>
                <w:sz w:val="20"/>
                <w:szCs w:val="20"/>
                <w:lang w:val="es-PE"/>
              </w:rPr>
              <w:t xml:space="preserve">sin canal de control que cuentan con medida preventiva, la </w:t>
            </w:r>
            <w:r w:rsidR="006A23BF" w:rsidRPr="004B4A96">
              <w:rPr>
                <w:rFonts w:ascii="Arial Narrow" w:hAnsi="Arial Narrow" w:cs="Arial"/>
                <w:sz w:val="20"/>
                <w:szCs w:val="20"/>
              </w:rPr>
              <w:t>DSEER</w:t>
            </w:r>
            <w:r w:rsidR="006A23BF" w:rsidRPr="004B4A96">
              <w:rPr>
                <w:rFonts w:ascii="Arial Narrow" w:hAnsi="Arial Narrow" w:cs="Arial"/>
                <w:sz w:val="20"/>
                <w:szCs w:val="20"/>
                <w:lang w:val="es-PE"/>
              </w:rPr>
              <w:t xml:space="preserve"> </w:t>
            </w:r>
            <w:r w:rsidRPr="004B4A96">
              <w:rPr>
                <w:rFonts w:ascii="Arial Narrow" w:hAnsi="Arial Narrow" w:cs="Arial"/>
                <w:sz w:val="20"/>
                <w:szCs w:val="20"/>
                <w:lang w:val="es-PE"/>
              </w:rPr>
              <w:t>debe contar con al menos un Expediente de trámite documentario asociado que no se encuentre Concluido, con un código de trámite de acuerdo al régimen, y debe tener el mismo agente y el mismo importador y se realiza conforme lo siguiente:</w:t>
            </w:r>
          </w:p>
          <w:p w:rsidR="001A6DE0" w:rsidRPr="004B4A96" w:rsidRDefault="001A6DE0" w:rsidP="00626B50">
            <w:pPr>
              <w:pStyle w:val="Prrafodelista"/>
              <w:numPr>
                <w:ilvl w:val="0"/>
                <w:numId w:val="40"/>
              </w:numPr>
              <w:spacing w:before="120"/>
              <w:contextualSpacing w:val="0"/>
              <w:rPr>
                <w:rFonts w:ascii="Arial Narrow" w:hAnsi="Arial Narrow" w:cs="Arial"/>
                <w:sz w:val="20"/>
                <w:szCs w:val="20"/>
                <w:lang w:val="es-PE"/>
              </w:rPr>
            </w:pPr>
            <w:r w:rsidRPr="004B4A96">
              <w:rPr>
                <w:rFonts w:ascii="Arial Narrow" w:hAnsi="Arial Narrow" w:cs="Arial"/>
                <w:sz w:val="20"/>
                <w:szCs w:val="20"/>
                <w:lang w:val="es-PE"/>
              </w:rPr>
              <w:t xml:space="preserve">En caso la </w:t>
            </w:r>
            <w:r w:rsidR="006A23BF" w:rsidRPr="004B4A96">
              <w:rPr>
                <w:rFonts w:ascii="Arial Narrow" w:hAnsi="Arial Narrow" w:cs="Arial"/>
                <w:sz w:val="20"/>
                <w:szCs w:val="20"/>
              </w:rPr>
              <w:t>DSEER</w:t>
            </w:r>
            <w:r w:rsidR="006A23BF" w:rsidRPr="004B4A96">
              <w:rPr>
                <w:rFonts w:ascii="Arial Narrow" w:hAnsi="Arial Narrow" w:cs="Arial"/>
                <w:sz w:val="20"/>
                <w:szCs w:val="20"/>
                <w:lang w:val="es-PE"/>
              </w:rPr>
              <w:t xml:space="preserve"> </w:t>
            </w:r>
            <w:r w:rsidRPr="004B4A96">
              <w:rPr>
                <w:rFonts w:ascii="Arial Narrow" w:hAnsi="Arial Narrow" w:cs="Arial"/>
                <w:sz w:val="20"/>
                <w:szCs w:val="20"/>
                <w:lang w:val="es-PE"/>
              </w:rPr>
              <w:t>asociada esté asignada a conclusión a un funcionario aduanero, la solicitud se asigna al mismo funcionario Aduanero.</w:t>
            </w:r>
          </w:p>
          <w:p w:rsidR="001A6DE0" w:rsidRPr="004B4A96" w:rsidRDefault="001A6DE0" w:rsidP="00626B50">
            <w:pPr>
              <w:pStyle w:val="Prrafodelista"/>
              <w:numPr>
                <w:ilvl w:val="0"/>
                <w:numId w:val="40"/>
              </w:numPr>
              <w:spacing w:before="120"/>
              <w:contextualSpacing w:val="0"/>
              <w:rPr>
                <w:rFonts w:ascii="Arial Narrow" w:hAnsi="Arial Narrow" w:cs="Arial"/>
                <w:sz w:val="20"/>
                <w:szCs w:val="20"/>
              </w:rPr>
            </w:pPr>
            <w:r w:rsidRPr="004B4A96">
              <w:rPr>
                <w:rFonts w:ascii="Arial Narrow" w:hAnsi="Arial Narrow" w:cs="Arial"/>
                <w:sz w:val="20"/>
                <w:szCs w:val="20"/>
                <w:lang w:val="es-PE"/>
              </w:rPr>
              <w:t>De no estar contemplado dentro</w:t>
            </w:r>
            <w:r w:rsidRPr="004B4A96">
              <w:rPr>
                <w:rFonts w:ascii="Arial Narrow" w:hAnsi="Arial Narrow" w:cs="Arial"/>
                <w:sz w:val="20"/>
                <w:szCs w:val="20"/>
              </w:rPr>
              <w:t xml:space="preserve"> del caso indicado en el literal a precedente, se verifica si la </w:t>
            </w:r>
            <w:r w:rsidR="006A23BF" w:rsidRPr="004B4A96">
              <w:rPr>
                <w:rFonts w:ascii="Arial Narrow" w:hAnsi="Arial Narrow" w:cs="Arial"/>
                <w:sz w:val="20"/>
                <w:szCs w:val="20"/>
              </w:rPr>
              <w:t xml:space="preserve">DSEER </w:t>
            </w:r>
            <w:r w:rsidRPr="004B4A96">
              <w:rPr>
                <w:rFonts w:ascii="Arial Narrow" w:hAnsi="Arial Narrow" w:cs="Arial"/>
                <w:sz w:val="20"/>
                <w:szCs w:val="20"/>
              </w:rPr>
              <w:t xml:space="preserve">cuenta con una solicitud rechazada, y que la misma es la última solicitud de rectificación para dicha </w:t>
            </w:r>
            <w:r w:rsidR="006A23BF" w:rsidRPr="004B4A96">
              <w:rPr>
                <w:rFonts w:ascii="Arial Narrow" w:hAnsi="Arial Narrow" w:cs="Arial"/>
                <w:sz w:val="20"/>
                <w:szCs w:val="20"/>
              </w:rPr>
              <w:t>DSEER</w:t>
            </w:r>
            <w:r w:rsidRPr="004B4A96">
              <w:rPr>
                <w:rFonts w:ascii="Arial Narrow" w:hAnsi="Arial Narrow" w:cs="Arial"/>
                <w:sz w:val="20"/>
                <w:szCs w:val="20"/>
              </w:rPr>
              <w:t xml:space="preserve">, y que fuera rechazada luego de asignada, y si la misma fue asignada a un especialista del Grupo EER de atención de Rectificaciones (GEAR); de ser así, la nueva solicitud se asigna al mismo especialista, aun cuando ya no esté vigente en el </w:t>
            </w:r>
            <w:r w:rsidR="006A23BF" w:rsidRPr="004B4A96">
              <w:rPr>
                <w:rFonts w:ascii="Arial Narrow" w:hAnsi="Arial Narrow" w:cs="Arial"/>
                <w:sz w:val="20"/>
                <w:szCs w:val="20"/>
              </w:rPr>
              <w:t>Grupo EER de atención de Rectificaciones (GEAR);</w:t>
            </w:r>
            <w:r w:rsidRPr="004B4A96">
              <w:rPr>
                <w:rFonts w:ascii="Arial Narrow" w:hAnsi="Arial Narrow" w:cs="Arial"/>
                <w:sz w:val="20"/>
                <w:szCs w:val="20"/>
              </w:rPr>
              <w:t xml:space="preserve"> </w:t>
            </w:r>
          </w:p>
          <w:p w:rsidR="0015359D" w:rsidRPr="004B4A96" w:rsidRDefault="006A23BF" w:rsidP="00626B50">
            <w:pPr>
              <w:pStyle w:val="Prrafodelista"/>
              <w:numPr>
                <w:ilvl w:val="0"/>
                <w:numId w:val="40"/>
              </w:numPr>
              <w:spacing w:before="120"/>
              <w:contextualSpacing w:val="0"/>
              <w:rPr>
                <w:rFonts w:ascii="Arial Narrow" w:hAnsi="Arial Narrow" w:cs="Arial"/>
                <w:sz w:val="20"/>
                <w:szCs w:val="20"/>
              </w:rPr>
            </w:pPr>
            <w:r w:rsidRPr="004B4A96">
              <w:rPr>
                <w:rFonts w:ascii="Arial Narrow" w:hAnsi="Arial Narrow" w:cs="Arial"/>
                <w:sz w:val="20"/>
                <w:szCs w:val="20"/>
              </w:rPr>
              <w:t xml:space="preserve">Cuente con los documentos digitalizados o expediente de trámite documentario (código: 3109-Documentación </w:t>
            </w:r>
            <w:proofErr w:type="spellStart"/>
            <w:r w:rsidRPr="004B4A96">
              <w:rPr>
                <w:rFonts w:ascii="Arial Narrow" w:hAnsi="Arial Narrow" w:cs="Arial"/>
                <w:sz w:val="20"/>
                <w:szCs w:val="20"/>
              </w:rPr>
              <w:t>sustentatoria</w:t>
            </w:r>
            <w:proofErr w:type="spellEnd"/>
            <w:r w:rsidRPr="004B4A96">
              <w:rPr>
                <w:rFonts w:ascii="Arial Narrow" w:hAnsi="Arial Narrow" w:cs="Arial"/>
                <w:sz w:val="20"/>
                <w:szCs w:val="20"/>
              </w:rPr>
              <w:t xml:space="preserve"> de la rectificación electrónica) asociado a la DSEER que se requiere rectificar, caso contrario el sistema muestra el mensaje de error: “Solicitud de Rectificación Electrónica no cuenta con documentos digitalizados o expediente asociado a la DSEER”</w:t>
            </w:r>
            <w:r w:rsidR="0015359D" w:rsidRPr="004B4A96">
              <w:rPr>
                <w:rFonts w:ascii="Arial Narrow" w:hAnsi="Arial Narrow" w:cs="Arial"/>
                <w:sz w:val="20"/>
                <w:szCs w:val="20"/>
              </w:rPr>
              <w:t>.</w:t>
            </w:r>
          </w:p>
          <w:p w:rsidR="0015359D" w:rsidRPr="004B4A96" w:rsidRDefault="0015359D" w:rsidP="00626B50">
            <w:pPr>
              <w:pStyle w:val="Prrafodelista"/>
              <w:numPr>
                <w:ilvl w:val="0"/>
                <w:numId w:val="40"/>
              </w:numPr>
              <w:spacing w:before="120"/>
              <w:contextualSpacing w:val="0"/>
              <w:rPr>
                <w:rFonts w:ascii="Arial Narrow" w:hAnsi="Arial Narrow" w:cs="Arial"/>
                <w:sz w:val="20"/>
                <w:szCs w:val="20"/>
              </w:rPr>
            </w:pPr>
            <w:r w:rsidRPr="004B4A96">
              <w:rPr>
                <w:rFonts w:ascii="Arial Narrow" w:hAnsi="Arial Narrow" w:cs="Arial"/>
                <w:sz w:val="20"/>
                <w:szCs w:val="20"/>
                <w:lang w:val="es-PE"/>
              </w:rPr>
              <w:lastRenderedPageBreak/>
              <w:t xml:space="preserve">Que con fecha posterior a la fecha de su transmisión no se haya realizado sobre la </w:t>
            </w:r>
            <w:r w:rsidR="006A23BF" w:rsidRPr="004B4A96">
              <w:rPr>
                <w:rFonts w:ascii="Arial Narrow" w:hAnsi="Arial Narrow" w:cs="Arial"/>
                <w:sz w:val="20"/>
                <w:szCs w:val="20"/>
              </w:rPr>
              <w:t>DSEER</w:t>
            </w:r>
            <w:r w:rsidR="006A23BF" w:rsidRPr="004B4A96">
              <w:rPr>
                <w:rFonts w:ascii="Arial Narrow" w:hAnsi="Arial Narrow" w:cs="Arial"/>
                <w:sz w:val="20"/>
                <w:szCs w:val="20"/>
                <w:lang w:val="es-PE"/>
              </w:rPr>
              <w:t xml:space="preserve"> </w:t>
            </w:r>
            <w:r w:rsidRPr="004B4A96">
              <w:rPr>
                <w:rFonts w:ascii="Arial Narrow" w:hAnsi="Arial Narrow" w:cs="Arial"/>
                <w:sz w:val="20"/>
                <w:szCs w:val="20"/>
                <w:lang w:val="es-PE"/>
              </w:rPr>
              <w:t>otro proceso, sea que haya modificado los datos o no. Dichos procesos son:</w:t>
            </w:r>
          </w:p>
          <w:p w:rsidR="0015359D" w:rsidRPr="004B4A96" w:rsidRDefault="0015359D" w:rsidP="00626B50">
            <w:pPr>
              <w:pStyle w:val="Prrafodelista"/>
              <w:numPr>
                <w:ilvl w:val="1"/>
                <w:numId w:val="40"/>
              </w:numPr>
              <w:contextualSpacing w:val="0"/>
              <w:rPr>
                <w:rFonts w:ascii="Arial Narrow" w:hAnsi="Arial Narrow" w:cs="Arial"/>
                <w:sz w:val="20"/>
                <w:szCs w:val="20"/>
                <w:lang w:val="es-PE"/>
              </w:rPr>
            </w:pPr>
            <w:r w:rsidRPr="004B4A96">
              <w:rPr>
                <w:rFonts w:ascii="Arial Narrow" w:hAnsi="Arial Narrow" w:cs="Arial"/>
                <w:sz w:val="20"/>
                <w:szCs w:val="20"/>
                <w:lang w:val="es-PE"/>
              </w:rPr>
              <w:t xml:space="preserve">Diligencia de Despacho, </w:t>
            </w:r>
          </w:p>
          <w:p w:rsidR="0015359D" w:rsidRPr="004B4A96" w:rsidRDefault="0015359D" w:rsidP="00626B50">
            <w:pPr>
              <w:pStyle w:val="Prrafodelista"/>
              <w:numPr>
                <w:ilvl w:val="1"/>
                <w:numId w:val="40"/>
              </w:numPr>
              <w:contextualSpacing w:val="0"/>
              <w:rPr>
                <w:rFonts w:ascii="Arial Narrow" w:hAnsi="Arial Narrow" w:cs="Arial"/>
                <w:sz w:val="20"/>
                <w:szCs w:val="20"/>
                <w:lang w:val="es-PE"/>
              </w:rPr>
            </w:pPr>
            <w:r w:rsidRPr="004B4A96">
              <w:rPr>
                <w:rFonts w:ascii="Arial Narrow" w:hAnsi="Arial Narrow" w:cs="Arial"/>
                <w:sz w:val="20"/>
                <w:szCs w:val="20"/>
                <w:lang w:val="es-PE"/>
              </w:rPr>
              <w:t xml:space="preserve">Regularización (Transmisión o Diligencia de Regularización), </w:t>
            </w:r>
          </w:p>
          <w:p w:rsidR="0015359D" w:rsidRPr="004B4A96" w:rsidRDefault="0015359D" w:rsidP="00626B50">
            <w:pPr>
              <w:pStyle w:val="Prrafodelista"/>
              <w:numPr>
                <w:ilvl w:val="1"/>
                <w:numId w:val="40"/>
              </w:numPr>
              <w:contextualSpacing w:val="0"/>
              <w:rPr>
                <w:rFonts w:ascii="Arial Narrow" w:hAnsi="Arial Narrow" w:cs="Arial"/>
                <w:sz w:val="20"/>
                <w:szCs w:val="20"/>
                <w:lang w:val="es-PE"/>
              </w:rPr>
            </w:pPr>
            <w:r w:rsidRPr="004B4A96">
              <w:rPr>
                <w:rFonts w:ascii="Arial Narrow" w:hAnsi="Arial Narrow" w:cs="Arial"/>
                <w:sz w:val="20"/>
                <w:szCs w:val="20"/>
                <w:lang w:val="es-PE"/>
              </w:rPr>
              <w:t>Diligencia de conclusión</w:t>
            </w:r>
          </w:p>
          <w:p w:rsidR="0015359D" w:rsidRPr="004B4A96" w:rsidRDefault="0015359D" w:rsidP="00626B50">
            <w:pPr>
              <w:pStyle w:val="Prrafodelista"/>
              <w:numPr>
                <w:ilvl w:val="1"/>
                <w:numId w:val="40"/>
              </w:numPr>
              <w:contextualSpacing w:val="0"/>
              <w:rPr>
                <w:rFonts w:ascii="Arial Narrow" w:hAnsi="Arial Narrow" w:cs="Arial"/>
                <w:sz w:val="20"/>
                <w:szCs w:val="20"/>
              </w:rPr>
            </w:pPr>
            <w:r w:rsidRPr="004B4A96">
              <w:rPr>
                <w:rFonts w:ascii="Arial Narrow" w:hAnsi="Arial Narrow" w:cs="Arial"/>
                <w:sz w:val="20"/>
                <w:szCs w:val="20"/>
                <w:lang w:val="es-PE"/>
              </w:rPr>
              <w:t>Rectificación de oficio.</w:t>
            </w:r>
          </w:p>
          <w:p w:rsidR="0015359D" w:rsidRPr="004B4A96" w:rsidRDefault="0015359D" w:rsidP="00626B50">
            <w:pPr>
              <w:pStyle w:val="Prrafodelista"/>
              <w:numPr>
                <w:ilvl w:val="0"/>
                <w:numId w:val="40"/>
              </w:numPr>
              <w:spacing w:before="120"/>
              <w:contextualSpacing w:val="0"/>
              <w:rPr>
                <w:rFonts w:ascii="Arial Narrow" w:hAnsi="Arial Narrow" w:cs="Arial"/>
                <w:sz w:val="20"/>
                <w:szCs w:val="20"/>
              </w:rPr>
            </w:pPr>
            <w:r w:rsidRPr="004B4A96">
              <w:rPr>
                <w:rFonts w:ascii="Arial Narrow" w:hAnsi="Arial Narrow" w:cs="Arial"/>
                <w:sz w:val="20"/>
                <w:szCs w:val="20"/>
              </w:rPr>
              <w:t xml:space="preserve">Que si la </w:t>
            </w:r>
            <w:r w:rsidR="006A23BF" w:rsidRPr="004B4A96">
              <w:rPr>
                <w:rFonts w:ascii="Arial Narrow" w:hAnsi="Arial Narrow" w:cs="Arial"/>
                <w:sz w:val="20"/>
                <w:szCs w:val="20"/>
              </w:rPr>
              <w:t xml:space="preserve">DSEER </w:t>
            </w:r>
            <w:r w:rsidRPr="004B4A96">
              <w:rPr>
                <w:rFonts w:ascii="Arial Narrow" w:hAnsi="Arial Narrow" w:cs="Arial"/>
                <w:sz w:val="20"/>
                <w:szCs w:val="20"/>
              </w:rPr>
              <w:t>relacionada a la solicitud se encuentra asignada a un funcionario aduanero en despacho o conclusión, sólo debe permitir asignar la solicitud a dicho funcionario aduanero.</w:t>
            </w:r>
          </w:p>
          <w:p w:rsidR="0015359D" w:rsidRPr="004B4A96" w:rsidRDefault="0015359D" w:rsidP="00626B50">
            <w:pPr>
              <w:pStyle w:val="Prrafodelista"/>
              <w:numPr>
                <w:ilvl w:val="0"/>
                <w:numId w:val="40"/>
              </w:numPr>
              <w:spacing w:before="120"/>
              <w:contextualSpacing w:val="0"/>
              <w:rPr>
                <w:rFonts w:ascii="Arial Narrow" w:hAnsi="Arial Narrow" w:cs="Arial"/>
                <w:sz w:val="20"/>
                <w:szCs w:val="20"/>
                <w:lang w:val="es-PE"/>
              </w:rPr>
            </w:pPr>
            <w:r w:rsidRPr="004B4A96">
              <w:rPr>
                <w:rFonts w:ascii="Arial Narrow" w:hAnsi="Arial Narrow" w:cs="Arial"/>
                <w:sz w:val="20"/>
                <w:szCs w:val="20"/>
              </w:rPr>
              <w:t>Que el f</w:t>
            </w:r>
            <w:r w:rsidRPr="004B4A96">
              <w:rPr>
                <w:rFonts w:ascii="Arial Narrow" w:hAnsi="Arial Narrow" w:cs="Arial"/>
                <w:sz w:val="20"/>
                <w:szCs w:val="20"/>
                <w:lang w:val="es-PE"/>
              </w:rPr>
              <w:t xml:space="preserve">uncionario aduanero a asignar pertenezca a cualquiera de los </w:t>
            </w:r>
            <w:r w:rsidR="006A23BF" w:rsidRPr="004B4A96">
              <w:rPr>
                <w:rFonts w:ascii="Arial Narrow" w:hAnsi="Arial Narrow" w:cs="Arial"/>
                <w:sz w:val="20"/>
                <w:szCs w:val="20"/>
              </w:rPr>
              <w:t>Grupo EER de atención de Rectificaciones (GEAR)</w:t>
            </w:r>
            <w:r w:rsidRPr="004B4A96">
              <w:rPr>
                <w:rFonts w:ascii="Arial Narrow" w:hAnsi="Arial Narrow" w:cs="Arial"/>
                <w:sz w:val="20"/>
                <w:szCs w:val="20"/>
                <w:lang w:val="es-PE"/>
              </w:rPr>
              <w:t>.</w:t>
            </w:r>
          </w:p>
          <w:p w:rsidR="004C3EBC" w:rsidRPr="004B4A96" w:rsidRDefault="004C3EBC" w:rsidP="00626B50">
            <w:pPr>
              <w:pStyle w:val="Prrafodelista"/>
              <w:numPr>
                <w:ilvl w:val="0"/>
                <w:numId w:val="40"/>
              </w:numPr>
              <w:spacing w:before="120"/>
              <w:contextualSpacing w:val="0"/>
              <w:rPr>
                <w:rFonts w:ascii="Arial Narrow" w:hAnsi="Arial Narrow" w:cs="Arial"/>
                <w:sz w:val="20"/>
                <w:szCs w:val="20"/>
                <w:lang w:val="es-PE"/>
              </w:rPr>
            </w:pPr>
            <w:r w:rsidRPr="004B4A96">
              <w:rPr>
                <w:rFonts w:ascii="Arial Narrow" w:hAnsi="Arial Narrow" w:cs="Arial"/>
                <w:sz w:val="20"/>
                <w:szCs w:val="20"/>
                <w:lang w:val="es-PE"/>
              </w:rPr>
              <w:t>Para las DSEER(s) del régimen 28-Envíos de Entrega Rápida y sus solicitudes se deberá colocar el indicador siguiente:</w:t>
            </w:r>
          </w:p>
          <w:p w:rsidR="004C3EBC" w:rsidRPr="004B4A96" w:rsidRDefault="004C3EBC" w:rsidP="004C3EBC">
            <w:pPr>
              <w:pStyle w:val="Prrafodelista"/>
              <w:spacing w:before="120"/>
              <w:contextualSpacing w:val="0"/>
              <w:rPr>
                <w:rFonts w:ascii="Arial Narrow" w:hAnsi="Arial Narrow" w:cs="Arial"/>
                <w:sz w:val="20"/>
                <w:szCs w:val="20"/>
                <w:lang w:val="es-PE"/>
              </w:rPr>
            </w:pPr>
            <w:r w:rsidRPr="004B4A96">
              <w:rPr>
                <w:rFonts w:ascii="Arial Narrow" w:hAnsi="Arial Narrow" w:cs="Arial"/>
                <w:b/>
                <w:sz w:val="20"/>
                <w:szCs w:val="20"/>
                <w:u w:val="single"/>
              </w:rPr>
              <w:t>M</w:t>
            </w:r>
            <w:r w:rsidRPr="004B4A96">
              <w:rPr>
                <w:rFonts w:ascii="Arial Narrow" w:hAnsi="Arial Narrow" w:cs="Arial"/>
                <w:b/>
                <w:sz w:val="20"/>
                <w:szCs w:val="20"/>
              </w:rPr>
              <w:t>:</w:t>
            </w:r>
            <w:r w:rsidRPr="004B4A96">
              <w:rPr>
                <w:rFonts w:ascii="Arial Narrow" w:hAnsi="Arial Narrow" w:cs="Arial"/>
                <w:sz w:val="20"/>
                <w:szCs w:val="20"/>
              </w:rPr>
              <w:t xml:space="preserve"> al tipo de </w:t>
            </w:r>
            <w:r w:rsidRPr="004B4A96">
              <w:rPr>
                <w:rFonts w:ascii="Arial Narrow" w:hAnsi="Arial Narrow" w:cs="Arial"/>
                <w:color w:val="000000" w:themeColor="text1"/>
                <w:sz w:val="20"/>
                <w:szCs w:val="20"/>
              </w:rPr>
              <w:t xml:space="preserve">asignación y/o re-asignación </w:t>
            </w:r>
            <w:r w:rsidRPr="004B4A96">
              <w:rPr>
                <w:rFonts w:ascii="Arial Narrow" w:hAnsi="Arial Narrow" w:cs="Arial"/>
                <w:sz w:val="20"/>
                <w:szCs w:val="20"/>
              </w:rPr>
              <w:t xml:space="preserve">de las declaraciones </w:t>
            </w:r>
            <w:r w:rsidRPr="004B4A96">
              <w:rPr>
                <w:rFonts w:ascii="Arial Narrow" w:hAnsi="Arial Narrow" w:cs="Arial"/>
                <w:color w:val="000000" w:themeColor="text1"/>
                <w:sz w:val="20"/>
                <w:szCs w:val="20"/>
              </w:rPr>
              <w:t>o solicitudes asociadas a ella</w:t>
            </w:r>
            <w:r w:rsidRPr="004B4A96">
              <w:rPr>
                <w:rFonts w:ascii="Arial Narrow" w:hAnsi="Arial Narrow" w:cs="Arial"/>
                <w:sz w:val="20"/>
                <w:szCs w:val="20"/>
              </w:rPr>
              <w:t xml:space="preserve"> que fueran efectuadas utilizando la opción de Asignación Individual (Manual)</w:t>
            </w:r>
          </w:p>
          <w:p w:rsidR="0015359D" w:rsidRPr="004B4A96" w:rsidRDefault="0015359D" w:rsidP="001807CD">
            <w:pPr>
              <w:pStyle w:val="Prrafodelista"/>
              <w:spacing w:before="120"/>
              <w:ind w:left="0"/>
              <w:contextualSpacing w:val="0"/>
              <w:rPr>
                <w:rFonts w:ascii="Arial Narrow" w:hAnsi="Arial Narrow" w:cs="Arial"/>
                <w:strike/>
                <w:sz w:val="20"/>
                <w:szCs w:val="20"/>
                <w:lang w:val="es-PE"/>
              </w:rPr>
            </w:pPr>
            <w:r w:rsidRPr="004B4A96">
              <w:rPr>
                <w:rFonts w:ascii="Arial Narrow" w:hAnsi="Arial Narrow" w:cs="Arial"/>
                <w:sz w:val="20"/>
                <w:szCs w:val="20"/>
                <w:lang w:val="es-PE"/>
              </w:rPr>
              <w:t xml:space="preserve">Una vez que la </w:t>
            </w:r>
            <w:r w:rsidRPr="004B4A96">
              <w:rPr>
                <w:rFonts w:ascii="Arial Narrow" w:hAnsi="Arial Narrow" w:cs="Arial"/>
                <w:b/>
                <w:sz w:val="20"/>
                <w:szCs w:val="20"/>
                <w:lang w:val="es-PE"/>
              </w:rPr>
              <w:t>Solicitud</w:t>
            </w:r>
            <w:r w:rsidRPr="004B4A96">
              <w:rPr>
                <w:rFonts w:ascii="Arial Narrow" w:hAnsi="Arial Narrow" w:cs="Arial"/>
                <w:sz w:val="20"/>
                <w:szCs w:val="20"/>
                <w:lang w:val="es-PE"/>
              </w:rPr>
              <w:t xml:space="preserve"> ha sido asignada, se actualiza al nuevo estado 03: “</w:t>
            </w:r>
            <w:r w:rsidRPr="004B4A96">
              <w:rPr>
                <w:rFonts w:ascii="Arial Narrow" w:hAnsi="Arial Narrow" w:cs="Arial"/>
                <w:sz w:val="20"/>
                <w:szCs w:val="20"/>
              </w:rPr>
              <w:t>Asignada - Pendiente de Evaluar</w:t>
            </w:r>
            <w:r w:rsidRPr="004B4A96">
              <w:rPr>
                <w:rFonts w:ascii="Arial Narrow" w:hAnsi="Arial Narrow" w:cs="Arial"/>
                <w:sz w:val="20"/>
                <w:szCs w:val="20"/>
                <w:lang w:val="es-PE"/>
              </w:rPr>
              <w:t>” y se envía un aviso electrónico al correo institucional del responsable de</w:t>
            </w:r>
            <w:r w:rsidR="001807CD" w:rsidRPr="004B4A96">
              <w:rPr>
                <w:rFonts w:ascii="Arial Narrow" w:hAnsi="Arial Narrow" w:cs="Arial"/>
                <w:sz w:val="20"/>
                <w:szCs w:val="20"/>
                <w:lang w:val="es-PE"/>
              </w:rPr>
              <w:t xml:space="preserve"> la atención </w:t>
            </w:r>
            <w:r w:rsidR="001807CD" w:rsidRPr="004B4A96">
              <w:rPr>
                <w:rFonts w:ascii="Arial Narrow" w:hAnsi="Arial Narrow" w:cs="Arial"/>
                <w:b/>
                <w:sz w:val="20"/>
                <w:szCs w:val="20"/>
                <w:lang w:val="es-PE"/>
              </w:rPr>
              <w:t>(ANEXO 11)</w:t>
            </w:r>
          </w:p>
        </w:tc>
        <w:tc>
          <w:tcPr>
            <w:tcW w:w="851" w:type="dxa"/>
          </w:tcPr>
          <w:p w:rsidR="00A83A01" w:rsidRPr="004B4A96" w:rsidRDefault="00A83A01" w:rsidP="00A83A01">
            <w:pPr>
              <w:pStyle w:val="NormalWeb"/>
              <w:spacing w:before="0" w:beforeAutospacing="0" w:after="0" w:afterAutospacing="0"/>
              <w:rPr>
                <w:rFonts w:ascii="Arial Narrow" w:eastAsia="Times New Roman" w:hAnsi="Arial Narrow"/>
                <w:lang w:val="en-US"/>
              </w:rPr>
            </w:pPr>
            <w:r w:rsidRPr="004B4A96">
              <w:rPr>
                <w:rFonts w:ascii="Arial Narrow" w:eastAsia="Times New Roman" w:hAnsi="Arial Narrow"/>
                <w:lang w:val="en-US"/>
              </w:rPr>
              <w:lastRenderedPageBreak/>
              <w:t>RIN50 RF14</w:t>
            </w:r>
          </w:p>
          <w:p w:rsidR="00A83A01" w:rsidRPr="004B4A96" w:rsidRDefault="00A83A01" w:rsidP="00A83A01">
            <w:pPr>
              <w:pStyle w:val="NormalWeb"/>
              <w:spacing w:before="0" w:beforeAutospacing="0" w:after="0" w:afterAutospacing="0"/>
              <w:rPr>
                <w:rFonts w:ascii="Arial Narrow" w:eastAsia="Times New Roman" w:hAnsi="Arial Narrow"/>
                <w:lang w:val="en-US"/>
              </w:rPr>
            </w:pPr>
            <w:r w:rsidRPr="004B4A96">
              <w:rPr>
                <w:rFonts w:ascii="Arial Narrow" w:eastAsia="Times New Roman" w:hAnsi="Arial Narrow"/>
                <w:lang w:val="en-US"/>
              </w:rPr>
              <w:t>RF18</w:t>
            </w:r>
            <w:r w:rsidR="00800EF6" w:rsidRPr="004B4A96">
              <w:rPr>
                <w:rFonts w:ascii="Arial Narrow" w:eastAsia="Times New Roman" w:hAnsi="Arial Narrow"/>
                <w:lang w:val="en-US"/>
              </w:rPr>
              <w:t xml:space="preserve"> RF15</w:t>
            </w:r>
            <w:r w:rsidR="00BA01FA" w:rsidRPr="004B4A96">
              <w:rPr>
                <w:rFonts w:ascii="Arial Narrow" w:eastAsia="Times New Roman" w:hAnsi="Arial Narrow"/>
                <w:lang w:val="en-US"/>
              </w:rPr>
              <w:t xml:space="preserve"> RF16</w:t>
            </w:r>
          </w:p>
          <w:p w:rsidR="00A83A01" w:rsidRPr="004B4A96" w:rsidRDefault="00A83A01" w:rsidP="00A83A01">
            <w:pPr>
              <w:pStyle w:val="Sinespaciado"/>
              <w:rPr>
                <w:rFonts w:ascii="Arial Narrow" w:hAnsi="Arial Narrow"/>
                <w:b/>
                <w:color w:val="A20000"/>
                <w:sz w:val="20"/>
                <w:szCs w:val="20"/>
                <w:lang w:val="en-US"/>
              </w:rPr>
            </w:pPr>
            <w:r w:rsidRPr="004B4A96">
              <w:rPr>
                <w:rFonts w:ascii="Arial Narrow" w:hAnsi="Arial Narrow"/>
                <w:b/>
                <w:color w:val="A20000"/>
                <w:sz w:val="20"/>
                <w:szCs w:val="20"/>
                <w:lang w:val="en-US"/>
              </w:rPr>
              <w:t>R1511</w:t>
            </w:r>
          </w:p>
          <w:p w:rsidR="00A83A01" w:rsidRPr="004B4A96" w:rsidRDefault="00A83A01" w:rsidP="00A83A01">
            <w:pPr>
              <w:pStyle w:val="Sinespaciado"/>
              <w:rPr>
                <w:rFonts w:ascii="Arial Narrow" w:hAnsi="Arial Narrow"/>
                <w:b/>
                <w:color w:val="A20000"/>
                <w:sz w:val="20"/>
                <w:szCs w:val="20"/>
                <w:lang w:val="en-US"/>
              </w:rPr>
            </w:pPr>
            <w:r w:rsidRPr="004B4A96">
              <w:rPr>
                <w:rFonts w:ascii="Arial Narrow" w:hAnsi="Arial Narrow"/>
                <w:b/>
                <w:color w:val="A20000"/>
                <w:sz w:val="20"/>
                <w:szCs w:val="20"/>
                <w:lang w:val="en-US"/>
              </w:rPr>
              <w:t>R1512</w:t>
            </w:r>
          </w:p>
          <w:p w:rsidR="00A83A01" w:rsidRPr="004B4A96" w:rsidRDefault="00A83A01" w:rsidP="00A83A01">
            <w:pPr>
              <w:pStyle w:val="Sinespaciado"/>
              <w:rPr>
                <w:rFonts w:ascii="Arial Narrow" w:hAnsi="Arial Narrow"/>
                <w:b/>
                <w:color w:val="A20000"/>
                <w:sz w:val="20"/>
                <w:szCs w:val="20"/>
                <w:lang w:val="en-US"/>
              </w:rPr>
            </w:pPr>
            <w:r w:rsidRPr="004B4A96">
              <w:rPr>
                <w:rFonts w:ascii="Arial Narrow" w:hAnsi="Arial Narrow"/>
                <w:b/>
                <w:color w:val="A20000"/>
                <w:sz w:val="20"/>
                <w:szCs w:val="20"/>
                <w:lang w:val="en-US"/>
              </w:rPr>
              <w:t>R1513</w:t>
            </w:r>
          </w:p>
          <w:p w:rsidR="00A83A01" w:rsidRPr="004B4A96" w:rsidRDefault="00A83A01" w:rsidP="00A83A01">
            <w:pPr>
              <w:pStyle w:val="Sinespaciado"/>
              <w:rPr>
                <w:rFonts w:ascii="Arial Narrow" w:eastAsia="Arial Unicode MS" w:hAnsi="Arial Narrow"/>
                <w:b/>
                <w:bCs/>
                <w:color w:val="000000" w:themeColor="text1"/>
                <w:sz w:val="20"/>
                <w:szCs w:val="20"/>
                <w:lang w:val="en-US" w:eastAsia="es-PE"/>
              </w:rPr>
            </w:pPr>
            <w:r w:rsidRPr="004B4A96">
              <w:rPr>
                <w:rFonts w:ascii="Arial Narrow" w:hAnsi="Arial Narrow"/>
                <w:b/>
                <w:color w:val="A20000"/>
                <w:sz w:val="20"/>
                <w:szCs w:val="20"/>
                <w:lang w:val="en-US"/>
              </w:rPr>
              <w:t>R1514</w:t>
            </w:r>
            <w:r w:rsidR="00BD0CFE" w:rsidRPr="004B4A96">
              <w:rPr>
                <w:rFonts w:ascii="Arial Narrow" w:hAnsi="Arial Narrow"/>
                <w:b/>
                <w:color w:val="A20000"/>
                <w:sz w:val="20"/>
                <w:szCs w:val="20"/>
                <w:lang w:val="en-US"/>
              </w:rPr>
              <w:t xml:space="preserve"> </w:t>
            </w:r>
            <w:r w:rsidR="00BD0CFE" w:rsidRPr="004B4A96">
              <w:rPr>
                <w:rFonts w:ascii="Arial Narrow" w:hAnsi="Arial Narrow" w:cs="Arial"/>
                <w:b/>
                <w:color w:val="A20000"/>
                <w:sz w:val="20"/>
                <w:szCs w:val="20"/>
              </w:rPr>
              <w:t>R1520</w:t>
            </w:r>
          </w:p>
          <w:p w:rsidR="0015359D" w:rsidRPr="004B4A96" w:rsidRDefault="00A83A01" w:rsidP="00A83A01">
            <w:pPr>
              <w:pStyle w:val="NormalWeb"/>
              <w:spacing w:before="0" w:beforeAutospacing="0" w:after="0" w:afterAutospacing="0"/>
              <w:rPr>
                <w:rFonts w:ascii="Arial Narrow" w:eastAsia="Times New Roman" w:hAnsi="Arial Narrow"/>
                <w:lang w:val="en-US"/>
              </w:rPr>
            </w:pPr>
            <w:r w:rsidRPr="004B4A96">
              <w:rPr>
                <w:rFonts w:ascii="Arial Narrow" w:hAnsi="Arial Narrow"/>
                <w:b/>
                <w:bCs/>
                <w:color w:val="0000FF"/>
                <w:lang w:val="en-US" w:eastAsia="es-PE"/>
              </w:rPr>
              <w:t>R2192</w:t>
            </w:r>
          </w:p>
        </w:tc>
        <w:tc>
          <w:tcPr>
            <w:tcW w:w="1417" w:type="dxa"/>
          </w:tcPr>
          <w:p w:rsidR="0015359D" w:rsidRPr="004B4A96" w:rsidRDefault="009206BF" w:rsidP="009206BF">
            <w:pPr>
              <w:pStyle w:val="NormalWeb"/>
              <w:spacing w:before="0" w:beforeAutospacing="0" w:after="0" w:afterAutospacing="0"/>
              <w:jc w:val="left"/>
              <w:rPr>
                <w:rFonts w:ascii="Arial Narrow" w:eastAsia="Times New Roman" w:hAnsi="Arial Narrow"/>
                <w:lang w:val="en-US"/>
              </w:rPr>
            </w:pPr>
            <w:r w:rsidRPr="004B4A96">
              <w:rPr>
                <w:rFonts w:ascii="Arial Narrow" w:eastAsia="Times New Roman" w:hAnsi="Arial Narrow"/>
                <w:lang w:val="en-US"/>
              </w:rPr>
              <w:t>4</w:t>
            </w:r>
          </w:p>
        </w:tc>
      </w:tr>
      <w:tr w:rsidR="001A6DE0" w:rsidRPr="004B4A96" w:rsidTr="00B43A4C">
        <w:tc>
          <w:tcPr>
            <w:tcW w:w="426" w:type="dxa"/>
          </w:tcPr>
          <w:p w:rsidR="001A6DE0" w:rsidRPr="004B4A96" w:rsidRDefault="001A6DE0" w:rsidP="006C6D4F">
            <w:pPr>
              <w:pStyle w:val="NormalWeb"/>
              <w:spacing w:before="0" w:beforeAutospacing="0" w:after="0" w:afterAutospacing="0"/>
              <w:rPr>
                <w:rFonts w:ascii="Arial Narrow" w:eastAsia="Times New Roman" w:hAnsi="Arial Narrow"/>
              </w:rPr>
            </w:pPr>
            <w:r w:rsidRPr="004B4A96">
              <w:rPr>
                <w:rFonts w:ascii="Arial Narrow" w:eastAsia="Times New Roman" w:hAnsi="Arial Narrow"/>
              </w:rPr>
              <w:lastRenderedPageBreak/>
              <w:t>12</w:t>
            </w:r>
          </w:p>
        </w:tc>
        <w:tc>
          <w:tcPr>
            <w:tcW w:w="1417" w:type="dxa"/>
          </w:tcPr>
          <w:p w:rsidR="00A51920" w:rsidRPr="004B4A96" w:rsidRDefault="00A51920" w:rsidP="00A51920">
            <w:pPr>
              <w:rPr>
                <w:rFonts w:ascii="Arial Narrow" w:hAnsi="Arial Narrow" w:cs="Arial"/>
                <w:sz w:val="20"/>
                <w:szCs w:val="20"/>
              </w:rPr>
            </w:pPr>
            <w:r w:rsidRPr="004B4A96">
              <w:rPr>
                <w:rFonts w:ascii="Arial Narrow" w:hAnsi="Arial Narrow" w:cs="Arial"/>
                <w:sz w:val="20"/>
                <w:szCs w:val="20"/>
              </w:rPr>
              <w:t>Portal del Funcionario Aduanero</w:t>
            </w:r>
          </w:p>
          <w:p w:rsidR="001A6DE0" w:rsidRPr="004B4A96" w:rsidRDefault="00A51920" w:rsidP="00A51920">
            <w:pPr>
              <w:rPr>
                <w:rFonts w:ascii="Arial Narrow" w:hAnsi="Arial Narrow" w:cs="Arial"/>
                <w:sz w:val="20"/>
                <w:szCs w:val="20"/>
              </w:rPr>
            </w:pPr>
            <w:r w:rsidRPr="004B4A96">
              <w:rPr>
                <w:rFonts w:ascii="Arial Narrow" w:hAnsi="Arial Narrow" w:cs="Arial"/>
                <w:sz w:val="20"/>
                <w:szCs w:val="20"/>
              </w:rPr>
              <w:t>Reasignación de Solicitudes de Rectificación.</w:t>
            </w:r>
          </w:p>
        </w:tc>
        <w:tc>
          <w:tcPr>
            <w:tcW w:w="9639" w:type="dxa"/>
          </w:tcPr>
          <w:p w:rsidR="001A6DE0" w:rsidRPr="004B4A96" w:rsidRDefault="005F25C6" w:rsidP="00626B50">
            <w:pPr>
              <w:pStyle w:val="Prrafodelista"/>
              <w:numPr>
                <w:ilvl w:val="0"/>
                <w:numId w:val="39"/>
              </w:numPr>
              <w:rPr>
                <w:rFonts w:ascii="Arial Narrow" w:hAnsi="Arial Narrow" w:cs="Arial"/>
                <w:sz w:val="20"/>
                <w:szCs w:val="20"/>
              </w:rPr>
            </w:pPr>
            <w:r w:rsidRPr="004B4A96">
              <w:rPr>
                <w:rFonts w:ascii="Arial Narrow" w:hAnsi="Arial Narrow" w:cs="Arial"/>
                <w:sz w:val="20"/>
                <w:szCs w:val="20"/>
                <w:lang w:val="es-PE"/>
              </w:rPr>
              <w:t xml:space="preserve">Actualizar la opción que permite al </w:t>
            </w:r>
            <w:r w:rsidR="001A6DE0" w:rsidRPr="004B4A96">
              <w:rPr>
                <w:rFonts w:ascii="Arial Narrow" w:hAnsi="Arial Narrow" w:cs="Arial"/>
                <w:sz w:val="20"/>
                <w:szCs w:val="20"/>
              </w:rPr>
              <w:t xml:space="preserve">El Jefe </w:t>
            </w:r>
            <w:r w:rsidR="001A6DE0" w:rsidRPr="004B4A96">
              <w:rPr>
                <w:rFonts w:ascii="Arial Narrow" w:hAnsi="Arial Narrow" w:cs="Arial"/>
                <w:strike/>
                <w:sz w:val="20"/>
                <w:szCs w:val="20"/>
              </w:rPr>
              <w:t>que administra el régimen</w:t>
            </w:r>
            <w:r w:rsidR="001A6DE0" w:rsidRPr="004B4A96">
              <w:rPr>
                <w:rFonts w:ascii="Arial Narrow" w:hAnsi="Arial Narrow" w:cs="Arial"/>
                <w:sz w:val="20"/>
                <w:szCs w:val="20"/>
              </w:rPr>
              <w:t xml:space="preserve"> o Supervisor</w:t>
            </w:r>
            <w:r w:rsidR="00B45290" w:rsidRPr="004B4A96">
              <w:rPr>
                <w:rFonts w:ascii="Arial Narrow" w:hAnsi="Arial Narrow" w:cs="Arial"/>
                <w:sz w:val="20"/>
                <w:szCs w:val="20"/>
              </w:rPr>
              <w:t>, del Régimen Envíos de Entrega Rápida y del área de oficiales,</w:t>
            </w:r>
            <w:r w:rsidR="001A6DE0" w:rsidRPr="004B4A96">
              <w:rPr>
                <w:rFonts w:ascii="Arial Narrow" w:hAnsi="Arial Narrow" w:cs="Arial"/>
                <w:sz w:val="20"/>
                <w:szCs w:val="20"/>
              </w:rPr>
              <w:t xml:space="preserve"> efectúa el registro de los Funcionarios Aduaneros en los Grupos definidos en el Catálogo de Funcionarios conforme al RF4 del presente RIN.</w:t>
            </w:r>
          </w:p>
          <w:p w:rsidR="001A6DE0" w:rsidRPr="004B4A96" w:rsidRDefault="001A6DE0" w:rsidP="001A6DE0">
            <w:pPr>
              <w:pStyle w:val="Prrafodelista"/>
              <w:ind w:left="360"/>
              <w:rPr>
                <w:rFonts w:ascii="Arial Narrow" w:hAnsi="Arial Narrow" w:cs="Arial"/>
                <w:sz w:val="20"/>
                <w:szCs w:val="20"/>
              </w:rPr>
            </w:pPr>
            <w:r w:rsidRPr="004B4A96">
              <w:rPr>
                <w:rFonts w:ascii="Arial Narrow" w:hAnsi="Arial Narrow" w:cs="Arial"/>
                <w:sz w:val="20"/>
                <w:szCs w:val="20"/>
              </w:rPr>
              <w:t>El sistema valida que el funcionario aduanero a quien se le está asignando y/o re-asignando una DSEER o solicitud de manera individual se encuentre registrado, vigente e identificado por régimen, en el grupo correspondiente al momento de efectuar la asignación o re-asignación (R1511), caso contrario detiene el proceso y emite el mensaje: “Funcionario Aduanero […código y nombre del funcionario no registrado…] no se encuentra registrado o vigente”.</w:t>
            </w:r>
          </w:p>
          <w:p w:rsidR="001A6DE0" w:rsidRPr="004B4A96" w:rsidRDefault="001A6DE0" w:rsidP="00626B50">
            <w:pPr>
              <w:pStyle w:val="Prrafodelista"/>
              <w:numPr>
                <w:ilvl w:val="0"/>
                <w:numId w:val="39"/>
              </w:numPr>
              <w:rPr>
                <w:rFonts w:ascii="Arial Narrow" w:hAnsi="Arial Narrow" w:cs="Arial"/>
                <w:sz w:val="20"/>
                <w:szCs w:val="20"/>
              </w:rPr>
            </w:pPr>
            <w:r w:rsidRPr="004B4A96">
              <w:rPr>
                <w:rFonts w:ascii="Arial Narrow" w:hAnsi="Arial Narrow" w:cs="Arial"/>
                <w:sz w:val="20"/>
                <w:szCs w:val="20"/>
              </w:rPr>
              <w:t>Las declaraciones seleccionadas a canal de control rojo podrán ser asignadas o re-asignadas individualmente al Grupo EER de atención de Rectificaciones (GEAR).</w:t>
            </w:r>
          </w:p>
          <w:p w:rsidR="001A6DE0" w:rsidRPr="004B4A96" w:rsidRDefault="001A6DE0" w:rsidP="00626B50">
            <w:pPr>
              <w:pStyle w:val="Prrafodelista"/>
              <w:numPr>
                <w:ilvl w:val="0"/>
                <w:numId w:val="39"/>
              </w:numPr>
              <w:rPr>
                <w:rFonts w:ascii="Arial Narrow" w:hAnsi="Arial Narrow" w:cs="Arial"/>
                <w:sz w:val="20"/>
                <w:szCs w:val="20"/>
              </w:rPr>
            </w:pPr>
            <w:r w:rsidRPr="004B4A96">
              <w:rPr>
                <w:rFonts w:ascii="Arial Narrow" w:hAnsi="Arial Narrow" w:cs="Arial"/>
                <w:sz w:val="20"/>
                <w:szCs w:val="20"/>
              </w:rPr>
              <w:t>Para la re-asignación de la SRE, el sistema valida que la solicitud:</w:t>
            </w:r>
          </w:p>
          <w:p w:rsidR="001A6DE0" w:rsidRPr="004B4A96" w:rsidRDefault="001A6DE0" w:rsidP="00626B50">
            <w:pPr>
              <w:pStyle w:val="Prrafodelista"/>
              <w:numPr>
                <w:ilvl w:val="1"/>
                <w:numId w:val="39"/>
              </w:numPr>
              <w:rPr>
                <w:rFonts w:ascii="Arial Narrow" w:hAnsi="Arial Narrow" w:cs="Arial"/>
                <w:sz w:val="20"/>
                <w:szCs w:val="20"/>
              </w:rPr>
            </w:pPr>
            <w:r w:rsidRPr="004B4A96">
              <w:rPr>
                <w:rFonts w:ascii="Arial Narrow" w:hAnsi="Arial Narrow" w:cs="Arial"/>
                <w:sz w:val="20"/>
                <w:szCs w:val="20"/>
              </w:rPr>
              <w:t>Se encuentre en el estado 03-Asignada - Pendiente de Evaluar, caso contrario no permite la re-asignación y muestra el mensaje: “Solicitud de Rectificación Electrónica no se encuentra asignada”.</w:t>
            </w:r>
          </w:p>
          <w:p w:rsidR="001A6DE0" w:rsidRPr="004B4A96" w:rsidRDefault="001A6DE0" w:rsidP="00626B50">
            <w:pPr>
              <w:pStyle w:val="Prrafodelista"/>
              <w:numPr>
                <w:ilvl w:val="1"/>
                <w:numId w:val="39"/>
              </w:numPr>
              <w:rPr>
                <w:rFonts w:ascii="Arial Narrow" w:hAnsi="Arial Narrow" w:cs="Arial"/>
                <w:sz w:val="20"/>
                <w:szCs w:val="20"/>
              </w:rPr>
            </w:pPr>
            <w:r w:rsidRPr="004B4A96">
              <w:rPr>
                <w:rFonts w:ascii="Arial Narrow" w:hAnsi="Arial Narrow" w:cs="Arial"/>
                <w:sz w:val="20"/>
                <w:szCs w:val="20"/>
              </w:rPr>
              <w:t>Se encuentre asignada al mismo funcionario aduanero que tiene asignada la DSEER, caso contrario no permite la re-asignación, mostrando el mensaje: “Declaración se encuentra asignada a funcionario aduanero distinto al que está asignando”.</w:t>
            </w:r>
          </w:p>
          <w:p w:rsidR="00796B55" w:rsidRPr="004B4A96" w:rsidRDefault="00796B55" w:rsidP="00626B50">
            <w:pPr>
              <w:pStyle w:val="Prrafodelista"/>
              <w:numPr>
                <w:ilvl w:val="1"/>
                <w:numId w:val="39"/>
              </w:numPr>
              <w:rPr>
                <w:rFonts w:ascii="Arial Narrow" w:hAnsi="Arial Narrow" w:cs="Arial"/>
                <w:sz w:val="20"/>
                <w:szCs w:val="20"/>
              </w:rPr>
            </w:pPr>
            <w:r w:rsidRPr="004B4A96">
              <w:rPr>
                <w:rFonts w:ascii="Arial Narrow" w:hAnsi="Arial Narrow" w:cs="Arial"/>
                <w:sz w:val="20"/>
                <w:szCs w:val="20"/>
              </w:rPr>
              <w:t>No se podrán asignar ni reasignar aquellas solicitudes de Rectificación Electrónica o Regularización de Despacho Urgente cuando la declaración asociada se encuentre (</w:t>
            </w:r>
            <w:r w:rsidRPr="004B4A96">
              <w:rPr>
                <w:rFonts w:ascii="Arial Narrow" w:hAnsi="Arial Narrow" w:cs="Arial"/>
                <w:b/>
                <w:color w:val="A20000"/>
                <w:sz w:val="20"/>
                <w:szCs w:val="20"/>
              </w:rPr>
              <w:t>R1520</w:t>
            </w:r>
            <w:r w:rsidRPr="004B4A96">
              <w:rPr>
                <w:rFonts w:ascii="Arial Narrow" w:hAnsi="Arial Narrow" w:cs="Arial"/>
                <w:sz w:val="20"/>
                <w:szCs w:val="20"/>
              </w:rPr>
              <w:t>):</w:t>
            </w:r>
          </w:p>
          <w:p w:rsidR="00796B55" w:rsidRPr="004B4A96" w:rsidRDefault="00796B55" w:rsidP="00626B50">
            <w:pPr>
              <w:pStyle w:val="Prrafodelista"/>
              <w:numPr>
                <w:ilvl w:val="2"/>
                <w:numId w:val="39"/>
              </w:numPr>
              <w:rPr>
                <w:rFonts w:ascii="Arial Narrow" w:hAnsi="Arial Narrow" w:cs="Arial"/>
                <w:sz w:val="20"/>
                <w:szCs w:val="20"/>
              </w:rPr>
            </w:pPr>
            <w:r w:rsidRPr="004B4A96">
              <w:rPr>
                <w:rFonts w:ascii="Arial Narrow" w:hAnsi="Arial Narrow" w:cs="Arial"/>
                <w:sz w:val="20"/>
                <w:szCs w:val="20"/>
              </w:rPr>
              <w:t>Con indicador de Abandono Voluntario</w:t>
            </w:r>
          </w:p>
          <w:p w:rsidR="00796B55" w:rsidRPr="004B4A96" w:rsidRDefault="00796B55" w:rsidP="00626B50">
            <w:pPr>
              <w:pStyle w:val="Prrafodelista"/>
              <w:numPr>
                <w:ilvl w:val="2"/>
                <w:numId w:val="39"/>
              </w:numPr>
              <w:rPr>
                <w:rFonts w:ascii="Arial Narrow" w:hAnsi="Arial Narrow" w:cs="Arial"/>
                <w:sz w:val="20"/>
                <w:szCs w:val="20"/>
              </w:rPr>
            </w:pPr>
            <w:r w:rsidRPr="004B4A96">
              <w:rPr>
                <w:rFonts w:ascii="Arial Narrow" w:hAnsi="Arial Narrow" w:cs="Arial"/>
                <w:sz w:val="20"/>
                <w:szCs w:val="20"/>
              </w:rPr>
              <w:t>En estado 18-Dispuesta Totalmente</w:t>
            </w:r>
          </w:p>
          <w:p w:rsidR="00796B55" w:rsidRPr="004B4A96" w:rsidRDefault="00796B55" w:rsidP="00626B50">
            <w:pPr>
              <w:pStyle w:val="Prrafodelista"/>
              <w:numPr>
                <w:ilvl w:val="2"/>
                <w:numId w:val="39"/>
              </w:numPr>
              <w:rPr>
                <w:rFonts w:ascii="Arial Narrow" w:hAnsi="Arial Narrow" w:cs="Arial"/>
                <w:sz w:val="20"/>
                <w:szCs w:val="20"/>
              </w:rPr>
            </w:pPr>
            <w:r w:rsidRPr="004B4A96">
              <w:rPr>
                <w:rFonts w:ascii="Arial Narrow" w:hAnsi="Arial Narrow" w:cs="Arial"/>
                <w:sz w:val="20"/>
                <w:szCs w:val="20"/>
              </w:rPr>
              <w:t>En estado 08-Legajada</w:t>
            </w:r>
          </w:p>
          <w:p w:rsidR="00F35607" w:rsidRPr="004B4A96" w:rsidRDefault="00796B55" w:rsidP="00796B55">
            <w:pPr>
              <w:pStyle w:val="Prrafodelista"/>
              <w:ind w:left="792"/>
              <w:contextualSpacing w:val="0"/>
              <w:rPr>
                <w:rFonts w:ascii="Arial Narrow" w:hAnsi="Arial Narrow" w:cs="Arial"/>
                <w:sz w:val="20"/>
                <w:szCs w:val="20"/>
              </w:rPr>
            </w:pPr>
            <w:r w:rsidRPr="004B4A96">
              <w:rPr>
                <w:rFonts w:ascii="Arial Narrow" w:hAnsi="Arial Narrow" w:cs="Arial"/>
                <w:sz w:val="20"/>
                <w:szCs w:val="20"/>
              </w:rPr>
              <w:t xml:space="preserve">En caso contrario </w:t>
            </w:r>
            <w:r w:rsidRPr="004B4A96">
              <w:rPr>
                <w:rFonts w:ascii="Arial Narrow" w:hAnsi="Arial Narrow" w:cs="Arial"/>
                <w:b/>
                <w:color w:val="000000" w:themeColor="text1"/>
                <w:sz w:val="20"/>
                <w:szCs w:val="20"/>
              </w:rPr>
              <w:t>NO</w:t>
            </w:r>
            <w:r w:rsidRPr="004B4A96">
              <w:rPr>
                <w:rFonts w:ascii="Arial Narrow" w:hAnsi="Arial Narrow" w:cs="Arial"/>
                <w:color w:val="000000" w:themeColor="text1"/>
                <w:sz w:val="20"/>
                <w:szCs w:val="20"/>
              </w:rPr>
              <w:t xml:space="preserve"> efectuará la asignación mostrando el respectivo mensaje de error: “No es posible asignar/re-asignar la Solicitud de Rectificación Electrónica debido a que la declaración Nº […número completo de la DSEER…] se </w:t>
            </w:r>
            <w:r w:rsidRPr="004B4A96">
              <w:rPr>
                <w:rFonts w:ascii="Arial Narrow" w:hAnsi="Arial Narrow" w:cs="Arial"/>
                <w:color w:val="000000" w:themeColor="text1"/>
                <w:sz w:val="20"/>
                <w:szCs w:val="20"/>
              </w:rPr>
              <w:lastRenderedPageBreak/>
              <w:t>encuentra [</w:t>
            </w:r>
            <w:r w:rsidRPr="004B4A96">
              <w:rPr>
                <w:rFonts w:ascii="Arial Narrow" w:hAnsi="Arial Narrow" w:cs="Arial"/>
                <w:i/>
                <w:color w:val="000000" w:themeColor="text1"/>
                <w:sz w:val="20"/>
                <w:szCs w:val="20"/>
              </w:rPr>
              <w:t>con indicador de abandono voluntario</w:t>
            </w:r>
            <w:r w:rsidRPr="004B4A96">
              <w:rPr>
                <w:rFonts w:ascii="Arial Narrow" w:hAnsi="Arial Narrow" w:cs="Arial"/>
                <w:color w:val="000000" w:themeColor="text1"/>
                <w:sz w:val="20"/>
                <w:szCs w:val="20"/>
              </w:rPr>
              <w:t>] o [</w:t>
            </w:r>
            <w:r w:rsidRPr="004B4A96">
              <w:rPr>
                <w:rFonts w:ascii="Arial Narrow" w:hAnsi="Arial Narrow" w:cs="Arial"/>
                <w:i/>
                <w:color w:val="000000" w:themeColor="text1"/>
                <w:sz w:val="20"/>
                <w:szCs w:val="20"/>
              </w:rPr>
              <w:t>dispuesta totalmente</w:t>
            </w:r>
            <w:r w:rsidRPr="004B4A96">
              <w:rPr>
                <w:rFonts w:ascii="Arial Narrow" w:hAnsi="Arial Narrow" w:cs="Arial"/>
                <w:color w:val="000000" w:themeColor="text1"/>
                <w:sz w:val="20"/>
                <w:szCs w:val="20"/>
              </w:rPr>
              <w:t>] o [</w:t>
            </w:r>
            <w:r w:rsidRPr="004B4A96">
              <w:rPr>
                <w:rFonts w:ascii="Arial Narrow" w:hAnsi="Arial Narrow" w:cs="Arial"/>
                <w:i/>
                <w:color w:val="000000" w:themeColor="text1"/>
                <w:sz w:val="20"/>
                <w:szCs w:val="20"/>
              </w:rPr>
              <w:t>legajada</w:t>
            </w:r>
            <w:r w:rsidRPr="004B4A96">
              <w:rPr>
                <w:rFonts w:ascii="Arial Narrow" w:hAnsi="Arial Narrow" w:cs="Arial"/>
                <w:color w:val="000000" w:themeColor="text1"/>
                <w:sz w:val="20"/>
                <w:szCs w:val="20"/>
              </w:rPr>
              <w:t>]” según corresponda</w:t>
            </w:r>
            <w:r w:rsidR="00F35607" w:rsidRPr="004B4A96">
              <w:rPr>
                <w:rFonts w:ascii="Arial Narrow" w:eastAsiaTheme="minorHAnsi" w:hAnsi="Arial Narrow" w:cs="Arial"/>
                <w:sz w:val="20"/>
                <w:szCs w:val="20"/>
                <w:lang w:val="es-PE" w:eastAsia="en-US"/>
              </w:rPr>
              <w:t>.</w:t>
            </w:r>
          </w:p>
          <w:p w:rsidR="0020477A" w:rsidRPr="004B4A96" w:rsidRDefault="0020477A" w:rsidP="00626B50">
            <w:pPr>
              <w:pStyle w:val="Prrafodelista"/>
              <w:numPr>
                <w:ilvl w:val="0"/>
                <w:numId w:val="39"/>
              </w:numPr>
              <w:spacing w:before="120"/>
              <w:contextualSpacing w:val="0"/>
              <w:rPr>
                <w:rFonts w:ascii="Arial Narrow" w:hAnsi="Arial Narrow" w:cs="Arial"/>
                <w:sz w:val="20"/>
                <w:szCs w:val="20"/>
                <w:lang w:val="es-PE"/>
              </w:rPr>
            </w:pPr>
            <w:r w:rsidRPr="004B4A96">
              <w:rPr>
                <w:rFonts w:ascii="Arial Narrow" w:hAnsi="Arial Narrow" w:cs="Arial"/>
                <w:sz w:val="20"/>
                <w:szCs w:val="20"/>
                <w:lang w:val="es-PE"/>
              </w:rPr>
              <w:t>Para las DSEER(s) del régimen 28-Envíos de Entrega Rápida y sus solicitudes se deberá colocar el indicador siguiente:</w:t>
            </w:r>
          </w:p>
          <w:p w:rsidR="0020477A" w:rsidRPr="004B4A96" w:rsidRDefault="0020477A" w:rsidP="0020477A">
            <w:pPr>
              <w:pStyle w:val="Prrafodelista"/>
              <w:spacing w:before="120"/>
              <w:contextualSpacing w:val="0"/>
              <w:rPr>
                <w:rFonts w:ascii="Arial Narrow" w:hAnsi="Arial Narrow" w:cs="Arial"/>
                <w:sz w:val="20"/>
                <w:szCs w:val="20"/>
                <w:lang w:val="es-PE"/>
              </w:rPr>
            </w:pPr>
            <w:r w:rsidRPr="004B4A96">
              <w:rPr>
                <w:rFonts w:ascii="Arial Narrow" w:hAnsi="Arial Narrow" w:cs="Arial"/>
                <w:b/>
                <w:sz w:val="20"/>
                <w:szCs w:val="20"/>
                <w:u w:val="single"/>
              </w:rPr>
              <w:t>M</w:t>
            </w:r>
            <w:r w:rsidRPr="004B4A96">
              <w:rPr>
                <w:rFonts w:ascii="Arial Narrow" w:hAnsi="Arial Narrow" w:cs="Arial"/>
                <w:b/>
                <w:sz w:val="20"/>
                <w:szCs w:val="20"/>
              </w:rPr>
              <w:t>:</w:t>
            </w:r>
            <w:r w:rsidRPr="004B4A96">
              <w:rPr>
                <w:rFonts w:ascii="Arial Narrow" w:hAnsi="Arial Narrow" w:cs="Arial"/>
                <w:sz w:val="20"/>
                <w:szCs w:val="20"/>
              </w:rPr>
              <w:t xml:space="preserve"> al tipo de </w:t>
            </w:r>
            <w:r w:rsidRPr="004B4A96">
              <w:rPr>
                <w:rFonts w:ascii="Arial Narrow" w:hAnsi="Arial Narrow" w:cs="Arial"/>
                <w:color w:val="000000" w:themeColor="text1"/>
                <w:sz w:val="20"/>
                <w:szCs w:val="20"/>
              </w:rPr>
              <w:t xml:space="preserve">asignación y/o re-asignación </w:t>
            </w:r>
            <w:r w:rsidRPr="004B4A96">
              <w:rPr>
                <w:rFonts w:ascii="Arial Narrow" w:hAnsi="Arial Narrow" w:cs="Arial"/>
                <w:sz w:val="20"/>
                <w:szCs w:val="20"/>
              </w:rPr>
              <w:t xml:space="preserve">de las declaraciones </w:t>
            </w:r>
            <w:r w:rsidRPr="004B4A96">
              <w:rPr>
                <w:rFonts w:ascii="Arial Narrow" w:hAnsi="Arial Narrow" w:cs="Arial"/>
                <w:color w:val="000000" w:themeColor="text1"/>
                <w:sz w:val="20"/>
                <w:szCs w:val="20"/>
              </w:rPr>
              <w:t>o solicitudes asociadas a ella</w:t>
            </w:r>
            <w:r w:rsidRPr="004B4A96">
              <w:rPr>
                <w:rFonts w:ascii="Arial Narrow" w:hAnsi="Arial Narrow" w:cs="Arial"/>
                <w:sz w:val="20"/>
                <w:szCs w:val="20"/>
              </w:rPr>
              <w:t xml:space="preserve"> que fueran efectuadas utilizando la opción de Asignación Individual (Manual)</w:t>
            </w:r>
          </w:p>
          <w:p w:rsidR="001A6DE0" w:rsidRPr="004B4A96" w:rsidRDefault="001A6DE0" w:rsidP="00626B50">
            <w:pPr>
              <w:pStyle w:val="Prrafodelista"/>
              <w:numPr>
                <w:ilvl w:val="0"/>
                <w:numId w:val="39"/>
              </w:numPr>
              <w:rPr>
                <w:rFonts w:ascii="Arial Narrow" w:hAnsi="Arial Narrow" w:cs="Arial"/>
                <w:sz w:val="20"/>
                <w:szCs w:val="20"/>
              </w:rPr>
            </w:pPr>
            <w:r w:rsidRPr="004B4A96">
              <w:rPr>
                <w:rFonts w:ascii="Arial Narrow" w:hAnsi="Arial Narrow" w:cs="Arial"/>
                <w:sz w:val="20"/>
                <w:szCs w:val="20"/>
              </w:rPr>
              <w:t>Una vez que la SRE ha sido re-asignada, el sistema mantiene la solicitud en el estado 03-Asignada - Pendiente de Evaluar</w:t>
            </w:r>
            <w:r w:rsidR="005624C4" w:rsidRPr="004B4A96">
              <w:rPr>
                <w:rFonts w:ascii="Arial Narrow" w:hAnsi="Arial Narrow" w:cs="Arial"/>
                <w:sz w:val="20"/>
                <w:szCs w:val="20"/>
              </w:rPr>
              <w:t xml:space="preserve"> </w:t>
            </w:r>
            <w:r w:rsidR="005624C4" w:rsidRPr="004B4A96">
              <w:rPr>
                <w:rFonts w:ascii="Arial Narrow" w:hAnsi="Arial Narrow" w:cs="Arial"/>
                <w:sz w:val="20"/>
                <w:szCs w:val="20"/>
                <w:lang w:val="es-PE"/>
              </w:rPr>
              <w:t xml:space="preserve">y se envía un aviso electrónico al correo institucional del responsable de la atención </w:t>
            </w:r>
            <w:r w:rsidR="005624C4" w:rsidRPr="004B4A96">
              <w:rPr>
                <w:rFonts w:ascii="Arial Narrow" w:hAnsi="Arial Narrow" w:cs="Arial"/>
                <w:b/>
                <w:sz w:val="20"/>
                <w:szCs w:val="20"/>
                <w:lang w:val="es-PE"/>
              </w:rPr>
              <w:t>(ANEXO 11)</w:t>
            </w:r>
          </w:p>
        </w:tc>
        <w:tc>
          <w:tcPr>
            <w:tcW w:w="851" w:type="dxa"/>
          </w:tcPr>
          <w:p w:rsidR="001A6DE0" w:rsidRPr="004B4A96" w:rsidRDefault="001A6DE0" w:rsidP="006C6D4F">
            <w:pPr>
              <w:pStyle w:val="NormalWeb"/>
              <w:spacing w:before="0" w:beforeAutospacing="0" w:after="0" w:afterAutospacing="0"/>
              <w:rPr>
                <w:rFonts w:ascii="Arial Narrow" w:eastAsia="Times New Roman" w:hAnsi="Arial Narrow"/>
                <w:lang w:val="en-US"/>
              </w:rPr>
            </w:pPr>
            <w:r w:rsidRPr="004B4A96">
              <w:rPr>
                <w:rFonts w:ascii="Arial Narrow" w:eastAsia="Times New Roman" w:hAnsi="Arial Narrow"/>
                <w:lang w:val="en-US"/>
              </w:rPr>
              <w:lastRenderedPageBreak/>
              <w:t>RIN50 RF14</w:t>
            </w:r>
            <w:r w:rsidR="00FB3866" w:rsidRPr="004B4A96">
              <w:rPr>
                <w:rFonts w:ascii="Arial Narrow" w:eastAsia="Times New Roman" w:hAnsi="Arial Narrow"/>
                <w:lang w:val="en-US"/>
              </w:rPr>
              <w:t xml:space="preserve"> RF15</w:t>
            </w:r>
            <w:r w:rsidR="00796B55" w:rsidRPr="004B4A96">
              <w:rPr>
                <w:rFonts w:ascii="Arial Narrow" w:eastAsia="Times New Roman" w:hAnsi="Arial Narrow"/>
                <w:lang w:val="en-US"/>
              </w:rPr>
              <w:t xml:space="preserve"> RF16</w:t>
            </w:r>
          </w:p>
          <w:p w:rsidR="00A83A01" w:rsidRPr="004B4A96" w:rsidRDefault="00A83A01" w:rsidP="006C6D4F">
            <w:pPr>
              <w:pStyle w:val="NormalWeb"/>
              <w:spacing w:before="0" w:beforeAutospacing="0" w:after="0" w:afterAutospacing="0"/>
              <w:rPr>
                <w:rFonts w:ascii="Arial Narrow" w:eastAsia="Times New Roman" w:hAnsi="Arial Narrow"/>
                <w:lang w:val="en-US"/>
              </w:rPr>
            </w:pPr>
            <w:r w:rsidRPr="004B4A96">
              <w:rPr>
                <w:rFonts w:ascii="Arial Narrow" w:eastAsia="Times New Roman" w:hAnsi="Arial Narrow"/>
                <w:lang w:val="en-US"/>
              </w:rPr>
              <w:t>RF18</w:t>
            </w:r>
          </w:p>
          <w:p w:rsidR="001A6DE0" w:rsidRPr="004B4A96" w:rsidRDefault="001A6DE0" w:rsidP="006C6D4F">
            <w:pPr>
              <w:pStyle w:val="Sinespaciado"/>
              <w:rPr>
                <w:rFonts w:ascii="Arial Narrow" w:hAnsi="Arial Narrow"/>
                <w:b/>
                <w:color w:val="A20000"/>
                <w:sz w:val="20"/>
                <w:szCs w:val="20"/>
                <w:lang w:val="en-US"/>
              </w:rPr>
            </w:pPr>
            <w:r w:rsidRPr="004B4A96">
              <w:rPr>
                <w:rFonts w:ascii="Arial Narrow" w:hAnsi="Arial Narrow"/>
                <w:b/>
                <w:color w:val="A20000"/>
                <w:sz w:val="20"/>
                <w:szCs w:val="20"/>
                <w:lang w:val="en-US"/>
              </w:rPr>
              <w:t>R1511</w:t>
            </w:r>
          </w:p>
          <w:p w:rsidR="001A6DE0" w:rsidRPr="004B4A96" w:rsidRDefault="001A6DE0" w:rsidP="006C6D4F">
            <w:pPr>
              <w:pStyle w:val="Sinespaciado"/>
              <w:rPr>
                <w:rFonts w:ascii="Arial Narrow" w:hAnsi="Arial Narrow"/>
                <w:b/>
                <w:color w:val="A20000"/>
                <w:sz w:val="20"/>
                <w:szCs w:val="20"/>
                <w:lang w:val="en-US"/>
              </w:rPr>
            </w:pPr>
            <w:r w:rsidRPr="004B4A96">
              <w:rPr>
                <w:rFonts w:ascii="Arial Narrow" w:hAnsi="Arial Narrow"/>
                <w:b/>
                <w:color w:val="A20000"/>
                <w:sz w:val="20"/>
                <w:szCs w:val="20"/>
                <w:lang w:val="en-US"/>
              </w:rPr>
              <w:t>R1512</w:t>
            </w:r>
          </w:p>
          <w:p w:rsidR="001A6DE0" w:rsidRPr="004B4A96" w:rsidRDefault="001A6DE0" w:rsidP="006C6D4F">
            <w:pPr>
              <w:pStyle w:val="Sinespaciado"/>
              <w:rPr>
                <w:rFonts w:ascii="Arial Narrow" w:hAnsi="Arial Narrow"/>
                <w:b/>
                <w:color w:val="A20000"/>
                <w:sz w:val="20"/>
                <w:szCs w:val="20"/>
                <w:lang w:val="en-US"/>
              </w:rPr>
            </w:pPr>
            <w:r w:rsidRPr="004B4A96">
              <w:rPr>
                <w:rFonts w:ascii="Arial Narrow" w:hAnsi="Arial Narrow"/>
                <w:b/>
                <w:color w:val="A20000"/>
                <w:sz w:val="20"/>
                <w:szCs w:val="20"/>
                <w:lang w:val="en-US"/>
              </w:rPr>
              <w:t>R1513</w:t>
            </w:r>
          </w:p>
          <w:p w:rsidR="001A6DE0" w:rsidRPr="004B4A96" w:rsidRDefault="001A6DE0" w:rsidP="006C6D4F">
            <w:pPr>
              <w:pStyle w:val="Sinespaciado"/>
              <w:rPr>
                <w:rFonts w:ascii="Arial Narrow" w:hAnsi="Arial Narrow"/>
                <w:b/>
                <w:color w:val="A20000"/>
                <w:sz w:val="20"/>
                <w:szCs w:val="20"/>
                <w:lang w:val="en-US"/>
              </w:rPr>
            </w:pPr>
            <w:r w:rsidRPr="004B4A96">
              <w:rPr>
                <w:rFonts w:ascii="Arial Narrow" w:hAnsi="Arial Narrow"/>
                <w:b/>
                <w:color w:val="A20000"/>
                <w:sz w:val="20"/>
                <w:szCs w:val="20"/>
                <w:lang w:val="en-US"/>
              </w:rPr>
              <w:t>R1514</w:t>
            </w:r>
          </w:p>
          <w:p w:rsidR="00796B55" w:rsidRPr="004B4A96" w:rsidRDefault="00796B55" w:rsidP="006C6D4F">
            <w:pPr>
              <w:pStyle w:val="Sinespaciado"/>
              <w:rPr>
                <w:rFonts w:ascii="Arial Narrow" w:eastAsia="Arial Unicode MS" w:hAnsi="Arial Narrow"/>
                <w:b/>
                <w:bCs/>
                <w:color w:val="000000" w:themeColor="text1"/>
                <w:sz w:val="20"/>
                <w:szCs w:val="20"/>
                <w:lang w:val="en-US" w:eastAsia="es-PE"/>
              </w:rPr>
            </w:pPr>
            <w:r w:rsidRPr="004B4A96">
              <w:rPr>
                <w:rFonts w:ascii="Arial Narrow" w:hAnsi="Arial Narrow" w:cs="Arial"/>
                <w:b/>
                <w:color w:val="A20000"/>
                <w:sz w:val="20"/>
                <w:szCs w:val="20"/>
              </w:rPr>
              <w:t>R1520</w:t>
            </w:r>
          </w:p>
          <w:p w:rsidR="001A6DE0" w:rsidRPr="004B4A96" w:rsidRDefault="001A6DE0" w:rsidP="006C6D4F">
            <w:pPr>
              <w:pStyle w:val="NormalWeb"/>
              <w:spacing w:before="0" w:beforeAutospacing="0" w:after="0" w:afterAutospacing="0"/>
              <w:rPr>
                <w:rFonts w:ascii="Arial Narrow" w:eastAsia="Times New Roman" w:hAnsi="Arial Narrow"/>
                <w:lang w:val="en-US"/>
              </w:rPr>
            </w:pPr>
            <w:r w:rsidRPr="004B4A96">
              <w:rPr>
                <w:rFonts w:ascii="Arial Narrow" w:hAnsi="Arial Narrow"/>
                <w:b/>
                <w:bCs/>
                <w:color w:val="0000FF"/>
                <w:lang w:val="en-US" w:eastAsia="es-PE"/>
              </w:rPr>
              <w:t>R2192</w:t>
            </w:r>
          </w:p>
        </w:tc>
        <w:tc>
          <w:tcPr>
            <w:tcW w:w="1417" w:type="dxa"/>
          </w:tcPr>
          <w:p w:rsidR="001A6DE0" w:rsidRPr="004B4A96" w:rsidRDefault="00240774" w:rsidP="006C6D4F">
            <w:pPr>
              <w:pStyle w:val="NormalWeb"/>
              <w:spacing w:before="0" w:beforeAutospacing="0" w:after="0" w:afterAutospacing="0"/>
              <w:rPr>
                <w:rFonts w:ascii="Arial Narrow" w:eastAsia="Times New Roman" w:hAnsi="Arial Narrow"/>
                <w:lang w:val="en-US"/>
              </w:rPr>
            </w:pPr>
            <w:r w:rsidRPr="004B4A96">
              <w:rPr>
                <w:rFonts w:ascii="Arial Narrow" w:eastAsia="Times New Roman" w:hAnsi="Arial Narrow"/>
                <w:lang w:val="en-US"/>
              </w:rPr>
              <w:t>4</w:t>
            </w:r>
          </w:p>
        </w:tc>
      </w:tr>
      <w:tr w:rsidR="00BC29BF" w:rsidRPr="004B4A96" w:rsidTr="00D0171C">
        <w:tblPrEx>
          <w:tblLook w:val="04A0" w:firstRow="1" w:lastRow="0" w:firstColumn="1" w:lastColumn="0" w:noHBand="0" w:noVBand="1"/>
        </w:tblPrEx>
        <w:tc>
          <w:tcPr>
            <w:tcW w:w="426" w:type="dxa"/>
            <w:tcBorders>
              <w:top w:val="single" w:sz="4" w:space="0" w:color="auto"/>
              <w:left w:val="single" w:sz="4" w:space="0" w:color="auto"/>
              <w:bottom w:val="single" w:sz="4" w:space="0" w:color="auto"/>
              <w:right w:val="single" w:sz="4" w:space="0" w:color="auto"/>
            </w:tcBorders>
            <w:hideMark/>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lastRenderedPageBreak/>
              <w:t>13</w:t>
            </w:r>
          </w:p>
        </w:tc>
        <w:tc>
          <w:tcPr>
            <w:tcW w:w="1417" w:type="dxa"/>
            <w:tcBorders>
              <w:top w:val="single" w:sz="4" w:space="0" w:color="auto"/>
              <w:left w:val="single" w:sz="4" w:space="0" w:color="auto"/>
              <w:bottom w:val="single" w:sz="4" w:space="0" w:color="auto"/>
              <w:right w:val="single" w:sz="4" w:space="0" w:color="auto"/>
            </w:tcBorders>
            <w:hideMark/>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Registrar, modificar, anular y consultar unidades de despacho.</w:t>
            </w:r>
          </w:p>
        </w:tc>
        <w:tc>
          <w:tcPr>
            <w:tcW w:w="9639" w:type="dxa"/>
            <w:tcBorders>
              <w:top w:val="single" w:sz="4" w:space="0" w:color="auto"/>
              <w:left w:val="single" w:sz="4" w:space="0" w:color="auto"/>
              <w:bottom w:val="single" w:sz="4" w:space="0" w:color="auto"/>
              <w:right w:val="single" w:sz="4" w:space="0" w:color="auto"/>
            </w:tcBorders>
            <w:hideMark/>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Permitir al funcionario aduanero registrar, modificar, anular y consultar unidades de despacho.</w:t>
            </w:r>
          </w:p>
        </w:tc>
        <w:tc>
          <w:tcPr>
            <w:tcW w:w="851" w:type="dxa"/>
            <w:tcBorders>
              <w:top w:val="single" w:sz="4" w:space="0" w:color="auto"/>
              <w:left w:val="single" w:sz="4" w:space="0" w:color="auto"/>
              <w:bottom w:val="single" w:sz="4" w:space="0" w:color="auto"/>
              <w:right w:val="single" w:sz="4" w:space="0" w:color="auto"/>
            </w:tcBorders>
            <w:hideMark/>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RIN N°02 – RF02</w:t>
            </w:r>
          </w:p>
        </w:tc>
        <w:tc>
          <w:tcPr>
            <w:tcW w:w="1417" w:type="dxa"/>
            <w:tcBorders>
              <w:top w:val="single" w:sz="4" w:space="0" w:color="auto"/>
              <w:left w:val="single" w:sz="4" w:space="0" w:color="auto"/>
              <w:bottom w:val="single" w:sz="4" w:space="0" w:color="auto"/>
              <w:right w:val="single" w:sz="4" w:space="0" w:color="auto"/>
            </w:tcBorders>
            <w:hideMark/>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4</w:t>
            </w:r>
          </w:p>
        </w:tc>
      </w:tr>
      <w:tr w:rsidR="00BC29BF" w:rsidRPr="004B4A96" w:rsidTr="00D0171C">
        <w:tc>
          <w:tcPr>
            <w:tcW w:w="426" w:type="dxa"/>
          </w:tcPr>
          <w:p w:rsidR="00BC29BF" w:rsidRPr="004B4A96" w:rsidRDefault="00BC29BF" w:rsidP="00D0171C">
            <w:pPr>
              <w:pStyle w:val="NormalWeb"/>
              <w:spacing w:before="0" w:beforeAutospacing="0" w:after="0" w:afterAutospacing="0"/>
              <w:rPr>
                <w:rFonts w:ascii="Arial Narrow" w:eastAsia="Times New Roman" w:hAnsi="Arial Narrow"/>
                <w:highlight w:val="yellow"/>
              </w:rPr>
            </w:pPr>
            <w:r w:rsidRPr="004B4A96">
              <w:rPr>
                <w:rFonts w:ascii="Arial Narrow" w:eastAsia="Times New Roman" w:hAnsi="Arial Narrow"/>
                <w:highlight w:val="yellow"/>
              </w:rPr>
              <w:t>14</w:t>
            </w:r>
          </w:p>
        </w:tc>
        <w:tc>
          <w:tcPr>
            <w:tcW w:w="1417" w:type="dxa"/>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Registrar, modificar, anular y consultar turnos para reconocimiento físico.</w:t>
            </w:r>
          </w:p>
        </w:tc>
        <w:tc>
          <w:tcPr>
            <w:tcW w:w="9639" w:type="dxa"/>
          </w:tcPr>
          <w:p w:rsidR="00BC29BF" w:rsidRPr="004B4A96" w:rsidRDefault="00BC29BF" w:rsidP="00D0171C">
            <w:pPr>
              <w:pStyle w:val="Ttulo3"/>
              <w:numPr>
                <w:ilvl w:val="0"/>
                <w:numId w:val="0"/>
              </w:numPr>
              <w:tabs>
                <w:tab w:val="left" w:pos="708"/>
              </w:tabs>
              <w:rPr>
                <w:rFonts w:ascii="Arial Narrow" w:eastAsia="Times New Roman" w:hAnsi="Arial Narrow"/>
                <w:b w:val="0"/>
                <w:bCs w:val="0"/>
                <w:sz w:val="20"/>
                <w:szCs w:val="20"/>
                <w:highlight w:val="yellow"/>
              </w:rPr>
            </w:pPr>
            <w:r w:rsidRPr="004B4A96">
              <w:rPr>
                <w:rFonts w:ascii="Arial Narrow" w:eastAsia="Times New Roman" w:hAnsi="Arial Narrow"/>
                <w:b w:val="0"/>
                <w:bCs w:val="0"/>
                <w:sz w:val="20"/>
                <w:szCs w:val="20"/>
                <w:highlight w:val="yellow"/>
              </w:rPr>
              <w:t>Permitir al funcionario aduanero registrar, modificar, anular y consultar turnos para reconocimiento físico.</w:t>
            </w:r>
          </w:p>
        </w:tc>
        <w:tc>
          <w:tcPr>
            <w:tcW w:w="851" w:type="dxa"/>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RIN N°02  - RF05</w:t>
            </w:r>
          </w:p>
        </w:tc>
        <w:tc>
          <w:tcPr>
            <w:tcW w:w="1417" w:type="dxa"/>
          </w:tcPr>
          <w:p w:rsidR="00BC29BF" w:rsidRPr="004B4A96" w:rsidRDefault="00BC29BF" w:rsidP="00D0171C">
            <w:pPr>
              <w:pStyle w:val="NormalWeb"/>
              <w:spacing w:before="0" w:beforeAutospacing="0" w:after="0" w:afterAutospacing="0"/>
              <w:rPr>
                <w:rFonts w:ascii="Arial Narrow" w:eastAsia="Times New Roman" w:hAnsi="Arial Narrow"/>
                <w:highlight w:val="yellow"/>
              </w:rPr>
            </w:pPr>
            <w:r w:rsidRPr="004B4A96">
              <w:rPr>
                <w:rFonts w:ascii="Arial Narrow" w:eastAsia="Times New Roman" w:hAnsi="Arial Narrow"/>
                <w:highlight w:val="yellow"/>
              </w:rPr>
              <w:t>4</w:t>
            </w:r>
          </w:p>
        </w:tc>
      </w:tr>
      <w:tr w:rsidR="00BC29BF" w:rsidRPr="004B4A96" w:rsidTr="00D0171C">
        <w:tc>
          <w:tcPr>
            <w:tcW w:w="426" w:type="dxa"/>
          </w:tcPr>
          <w:p w:rsidR="00BC29BF" w:rsidRPr="004B4A96" w:rsidRDefault="00BC29BF" w:rsidP="00D0171C">
            <w:pPr>
              <w:pStyle w:val="NormalWeb"/>
              <w:spacing w:before="0" w:beforeAutospacing="0" w:after="0" w:afterAutospacing="0"/>
              <w:rPr>
                <w:rFonts w:ascii="Arial Narrow" w:eastAsia="Times New Roman" w:hAnsi="Arial Narrow"/>
                <w:highlight w:val="yellow"/>
              </w:rPr>
            </w:pPr>
            <w:r w:rsidRPr="004B4A96">
              <w:rPr>
                <w:rFonts w:ascii="Arial Narrow" w:eastAsia="Times New Roman" w:hAnsi="Arial Narrow"/>
                <w:highlight w:val="yellow"/>
              </w:rPr>
              <w:t>15</w:t>
            </w:r>
          </w:p>
        </w:tc>
        <w:tc>
          <w:tcPr>
            <w:tcW w:w="1417" w:type="dxa"/>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Registrar, modificar, anular y consultar zonas de reconocimiento físico.</w:t>
            </w:r>
          </w:p>
        </w:tc>
        <w:tc>
          <w:tcPr>
            <w:tcW w:w="9639" w:type="dxa"/>
          </w:tcPr>
          <w:p w:rsidR="00BC29BF" w:rsidRPr="004B4A96" w:rsidRDefault="00BC29BF" w:rsidP="00D0171C">
            <w:pPr>
              <w:pStyle w:val="Ttulo3"/>
              <w:numPr>
                <w:ilvl w:val="0"/>
                <w:numId w:val="0"/>
              </w:numPr>
              <w:tabs>
                <w:tab w:val="left" w:pos="708"/>
              </w:tabs>
              <w:rPr>
                <w:rFonts w:ascii="Arial Narrow" w:eastAsia="Times New Roman" w:hAnsi="Arial Narrow"/>
                <w:b w:val="0"/>
                <w:bCs w:val="0"/>
                <w:sz w:val="20"/>
                <w:szCs w:val="20"/>
                <w:highlight w:val="yellow"/>
              </w:rPr>
            </w:pPr>
            <w:r w:rsidRPr="004B4A96">
              <w:rPr>
                <w:rFonts w:ascii="Arial Narrow" w:eastAsia="Times New Roman" w:hAnsi="Arial Narrow"/>
                <w:b w:val="0"/>
                <w:bCs w:val="0"/>
                <w:sz w:val="20"/>
                <w:szCs w:val="20"/>
                <w:highlight w:val="yellow"/>
              </w:rPr>
              <w:t>Permitir al funcionario aduanero registrar, modificar, anular y consultar las zonas de reconocimiento físico.</w:t>
            </w:r>
          </w:p>
        </w:tc>
        <w:tc>
          <w:tcPr>
            <w:tcW w:w="851" w:type="dxa"/>
          </w:tcPr>
          <w:p w:rsidR="00BC29BF" w:rsidRPr="004B4A96" w:rsidRDefault="00BC29BF" w:rsidP="00D0171C">
            <w:pPr>
              <w:rPr>
                <w:rFonts w:ascii="Arial Narrow" w:hAnsi="Arial Narrow" w:cs="Arial"/>
                <w:sz w:val="20"/>
                <w:szCs w:val="20"/>
                <w:highlight w:val="yellow"/>
              </w:rPr>
            </w:pPr>
            <w:r w:rsidRPr="004B4A96">
              <w:rPr>
                <w:rFonts w:ascii="Arial Narrow" w:hAnsi="Arial Narrow" w:cs="Arial"/>
                <w:sz w:val="20"/>
                <w:szCs w:val="20"/>
                <w:highlight w:val="yellow"/>
              </w:rPr>
              <w:t>RIN N°02 – RF06</w:t>
            </w:r>
          </w:p>
        </w:tc>
        <w:tc>
          <w:tcPr>
            <w:tcW w:w="1417" w:type="dxa"/>
          </w:tcPr>
          <w:p w:rsidR="00BC29BF" w:rsidRPr="004B4A96" w:rsidRDefault="00BC29BF" w:rsidP="00CC34DD">
            <w:pPr>
              <w:pStyle w:val="NormalWeb"/>
              <w:spacing w:before="0" w:beforeAutospacing="0" w:after="0" w:afterAutospacing="0"/>
              <w:rPr>
                <w:rFonts w:ascii="Arial Narrow" w:hAnsi="Arial Narrow"/>
                <w:highlight w:val="yellow"/>
              </w:rPr>
            </w:pPr>
            <w:r w:rsidRPr="004B4A96">
              <w:rPr>
                <w:rFonts w:ascii="Arial Narrow" w:hAnsi="Arial Narrow"/>
                <w:highlight w:val="yellow"/>
              </w:rPr>
              <w:t>4</w:t>
            </w:r>
          </w:p>
        </w:tc>
      </w:tr>
      <w:tr w:rsidR="003C4C4D" w:rsidRPr="004B4A96" w:rsidTr="00B43A4C">
        <w:tc>
          <w:tcPr>
            <w:tcW w:w="426" w:type="dxa"/>
          </w:tcPr>
          <w:p w:rsidR="003C4C4D" w:rsidRPr="004B4A96" w:rsidRDefault="003C4C4D" w:rsidP="00585BC0">
            <w:pPr>
              <w:pStyle w:val="NormalWeb"/>
              <w:spacing w:before="0" w:beforeAutospacing="0" w:after="0" w:afterAutospacing="0"/>
              <w:rPr>
                <w:rFonts w:ascii="Arial Narrow" w:eastAsia="Times New Roman" w:hAnsi="Arial Narrow"/>
                <w:highlight w:val="yellow"/>
              </w:rPr>
            </w:pPr>
            <w:r w:rsidRPr="004B4A96">
              <w:rPr>
                <w:rFonts w:ascii="Arial Narrow" w:eastAsia="Times New Roman" w:hAnsi="Arial Narrow"/>
                <w:highlight w:val="yellow"/>
              </w:rPr>
              <w:t>16</w:t>
            </w:r>
          </w:p>
        </w:tc>
        <w:tc>
          <w:tcPr>
            <w:tcW w:w="1417" w:type="dxa"/>
          </w:tcPr>
          <w:p w:rsidR="003C4C4D" w:rsidRPr="004B4A96" w:rsidRDefault="003C4C4D" w:rsidP="00D0171C">
            <w:pPr>
              <w:rPr>
                <w:rFonts w:ascii="Arial Narrow" w:hAnsi="Arial Narrow" w:cs="Arial"/>
                <w:sz w:val="20"/>
                <w:szCs w:val="20"/>
                <w:highlight w:val="yellow"/>
              </w:rPr>
            </w:pPr>
            <w:r w:rsidRPr="004B4A96">
              <w:rPr>
                <w:rFonts w:ascii="Arial Narrow" w:hAnsi="Arial Narrow" w:cs="Arial"/>
                <w:sz w:val="20"/>
                <w:szCs w:val="20"/>
                <w:highlight w:val="yellow"/>
              </w:rPr>
              <w:t>Registrar, modificar y eliminar asignación de funcionarios para reconocimiento físico.</w:t>
            </w:r>
          </w:p>
        </w:tc>
        <w:tc>
          <w:tcPr>
            <w:tcW w:w="9639" w:type="dxa"/>
          </w:tcPr>
          <w:p w:rsidR="003C4C4D" w:rsidRPr="004B4A96" w:rsidRDefault="003C4C4D" w:rsidP="00D0171C">
            <w:pPr>
              <w:pStyle w:val="Ttulo3"/>
              <w:numPr>
                <w:ilvl w:val="0"/>
                <w:numId w:val="0"/>
              </w:numPr>
              <w:tabs>
                <w:tab w:val="left" w:pos="708"/>
              </w:tabs>
              <w:rPr>
                <w:rFonts w:ascii="Arial Narrow" w:eastAsia="Times New Roman" w:hAnsi="Arial Narrow"/>
                <w:b w:val="0"/>
                <w:bCs w:val="0"/>
                <w:sz w:val="20"/>
                <w:szCs w:val="20"/>
                <w:highlight w:val="yellow"/>
              </w:rPr>
            </w:pPr>
            <w:r w:rsidRPr="004B4A96">
              <w:rPr>
                <w:rFonts w:ascii="Arial Narrow" w:eastAsia="Times New Roman" w:hAnsi="Arial Narrow"/>
                <w:b w:val="0"/>
                <w:bCs w:val="0"/>
                <w:sz w:val="20"/>
                <w:szCs w:val="20"/>
                <w:highlight w:val="yellow"/>
              </w:rPr>
              <w:t>Permitir al funcionario aduanero registrar, modificar y eliminar asignación de funcionarios para reconocimiento físico.</w:t>
            </w:r>
          </w:p>
        </w:tc>
        <w:tc>
          <w:tcPr>
            <w:tcW w:w="851" w:type="dxa"/>
          </w:tcPr>
          <w:p w:rsidR="003C4C4D" w:rsidRPr="004B4A96" w:rsidRDefault="003C4C4D" w:rsidP="00D0171C">
            <w:pPr>
              <w:rPr>
                <w:rFonts w:ascii="Arial Narrow" w:hAnsi="Arial Narrow" w:cs="Arial"/>
                <w:sz w:val="20"/>
                <w:szCs w:val="20"/>
                <w:highlight w:val="yellow"/>
              </w:rPr>
            </w:pPr>
            <w:r w:rsidRPr="004B4A96">
              <w:rPr>
                <w:rFonts w:ascii="Arial Narrow" w:hAnsi="Arial Narrow" w:cs="Arial"/>
                <w:sz w:val="20"/>
                <w:szCs w:val="20"/>
                <w:highlight w:val="yellow"/>
              </w:rPr>
              <w:t>RIN N°02 – RF07</w:t>
            </w:r>
          </w:p>
        </w:tc>
        <w:tc>
          <w:tcPr>
            <w:tcW w:w="1417" w:type="dxa"/>
          </w:tcPr>
          <w:p w:rsidR="003C4C4D" w:rsidRPr="004B4A96" w:rsidRDefault="003C4C4D" w:rsidP="00C77F95">
            <w:pPr>
              <w:pStyle w:val="NormalWeb"/>
              <w:spacing w:before="0" w:beforeAutospacing="0" w:after="0" w:afterAutospacing="0"/>
              <w:rPr>
                <w:rFonts w:ascii="Arial Narrow" w:eastAsia="Times New Roman" w:hAnsi="Arial Narrow"/>
              </w:rPr>
            </w:pPr>
            <w:r w:rsidRPr="004B4A96">
              <w:rPr>
                <w:rFonts w:ascii="Arial Narrow" w:eastAsia="Times New Roman" w:hAnsi="Arial Narrow"/>
                <w:highlight w:val="yellow"/>
              </w:rPr>
              <w:t>4</w:t>
            </w:r>
          </w:p>
        </w:tc>
      </w:tr>
      <w:tr w:rsidR="003C4C4D" w:rsidRPr="004B4A96" w:rsidTr="00B43A4C">
        <w:tc>
          <w:tcPr>
            <w:tcW w:w="426" w:type="dxa"/>
          </w:tcPr>
          <w:p w:rsidR="003C4C4D" w:rsidRPr="004B4A96" w:rsidRDefault="003C4C4D" w:rsidP="00585BC0">
            <w:pPr>
              <w:pStyle w:val="NormalWeb"/>
              <w:spacing w:before="0" w:beforeAutospacing="0" w:after="0" w:afterAutospacing="0"/>
              <w:rPr>
                <w:rFonts w:ascii="Arial Narrow" w:eastAsia="Times New Roman" w:hAnsi="Arial Narrow"/>
              </w:rPr>
            </w:pPr>
          </w:p>
        </w:tc>
        <w:tc>
          <w:tcPr>
            <w:tcW w:w="1417" w:type="dxa"/>
          </w:tcPr>
          <w:p w:rsidR="003C4C4D" w:rsidRPr="004B4A96" w:rsidRDefault="003C4C4D" w:rsidP="0006286A">
            <w:pPr>
              <w:rPr>
                <w:rFonts w:ascii="Arial Narrow" w:hAnsi="Arial Narrow" w:cs="Arial"/>
                <w:sz w:val="20"/>
                <w:szCs w:val="20"/>
              </w:rPr>
            </w:pPr>
          </w:p>
        </w:tc>
        <w:tc>
          <w:tcPr>
            <w:tcW w:w="9639" w:type="dxa"/>
          </w:tcPr>
          <w:p w:rsidR="003C4C4D" w:rsidRPr="004B4A96" w:rsidRDefault="003C4C4D" w:rsidP="007B0B7D">
            <w:pPr>
              <w:rPr>
                <w:rFonts w:ascii="Arial Narrow" w:hAnsi="Arial Narrow" w:cs="Arial"/>
                <w:sz w:val="20"/>
                <w:szCs w:val="20"/>
              </w:rPr>
            </w:pPr>
          </w:p>
        </w:tc>
        <w:tc>
          <w:tcPr>
            <w:tcW w:w="851" w:type="dxa"/>
          </w:tcPr>
          <w:p w:rsidR="003C4C4D" w:rsidRPr="004B4A96" w:rsidRDefault="003C4C4D" w:rsidP="00A83A01">
            <w:pPr>
              <w:pStyle w:val="Sinespaciado"/>
              <w:rPr>
                <w:rFonts w:ascii="Arial Narrow" w:eastAsia="Arial Unicode MS" w:hAnsi="Arial Narrow"/>
                <w:b/>
                <w:bCs/>
                <w:color w:val="000000" w:themeColor="text1"/>
                <w:sz w:val="20"/>
                <w:szCs w:val="20"/>
                <w:lang w:val="en-US" w:eastAsia="es-PE"/>
              </w:rPr>
            </w:pPr>
          </w:p>
        </w:tc>
        <w:tc>
          <w:tcPr>
            <w:tcW w:w="1417" w:type="dxa"/>
          </w:tcPr>
          <w:p w:rsidR="003C4C4D" w:rsidRPr="004B4A96" w:rsidRDefault="003C4C4D" w:rsidP="00C77F95">
            <w:pPr>
              <w:pStyle w:val="NormalWeb"/>
              <w:spacing w:before="0" w:beforeAutospacing="0" w:after="0" w:afterAutospacing="0"/>
              <w:rPr>
                <w:rFonts w:ascii="Arial Narrow" w:eastAsia="Times New Roman" w:hAnsi="Arial Narrow"/>
              </w:rPr>
            </w:pPr>
          </w:p>
        </w:tc>
      </w:tr>
      <w:tr w:rsidR="003C4C4D" w:rsidRPr="00E60A39" w:rsidTr="00B43A4C">
        <w:tc>
          <w:tcPr>
            <w:tcW w:w="426" w:type="dxa"/>
          </w:tcPr>
          <w:p w:rsidR="003C4C4D" w:rsidRPr="004B4A96" w:rsidRDefault="003C4C4D" w:rsidP="00585BC0">
            <w:pPr>
              <w:pStyle w:val="NormalWeb"/>
              <w:spacing w:before="0" w:beforeAutospacing="0" w:after="0" w:afterAutospacing="0"/>
              <w:rPr>
                <w:rFonts w:ascii="Arial Narrow" w:eastAsia="Times New Roman" w:hAnsi="Arial Narrow"/>
              </w:rPr>
            </w:pPr>
          </w:p>
        </w:tc>
        <w:tc>
          <w:tcPr>
            <w:tcW w:w="1417" w:type="dxa"/>
          </w:tcPr>
          <w:p w:rsidR="003C4C4D" w:rsidRPr="004B4A96" w:rsidRDefault="003C4C4D" w:rsidP="00F73DA2">
            <w:pPr>
              <w:rPr>
                <w:rFonts w:ascii="Arial Narrow" w:hAnsi="Arial Narrow" w:cs="Arial"/>
                <w:sz w:val="20"/>
                <w:szCs w:val="20"/>
              </w:rPr>
            </w:pPr>
          </w:p>
        </w:tc>
        <w:tc>
          <w:tcPr>
            <w:tcW w:w="9639" w:type="dxa"/>
          </w:tcPr>
          <w:p w:rsidR="003C4C4D" w:rsidRPr="004B4A96" w:rsidRDefault="003C4C4D" w:rsidP="0087278E">
            <w:pPr>
              <w:rPr>
                <w:rFonts w:ascii="Arial Narrow" w:hAnsi="Arial Narrow" w:cs="Arial"/>
                <w:sz w:val="20"/>
                <w:szCs w:val="20"/>
              </w:rPr>
            </w:pPr>
          </w:p>
        </w:tc>
        <w:tc>
          <w:tcPr>
            <w:tcW w:w="851" w:type="dxa"/>
          </w:tcPr>
          <w:p w:rsidR="003C4C4D" w:rsidRPr="004B4A96" w:rsidRDefault="003C4C4D" w:rsidP="001B26E1">
            <w:pPr>
              <w:pStyle w:val="NormalWeb"/>
              <w:spacing w:before="0" w:beforeAutospacing="0" w:after="0" w:afterAutospacing="0"/>
              <w:rPr>
                <w:rFonts w:ascii="Arial Narrow" w:eastAsia="Times New Roman" w:hAnsi="Arial Narrow"/>
              </w:rPr>
            </w:pPr>
          </w:p>
        </w:tc>
        <w:tc>
          <w:tcPr>
            <w:tcW w:w="1417" w:type="dxa"/>
          </w:tcPr>
          <w:p w:rsidR="003C4C4D" w:rsidRPr="00E60A39" w:rsidRDefault="003C4C4D" w:rsidP="00C77F95">
            <w:pPr>
              <w:pStyle w:val="NormalWeb"/>
              <w:spacing w:before="0" w:beforeAutospacing="0" w:after="0" w:afterAutospacing="0"/>
              <w:rPr>
                <w:rFonts w:ascii="Arial Narrow" w:eastAsia="Times New Roman" w:hAnsi="Arial Narrow"/>
              </w:rPr>
            </w:pPr>
          </w:p>
        </w:tc>
      </w:tr>
    </w:tbl>
    <w:p w:rsidR="0085734D" w:rsidRDefault="0085734D" w:rsidP="00245C4A"/>
    <w:p w:rsidR="00245C4A" w:rsidRDefault="00007430" w:rsidP="00626B50">
      <w:pPr>
        <w:numPr>
          <w:ilvl w:val="0"/>
          <w:numId w:val="3"/>
        </w:numPr>
      </w:pPr>
      <w:r>
        <w:t>Requerimientos N</w:t>
      </w:r>
      <w:r w:rsidR="00245C4A">
        <w:t>o Funcionales</w:t>
      </w:r>
    </w:p>
    <w:p w:rsidR="00C30AC9" w:rsidRDefault="00C30AC9" w:rsidP="00245C4A">
      <w:pPr>
        <w:rPr>
          <w:b/>
        </w:rPr>
      </w:pPr>
    </w:p>
    <w:p w:rsidR="002019D9" w:rsidRDefault="002019D9" w:rsidP="00245C4A">
      <w:pPr>
        <w:rPr>
          <w:color w:val="008000"/>
          <w:sz w:val="20"/>
        </w:rPr>
      </w:pPr>
    </w:p>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1843"/>
        <w:gridCol w:w="8930"/>
        <w:gridCol w:w="851"/>
        <w:gridCol w:w="1417"/>
      </w:tblGrid>
      <w:tr w:rsidR="00D93D6F" w:rsidRPr="004B4A96" w:rsidTr="00383138">
        <w:tc>
          <w:tcPr>
            <w:tcW w:w="709" w:type="dxa"/>
            <w:shd w:val="clear" w:color="auto" w:fill="D9D9D9"/>
            <w:vAlign w:val="bottom"/>
          </w:tcPr>
          <w:p w:rsidR="00D93D6F" w:rsidRPr="004B4A96" w:rsidRDefault="00D93D6F" w:rsidP="00385A5E">
            <w:pPr>
              <w:pStyle w:val="Piedepgina"/>
              <w:tabs>
                <w:tab w:val="clear" w:pos="4419"/>
                <w:tab w:val="clear" w:pos="8838"/>
              </w:tabs>
              <w:rPr>
                <w:rFonts w:ascii="Arial Narrow" w:hAnsi="Arial Narrow"/>
                <w:szCs w:val="20"/>
                <w:lang w:val="es-ES"/>
              </w:rPr>
            </w:pPr>
            <w:proofErr w:type="spellStart"/>
            <w:r w:rsidRPr="004B4A96">
              <w:rPr>
                <w:rFonts w:ascii="Arial Narrow" w:hAnsi="Arial Narrow"/>
                <w:szCs w:val="20"/>
                <w:lang w:val="es-ES"/>
              </w:rPr>
              <w:t>Nro</w:t>
            </w:r>
            <w:proofErr w:type="spellEnd"/>
          </w:p>
        </w:tc>
        <w:tc>
          <w:tcPr>
            <w:tcW w:w="1843" w:type="dxa"/>
            <w:shd w:val="clear" w:color="auto" w:fill="D9D9D9"/>
            <w:vAlign w:val="center"/>
          </w:tcPr>
          <w:p w:rsidR="00D93D6F" w:rsidRPr="004B4A96" w:rsidRDefault="00D93D6F" w:rsidP="00D93D6F">
            <w:pPr>
              <w:jc w:val="center"/>
              <w:rPr>
                <w:rFonts w:ascii="Arial Narrow" w:hAnsi="Arial Narrow" w:cs="Arial"/>
                <w:sz w:val="20"/>
                <w:szCs w:val="20"/>
              </w:rPr>
            </w:pPr>
            <w:r w:rsidRPr="004B4A96">
              <w:rPr>
                <w:rFonts w:ascii="Arial Narrow" w:hAnsi="Arial Narrow" w:cs="Arial"/>
                <w:sz w:val="20"/>
                <w:szCs w:val="20"/>
              </w:rPr>
              <w:t>Nombre del Requisito Funcional</w:t>
            </w:r>
          </w:p>
        </w:tc>
        <w:tc>
          <w:tcPr>
            <w:tcW w:w="8930" w:type="dxa"/>
            <w:shd w:val="clear" w:color="auto" w:fill="D9D9D9"/>
            <w:vAlign w:val="center"/>
          </w:tcPr>
          <w:p w:rsidR="00D93D6F" w:rsidRPr="004B4A96" w:rsidRDefault="00D93D6F" w:rsidP="00D93D6F">
            <w:pPr>
              <w:jc w:val="center"/>
              <w:rPr>
                <w:rFonts w:ascii="Arial Narrow" w:hAnsi="Arial Narrow" w:cs="Arial"/>
                <w:sz w:val="20"/>
                <w:szCs w:val="20"/>
              </w:rPr>
            </w:pPr>
            <w:r w:rsidRPr="004B4A96">
              <w:rPr>
                <w:rFonts w:ascii="Arial Narrow" w:hAnsi="Arial Narrow" w:cs="Arial"/>
                <w:sz w:val="20"/>
                <w:szCs w:val="20"/>
              </w:rPr>
              <w:t>Descripción detallada</w:t>
            </w:r>
          </w:p>
        </w:tc>
        <w:tc>
          <w:tcPr>
            <w:tcW w:w="851" w:type="dxa"/>
            <w:shd w:val="clear" w:color="auto" w:fill="D9D9D9"/>
            <w:vAlign w:val="center"/>
          </w:tcPr>
          <w:p w:rsidR="00D93D6F" w:rsidRPr="004B4A96" w:rsidRDefault="00F76E87" w:rsidP="00F76E87">
            <w:pPr>
              <w:jc w:val="center"/>
              <w:rPr>
                <w:rFonts w:ascii="Arial Narrow" w:hAnsi="Arial Narrow" w:cs="Arial"/>
                <w:sz w:val="20"/>
                <w:szCs w:val="20"/>
              </w:rPr>
            </w:pPr>
            <w:r w:rsidRPr="004B4A96">
              <w:rPr>
                <w:rFonts w:ascii="Arial Narrow" w:hAnsi="Arial Narrow" w:cs="Arial"/>
                <w:sz w:val="20"/>
                <w:szCs w:val="20"/>
              </w:rPr>
              <w:t>RIN</w:t>
            </w:r>
            <w:r w:rsidR="00D93D6F" w:rsidRPr="004B4A96">
              <w:rPr>
                <w:rFonts w:ascii="Arial Narrow" w:hAnsi="Arial Narrow" w:cs="Arial"/>
                <w:sz w:val="20"/>
                <w:szCs w:val="20"/>
              </w:rPr>
              <w:t xml:space="preserve"> asociado</w:t>
            </w:r>
          </w:p>
        </w:tc>
        <w:tc>
          <w:tcPr>
            <w:tcW w:w="1417" w:type="dxa"/>
            <w:shd w:val="clear" w:color="auto" w:fill="D9D9D9"/>
            <w:vAlign w:val="bottom"/>
          </w:tcPr>
          <w:p w:rsidR="00D93D6F" w:rsidRPr="004B4A96" w:rsidRDefault="00D93D6F" w:rsidP="00D93D6F">
            <w:pPr>
              <w:jc w:val="center"/>
              <w:rPr>
                <w:rFonts w:ascii="Arial Narrow" w:hAnsi="Arial Narrow" w:cs="Arial"/>
                <w:sz w:val="20"/>
                <w:szCs w:val="20"/>
              </w:rPr>
            </w:pPr>
            <w:r w:rsidRPr="004B4A96">
              <w:rPr>
                <w:rFonts w:ascii="Arial Narrow" w:hAnsi="Arial Narrow" w:cs="Arial"/>
                <w:sz w:val="20"/>
                <w:szCs w:val="20"/>
              </w:rPr>
              <w:t xml:space="preserve">Importancia </w:t>
            </w:r>
          </w:p>
          <w:p w:rsidR="00D93D6F" w:rsidRPr="004B4A96" w:rsidRDefault="00D93D6F" w:rsidP="00D93D6F">
            <w:pPr>
              <w:jc w:val="center"/>
              <w:rPr>
                <w:rFonts w:ascii="Arial Narrow" w:hAnsi="Arial Narrow" w:cs="Arial"/>
                <w:sz w:val="20"/>
                <w:szCs w:val="20"/>
              </w:rPr>
            </w:pPr>
            <w:r w:rsidRPr="004B4A96">
              <w:rPr>
                <w:rFonts w:ascii="Arial Narrow" w:hAnsi="Arial Narrow" w:cs="Arial"/>
                <w:sz w:val="20"/>
                <w:szCs w:val="20"/>
              </w:rPr>
              <w:t>(1..4)</w:t>
            </w:r>
          </w:p>
          <w:p w:rsidR="00D93D6F" w:rsidRPr="004B4A96" w:rsidRDefault="00D93D6F" w:rsidP="00D93D6F">
            <w:pPr>
              <w:jc w:val="center"/>
              <w:rPr>
                <w:rFonts w:ascii="Arial Narrow" w:hAnsi="Arial Narrow" w:cs="Arial"/>
                <w:sz w:val="20"/>
                <w:szCs w:val="20"/>
              </w:rPr>
            </w:pPr>
            <w:r w:rsidRPr="004B4A96">
              <w:rPr>
                <w:rFonts w:ascii="Arial Narrow" w:hAnsi="Arial Narrow" w:cs="Arial"/>
                <w:sz w:val="20"/>
                <w:szCs w:val="20"/>
              </w:rPr>
              <w:t>Según el Usuario</w:t>
            </w:r>
          </w:p>
        </w:tc>
      </w:tr>
      <w:tr w:rsidR="00EB7204" w:rsidRPr="004B4A96" w:rsidTr="00383138">
        <w:tc>
          <w:tcPr>
            <w:tcW w:w="709" w:type="dxa"/>
          </w:tcPr>
          <w:p w:rsidR="00EB7204" w:rsidRPr="004B4A96" w:rsidRDefault="00EB7204" w:rsidP="00D93D6F">
            <w:pPr>
              <w:pStyle w:val="NormalWeb"/>
              <w:spacing w:before="0" w:beforeAutospacing="0" w:after="0" w:afterAutospacing="0"/>
              <w:rPr>
                <w:rFonts w:ascii="Arial Narrow" w:eastAsia="Times New Roman" w:hAnsi="Arial Narrow"/>
                <w:strike/>
              </w:rPr>
            </w:pPr>
            <w:r w:rsidRPr="004B4A96">
              <w:rPr>
                <w:rFonts w:ascii="Arial Narrow" w:eastAsia="Times New Roman" w:hAnsi="Arial Narrow"/>
                <w:strike/>
              </w:rPr>
              <w:lastRenderedPageBreak/>
              <w:t>RNF1</w:t>
            </w:r>
          </w:p>
        </w:tc>
        <w:tc>
          <w:tcPr>
            <w:tcW w:w="1843" w:type="dxa"/>
          </w:tcPr>
          <w:p w:rsidR="00EB7204" w:rsidRPr="004B4A96" w:rsidRDefault="00EB7204" w:rsidP="007601C5">
            <w:pPr>
              <w:rPr>
                <w:rFonts w:ascii="Arial Narrow" w:hAnsi="Arial Narrow" w:cs="Arial"/>
                <w:strike/>
                <w:sz w:val="20"/>
                <w:szCs w:val="20"/>
              </w:rPr>
            </w:pPr>
            <w:r w:rsidRPr="004B4A96">
              <w:rPr>
                <w:rFonts w:ascii="Arial Narrow" w:hAnsi="Arial Narrow" w:cs="Arial"/>
                <w:strike/>
                <w:sz w:val="20"/>
                <w:szCs w:val="20"/>
              </w:rPr>
              <w:t>Acceso a la base de datos del SDA-Portal del Funcionario Aduanero.</w:t>
            </w:r>
          </w:p>
        </w:tc>
        <w:tc>
          <w:tcPr>
            <w:tcW w:w="8930" w:type="dxa"/>
          </w:tcPr>
          <w:p w:rsidR="00EB7204" w:rsidRPr="004B4A96" w:rsidRDefault="00EB7204" w:rsidP="007601C5">
            <w:pPr>
              <w:rPr>
                <w:rFonts w:ascii="Arial Narrow" w:hAnsi="Arial Narrow" w:cs="Arial"/>
                <w:strike/>
                <w:sz w:val="20"/>
                <w:szCs w:val="20"/>
              </w:rPr>
            </w:pPr>
            <w:r w:rsidRPr="004B4A96">
              <w:rPr>
                <w:rFonts w:ascii="Arial Narrow" w:hAnsi="Arial Narrow" w:cs="Arial"/>
                <w:strike/>
                <w:sz w:val="20"/>
                <w:szCs w:val="20"/>
              </w:rPr>
              <w:t>Se debe contar con la conexión directa a la base de datos del SDA para registrar, consultar, modificar y/o eliminar lógicamente los atributos relacionados con el proceso de asignación en Bloque.</w:t>
            </w:r>
          </w:p>
        </w:tc>
        <w:tc>
          <w:tcPr>
            <w:tcW w:w="851" w:type="dxa"/>
          </w:tcPr>
          <w:p w:rsidR="00EB7204" w:rsidRPr="004B4A96" w:rsidRDefault="00EB7204" w:rsidP="00D93D6F">
            <w:pPr>
              <w:pStyle w:val="NormalWeb"/>
              <w:spacing w:before="0" w:beforeAutospacing="0" w:after="0" w:afterAutospacing="0"/>
              <w:rPr>
                <w:rFonts w:ascii="Arial Narrow" w:eastAsia="Times New Roman" w:hAnsi="Arial Narrow"/>
                <w:strike/>
              </w:rPr>
            </w:pPr>
          </w:p>
        </w:tc>
        <w:tc>
          <w:tcPr>
            <w:tcW w:w="1417" w:type="dxa"/>
          </w:tcPr>
          <w:p w:rsidR="00EB7204" w:rsidRPr="004B4A96" w:rsidRDefault="00EB7204" w:rsidP="00D93D6F">
            <w:pPr>
              <w:pStyle w:val="NormalWeb"/>
              <w:spacing w:before="0" w:beforeAutospacing="0" w:after="0" w:afterAutospacing="0"/>
              <w:rPr>
                <w:rFonts w:ascii="Arial Narrow" w:eastAsia="Times New Roman" w:hAnsi="Arial Narrow"/>
                <w:strike/>
              </w:rPr>
            </w:pPr>
            <w:r w:rsidRPr="004B4A96">
              <w:rPr>
                <w:rFonts w:ascii="Arial Narrow" w:eastAsia="Times New Roman" w:hAnsi="Arial Narrow"/>
                <w:strike/>
              </w:rPr>
              <w:t>4</w:t>
            </w:r>
          </w:p>
        </w:tc>
      </w:tr>
      <w:tr w:rsidR="0013352A" w:rsidRPr="004B4A96" w:rsidTr="00383138">
        <w:tc>
          <w:tcPr>
            <w:tcW w:w="709" w:type="dxa"/>
          </w:tcPr>
          <w:p w:rsidR="0013352A" w:rsidRPr="004B4A96" w:rsidRDefault="0013352A" w:rsidP="00D93D6F">
            <w:pPr>
              <w:rPr>
                <w:rFonts w:ascii="Arial Narrow" w:hAnsi="Arial Narrow" w:cs="Arial"/>
                <w:sz w:val="20"/>
                <w:szCs w:val="20"/>
              </w:rPr>
            </w:pPr>
            <w:r w:rsidRPr="004B4A96">
              <w:rPr>
                <w:rFonts w:ascii="Arial Narrow" w:hAnsi="Arial Narrow"/>
                <w:sz w:val="20"/>
                <w:szCs w:val="20"/>
              </w:rPr>
              <w:t>RNF</w:t>
            </w:r>
            <w:r w:rsidRPr="004B4A96">
              <w:rPr>
                <w:rFonts w:ascii="Arial Narrow" w:hAnsi="Arial Narrow" w:cs="Arial"/>
                <w:sz w:val="20"/>
                <w:szCs w:val="20"/>
              </w:rPr>
              <w:t>2</w:t>
            </w:r>
          </w:p>
        </w:tc>
        <w:tc>
          <w:tcPr>
            <w:tcW w:w="1843" w:type="dxa"/>
          </w:tcPr>
          <w:p w:rsidR="0013352A" w:rsidRPr="004B4A96" w:rsidRDefault="0013352A" w:rsidP="0013352A">
            <w:pPr>
              <w:jc w:val="left"/>
              <w:rPr>
                <w:rFonts w:ascii="Arial Narrow" w:hAnsi="Arial Narrow" w:cs="Arial"/>
                <w:sz w:val="20"/>
                <w:szCs w:val="20"/>
              </w:rPr>
            </w:pPr>
            <w:r w:rsidRPr="004B4A96">
              <w:rPr>
                <w:rFonts w:ascii="Arial Narrow" w:hAnsi="Arial Narrow" w:cs="Arial"/>
                <w:b/>
                <w:sz w:val="20"/>
                <w:szCs w:val="20"/>
              </w:rPr>
              <w:t>Usabilidad – Operatividad</w:t>
            </w:r>
            <w:r w:rsidRPr="004B4A96">
              <w:rPr>
                <w:rFonts w:ascii="Arial Narrow" w:hAnsi="Arial Narrow" w:cs="Arial"/>
                <w:sz w:val="20"/>
                <w:szCs w:val="20"/>
              </w:rPr>
              <w:t>: Catálogo de Ánforas</w:t>
            </w:r>
          </w:p>
        </w:tc>
        <w:tc>
          <w:tcPr>
            <w:tcW w:w="8930" w:type="dxa"/>
          </w:tcPr>
          <w:p w:rsidR="0013352A" w:rsidRPr="004B4A96" w:rsidRDefault="0013352A" w:rsidP="0013352A">
            <w:pPr>
              <w:rPr>
                <w:rFonts w:ascii="Arial Narrow" w:hAnsi="Arial Narrow" w:cs="Arial"/>
                <w:sz w:val="20"/>
                <w:szCs w:val="20"/>
              </w:rPr>
            </w:pPr>
            <w:r w:rsidRPr="004B4A96">
              <w:rPr>
                <w:rFonts w:ascii="Arial Narrow" w:hAnsi="Arial Narrow" w:cs="Arial"/>
                <w:sz w:val="20"/>
                <w:szCs w:val="20"/>
              </w:rPr>
              <w:t xml:space="preserve">Las ánforas, previstas en el RF7 del </w:t>
            </w:r>
            <w:r w:rsidR="004979FC" w:rsidRPr="004B4A96">
              <w:rPr>
                <w:rFonts w:ascii="Arial Narrow" w:hAnsi="Arial Narrow" w:cs="Arial"/>
                <w:sz w:val="20"/>
                <w:szCs w:val="20"/>
              </w:rPr>
              <w:t>RIN50</w:t>
            </w:r>
            <w:r w:rsidRPr="004B4A96">
              <w:rPr>
                <w:rFonts w:ascii="Arial Narrow" w:hAnsi="Arial Narrow" w:cs="Arial"/>
                <w:sz w:val="20"/>
                <w:szCs w:val="20"/>
              </w:rPr>
              <w:t>, deben ser creadas previamente en los catálogos correspondientes, para realizar la asignación de las declaraciones en ellas.</w:t>
            </w:r>
          </w:p>
          <w:p w:rsidR="0013352A" w:rsidRPr="004B4A96" w:rsidRDefault="0013352A" w:rsidP="0013352A">
            <w:pPr>
              <w:rPr>
                <w:rFonts w:ascii="Arial Narrow" w:hAnsi="Arial Narrow" w:cs="Arial"/>
                <w:sz w:val="20"/>
                <w:szCs w:val="20"/>
              </w:rPr>
            </w:pPr>
            <w:r w:rsidRPr="004B4A96">
              <w:rPr>
                <w:rFonts w:ascii="Arial Narrow" w:hAnsi="Arial Narrow" w:cs="Arial"/>
                <w:sz w:val="20"/>
                <w:szCs w:val="20"/>
              </w:rPr>
              <w:t>Las ánforas a crearse son:</w:t>
            </w:r>
          </w:p>
          <w:p w:rsidR="0013352A" w:rsidRPr="004B4A96" w:rsidRDefault="0013352A" w:rsidP="00626B50">
            <w:pPr>
              <w:pStyle w:val="Prrafodelista"/>
              <w:numPr>
                <w:ilvl w:val="0"/>
                <w:numId w:val="11"/>
              </w:numPr>
              <w:rPr>
                <w:rFonts w:ascii="Arial Narrow" w:hAnsi="Arial Narrow" w:cs="Arial"/>
                <w:bCs/>
                <w:sz w:val="20"/>
                <w:szCs w:val="20"/>
                <w:lang w:val="es-PE" w:eastAsia="es-PE"/>
              </w:rPr>
            </w:pPr>
            <w:r w:rsidRPr="004B4A96">
              <w:rPr>
                <w:rFonts w:ascii="Arial Narrow" w:hAnsi="Arial Narrow" w:cs="Arial"/>
                <w:b/>
                <w:sz w:val="20"/>
                <w:szCs w:val="20"/>
              </w:rPr>
              <w:t>Ánfora de Canal Rojo EER</w:t>
            </w:r>
          </w:p>
          <w:p w:rsidR="0013352A" w:rsidRPr="004B4A96" w:rsidRDefault="0013352A" w:rsidP="0013352A">
            <w:pPr>
              <w:rPr>
                <w:rFonts w:ascii="Arial Narrow" w:hAnsi="Arial Narrow" w:cs="Arial"/>
                <w:b/>
                <w:i/>
                <w:sz w:val="20"/>
                <w:szCs w:val="20"/>
              </w:rPr>
            </w:pPr>
            <w:r w:rsidRPr="004B4A96">
              <w:rPr>
                <w:rFonts w:ascii="Arial Narrow" w:hAnsi="Arial Narrow" w:cs="Arial"/>
                <w:b/>
                <w:sz w:val="20"/>
                <w:szCs w:val="20"/>
              </w:rPr>
              <w:t>Nota</w:t>
            </w:r>
            <w:r w:rsidRPr="004B4A96">
              <w:rPr>
                <w:rFonts w:ascii="Arial Narrow" w:hAnsi="Arial Narrow" w:cs="Arial"/>
                <w:sz w:val="20"/>
                <w:szCs w:val="20"/>
              </w:rPr>
              <w:t xml:space="preserve">: Las descripción de las ánforas son de la forma: </w:t>
            </w:r>
            <w:r w:rsidRPr="004B4A96">
              <w:rPr>
                <w:rFonts w:ascii="Arial Narrow" w:hAnsi="Arial Narrow" w:cs="Arial"/>
                <w:b/>
                <w:i/>
                <w:sz w:val="20"/>
                <w:szCs w:val="20"/>
              </w:rPr>
              <w:t>Nombre de ánfora.</w:t>
            </w:r>
          </w:p>
          <w:p w:rsidR="0013352A" w:rsidRPr="004B4A96" w:rsidRDefault="0013352A" w:rsidP="008F28EF">
            <w:pPr>
              <w:rPr>
                <w:rFonts w:ascii="Arial Narrow" w:hAnsi="Arial Narrow" w:cs="Arial"/>
                <w:sz w:val="20"/>
                <w:szCs w:val="20"/>
              </w:rPr>
            </w:pPr>
            <w:r w:rsidRPr="004B4A96">
              <w:rPr>
                <w:rFonts w:ascii="Arial Narrow" w:hAnsi="Arial Narrow" w:cs="Arial"/>
                <w:sz w:val="20"/>
                <w:szCs w:val="20"/>
              </w:rPr>
              <w:t>Solo se mostrará la descripción del ánfora en las diferentes opciones de este requerimiento. Los códigos internos de identificación no se mostrarán al usuario.</w:t>
            </w:r>
          </w:p>
          <w:p w:rsidR="008F28EF" w:rsidRPr="004B4A96" w:rsidRDefault="008F28EF" w:rsidP="008F28EF">
            <w:pPr>
              <w:rPr>
                <w:rFonts w:ascii="Arial Narrow" w:hAnsi="Arial Narrow" w:cs="Arial"/>
                <w:bCs/>
                <w:sz w:val="20"/>
                <w:szCs w:val="20"/>
                <w:lang w:val="es-PE" w:eastAsia="es-PE"/>
              </w:rPr>
            </w:pPr>
            <w:r w:rsidRPr="004B4A96">
              <w:rPr>
                <w:rFonts w:ascii="Arial Narrow" w:hAnsi="Arial Narrow" w:cs="Arial"/>
                <w:sz w:val="20"/>
                <w:szCs w:val="20"/>
              </w:rPr>
              <w:t>El catálogo correspondiente al ánfora es 921.</w:t>
            </w:r>
          </w:p>
        </w:tc>
        <w:tc>
          <w:tcPr>
            <w:tcW w:w="851" w:type="dxa"/>
          </w:tcPr>
          <w:p w:rsidR="0013352A" w:rsidRPr="004B4A96" w:rsidRDefault="004979FC" w:rsidP="003C038B">
            <w:pPr>
              <w:rPr>
                <w:rFonts w:ascii="Arial Narrow" w:hAnsi="Arial Narrow" w:cs="Arial"/>
                <w:sz w:val="20"/>
                <w:szCs w:val="20"/>
              </w:rPr>
            </w:pPr>
            <w:r w:rsidRPr="004B4A96">
              <w:rPr>
                <w:rFonts w:ascii="Arial Narrow" w:hAnsi="Arial Narrow" w:cs="Arial"/>
                <w:sz w:val="20"/>
                <w:szCs w:val="20"/>
              </w:rPr>
              <w:t>RIN50</w:t>
            </w:r>
            <w:r w:rsidR="008F28EF" w:rsidRPr="004B4A96">
              <w:rPr>
                <w:rFonts w:ascii="Arial Narrow" w:hAnsi="Arial Narrow" w:cs="Arial"/>
                <w:sz w:val="20"/>
                <w:szCs w:val="20"/>
              </w:rPr>
              <w:t xml:space="preserve"> RF</w:t>
            </w:r>
            <w:r w:rsidR="003C038B" w:rsidRPr="004B4A96">
              <w:rPr>
                <w:rFonts w:ascii="Arial Narrow" w:hAnsi="Arial Narrow" w:cs="Arial"/>
                <w:sz w:val="20"/>
                <w:szCs w:val="20"/>
              </w:rPr>
              <w:t>5</w:t>
            </w:r>
            <w:r w:rsidR="008F28EF" w:rsidRPr="004B4A96">
              <w:rPr>
                <w:rFonts w:ascii="Arial Narrow" w:hAnsi="Arial Narrow" w:cs="Arial"/>
                <w:sz w:val="20"/>
                <w:szCs w:val="20"/>
              </w:rPr>
              <w:t xml:space="preserve"> </w:t>
            </w:r>
          </w:p>
        </w:tc>
        <w:tc>
          <w:tcPr>
            <w:tcW w:w="1417" w:type="dxa"/>
          </w:tcPr>
          <w:p w:rsidR="0013352A" w:rsidRPr="004B4A96" w:rsidRDefault="0013352A" w:rsidP="00D93D6F">
            <w:pPr>
              <w:rPr>
                <w:rFonts w:ascii="Arial Narrow" w:hAnsi="Arial Narrow" w:cs="Arial"/>
                <w:sz w:val="20"/>
                <w:szCs w:val="20"/>
              </w:rPr>
            </w:pPr>
            <w:r w:rsidRPr="004B4A96">
              <w:rPr>
                <w:rFonts w:ascii="Arial Narrow" w:hAnsi="Arial Narrow" w:cs="Arial"/>
                <w:sz w:val="20"/>
                <w:szCs w:val="20"/>
              </w:rPr>
              <w:t>4</w:t>
            </w:r>
          </w:p>
        </w:tc>
      </w:tr>
      <w:tr w:rsidR="00EB7204" w:rsidRPr="004B4A96" w:rsidTr="00383138">
        <w:tc>
          <w:tcPr>
            <w:tcW w:w="709" w:type="dxa"/>
          </w:tcPr>
          <w:p w:rsidR="00EB7204" w:rsidRPr="004B4A96" w:rsidRDefault="00EB7204" w:rsidP="00D93D6F">
            <w:pPr>
              <w:rPr>
                <w:rFonts w:ascii="Arial Narrow" w:hAnsi="Arial Narrow" w:cs="Arial"/>
                <w:sz w:val="20"/>
                <w:szCs w:val="20"/>
              </w:rPr>
            </w:pPr>
            <w:r w:rsidRPr="004B4A96">
              <w:rPr>
                <w:rFonts w:ascii="Arial Narrow" w:hAnsi="Arial Narrow"/>
                <w:sz w:val="20"/>
                <w:szCs w:val="20"/>
              </w:rPr>
              <w:t>RNF</w:t>
            </w:r>
            <w:r w:rsidRPr="004B4A96">
              <w:rPr>
                <w:rFonts w:ascii="Arial Narrow" w:hAnsi="Arial Narrow" w:cs="Arial"/>
                <w:sz w:val="20"/>
                <w:szCs w:val="20"/>
              </w:rPr>
              <w:t>3</w:t>
            </w:r>
          </w:p>
        </w:tc>
        <w:tc>
          <w:tcPr>
            <w:tcW w:w="1843" w:type="dxa"/>
          </w:tcPr>
          <w:p w:rsidR="00EB7204" w:rsidRPr="004B4A96" w:rsidRDefault="00EB7204" w:rsidP="007601C5">
            <w:pPr>
              <w:jc w:val="left"/>
              <w:rPr>
                <w:rFonts w:ascii="Arial Narrow" w:hAnsi="Arial Narrow" w:cs="Arial"/>
                <w:sz w:val="20"/>
                <w:szCs w:val="20"/>
              </w:rPr>
            </w:pPr>
            <w:r w:rsidRPr="004B4A96">
              <w:rPr>
                <w:rFonts w:ascii="Arial Narrow" w:hAnsi="Arial Narrow" w:cs="Arial"/>
                <w:b/>
                <w:sz w:val="20"/>
                <w:szCs w:val="20"/>
              </w:rPr>
              <w:t>Usabilidad – Operatividad</w:t>
            </w:r>
            <w:r w:rsidRPr="004B4A96">
              <w:rPr>
                <w:rFonts w:ascii="Arial Narrow" w:hAnsi="Arial Narrow" w:cs="Arial"/>
                <w:sz w:val="20"/>
                <w:szCs w:val="20"/>
              </w:rPr>
              <w:t>: Catálogo de Grupos de Funcionarios Aduaneros</w:t>
            </w:r>
          </w:p>
        </w:tc>
        <w:tc>
          <w:tcPr>
            <w:tcW w:w="8930" w:type="dxa"/>
          </w:tcPr>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 xml:space="preserve">Los grupos indicados en el </w:t>
            </w:r>
            <w:hyperlink w:anchor="_ANEXO_03" w:history="1">
              <w:r w:rsidRPr="004B4A96">
                <w:rPr>
                  <w:rStyle w:val="Hipervnculo"/>
                  <w:rFonts w:ascii="Arial Narrow" w:eastAsia="Arial Unicode MS" w:hAnsi="Arial Narrow"/>
                  <w:b/>
                  <w:szCs w:val="20"/>
                </w:rPr>
                <w:t>ANEXO 02</w:t>
              </w:r>
            </w:hyperlink>
            <w:r w:rsidRPr="004B4A96">
              <w:rPr>
                <w:rFonts w:ascii="Arial Narrow" w:hAnsi="Arial Narrow" w:cs="Arial"/>
                <w:b/>
                <w:sz w:val="20"/>
                <w:szCs w:val="20"/>
              </w:rPr>
              <w:t xml:space="preserve"> </w:t>
            </w:r>
            <w:r w:rsidRPr="004B4A96">
              <w:rPr>
                <w:rFonts w:ascii="Arial Narrow" w:hAnsi="Arial Narrow" w:cs="Arial"/>
                <w:sz w:val="20"/>
                <w:szCs w:val="20"/>
              </w:rPr>
              <w:t>deben ser creados previamente, en los catálogos correspondientes, para realizar la asignación de los de los funcionarios aduaneros.</w:t>
            </w:r>
          </w:p>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Los grupos a crearse son:</w:t>
            </w:r>
          </w:p>
          <w:p w:rsidR="00062E43" w:rsidRPr="004B4A96" w:rsidRDefault="002B76A0" w:rsidP="00626B50">
            <w:pPr>
              <w:pStyle w:val="Prrafodelista"/>
              <w:numPr>
                <w:ilvl w:val="0"/>
                <w:numId w:val="12"/>
              </w:numPr>
              <w:rPr>
                <w:rFonts w:ascii="Arial Narrow" w:hAnsi="Arial Narrow" w:cs="Arial"/>
                <w:bCs/>
                <w:sz w:val="20"/>
                <w:szCs w:val="20"/>
                <w:lang w:val="es-PE" w:eastAsia="es-PE"/>
              </w:rPr>
            </w:pPr>
            <w:r w:rsidRPr="004B4A96">
              <w:rPr>
                <w:rFonts w:ascii="Arial Narrow" w:hAnsi="Arial Narrow" w:cs="Arial"/>
                <w:bCs/>
                <w:sz w:val="20"/>
                <w:szCs w:val="20"/>
                <w:lang w:val="es-PE" w:eastAsia="es-PE"/>
              </w:rPr>
              <w:t xml:space="preserve">5 </w:t>
            </w:r>
            <w:r w:rsidR="00062E43" w:rsidRPr="004B4A96">
              <w:rPr>
                <w:rFonts w:ascii="Arial Narrow" w:hAnsi="Arial Narrow" w:cs="Arial"/>
                <w:bCs/>
                <w:sz w:val="20"/>
                <w:szCs w:val="20"/>
                <w:lang w:val="es-PE" w:eastAsia="es-PE"/>
              </w:rPr>
              <w:t>Grupo</w:t>
            </w:r>
            <w:r w:rsidRPr="004B4A96">
              <w:rPr>
                <w:rFonts w:ascii="Arial Narrow" w:hAnsi="Arial Narrow" w:cs="Arial"/>
                <w:bCs/>
                <w:sz w:val="20"/>
                <w:szCs w:val="20"/>
                <w:lang w:val="es-PE" w:eastAsia="es-PE"/>
              </w:rPr>
              <w:t>s</w:t>
            </w:r>
            <w:r w:rsidR="00062E43" w:rsidRPr="004B4A96">
              <w:rPr>
                <w:rFonts w:ascii="Arial Narrow" w:hAnsi="Arial Narrow" w:cs="Arial"/>
                <w:bCs/>
                <w:sz w:val="20"/>
                <w:szCs w:val="20"/>
                <w:lang w:val="es-PE" w:eastAsia="es-PE"/>
              </w:rPr>
              <w:t xml:space="preserve"> EER de Canal Rojo (GECR)</w:t>
            </w:r>
          </w:p>
          <w:p w:rsidR="00EB7204" w:rsidRPr="007F0F38" w:rsidRDefault="002B76A0" w:rsidP="00626B50">
            <w:pPr>
              <w:pStyle w:val="Prrafodelista"/>
              <w:numPr>
                <w:ilvl w:val="0"/>
                <w:numId w:val="12"/>
              </w:numPr>
              <w:rPr>
                <w:rFonts w:ascii="Arial Narrow" w:hAnsi="Arial Narrow" w:cs="Arial"/>
                <w:bCs/>
                <w:sz w:val="20"/>
                <w:szCs w:val="20"/>
                <w:highlight w:val="green"/>
                <w:lang w:val="es-PE" w:eastAsia="es-PE"/>
              </w:rPr>
            </w:pPr>
            <w:r w:rsidRPr="004B4A96">
              <w:rPr>
                <w:rFonts w:ascii="Arial Narrow" w:hAnsi="Arial Narrow" w:cs="Arial"/>
                <w:bCs/>
                <w:sz w:val="20"/>
                <w:szCs w:val="20"/>
                <w:lang w:val="es-PE" w:eastAsia="es-PE"/>
              </w:rPr>
              <w:t xml:space="preserve">2 </w:t>
            </w:r>
            <w:r w:rsidR="00062E43" w:rsidRPr="004B4A96">
              <w:rPr>
                <w:rFonts w:ascii="Arial Narrow" w:hAnsi="Arial Narrow" w:cs="Arial"/>
                <w:bCs/>
                <w:sz w:val="20"/>
                <w:szCs w:val="20"/>
                <w:lang w:val="es-PE" w:eastAsia="es-PE"/>
              </w:rPr>
              <w:t>Grupo</w:t>
            </w:r>
            <w:r w:rsidRPr="004B4A96">
              <w:rPr>
                <w:rFonts w:ascii="Arial Narrow" w:hAnsi="Arial Narrow" w:cs="Arial"/>
                <w:bCs/>
                <w:sz w:val="20"/>
                <w:szCs w:val="20"/>
                <w:lang w:val="es-PE" w:eastAsia="es-PE"/>
              </w:rPr>
              <w:t>s</w:t>
            </w:r>
            <w:r w:rsidR="00062E43" w:rsidRPr="004B4A96">
              <w:rPr>
                <w:rFonts w:ascii="Arial Narrow" w:hAnsi="Arial Narrow" w:cs="Arial"/>
                <w:bCs/>
                <w:sz w:val="20"/>
                <w:szCs w:val="20"/>
                <w:lang w:val="es-PE" w:eastAsia="es-PE"/>
              </w:rPr>
              <w:t xml:space="preserve"> EER de Atención de Rectificaciones (GEA</w:t>
            </w:r>
            <w:r w:rsidR="00062E43" w:rsidRPr="007F0F38">
              <w:rPr>
                <w:rFonts w:ascii="Arial Narrow" w:hAnsi="Arial Narrow" w:cs="Arial"/>
                <w:bCs/>
                <w:sz w:val="20"/>
                <w:szCs w:val="20"/>
                <w:highlight w:val="green"/>
                <w:lang w:val="es-PE" w:eastAsia="es-PE"/>
              </w:rPr>
              <w:t>R)</w:t>
            </w:r>
          </w:p>
          <w:p w:rsidR="007F0F38" w:rsidRPr="007F0F38" w:rsidRDefault="007F0F38" w:rsidP="00626B50">
            <w:pPr>
              <w:pStyle w:val="Prrafodelista"/>
              <w:numPr>
                <w:ilvl w:val="0"/>
                <w:numId w:val="12"/>
              </w:numPr>
              <w:rPr>
                <w:rFonts w:ascii="Arial Narrow" w:hAnsi="Arial Narrow" w:cs="Arial"/>
                <w:bCs/>
                <w:sz w:val="20"/>
                <w:szCs w:val="20"/>
                <w:highlight w:val="green"/>
                <w:lang w:val="es-PE" w:eastAsia="es-PE"/>
              </w:rPr>
            </w:pPr>
            <w:r w:rsidRPr="007F0F38">
              <w:rPr>
                <w:rFonts w:ascii="Arial Narrow" w:hAnsi="Arial Narrow" w:cs="Arial"/>
                <w:bCs/>
                <w:sz w:val="20"/>
                <w:szCs w:val="20"/>
                <w:highlight w:val="green"/>
                <w:lang w:val="es-PE" w:eastAsia="es-PE"/>
              </w:rPr>
              <w:t>1 Grupo MUA de canal Rojo</w:t>
            </w:r>
          </w:p>
          <w:p w:rsidR="00EB7204" w:rsidRPr="004B4A96" w:rsidRDefault="00EB7204" w:rsidP="007601C5">
            <w:pPr>
              <w:rPr>
                <w:rFonts w:ascii="Arial Narrow" w:hAnsi="Arial Narrow" w:cs="Arial"/>
                <w:b/>
                <w:i/>
                <w:sz w:val="20"/>
                <w:szCs w:val="20"/>
              </w:rPr>
            </w:pPr>
            <w:r w:rsidRPr="004B4A96">
              <w:rPr>
                <w:rFonts w:ascii="Arial Narrow" w:hAnsi="Arial Narrow" w:cs="Arial"/>
                <w:b/>
                <w:sz w:val="20"/>
                <w:szCs w:val="20"/>
              </w:rPr>
              <w:t>Nota</w:t>
            </w:r>
            <w:r w:rsidRPr="004B4A96">
              <w:rPr>
                <w:rFonts w:ascii="Arial Narrow" w:hAnsi="Arial Narrow" w:cs="Arial"/>
                <w:sz w:val="20"/>
                <w:szCs w:val="20"/>
              </w:rPr>
              <w:t xml:space="preserve">: Las descripción de los grupos son de la forma: </w:t>
            </w:r>
            <w:r w:rsidRPr="004B4A96">
              <w:rPr>
                <w:rFonts w:ascii="Arial Narrow" w:hAnsi="Arial Narrow" w:cs="Arial"/>
                <w:b/>
                <w:i/>
                <w:sz w:val="20"/>
                <w:szCs w:val="20"/>
              </w:rPr>
              <w:t>Nombre de grupo.</w:t>
            </w:r>
          </w:p>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Solo se mostrará la descripción del grupo en las diferentes opciones de este requerimiento. Los códigos internos de identificación no se mostrarán al usuario.</w:t>
            </w:r>
          </w:p>
          <w:p w:rsidR="008F28EF" w:rsidRPr="004B4A96" w:rsidRDefault="008F28EF" w:rsidP="008F28EF">
            <w:pPr>
              <w:rPr>
                <w:rFonts w:ascii="Arial Narrow" w:hAnsi="Arial Narrow" w:cs="Arial"/>
                <w:sz w:val="20"/>
                <w:szCs w:val="20"/>
              </w:rPr>
            </w:pPr>
            <w:r w:rsidRPr="004B4A96">
              <w:rPr>
                <w:rFonts w:ascii="Arial Narrow" w:hAnsi="Arial Narrow" w:cs="Arial"/>
                <w:sz w:val="20"/>
                <w:szCs w:val="20"/>
              </w:rPr>
              <w:t>El catálogo correspondiente al grupo es 364.</w:t>
            </w:r>
          </w:p>
        </w:tc>
        <w:tc>
          <w:tcPr>
            <w:tcW w:w="851" w:type="dxa"/>
          </w:tcPr>
          <w:p w:rsidR="00EB7204" w:rsidRPr="004B4A96" w:rsidRDefault="004979FC" w:rsidP="00D93D6F">
            <w:pPr>
              <w:rPr>
                <w:rFonts w:ascii="Arial Narrow" w:hAnsi="Arial Narrow" w:cs="Arial"/>
                <w:sz w:val="20"/>
                <w:szCs w:val="20"/>
              </w:rPr>
            </w:pPr>
            <w:r w:rsidRPr="004B4A96">
              <w:rPr>
                <w:rFonts w:ascii="Arial Narrow" w:hAnsi="Arial Narrow" w:cs="Arial"/>
                <w:sz w:val="20"/>
                <w:szCs w:val="20"/>
              </w:rPr>
              <w:t>RIN50</w:t>
            </w:r>
            <w:r w:rsidR="008F28EF" w:rsidRPr="004B4A96">
              <w:rPr>
                <w:rFonts w:ascii="Arial Narrow" w:hAnsi="Arial Narrow" w:cs="Arial"/>
                <w:sz w:val="20"/>
                <w:szCs w:val="20"/>
              </w:rPr>
              <w:t xml:space="preserve"> RF4</w:t>
            </w:r>
          </w:p>
        </w:tc>
        <w:tc>
          <w:tcPr>
            <w:tcW w:w="1417" w:type="dxa"/>
          </w:tcPr>
          <w:p w:rsidR="00EB7204" w:rsidRPr="004B4A96" w:rsidRDefault="00EB7204" w:rsidP="00D93D6F">
            <w:pPr>
              <w:rPr>
                <w:rFonts w:ascii="Arial Narrow" w:hAnsi="Arial Narrow" w:cs="Arial"/>
                <w:sz w:val="20"/>
                <w:szCs w:val="20"/>
              </w:rPr>
            </w:pPr>
            <w:r w:rsidRPr="004B4A96">
              <w:rPr>
                <w:rFonts w:ascii="Arial Narrow" w:hAnsi="Arial Narrow" w:cs="Arial"/>
                <w:sz w:val="20"/>
                <w:szCs w:val="20"/>
              </w:rPr>
              <w:t>4</w:t>
            </w:r>
          </w:p>
        </w:tc>
      </w:tr>
      <w:tr w:rsidR="00EB7204" w:rsidRPr="004B4A96" w:rsidTr="00383138">
        <w:tc>
          <w:tcPr>
            <w:tcW w:w="709" w:type="dxa"/>
          </w:tcPr>
          <w:p w:rsidR="00EB7204" w:rsidRPr="004B4A96" w:rsidRDefault="00EB7204" w:rsidP="00D93D6F">
            <w:pPr>
              <w:rPr>
                <w:rFonts w:ascii="Arial Narrow" w:hAnsi="Arial Narrow" w:cs="Arial"/>
                <w:sz w:val="20"/>
                <w:szCs w:val="20"/>
              </w:rPr>
            </w:pPr>
            <w:r w:rsidRPr="004B4A96">
              <w:rPr>
                <w:rFonts w:ascii="Arial Narrow" w:hAnsi="Arial Narrow"/>
                <w:sz w:val="20"/>
                <w:szCs w:val="20"/>
              </w:rPr>
              <w:t>RNF</w:t>
            </w:r>
            <w:r w:rsidRPr="004B4A96">
              <w:rPr>
                <w:rFonts w:ascii="Arial Narrow" w:hAnsi="Arial Narrow" w:cs="Arial"/>
                <w:sz w:val="20"/>
                <w:szCs w:val="20"/>
              </w:rPr>
              <w:t>4</w:t>
            </w:r>
          </w:p>
        </w:tc>
        <w:tc>
          <w:tcPr>
            <w:tcW w:w="1843" w:type="dxa"/>
          </w:tcPr>
          <w:p w:rsidR="00EB7204" w:rsidRPr="004B4A96" w:rsidRDefault="00EB7204" w:rsidP="007601C5">
            <w:pPr>
              <w:rPr>
                <w:rFonts w:ascii="Arial Narrow" w:hAnsi="Arial Narrow" w:cs="Arial"/>
                <w:sz w:val="20"/>
                <w:szCs w:val="20"/>
              </w:rPr>
            </w:pPr>
            <w:r w:rsidRPr="004B4A96">
              <w:rPr>
                <w:rFonts w:ascii="Arial Narrow" w:hAnsi="Arial Narrow" w:cs="Arial"/>
                <w:b/>
                <w:sz w:val="20"/>
                <w:szCs w:val="20"/>
              </w:rPr>
              <w:t>Usabilidad – Operatividad</w:t>
            </w:r>
            <w:r w:rsidRPr="004B4A96">
              <w:rPr>
                <w:rFonts w:ascii="Arial Narrow" w:hAnsi="Arial Narrow" w:cs="Arial"/>
                <w:sz w:val="20"/>
                <w:szCs w:val="20"/>
              </w:rPr>
              <w:t>:</w:t>
            </w:r>
          </w:p>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Catálogo de Criterios para determinar la carga laboral por declaración</w:t>
            </w:r>
          </w:p>
        </w:tc>
        <w:tc>
          <w:tcPr>
            <w:tcW w:w="8930" w:type="dxa"/>
          </w:tcPr>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 xml:space="preserve">El catálogo de los Criterios para determinar las cargas laborales por declaración indicadas en el </w:t>
            </w:r>
            <w:hyperlink w:anchor="_ANEXO_04" w:history="1">
              <w:r w:rsidRPr="004B4A96">
                <w:rPr>
                  <w:rStyle w:val="Hipervnculo"/>
                  <w:rFonts w:ascii="Arial Narrow" w:eastAsia="Arial Unicode MS" w:hAnsi="Arial Narrow"/>
                  <w:b/>
                  <w:szCs w:val="20"/>
                </w:rPr>
                <w:t>ANEXO 03</w:t>
              </w:r>
            </w:hyperlink>
            <w:r w:rsidRPr="004B4A96">
              <w:rPr>
                <w:rFonts w:ascii="Arial Narrow" w:hAnsi="Arial Narrow" w:cs="Arial"/>
                <w:b/>
                <w:sz w:val="20"/>
                <w:szCs w:val="20"/>
              </w:rPr>
              <w:t xml:space="preserve"> </w:t>
            </w:r>
            <w:r w:rsidRPr="004B4A96">
              <w:rPr>
                <w:rFonts w:ascii="Arial Narrow" w:hAnsi="Arial Narrow" w:cs="Arial"/>
                <w:sz w:val="20"/>
                <w:szCs w:val="20"/>
              </w:rPr>
              <w:t>debe ser creado previamente, en los catálogos correspondientes, considerando como valores iniciales de estos criterios los definidos en este anexo:</w:t>
            </w:r>
          </w:p>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Los criterios para determinar la carga laboral por declaración a crearse son:</w:t>
            </w:r>
          </w:p>
          <w:p w:rsidR="00EB7204" w:rsidRPr="004B4A96" w:rsidRDefault="00EB7204" w:rsidP="00626B50">
            <w:pPr>
              <w:pStyle w:val="Prrafodelista"/>
              <w:numPr>
                <w:ilvl w:val="0"/>
                <w:numId w:val="13"/>
              </w:numPr>
              <w:rPr>
                <w:rFonts w:ascii="Arial Narrow" w:hAnsi="Arial Narrow" w:cs="Arial"/>
                <w:bCs/>
                <w:sz w:val="20"/>
                <w:szCs w:val="20"/>
                <w:lang w:val="es-PE" w:eastAsia="es-PE"/>
              </w:rPr>
            </w:pPr>
            <w:r w:rsidRPr="004B4A96">
              <w:rPr>
                <w:rFonts w:ascii="Arial Narrow" w:hAnsi="Arial Narrow" w:cs="Arial"/>
                <w:bCs/>
                <w:sz w:val="20"/>
                <w:szCs w:val="20"/>
                <w:lang w:val="es-PE" w:eastAsia="es-PE"/>
              </w:rPr>
              <w:t>Cantidad de series</w:t>
            </w:r>
          </w:p>
          <w:p w:rsidR="008620B6" w:rsidRPr="004B4A96" w:rsidRDefault="00EB7204" w:rsidP="00626B50">
            <w:pPr>
              <w:pStyle w:val="Prrafodelista"/>
              <w:numPr>
                <w:ilvl w:val="0"/>
                <w:numId w:val="13"/>
              </w:numPr>
              <w:rPr>
                <w:rFonts w:ascii="Arial Narrow" w:hAnsi="Arial Narrow" w:cs="Arial"/>
                <w:sz w:val="20"/>
                <w:szCs w:val="20"/>
              </w:rPr>
            </w:pPr>
            <w:r w:rsidRPr="004B4A96">
              <w:rPr>
                <w:rFonts w:ascii="Arial Narrow" w:hAnsi="Arial Narrow" w:cs="Arial"/>
                <w:bCs/>
                <w:sz w:val="20"/>
                <w:szCs w:val="20"/>
                <w:lang w:val="es-PE" w:eastAsia="es-PE"/>
              </w:rPr>
              <w:t>Régimen de precedencia</w:t>
            </w:r>
          </w:p>
          <w:p w:rsidR="00EB7204" w:rsidRPr="004B4A96" w:rsidRDefault="00EB7204" w:rsidP="00626B50">
            <w:pPr>
              <w:pStyle w:val="Prrafodelista"/>
              <w:numPr>
                <w:ilvl w:val="0"/>
                <w:numId w:val="13"/>
              </w:numPr>
              <w:rPr>
                <w:rFonts w:ascii="Arial Narrow" w:hAnsi="Arial Narrow" w:cs="Arial"/>
                <w:sz w:val="20"/>
                <w:szCs w:val="20"/>
              </w:rPr>
            </w:pPr>
            <w:r w:rsidRPr="004B4A96">
              <w:rPr>
                <w:rFonts w:ascii="Arial Narrow" w:hAnsi="Arial Narrow" w:cs="Arial"/>
                <w:bCs/>
                <w:sz w:val="20"/>
                <w:szCs w:val="20"/>
                <w:lang w:val="es-PE" w:eastAsia="es-PE"/>
              </w:rPr>
              <w:t>Riesgo por mercancía restringida</w:t>
            </w:r>
          </w:p>
          <w:p w:rsidR="000116E3" w:rsidRPr="004B4A96" w:rsidRDefault="000116E3" w:rsidP="00CC5D23">
            <w:pPr>
              <w:rPr>
                <w:rFonts w:ascii="Arial Narrow" w:hAnsi="Arial Narrow" w:cs="Arial"/>
                <w:sz w:val="20"/>
                <w:szCs w:val="20"/>
              </w:rPr>
            </w:pPr>
            <w:r w:rsidRPr="004B4A96">
              <w:rPr>
                <w:rFonts w:ascii="Arial Narrow" w:hAnsi="Arial Narrow" w:cs="Arial"/>
                <w:sz w:val="20"/>
                <w:szCs w:val="20"/>
              </w:rPr>
              <w:t>El catálogo cor</w:t>
            </w:r>
            <w:r w:rsidR="00CC5D23" w:rsidRPr="004B4A96">
              <w:rPr>
                <w:rFonts w:ascii="Arial Narrow" w:hAnsi="Arial Narrow" w:cs="Arial"/>
                <w:sz w:val="20"/>
                <w:szCs w:val="20"/>
              </w:rPr>
              <w:t xml:space="preserve">respondiente a la cabecera de los criterios </w:t>
            </w:r>
            <w:r w:rsidRPr="004B4A96">
              <w:rPr>
                <w:rFonts w:ascii="Arial Narrow" w:hAnsi="Arial Narrow" w:cs="Arial"/>
                <w:sz w:val="20"/>
                <w:szCs w:val="20"/>
              </w:rPr>
              <w:t>es 918.</w:t>
            </w:r>
          </w:p>
          <w:p w:rsidR="001776E1" w:rsidRPr="004B4A96" w:rsidRDefault="000565F7" w:rsidP="00CC5D23">
            <w:pPr>
              <w:rPr>
                <w:rFonts w:ascii="Arial Narrow" w:hAnsi="Arial Narrow" w:cs="Arial"/>
                <w:sz w:val="20"/>
                <w:szCs w:val="20"/>
              </w:rPr>
            </w:pPr>
            <w:r w:rsidRPr="004B4A96">
              <w:rPr>
                <w:rFonts w:ascii="Arial Narrow" w:hAnsi="Arial Narrow" w:cs="Arial"/>
                <w:sz w:val="20"/>
                <w:szCs w:val="20"/>
              </w:rPr>
              <w:t>S</w:t>
            </w:r>
            <w:r w:rsidR="001776E1" w:rsidRPr="004B4A96">
              <w:rPr>
                <w:rFonts w:ascii="Arial Narrow" w:hAnsi="Arial Narrow" w:cs="Arial"/>
                <w:sz w:val="20"/>
                <w:szCs w:val="20"/>
              </w:rPr>
              <w:t xml:space="preserve">e deberá registrar el detalle de cada criterio acorde a lo indicado en el </w:t>
            </w:r>
            <w:r w:rsidR="001776E1" w:rsidRPr="004B4A96">
              <w:rPr>
                <w:rFonts w:ascii="Arial Narrow" w:hAnsi="Arial Narrow" w:cs="Arial"/>
                <w:b/>
                <w:sz w:val="20"/>
                <w:szCs w:val="20"/>
                <w:u w:val="single"/>
              </w:rPr>
              <w:t>ANEXO 03.</w:t>
            </w:r>
          </w:p>
          <w:p w:rsidR="000565F7" w:rsidRPr="004B4A96" w:rsidRDefault="00CC5D23" w:rsidP="000565F7">
            <w:pPr>
              <w:rPr>
                <w:rFonts w:ascii="Arial Narrow" w:hAnsi="Arial Narrow" w:cs="Arial"/>
                <w:sz w:val="20"/>
                <w:szCs w:val="20"/>
              </w:rPr>
            </w:pPr>
            <w:r w:rsidRPr="004B4A96">
              <w:rPr>
                <w:rFonts w:ascii="Arial Narrow" w:hAnsi="Arial Narrow" w:cs="Arial"/>
                <w:sz w:val="20"/>
                <w:szCs w:val="20"/>
              </w:rPr>
              <w:t>El catálogo correspondiente al detalle de los criterios es 919.</w:t>
            </w:r>
            <w:r w:rsidR="000565F7" w:rsidRPr="004B4A96">
              <w:rPr>
                <w:rFonts w:ascii="Arial Narrow" w:hAnsi="Arial Narrow" w:cs="Arial"/>
                <w:sz w:val="20"/>
                <w:szCs w:val="20"/>
              </w:rPr>
              <w:t xml:space="preserve"> </w:t>
            </w:r>
          </w:p>
        </w:tc>
        <w:tc>
          <w:tcPr>
            <w:tcW w:w="851" w:type="dxa"/>
          </w:tcPr>
          <w:p w:rsidR="00EB7204" w:rsidRPr="004B4A96" w:rsidRDefault="004979FC" w:rsidP="003C038B">
            <w:pPr>
              <w:rPr>
                <w:rFonts w:ascii="Arial Narrow" w:hAnsi="Arial Narrow" w:cs="Arial"/>
                <w:sz w:val="20"/>
                <w:szCs w:val="20"/>
              </w:rPr>
            </w:pPr>
            <w:r w:rsidRPr="004B4A96">
              <w:rPr>
                <w:rFonts w:ascii="Arial Narrow" w:hAnsi="Arial Narrow" w:cs="Arial"/>
                <w:sz w:val="20"/>
                <w:szCs w:val="20"/>
              </w:rPr>
              <w:t>RIN50</w:t>
            </w:r>
            <w:r w:rsidR="00BE11F5" w:rsidRPr="004B4A96">
              <w:rPr>
                <w:rFonts w:ascii="Arial Narrow" w:hAnsi="Arial Narrow" w:cs="Arial"/>
                <w:sz w:val="20"/>
                <w:szCs w:val="20"/>
              </w:rPr>
              <w:t xml:space="preserve"> RF</w:t>
            </w:r>
            <w:r w:rsidR="003C038B" w:rsidRPr="004B4A96">
              <w:rPr>
                <w:rFonts w:ascii="Arial Narrow" w:hAnsi="Arial Narrow" w:cs="Arial"/>
                <w:sz w:val="20"/>
                <w:szCs w:val="20"/>
              </w:rPr>
              <w:t>6</w:t>
            </w:r>
          </w:p>
        </w:tc>
        <w:tc>
          <w:tcPr>
            <w:tcW w:w="1417" w:type="dxa"/>
          </w:tcPr>
          <w:p w:rsidR="00EB7204" w:rsidRPr="004B4A96" w:rsidRDefault="00EB7204" w:rsidP="00D93D6F">
            <w:pPr>
              <w:rPr>
                <w:rFonts w:ascii="Arial Narrow" w:hAnsi="Arial Narrow" w:cs="Arial"/>
                <w:sz w:val="20"/>
                <w:szCs w:val="20"/>
              </w:rPr>
            </w:pPr>
            <w:r w:rsidRPr="004B4A96">
              <w:rPr>
                <w:rFonts w:ascii="Arial Narrow" w:hAnsi="Arial Narrow" w:cs="Arial"/>
                <w:sz w:val="20"/>
                <w:szCs w:val="20"/>
              </w:rPr>
              <w:t>4</w:t>
            </w:r>
          </w:p>
        </w:tc>
      </w:tr>
      <w:tr w:rsidR="00EB7204" w:rsidRPr="004B4A96" w:rsidTr="00383138">
        <w:tc>
          <w:tcPr>
            <w:tcW w:w="709" w:type="dxa"/>
          </w:tcPr>
          <w:p w:rsidR="00B34857" w:rsidRPr="004B4A96" w:rsidRDefault="00EB7204" w:rsidP="00D93D6F">
            <w:pPr>
              <w:rPr>
                <w:rFonts w:ascii="Arial Narrow" w:hAnsi="Arial Narrow" w:cs="Arial"/>
                <w:sz w:val="20"/>
                <w:szCs w:val="20"/>
              </w:rPr>
            </w:pPr>
            <w:r w:rsidRPr="004B4A96">
              <w:rPr>
                <w:rFonts w:ascii="Arial Narrow" w:hAnsi="Arial Narrow"/>
                <w:sz w:val="20"/>
                <w:szCs w:val="20"/>
              </w:rPr>
              <w:t>RNF</w:t>
            </w:r>
            <w:r w:rsidRPr="004B4A96">
              <w:rPr>
                <w:rFonts w:ascii="Arial Narrow" w:hAnsi="Arial Narrow" w:cs="Arial"/>
                <w:sz w:val="20"/>
                <w:szCs w:val="20"/>
              </w:rPr>
              <w:t>5</w:t>
            </w:r>
          </w:p>
          <w:p w:rsidR="00EB7204" w:rsidRPr="004B4A96" w:rsidRDefault="00EB7204" w:rsidP="00B34857">
            <w:pPr>
              <w:rPr>
                <w:rFonts w:ascii="Arial Narrow" w:hAnsi="Arial Narrow" w:cs="Arial"/>
                <w:sz w:val="20"/>
                <w:szCs w:val="20"/>
              </w:rPr>
            </w:pPr>
          </w:p>
        </w:tc>
        <w:tc>
          <w:tcPr>
            <w:tcW w:w="1843" w:type="dxa"/>
          </w:tcPr>
          <w:p w:rsidR="00EB7204" w:rsidRPr="004B4A96" w:rsidRDefault="00EB7204" w:rsidP="007601C5">
            <w:pPr>
              <w:rPr>
                <w:rFonts w:ascii="Arial Narrow" w:hAnsi="Arial Narrow" w:cs="Arial"/>
                <w:sz w:val="20"/>
                <w:szCs w:val="20"/>
              </w:rPr>
            </w:pPr>
            <w:r w:rsidRPr="004B4A96">
              <w:rPr>
                <w:rFonts w:ascii="Arial Narrow" w:hAnsi="Arial Narrow" w:cs="Arial"/>
                <w:b/>
                <w:sz w:val="20"/>
                <w:szCs w:val="20"/>
              </w:rPr>
              <w:t>Usabilidad – Operatividad</w:t>
            </w:r>
            <w:r w:rsidRPr="004B4A96">
              <w:rPr>
                <w:rFonts w:ascii="Arial Narrow" w:hAnsi="Arial Narrow" w:cs="Arial"/>
                <w:sz w:val="20"/>
                <w:szCs w:val="20"/>
              </w:rPr>
              <w:t>:</w:t>
            </w:r>
          </w:p>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Catálogo de Ponderación de los Criterios de Carga Laboral</w:t>
            </w:r>
          </w:p>
        </w:tc>
        <w:tc>
          <w:tcPr>
            <w:tcW w:w="8930" w:type="dxa"/>
          </w:tcPr>
          <w:p w:rsidR="00EB7204" w:rsidRPr="004B4A96" w:rsidRDefault="00EB7204" w:rsidP="007601C5">
            <w:pPr>
              <w:rPr>
                <w:rFonts w:ascii="Arial Narrow" w:hAnsi="Arial Narrow" w:cs="Arial"/>
                <w:sz w:val="20"/>
                <w:szCs w:val="20"/>
              </w:rPr>
            </w:pPr>
            <w:r w:rsidRPr="004B4A96">
              <w:rPr>
                <w:rFonts w:ascii="Arial Narrow" w:hAnsi="Arial Narrow" w:cs="Arial"/>
                <w:sz w:val="20"/>
                <w:szCs w:val="20"/>
              </w:rPr>
              <w:t xml:space="preserve">El catálogo de la Ponderación de los Criterios de Carga Laboral indicados en el </w:t>
            </w:r>
            <w:hyperlink w:anchor="_ANEXO_05" w:history="1">
              <w:r w:rsidRPr="004B4A96">
                <w:rPr>
                  <w:rStyle w:val="Hipervnculo"/>
                  <w:rFonts w:ascii="Arial Narrow" w:eastAsia="Arial Unicode MS" w:hAnsi="Arial Narrow"/>
                  <w:b/>
                  <w:szCs w:val="20"/>
                </w:rPr>
                <w:t>ANEXO 04</w:t>
              </w:r>
            </w:hyperlink>
            <w:r w:rsidRPr="004B4A96">
              <w:rPr>
                <w:rFonts w:ascii="Arial Narrow" w:hAnsi="Arial Narrow" w:cs="Arial"/>
                <w:sz w:val="20"/>
                <w:szCs w:val="20"/>
              </w:rPr>
              <w:t xml:space="preserve"> debe ser creado previamente, en los catálogos correspondientes, considerando como valores iniciales de estos las ponderaciones definidas en este anexo.</w:t>
            </w:r>
          </w:p>
          <w:p w:rsidR="000565F7" w:rsidRPr="004B4A96" w:rsidRDefault="000565F7" w:rsidP="007601C5">
            <w:pPr>
              <w:rPr>
                <w:rFonts w:ascii="Arial Narrow" w:hAnsi="Arial Narrow" w:cs="Arial"/>
                <w:sz w:val="20"/>
                <w:szCs w:val="20"/>
              </w:rPr>
            </w:pPr>
            <w:r w:rsidRPr="004B4A96">
              <w:rPr>
                <w:rFonts w:ascii="Arial Narrow" w:hAnsi="Arial Narrow" w:cs="Arial"/>
                <w:sz w:val="20"/>
                <w:szCs w:val="20"/>
              </w:rPr>
              <w:t xml:space="preserve">Este catálogo se debe registrar en la tabla </w:t>
            </w:r>
            <w:r w:rsidRPr="004B4A96">
              <w:rPr>
                <w:rFonts w:ascii="Arial Narrow" w:hAnsi="Arial Narrow" w:cs="Arial"/>
                <w:b/>
                <w:sz w:val="20"/>
                <w:szCs w:val="20"/>
              </w:rPr>
              <w:t>CRITERIO_ASIGESPE</w:t>
            </w:r>
            <w:r w:rsidRPr="004B4A96">
              <w:rPr>
                <w:rFonts w:ascii="Arial Narrow" w:hAnsi="Arial Narrow" w:cs="Arial"/>
                <w:sz w:val="20"/>
                <w:szCs w:val="20"/>
              </w:rPr>
              <w:t>.</w:t>
            </w:r>
          </w:p>
        </w:tc>
        <w:tc>
          <w:tcPr>
            <w:tcW w:w="851" w:type="dxa"/>
          </w:tcPr>
          <w:p w:rsidR="00EB7204" w:rsidRPr="004B4A96" w:rsidRDefault="004979FC" w:rsidP="00E758D3">
            <w:pPr>
              <w:rPr>
                <w:rFonts w:ascii="Arial Narrow" w:hAnsi="Arial Narrow" w:cs="Arial"/>
                <w:sz w:val="20"/>
                <w:szCs w:val="20"/>
              </w:rPr>
            </w:pPr>
            <w:r w:rsidRPr="004B4A96">
              <w:rPr>
                <w:rFonts w:ascii="Arial Narrow" w:hAnsi="Arial Narrow" w:cs="Arial"/>
                <w:sz w:val="20"/>
                <w:szCs w:val="20"/>
              </w:rPr>
              <w:t>RIN50</w:t>
            </w:r>
            <w:r w:rsidR="0087058C" w:rsidRPr="004B4A96">
              <w:rPr>
                <w:rFonts w:ascii="Arial Narrow" w:hAnsi="Arial Narrow" w:cs="Arial"/>
                <w:sz w:val="20"/>
                <w:szCs w:val="20"/>
              </w:rPr>
              <w:t xml:space="preserve"> RF</w:t>
            </w:r>
            <w:r w:rsidR="00E758D3" w:rsidRPr="004B4A96">
              <w:rPr>
                <w:rFonts w:ascii="Arial Narrow" w:hAnsi="Arial Narrow" w:cs="Arial"/>
                <w:sz w:val="20"/>
                <w:szCs w:val="20"/>
              </w:rPr>
              <w:t>07</w:t>
            </w:r>
          </w:p>
        </w:tc>
        <w:tc>
          <w:tcPr>
            <w:tcW w:w="1417" w:type="dxa"/>
          </w:tcPr>
          <w:p w:rsidR="00EB7204" w:rsidRPr="004B4A96" w:rsidRDefault="00EB7204" w:rsidP="00D93D6F">
            <w:pPr>
              <w:rPr>
                <w:rFonts w:ascii="Arial Narrow" w:hAnsi="Arial Narrow" w:cs="Arial"/>
                <w:sz w:val="20"/>
                <w:szCs w:val="20"/>
              </w:rPr>
            </w:pPr>
            <w:r w:rsidRPr="004B4A96">
              <w:rPr>
                <w:rFonts w:ascii="Arial Narrow" w:hAnsi="Arial Narrow" w:cs="Arial"/>
                <w:sz w:val="20"/>
                <w:szCs w:val="20"/>
              </w:rPr>
              <w:t>4</w:t>
            </w:r>
          </w:p>
        </w:tc>
      </w:tr>
      <w:tr w:rsidR="00A41A1D" w:rsidRPr="00F37CBD" w:rsidTr="00383138">
        <w:tc>
          <w:tcPr>
            <w:tcW w:w="709" w:type="dxa"/>
          </w:tcPr>
          <w:p w:rsidR="00A41A1D" w:rsidRPr="004B4A96" w:rsidRDefault="009B2EDB" w:rsidP="00D93D6F">
            <w:pPr>
              <w:rPr>
                <w:rFonts w:ascii="Arial Narrow" w:hAnsi="Arial Narrow"/>
                <w:sz w:val="20"/>
                <w:szCs w:val="20"/>
              </w:rPr>
            </w:pPr>
            <w:r w:rsidRPr="004B4A96">
              <w:rPr>
                <w:rFonts w:ascii="Arial Narrow" w:hAnsi="Arial Narrow"/>
                <w:sz w:val="20"/>
                <w:szCs w:val="20"/>
              </w:rPr>
              <w:t>RNF</w:t>
            </w:r>
            <w:r w:rsidRPr="004B4A96">
              <w:rPr>
                <w:rFonts w:ascii="Arial Narrow" w:hAnsi="Arial Narrow" w:cs="Arial"/>
                <w:sz w:val="20"/>
                <w:szCs w:val="20"/>
              </w:rPr>
              <w:t>6</w:t>
            </w:r>
          </w:p>
        </w:tc>
        <w:tc>
          <w:tcPr>
            <w:tcW w:w="1843" w:type="dxa"/>
          </w:tcPr>
          <w:p w:rsidR="00A41A1D" w:rsidRPr="004B4A96" w:rsidRDefault="00D94583" w:rsidP="007601C5">
            <w:pPr>
              <w:rPr>
                <w:rFonts w:ascii="Arial Narrow" w:hAnsi="Arial Narrow" w:cs="Arial"/>
                <w:b/>
                <w:sz w:val="20"/>
                <w:szCs w:val="20"/>
              </w:rPr>
            </w:pPr>
            <w:r w:rsidRPr="004B4A96">
              <w:rPr>
                <w:rFonts w:ascii="Arial Narrow" w:hAnsi="Arial Narrow" w:cs="Arial"/>
                <w:b/>
                <w:sz w:val="20"/>
                <w:szCs w:val="20"/>
              </w:rPr>
              <w:t xml:space="preserve">Funcionalidad -Completitud </w:t>
            </w:r>
            <w:r w:rsidRPr="004B4A96">
              <w:rPr>
                <w:rFonts w:ascii="Arial Narrow" w:hAnsi="Arial Narrow" w:cs="Arial"/>
                <w:b/>
                <w:sz w:val="20"/>
                <w:szCs w:val="20"/>
              </w:rPr>
              <w:lastRenderedPageBreak/>
              <w:t>Funcional:</w:t>
            </w:r>
          </w:p>
          <w:p w:rsidR="00D94583" w:rsidRPr="004B4A96" w:rsidRDefault="00D94583" w:rsidP="004E620F">
            <w:pPr>
              <w:rPr>
                <w:rFonts w:ascii="Arial Narrow" w:hAnsi="Arial Narrow" w:cs="Arial"/>
                <w:sz w:val="20"/>
                <w:szCs w:val="20"/>
              </w:rPr>
            </w:pPr>
            <w:r w:rsidRPr="004B4A96">
              <w:rPr>
                <w:rFonts w:ascii="Arial Narrow" w:hAnsi="Arial Narrow" w:cs="Arial"/>
                <w:sz w:val="20"/>
                <w:szCs w:val="20"/>
              </w:rPr>
              <w:t>Acceso a opciones de asignación de DSEER</w:t>
            </w:r>
            <w:r w:rsidR="004E620F" w:rsidRPr="004B4A96">
              <w:rPr>
                <w:rFonts w:ascii="Arial Narrow" w:hAnsi="Arial Narrow" w:cs="Arial"/>
                <w:sz w:val="20"/>
                <w:szCs w:val="20"/>
              </w:rPr>
              <w:t xml:space="preserve"> a especialista</w:t>
            </w:r>
          </w:p>
        </w:tc>
        <w:tc>
          <w:tcPr>
            <w:tcW w:w="8930" w:type="dxa"/>
          </w:tcPr>
          <w:p w:rsidR="00A41A1D" w:rsidRPr="004B4A96" w:rsidRDefault="00FB2D06" w:rsidP="00A41A1D">
            <w:p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lastRenderedPageBreak/>
              <w:t>Se debe crear e</w:t>
            </w:r>
            <w:r w:rsidR="009B2EDB" w:rsidRPr="004B4A96">
              <w:rPr>
                <w:rFonts w:ascii="Arial Narrow" w:hAnsi="Arial Narrow" w:cs="Arial"/>
                <w:color w:val="000000" w:themeColor="text1"/>
                <w:sz w:val="20"/>
                <w:szCs w:val="20"/>
              </w:rPr>
              <w:t xml:space="preserve">l perfil </w:t>
            </w:r>
            <w:r w:rsidR="00255A1B" w:rsidRPr="004B4A96">
              <w:rPr>
                <w:rFonts w:ascii="Arial Narrow" w:hAnsi="Arial Narrow" w:cs="Arial"/>
                <w:color w:val="000000" w:themeColor="text1"/>
                <w:sz w:val="20"/>
                <w:szCs w:val="20"/>
              </w:rPr>
              <w:t xml:space="preserve">y rol del </w:t>
            </w:r>
            <w:r w:rsidR="00A41A1D" w:rsidRPr="004B4A96">
              <w:rPr>
                <w:rFonts w:ascii="Arial Narrow" w:hAnsi="Arial Narrow" w:cs="Arial"/>
                <w:color w:val="000000" w:themeColor="text1"/>
                <w:sz w:val="20"/>
                <w:szCs w:val="20"/>
              </w:rPr>
              <w:t>Jefe del Régimen de Envío de Entrega Rápida</w:t>
            </w:r>
            <w:r w:rsidR="009B2EDB" w:rsidRPr="004B4A96">
              <w:rPr>
                <w:rFonts w:ascii="Arial Narrow" w:hAnsi="Arial Narrow" w:cs="Arial"/>
                <w:color w:val="000000" w:themeColor="text1"/>
                <w:sz w:val="20"/>
                <w:szCs w:val="20"/>
              </w:rPr>
              <w:t xml:space="preserve"> (</w:t>
            </w:r>
            <w:r w:rsidR="00255A1B" w:rsidRPr="004B4A96">
              <w:rPr>
                <w:rFonts w:ascii="Arial Narrow" w:hAnsi="Arial Narrow" w:cs="Arial"/>
                <w:b/>
                <w:color w:val="000000" w:themeColor="text1"/>
                <w:sz w:val="20"/>
                <w:szCs w:val="20"/>
              </w:rPr>
              <w:t>SDA-EER-PF_JEF</w:t>
            </w:r>
            <w:r w:rsidRPr="004B4A96">
              <w:rPr>
                <w:rFonts w:ascii="Arial Narrow" w:hAnsi="Arial Narrow" w:cs="Arial"/>
                <w:b/>
                <w:color w:val="000000" w:themeColor="text1"/>
                <w:sz w:val="20"/>
                <w:szCs w:val="20"/>
              </w:rPr>
              <w:t>E</w:t>
            </w:r>
            <w:r w:rsidR="00255A1B" w:rsidRPr="004B4A96">
              <w:rPr>
                <w:rFonts w:ascii="Arial Narrow" w:hAnsi="Arial Narrow" w:cs="Arial"/>
                <w:b/>
                <w:color w:val="000000" w:themeColor="text1"/>
                <w:sz w:val="20"/>
                <w:szCs w:val="20"/>
              </w:rPr>
              <w:t>_OP y SDA-EER-RL_JEF</w:t>
            </w:r>
            <w:r w:rsidRPr="004B4A96">
              <w:rPr>
                <w:rFonts w:ascii="Arial Narrow" w:hAnsi="Arial Narrow" w:cs="Arial"/>
                <w:b/>
                <w:color w:val="000000" w:themeColor="text1"/>
                <w:sz w:val="20"/>
                <w:szCs w:val="20"/>
              </w:rPr>
              <w:t>E</w:t>
            </w:r>
            <w:r w:rsidR="00255A1B" w:rsidRPr="004B4A96">
              <w:rPr>
                <w:rFonts w:ascii="Arial Narrow" w:hAnsi="Arial Narrow" w:cs="Arial"/>
                <w:b/>
                <w:color w:val="000000" w:themeColor="text1"/>
                <w:sz w:val="20"/>
                <w:szCs w:val="20"/>
              </w:rPr>
              <w:t>_OP</w:t>
            </w:r>
            <w:r w:rsidR="009B2EDB" w:rsidRPr="004B4A96">
              <w:rPr>
                <w:rFonts w:ascii="Arial Narrow" w:hAnsi="Arial Narrow" w:cs="Arial"/>
                <w:color w:val="000000" w:themeColor="text1"/>
                <w:sz w:val="20"/>
                <w:szCs w:val="20"/>
              </w:rPr>
              <w:t>)</w:t>
            </w:r>
            <w:r w:rsidR="00A41A1D" w:rsidRPr="004B4A96">
              <w:rPr>
                <w:rFonts w:ascii="Arial Narrow" w:hAnsi="Arial Narrow" w:cs="Arial"/>
                <w:color w:val="000000" w:themeColor="text1"/>
                <w:sz w:val="20"/>
                <w:szCs w:val="20"/>
              </w:rPr>
              <w:t xml:space="preserve">, </w:t>
            </w:r>
            <w:r w:rsidRPr="004B4A96">
              <w:rPr>
                <w:rFonts w:ascii="Arial Narrow" w:hAnsi="Arial Narrow" w:cs="Arial"/>
                <w:color w:val="000000" w:themeColor="text1"/>
                <w:sz w:val="20"/>
                <w:szCs w:val="20"/>
              </w:rPr>
              <w:t xml:space="preserve">y se le </w:t>
            </w:r>
            <w:r w:rsidR="009B2EDB" w:rsidRPr="004B4A96">
              <w:rPr>
                <w:rFonts w:ascii="Arial Narrow" w:hAnsi="Arial Narrow" w:cs="Arial"/>
                <w:color w:val="000000" w:themeColor="text1"/>
                <w:sz w:val="20"/>
                <w:szCs w:val="20"/>
              </w:rPr>
              <w:t xml:space="preserve">deberá </w:t>
            </w:r>
            <w:r w:rsidR="00255A1B" w:rsidRPr="004B4A96">
              <w:rPr>
                <w:rFonts w:ascii="Arial Narrow" w:hAnsi="Arial Narrow" w:cs="Arial"/>
                <w:color w:val="000000" w:themeColor="text1"/>
                <w:sz w:val="20"/>
                <w:szCs w:val="20"/>
              </w:rPr>
              <w:t>asigna</w:t>
            </w:r>
            <w:r w:rsidRPr="004B4A96">
              <w:rPr>
                <w:rFonts w:ascii="Arial Narrow" w:hAnsi="Arial Narrow" w:cs="Arial"/>
                <w:color w:val="000000" w:themeColor="text1"/>
                <w:sz w:val="20"/>
                <w:szCs w:val="20"/>
              </w:rPr>
              <w:t>r</w:t>
            </w:r>
            <w:r w:rsidR="009B2EDB" w:rsidRPr="004B4A96">
              <w:rPr>
                <w:rFonts w:ascii="Arial Narrow" w:hAnsi="Arial Narrow" w:cs="Arial"/>
                <w:color w:val="000000" w:themeColor="text1"/>
                <w:sz w:val="20"/>
                <w:szCs w:val="20"/>
              </w:rPr>
              <w:t xml:space="preserve"> </w:t>
            </w:r>
            <w:r w:rsidR="00A41A1D" w:rsidRPr="004B4A96">
              <w:rPr>
                <w:rFonts w:ascii="Arial Narrow" w:hAnsi="Arial Narrow" w:cs="Arial"/>
                <w:color w:val="000000" w:themeColor="text1"/>
                <w:sz w:val="20"/>
                <w:szCs w:val="20"/>
              </w:rPr>
              <w:t>las siguientes opciones del menú</w:t>
            </w:r>
            <w:r w:rsidR="005110E8" w:rsidRPr="004B4A96">
              <w:rPr>
                <w:rFonts w:ascii="Arial Narrow" w:hAnsi="Arial Narrow" w:cs="Arial"/>
                <w:color w:val="000000" w:themeColor="text1"/>
                <w:sz w:val="20"/>
                <w:szCs w:val="20"/>
              </w:rPr>
              <w:t xml:space="preserve"> (ver </w:t>
            </w:r>
            <w:r w:rsidR="005110E8" w:rsidRPr="004B4A96">
              <w:rPr>
                <w:rFonts w:ascii="Arial Narrow" w:hAnsi="Arial Narrow" w:cs="Arial"/>
                <w:b/>
                <w:color w:val="000000" w:themeColor="text1"/>
                <w:sz w:val="20"/>
                <w:szCs w:val="20"/>
              </w:rPr>
              <w:t>ANEXO 06</w:t>
            </w:r>
            <w:r w:rsidR="00F73AA6" w:rsidRPr="004B4A96">
              <w:rPr>
                <w:rFonts w:ascii="Arial Narrow" w:hAnsi="Arial Narrow" w:cs="Arial"/>
                <w:b/>
                <w:color w:val="000000" w:themeColor="text1"/>
                <w:sz w:val="20"/>
                <w:szCs w:val="20"/>
              </w:rPr>
              <w:t>, ANEXO 09</w:t>
            </w:r>
            <w:r w:rsidRPr="004B4A96">
              <w:rPr>
                <w:rFonts w:ascii="Arial Narrow" w:hAnsi="Arial Narrow" w:cs="Arial"/>
                <w:b/>
                <w:color w:val="000000" w:themeColor="text1"/>
                <w:sz w:val="20"/>
                <w:szCs w:val="20"/>
              </w:rPr>
              <w:t xml:space="preserve"> y ANEXO </w:t>
            </w:r>
            <w:r w:rsidR="00F73AA6" w:rsidRPr="004B4A96">
              <w:rPr>
                <w:rFonts w:ascii="Arial Narrow" w:hAnsi="Arial Narrow" w:cs="Arial"/>
                <w:b/>
                <w:color w:val="000000" w:themeColor="text1"/>
                <w:sz w:val="20"/>
                <w:szCs w:val="20"/>
              </w:rPr>
              <w:t>1</w:t>
            </w:r>
            <w:r w:rsidRPr="004B4A96">
              <w:rPr>
                <w:rFonts w:ascii="Arial Narrow" w:hAnsi="Arial Narrow" w:cs="Arial"/>
                <w:b/>
                <w:color w:val="000000" w:themeColor="text1"/>
                <w:sz w:val="20"/>
                <w:szCs w:val="20"/>
              </w:rPr>
              <w:t>0</w:t>
            </w:r>
            <w:r w:rsidR="005110E8" w:rsidRPr="004B4A96">
              <w:rPr>
                <w:rFonts w:ascii="Arial Narrow" w:hAnsi="Arial Narrow" w:cs="Arial"/>
                <w:color w:val="000000" w:themeColor="text1"/>
                <w:sz w:val="20"/>
                <w:szCs w:val="20"/>
              </w:rPr>
              <w:t>)</w:t>
            </w:r>
            <w:r w:rsidR="00A41A1D" w:rsidRPr="004B4A96">
              <w:rPr>
                <w:rFonts w:ascii="Arial Narrow" w:hAnsi="Arial Narrow" w:cs="Arial"/>
                <w:color w:val="000000" w:themeColor="text1"/>
                <w:sz w:val="20"/>
                <w:szCs w:val="20"/>
              </w:rPr>
              <w:t>:</w:t>
            </w:r>
          </w:p>
          <w:p w:rsidR="00F73AA6" w:rsidRPr="004B4A96" w:rsidRDefault="00F73AA6" w:rsidP="00626B50">
            <w:pPr>
              <w:pStyle w:val="Prrafodelista"/>
              <w:numPr>
                <w:ilvl w:val="0"/>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lastRenderedPageBreak/>
              <w:t>Consultas</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De una declaración</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De Mercancías en Abandono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Ingreso/Salida de Almacenes Aduaneros</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Salida de Terminal Portuario/Aeroportuario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Condiciones para Asignar Canal</w:t>
            </w:r>
          </w:p>
          <w:p w:rsidR="00F73AA6" w:rsidRPr="004B4A96" w:rsidRDefault="00F73AA6" w:rsidP="00626B50">
            <w:pPr>
              <w:pStyle w:val="Prrafodelista"/>
              <w:numPr>
                <w:ilvl w:val="0"/>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Mantenimiento de Criterios</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Parámetros para el Sorteo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Modificar parámetros del Sorteo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Consulta de Parámetros para el Sorteo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Criterios de carga laboral</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Ponderación de criterios</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Grupos de almacenes aduaneros</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Catálogo de funcionarios </w:t>
            </w:r>
          </w:p>
          <w:p w:rsidR="00F73AA6" w:rsidRPr="004B4A96" w:rsidRDefault="00F73AA6" w:rsidP="00626B50">
            <w:pPr>
              <w:pStyle w:val="Prrafodelista"/>
              <w:numPr>
                <w:ilvl w:val="0"/>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Asignación Individual  </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Despacho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Rectificación de Oficio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Rectificación Electrónica</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Legajo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Reporte por Motivo de Asignación</w:t>
            </w:r>
          </w:p>
          <w:p w:rsidR="00F73AA6" w:rsidRPr="004B4A96" w:rsidRDefault="00F73AA6" w:rsidP="00626B50">
            <w:pPr>
              <w:pStyle w:val="Prrafodelista"/>
              <w:numPr>
                <w:ilvl w:val="0"/>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Asignación en Bloque</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Optimización de Paquetes</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Consulta de Paquetes Formados</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Lugar de Coordinación</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Reporte de asignación en bloque</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Reporte de Riesgo por Declaración</w:t>
            </w:r>
          </w:p>
          <w:p w:rsidR="00F73AA6" w:rsidRPr="004B4A96" w:rsidRDefault="00F73AA6" w:rsidP="00626B50">
            <w:pPr>
              <w:pStyle w:val="Prrafodelista"/>
              <w:numPr>
                <w:ilvl w:val="0"/>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Reasignación </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Despacho </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Rectificación de Oficio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Rectificación Electrónica</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Legajo</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Paquetes</w:t>
            </w:r>
          </w:p>
          <w:p w:rsidR="00F73AA6" w:rsidRPr="004B4A96" w:rsidRDefault="00F73AA6" w:rsidP="00626B50">
            <w:pPr>
              <w:pStyle w:val="Prrafodelista"/>
              <w:numPr>
                <w:ilvl w:val="0"/>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Rectificación</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Evaluación de Rectificación Electrónica</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Modificación de Rectificación Electrónica</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Rechazo de Rectificación Electrónica</w:t>
            </w:r>
          </w:p>
          <w:p w:rsidR="00F73AA6" w:rsidRPr="004B4A96" w:rsidRDefault="00F73AA6" w:rsidP="00626B50">
            <w:pPr>
              <w:pStyle w:val="Prrafodelista"/>
              <w:numPr>
                <w:ilvl w:val="1"/>
                <w:numId w:val="31"/>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Recuperación de Rectificación Electrónica</w:t>
            </w:r>
          </w:p>
          <w:p w:rsidR="00A41A1D" w:rsidRPr="004B4A96" w:rsidRDefault="00F73AA6" w:rsidP="00626B50">
            <w:pPr>
              <w:pStyle w:val="Prrafodelista"/>
              <w:numPr>
                <w:ilvl w:val="1"/>
                <w:numId w:val="31"/>
              </w:numPr>
              <w:tabs>
                <w:tab w:val="center" w:pos="1135"/>
              </w:tabs>
              <w:rPr>
                <w:rFonts w:ascii="Arial Narrow" w:hAnsi="Arial Narrow" w:cs="Arial"/>
                <w:sz w:val="20"/>
                <w:szCs w:val="20"/>
              </w:rPr>
            </w:pPr>
            <w:r w:rsidRPr="004B4A96">
              <w:rPr>
                <w:rFonts w:ascii="Arial Narrow" w:hAnsi="Arial Narrow" w:cs="Arial"/>
                <w:color w:val="000000" w:themeColor="text1"/>
                <w:sz w:val="20"/>
                <w:szCs w:val="20"/>
              </w:rPr>
              <w:t>Rectificación de oficio</w:t>
            </w:r>
          </w:p>
          <w:p w:rsidR="0067513E" w:rsidRPr="004B4A96" w:rsidRDefault="0067513E" w:rsidP="0067513E">
            <w:p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Se debe crear el perfil y rol del </w:t>
            </w:r>
            <w:r w:rsidR="00B15967" w:rsidRPr="004B4A96">
              <w:rPr>
                <w:rFonts w:ascii="Arial Narrow" w:hAnsi="Arial Narrow" w:cs="Arial"/>
                <w:color w:val="000000" w:themeColor="text1"/>
                <w:sz w:val="20"/>
                <w:szCs w:val="20"/>
              </w:rPr>
              <w:t xml:space="preserve">Supervisor </w:t>
            </w:r>
            <w:r w:rsidRPr="004B4A96">
              <w:rPr>
                <w:rFonts w:ascii="Arial Narrow" w:hAnsi="Arial Narrow" w:cs="Arial"/>
                <w:color w:val="000000" w:themeColor="text1"/>
                <w:sz w:val="20"/>
                <w:szCs w:val="20"/>
              </w:rPr>
              <w:t>del Régimen de Envío de Entrega Rápida (</w:t>
            </w:r>
            <w:r w:rsidRPr="004B4A96">
              <w:rPr>
                <w:rFonts w:ascii="Arial Narrow" w:hAnsi="Arial Narrow" w:cs="Arial"/>
                <w:b/>
                <w:color w:val="000000" w:themeColor="text1"/>
                <w:sz w:val="20"/>
                <w:szCs w:val="20"/>
              </w:rPr>
              <w:t>SDA-EER-PF_</w:t>
            </w:r>
            <w:r w:rsidR="00B15967" w:rsidRPr="004B4A96">
              <w:rPr>
                <w:rFonts w:ascii="Arial Narrow" w:hAnsi="Arial Narrow" w:cs="Arial"/>
                <w:b/>
                <w:color w:val="000000" w:themeColor="text1"/>
                <w:sz w:val="20"/>
                <w:szCs w:val="20"/>
              </w:rPr>
              <w:t>SUP</w:t>
            </w:r>
            <w:r w:rsidRPr="004B4A96">
              <w:rPr>
                <w:rFonts w:ascii="Arial Narrow" w:hAnsi="Arial Narrow" w:cs="Arial"/>
                <w:b/>
                <w:color w:val="000000" w:themeColor="text1"/>
                <w:sz w:val="20"/>
                <w:szCs w:val="20"/>
              </w:rPr>
              <w:t>_OP y SDA-EER-RL_</w:t>
            </w:r>
            <w:r w:rsidR="00B15967" w:rsidRPr="004B4A96">
              <w:rPr>
                <w:rFonts w:ascii="Arial Narrow" w:hAnsi="Arial Narrow" w:cs="Arial"/>
                <w:b/>
                <w:color w:val="000000" w:themeColor="text1"/>
                <w:sz w:val="20"/>
                <w:szCs w:val="20"/>
              </w:rPr>
              <w:t>SUP</w:t>
            </w:r>
            <w:r w:rsidRPr="004B4A96">
              <w:rPr>
                <w:rFonts w:ascii="Arial Narrow" w:hAnsi="Arial Narrow" w:cs="Arial"/>
                <w:b/>
                <w:color w:val="000000" w:themeColor="text1"/>
                <w:sz w:val="20"/>
                <w:szCs w:val="20"/>
              </w:rPr>
              <w:t>_OP</w:t>
            </w:r>
            <w:r w:rsidRPr="004B4A96">
              <w:rPr>
                <w:rFonts w:ascii="Arial Narrow" w:hAnsi="Arial Narrow" w:cs="Arial"/>
                <w:color w:val="000000" w:themeColor="text1"/>
                <w:sz w:val="20"/>
                <w:szCs w:val="20"/>
              </w:rPr>
              <w:t xml:space="preserve">), y se le deberá asignar las siguientes opciones del menú (ver </w:t>
            </w:r>
            <w:r w:rsidRPr="004B4A96">
              <w:rPr>
                <w:rFonts w:ascii="Arial Narrow" w:hAnsi="Arial Narrow" w:cs="Arial"/>
                <w:b/>
                <w:color w:val="000000" w:themeColor="text1"/>
                <w:sz w:val="20"/>
                <w:szCs w:val="20"/>
              </w:rPr>
              <w:t>ANEXO 06, ANEXO 09 y ANEXO 10</w:t>
            </w:r>
            <w:r w:rsidRPr="004B4A96">
              <w:rPr>
                <w:rFonts w:ascii="Arial Narrow" w:hAnsi="Arial Narrow" w:cs="Arial"/>
                <w:color w:val="000000" w:themeColor="text1"/>
                <w:sz w:val="20"/>
                <w:szCs w:val="20"/>
              </w:rPr>
              <w:t>):</w:t>
            </w:r>
          </w:p>
          <w:p w:rsidR="0067513E" w:rsidRPr="004B4A96" w:rsidRDefault="0067513E" w:rsidP="00626B50">
            <w:pPr>
              <w:pStyle w:val="Prrafodelista"/>
              <w:numPr>
                <w:ilvl w:val="0"/>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lastRenderedPageBreak/>
              <w:t>Consultas</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De una declaración</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De Mercancías en Abandono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Ingreso/Salida de Almacenes Aduaneros</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Salida de Terminal Portuario/Aeroportuario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Condiciones para Asignar Canal</w:t>
            </w:r>
          </w:p>
          <w:p w:rsidR="0067513E" w:rsidRPr="004B4A96" w:rsidRDefault="0067513E" w:rsidP="00626B50">
            <w:pPr>
              <w:pStyle w:val="Prrafodelista"/>
              <w:numPr>
                <w:ilvl w:val="0"/>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Mantenimiento de Criterios</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Parámetros para el Sorteo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Modificar parámetros del Sorteo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Consulta de Parámetros para el Sorteo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Catálogo de funcionarios </w:t>
            </w:r>
          </w:p>
          <w:p w:rsidR="0067513E" w:rsidRPr="004B4A96" w:rsidRDefault="0067513E" w:rsidP="00626B50">
            <w:pPr>
              <w:pStyle w:val="Prrafodelista"/>
              <w:numPr>
                <w:ilvl w:val="0"/>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Asignación Individual  </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Despacho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Rectificación de Oficio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Rectificación Electrónica</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Legajo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Reporte por Motivo de Asignación</w:t>
            </w:r>
          </w:p>
          <w:p w:rsidR="0067513E" w:rsidRPr="004B4A96" w:rsidRDefault="0067513E" w:rsidP="00626B50">
            <w:pPr>
              <w:pStyle w:val="Prrafodelista"/>
              <w:numPr>
                <w:ilvl w:val="0"/>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Asignación en Bloque</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Optimización de Paquetes</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Consulta de Paquetes Formados</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Lugar de Coordinación</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Reporte de asignación en bloque</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Reporte de Riesgo por Declaración</w:t>
            </w:r>
          </w:p>
          <w:p w:rsidR="0067513E" w:rsidRPr="004B4A96" w:rsidRDefault="0067513E" w:rsidP="00626B50">
            <w:pPr>
              <w:pStyle w:val="Prrafodelista"/>
              <w:numPr>
                <w:ilvl w:val="0"/>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Reasignación </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 xml:space="preserve">Despacho </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Rectificación de Oficio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Rectificación Electrónica</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Solicitud de Legajo</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Paquetes</w:t>
            </w:r>
          </w:p>
          <w:p w:rsidR="0067513E" w:rsidRPr="004B4A96" w:rsidRDefault="0067513E" w:rsidP="00626B50">
            <w:pPr>
              <w:pStyle w:val="Prrafodelista"/>
              <w:numPr>
                <w:ilvl w:val="0"/>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Rectificación</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Evaluación de Rectificación Electrónica</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Modificación de Rectificación Electrónica</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Rechazo de Rectificación Electrónica</w:t>
            </w:r>
          </w:p>
          <w:p w:rsidR="0067513E" w:rsidRPr="004B4A96" w:rsidRDefault="0067513E" w:rsidP="00626B50">
            <w:pPr>
              <w:pStyle w:val="Prrafodelista"/>
              <w:numPr>
                <w:ilvl w:val="1"/>
                <w:numId w:val="38"/>
              </w:numPr>
              <w:tabs>
                <w:tab w:val="center" w:pos="1135"/>
              </w:tabs>
              <w:rPr>
                <w:rFonts w:ascii="Arial Narrow" w:hAnsi="Arial Narrow" w:cs="Arial"/>
                <w:color w:val="000000" w:themeColor="text1"/>
                <w:sz w:val="20"/>
                <w:szCs w:val="20"/>
              </w:rPr>
            </w:pPr>
            <w:r w:rsidRPr="004B4A96">
              <w:rPr>
                <w:rFonts w:ascii="Arial Narrow" w:hAnsi="Arial Narrow" w:cs="Arial"/>
                <w:color w:val="000000" w:themeColor="text1"/>
                <w:sz w:val="20"/>
                <w:szCs w:val="20"/>
              </w:rPr>
              <w:t>Recuperación de Rectificación Electrónica</w:t>
            </w:r>
          </w:p>
          <w:p w:rsidR="00FB2D06" w:rsidRPr="004B4A96" w:rsidRDefault="0067513E" w:rsidP="00626B50">
            <w:pPr>
              <w:pStyle w:val="Prrafodelista"/>
              <w:numPr>
                <w:ilvl w:val="1"/>
                <w:numId w:val="38"/>
              </w:numPr>
              <w:tabs>
                <w:tab w:val="center" w:pos="1135"/>
              </w:tabs>
              <w:rPr>
                <w:rFonts w:ascii="Arial Narrow" w:hAnsi="Arial Narrow" w:cs="Arial"/>
                <w:sz w:val="20"/>
                <w:szCs w:val="20"/>
              </w:rPr>
            </w:pPr>
            <w:r w:rsidRPr="004B4A96">
              <w:rPr>
                <w:rFonts w:ascii="Arial Narrow" w:hAnsi="Arial Narrow" w:cs="Arial"/>
                <w:color w:val="000000" w:themeColor="text1"/>
                <w:sz w:val="20"/>
                <w:szCs w:val="20"/>
              </w:rPr>
              <w:t>Rectificación de oficio</w:t>
            </w:r>
          </w:p>
        </w:tc>
        <w:tc>
          <w:tcPr>
            <w:tcW w:w="851" w:type="dxa"/>
          </w:tcPr>
          <w:p w:rsidR="00A41A1D" w:rsidRPr="004B4A96" w:rsidRDefault="004979FC" w:rsidP="00D93D6F">
            <w:pPr>
              <w:rPr>
                <w:rFonts w:ascii="Arial Narrow" w:hAnsi="Arial Narrow" w:cs="Arial"/>
                <w:sz w:val="20"/>
                <w:szCs w:val="20"/>
              </w:rPr>
            </w:pPr>
            <w:r w:rsidRPr="004B4A96">
              <w:rPr>
                <w:rFonts w:ascii="Arial Narrow" w:hAnsi="Arial Narrow" w:cs="Arial"/>
                <w:sz w:val="20"/>
                <w:szCs w:val="20"/>
              </w:rPr>
              <w:lastRenderedPageBreak/>
              <w:t>RIN50</w:t>
            </w:r>
          </w:p>
          <w:p w:rsidR="002C5635" w:rsidRPr="004B4A96" w:rsidRDefault="002C5635" w:rsidP="00D93D6F">
            <w:pPr>
              <w:rPr>
                <w:rFonts w:ascii="Arial Narrow" w:hAnsi="Arial Narrow" w:cs="Arial"/>
                <w:sz w:val="20"/>
                <w:szCs w:val="20"/>
              </w:rPr>
            </w:pPr>
            <w:r w:rsidRPr="004B4A96">
              <w:rPr>
                <w:rFonts w:ascii="Arial Narrow" w:hAnsi="Arial Narrow" w:cs="Arial"/>
                <w:sz w:val="20"/>
                <w:szCs w:val="20"/>
              </w:rPr>
              <w:t>RF2</w:t>
            </w:r>
            <w:r w:rsidR="008F28EF" w:rsidRPr="004B4A96">
              <w:rPr>
                <w:rFonts w:ascii="Arial Narrow" w:hAnsi="Arial Narrow" w:cs="Arial"/>
                <w:sz w:val="20"/>
                <w:szCs w:val="20"/>
              </w:rPr>
              <w:t>, RF3</w:t>
            </w:r>
          </w:p>
        </w:tc>
        <w:tc>
          <w:tcPr>
            <w:tcW w:w="1417" w:type="dxa"/>
          </w:tcPr>
          <w:p w:rsidR="00A41A1D" w:rsidRPr="00F37CBD" w:rsidRDefault="009B2EDB" w:rsidP="00D93D6F">
            <w:pPr>
              <w:rPr>
                <w:rFonts w:ascii="Arial Narrow" w:hAnsi="Arial Narrow" w:cs="Arial"/>
                <w:sz w:val="20"/>
                <w:szCs w:val="20"/>
              </w:rPr>
            </w:pPr>
            <w:r w:rsidRPr="004B4A96">
              <w:rPr>
                <w:rFonts w:ascii="Arial Narrow" w:hAnsi="Arial Narrow" w:cs="Arial"/>
                <w:sz w:val="20"/>
                <w:szCs w:val="20"/>
              </w:rPr>
              <w:t>4</w:t>
            </w:r>
          </w:p>
        </w:tc>
      </w:tr>
    </w:tbl>
    <w:p w:rsidR="001805C6" w:rsidRDefault="001805C6" w:rsidP="00062D89">
      <w:pPr>
        <w:pStyle w:val="Ttulo3"/>
        <w:numPr>
          <w:ilvl w:val="0"/>
          <w:numId w:val="0"/>
        </w:numPr>
        <w:sectPr w:rsidR="001805C6" w:rsidSect="001805C6">
          <w:pgSz w:w="16840" w:h="11907" w:orient="landscape" w:code="9"/>
          <w:pgMar w:top="1106" w:right="1418" w:bottom="1418" w:left="1559" w:header="709" w:footer="709" w:gutter="0"/>
          <w:cols w:space="708"/>
          <w:docGrid w:linePitch="360"/>
        </w:sectPr>
      </w:pPr>
      <w:bookmarkStart w:id="45" w:name="_Toc52788284"/>
      <w:bookmarkStart w:id="46" w:name="_Toc169932802"/>
    </w:p>
    <w:p w:rsidR="00245C4A" w:rsidRDefault="00CF2B13" w:rsidP="00245C4A">
      <w:pPr>
        <w:pStyle w:val="Ttulo3"/>
      </w:pPr>
      <w:r>
        <w:lastRenderedPageBreak/>
        <w:t xml:space="preserve">Especificación </w:t>
      </w:r>
      <w:r w:rsidR="00245C4A">
        <w:t xml:space="preserve">de </w:t>
      </w:r>
      <w:r>
        <w:t xml:space="preserve">los </w:t>
      </w:r>
      <w:r w:rsidR="00245C4A">
        <w:t xml:space="preserve">Casos de Uso </w:t>
      </w:r>
      <w:bookmarkEnd w:id="45"/>
      <w:bookmarkEnd w:id="46"/>
    </w:p>
    <w:p w:rsidR="00245C4A" w:rsidRDefault="00245C4A" w:rsidP="00245C4A">
      <w:pPr>
        <w:tabs>
          <w:tab w:val="left" w:pos="1276"/>
        </w:tabs>
        <w:rPr>
          <w:color w:val="008000"/>
          <w:sz w:val="20"/>
        </w:rPr>
      </w:pPr>
    </w:p>
    <w:p w:rsidR="00245C4A" w:rsidRPr="00E441BA" w:rsidRDefault="00245C4A" w:rsidP="001A535E">
      <w:pPr>
        <w:pStyle w:val="Ttulo4"/>
      </w:pPr>
      <w:r w:rsidRPr="00E441BA">
        <w:t>Actores del Sistema</w:t>
      </w:r>
    </w:p>
    <w:p w:rsidR="00245C4A" w:rsidRPr="00E441BA" w:rsidRDefault="00245C4A" w:rsidP="00245C4A">
      <w:pPr>
        <w:tabs>
          <w:tab w:val="left" w:pos="1418"/>
        </w:tabs>
        <w:ind w:left="862"/>
        <w:rPr>
          <w:sz w:val="20"/>
        </w:rPr>
      </w:pPr>
      <w:r w:rsidRPr="00E441BA">
        <w:rPr>
          <w:sz w:val="20"/>
        </w:rPr>
        <w:t xml:space="preserve">Se elabora el cuadro con la descripción de cada Actor del sistema </w:t>
      </w: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3402"/>
        <w:gridCol w:w="5387"/>
      </w:tblGrid>
      <w:tr w:rsidR="00D07FCD" w:rsidRPr="005C403B" w:rsidTr="00FE15AA">
        <w:trPr>
          <w:trHeight w:val="70"/>
        </w:trPr>
        <w:tc>
          <w:tcPr>
            <w:tcW w:w="709" w:type="dxa"/>
            <w:shd w:val="clear" w:color="auto" w:fill="C0C0C0"/>
          </w:tcPr>
          <w:p w:rsidR="00D07FCD" w:rsidRPr="005C403B" w:rsidRDefault="00385A5E" w:rsidP="00385A5E">
            <w:pPr>
              <w:keepLines/>
              <w:widowControl w:val="0"/>
              <w:spacing w:after="120" w:line="240" w:lineRule="atLeast"/>
              <w:jc w:val="center"/>
              <w:rPr>
                <w:rFonts w:ascii="Arial Narrow" w:hAnsi="Arial Narrow" w:cs="Arial"/>
                <w:szCs w:val="22"/>
                <w:lang w:val="es-ES_tradnl" w:eastAsia="en-US"/>
              </w:rPr>
            </w:pPr>
            <w:proofErr w:type="spellStart"/>
            <w:r w:rsidRPr="005C403B">
              <w:rPr>
                <w:rFonts w:ascii="Arial Narrow" w:hAnsi="Arial Narrow" w:cs="Arial"/>
                <w:szCs w:val="22"/>
                <w:lang w:val="es-ES_tradnl" w:eastAsia="en-US"/>
              </w:rPr>
              <w:t>Nro</w:t>
            </w:r>
            <w:proofErr w:type="spellEnd"/>
          </w:p>
        </w:tc>
        <w:tc>
          <w:tcPr>
            <w:tcW w:w="3402"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Actor del sistema</w:t>
            </w:r>
          </w:p>
        </w:tc>
        <w:tc>
          <w:tcPr>
            <w:tcW w:w="5387"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Descripción</w:t>
            </w:r>
          </w:p>
        </w:tc>
      </w:tr>
      <w:tr w:rsidR="00001649" w:rsidRPr="005C403B" w:rsidTr="00D0171C">
        <w:trPr>
          <w:trHeight w:val="152"/>
        </w:trPr>
        <w:tc>
          <w:tcPr>
            <w:tcW w:w="709" w:type="dxa"/>
          </w:tcPr>
          <w:p w:rsidR="00001649" w:rsidRPr="005C403B" w:rsidRDefault="00001649" w:rsidP="00EF6966">
            <w:pPr>
              <w:keepLines/>
              <w:widowControl w:val="0"/>
              <w:numPr>
                <w:ilvl w:val="0"/>
                <w:numId w:val="64"/>
              </w:numPr>
              <w:spacing w:after="120" w:line="240" w:lineRule="atLeast"/>
              <w:jc w:val="left"/>
              <w:rPr>
                <w:rFonts w:ascii="Arial Narrow" w:hAnsi="Arial Narrow" w:cs="Arial"/>
                <w:szCs w:val="22"/>
                <w:lang w:val="es-ES_tradnl" w:eastAsia="en-US"/>
              </w:rPr>
            </w:pPr>
          </w:p>
        </w:tc>
        <w:tc>
          <w:tcPr>
            <w:tcW w:w="3402" w:type="dxa"/>
          </w:tcPr>
          <w:p w:rsidR="00001649" w:rsidRPr="005C403B" w:rsidRDefault="00001649" w:rsidP="00001649">
            <w:pPr>
              <w:keepLines/>
              <w:widowControl w:val="0"/>
              <w:spacing w:after="120" w:line="240" w:lineRule="atLeast"/>
              <w:rPr>
                <w:rFonts w:ascii="Arial Narrow" w:hAnsi="Arial Narrow" w:cs="Arial"/>
                <w:szCs w:val="22"/>
                <w:lang w:val="es-ES_tradnl" w:eastAsia="en-US"/>
              </w:rPr>
            </w:pPr>
            <w:r w:rsidRPr="005C403B">
              <w:rPr>
                <w:rFonts w:ascii="Arial Narrow" w:hAnsi="Arial Narrow"/>
                <w:szCs w:val="22"/>
              </w:rPr>
              <w:t>Funcionario aduanero</w:t>
            </w:r>
          </w:p>
        </w:tc>
        <w:tc>
          <w:tcPr>
            <w:tcW w:w="5387" w:type="dxa"/>
          </w:tcPr>
          <w:p w:rsidR="00001649" w:rsidRPr="005C403B" w:rsidRDefault="00001649" w:rsidP="00001649">
            <w:pPr>
              <w:keepLines/>
              <w:widowControl w:val="0"/>
              <w:spacing w:after="120" w:line="240" w:lineRule="atLeast"/>
              <w:rPr>
                <w:rFonts w:ascii="Arial Narrow" w:hAnsi="Arial Narrow" w:cs="Arial"/>
                <w:szCs w:val="22"/>
                <w:lang w:val="es-ES_tradnl" w:eastAsia="en-US"/>
              </w:rPr>
            </w:pPr>
            <w:r>
              <w:rPr>
                <w:rFonts w:ascii="Arial Narrow" w:hAnsi="Arial Narrow"/>
                <w:szCs w:val="22"/>
                <w:lang w:eastAsia="es-PE"/>
              </w:rPr>
              <w:t>E</w:t>
            </w:r>
            <w:r w:rsidRPr="005C403B">
              <w:rPr>
                <w:rFonts w:ascii="Arial Narrow" w:hAnsi="Arial Narrow"/>
                <w:szCs w:val="22"/>
                <w:lang w:eastAsia="es-PE"/>
              </w:rPr>
              <w:t>ncargado de validar y registrar las transacciones de numeración e incorporación enviadas por la ESER.</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001649" w:rsidRDefault="00001649" w:rsidP="00EF6966">
            <w:pPr>
              <w:keepLines/>
              <w:widowControl w:val="0"/>
              <w:numPr>
                <w:ilvl w:val="0"/>
                <w:numId w:val="64"/>
              </w:numPr>
              <w:spacing w:after="120" w:line="240" w:lineRule="atLeast"/>
              <w:jc w:val="left"/>
              <w:rPr>
                <w:rFonts w:ascii="Arial Narrow" w:hAnsi="Arial Narrow" w:cs="Arial"/>
                <w:szCs w:val="22"/>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de salida</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que norma o despacha regímenes de salida.</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gestor de unidades de despacho de una aduana.</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 xml:space="preserve">Funcionario aduanero responsable de regímenes de salida </w:t>
            </w:r>
            <w:r w:rsidR="007063C1" w:rsidRPr="007063C1">
              <w:rPr>
                <w:rFonts w:ascii="Arial Narrow" w:hAnsi="Arial Narrow" w:cs="Arial"/>
                <w:szCs w:val="22"/>
                <w:highlight w:val="green"/>
                <w:lang w:val="es-ES_tradnl" w:eastAsia="en-US"/>
              </w:rPr>
              <w:t>y especiales</w:t>
            </w:r>
            <w:r w:rsidR="007063C1">
              <w:rPr>
                <w:rFonts w:ascii="Arial Narrow" w:hAnsi="Arial Narrow" w:cs="Arial"/>
                <w:szCs w:val="22"/>
                <w:highlight w:val="yellow"/>
                <w:lang w:val="es-ES_tradnl" w:eastAsia="en-US"/>
              </w:rPr>
              <w:t xml:space="preserve"> </w:t>
            </w:r>
            <w:r w:rsidRPr="00BC29BF">
              <w:rPr>
                <w:rFonts w:ascii="Arial Narrow" w:hAnsi="Arial Narrow" w:cs="Arial"/>
                <w:szCs w:val="22"/>
                <w:highlight w:val="yellow"/>
                <w:lang w:val="es-ES_tradnl" w:eastAsia="en-US"/>
              </w:rPr>
              <w:t xml:space="preserve">de una aduana. Está a cargo de uno o más regímenes de salida. Crea, modifica o anula </w:t>
            </w:r>
            <w:r w:rsidR="007063C1">
              <w:rPr>
                <w:rFonts w:ascii="Arial Narrow" w:hAnsi="Arial Narrow" w:cs="Arial"/>
                <w:szCs w:val="22"/>
                <w:highlight w:val="yellow"/>
                <w:lang w:val="es-ES_tradnl" w:eastAsia="en-US"/>
              </w:rPr>
              <w:t xml:space="preserve">unidades de despacho por aduana </w:t>
            </w:r>
            <w:r w:rsidR="007063C1" w:rsidRPr="007063C1">
              <w:rPr>
                <w:rFonts w:ascii="Arial Narrow" w:hAnsi="Arial Narrow" w:cs="Arial"/>
                <w:szCs w:val="22"/>
                <w:highlight w:val="green"/>
                <w:lang w:val="es-ES_tradnl" w:eastAsia="en-US"/>
              </w:rPr>
              <w:t>(requerido para MUA)</w:t>
            </w:r>
            <w:r w:rsidR="007063C1">
              <w:rPr>
                <w:rFonts w:ascii="Arial Narrow" w:hAnsi="Arial Narrow" w:cs="Arial"/>
                <w:szCs w:val="22"/>
                <w:highlight w:val="green"/>
                <w:lang w:val="es-ES_tradnl" w:eastAsia="en-US"/>
              </w:rPr>
              <w:t>.</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responsable de las unidades de despacho de una aduana.</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responsable de los turnos, zonas de reconocimiento, asignar responsable de turno de una u</w:t>
            </w:r>
            <w:r w:rsidR="007063C1">
              <w:rPr>
                <w:rFonts w:ascii="Arial Narrow" w:hAnsi="Arial Narrow" w:cs="Arial"/>
                <w:szCs w:val="22"/>
                <w:highlight w:val="yellow"/>
                <w:lang w:val="es-ES_tradnl" w:eastAsia="en-US"/>
              </w:rPr>
              <w:t xml:space="preserve">nidad de despacho de una aduana </w:t>
            </w:r>
            <w:r w:rsidR="007063C1" w:rsidRPr="007063C1">
              <w:rPr>
                <w:rFonts w:ascii="Arial Narrow" w:hAnsi="Arial Narrow" w:cs="Arial"/>
                <w:szCs w:val="22"/>
                <w:highlight w:val="green"/>
                <w:lang w:val="es-ES_tradnl" w:eastAsia="en-US"/>
              </w:rPr>
              <w:t>(requerido para MUA)</w:t>
            </w:r>
            <w:r w:rsidR="007063C1">
              <w:rPr>
                <w:rFonts w:ascii="Arial Narrow" w:hAnsi="Arial Narrow" w:cs="Arial"/>
                <w:szCs w:val="22"/>
                <w:highlight w:val="green"/>
                <w:lang w:val="es-ES_tradnl" w:eastAsia="en-US"/>
              </w:rPr>
              <w:t>.</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encargado de asignar funcionario para atención de solicitudes y reconocimiento físico.</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encargado de asignar funcionarios para atención de solicitudes o re</w:t>
            </w:r>
            <w:r w:rsidR="007063C1">
              <w:rPr>
                <w:rFonts w:ascii="Arial Narrow" w:hAnsi="Arial Narrow" w:cs="Arial"/>
                <w:szCs w:val="22"/>
                <w:highlight w:val="yellow"/>
                <w:lang w:val="es-ES_tradnl" w:eastAsia="en-US"/>
              </w:rPr>
              <w:t xml:space="preserve">alizar el reconocimiento físico </w:t>
            </w:r>
            <w:r w:rsidR="007063C1" w:rsidRPr="007063C1">
              <w:rPr>
                <w:rFonts w:ascii="Arial Narrow" w:hAnsi="Arial Narrow" w:cs="Arial"/>
                <w:szCs w:val="22"/>
                <w:highlight w:val="green"/>
                <w:lang w:val="es-ES_tradnl" w:eastAsia="en-US"/>
              </w:rPr>
              <w:t>(requerido para MUA)</w:t>
            </w:r>
            <w:r w:rsidR="007063C1">
              <w:rPr>
                <w:rFonts w:ascii="Arial Narrow" w:hAnsi="Arial Narrow" w:cs="Arial"/>
                <w:szCs w:val="22"/>
                <w:highlight w:val="green"/>
                <w:lang w:val="es-ES_tradnl" w:eastAsia="en-US"/>
              </w:rPr>
              <w:t>.</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que atiende solicitudes o realiza el reconocimiento físico.</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aduanero encargado de atender solicitudes o re</w:t>
            </w:r>
            <w:r w:rsidR="007063C1">
              <w:rPr>
                <w:rFonts w:ascii="Arial Narrow" w:hAnsi="Arial Narrow" w:cs="Arial"/>
                <w:szCs w:val="22"/>
                <w:highlight w:val="yellow"/>
                <w:lang w:val="es-ES_tradnl" w:eastAsia="en-US"/>
              </w:rPr>
              <w:t xml:space="preserve">alizar el reconocimiento físico </w:t>
            </w:r>
            <w:r w:rsidR="007063C1" w:rsidRPr="007063C1">
              <w:rPr>
                <w:rFonts w:ascii="Arial Narrow" w:hAnsi="Arial Narrow" w:cs="Arial"/>
                <w:szCs w:val="22"/>
                <w:highlight w:val="green"/>
                <w:lang w:val="es-ES_tradnl" w:eastAsia="en-US"/>
              </w:rPr>
              <w:t>(requerido para MUA)</w:t>
            </w:r>
            <w:r w:rsidR="007063C1">
              <w:rPr>
                <w:rFonts w:ascii="Arial Narrow" w:hAnsi="Arial Narrow" w:cs="Arial"/>
                <w:szCs w:val="22"/>
                <w:highlight w:val="green"/>
                <w:lang w:val="es-ES_tradnl" w:eastAsia="en-US"/>
              </w:rPr>
              <w:t>.</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normativo</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Funcionario de consulta para el usuario normativo.</w:t>
            </w:r>
            <w:r w:rsidR="007063C1">
              <w:rPr>
                <w:rFonts w:ascii="Arial Narrow" w:hAnsi="Arial Narrow" w:cs="Arial"/>
                <w:szCs w:val="22"/>
                <w:highlight w:val="yellow"/>
                <w:lang w:val="es-ES_tradnl" w:eastAsia="en-US"/>
              </w:rPr>
              <w:t xml:space="preserve"> </w:t>
            </w:r>
            <w:r w:rsidR="007063C1" w:rsidRPr="007063C1">
              <w:rPr>
                <w:rFonts w:ascii="Arial Narrow" w:hAnsi="Arial Narrow" w:cs="Arial"/>
                <w:szCs w:val="22"/>
                <w:highlight w:val="green"/>
                <w:lang w:val="es-ES_tradnl" w:eastAsia="en-US"/>
              </w:rPr>
              <w:t>(</w:t>
            </w:r>
            <w:proofErr w:type="gramStart"/>
            <w:r w:rsidR="007063C1" w:rsidRPr="007063C1">
              <w:rPr>
                <w:rFonts w:ascii="Arial Narrow" w:hAnsi="Arial Narrow" w:cs="Arial"/>
                <w:szCs w:val="22"/>
                <w:highlight w:val="green"/>
                <w:lang w:val="es-ES_tradnl" w:eastAsia="en-US"/>
              </w:rPr>
              <w:t>requerido</w:t>
            </w:r>
            <w:proofErr w:type="gramEnd"/>
            <w:r w:rsidR="007063C1" w:rsidRPr="007063C1">
              <w:rPr>
                <w:rFonts w:ascii="Arial Narrow" w:hAnsi="Arial Narrow" w:cs="Arial"/>
                <w:szCs w:val="22"/>
                <w:highlight w:val="green"/>
                <w:lang w:val="es-ES_tradnl" w:eastAsia="en-US"/>
              </w:rPr>
              <w:t xml:space="preserve"> para MUA)</w:t>
            </w:r>
            <w:r w:rsidR="007063C1">
              <w:rPr>
                <w:rFonts w:ascii="Arial Narrow" w:hAnsi="Arial Narrow" w:cs="Arial"/>
                <w:szCs w:val="22"/>
                <w:highlight w:val="green"/>
                <w:lang w:val="es-ES_tradnl" w:eastAsia="en-US"/>
              </w:rPr>
              <w:t>.</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Despachador de aduana/OEA</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 xml:space="preserve">Despachador de aduana </w:t>
            </w:r>
            <w:r w:rsidR="007063C1" w:rsidRPr="007063C1">
              <w:rPr>
                <w:rFonts w:ascii="Arial Narrow" w:hAnsi="Arial Narrow" w:cs="Arial"/>
                <w:szCs w:val="22"/>
                <w:highlight w:val="green"/>
                <w:lang w:val="es-ES_tradnl" w:eastAsia="en-US"/>
              </w:rPr>
              <w:t>(requerido para MUA)</w:t>
            </w:r>
            <w:r w:rsidR="007063C1">
              <w:rPr>
                <w:rFonts w:ascii="Arial Narrow" w:hAnsi="Arial Narrow" w:cs="Arial"/>
                <w:szCs w:val="22"/>
                <w:highlight w:val="green"/>
                <w:lang w:val="es-ES_tradnl" w:eastAsia="en-US"/>
              </w:rPr>
              <w:t>.</w:t>
            </w:r>
            <w:r w:rsidRPr="00BC29BF">
              <w:rPr>
                <w:rFonts w:ascii="Arial Narrow" w:hAnsi="Arial Narrow" w:cs="Arial"/>
                <w:szCs w:val="22"/>
                <w:highlight w:val="yellow"/>
                <w:lang w:val="es-ES_tradnl" w:eastAsia="en-US"/>
              </w:rPr>
              <w:t>u OEA.</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Depósito temporal</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Depósito temporal.</w:t>
            </w:r>
            <w:r w:rsidR="007063C1" w:rsidRPr="007063C1">
              <w:rPr>
                <w:rFonts w:ascii="Arial Narrow" w:hAnsi="Arial Narrow" w:cs="Arial"/>
                <w:szCs w:val="22"/>
                <w:highlight w:val="green"/>
                <w:lang w:val="es-ES_tradnl" w:eastAsia="en-US"/>
              </w:rPr>
              <w:t xml:space="preserve"> (</w:t>
            </w:r>
            <w:proofErr w:type="gramStart"/>
            <w:r w:rsidR="007063C1" w:rsidRPr="007063C1">
              <w:rPr>
                <w:rFonts w:ascii="Arial Narrow" w:hAnsi="Arial Narrow" w:cs="Arial"/>
                <w:szCs w:val="22"/>
                <w:highlight w:val="green"/>
                <w:lang w:val="es-ES_tradnl" w:eastAsia="en-US"/>
              </w:rPr>
              <w:t>requerido</w:t>
            </w:r>
            <w:proofErr w:type="gramEnd"/>
            <w:r w:rsidR="007063C1" w:rsidRPr="007063C1">
              <w:rPr>
                <w:rFonts w:ascii="Arial Narrow" w:hAnsi="Arial Narrow" w:cs="Arial"/>
                <w:szCs w:val="22"/>
                <w:highlight w:val="green"/>
                <w:lang w:val="es-ES_tradnl" w:eastAsia="en-US"/>
              </w:rPr>
              <w:t xml:space="preserve"> para MUA)</w:t>
            </w:r>
            <w:r w:rsidR="007063C1">
              <w:rPr>
                <w:rFonts w:ascii="Arial Narrow" w:hAnsi="Arial Narrow" w:cs="Arial"/>
                <w:szCs w:val="22"/>
                <w:highlight w:val="green"/>
                <w:lang w:val="es-ES_tradnl" w:eastAsia="en-US"/>
              </w:rPr>
              <w:t>.</w:t>
            </w:r>
          </w:p>
        </w:tc>
      </w:tr>
      <w:tr w:rsidR="00001649" w:rsidRPr="00BC29BF"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SDA Selección de funcionario de salida</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Sistema que asigna un funcionario para atención de solicitudes o reconocimiento físico de los regímenes de salida</w:t>
            </w:r>
            <w:r w:rsidR="007063C1">
              <w:rPr>
                <w:rFonts w:ascii="Arial Narrow" w:hAnsi="Arial Narrow" w:cs="Arial"/>
                <w:szCs w:val="22"/>
                <w:highlight w:val="yellow"/>
                <w:lang w:val="es-ES_tradnl" w:eastAsia="en-US"/>
              </w:rPr>
              <w:t xml:space="preserve"> y </w:t>
            </w:r>
            <w:r w:rsidR="007063C1" w:rsidRPr="007063C1">
              <w:rPr>
                <w:rFonts w:ascii="Arial Narrow" w:hAnsi="Arial Narrow" w:cs="Arial"/>
                <w:szCs w:val="22"/>
                <w:highlight w:val="green"/>
                <w:lang w:val="es-ES_tradnl" w:eastAsia="en-US"/>
              </w:rPr>
              <w:t>especiales</w:t>
            </w:r>
            <w:r w:rsidRPr="007063C1">
              <w:rPr>
                <w:rFonts w:ascii="Arial Narrow" w:hAnsi="Arial Narrow" w:cs="Arial"/>
                <w:szCs w:val="22"/>
                <w:highlight w:val="green"/>
                <w:lang w:val="es-ES_tradnl" w:eastAsia="en-US"/>
              </w:rPr>
              <w:t>.</w:t>
            </w:r>
            <w:r w:rsidR="007063C1">
              <w:rPr>
                <w:rFonts w:ascii="Arial Narrow" w:hAnsi="Arial Narrow" w:cs="Arial"/>
                <w:szCs w:val="22"/>
                <w:highlight w:val="yellow"/>
                <w:lang w:val="es-ES_tradnl" w:eastAsia="en-US"/>
              </w:rPr>
              <w:t xml:space="preserve"> </w:t>
            </w:r>
            <w:r w:rsidR="007063C1" w:rsidRPr="007063C1">
              <w:rPr>
                <w:rFonts w:ascii="Arial Narrow" w:hAnsi="Arial Narrow" w:cs="Arial"/>
                <w:szCs w:val="22"/>
                <w:highlight w:val="green"/>
                <w:lang w:val="es-ES_tradnl" w:eastAsia="en-US"/>
              </w:rPr>
              <w:t>(</w:t>
            </w:r>
            <w:proofErr w:type="gramStart"/>
            <w:r w:rsidR="007063C1" w:rsidRPr="007063C1">
              <w:rPr>
                <w:rFonts w:ascii="Arial Narrow" w:hAnsi="Arial Narrow" w:cs="Arial"/>
                <w:szCs w:val="22"/>
                <w:highlight w:val="green"/>
                <w:lang w:val="es-ES_tradnl" w:eastAsia="en-US"/>
              </w:rPr>
              <w:t>requerido</w:t>
            </w:r>
            <w:proofErr w:type="gramEnd"/>
            <w:r w:rsidR="007063C1" w:rsidRPr="007063C1">
              <w:rPr>
                <w:rFonts w:ascii="Arial Narrow" w:hAnsi="Arial Narrow" w:cs="Arial"/>
                <w:szCs w:val="22"/>
                <w:highlight w:val="green"/>
                <w:lang w:val="es-ES_tradnl" w:eastAsia="en-US"/>
              </w:rPr>
              <w:t xml:space="preserve"> para MUA)</w:t>
            </w:r>
            <w:r w:rsidR="007063C1">
              <w:rPr>
                <w:rFonts w:ascii="Arial Narrow" w:hAnsi="Arial Narrow" w:cs="Arial"/>
                <w:szCs w:val="22"/>
                <w:highlight w:val="green"/>
                <w:lang w:val="es-ES_tradnl" w:eastAsia="en-US"/>
              </w:rPr>
              <w:t>.</w:t>
            </w:r>
          </w:p>
        </w:tc>
      </w:tr>
      <w:tr w:rsidR="00001649" w:rsidTr="00001649">
        <w:trPr>
          <w:trHeight w:val="70"/>
        </w:trPr>
        <w:tc>
          <w:tcPr>
            <w:tcW w:w="709"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EF6966">
            <w:pPr>
              <w:keepLines/>
              <w:widowControl w:val="0"/>
              <w:numPr>
                <w:ilvl w:val="0"/>
                <w:numId w:val="64"/>
              </w:numPr>
              <w:spacing w:after="120" w:line="240" w:lineRule="atLeast"/>
              <w:jc w:val="left"/>
              <w:rPr>
                <w:rFonts w:ascii="Arial Narrow" w:hAnsi="Arial Narrow" w:cs="Arial"/>
                <w:szCs w:val="22"/>
                <w:highlight w:val="yellow"/>
                <w:lang w:val="es-ES_tradnl" w:eastAsia="en-US"/>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001649" w:rsidRPr="00BC29BF" w:rsidRDefault="00001649" w:rsidP="00001649">
            <w:pPr>
              <w:keepLines/>
              <w:widowControl w:val="0"/>
              <w:spacing w:after="120" w:line="240" w:lineRule="atLeast"/>
              <w:rPr>
                <w:rFonts w:ascii="Arial Narrow" w:hAnsi="Arial Narrow" w:cs="Arial"/>
                <w:szCs w:val="22"/>
                <w:highlight w:val="yellow"/>
                <w:lang w:val="es-ES_tradnl" w:eastAsia="en-US"/>
              </w:rPr>
            </w:pPr>
            <w:r w:rsidRPr="00BC29BF">
              <w:rPr>
                <w:rFonts w:ascii="Arial Narrow" w:hAnsi="Arial Narrow" w:cs="Arial"/>
                <w:szCs w:val="22"/>
                <w:highlight w:val="yellow"/>
                <w:lang w:val="es-ES_tradnl" w:eastAsia="en-US"/>
              </w:rPr>
              <w:t>Tiempo</w:t>
            </w:r>
          </w:p>
        </w:tc>
        <w:tc>
          <w:tcPr>
            <w:tcW w:w="5387" w:type="dxa"/>
            <w:tcBorders>
              <w:top w:val="single" w:sz="4" w:space="0" w:color="auto"/>
              <w:left w:val="single" w:sz="4" w:space="0" w:color="auto"/>
              <w:bottom w:val="single" w:sz="4" w:space="0" w:color="auto"/>
              <w:right w:val="single" w:sz="4" w:space="0" w:color="auto"/>
            </w:tcBorders>
            <w:shd w:val="clear" w:color="auto" w:fill="auto"/>
          </w:tcPr>
          <w:p w:rsidR="00001649" w:rsidRPr="00001649" w:rsidRDefault="00001649" w:rsidP="00001649">
            <w:pPr>
              <w:keepLines/>
              <w:widowControl w:val="0"/>
              <w:spacing w:after="120" w:line="240" w:lineRule="atLeast"/>
              <w:rPr>
                <w:rFonts w:ascii="Arial Narrow" w:hAnsi="Arial Narrow" w:cs="Arial"/>
                <w:szCs w:val="22"/>
                <w:lang w:val="es-ES_tradnl" w:eastAsia="en-US"/>
              </w:rPr>
            </w:pPr>
            <w:r w:rsidRPr="00BC29BF">
              <w:rPr>
                <w:rFonts w:ascii="Arial Narrow" w:hAnsi="Arial Narrow" w:cs="Arial"/>
                <w:szCs w:val="22"/>
                <w:highlight w:val="yellow"/>
                <w:lang w:val="es-ES_tradnl" w:eastAsia="en-US"/>
              </w:rPr>
              <w:t>Actor que ejecuta los procesos automáticos.</w:t>
            </w:r>
            <w:r w:rsidR="007063C1" w:rsidRPr="007063C1">
              <w:rPr>
                <w:rFonts w:ascii="Arial Narrow" w:hAnsi="Arial Narrow" w:cs="Arial"/>
                <w:szCs w:val="22"/>
                <w:highlight w:val="green"/>
                <w:lang w:val="es-ES_tradnl" w:eastAsia="en-US"/>
              </w:rPr>
              <w:t xml:space="preserve"> (</w:t>
            </w:r>
            <w:proofErr w:type="gramStart"/>
            <w:r w:rsidR="007063C1" w:rsidRPr="007063C1">
              <w:rPr>
                <w:rFonts w:ascii="Arial Narrow" w:hAnsi="Arial Narrow" w:cs="Arial"/>
                <w:szCs w:val="22"/>
                <w:highlight w:val="green"/>
                <w:lang w:val="es-ES_tradnl" w:eastAsia="en-US"/>
              </w:rPr>
              <w:t>requerido</w:t>
            </w:r>
            <w:proofErr w:type="gramEnd"/>
            <w:r w:rsidR="007063C1" w:rsidRPr="007063C1">
              <w:rPr>
                <w:rFonts w:ascii="Arial Narrow" w:hAnsi="Arial Narrow" w:cs="Arial"/>
                <w:szCs w:val="22"/>
                <w:highlight w:val="green"/>
                <w:lang w:val="es-ES_tradnl" w:eastAsia="en-US"/>
              </w:rPr>
              <w:t xml:space="preserve"> para MUA)</w:t>
            </w:r>
            <w:r w:rsidR="007063C1">
              <w:rPr>
                <w:rFonts w:ascii="Arial Narrow" w:hAnsi="Arial Narrow" w:cs="Arial"/>
                <w:szCs w:val="22"/>
                <w:highlight w:val="green"/>
                <w:lang w:val="es-ES_tradnl" w:eastAsia="en-US"/>
              </w:rPr>
              <w:t>.</w:t>
            </w:r>
          </w:p>
        </w:tc>
      </w:tr>
    </w:tbl>
    <w:p w:rsidR="00245C4A" w:rsidRPr="005C403B" w:rsidRDefault="00245C4A" w:rsidP="00245C4A">
      <w:pPr>
        <w:tabs>
          <w:tab w:val="left" w:pos="1418"/>
        </w:tabs>
        <w:rPr>
          <w:rFonts w:ascii="Arial Narrow" w:hAnsi="Arial Narrow"/>
          <w:szCs w:val="22"/>
        </w:rPr>
      </w:pPr>
    </w:p>
    <w:p w:rsidR="007F33CF" w:rsidRDefault="007F33CF">
      <w:pPr>
        <w:jc w:val="left"/>
        <w:rPr>
          <w:rFonts w:ascii="Arial Narrow" w:hAnsi="Arial Narrow"/>
          <w:szCs w:val="22"/>
        </w:rPr>
        <w:sectPr w:rsidR="007F33CF" w:rsidSect="00B37DF7">
          <w:pgSz w:w="11907" w:h="16840" w:code="9"/>
          <w:pgMar w:top="1559" w:right="1106" w:bottom="1418" w:left="1418" w:header="709" w:footer="709" w:gutter="0"/>
          <w:cols w:space="708"/>
          <w:docGrid w:linePitch="360"/>
        </w:sectPr>
      </w:pPr>
      <w:r>
        <w:rPr>
          <w:rFonts w:ascii="Arial Narrow" w:hAnsi="Arial Narrow"/>
          <w:szCs w:val="22"/>
        </w:rPr>
        <w:br w:type="page"/>
      </w: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lastRenderedPageBreak/>
        <w:t xml:space="preserve">Diagrama </w:t>
      </w:r>
      <w:r w:rsidR="00245C4A" w:rsidRPr="005C403B">
        <w:rPr>
          <w:rFonts w:ascii="Arial Narrow" w:hAnsi="Arial Narrow"/>
          <w:sz w:val="22"/>
          <w:szCs w:val="22"/>
        </w:rPr>
        <w:t>de Casos de Uso del Sistema (Gráfico)</w:t>
      </w:r>
    </w:p>
    <w:p w:rsidR="007F33CF" w:rsidRDefault="007F33CF" w:rsidP="007F33CF">
      <w:pPr>
        <w:tabs>
          <w:tab w:val="left" w:pos="1418"/>
        </w:tabs>
        <w:jc w:val="center"/>
        <w:rPr>
          <w:rFonts w:ascii="Arial Narrow" w:hAnsi="Arial Narrow" w:cs="Arial"/>
          <w:b/>
          <w:bCs/>
          <w:iCs/>
          <w:szCs w:val="22"/>
        </w:rPr>
      </w:pPr>
      <w:r>
        <w:rPr>
          <w:rFonts w:ascii="Arial Narrow" w:hAnsi="Arial Narrow"/>
          <w:noProof/>
          <w:szCs w:val="22"/>
          <w:lang w:val="es-PE" w:eastAsia="es-PE"/>
        </w:rPr>
        <w:drawing>
          <wp:inline distT="0" distB="0" distL="0" distR="0" wp14:anchorId="61A5A8BA" wp14:editId="2B46DA36">
            <wp:extent cx="8086725" cy="574188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93533" cy="5746723"/>
                    </a:xfrm>
                    <a:prstGeom prst="rect">
                      <a:avLst/>
                    </a:prstGeom>
                    <a:noFill/>
                    <a:ln>
                      <a:noFill/>
                    </a:ln>
                  </pic:spPr>
                </pic:pic>
              </a:graphicData>
            </a:graphic>
          </wp:inline>
        </w:drawing>
      </w:r>
      <w:r>
        <w:rPr>
          <w:rFonts w:ascii="Arial Narrow" w:hAnsi="Arial Narrow"/>
          <w:szCs w:val="22"/>
        </w:rPr>
        <w:br w:type="page"/>
      </w:r>
    </w:p>
    <w:p w:rsidR="007F33CF" w:rsidRDefault="007F33CF" w:rsidP="001A535E">
      <w:pPr>
        <w:pStyle w:val="Ttulo4"/>
        <w:rPr>
          <w:rFonts w:ascii="Arial Narrow" w:hAnsi="Arial Narrow"/>
          <w:sz w:val="22"/>
          <w:szCs w:val="22"/>
        </w:rPr>
        <w:sectPr w:rsidR="007F33CF" w:rsidSect="007F33CF">
          <w:pgSz w:w="16840" w:h="11907" w:orient="landscape" w:code="9"/>
          <w:pgMar w:top="1418" w:right="1559" w:bottom="1106" w:left="1418" w:header="709" w:footer="709" w:gutter="0"/>
          <w:cols w:space="708"/>
          <w:docGrid w:linePitch="360"/>
        </w:sectPr>
      </w:pP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lastRenderedPageBreak/>
        <w:t>Especifica</w:t>
      </w:r>
      <w:r w:rsidR="00F9326E" w:rsidRPr="005C403B">
        <w:rPr>
          <w:rFonts w:ascii="Arial Narrow" w:hAnsi="Arial Narrow"/>
          <w:sz w:val="22"/>
          <w:szCs w:val="22"/>
        </w:rPr>
        <w:t xml:space="preserve">ción </w:t>
      </w:r>
      <w:r w:rsidR="00245C4A" w:rsidRPr="005C403B">
        <w:rPr>
          <w:rFonts w:ascii="Arial Narrow" w:hAnsi="Arial Narrow"/>
          <w:sz w:val="22"/>
          <w:szCs w:val="22"/>
        </w:rPr>
        <w:t>los Casos de Uso del Sistema</w:t>
      </w:r>
    </w:p>
    <w:p w:rsidR="007601C5"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10"/>
        <w:gridCol w:w="3176"/>
        <w:gridCol w:w="5670"/>
      </w:tblGrid>
      <w:tr w:rsidR="003F28A5" w:rsidRPr="00F97D75" w:rsidTr="00976C8B">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rFonts w:eastAsia="Times New Roman"/>
                <w:sz w:val="18"/>
                <w:szCs w:val="18"/>
                <w:highlight w:val="yellow"/>
              </w:rPr>
            </w:pPr>
            <w:r w:rsidRPr="00F97D75">
              <w:rPr>
                <w:rFonts w:eastAsia="Times New Roman"/>
                <w:sz w:val="18"/>
                <w:szCs w:val="18"/>
                <w:highlight w:val="yellow"/>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3F28A5" w:rsidRPr="00F97D75" w:rsidRDefault="00F97D75" w:rsidP="003F28A5">
            <w:pPr>
              <w:rPr>
                <w:rFonts w:cs="Arial"/>
                <w:sz w:val="20"/>
                <w:szCs w:val="20"/>
                <w:highlight w:val="yellow"/>
              </w:rPr>
            </w:pPr>
            <w:r>
              <w:rPr>
                <w:rFonts w:ascii="Arial Narrow" w:hAnsi="Arial Narrow" w:cs="Arial"/>
                <w:sz w:val="20"/>
                <w:szCs w:val="20"/>
                <w:highlight w:val="yellow"/>
              </w:rPr>
              <w:t>CUS01</w:t>
            </w:r>
            <w:r w:rsidR="003F28A5" w:rsidRPr="00F97D75">
              <w:rPr>
                <w:rFonts w:ascii="Arial Narrow" w:hAnsi="Arial Narrow" w:cs="Arial"/>
                <w:sz w:val="20"/>
                <w:szCs w:val="20"/>
                <w:highlight w:val="yellow"/>
              </w:rPr>
              <w:t>-Registrar unidades de despacho</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2. Descripción del Caso de Uso</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F97D75" w:rsidRDefault="003F28A5" w:rsidP="00285123">
            <w:pPr>
              <w:rPr>
                <w:rFonts w:cs="Arial"/>
                <w:sz w:val="20"/>
                <w:szCs w:val="20"/>
                <w:highlight w:val="yellow"/>
              </w:rPr>
            </w:pPr>
            <w:r w:rsidRPr="00F97D75">
              <w:rPr>
                <w:rFonts w:ascii="Arial Narrow" w:hAnsi="Arial Narrow"/>
                <w:sz w:val="20"/>
                <w:szCs w:val="20"/>
                <w:highlight w:val="yellow"/>
              </w:rPr>
              <w:t>Permite registrar y anular unidades de despacho.</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3. Actor(es)</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F97D75" w:rsidRDefault="003F28A5" w:rsidP="00285123">
            <w:pPr>
              <w:rPr>
                <w:rFonts w:ascii="Arial Narrow" w:hAnsi="Arial Narrow"/>
                <w:sz w:val="20"/>
                <w:szCs w:val="20"/>
                <w:highlight w:val="yellow"/>
              </w:rPr>
            </w:pPr>
            <w:r w:rsidRPr="00F97D75">
              <w:rPr>
                <w:rFonts w:ascii="Arial Narrow" w:hAnsi="Arial Narrow"/>
                <w:sz w:val="20"/>
                <w:szCs w:val="20"/>
                <w:highlight w:val="yellow"/>
              </w:rPr>
              <w:t>Funcionario gestor de unidad de despacho.</w:t>
            </w:r>
          </w:p>
          <w:p w:rsidR="003F28A5" w:rsidRPr="00F97D75" w:rsidRDefault="003F28A5" w:rsidP="00285123">
            <w:pPr>
              <w:rPr>
                <w:rFonts w:cs="Arial"/>
                <w:sz w:val="20"/>
                <w:highlight w:val="yellow"/>
              </w:rPr>
            </w:pPr>
            <w:r w:rsidRPr="00F97D75">
              <w:rPr>
                <w:rFonts w:ascii="Arial Narrow" w:hAnsi="Arial Narrow"/>
                <w:sz w:val="20"/>
                <w:szCs w:val="20"/>
                <w:highlight w:val="yellow"/>
              </w:rPr>
              <w:t>Funcionario normativo.</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4. Precondiciones</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F97D75" w:rsidRDefault="003F28A5" w:rsidP="003F28A5">
            <w:pPr>
              <w:rPr>
                <w:rFonts w:ascii="Arial Narrow" w:hAnsi="Arial Narrow"/>
                <w:sz w:val="20"/>
                <w:szCs w:val="20"/>
                <w:highlight w:val="yellow"/>
              </w:rPr>
            </w:pPr>
            <w:r w:rsidRPr="00F97D75">
              <w:rPr>
                <w:rFonts w:ascii="Arial Narrow" w:hAnsi="Arial Narrow"/>
                <w:sz w:val="20"/>
                <w:szCs w:val="20"/>
                <w:highlight w:val="yellow"/>
              </w:rPr>
              <w:t>El usuario se encuentre autenticado en el Portal del Funcionario Aduanero.</w:t>
            </w:r>
          </w:p>
          <w:p w:rsidR="003F28A5" w:rsidRPr="00F97D75" w:rsidRDefault="00AB0FBD" w:rsidP="003F28A5">
            <w:pPr>
              <w:rPr>
                <w:rFonts w:cs="Arial"/>
                <w:sz w:val="20"/>
                <w:highlight w:val="yellow"/>
              </w:rPr>
            </w:pPr>
            <w:r w:rsidRPr="00F97D75">
              <w:rPr>
                <w:rFonts w:ascii="Arial Narrow" w:hAnsi="Arial Narrow"/>
                <w:sz w:val="20"/>
                <w:szCs w:val="20"/>
                <w:highlight w:val="yellow"/>
              </w:rPr>
              <w:t xml:space="preserve">El usuario cuente con los permisos necesarios para poder acceder a esta opción (Ver </w:t>
            </w:r>
            <w:r w:rsidRPr="00F97D75">
              <w:rPr>
                <w:rFonts w:ascii="Arial Narrow" w:hAnsi="Arial Narrow"/>
                <w:b/>
                <w:sz w:val="20"/>
                <w:szCs w:val="20"/>
                <w:highlight w:val="yellow"/>
              </w:rPr>
              <w:t>ANEXO 01</w:t>
            </w:r>
            <w:r w:rsidRPr="00F97D75">
              <w:rPr>
                <w:rFonts w:ascii="Arial Narrow" w:hAnsi="Arial Narrow"/>
                <w:sz w:val="20"/>
                <w:szCs w:val="20"/>
                <w:highlight w:val="yellow"/>
              </w:rPr>
              <w:t>)</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5. Post condiciones</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F97D75" w:rsidRDefault="003F28A5" w:rsidP="003F28A5">
            <w:pPr>
              <w:rPr>
                <w:highlight w:val="yellow"/>
              </w:rPr>
            </w:pPr>
            <w:r w:rsidRPr="00F97D75">
              <w:rPr>
                <w:rFonts w:ascii="Arial Narrow" w:hAnsi="Arial Narrow"/>
                <w:sz w:val="20"/>
                <w:szCs w:val="20"/>
                <w:highlight w:val="yellow"/>
              </w:rPr>
              <w:t>Unidad de despacho registrada, modificada o eliminada.</w:t>
            </w:r>
          </w:p>
        </w:tc>
      </w:tr>
      <w:tr w:rsidR="003F28A5" w:rsidRPr="00F97D75" w:rsidTr="00193FC7">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6. Flujo de eventos *</w:t>
            </w:r>
          </w:p>
        </w:tc>
      </w:tr>
      <w:tr w:rsidR="003F28A5" w:rsidRPr="00F97D75" w:rsidTr="004A5F4F">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Respuesta del Sistema</w:t>
            </w:r>
          </w:p>
        </w:tc>
      </w:tr>
      <w:tr w:rsidR="00083FE7" w:rsidRPr="00F97D75" w:rsidTr="00083FE7">
        <w:tc>
          <w:tcPr>
            <w:tcW w:w="510" w:type="dxa"/>
            <w:tcBorders>
              <w:top w:val="single" w:sz="6" w:space="0" w:color="000000"/>
              <w:left w:val="single" w:sz="6" w:space="0" w:color="000000"/>
              <w:right w:val="single" w:sz="6" w:space="0" w:color="000000"/>
            </w:tcBorders>
          </w:tcPr>
          <w:p w:rsidR="00083FE7" w:rsidRPr="00F97D75" w:rsidRDefault="00083FE7" w:rsidP="00EF6966">
            <w:pPr>
              <w:pStyle w:val="Prrafodelista"/>
              <w:numPr>
                <w:ilvl w:val="0"/>
                <w:numId w:val="42"/>
              </w:numPr>
              <w:ind w:left="356" w:hanging="145"/>
              <w:rPr>
                <w:rFonts w:ascii="Arial Narrow" w:hAnsi="Arial Narrow"/>
                <w:szCs w:val="20"/>
                <w:highlight w:val="yellow"/>
              </w:rPr>
            </w:pPr>
          </w:p>
        </w:tc>
        <w:tc>
          <w:tcPr>
            <w:tcW w:w="3176" w:type="dxa"/>
            <w:tcBorders>
              <w:top w:val="single" w:sz="6" w:space="0" w:color="000000"/>
              <w:left w:val="single" w:sz="6" w:space="0" w:color="000000"/>
              <w:right w:val="single" w:sz="6" w:space="0" w:color="000000"/>
            </w:tcBorders>
          </w:tcPr>
          <w:p w:rsidR="00083FE7" w:rsidRPr="00F97D75" w:rsidRDefault="00083FE7" w:rsidP="007D002F">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ingresa a la opción “Unidades de despacho” del </w:t>
            </w:r>
            <w:commentRangeStart w:id="47"/>
            <w:r w:rsidRPr="00F97D75">
              <w:rPr>
                <w:rFonts w:ascii="Arial Narrow" w:hAnsi="Arial Narrow" w:cs="Arial"/>
                <w:sz w:val="20"/>
                <w:szCs w:val="20"/>
                <w:highlight w:val="yellow"/>
              </w:rPr>
              <w:t xml:space="preserve">grupo </w:t>
            </w:r>
            <w:r w:rsidRPr="007D002F">
              <w:rPr>
                <w:rFonts w:ascii="Arial Narrow" w:hAnsi="Arial Narrow" w:cs="Arial"/>
                <w:sz w:val="20"/>
                <w:szCs w:val="20"/>
                <w:highlight w:val="red"/>
              </w:rPr>
              <w:t>“”</w:t>
            </w:r>
            <w:r w:rsidRPr="00F97D75">
              <w:rPr>
                <w:rFonts w:ascii="Arial Narrow" w:hAnsi="Arial Narrow" w:cs="Arial"/>
                <w:sz w:val="20"/>
                <w:szCs w:val="20"/>
                <w:highlight w:val="yellow"/>
              </w:rPr>
              <w:t xml:space="preserve"> en la pestaña</w:t>
            </w:r>
            <w:commentRangeEnd w:id="47"/>
            <w:r>
              <w:rPr>
                <w:rStyle w:val="Refdecomentario"/>
                <w:rFonts w:cs="Arial"/>
                <w:noProof/>
                <w:lang w:eastAsia="en-US"/>
              </w:rPr>
              <w:commentReference w:id="47"/>
            </w:r>
            <w:r w:rsidRPr="00F97D75">
              <w:rPr>
                <w:rFonts w:ascii="Arial Narrow" w:hAnsi="Arial Narrow" w:cs="Arial"/>
                <w:sz w:val="20"/>
                <w:szCs w:val="20"/>
                <w:highlight w:val="yellow"/>
              </w:rPr>
              <w:t xml:space="preserve"> </w:t>
            </w:r>
            <w:r w:rsidRPr="007D002F">
              <w:rPr>
                <w:rFonts w:ascii="Arial Narrow" w:hAnsi="Arial Narrow" w:cs="Arial"/>
                <w:sz w:val="20"/>
                <w:szCs w:val="20"/>
                <w:highlight w:val="red"/>
              </w:rPr>
              <w:t>“”</w:t>
            </w:r>
            <w:r w:rsidRPr="00F97D75">
              <w:rPr>
                <w:rFonts w:ascii="Arial Narrow" w:hAnsi="Arial Narrow" w:cs="Arial"/>
                <w:sz w:val="20"/>
                <w:szCs w:val="20"/>
                <w:highlight w:val="yellow"/>
              </w:rPr>
              <w:t>; desde el portal del funcionario o la extranet.</w:t>
            </w:r>
          </w:p>
        </w:tc>
        <w:tc>
          <w:tcPr>
            <w:tcW w:w="5670" w:type="dxa"/>
            <w:tcBorders>
              <w:top w:val="single" w:sz="6" w:space="0" w:color="000000"/>
              <w:left w:val="single" w:sz="6" w:space="0" w:color="000000"/>
              <w:right w:val="single" w:sz="6" w:space="0" w:color="000000"/>
            </w:tcBorders>
            <w:hideMark/>
          </w:tcPr>
          <w:p w:rsidR="00083FE7" w:rsidRPr="00F97D75" w:rsidRDefault="00083FE7" w:rsidP="00EF6966">
            <w:pPr>
              <w:pStyle w:val="Prrafodelista"/>
              <w:numPr>
                <w:ilvl w:val="1"/>
                <w:numId w:val="42"/>
              </w:numPr>
              <w:ind w:left="355" w:hanging="355"/>
              <w:rPr>
                <w:rFonts w:ascii="Arial Narrow" w:hAnsi="Arial Narrow"/>
                <w:sz w:val="20"/>
                <w:szCs w:val="20"/>
                <w:highlight w:val="yellow"/>
              </w:rPr>
            </w:pPr>
            <w:r w:rsidRPr="00F97D75">
              <w:rPr>
                <w:rFonts w:ascii="Arial Narrow" w:hAnsi="Arial Narrow"/>
                <w:sz w:val="20"/>
                <w:szCs w:val="20"/>
                <w:highlight w:val="yellow"/>
              </w:rPr>
              <w:t>El sistema muestra la interfaz “IU0</w:t>
            </w:r>
            <w:r>
              <w:rPr>
                <w:rFonts w:ascii="Arial Narrow" w:hAnsi="Arial Narrow"/>
                <w:sz w:val="20"/>
                <w:szCs w:val="20"/>
                <w:highlight w:val="yellow"/>
              </w:rPr>
              <w:t>0</w:t>
            </w:r>
            <w:r w:rsidRPr="00F97D75">
              <w:rPr>
                <w:rFonts w:ascii="Arial Narrow" w:hAnsi="Arial Narrow"/>
                <w:sz w:val="20"/>
                <w:szCs w:val="20"/>
                <w:highlight w:val="yellow"/>
              </w:rPr>
              <w:t>1-Unidades despacho”, con los siguientes campos:</w:t>
            </w:r>
          </w:p>
          <w:p w:rsidR="00083FE7" w:rsidRPr="00F97D75" w:rsidRDefault="00083FE7"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Aduana</w:t>
            </w:r>
            <w:r w:rsidRPr="00F97D75">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083FE7" w:rsidRPr="00F97D75" w:rsidRDefault="00083FE7"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Jefe o Supervisor de régimen</w:t>
            </w:r>
            <w:r>
              <w:rPr>
                <w:rFonts w:ascii="Arial Narrow" w:hAnsi="Arial Narrow"/>
                <w:b/>
                <w:sz w:val="20"/>
                <w:szCs w:val="20"/>
                <w:highlight w:val="yellow"/>
              </w:rPr>
              <w:t xml:space="preserve"> </w:t>
            </w:r>
            <w:r>
              <w:rPr>
                <w:rFonts w:ascii="Arial Narrow" w:hAnsi="Arial Narrow" w:cs="Arial"/>
                <w:b/>
                <w:bCs/>
                <w:sz w:val="20"/>
                <w:szCs w:val="20"/>
                <w:highlight w:val="green"/>
                <w:lang w:val="es-PE" w:eastAsia="es-PE"/>
              </w:rPr>
              <w:t>(ver Anexo 1)</w:t>
            </w:r>
            <w:r w:rsidRPr="00F97D75">
              <w:rPr>
                <w:rFonts w:ascii="Arial Narrow" w:hAnsi="Arial Narrow"/>
                <w:b/>
                <w:sz w:val="20"/>
                <w:szCs w:val="20"/>
                <w:highlight w:val="yellow"/>
              </w:rPr>
              <w:t>:</w:t>
            </w:r>
          </w:p>
          <w:p w:rsidR="00083FE7" w:rsidRDefault="00083FE7" w:rsidP="0055029F">
            <w:pPr>
              <w:pStyle w:val="Prrafodelista"/>
              <w:ind w:left="1075"/>
              <w:rPr>
                <w:rFonts w:ascii="Arial Narrow" w:hAnsi="Arial Narrow"/>
                <w:sz w:val="20"/>
                <w:szCs w:val="20"/>
                <w:highlight w:val="yellow"/>
              </w:rPr>
            </w:pPr>
            <w:r>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w:t>
            </w:r>
            <w:r w:rsidRPr="00F97D75">
              <w:rPr>
                <w:rFonts w:ascii="Arial Narrow" w:hAnsi="Arial Narrow"/>
                <w:sz w:val="20"/>
                <w:szCs w:val="20"/>
                <w:highlight w:val="yellow"/>
              </w:rPr>
              <w:t>aduana del funcionario autenticado en la lista deshabilitada.</w:t>
            </w:r>
          </w:p>
          <w:p w:rsidR="00083FE7" w:rsidRPr="00F97D75" w:rsidRDefault="00083FE7"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asignado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Profesional normativo:</w:t>
            </w:r>
          </w:p>
          <w:p w:rsidR="00083FE7" w:rsidRPr="00F97D75" w:rsidRDefault="00083FE7" w:rsidP="0055029F">
            <w:pPr>
              <w:pStyle w:val="Prrafodelista"/>
              <w:ind w:left="1075"/>
              <w:rPr>
                <w:rFonts w:ascii="Arial Narrow" w:hAnsi="Arial Narrow"/>
                <w:sz w:val="20"/>
                <w:szCs w:val="20"/>
                <w:highlight w:val="yellow"/>
              </w:rPr>
            </w:pPr>
            <w:r w:rsidRPr="00F97D75">
              <w:rPr>
                <w:rFonts w:ascii="Arial Narrow" w:hAnsi="Arial Narrow"/>
                <w:sz w:val="20"/>
                <w:szCs w:val="20"/>
                <w:highlight w:val="yellow"/>
              </w:rPr>
              <w:t>Se muestran todas las aduanas.</w:t>
            </w:r>
          </w:p>
          <w:p w:rsidR="00083FE7" w:rsidRPr="00F97D75" w:rsidRDefault="00083FE7" w:rsidP="008174F6">
            <w:pPr>
              <w:pStyle w:val="Prrafodelista"/>
              <w:ind w:left="715"/>
              <w:rPr>
                <w:rFonts w:ascii="Arial Narrow" w:hAnsi="Arial Narrow"/>
                <w:sz w:val="20"/>
                <w:szCs w:val="20"/>
                <w:highlight w:val="yellow"/>
              </w:rPr>
            </w:pPr>
            <w:r w:rsidRPr="00F97D75">
              <w:rPr>
                <w:rFonts w:ascii="Arial Narrow" w:hAnsi="Arial Narrow"/>
                <w:sz w:val="20"/>
                <w:szCs w:val="20"/>
                <w:highlight w:val="yellow"/>
              </w:rPr>
              <w:t>En cualquier caso la aduana del funcionario se muestra seleccionada por defecto.</w:t>
            </w:r>
          </w:p>
          <w:p w:rsidR="00083FE7" w:rsidRPr="00F97D75" w:rsidRDefault="00083FE7"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 xml:space="preserve">Estado: </w:t>
            </w:r>
            <w:r w:rsidRPr="00F97D75">
              <w:rPr>
                <w:rFonts w:ascii="Arial Narrow" w:hAnsi="Arial Narrow"/>
                <w:sz w:val="20"/>
                <w:szCs w:val="20"/>
                <w:highlight w:val="yellow"/>
              </w:rPr>
              <w:t>Campo obligatorio, muestra la lista de estados con los siguientes elementos:</w:t>
            </w:r>
          </w:p>
          <w:p w:rsidR="00083FE7" w:rsidRPr="00F97D75" w:rsidRDefault="00083FE7" w:rsidP="00EF6966">
            <w:pPr>
              <w:pStyle w:val="Prrafodelista"/>
              <w:numPr>
                <w:ilvl w:val="0"/>
                <w:numId w:val="80"/>
              </w:numPr>
              <w:rPr>
                <w:rFonts w:ascii="Arial Narrow" w:hAnsi="Arial Narrow"/>
                <w:sz w:val="20"/>
                <w:szCs w:val="20"/>
                <w:highlight w:val="yellow"/>
              </w:rPr>
            </w:pPr>
            <w:r>
              <w:rPr>
                <w:rFonts w:ascii="Arial Narrow" w:hAnsi="Arial Narrow"/>
                <w:sz w:val="20"/>
                <w:szCs w:val="20"/>
                <w:highlight w:val="yellow"/>
              </w:rPr>
              <w:t>Vigente</w:t>
            </w:r>
          </w:p>
          <w:p w:rsidR="00083FE7" w:rsidRPr="00F97D75" w:rsidRDefault="00083FE7" w:rsidP="00EF6966">
            <w:pPr>
              <w:pStyle w:val="Prrafodelista"/>
              <w:numPr>
                <w:ilvl w:val="0"/>
                <w:numId w:val="80"/>
              </w:numPr>
              <w:rPr>
                <w:rFonts w:ascii="Arial Narrow" w:hAnsi="Arial Narrow"/>
                <w:sz w:val="20"/>
                <w:szCs w:val="20"/>
                <w:highlight w:val="yellow"/>
              </w:rPr>
            </w:pPr>
            <w:r>
              <w:rPr>
                <w:rFonts w:ascii="Arial Narrow" w:hAnsi="Arial Narrow"/>
                <w:sz w:val="20"/>
                <w:szCs w:val="20"/>
                <w:highlight w:val="yellow"/>
              </w:rPr>
              <w:t>No vigente</w:t>
            </w:r>
          </w:p>
          <w:p w:rsidR="00083FE7" w:rsidRPr="00F97D75" w:rsidRDefault="00083FE7" w:rsidP="00EF6966">
            <w:pPr>
              <w:pStyle w:val="Prrafodelista"/>
              <w:numPr>
                <w:ilvl w:val="0"/>
                <w:numId w:val="80"/>
              </w:numPr>
              <w:rPr>
                <w:rFonts w:ascii="Arial Narrow" w:hAnsi="Arial Narrow"/>
                <w:sz w:val="20"/>
                <w:szCs w:val="20"/>
                <w:highlight w:val="yellow"/>
              </w:rPr>
            </w:pPr>
            <w:r w:rsidRPr="00F97D75">
              <w:rPr>
                <w:rFonts w:ascii="Arial Narrow" w:hAnsi="Arial Narrow"/>
                <w:sz w:val="20"/>
                <w:szCs w:val="20"/>
                <w:highlight w:val="yellow"/>
              </w:rPr>
              <w:t>Todos</w:t>
            </w:r>
          </w:p>
          <w:p w:rsidR="00083FE7" w:rsidRPr="00A1599F" w:rsidRDefault="00083FE7" w:rsidP="0002700A">
            <w:pPr>
              <w:pStyle w:val="Prrafodelista"/>
              <w:ind w:left="715"/>
              <w:rPr>
                <w:rFonts w:ascii="Arial Narrow" w:hAnsi="Arial Narrow"/>
                <w:b/>
                <w:sz w:val="20"/>
                <w:szCs w:val="20"/>
                <w:highlight w:val="yellow"/>
              </w:rPr>
            </w:pPr>
            <w:r w:rsidRPr="00A1599F">
              <w:rPr>
                <w:rFonts w:ascii="Arial Narrow" w:hAnsi="Arial Narrow"/>
                <w:sz w:val="20"/>
                <w:szCs w:val="20"/>
                <w:highlight w:val="yellow"/>
              </w:rPr>
              <w:t xml:space="preserve">Se muestra seleccionado por defecto el estado </w:t>
            </w:r>
            <w:r w:rsidRPr="00A1599F">
              <w:rPr>
                <w:rFonts w:ascii="Arial Narrow" w:hAnsi="Arial Narrow"/>
                <w:b/>
                <w:sz w:val="20"/>
                <w:szCs w:val="20"/>
                <w:highlight w:val="yellow"/>
              </w:rPr>
              <w:t>“Vigente”</w:t>
            </w:r>
          </w:p>
          <w:p w:rsidR="00083FE7" w:rsidRPr="00F97D75" w:rsidRDefault="00083FE7"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Lista de Unidades de despacho:</w:t>
            </w:r>
            <w:r w:rsidRPr="00F97D75">
              <w:rPr>
                <w:rFonts w:ascii="Arial Narrow" w:hAnsi="Arial Narrow"/>
                <w:sz w:val="20"/>
                <w:szCs w:val="20"/>
                <w:highlight w:val="yellow"/>
              </w:rPr>
              <w:t xml:space="preserve"> En esta lista se muestran las unidades de despacho registradas para la aduana seleccionada. Las columnas de información que se muestran son las siguientes:</w:t>
            </w:r>
          </w:p>
          <w:p w:rsidR="00083FE7" w:rsidRPr="00F97D75" w:rsidRDefault="00083FE7"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 xml:space="preserve">Número: </w:t>
            </w:r>
            <w:r w:rsidRPr="00F97D75">
              <w:rPr>
                <w:rFonts w:ascii="Arial Narrow" w:hAnsi="Arial Narrow"/>
                <w:sz w:val="20"/>
                <w:szCs w:val="20"/>
                <w:highlight w:val="yellow"/>
              </w:rPr>
              <w:t xml:space="preserve">número </w:t>
            </w:r>
            <w:r>
              <w:rPr>
                <w:rFonts w:ascii="Arial Narrow" w:hAnsi="Arial Narrow"/>
                <w:sz w:val="20"/>
                <w:szCs w:val="20"/>
                <w:highlight w:val="yellow"/>
              </w:rPr>
              <w:t xml:space="preserve">entero que corresponde a la posición del elemento en la lista. Si </w:t>
            </w:r>
            <w:r w:rsidRPr="00F97D75">
              <w:rPr>
                <w:rFonts w:ascii="Arial Narrow" w:hAnsi="Arial Narrow"/>
                <w:sz w:val="20"/>
                <w:szCs w:val="20"/>
                <w:highlight w:val="yellow"/>
              </w:rPr>
              <w:t xml:space="preserve">el usuario autenticado tiene el rol diferente de Profesional normativo de régimen y si </w:t>
            </w:r>
            <w:r w:rsidRPr="00F97D75">
              <w:rPr>
                <w:rFonts w:ascii="Arial Narrow" w:hAnsi="Arial Narrow" w:cs="Arial"/>
                <w:sz w:val="20"/>
                <w:highlight w:val="yellow"/>
              </w:rPr>
              <w:t xml:space="preserve">la fecha actual es </w:t>
            </w:r>
            <w:r>
              <w:rPr>
                <w:rFonts w:ascii="Arial Narrow" w:hAnsi="Arial Narrow" w:cs="Arial"/>
                <w:sz w:val="20"/>
                <w:highlight w:val="yellow"/>
              </w:rPr>
              <w:t>menor</w:t>
            </w:r>
            <w:r w:rsidRPr="00F97D75">
              <w:rPr>
                <w:rFonts w:ascii="Arial Narrow" w:hAnsi="Arial Narrow" w:cs="Arial"/>
                <w:sz w:val="20"/>
                <w:highlight w:val="yellow"/>
              </w:rPr>
              <w:t xml:space="preserve"> que la fecha de </w:t>
            </w:r>
            <w:r>
              <w:rPr>
                <w:rFonts w:ascii="Arial Narrow" w:hAnsi="Arial Narrow" w:cs="Arial"/>
                <w:sz w:val="20"/>
                <w:highlight w:val="yellow"/>
              </w:rPr>
              <w:t>término</w:t>
            </w:r>
            <w:r w:rsidRPr="00F97D75">
              <w:rPr>
                <w:rFonts w:ascii="Arial Narrow" w:hAnsi="Arial Narrow" w:cs="Arial"/>
                <w:sz w:val="20"/>
                <w:highlight w:val="yellow"/>
              </w:rPr>
              <w:t xml:space="preserve"> de vigencia</w:t>
            </w:r>
            <w:r>
              <w:rPr>
                <w:rFonts w:ascii="Arial Narrow" w:hAnsi="Arial Narrow"/>
                <w:sz w:val="20"/>
                <w:szCs w:val="20"/>
                <w:highlight w:val="yellow"/>
              </w:rPr>
              <w:t xml:space="preserve">, entonces se muestra como un enlace </w:t>
            </w:r>
            <w:r w:rsidRPr="00F97D75">
              <w:rPr>
                <w:rFonts w:ascii="Arial Narrow" w:hAnsi="Arial Narrow"/>
                <w:sz w:val="20"/>
                <w:szCs w:val="20"/>
                <w:highlight w:val="yellow"/>
              </w:rPr>
              <w:t xml:space="preserve">que permite modificar la </w:t>
            </w:r>
            <w:r>
              <w:rPr>
                <w:rFonts w:ascii="Arial Narrow" w:hAnsi="Arial Narrow"/>
                <w:sz w:val="20"/>
                <w:szCs w:val="20"/>
                <w:highlight w:val="yellow"/>
              </w:rPr>
              <w:t>unidad de despacho</w:t>
            </w:r>
            <w:r w:rsidRPr="00F97D75">
              <w:rPr>
                <w:rFonts w:ascii="Arial Narrow" w:hAnsi="Arial Narrow"/>
                <w:sz w:val="20"/>
                <w:szCs w:val="20"/>
                <w:highlight w:val="yellow"/>
              </w:rPr>
              <w:t>, en caso contrario se muestra como texto. Centrado.</w:t>
            </w:r>
          </w:p>
          <w:p w:rsidR="00083FE7" w:rsidRPr="00F97D75" w:rsidRDefault="00083FE7"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Descripción:</w:t>
            </w:r>
            <w:r w:rsidRPr="00F97D75">
              <w:rPr>
                <w:rFonts w:ascii="Arial Narrow" w:hAnsi="Arial Narrow"/>
                <w:sz w:val="20"/>
                <w:szCs w:val="20"/>
                <w:highlight w:val="yellow"/>
              </w:rPr>
              <w:t xml:space="preserve"> </w:t>
            </w:r>
            <w:r>
              <w:rPr>
                <w:rFonts w:ascii="Arial Narrow" w:hAnsi="Arial Narrow"/>
                <w:sz w:val="20"/>
                <w:szCs w:val="20"/>
                <w:highlight w:val="yellow"/>
              </w:rPr>
              <w:t xml:space="preserve">descripción de la unidad de despacho. </w:t>
            </w:r>
            <w:r w:rsidRPr="00F97D75">
              <w:rPr>
                <w:rFonts w:ascii="Arial Narrow" w:hAnsi="Arial Narrow"/>
                <w:sz w:val="20"/>
                <w:szCs w:val="20"/>
                <w:highlight w:val="yellow"/>
              </w:rPr>
              <w:t>Justificado a la izquierda.</w:t>
            </w:r>
          </w:p>
          <w:p w:rsidR="00083FE7" w:rsidRDefault="00083FE7"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Regímenes:</w:t>
            </w:r>
            <w:r w:rsidRPr="00F97D75">
              <w:rPr>
                <w:rFonts w:ascii="Arial Narrow" w:hAnsi="Arial Narrow"/>
                <w:sz w:val="20"/>
                <w:szCs w:val="20"/>
                <w:highlight w:val="yellow"/>
              </w:rPr>
              <w:t xml:space="preserve"> Lista concatenada de códigos de regímenes que conforman la unidad de despacho. Justificado a la izquierda.</w:t>
            </w:r>
          </w:p>
          <w:p w:rsidR="00083FE7" w:rsidRDefault="00083FE7" w:rsidP="00EF6966">
            <w:pPr>
              <w:pStyle w:val="Prrafodelista"/>
              <w:numPr>
                <w:ilvl w:val="0"/>
                <w:numId w:val="80"/>
              </w:numPr>
              <w:rPr>
                <w:rFonts w:ascii="Arial Narrow" w:hAnsi="Arial Narrow"/>
                <w:color w:val="FF0000"/>
                <w:sz w:val="20"/>
                <w:szCs w:val="20"/>
                <w:highlight w:val="yellow"/>
              </w:rPr>
            </w:pPr>
            <w:r w:rsidRPr="00A419D8">
              <w:rPr>
                <w:rFonts w:ascii="Arial Narrow" w:hAnsi="Arial Narrow"/>
                <w:b/>
                <w:color w:val="FF0000"/>
                <w:sz w:val="20"/>
                <w:szCs w:val="20"/>
                <w:highlight w:val="yellow"/>
              </w:rPr>
              <w:t xml:space="preserve">Sorteo por Zona: </w:t>
            </w:r>
            <w:r>
              <w:rPr>
                <w:rFonts w:ascii="Arial Narrow" w:hAnsi="Arial Narrow"/>
                <w:color w:val="FF0000"/>
                <w:sz w:val="20"/>
                <w:szCs w:val="20"/>
                <w:highlight w:val="yellow"/>
              </w:rPr>
              <w:t>I</w:t>
            </w:r>
            <w:r w:rsidRPr="00A419D8">
              <w:rPr>
                <w:rFonts w:ascii="Arial Narrow" w:hAnsi="Arial Narrow"/>
                <w:color w:val="FF0000"/>
                <w:sz w:val="20"/>
                <w:szCs w:val="20"/>
                <w:highlight w:val="yellow"/>
              </w:rPr>
              <w:t>ndica si se incluirá el sorteo de funcionarios por zona dentro del proceso de asignación de especialistas para la unidad de despacho.</w:t>
            </w:r>
          </w:p>
          <w:p w:rsidR="00083FE7" w:rsidRPr="00F97D75" w:rsidRDefault="00083FE7" w:rsidP="00EF6966">
            <w:pPr>
              <w:pStyle w:val="Prrafodelista"/>
              <w:numPr>
                <w:ilvl w:val="0"/>
                <w:numId w:val="80"/>
              </w:numPr>
              <w:rPr>
                <w:rFonts w:ascii="Arial Narrow" w:hAnsi="Arial Narrow"/>
                <w:sz w:val="20"/>
                <w:szCs w:val="20"/>
                <w:highlight w:val="yellow"/>
              </w:rPr>
            </w:pPr>
            <w:r>
              <w:rPr>
                <w:rFonts w:ascii="Arial Narrow" w:hAnsi="Arial Narrow"/>
                <w:b/>
                <w:sz w:val="20"/>
                <w:szCs w:val="20"/>
                <w:highlight w:val="yellow"/>
              </w:rPr>
              <w:t>Desde</w:t>
            </w:r>
            <w:r w:rsidRPr="00F97D75">
              <w:rPr>
                <w:rFonts w:ascii="Arial Narrow" w:hAnsi="Arial Narrow"/>
                <w:b/>
                <w:sz w:val="20"/>
                <w:szCs w:val="20"/>
                <w:highlight w:val="yellow"/>
              </w:rPr>
              <w:t xml:space="preserve">: </w:t>
            </w:r>
            <w:r w:rsidRPr="00F97D75">
              <w:rPr>
                <w:rFonts w:ascii="Arial Narrow" w:hAnsi="Arial Narrow"/>
                <w:sz w:val="20"/>
                <w:szCs w:val="20"/>
                <w:highlight w:val="yellow"/>
              </w:rPr>
              <w:t>fecha de inicio de vigencia</w:t>
            </w:r>
            <w:r w:rsidRPr="00F97D75">
              <w:rPr>
                <w:rFonts w:ascii="Arial Narrow" w:hAnsi="Arial Narrow"/>
                <w:sz w:val="20"/>
                <w:szCs w:val="20"/>
                <w:highlight w:val="yellow"/>
                <w:lang w:val="es-PE"/>
              </w:rPr>
              <w:t xml:space="preserve"> en formato </w:t>
            </w:r>
            <w:proofErr w:type="spellStart"/>
            <w:r w:rsidRPr="00F97D75">
              <w:rPr>
                <w:rFonts w:ascii="Arial Narrow" w:hAnsi="Arial Narrow"/>
                <w:sz w:val="20"/>
                <w:szCs w:val="20"/>
                <w:highlight w:val="yellow"/>
                <w:lang w:val="es-PE"/>
              </w:rPr>
              <w:t>dd</w:t>
            </w:r>
            <w:proofErr w:type="spellEnd"/>
            <w:r w:rsidRPr="00F97D75">
              <w:rPr>
                <w:rFonts w:ascii="Arial Narrow" w:hAnsi="Arial Narrow"/>
                <w:sz w:val="20"/>
                <w:szCs w:val="20"/>
                <w:highlight w:val="yellow"/>
                <w:lang w:val="es-PE"/>
              </w:rPr>
              <w:t>/mm/</w:t>
            </w:r>
            <w:proofErr w:type="spellStart"/>
            <w:r w:rsidRPr="00F97D75">
              <w:rPr>
                <w:rFonts w:ascii="Arial Narrow" w:hAnsi="Arial Narrow"/>
                <w:sz w:val="20"/>
                <w:szCs w:val="20"/>
                <w:highlight w:val="yellow"/>
                <w:lang w:val="es-PE"/>
              </w:rPr>
              <w:t>yyyy</w:t>
            </w:r>
            <w:proofErr w:type="spellEnd"/>
            <w:r w:rsidRPr="00F97D75">
              <w:rPr>
                <w:rFonts w:ascii="Arial Narrow" w:hAnsi="Arial Narrow"/>
                <w:sz w:val="20"/>
                <w:szCs w:val="20"/>
                <w:highlight w:val="yellow"/>
              </w:rPr>
              <w:t>. Centrado</w:t>
            </w:r>
          </w:p>
          <w:p w:rsidR="00083FE7" w:rsidRPr="00F97D75" w:rsidRDefault="00083FE7" w:rsidP="00EF6966">
            <w:pPr>
              <w:pStyle w:val="Prrafodelista"/>
              <w:numPr>
                <w:ilvl w:val="0"/>
                <w:numId w:val="80"/>
              </w:numPr>
              <w:rPr>
                <w:rFonts w:ascii="Arial Narrow" w:hAnsi="Arial Narrow"/>
                <w:sz w:val="20"/>
                <w:szCs w:val="20"/>
                <w:highlight w:val="yellow"/>
              </w:rPr>
            </w:pPr>
            <w:r>
              <w:rPr>
                <w:rFonts w:ascii="Arial Narrow" w:hAnsi="Arial Narrow"/>
                <w:b/>
                <w:sz w:val="20"/>
                <w:szCs w:val="20"/>
                <w:highlight w:val="yellow"/>
              </w:rPr>
              <w:t>Hasta</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fecha de </w:t>
            </w:r>
            <w:r>
              <w:rPr>
                <w:rFonts w:ascii="Arial Narrow" w:hAnsi="Arial Narrow"/>
                <w:sz w:val="20"/>
                <w:szCs w:val="20"/>
                <w:highlight w:val="yellow"/>
              </w:rPr>
              <w:t>término</w:t>
            </w:r>
            <w:r w:rsidRPr="00F97D75">
              <w:rPr>
                <w:rFonts w:ascii="Arial Narrow" w:hAnsi="Arial Narrow"/>
                <w:sz w:val="20"/>
                <w:szCs w:val="20"/>
                <w:highlight w:val="yellow"/>
              </w:rPr>
              <w:t xml:space="preserve"> de vigencia</w:t>
            </w:r>
            <w:r w:rsidRPr="00F97D75">
              <w:rPr>
                <w:rFonts w:ascii="Arial Narrow" w:hAnsi="Arial Narrow"/>
                <w:sz w:val="20"/>
                <w:szCs w:val="20"/>
                <w:highlight w:val="yellow"/>
                <w:lang w:val="es-PE"/>
              </w:rPr>
              <w:t xml:space="preserve"> en formato </w:t>
            </w:r>
            <w:proofErr w:type="spellStart"/>
            <w:r w:rsidRPr="00F97D75">
              <w:rPr>
                <w:rFonts w:ascii="Arial Narrow" w:hAnsi="Arial Narrow"/>
                <w:sz w:val="20"/>
                <w:szCs w:val="20"/>
                <w:highlight w:val="yellow"/>
                <w:lang w:val="es-PE"/>
              </w:rPr>
              <w:t>dd</w:t>
            </w:r>
            <w:proofErr w:type="spellEnd"/>
            <w:r w:rsidRPr="00F97D75">
              <w:rPr>
                <w:rFonts w:ascii="Arial Narrow" w:hAnsi="Arial Narrow"/>
                <w:sz w:val="20"/>
                <w:szCs w:val="20"/>
                <w:highlight w:val="yellow"/>
                <w:lang w:val="es-PE"/>
              </w:rPr>
              <w:t>/mm/</w:t>
            </w:r>
            <w:proofErr w:type="spellStart"/>
            <w:r w:rsidRPr="00F97D75">
              <w:rPr>
                <w:rFonts w:ascii="Arial Narrow" w:hAnsi="Arial Narrow"/>
                <w:sz w:val="20"/>
                <w:szCs w:val="20"/>
                <w:highlight w:val="yellow"/>
                <w:lang w:val="es-PE"/>
              </w:rPr>
              <w:t>yyyy</w:t>
            </w:r>
            <w:proofErr w:type="spellEnd"/>
            <w:r w:rsidRPr="00F97D75">
              <w:rPr>
                <w:rFonts w:ascii="Arial Narrow" w:hAnsi="Arial Narrow"/>
                <w:sz w:val="20"/>
                <w:szCs w:val="20"/>
                <w:highlight w:val="yellow"/>
              </w:rPr>
              <w:t xml:space="preserve">. </w:t>
            </w:r>
            <w:r w:rsidRPr="00F97D75">
              <w:rPr>
                <w:rFonts w:ascii="Arial Narrow" w:hAnsi="Arial Narrow"/>
                <w:sz w:val="20"/>
                <w:szCs w:val="20"/>
                <w:highlight w:val="yellow"/>
              </w:rPr>
              <w:lastRenderedPageBreak/>
              <w:t>Centrado</w:t>
            </w:r>
          </w:p>
          <w:p w:rsidR="00083FE7" w:rsidRPr="00083FE7" w:rsidRDefault="00083FE7"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 xml:space="preserve">Botón </w:t>
            </w:r>
            <w:r w:rsidRPr="00425887">
              <w:rPr>
                <w:rFonts w:ascii="Arial Narrow" w:hAnsi="Arial Narrow"/>
                <w:b/>
                <w:sz w:val="20"/>
                <w:szCs w:val="20"/>
                <w:highlight w:val="yellow"/>
              </w:rPr>
              <w:t>Agregar</w:t>
            </w:r>
            <w:r w:rsidRPr="00F97D75">
              <w:rPr>
                <w:rFonts w:ascii="Arial Narrow" w:hAnsi="Arial Narrow"/>
                <w:b/>
                <w:sz w:val="20"/>
                <w:szCs w:val="20"/>
                <w:highlight w:val="yellow"/>
                <w:lang w:val="es-PE"/>
              </w:rPr>
              <w:t xml:space="preserve"> unidad: </w:t>
            </w:r>
            <w:r w:rsidRPr="00F97D75">
              <w:rPr>
                <w:rFonts w:ascii="Arial Narrow" w:hAnsi="Arial Narrow"/>
                <w:sz w:val="20"/>
                <w:szCs w:val="20"/>
                <w:highlight w:val="yellow"/>
                <w:lang w:val="es-PE"/>
              </w:rPr>
              <w:t xml:space="preserve">Permite agregar una nueva unidad de despacho a la aduana seleccionada. Este botón solo se muestra si el usuario autenticado tiene el perfil </w:t>
            </w:r>
            <w:r w:rsidRPr="00F97D75">
              <w:rPr>
                <w:rFonts w:ascii="Arial Narrow" w:hAnsi="Arial Narrow"/>
                <w:sz w:val="20"/>
                <w:szCs w:val="20"/>
                <w:highlight w:val="yellow"/>
              </w:rPr>
              <w:t>diferente de Profesional normativo de régimen</w:t>
            </w:r>
            <w:r w:rsidRPr="00F97D75">
              <w:rPr>
                <w:rFonts w:ascii="Arial Narrow" w:hAnsi="Arial Narrow"/>
                <w:sz w:val="20"/>
                <w:szCs w:val="20"/>
                <w:highlight w:val="yellow"/>
                <w:lang w:val="es-PE"/>
              </w:rPr>
              <w:t>.</w:t>
            </w:r>
          </w:p>
          <w:p w:rsidR="00083FE7" w:rsidRPr="00083FE7" w:rsidRDefault="00083FE7" w:rsidP="00EF6966">
            <w:pPr>
              <w:pStyle w:val="Prrafodelista"/>
              <w:numPr>
                <w:ilvl w:val="1"/>
                <w:numId w:val="42"/>
              </w:numPr>
              <w:ind w:left="355" w:hanging="355"/>
              <w:rPr>
                <w:rFonts w:ascii="Arial Narrow" w:hAnsi="Arial Narrow"/>
                <w:sz w:val="20"/>
                <w:szCs w:val="20"/>
                <w:highlight w:val="yellow"/>
              </w:rPr>
            </w:pPr>
            <w:r w:rsidRPr="00F97D75">
              <w:rPr>
                <w:rFonts w:ascii="Arial Narrow" w:hAnsi="Arial Narrow"/>
                <w:sz w:val="20"/>
                <w:szCs w:val="20"/>
                <w:highlight w:val="yellow"/>
              </w:rPr>
              <w:t>El sistema carga la lista de unidades de despacho, de acuerdo a los datos de los campos.</w:t>
            </w:r>
          </w:p>
        </w:tc>
      </w:tr>
      <w:tr w:rsidR="006D1037" w:rsidRPr="00F97D75" w:rsidTr="004A5F4F">
        <w:tc>
          <w:tcPr>
            <w:tcW w:w="510" w:type="dxa"/>
            <w:tcBorders>
              <w:top w:val="single" w:sz="6" w:space="0" w:color="000000"/>
              <w:left w:val="single" w:sz="6" w:space="0" w:color="000000"/>
              <w:bottom w:val="single" w:sz="6" w:space="0" w:color="000000"/>
              <w:right w:val="single" w:sz="6" w:space="0" w:color="000000"/>
            </w:tcBorders>
          </w:tcPr>
          <w:p w:rsidR="006D1037" w:rsidRPr="00F97D75" w:rsidRDefault="006D1037" w:rsidP="00EF6966">
            <w:pPr>
              <w:pStyle w:val="Prrafodelista"/>
              <w:numPr>
                <w:ilvl w:val="0"/>
                <w:numId w:val="42"/>
              </w:numPr>
              <w:ind w:left="356" w:hanging="145"/>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hideMark/>
          </w:tcPr>
          <w:p w:rsidR="006D1037" w:rsidRPr="00F97D75" w:rsidRDefault="00DE5BE2" w:rsidP="00BB34C5">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DF1A9C">
              <w:rPr>
                <w:rFonts w:ascii="Arial Narrow" w:hAnsi="Arial Narrow" w:cs="Arial"/>
                <w:b/>
                <w:sz w:val="20"/>
                <w:szCs w:val="20"/>
                <w:highlight w:val="yellow"/>
              </w:rPr>
              <w:t>Aduana</w:t>
            </w:r>
            <w:r w:rsidR="00DF1A9C">
              <w:rPr>
                <w:rFonts w:ascii="Arial Narrow" w:hAnsi="Arial Narrow" w:cs="Arial"/>
                <w:sz w:val="20"/>
                <w:szCs w:val="20"/>
                <w:highlight w:val="yellow"/>
              </w:rPr>
              <w:t xml:space="preserve">, en </w:t>
            </w:r>
            <w:r w:rsidR="00DF1A9C" w:rsidRPr="00A17559">
              <w:rPr>
                <w:rFonts w:ascii="Arial Narrow" w:hAnsi="Arial Narrow"/>
                <w:sz w:val="20"/>
                <w:szCs w:val="20"/>
                <w:highlight w:val="yellow"/>
              </w:rPr>
              <w:t>IU001</w:t>
            </w:r>
            <w:r w:rsidR="00DF1A9C"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6D1037" w:rsidRPr="00F97D75" w:rsidRDefault="00585D71" w:rsidP="00EF6966">
            <w:pPr>
              <w:pStyle w:val="Prrafodelista"/>
              <w:numPr>
                <w:ilvl w:val="1"/>
                <w:numId w:val="42"/>
              </w:numPr>
              <w:ind w:left="355" w:hanging="355"/>
              <w:rPr>
                <w:rFonts w:ascii="Arial Narrow" w:hAnsi="Arial Narrow" w:cs="Arial"/>
                <w:sz w:val="20"/>
                <w:szCs w:val="20"/>
                <w:highlight w:val="yellow"/>
              </w:rPr>
            </w:pPr>
            <w:r w:rsidRPr="00F97D75">
              <w:rPr>
                <w:rFonts w:ascii="Arial Narrow" w:hAnsi="Arial Narrow"/>
                <w:sz w:val="20"/>
                <w:szCs w:val="20"/>
                <w:highlight w:val="yellow"/>
              </w:rPr>
              <w:t>El sistema carga la lista de unidades de despacho, de acuerdo a los datos de los campos</w:t>
            </w:r>
            <w:r w:rsidR="00654098" w:rsidRPr="00F97D75">
              <w:rPr>
                <w:rFonts w:ascii="Arial Narrow" w:hAnsi="Arial Narrow"/>
                <w:sz w:val="20"/>
                <w:szCs w:val="20"/>
                <w:highlight w:val="yellow"/>
              </w:rPr>
              <w:t>.</w:t>
            </w:r>
          </w:p>
        </w:tc>
      </w:tr>
      <w:tr w:rsidR="00585D71" w:rsidRPr="00F97D75" w:rsidTr="004A5F4F">
        <w:tc>
          <w:tcPr>
            <w:tcW w:w="510" w:type="dxa"/>
            <w:tcBorders>
              <w:top w:val="single" w:sz="6" w:space="0" w:color="000000"/>
              <w:left w:val="single" w:sz="6" w:space="0" w:color="000000"/>
              <w:bottom w:val="single" w:sz="6" w:space="0" w:color="000000"/>
              <w:right w:val="single" w:sz="6" w:space="0" w:color="000000"/>
            </w:tcBorders>
          </w:tcPr>
          <w:p w:rsidR="00585D71" w:rsidRPr="00F97D75" w:rsidRDefault="00585D71" w:rsidP="00EF6966">
            <w:pPr>
              <w:pStyle w:val="Prrafodelista"/>
              <w:numPr>
                <w:ilvl w:val="0"/>
                <w:numId w:val="42"/>
              </w:numPr>
              <w:ind w:left="356" w:hanging="145"/>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585D71" w:rsidRPr="00F97D75" w:rsidRDefault="00585D71" w:rsidP="00585D71">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DF1A9C">
              <w:rPr>
                <w:rFonts w:ascii="Arial Narrow" w:hAnsi="Arial Narrow" w:cs="Arial"/>
                <w:b/>
                <w:sz w:val="20"/>
                <w:szCs w:val="20"/>
                <w:highlight w:val="yellow"/>
              </w:rPr>
              <w:t>Estado</w:t>
            </w:r>
            <w:r w:rsidR="00DF1A9C">
              <w:rPr>
                <w:rFonts w:ascii="Arial Narrow" w:hAnsi="Arial Narrow" w:cs="Arial"/>
                <w:sz w:val="20"/>
                <w:szCs w:val="20"/>
                <w:highlight w:val="yellow"/>
              </w:rPr>
              <w:t xml:space="preserve">, en </w:t>
            </w:r>
            <w:r w:rsidR="00DF1A9C" w:rsidRPr="00A17559">
              <w:rPr>
                <w:rFonts w:ascii="Arial Narrow" w:hAnsi="Arial Narrow"/>
                <w:sz w:val="20"/>
                <w:szCs w:val="20"/>
                <w:highlight w:val="yellow"/>
              </w:rPr>
              <w:t>IU001</w:t>
            </w:r>
            <w:r w:rsidR="00DF1A9C"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651239" w:rsidRPr="00F97D75" w:rsidRDefault="00651239" w:rsidP="00EF6966">
            <w:pPr>
              <w:pStyle w:val="Prrafodelista"/>
              <w:numPr>
                <w:ilvl w:val="1"/>
                <w:numId w:val="42"/>
              </w:numPr>
              <w:ind w:left="355" w:hanging="355"/>
              <w:rPr>
                <w:rFonts w:ascii="Arial Narrow" w:hAnsi="Arial Narrow" w:cs="Arial"/>
                <w:sz w:val="20"/>
                <w:highlight w:val="yellow"/>
              </w:rPr>
            </w:pPr>
            <w:r w:rsidRPr="00F97D75">
              <w:rPr>
                <w:rFonts w:ascii="Arial Narrow" w:hAnsi="Arial Narrow" w:cs="Arial"/>
                <w:sz w:val="20"/>
                <w:highlight w:val="yellow"/>
              </w:rPr>
              <w:t xml:space="preserve">Si el </w:t>
            </w:r>
            <w:r w:rsidRPr="00F97D75">
              <w:rPr>
                <w:rFonts w:ascii="Arial Narrow" w:hAnsi="Arial Narrow"/>
                <w:sz w:val="20"/>
                <w:szCs w:val="20"/>
                <w:highlight w:val="yellow"/>
              </w:rPr>
              <w:t>estado</w:t>
            </w:r>
            <w:r w:rsidRPr="00F97D75">
              <w:rPr>
                <w:rFonts w:ascii="Arial Narrow" w:hAnsi="Arial Narrow" w:cs="Arial"/>
                <w:sz w:val="20"/>
                <w:highlight w:val="yellow"/>
              </w:rPr>
              <w:t xml:space="preserve"> seleccionado es:</w:t>
            </w:r>
          </w:p>
          <w:p w:rsidR="00651239" w:rsidRPr="00F97D75" w:rsidRDefault="00677681" w:rsidP="00EF6966">
            <w:pPr>
              <w:pStyle w:val="Prrafodelista"/>
              <w:numPr>
                <w:ilvl w:val="0"/>
                <w:numId w:val="79"/>
              </w:numPr>
              <w:rPr>
                <w:rFonts w:ascii="Arial Narrow" w:hAnsi="Arial Narrow" w:cs="Arial"/>
                <w:sz w:val="20"/>
                <w:highlight w:val="yellow"/>
              </w:rPr>
            </w:pPr>
            <w:r w:rsidRPr="00BF3F1F">
              <w:rPr>
                <w:rFonts w:ascii="Arial Narrow" w:hAnsi="Arial Narrow"/>
                <w:b/>
                <w:sz w:val="20"/>
                <w:szCs w:val="20"/>
                <w:highlight w:val="yellow"/>
                <w:lang w:val="es-PE"/>
              </w:rPr>
              <w:t>Vigente</w:t>
            </w:r>
            <w:r w:rsidR="00651239" w:rsidRPr="00F97D75">
              <w:rPr>
                <w:rFonts w:ascii="Arial Narrow" w:hAnsi="Arial Narrow" w:cs="Arial"/>
                <w:b/>
                <w:sz w:val="20"/>
                <w:highlight w:val="yellow"/>
              </w:rPr>
              <w:t xml:space="preserve">: </w:t>
            </w:r>
            <w:r w:rsidR="00651239" w:rsidRPr="00F97D75">
              <w:rPr>
                <w:rFonts w:ascii="Arial Narrow" w:hAnsi="Arial Narrow" w:cs="Arial"/>
                <w:sz w:val="20"/>
                <w:highlight w:val="yellow"/>
              </w:rPr>
              <w:t xml:space="preserve">muestra las unidades de despacho, cuya fecha de </w:t>
            </w:r>
            <w:r w:rsidR="00576FDA">
              <w:rPr>
                <w:rFonts w:ascii="Arial Narrow" w:hAnsi="Arial Narrow" w:cs="Arial"/>
                <w:sz w:val="20"/>
                <w:highlight w:val="yellow"/>
              </w:rPr>
              <w:t>término</w:t>
            </w:r>
            <w:r w:rsidR="00651239" w:rsidRPr="00F97D75">
              <w:rPr>
                <w:rFonts w:ascii="Arial Narrow" w:hAnsi="Arial Narrow" w:cs="Arial"/>
                <w:sz w:val="20"/>
                <w:highlight w:val="yellow"/>
              </w:rPr>
              <w:t xml:space="preserve"> de vigencia sea mayor o igual que la fecha actual.</w:t>
            </w:r>
          </w:p>
          <w:p w:rsidR="00651239" w:rsidRPr="00F97D75" w:rsidRDefault="00677681" w:rsidP="00EF6966">
            <w:pPr>
              <w:pStyle w:val="Prrafodelista"/>
              <w:numPr>
                <w:ilvl w:val="0"/>
                <w:numId w:val="79"/>
              </w:numPr>
              <w:rPr>
                <w:rFonts w:ascii="Arial Narrow" w:hAnsi="Arial Narrow" w:cs="Arial"/>
                <w:sz w:val="20"/>
                <w:highlight w:val="yellow"/>
              </w:rPr>
            </w:pPr>
            <w:r>
              <w:rPr>
                <w:rFonts w:ascii="Arial Narrow" w:hAnsi="Arial Narrow" w:cs="Arial"/>
                <w:b/>
                <w:sz w:val="20"/>
                <w:highlight w:val="yellow"/>
              </w:rPr>
              <w:t xml:space="preserve">No </w:t>
            </w:r>
            <w:r w:rsidRPr="00BF3F1F">
              <w:rPr>
                <w:rFonts w:ascii="Arial Narrow" w:hAnsi="Arial Narrow"/>
                <w:b/>
                <w:sz w:val="20"/>
                <w:szCs w:val="20"/>
                <w:highlight w:val="yellow"/>
                <w:lang w:val="es-PE"/>
              </w:rPr>
              <w:t>vigente</w:t>
            </w:r>
            <w:r w:rsidR="00651239" w:rsidRPr="00F97D75">
              <w:rPr>
                <w:rFonts w:ascii="Arial Narrow" w:hAnsi="Arial Narrow" w:cs="Arial"/>
                <w:b/>
                <w:sz w:val="20"/>
                <w:highlight w:val="yellow"/>
              </w:rPr>
              <w:t>:</w:t>
            </w:r>
            <w:r w:rsidR="00651239" w:rsidRPr="00F97D75">
              <w:rPr>
                <w:rFonts w:ascii="Arial Narrow" w:hAnsi="Arial Narrow" w:cs="Arial"/>
                <w:sz w:val="20"/>
                <w:highlight w:val="yellow"/>
              </w:rPr>
              <w:t xml:space="preserve"> mu</w:t>
            </w:r>
            <w:r w:rsidR="00D66B92" w:rsidRPr="00F97D75">
              <w:rPr>
                <w:rFonts w:ascii="Arial Narrow" w:hAnsi="Arial Narrow" w:cs="Arial"/>
                <w:sz w:val="20"/>
                <w:highlight w:val="yellow"/>
              </w:rPr>
              <w:t>estra las unidades de despacho</w:t>
            </w:r>
            <w:r w:rsidR="00651239" w:rsidRPr="00F97D75">
              <w:rPr>
                <w:rFonts w:ascii="Arial Narrow" w:hAnsi="Arial Narrow" w:cs="Arial"/>
                <w:sz w:val="20"/>
                <w:highlight w:val="yellow"/>
              </w:rPr>
              <w:t xml:space="preserve">, cuya fecha de </w:t>
            </w:r>
            <w:r w:rsidR="00576FDA">
              <w:rPr>
                <w:rFonts w:ascii="Arial Narrow" w:hAnsi="Arial Narrow" w:cs="Arial"/>
                <w:sz w:val="20"/>
                <w:highlight w:val="yellow"/>
              </w:rPr>
              <w:t>término</w:t>
            </w:r>
            <w:r w:rsidR="00576FDA" w:rsidRPr="00F97D75">
              <w:rPr>
                <w:rFonts w:ascii="Arial Narrow" w:hAnsi="Arial Narrow" w:cs="Arial"/>
                <w:sz w:val="20"/>
                <w:highlight w:val="yellow"/>
              </w:rPr>
              <w:t xml:space="preserve"> </w:t>
            </w:r>
            <w:r w:rsidR="00651239" w:rsidRPr="00F97D75">
              <w:rPr>
                <w:rFonts w:ascii="Arial Narrow" w:hAnsi="Arial Narrow" w:cs="Arial"/>
                <w:sz w:val="20"/>
                <w:highlight w:val="yellow"/>
              </w:rPr>
              <w:t>de vigencia sea menor que la fecha actual.</w:t>
            </w:r>
          </w:p>
          <w:p w:rsidR="00585D71" w:rsidRPr="00F97D75" w:rsidRDefault="00651239" w:rsidP="00EF6966">
            <w:pPr>
              <w:pStyle w:val="Prrafodelista"/>
              <w:numPr>
                <w:ilvl w:val="0"/>
                <w:numId w:val="79"/>
              </w:numPr>
              <w:rPr>
                <w:rFonts w:ascii="Arial Narrow" w:hAnsi="Arial Narrow" w:cs="Arial"/>
                <w:sz w:val="20"/>
                <w:szCs w:val="20"/>
                <w:highlight w:val="yellow"/>
              </w:rPr>
            </w:pPr>
            <w:r w:rsidRPr="00BF3F1F">
              <w:rPr>
                <w:rFonts w:ascii="Arial Narrow" w:hAnsi="Arial Narrow"/>
                <w:b/>
                <w:sz w:val="20"/>
                <w:szCs w:val="20"/>
                <w:highlight w:val="yellow"/>
                <w:lang w:val="es-PE"/>
              </w:rPr>
              <w:t>Todos</w:t>
            </w:r>
            <w:r w:rsidRPr="00F97D75">
              <w:rPr>
                <w:rFonts w:ascii="Arial Narrow" w:hAnsi="Arial Narrow" w:cs="Arial"/>
                <w:b/>
                <w:sz w:val="20"/>
                <w:highlight w:val="yellow"/>
              </w:rPr>
              <w:t>:</w:t>
            </w:r>
            <w:r w:rsidRPr="00F97D75">
              <w:rPr>
                <w:rFonts w:ascii="Arial Narrow" w:hAnsi="Arial Narrow" w:cs="Arial"/>
                <w:sz w:val="20"/>
                <w:highlight w:val="yellow"/>
              </w:rPr>
              <w:t xml:space="preserve"> muestra todas las unidades de despacho.</w:t>
            </w:r>
          </w:p>
          <w:p w:rsidR="00654098" w:rsidRPr="00F97D75" w:rsidRDefault="00654098" w:rsidP="00090144">
            <w:pPr>
              <w:ind w:left="360"/>
              <w:rPr>
                <w:rFonts w:ascii="Arial Narrow" w:hAnsi="Arial Narrow" w:cs="Arial"/>
                <w:sz w:val="20"/>
                <w:szCs w:val="20"/>
                <w:highlight w:val="yellow"/>
              </w:rPr>
            </w:pPr>
            <w:r w:rsidRPr="00F97D75">
              <w:rPr>
                <w:rFonts w:ascii="Arial Narrow" w:hAnsi="Arial Narrow" w:cs="Arial"/>
                <w:sz w:val="20"/>
                <w:szCs w:val="20"/>
                <w:highlight w:val="yellow"/>
              </w:rPr>
              <w:t xml:space="preserve">En cualquier caso </w:t>
            </w:r>
            <w:r w:rsidR="00D66B92" w:rsidRPr="00F97D75">
              <w:rPr>
                <w:rFonts w:ascii="Arial Narrow" w:hAnsi="Arial Narrow" w:cs="Arial"/>
                <w:sz w:val="20"/>
                <w:szCs w:val="20"/>
                <w:highlight w:val="yellow"/>
              </w:rPr>
              <w:t>las unidades de despacho a mostrar corresponden a</w:t>
            </w:r>
            <w:r w:rsidR="00D66B92" w:rsidRPr="00F97D75">
              <w:rPr>
                <w:rFonts w:ascii="Arial Narrow" w:hAnsi="Arial Narrow" w:cs="Arial"/>
                <w:sz w:val="20"/>
                <w:highlight w:val="yellow"/>
              </w:rPr>
              <w:t xml:space="preserve"> la aduana seleccionada</w:t>
            </w:r>
            <w:r w:rsidR="007C088F">
              <w:rPr>
                <w:rFonts w:ascii="Arial Narrow" w:hAnsi="Arial Narrow" w:cs="Arial"/>
                <w:sz w:val="20"/>
                <w:highlight w:val="yellow"/>
              </w:rPr>
              <w:t>.</w:t>
            </w:r>
          </w:p>
        </w:tc>
      </w:tr>
      <w:tr w:rsidR="00630240" w:rsidRPr="00F97D75" w:rsidTr="004A5F4F">
        <w:trPr>
          <w:trHeight w:val="624"/>
        </w:trPr>
        <w:tc>
          <w:tcPr>
            <w:tcW w:w="510" w:type="dxa"/>
            <w:tcBorders>
              <w:top w:val="single" w:sz="6" w:space="0" w:color="000000"/>
              <w:left w:val="single" w:sz="6" w:space="0" w:color="000000"/>
              <w:right w:val="single" w:sz="6" w:space="0" w:color="000000"/>
            </w:tcBorders>
          </w:tcPr>
          <w:p w:rsidR="00630240" w:rsidRPr="00F97D75" w:rsidRDefault="00630240" w:rsidP="00EF6966">
            <w:pPr>
              <w:pStyle w:val="Prrafodelista"/>
              <w:numPr>
                <w:ilvl w:val="0"/>
                <w:numId w:val="42"/>
              </w:numPr>
              <w:ind w:left="356" w:hanging="145"/>
              <w:rPr>
                <w:rFonts w:ascii="Arial Narrow" w:hAnsi="Arial Narrow"/>
                <w:szCs w:val="20"/>
                <w:highlight w:val="yellow"/>
              </w:rPr>
            </w:pPr>
          </w:p>
        </w:tc>
        <w:tc>
          <w:tcPr>
            <w:tcW w:w="3176" w:type="dxa"/>
            <w:tcBorders>
              <w:top w:val="single" w:sz="6" w:space="0" w:color="000000"/>
              <w:left w:val="single" w:sz="6" w:space="0" w:color="000000"/>
              <w:right w:val="single" w:sz="6" w:space="0" w:color="000000"/>
            </w:tcBorders>
          </w:tcPr>
          <w:p w:rsidR="00630240" w:rsidRPr="00F97D75" w:rsidRDefault="00DF1A9C" w:rsidP="00DF1A9C">
            <w:pPr>
              <w:rPr>
                <w:rFonts w:ascii="Arial Narrow" w:hAnsi="Arial Narrow" w:cs="Arial"/>
                <w:sz w:val="20"/>
                <w:szCs w:val="20"/>
                <w:highlight w:val="yellow"/>
              </w:rPr>
            </w:pPr>
            <w:r>
              <w:rPr>
                <w:rFonts w:ascii="Arial Narrow" w:hAnsi="Arial Narrow" w:cs="Arial"/>
                <w:sz w:val="20"/>
                <w:szCs w:val="20"/>
                <w:highlight w:val="yellow"/>
              </w:rPr>
              <w:t xml:space="preserve">El actor presiona el botón </w:t>
            </w:r>
            <w:r w:rsidR="00630240" w:rsidRPr="00DF1A9C">
              <w:rPr>
                <w:rFonts w:ascii="Arial Narrow" w:hAnsi="Arial Narrow" w:cs="Arial"/>
                <w:b/>
                <w:sz w:val="20"/>
                <w:szCs w:val="20"/>
                <w:highlight w:val="yellow"/>
              </w:rPr>
              <w:t>Agregar unidad</w:t>
            </w:r>
            <w:r>
              <w:rPr>
                <w:rFonts w:ascii="Arial Narrow" w:hAnsi="Arial Narrow" w:cs="Arial"/>
                <w:sz w:val="20"/>
                <w:szCs w:val="20"/>
                <w:highlight w:val="yellow"/>
              </w:rPr>
              <w:t xml:space="preserve"> o presiona el link </w:t>
            </w:r>
            <w:r w:rsidR="00630240" w:rsidRPr="00DF1A9C">
              <w:rPr>
                <w:rFonts w:ascii="Arial Narrow" w:hAnsi="Arial Narrow" w:cs="Arial"/>
                <w:b/>
                <w:sz w:val="20"/>
                <w:szCs w:val="20"/>
                <w:highlight w:val="yellow"/>
              </w:rPr>
              <w:t>Número</w:t>
            </w:r>
            <w:r w:rsidR="00630240" w:rsidRPr="00F97D75">
              <w:rPr>
                <w:rFonts w:ascii="Arial Narrow" w:hAnsi="Arial Narrow" w:cs="Arial"/>
                <w:sz w:val="20"/>
                <w:szCs w:val="20"/>
                <w:highlight w:val="yellow"/>
              </w:rPr>
              <w:t xml:space="preserve"> para modificar la unidad de despacho</w:t>
            </w:r>
            <w:r w:rsidR="002C1B1C">
              <w:rPr>
                <w:rFonts w:ascii="Arial Narrow" w:hAnsi="Arial Narrow" w:cs="Arial"/>
                <w:sz w:val="20"/>
                <w:szCs w:val="20"/>
                <w:highlight w:val="yellow"/>
              </w:rPr>
              <w:t xml:space="preserve">, en </w:t>
            </w:r>
            <w:r w:rsidR="002C1B1C" w:rsidRPr="00A17559">
              <w:rPr>
                <w:rFonts w:ascii="Arial Narrow" w:hAnsi="Arial Narrow"/>
                <w:sz w:val="20"/>
                <w:szCs w:val="20"/>
                <w:highlight w:val="yellow"/>
              </w:rPr>
              <w:t>IU001</w:t>
            </w:r>
            <w:r w:rsidR="00630240" w:rsidRPr="00F97D75">
              <w:rPr>
                <w:rFonts w:ascii="Arial Narrow" w:hAnsi="Arial Narrow" w:cs="Arial"/>
                <w:sz w:val="20"/>
                <w:szCs w:val="20"/>
                <w:highlight w:val="yellow"/>
              </w:rPr>
              <w:t>.</w:t>
            </w:r>
          </w:p>
        </w:tc>
        <w:tc>
          <w:tcPr>
            <w:tcW w:w="5670" w:type="dxa"/>
            <w:tcBorders>
              <w:top w:val="single" w:sz="6" w:space="0" w:color="000000"/>
              <w:left w:val="single" w:sz="6" w:space="0" w:color="000000"/>
              <w:right w:val="single" w:sz="6" w:space="0" w:color="000000"/>
            </w:tcBorders>
            <w:hideMark/>
          </w:tcPr>
          <w:p w:rsidR="00630240" w:rsidRPr="00F97D75" w:rsidRDefault="00630240" w:rsidP="00EF6966">
            <w:pPr>
              <w:pStyle w:val="Prrafodelista"/>
              <w:numPr>
                <w:ilvl w:val="1"/>
                <w:numId w:val="42"/>
              </w:numPr>
              <w:ind w:left="355" w:hanging="355"/>
              <w:rPr>
                <w:rFonts w:ascii="Arial Narrow" w:hAnsi="Arial Narrow"/>
                <w:sz w:val="20"/>
                <w:szCs w:val="20"/>
                <w:highlight w:val="yellow"/>
              </w:rPr>
            </w:pPr>
            <w:r w:rsidRPr="00F97D75">
              <w:rPr>
                <w:rFonts w:ascii="Arial Narrow" w:hAnsi="Arial Narrow"/>
                <w:sz w:val="20"/>
                <w:szCs w:val="20"/>
                <w:highlight w:val="yellow"/>
              </w:rPr>
              <w:t>El sistema muestra la interfaz “IU0</w:t>
            </w:r>
            <w:r w:rsidR="00F34893">
              <w:rPr>
                <w:rFonts w:ascii="Arial Narrow" w:hAnsi="Arial Narrow"/>
                <w:sz w:val="20"/>
                <w:szCs w:val="20"/>
                <w:highlight w:val="yellow"/>
              </w:rPr>
              <w:t>0</w:t>
            </w:r>
            <w:r w:rsidRPr="00F97D75">
              <w:rPr>
                <w:rFonts w:ascii="Arial Narrow" w:hAnsi="Arial Narrow"/>
                <w:sz w:val="20"/>
                <w:szCs w:val="20"/>
                <w:highlight w:val="yellow"/>
              </w:rPr>
              <w:t>2-</w:t>
            </w:r>
            <w:r w:rsidR="00D91C6C" w:rsidRPr="00D91C6C">
              <w:rPr>
                <w:rFonts w:ascii="Arial Narrow" w:hAnsi="Arial Narrow"/>
                <w:sz w:val="20"/>
                <w:szCs w:val="20"/>
                <w:highlight w:val="yellow"/>
              </w:rPr>
              <w:t xml:space="preserve"> Mantenimiento Unidad de despacho</w:t>
            </w:r>
            <w:r w:rsidRPr="00F97D75">
              <w:rPr>
                <w:rFonts w:ascii="Arial Narrow" w:hAnsi="Arial Narrow"/>
                <w:sz w:val="20"/>
                <w:szCs w:val="20"/>
                <w:highlight w:val="yellow"/>
              </w:rPr>
              <w:t>” con los siguientes campos</w:t>
            </w:r>
            <w:r w:rsidR="00682B28">
              <w:rPr>
                <w:rFonts w:ascii="Arial Narrow" w:hAnsi="Arial Narrow"/>
                <w:sz w:val="20"/>
                <w:szCs w:val="20"/>
                <w:highlight w:val="yellow"/>
              </w:rPr>
              <w:t>, todos son obligatorios</w:t>
            </w:r>
            <w:r w:rsidRPr="00F97D75">
              <w:rPr>
                <w:rFonts w:ascii="Arial Narrow" w:hAnsi="Arial Narrow"/>
                <w:sz w:val="20"/>
                <w:szCs w:val="20"/>
                <w:highlight w:val="yellow"/>
              </w:rPr>
              <w:t>:</w:t>
            </w:r>
          </w:p>
          <w:p w:rsidR="00630240" w:rsidRPr="00F97D75" w:rsidRDefault="00630240" w:rsidP="00EF6966">
            <w:pPr>
              <w:pStyle w:val="Prrafodelista"/>
              <w:numPr>
                <w:ilvl w:val="0"/>
                <w:numId w:val="79"/>
              </w:numPr>
              <w:rPr>
                <w:rFonts w:ascii="Arial Narrow" w:hAnsi="Arial Narrow"/>
                <w:sz w:val="20"/>
                <w:szCs w:val="20"/>
                <w:highlight w:val="yellow"/>
              </w:rPr>
            </w:pPr>
            <w:r w:rsidRPr="00BF3F1F">
              <w:rPr>
                <w:rFonts w:ascii="Arial Narrow" w:hAnsi="Arial Narrow"/>
                <w:b/>
                <w:sz w:val="20"/>
                <w:szCs w:val="20"/>
                <w:highlight w:val="yellow"/>
                <w:lang w:val="es-PE"/>
              </w:rPr>
              <w:t>Aduana</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w:t>
            </w:r>
            <w:r w:rsidR="00C16C11" w:rsidRPr="00F97D75">
              <w:rPr>
                <w:rFonts w:ascii="Arial Narrow" w:hAnsi="Arial Narrow"/>
                <w:sz w:val="20"/>
                <w:szCs w:val="20"/>
                <w:highlight w:val="yellow"/>
              </w:rPr>
              <w:t>se muestra el código y descripción de la aduana seleccionada en la IU0</w:t>
            </w:r>
            <w:r w:rsidR="00C16C11">
              <w:rPr>
                <w:rFonts w:ascii="Arial Narrow" w:hAnsi="Arial Narrow"/>
                <w:sz w:val="20"/>
                <w:szCs w:val="20"/>
                <w:highlight w:val="yellow"/>
              </w:rPr>
              <w:t>01</w:t>
            </w:r>
            <w:r w:rsidRPr="00F97D75">
              <w:rPr>
                <w:rFonts w:ascii="Arial Narrow" w:hAnsi="Arial Narrow"/>
                <w:sz w:val="20"/>
                <w:szCs w:val="20"/>
                <w:highlight w:val="yellow"/>
              </w:rPr>
              <w:t>.</w:t>
            </w:r>
          </w:p>
          <w:p w:rsidR="00630240" w:rsidRDefault="00630240" w:rsidP="00EF6966">
            <w:pPr>
              <w:pStyle w:val="Prrafodelista"/>
              <w:numPr>
                <w:ilvl w:val="0"/>
                <w:numId w:val="79"/>
              </w:numPr>
              <w:rPr>
                <w:rFonts w:ascii="Arial Narrow" w:hAnsi="Arial Narrow"/>
                <w:sz w:val="20"/>
                <w:szCs w:val="20"/>
                <w:highlight w:val="yellow"/>
              </w:rPr>
            </w:pPr>
            <w:r w:rsidRPr="00BF3F1F">
              <w:rPr>
                <w:rFonts w:ascii="Arial Narrow" w:hAnsi="Arial Narrow"/>
                <w:b/>
                <w:sz w:val="20"/>
                <w:szCs w:val="20"/>
                <w:highlight w:val="yellow"/>
                <w:lang w:val="es-PE"/>
              </w:rPr>
              <w:t>Descripción</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Casilla de 60 caracteres. Justificada a la izquierda. Si se está ag</w:t>
            </w:r>
            <w:r w:rsidR="00DF08DB">
              <w:rPr>
                <w:rFonts w:ascii="Arial Narrow" w:hAnsi="Arial Narrow"/>
                <w:sz w:val="20"/>
                <w:szCs w:val="20"/>
                <w:highlight w:val="yellow"/>
              </w:rPr>
              <w:t xml:space="preserve">regando </w:t>
            </w:r>
            <w:r w:rsidR="005B2F46">
              <w:rPr>
                <w:rFonts w:ascii="Arial Narrow" w:hAnsi="Arial Narrow"/>
                <w:sz w:val="20"/>
                <w:szCs w:val="20"/>
                <w:highlight w:val="yellow"/>
              </w:rPr>
              <w:t>se muestra vacía</w:t>
            </w:r>
            <w:r w:rsidR="00DF08DB">
              <w:rPr>
                <w:rFonts w:ascii="Arial Narrow" w:hAnsi="Arial Narrow"/>
                <w:sz w:val="20"/>
                <w:szCs w:val="20"/>
                <w:highlight w:val="yellow"/>
              </w:rPr>
              <w:t xml:space="preserve"> y habilitada por defecto.</w:t>
            </w:r>
          </w:p>
          <w:p w:rsidR="00DF08DB" w:rsidRPr="00DF08DB" w:rsidRDefault="00DF08DB" w:rsidP="00066A01">
            <w:pPr>
              <w:pStyle w:val="Prrafodelista"/>
              <w:ind w:left="639"/>
              <w:rPr>
                <w:rFonts w:ascii="Arial Narrow" w:hAnsi="Arial Narrow"/>
                <w:sz w:val="20"/>
                <w:szCs w:val="20"/>
                <w:highlight w:val="yellow"/>
              </w:rPr>
            </w:pPr>
            <w:r w:rsidRPr="00DF08DB">
              <w:rPr>
                <w:rFonts w:ascii="Arial Narrow" w:hAnsi="Arial Narrow"/>
                <w:sz w:val="20"/>
                <w:szCs w:val="20"/>
                <w:highlight w:val="yellow"/>
              </w:rPr>
              <w:t xml:space="preserve">Si se </w:t>
            </w:r>
            <w:r w:rsidR="00F65FE9">
              <w:rPr>
                <w:rFonts w:ascii="Arial Narrow" w:hAnsi="Arial Narrow"/>
                <w:sz w:val="20"/>
                <w:szCs w:val="20"/>
                <w:highlight w:val="yellow"/>
              </w:rPr>
              <w:t>modificando</w:t>
            </w:r>
            <w:r w:rsidR="00F65FE9" w:rsidRPr="00DF08DB">
              <w:rPr>
                <w:rFonts w:ascii="Arial Narrow" w:hAnsi="Arial Narrow"/>
                <w:sz w:val="20"/>
                <w:szCs w:val="20"/>
                <w:highlight w:val="yellow"/>
              </w:rPr>
              <w:t xml:space="preserve"> </w:t>
            </w:r>
            <w:r w:rsidRPr="00DF08DB">
              <w:rPr>
                <w:rFonts w:ascii="Arial Narrow" w:hAnsi="Arial Narrow"/>
                <w:sz w:val="20"/>
                <w:szCs w:val="20"/>
                <w:highlight w:val="yellow"/>
              </w:rPr>
              <w:t xml:space="preserve">está </w:t>
            </w:r>
            <w:r w:rsidR="005B2F46">
              <w:rPr>
                <w:rFonts w:ascii="Arial Narrow" w:hAnsi="Arial Narrow"/>
                <w:sz w:val="20"/>
                <w:szCs w:val="20"/>
                <w:highlight w:val="yellow"/>
              </w:rPr>
              <w:t xml:space="preserve">muestra </w:t>
            </w:r>
            <w:r>
              <w:rPr>
                <w:rFonts w:ascii="Arial Narrow" w:hAnsi="Arial Narrow"/>
                <w:sz w:val="20"/>
                <w:szCs w:val="20"/>
                <w:highlight w:val="yellow"/>
              </w:rPr>
              <w:t>el dato correspondiente. Si la fecha actual es mayor o igual que la fecha de inicio de vigencia se muestra deshabilitado, en caso contrario se muestra habilitado.</w:t>
            </w:r>
          </w:p>
          <w:p w:rsidR="00DF08DB" w:rsidRDefault="00DF08DB" w:rsidP="00EF6966">
            <w:pPr>
              <w:pStyle w:val="Prrafodelista"/>
              <w:numPr>
                <w:ilvl w:val="0"/>
                <w:numId w:val="79"/>
              </w:numPr>
              <w:rPr>
                <w:rFonts w:ascii="Arial Narrow" w:hAnsi="Arial Narrow"/>
                <w:sz w:val="20"/>
                <w:szCs w:val="20"/>
                <w:highlight w:val="yellow"/>
              </w:rPr>
            </w:pPr>
            <w:r w:rsidRPr="00BF3F1F">
              <w:rPr>
                <w:rFonts w:ascii="Arial Narrow" w:hAnsi="Arial Narrow"/>
                <w:b/>
                <w:sz w:val="20"/>
                <w:szCs w:val="20"/>
                <w:highlight w:val="yellow"/>
                <w:lang w:val="es-PE"/>
              </w:rPr>
              <w:t>V</w:t>
            </w:r>
            <w:r w:rsidR="00630240" w:rsidRPr="00BF3F1F">
              <w:rPr>
                <w:rFonts w:ascii="Arial Narrow" w:hAnsi="Arial Narrow"/>
                <w:b/>
                <w:sz w:val="20"/>
                <w:szCs w:val="20"/>
                <w:highlight w:val="yellow"/>
                <w:lang w:val="es-PE"/>
              </w:rPr>
              <w:t>igencia</w:t>
            </w:r>
            <w:r>
              <w:rPr>
                <w:rFonts w:ascii="Arial Narrow" w:hAnsi="Arial Narrow"/>
                <w:b/>
                <w:sz w:val="20"/>
                <w:szCs w:val="20"/>
                <w:highlight w:val="yellow"/>
              </w:rPr>
              <w:t xml:space="preserve"> desde</w:t>
            </w:r>
            <w:r>
              <w:rPr>
                <w:rFonts w:ascii="Arial Narrow" w:hAnsi="Arial Narrow"/>
                <w:sz w:val="20"/>
                <w:szCs w:val="20"/>
                <w:highlight w:val="yellow"/>
              </w:rPr>
              <w:t>: es la fecha de inicio de vigencia,</w:t>
            </w:r>
            <w:r w:rsidR="00630240" w:rsidRPr="00F97D75">
              <w:rPr>
                <w:rFonts w:ascii="Arial Narrow" w:hAnsi="Arial Narrow"/>
                <w:sz w:val="20"/>
                <w:szCs w:val="20"/>
                <w:highlight w:val="yellow"/>
              </w:rPr>
              <w:t xml:space="preserve"> s</w:t>
            </w:r>
            <w:r>
              <w:rPr>
                <w:rFonts w:ascii="Arial Narrow" w:hAnsi="Arial Narrow"/>
                <w:sz w:val="20"/>
                <w:szCs w:val="20"/>
                <w:highlight w:val="yellow"/>
              </w:rPr>
              <w:t xml:space="preserve">e muestra en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w:t>
            </w:r>
          </w:p>
          <w:p w:rsidR="00630240" w:rsidRDefault="00DF08DB" w:rsidP="00066A01">
            <w:pPr>
              <w:pStyle w:val="Prrafodelista"/>
              <w:ind w:left="639"/>
              <w:rPr>
                <w:rFonts w:ascii="Arial Narrow" w:hAnsi="Arial Narrow"/>
                <w:sz w:val="20"/>
                <w:szCs w:val="20"/>
                <w:highlight w:val="yellow"/>
              </w:rPr>
            </w:pPr>
            <w:r>
              <w:rPr>
                <w:rFonts w:ascii="Arial Narrow" w:hAnsi="Arial Narrow"/>
                <w:sz w:val="20"/>
                <w:szCs w:val="20"/>
                <w:highlight w:val="yellow"/>
              </w:rPr>
              <w:t>S</w:t>
            </w:r>
            <w:r w:rsidR="00630240" w:rsidRPr="00F97D75">
              <w:rPr>
                <w:rFonts w:ascii="Arial Narrow" w:hAnsi="Arial Narrow"/>
                <w:sz w:val="20"/>
                <w:szCs w:val="20"/>
                <w:highlight w:val="yellow"/>
              </w:rPr>
              <w:t xml:space="preserve">i se está agregando se </w:t>
            </w:r>
            <w:r>
              <w:rPr>
                <w:rFonts w:ascii="Arial Narrow" w:hAnsi="Arial Narrow"/>
                <w:sz w:val="20"/>
                <w:szCs w:val="20"/>
                <w:highlight w:val="yellow"/>
              </w:rPr>
              <w:t xml:space="preserve">muestra </w:t>
            </w:r>
            <w:r w:rsidR="00630240" w:rsidRPr="00F97D75">
              <w:rPr>
                <w:rFonts w:ascii="Arial Narrow" w:hAnsi="Arial Narrow"/>
                <w:sz w:val="20"/>
                <w:szCs w:val="20"/>
                <w:highlight w:val="yellow"/>
              </w:rPr>
              <w:t>la fecha actual</w:t>
            </w:r>
            <w:r>
              <w:rPr>
                <w:rFonts w:ascii="Arial Narrow" w:hAnsi="Arial Narrow"/>
                <w:sz w:val="20"/>
                <w:szCs w:val="20"/>
                <w:highlight w:val="yellow"/>
              </w:rPr>
              <w:t xml:space="preserve"> y el campo se muestra habilitado</w:t>
            </w:r>
            <w:r w:rsidR="00630240" w:rsidRPr="00F97D75">
              <w:rPr>
                <w:rFonts w:ascii="Arial Narrow" w:hAnsi="Arial Narrow"/>
                <w:sz w:val="20"/>
                <w:szCs w:val="20"/>
                <w:highlight w:val="yellow"/>
              </w:rPr>
              <w:t>.</w:t>
            </w:r>
          </w:p>
          <w:p w:rsidR="00DF08DB" w:rsidRPr="00F97D75" w:rsidRDefault="00DF08DB" w:rsidP="00066A01">
            <w:pPr>
              <w:pStyle w:val="Prrafodelista"/>
              <w:ind w:left="639"/>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w:t>
            </w:r>
            <w:r w:rsidR="005B2F46">
              <w:rPr>
                <w:rFonts w:ascii="Arial Narrow" w:hAnsi="Arial Narrow"/>
                <w:sz w:val="20"/>
                <w:szCs w:val="20"/>
                <w:highlight w:val="yellow"/>
              </w:rPr>
              <w:t xml:space="preserve">muestra </w:t>
            </w:r>
            <w:r>
              <w:rPr>
                <w:rFonts w:ascii="Arial Narrow" w:hAnsi="Arial Narrow"/>
                <w:sz w:val="20"/>
                <w:szCs w:val="20"/>
                <w:highlight w:val="yellow"/>
              </w:rPr>
              <w:t>el dato correspondiente. Si la fecha actual es mayor o igual que la fecha de inicio de vigencia se muestra deshabilitado, en caso contrario se muestra habilitado.</w:t>
            </w:r>
          </w:p>
          <w:p w:rsidR="00DF08DB" w:rsidRDefault="00DF08DB" w:rsidP="00EF6966">
            <w:pPr>
              <w:pStyle w:val="Prrafodelista"/>
              <w:numPr>
                <w:ilvl w:val="0"/>
                <w:numId w:val="79"/>
              </w:numPr>
              <w:rPr>
                <w:rFonts w:ascii="Arial Narrow" w:hAnsi="Arial Narrow"/>
                <w:sz w:val="20"/>
                <w:szCs w:val="20"/>
                <w:highlight w:val="yellow"/>
              </w:rPr>
            </w:pPr>
            <w:r w:rsidRPr="00BF3F1F">
              <w:rPr>
                <w:rFonts w:ascii="Arial Narrow" w:hAnsi="Arial Narrow"/>
                <w:b/>
                <w:sz w:val="20"/>
                <w:szCs w:val="20"/>
                <w:highlight w:val="yellow"/>
                <w:lang w:val="es-PE"/>
              </w:rPr>
              <w:t>Vigente</w:t>
            </w:r>
            <w:r>
              <w:rPr>
                <w:rFonts w:ascii="Arial Narrow" w:hAnsi="Arial Narrow"/>
                <w:b/>
                <w:sz w:val="20"/>
                <w:szCs w:val="20"/>
                <w:highlight w:val="yellow"/>
              </w:rPr>
              <w:t xml:space="preserve"> hasta</w:t>
            </w:r>
            <w:r>
              <w:rPr>
                <w:rFonts w:ascii="Arial Narrow" w:hAnsi="Arial Narrow"/>
                <w:sz w:val="20"/>
                <w:szCs w:val="20"/>
                <w:highlight w:val="yellow"/>
              </w:rPr>
              <w:t xml:space="preserve">: es la fecha de </w:t>
            </w:r>
            <w:r w:rsidR="005B2F46">
              <w:rPr>
                <w:rFonts w:ascii="Arial Narrow" w:hAnsi="Arial Narrow"/>
                <w:sz w:val="20"/>
                <w:szCs w:val="20"/>
                <w:highlight w:val="yellow"/>
              </w:rPr>
              <w:t>término</w:t>
            </w:r>
            <w:r>
              <w:rPr>
                <w:rFonts w:ascii="Arial Narrow" w:hAnsi="Arial Narrow"/>
                <w:sz w:val="20"/>
                <w:szCs w:val="20"/>
                <w:highlight w:val="yellow"/>
              </w:rPr>
              <w:t xml:space="preserve"> de vigencia,</w:t>
            </w:r>
            <w:r w:rsidR="00630240" w:rsidRPr="00F97D75">
              <w:rPr>
                <w:rFonts w:ascii="Arial Narrow" w:hAnsi="Arial Narrow"/>
                <w:sz w:val="20"/>
                <w:szCs w:val="20"/>
                <w:highlight w:val="yellow"/>
              </w:rPr>
              <w:t xml:space="preserve"> s</w:t>
            </w:r>
            <w:r>
              <w:rPr>
                <w:rFonts w:ascii="Arial Narrow" w:hAnsi="Arial Narrow"/>
                <w:sz w:val="20"/>
                <w:szCs w:val="20"/>
                <w:highlight w:val="yellow"/>
              </w:rPr>
              <w:t xml:space="preserve">e muestra en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sidR="00756C5D">
              <w:rPr>
                <w:rFonts w:ascii="Arial Narrow" w:hAnsi="Arial Narrow"/>
                <w:sz w:val="20"/>
                <w:szCs w:val="20"/>
                <w:highlight w:val="yellow"/>
              </w:rPr>
              <w:t>.</w:t>
            </w:r>
          </w:p>
          <w:p w:rsidR="00630240" w:rsidRDefault="00DF08DB" w:rsidP="00066A01">
            <w:pPr>
              <w:pStyle w:val="Prrafodelista"/>
              <w:ind w:left="639"/>
              <w:rPr>
                <w:rFonts w:ascii="Arial Narrow" w:hAnsi="Arial Narrow"/>
                <w:sz w:val="20"/>
                <w:szCs w:val="20"/>
                <w:highlight w:val="yellow"/>
              </w:rPr>
            </w:pPr>
            <w:r>
              <w:rPr>
                <w:rFonts w:ascii="Arial Narrow" w:hAnsi="Arial Narrow"/>
                <w:sz w:val="20"/>
                <w:szCs w:val="20"/>
                <w:highlight w:val="yellow"/>
              </w:rPr>
              <w:t>S</w:t>
            </w:r>
            <w:r w:rsidR="00630240" w:rsidRPr="00F97D75">
              <w:rPr>
                <w:rFonts w:ascii="Arial Narrow" w:hAnsi="Arial Narrow"/>
                <w:sz w:val="20"/>
                <w:szCs w:val="20"/>
                <w:highlight w:val="yellow"/>
              </w:rPr>
              <w:t>i se está agregando se mostrará la fecha actual.</w:t>
            </w:r>
          </w:p>
          <w:p w:rsidR="00756C5D" w:rsidRDefault="00DF08DB" w:rsidP="003D4181">
            <w:pPr>
              <w:pStyle w:val="Prrafodelista"/>
              <w:ind w:left="639"/>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carga el dato correspondiente.</w:t>
            </w:r>
            <w:r w:rsidR="003D4181">
              <w:rPr>
                <w:rFonts w:ascii="Arial Narrow" w:hAnsi="Arial Narrow"/>
                <w:sz w:val="20"/>
                <w:szCs w:val="20"/>
                <w:highlight w:val="yellow"/>
              </w:rPr>
              <w:t xml:space="preserve"> Si la fecha actual es mayor o igual que la fecha de </w:t>
            </w:r>
            <w:r w:rsidR="00A12BCE">
              <w:rPr>
                <w:rFonts w:ascii="Arial Narrow" w:hAnsi="Arial Narrow"/>
                <w:sz w:val="20"/>
                <w:szCs w:val="20"/>
                <w:highlight w:val="yellow"/>
              </w:rPr>
              <w:t>fin</w:t>
            </w:r>
            <w:r w:rsidR="003D4181">
              <w:rPr>
                <w:rFonts w:ascii="Arial Narrow" w:hAnsi="Arial Narrow"/>
                <w:sz w:val="20"/>
                <w:szCs w:val="20"/>
                <w:highlight w:val="yellow"/>
              </w:rPr>
              <w:t xml:space="preserve"> de vigencia se muestra deshabilitado, en caso contrario se muestra habilitado.</w:t>
            </w:r>
          </w:p>
          <w:p w:rsidR="00066A01" w:rsidRPr="00A419D8" w:rsidRDefault="00066A01" w:rsidP="00EF6966">
            <w:pPr>
              <w:pStyle w:val="Prrafodelista"/>
              <w:numPr>
                <w:ilvl w:val="0"/>
                <w:numId w:val="79"/>
              </w:numPr>
              <w:rPr>
                <w:rFonts w:ascii="Arial Narrow" w:hAnsi="Arial Narrow"/>
                <w:color w:val="FF0000"/>
                <w:sz w:val="20"/>
                <w:szCs w:val="20"/>
                <w:highlight w:val="yellow"/>
              </w:rPr>
            </w:pPr>
            <w:r w:rsidRPr="00A419D8">
              <w:rPr>
                <w:rFonts w:ascii="Arial Narrow" w:hAnsi="Arial Narrow"/>
                <w:b/>
                <w:color w:val="FF0000"/>
                <w:sz w:val="20"/>
                <w:szCs w:val="20"/>
                <w:highlight w:val="yellow"/>
                <w:lang w:val="es-PE"/>
              </w:rPr>
              <w:t>Incluir sorteo de funcionarios por zona:</w:t>
            </w:r>
            <w:r w:rsidRPr="00A419D8">
              <w:rPr>
                <w:rFonts w:ascii="Arial Narrow" w:hAnsi="Arial Narrow"/>
                <w:color w:val="FF0000"/>
                <w:sz w:val="20"/>
                <w:szCs w:val="20"/>
                <w:highlight w:val="yellow"/>
                <w:lang w:val="es-PE"/>
              </w:rPr>
              <w:t xml:space="preserve"> Se muestran las opciones Sí y No. Indica si el proceso de asignación de especialistas incluirá el sorteo de funcionarios por zona.  </w:t>
            </w:r>
          </w:p>
          <w:p w:rsidR="00066A01" w:rsidRPr="00A419D8" w:rsidRDefault="00066A01" w:rsidP="00066A01">
            <w:pPr>
              <w:pStyle w:val="Prrafodelista"/>
              <w:ind w:left="639"/>
              <w:rPr>
                <w:rFonts w:ascii="Arial Narrow" w:hAnsi="Arial Narrow"/>
                <w:color w:val="FF0000"/>
                <w:sz w:val="20"/>
                <w:szCs w:val="20"/>
                <w:highlight w:val="yellow"/>
              </w:rPr>
            </w:pPr>
            <w:r w:rsidRPr="00A419D8">
              <w:rPr>
                <w:rFonts w:ascii="Arial Narrow" w:hAnsi="Arial Narrow"/>
                <w:color w:val="FF0000"/>
                <w:sz w:val="20"/>
                <w:szCs w:val="20"/>
                <w:highlight w:val="yellow"/>
              </w:rPr>
              <w:t>Si se está agregando se muestra la opción No seleccionada por defecto.</w:t>
            </w:r>
          </w:p>
          <w:p w:rsidR="0092134F" w:rsidRDefault="00066A01" w:rsidP="00066A01">
            <w:pPr>
              <w:pStyle w:val="Prrafodelista"/>
              <w:ind w:left="639"/>
              <w:rPr>
                <w:rFonts w:ascii="Arial Narrow" w:hAnsi="Arial Narrow"/>
                <w:color w:val="FF0000"/>
                <w:sz w:val="20"/>
                <w:szCs w:val="20"/>
                <w:highlight w:val="yellow"/>
              </w:rPr>
            </w:pPr>
            <w:r w:rsidRPr="00A419D8">
              <w:rPr>
                <w:rFonts w:ascii="Arial Narrow" w:hAnsi="Arial Narrow"/>
                <w:color w:val="FF0000"/>
                <w:sz w:val="20"/>
                <w:szCs w:val="20"/>
                <w:highlight w:val="yellow"/>
              </w:rPr>
              <w:t xml:space="preserve">Si se está modificando se muestra el dato correspondiente. </w:t>
            </w:r>
          </w:p>
          <w:p w:rsidR="00066A01" w:rsidRDefault="003D4181" w:rsidP="00066A01">
            <w:pPr>
              <w:pStyle w:val="Prrafodelista"/>
              <w:ind w:left="639"/>
              <w:rPr>
                <w:rFonts w:ascii="Arial Narrow" w:hAnsi="Arial Narrow"/>
                <w:color w:val="FF0000"/>
                <w:sz w:val="20"/>
                <w:szCs w:val="20"/>
                <w:highlight w:val="yellow"/>
              </w:rPr>
            </w:pPr>
            <w:r w:rsidRPr="003D4181">
              <w:rPr>
                <w:rFonts w:ascii="Arial Narrow" w:hAnsi="Arial Narrow"/>
                <w:color w:val="FF0000"/>
                <w:sz w:val="20"/>
                <w:szCs w:val="20"/>
                <w:highlight w:val="yellow"/>
              </w:rPr>
              <w:t xml:space="preserve">Si la fecha actual es mayor o igual que la fecha de </w:t>
            </w:r>
            <w:r w:rsidR="00A12BCE">
              <w:rPr>
                <w:rFonts w:ascii="Arial Narrow" w:hAnsi="Arial Narrow"/>
                <w:color w:val="FF0000"/>
                <w:sz w:val="20"/>
                <w:szCs w:val="20"/>
                <w:highlight w:val="yellow"/>
              </w:rPr>
              <w:t>fin</w:t>
            </w:r>
            <w:r w:rsidRPr="003D4181">
              <w:rPr>
                <w:rFonts w:ascii="Arial Narrow" w:hAnsi="Arial Narrow"/>
                <w:color w:val="FF0000"/>
                <w:sz w:val="20"/>
                <w:szCs w:val="20"/>
                <w:highlight w:val="yellow"/>
              </w:rPr>
              <w:t xml:space="preserve"> de vigencia se muestra deshabilitado, en caso contrario se muestra habilitado</w:t>
            </w:r>
            <w:r w:rsidR="00066A01" w:rsidRPr="00A419D8">
              <w:rPr>
                <w:rFonts w:ascii="Arial Narrow" w:hAnsi="Arial Narrow"/>
                <w:color w:val="FF0000"/>
                <w:sz w:val="20"/>
                <w:szCs w:val="20"/>
                <w:highlight w:val="yellow"/>
              </w:rPr>
              <w:t>.</w:t>
            </w:r>
          </w:p>
          <w:p w:rsidR="00EF5660" w:rsidRDefault="00630240" w:rsidP="00EF6966">
            <w:pPr>
              <w:pStyle w:val="Prrafodelista"/>
              <w:numPr>
                <w:ilvl w:val="0"/>
                <w:numId w:val="79"/>
              </w:numPr>
              <w:rPr>
                <w:rFonts w:ascii="Arial Narrow" w:hAnsi="Arial Narrow"/>
                <w:sz w:val="20"/>
                <w:szCs w:val="20"/>
                <w:highlight w:val="yellow"/>
              </w:rPr>
            </w:pPr>
            <w:r w:rsidRPr="00BF3F1F">
              <w:rPr>
                <w:rFonts w:ascii="Arial Narrow" w:hAnsi="Arial Narrow"/>
                <w:b/>
                <w:sz w:val="20"/>
                <w:szCs w:val="20"/>
                <w:highlight w:val="yellow"/>
                <w:lang w:val="es-PE"/>
              </w:rPr>
              <w:t>Lista</w:t>
            </w:r>
            <w:r w:rsidRPr="00F97D75">
              <w:rPr>
                <w:rFonts w:ascii="Arial Narrow" w:hAnsi="Arial Narrow"/>
                <w:b/>
                <w:sz w:val="20"/>
                <w:szCs w:val="20"/>
                <w:highlight w:val="yellow"/>
              </w:rPr>
              <w:t xml:space="preserve"> de regímenes</w:t>
            </w:r>
            <w:r w:rsidRPr="00F97D75">
              <w:rPr>
                <w:rFonts w:ascii="Arial Narrow" w:hAnsi="Arial Narrow"/>
                <w:sz w:val="20"/>
                <w:szCs w:val="20"/>
                <w:highlight w:val="yellow"/>
              </w:rPr>
              <w:t xml:space="preserve"> En esta lista se muestran </w:t>
            </w:r>
            <w:r w:rsidR="00EF5660">
              <w:rPr>
                <w:rFonts w:ascii="Arial Narrow" w:hAnsi="Arial Narrow"/>
                <w:sz w:val="20"/>
                <w:szCs w:val="20"/>
                <w:highlight w:val="yellow"/>
              </w:rPr>
              <w:t xml:space="preserve">todos </w:t>
            </w:r>
            <w:r w:rsidRPr="00F97D75">
              <w:rPr>
                <w:rFonts w:ascii="Arial Narrow" w:hAnsi="Arial Narrow"/>
                <w:sz w:val="20"/>
                <w:szCs w:val="20"/>
                <w:highlight w:val="yellow"/>
              </w:rPr>
              <w:t>los regímenes disponibles</w:t>
            </w:r>
            <w:r w:rsidR="00EF5660">
              <w:rPr>
                <w:rFonts w:ascii="Arial Narrow" w:hAnsi="Arial Narrow"/>
                <w:sz w:val="20"/>
                <w:szCs w:val="20"/>
                <w:highlight w:val="yellow"/>
              </w:rPr>
              <w:t>.</w:t>
            </w:r>
            <w:r w:rsidR="00EF5660" w:rsidRPr="00F97D75">
              <w:rPr>
                <w:rFonts w:ascii="Arial Narrow" w:hAnsi="Arial Narrow"/>
                <w:sz w:val="20"/>
                <w:szCs w:val="20"/>
                <w:highlight w:val="yellow"/>
              </w:rPr>
              <w:t xml:space="preserve"> Las columnas de información que se muestran son las siguientes:</w:t>
            </w:r>
            <w:r w:rsidRPr="00F97D75">
              <w:rPr>
                <w:rFonts w:ascii="Arial Narrow" w:hAnsi="Arial Narrow"/>
                <w:sz w:val="20"/>
                <w:szCs w:val="20"/>
                <w:highlight w:val="yellow"/>
              </w:rPr>
              <w:t xml:space="preserve"> </w:t>
            </w:r>
          </w:p>
          <w:p w:rsidR="004C21FD" w:rsidRPr="004C21FD" w:rsidRDefault="004C21FD" w:rsidP="00EF6966">
            <w:pPr>
              <w:pStyle w:val="Prrafodelista"/>
              <w:numPr>
                <w:ilvl w:val="0"/>
                <w:numId w:val="80"/>
              </w:numPr>
              <w:rPr>
                <w:rFonts w:ascii="Arial Narrow" w:hAnsi="Arial Narrow"/>
                <w:b/>
                <w:sz w:val="20"/>
                <w:szCs w:val="20"/>
                <w:highlight w:val="yellow"/>
              </w:rPr>
            </w:pPr>
            <w:proofErr w:type="spellStart"/>
            <w:r>
              <w:rPr>
                <w:rFonts w:ascii="Arial Narrow" w:hAnsi="Arial Narrow"/>
                <w:b/>
                <w:sz w:val="20"/>
                <w:szCs w:val="20"/>
                <w:highlight w:val="yellow"/>
              </w:rPr>
              <w:t>Check</w:t>
            </w:r>
            <w:proofErr w:type="spellEnd"/>
            <w:r>
              <w:rPr>
                <w:rFonts w:ascii="Arial Narrow" w:hAnsi="Arial Narrow"/>
                <w:b/>
                <w:sz w:val="20"/>
                <w:szCs w:val="20"/>
                <w:highlight w:val="yellow"/>
              </w:rPr>
              <w:t xml:space="preserve">: </w:t>
            </w:r>
            <w:r w:rsidRPr="004C21FD">
              <w:rPr>
                <w:rFonts w:ascii="Arial Narrow" w:hAnsi="Arial Narrow"/>
                <w:sz w:val="20"/>
                <w:szCs w:val="20"/>
                <w:highlight w:val="yellow"/>
              </w:rPr>
              <w:t xml:space="preserve">muestra un </w:t>
            </w:r>
            <w:proofErr w:type="spellStart"/>
            <w:r w:rsidRPr="004C21FD">
              <w:rPr>
                <w:rFonts w:ascii="Arial Narrow" w:hAnsi="Arial Narrow"/>
                <w:sz w:val="20"/>
                <w:szCs w:val="20"/>
                <w:highlight w:val="yellow"/>
              </w:rPr>
              <w:t>checkbox</w:t>
            </w:r>
            <w:proofErr w:type="spellEnd"/>
            <w:r w:rsidRPr="004C21FD">
              <w:rPr>
                <w:rFonts w:ascii="Arial Narrow" w:hAnsi="Arial Narrow"/>
                <w:sz w:val="20"/>
                <w:szCs w:val="20"/>
                <w:highlight w:val="yellow"/>
              </w:rPr>
              <w:t xml:space="preserve"> en cada celda.</w:t>
            </w:r>
          </w:p>
          <w:p w:rsidR="004C21FD" w:rsidRDefault="004C21FD" w:rsidP="00655424">
            <w:pPr>
              <w:pStyle w:val="Prrafodelista"/>
              <w:ind w:left="1075"/>
              <w:rPr>
                <w:rFonts w:ascii="Arial Narrow" w:hAnsi="Arial Narrow"/>
                <w:sz w:val="20"/>
                <w:szCs w:val="20"/>
                <w:highlight w:val="yellow"/>
              </w:rPr>
            </w:pPr>
            <w:r w:rsidRPr="00F97D75">
              <w:rPr>
                <w:rFonts w:ascii="Arial Narrow" w:hAnsi="Arial Narrow"/>
                <w:sz w:val="20"/>
                <w:szCs w:val="20"/>
                <w:highlight w:val="yellow"/>
              </w:rPr>
              <w:t xml:space="preserve">Si se está agregando, </w:t>
            </w:r>
            <w:r w:rsidR="00D85A2B">
              <w:rPr>
                <w:rFonts w:ascii="Arial Narrow" w:hAnsi="Arial Narrow"/>
                <w:sz w:val="20"/>
                <w:szCs w:val="20"/>
                <w:highlight w:val="yellow"/>
              </w:rPr>
              <w:t xml:space="preserve">todos los </w:t>
            </w:r>
            <w:proofErr w:type="spellStart"/>
            <w:r w:rsidR="00D85A2B">
              <w:rPr>
                <w:rFonts w:ascii="Arial Narrow" w:hAnsi="Arial Narrow"/>
                <w:sz w:val="20"/>
                <w:szCs w:val="20"/>
                <w:highlight w:val="yellow"/>
              </w:rPr>
              <w:t>checkbox</w:t>
            </w:r>
            <w:proofErr w:type="spellEnd"/>
            <w:r w:rsidR="00D85A2B">
              <w:rPr>
                <w:rFonts w:ascii="Arial Narrow" w:hAnsi="Arial Narrow"/>
                <w:sz w:val="20"/>
                <w:szCs w:val="20"/>
                <w:highlight w:val="yellow"/>
              </w:rPr>
              <w:t xml:space="preserve"> se muestran sin seleccionar y habilitados</w:t>
            </w:r>
            <w:r w:rsidRPr="00F97D75">
              <w:rPr>
                <w:rFonts w:ascii="Arial Narrow" w:hAnsi="Arial Narrow"/>
                <w:sz w:val="20"/>
                <w:szCs w:val="20"/>
                <w:highlight w:val="yellow"/>
              </w:rPr>
              <w:t>.</w:t>
            </w:r>
          </w:p>
          <w:p w:rsidR="00D85A2B" w:rsidRDefault="00D85A2B" w:rsidP="00655424">
            <w:pPr>
              <w:pStyle w:val="Prrafodelista"/>
              <w:ind w:left="1075"/>
              <w:rPr>
                <w:rFonts w:ascii="Arial Narrow" w:hAnsi="Arial Narrow"/>
                <w:b/>
                <w:sz w:val="20"/>
                <w:szCs w:val="20"/>
                <w:highlight w:val="yellow"/>
              </w:rPr>
            </w:pPr>
            <w:r>
              <w:rPr>
                <w:rFonts w:ascii="Arial Narrow" w:hAnsi="Arial Narrow"/>
                <w:sz w:val="20"/>
                <w:szCs w:val="20"/>
                <w:highlight w:val="yellow"/>
              </w:rPr>
              <w:t xml:space="preserve">Si se está modificando, se muestran seleccionados aquellos </w:t>
            </w:r>
            <w:proofErr w:type="spellStart"/>
            <w:r>
              <w:rPr>
                <w:rFonts w:ascii="Arial Narrow" w:hAnsi="Arial Narrow"/>
                <w:sz w:val="20"/>
                <w:szCs w:val="20"/>
                <w:highlight w:val="yellow"/>
              </w:rPr>
              <w:t>checkbox</w:t>
            </w:r>
            <w:proofErr w:type="spellEnd"/>
            <w:r>
              <w:rPr>
                <w:rFonts w:ascii="Arial Narrow" w:hAnsi="Arial Narrow"/>
                <w:sz w:val="20"/>
                <w:szCs w:val="20"/>
                <w:highlight w:val="yellow"/>
              </w:rPr>
              <w:t xml:space="preserve"> que corresponden a los regímenes registrados para la unidad de despacho que se está modificando. Si la fecha actual es mayor o igual que la fecha de inicio de vigencia, todos los </w:t>
            </w:r>
            <w:proofErr w:type="spellStart"/>
            <w:r>
              <w:rPr>
                <w:rFonts w:ascii="Arial Narrow" w:hAnsi="Arial Narrow"/>
                <w:sz w:val="20"/>
                <w:szCs w:val="20"/>
                <w:highlight w:val="yellow"/>
              </w:rPr>
              <w:t>checkbox</w:t>
            </w:r>
            <w:proofErr w:type="spellEnd"/>
            <w:r>
              <w:rPr>
                <w:rFonts w:ascii="Arial Narrow" w:hAnsi="Arial Narrow"/>
                <w:sz w:val="20"/>
                <w:szCs w:val="20"/>
                <w:highlight w:val="yellow"/>
              </w:rPr>
              <w:t xml:space="preserve"> se muestran deshabilitados, en caso contrario se muestran habilitados.</w:t>
            </w:r>
          </w:p>
          <w:p w:rsidR="00630240" w:rsidRPr="00F97D75" w:rsidRDefault="004C21FD" w:rsidP="00EF6966">
            <w:pPr>
              <w:pStyle w:val="Prrafodelista"/>
              <w:numPr>
                <w:ilvl w:val="0"/>
                <w:numId w:val="80"/>
              </w:numPr>
              <w:rPr>
                <w:rFonts w:ascii="Arial Narrow" w:hAnsi="Arial Narrow"/>
                <w:sz w:val="20"/>
                <w:szCs w:val="20"/>
                <w:highlight w:val="yellow"/>
              </w:rPr>
            </w:pPr>
            <w:r>
              <w:rPr>
                <w:rFonts w:ascii="Arial Narrow" w:hAnsi="Arial Narrow"/>
                <w:b/>
                <w:sz w:val="20"/>
                <w:szCs w:val="20"/>
                <w:highlight w:val="yellow"/>
              </w:rPr>
              <w:lastRenderedPageBreak/>
              <w:t xml:space="preserve">Régimen: </w:t>
            </w:r>
            <w:r>
              <w:rPr>
                <w:rFonts w:ascii="Arial Narrow" w:hAnsi="Arial Narrow"/>
                <w:sz w:val="20"/>
                <w:szCs w:val="20"/>
                <w:highlight w:val="yellow"/>
              </w:rPr>
              <w:t xml:space="preserve">muestra el </w:t>
            </w:r>
            <w:r w:rsidR="00630240" w:rsidRPr="00F97D75">
              <w:rPr>
                <w:rFonts w:ascii="Arial Narrow" w:hAnsi="Arial Narrow"/>
                <w:sz w:val="20"/>
                <w:szCs w:val="20"/>
                <w:highlight w:val="yellow"/>
              </w:rPr>
              <w:t>código y descripción de</w:t>
            </w:r>
            <w:r>
              <w:rPr>
                <w:rFonts w:ascii="Arial Narrow" w:hAnsi="Arial Narrow"/>
                <w:sz w:val="20"/>
                <w:szCs w:val="20"/>
                <w:highlight w:val="yellow"/>
              </w:rPr>
              <w:t xml:space="preserve">l </w:t>
            </w:r>
            <w:r w:rsidR="00630240" w:rsidRPr="00F97D75">
              <w:rPr>
                <w:rFonts w:ascii="Arial Narrow" w:hAnsi="Arial Narrow"/>
                <w:sz w:val="20"/>
                <w:szCs w:val="20"/>
                <w:highlight w:val="yellow"/>
              </w:rPr>
              <w:t xml:space="preserve">régimen </w:t>
            </w:r>
          </w:p>
          <w:p w:rsidR="00630240" w:rsidRPr="00F97D75" w:rsidRDefault="00630240" w:rsidP="00EF6966">
            <w:pPr>
              <w:pStyle w:val="Prrafodelista"/>
              <w:numPr>
                <w:ilvl w:val="0"/>
                <w:numId w:val="79"/>
              </w:numPr>
              <w:rPr>
                <w:rFonts w:ascii="Arial Narrow" w:hAnsi="Arial Narrow"/>
                <w:sz w:val="20"/>
                <w:szCs w:val="20"/>
                <w:highlight w:val="yellow"/>
              </w:rPr>
            </w:pPr>
            <w:r w:rsidRPr="00BF3F1F">
              <w:rPr>
                <w:rFonts w:ascii="Arial Narrow" w:hAnsi="Arial Narrow"/>
                <w:b/>
                <w:sz w:val="20"/>
                <w:szCs w:val="20"/>
                <w:highlight w:val="yellow"/>
                <w:lang w:val="es-PE"/>
              </w:rPr>
              <w:t>Botón</w:t>
            </w:r>
            <w:r w:rsidRPr="00F97D75">
              <w:rPr>
                <w:rFonts w:ascii="Arial Narrow" w:hAnsi="Arial Narrow"/>
                <w:b/>
                <w:sz w:val="20"/>
                <w:szCs w:val="20"/>
                <w:highlight w:val="yellow"/>
              </w:rPr>
              <w:t xml:space="preserve"> Cancelar:</w:t>
            </w:r>
            <w:r w:rsidRPr="00F97D75">
              <w:rPr>
                <w:rFonts w:ascii="Arial Narrow" w:hAnsi="Arial Narrow"/>
                <w:sz w:val="20"/>
                <w:szCs w:val="20"/>
                <w:highlight w:val="yellow"/>
              </w:rPr>
              <w:t xml:space="preserve"> Permite deshacer los cambios y cerrar la IU0</w:t>
            </w:r>
            <w:r w:rsidR="003308BE">
              <w:rPr>
                <w:rFonts w:ascii="Arial Narrow" w:hAnsi="Arial Narrow"/>
                <w:sz w:val="20"/>
                <w:szCs w:val="20"/>
                <w:highlight w:val="yellow"/>
              </w:rPr>
              <w:t>0</w:t>
            </w:r>
            <w:r w:rsidRPr="00F97D75">
              <w:rPr>
                <w:rFonts w:ascii="Arial Narrow" w:hAnsi="Arial Narrow"/>
                <w:sz w:val="20"/>
                <w:szCs w:val="20"/>
                <w:highlight w:val="yellow"/>
              </w:rPr>
              <w:t>2.</w:t>
            </w:r>
          </w:p>
          <w:p w:rsidR="00630240" w:rsidRPr="00F97D75" w:rsidRDefault="00630240" w:rsidP="00EF6966">
            <w:pPr>
              <w:pStyle w:val="Prrafodelista"/>
              <w:numPr>
                <w:ilvl w:val="0"/>
                <w:numId w:val="79"/>
              </w:numPr>
              <w:rPr>
                <w:rFonts w:ascii="Arial Narrow" w:hAnsi="Arial Narrow"/>
                <w:sz w:val="20"/>
                <w:szCs w:val="20"/>
                <w:highlight w:val="yellow"/>
              </w:rPr>
            </w:pPr>
            <w:r w:rsidRPr="00BF3F1F">
              <w:rPr>
                <w:rFonts w:ascii="Arial Narrow" w:hAnsi="Arial Narrow"/>
                <w:b/>
                <w:sz w:val="20"/>
                <w:szCs w:val="20"/>
                <w:highlight w:val="yellow"/>
                <w:lang w:val="es-PE"/>
              </w:rPr>
              <w:t>Botón</w:t>
            </w:r>
            <w:r w:rsidRPr="00F97D75">
              <w:rPr>
                <w:rFonts w:ascii="Arial Narrow" w:hAnsi="Arial Narrow"/>
                <w:b/>
                <w:sz w:val="20"/>
                <w:szCs w:val="20"/>
                <w:highlight w:val="yellow"/>
              </w:rPr>
              <w:t xml:space="preserve"> Grabar:</w:t>
            </w:r>
            <w:r w:rsidRPr="00F97D75">
              <w:rPr>
                <w:rFonts w:ascii="Arial Narrow" w:hAnsi="Arial Narrow"/>
                <w:sz w:val="20"/>
                <w:szCs w:val="20"/>
                <w:highlight w:val="yellow"/>
              </w:rPr>
              <w:t xml:space="preserve"> Permite grabar la unidad de despacho.</w:t>
            </w:r>
            <w:r w:rsidR="00A12BCE" w:rsidRPr="00057B8C">
              <w:rPr>
                <w:rFonts w:ascii="Arial Narrow" w:hAnsi="Arial Narrow"/>
                <w:sz w:val="20"/>
                <w:szCs w:val="20"/>
                <w:highlight w:val="yellow"/>
              </w:rPr>
              <w:t xml:space="preserve"> Si la fecha actual es mayor o igual que la fecha de fin de vigencia no se muestra, en caso contrario se muestra habilitado</w:t>
            </w:r>
            <w:r w:rsidR="00057B8C">
              <w:rPr>
                <w:rFonts w:ascii="Arial Narrow" w:hAnsi="Arial Narrow"/>
                <w:sz w:val="20"/>
                <w:szCs w:val="20"/>
                <w:highlight w:val="yellow"/>
              </w:rPr>
              <w:t>.</w:t>
            </w:r>
          </w:p>
        </w:tc>
      </w:tr>
      <w:tr w:rsidR="006274DD" w:rsidRPr="00F97D75" w:rsidTr="004A5F4F">
        <w:tc>
          <w:tcPr>
            <w:tcW w:w="510" w:type="dxa"/>
            <w:tcBorders>
              <w:top w:val="single" w:sz="6" w:space="0" w:color="000000"/>
              <w:left w:val="single" w:sz="6" w:space="0" w:color="000000"/>
              <w:bottom w:val="single" w:sz="6" w:space="0" w:color="000000"/>
              <w:right w:val="single" w:sz="6" w:space="0" w:color="000000"/>
            </w:tcBorders>
          </w:tcPr>
          <w:p w:rsidR="006274DD" w:rsidRPr="00F97D75" w:rsidRDefault="006274DD" w:rsidP="00EF6966">
            <w:pPr>
              <w:pStyle w:val="Prrafodelista"/>
              <w:numPr>
                <w:ilvl w:val="0"/>
                <w:numId w:val="42"/>
              </w:numPr>
              <w:ind w:left="356" w:hanging="145"/>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6274DD" w:rsidRPr="00F97D75" w:rsidRDefault="006274DD" w:rsidP="002C1B1C">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sidR="002C1B1C">
              <w:rPr>
                <w:rFonts w:ascii="Arial Narrow" w:hAnsi="Arial Narrow" w:cs="Arial"/>
                <w:sz w:val="20"/>
                <w:szCs w:val="20"/>
                <w:highlight w:val="yellow"/>
              </w:rPr>
              <w:t xml:space="preserve">el valor del campo </w:t>
            </w:r>
            <w:r w:rsidR="00896F03" w:rsidRPr="00896F03">
              <w:rPr>
                <w:rFonts w:ascii="Arial Narrow" w:hAnsi="Arial Narrow" w:cs="Arial"/>
                <w:b/>
                <w:sz w:val="20"/>
                <w:szCs w:val="20"/>
                <w:highlight w:val="yellow"/>
              </w:rPr>
              <w:t xml:space="preserve">Vigente </w:t>
            </w:r>
            <w:r w:rsidR="002C1B1C" w:rsidRPr="00896F03">
              <w:rPr>
                <w:rFonts w:ascii="Arial Narrow" w:hAnsi="Arial Narrow" w:cs="Arial"/>
                <w:b/>
                <w:sz w:val="20"/>
                <w:szCs w:val="20"/>
                <w:highlight w:val="yellow"/>
              </w:rPr>
              <w:t>desde</w:t>
            </w:r>
            <w:r w:rsidR="00D844FD">
              <w:rPr>
                <w:rFonts w:ascii="Arial Narrow" w:hAnsi="Arial Narrow" w:cs="Arial"/>
                <w:sz w:val="20"/>
                <w:szCs w:val="20"/>
                <w:highlight w:val="yellow"/>
              </w:rPr>
              <w:t xml:space="preserve">, en </w:t>
            </w:r>
            <w:r w:rsidR="00D844FD" w:rsidRPr="00F97D75">
              <w:rPr>
                <w:rFonts w:ascii="Arial Narrow" w:hAnsi="Arial Narrow"/>
                <w:sz w:val="20"/>
                <w:szCs w:val="20"/>
                <w:highlight w:val="yellow"/>
              </w:rPr>
              <w:t>IU0</w:t>
            </w:r>
            <w:r w:rsidR="00D844FD">
              <w:rPr>
                <w:rFonts w:ascii="Arial Narrow" w:hAnsi="Arial Narrow"/>
                <w:sz w:val="20"/>
                <w:szCs w:val="20"/>
                <w:highlight w:val="yellow"/>
              </w:rPr>
              <w:t>0</w:t>
            </w:r>
            <w:r w:rsidR="00D844FD" w:rsidRPr="00F97D75">
              <w:rPr>
                <w:rFonts w:ascii="Arial Narrow" w:hAnsi="Arial Narrow"/>
                <w:sz w:val="20"/>
                <w:szCs w:val="20"/>
                <w:highlight w:val="yellow"/>
              </w:rPr>
              <w:t>2</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4E1A52" w:rsidRPr="00F97D75" w:rsidRDefault="004E1A52" w:rsidP="00EF6966">
            <w:pPr>
              <w:pStyle w:val="Prrafodelista"/>
              <w:numPr>
                <w:ilvl w:val="1"/>
                <w:numId w:val="42"/>
              </w:numPr>
              <w:ind w:left="355" w:hanging="355"/>
              <w:rPr>
                <w:rFonts w:ascii="Arial Narrow" w:hAnsi="Arial Narrow"/>
                <w:sz w:val="20"/>
                <w:szCs w:val="20"/>
                <w:highlight w:val="yellow"/>
              </w:rPr>
            </w:pPr>
            <w:r w:rsidRPr="00F97D75">
              <w:rPr>
                <w:rFonts w:ascii="Arial Narrow" w:hAnsi="Arial Narrow"/>
                <w:sz w:val="20"/>
                <w:szCs w:val="20"/>
                <w:highlight w:val="yellow"/>
              </w:rPr>
              <w:t>El sistema valida que la fecha de inicio de vigencia ingresada:</w:t>
            </w:r>
          </w:p>
          <w:p w:rsidR="004E1A52" w:rsidRPr="00F97D75" w:rsidRDefault="0006004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No este vacía y t</w:t>
            </w:r>
            <w:r w:rsidR="004E1A52" w:rsidRPr="00F97D75">
              <w:rPr>
                <w:rFonts w:ascii="Arial Narrow" w:hAnsi="Arial Narrow"/>
                <w:sz w:val="20"/>
                <w:szCs w:val="20"/>
                <w:highlight w:val="yellow"/>
              </w:rPr>
              <w:t>enga</w:t>
            </w:r>
            <w:r w:rsidR="00C61D4B" w:rsidRPr="00F97D75">
              <w:rPr>
                <w:rFonts w:ascii="Arial Narrow" w:hAnsi="Arial Narrow"/>
                <w:sz w:val="20"/>
                <w:szCs w:val="20"/>
                <w:highlight w:val="yellow"/>
              </w:rPr>
              <w:t xml:space="preserve"> el formato correcto, caso contrario, el sistema ejecuta la </w:t>
            </w:r>
            <w:r w:rsidR="00C61D4B" w:rsidRPr="00F97D75">
              <w:rPr>
                <w:rFonts w:ascii="Arial Narrow" w:hAnsi="Arial Narrow"/>
                <w:b/>
                <w:sz w:val="20"/>
                <w:szCs w:val="20"/>
                <w:highlight w:val="yellow"/>
              </w:rPr>
              <w:t>excepción</w:t>
            </w:r>
            <w:r w:rsidR="008B6110" w:rsidRPr="00F97D75">
              <w:rPr>
                <w:rFonts w:ascii="Arial Narrow" w:hAnsi="Arial Narrow"/>
                <w:b/>
                <w:sz w:val="20"/>
                <w:szCs w:val="20"/>
                <w:highlight w:val="yellow"/>
              </w:rPr>
              <w:t xml:space="preserve"> 1.</w:t>
            </w:r>
          </w:p>
          <w:p w:rsidR="00060044" w:rsidRPr="00F97D75" w:rsidRDefault="0006004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No sea menor que la fecha actual</w:t>
            </w:r>
            <w:r w:rsidR="00C02C6D" w:rsidRPr="00F97D75">
              <w:rPr>
                <w:rFonts w:ascii="Arial Narrow" w:hAnsi="Arial Narrow"/>
                <w:sz w:val="20"/>
                <w:szCs w:val="20"/>
                <w:highlight w:val="yellow"/>
              </w:rPr>
              <w:t xml:space="preserve">, caso contrario, el sistema ejecuta la </w:t>
            </w:r>
            <w:r w:rsidR="00C02C6D" w:rsidRPr="00F97D75">
              <w:rPr>
                <w:rFonts w:ascii="Arial Narrow" w:hAnsi="Arial Narrow"/>
                <w:b/>
                <w:sz w:val="20"/>
                <w:szCs w:val="20"/>
                <w:highlight w:val="yellow"/>
              </w:rPr>
              <w:t>excepción 2</w:t>
            </w:r>
            <w:r w:rsidRPr="00F97D75">
              <w:rPr>
                <w:rFonts w:ascii="Arial Narrow" w:hAnsi="Arial Narrow"/>
                <w:sz w:val="20"/>
                <w:szCs w:val="20"/>
                <w:highlight w:val="yellow"/>
              </w:rPr>
              <w:t>.</w:t>
            </w:r>
          </w:p>
          <w:p w:rsidR="006274DD" w:rsidRPr="00F97D75" w:rsidRDefault="004E1A52"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mayor que la fecha de </w:t>
            </w:r>
            <w:r w:rsidR="000F0BAA" w:rsidRPr="000F0BAA">
              <w:rPr>
                <w:rFonts w:ascii="Arial Narrow" w:hAnsi="Arial Narrow"/>
                <w:sz w:val="20"/>
                <w:szCs w:val="20"/>
                <w:highlight w:val="yellow"/>
              </w:rPr>
              <w:t>término</w:t>
            </w:r>
            <w:r w:rsidR="000F0BAA"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w:t>
            </w:r>
            <w:r w:rsidR="007A4C82" w:rsidRPr="00F97D75">
              <w:rPr>
                <w:rFonts w:ascii="Arial Narrow" w:hAnsi="Arial Narrow"/>
                <w:sz w:val="20"/>
                <w:szCs w:val="20"/>
                <w:highlight w:val="yellow"/>
              </w:rPr>
              <w:t xml:space="preserve">caso contrario, el sistema ejecuta la </w:t>
            </w:r>
            <w:r w:rsidR="007A4C82" w:rsidRPr="00F97D75">
              <w:rPr>
                <w:rFonts w:ascii="Arial Narrow" w:hAnsi="Arial Narrow"/>
                <w:b/>
                <w:sz w:val="20"/>
                <w:szCs w:val="20"/>
                <w:highlight w:val="yellow"/>
              </w:rPr>
              <w:t xml:space="preserve">excepción </w:t>
            </w:r>
            <w:r w:rsidR="00D60459" w:rsidRPr="00F97D75">
              <w:rPr>
                <w:rFonts w:ascii="Arial Narrow" w:hAnsi="Arial Narrow"/>
                <w:b/>
                <w:sz w:val="20"/>
                <w:szCs w:val="20"/>
                <w:highlight w:val="yellow"/>
              </w:rPr>
              <w:t>3</w:t>
            </w:r>
            <w:r w:rsidRPr="00F97D75">
              <w:rPr>
                <w:rFonts w:ascii="Arial Narrow" w:hAnsi="Arial Narrow"/>
                <w:sz w:val="20"/>
                <w:szCs w:val="20"/>
                <w:highlight w:val="yellow"/>
              </w:rPr>
              <w:t>.</w:t>
            </w:r>
          </w:p>
        </w:tc>
      </w:tr>
      <w:tr w:rsidR="00F153CA" w:rsidRPr="00F97D75" w:rsidTr="004A5F4F">
        <w:tc>
          <w:tcPr>
            <w:tcW w:w="510" w:type="dxa"/>
            <w:tcBorders>
              <w:top w:val="single" w:sz="6" w:space="0" w:color="000000"/>
              <w:left w:val="single" w:sz="6" w:space="0" w:color="000000"/>
              <w:bottom w:val="single" w:sz="6" w:space="0" w:color="000000"/>
              <w:right w:val="single" w:sz="6" w:space="0" w:color="000000"/>
            </w:tcBorders>
          </w:tcPr>
          <w:p w:rsidR="00F153CA" w:rsidRPr="00F97D75" w:rsidRDefault="00F153CA" w:rsidP="00EF6966">
            <w:pPr>
              <w:pStyle w:val="Prrafodelista"/>
              <w:numPr>
                <w:ilvl w:val="0"/>
                <w:numId w:val="42"/>
              </w:numPr>
              <w:ind w:left="356" w:hanging="145"/>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F153CA" w:rsidRPr="00F97D75" w:rsidRDefault="00F153CA" w:rsidP="00FD68E4">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sidR="00FD68E4">
              <w:rPr>
                <w:rFonts w:ascii="Arial Narrow" w:hAnsi="Arial Narrow" w:cs="Arial"/>
                <w:sz w:val="20"/>
                <w:szCs w:val="20"/>
                <w:highlight w:val="yellow"/>
              </w:rPr>
              <w:t xml:space="preserve">el valor del campo </w:t>
            </w:r>
            <w:r w:rsidR="00896F03" w:rsidRPr="00896F03">
              <w:rPr>
                <w:rFonts w:ascii="Arial Narrow" w:hAnsi="Arial Narrow" w:cs="Arial"/>
                <w:b/>
                <w:sz w:val="20"/>
                <w:szCs w:val="20"/>
                <w:highlight w:val="yellow"/>
              </w:rPr>
              <w:t xml:space="preserve">Vigente </w:t>
            </w:r>
            <w:r w:rsidR="00FD68E4" w:rsidRPr="00896F03">
              <w:rPr>
                <w:rFonts w:ascii="Arial Narrow" w:hAnsi="Arial Narrow" w:cs="Arial"/>
                <w:b/>
                <w:sz w:val="20"/>
                <w:szCs w:val="20"/>
                <w:highlight w:val="yellow"/>
              </w:rPr>
              <w:t>hasta</w:t>
            </w:r>
            <w:r w:rsidR="00D844FD">
              <w:rPr>
                <w:rFonts w:ascii="Arial Narrow" w:hAnsi="Arial Narrow" w:cs="Arial"/>
                <w:sz w:val="20"/>
                <w:szCs w:val="20"/>
                <w:highlight w:val="yellow"/>
              </w:rPr>
              <w:t xml:space="preserve">, en </w:t>
            </w:r>
            <w:r w:rsidR="00D844FD" w:rsidRPr="00F97D75">
              <w:rPr>
                <w:rFonts w:ascii="Arial Narrow" w:hAnsi="Arial Narrow"/>
                <w:sz w:val="20"/>
                <w:szCs w:val="20"/>
                <w:highlight w:val="yellow"/>
              </w:rPr>
              <w:t>IU0</w:t>
            </w:r>
            <w:r w:rsidR="00D844FD">
              <w:rPr>
                <w:rFonts w:ascii="Arial Narrow" w:hAnsi="Arial Narrow"/>
                <w:sz w:val="20"/>
                <w:szCs w:val="20"/>
                <w:highlight w:val="yellow"/>
              </w:rPr>
              <w:t>0</w:t>
            </w:r>
            <w:r w:rsidR="00D844FD" w:rsidRPr="00F97D75">
              <w:rPr>
                <w:rFonts w:ascii="Arial Narrow" w:hAnsi="Arial Narrow"/>
                <w:sz w:val="20"/>
                <w:szCs w:val="20"/>
                <w:highlight w:val="yellow"/>
              </w:rPr>
              <w:t>2</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592A00" w:rsidRPr="00F97D75" w:rsidRDefault="00592A00" w:rsidP="00EF6966">
            <w:pPr>
              <w:pStyle w:val="Prrafodelista"/>
              <w:numPr>
                <w:ilvl w:val="1"/>
                <w:numId w:val="42"/>
              </w:numPr>
              <w:ind w:left="355" w:hanging="355"/>
              <w:rPr>
                <w:rFonts w:ascii="Arial Narrow" w:hAnsi="Arial Narrow"/>
                <w:sz w:val="20"/>
                <w:szCs w:val="20"/>
                <w:highlight w:val="yellow"/>
              </w:rPr>
            </w:pPr>
            <w:r w:rsidRPr="00F97D75">
              <w:rPr>
                <w:rFonts w:ascii="Arial Narrow" w:hAnsi="Arial Narrow"/>
                <w:sz w:val="20"/>
                <w:szCs w:val="20"/>
                <w:highlight w:val="yellow"/>
              </w:rPr>
              <w:t xml:space="preserve">El sistema valida que la fecha de </w:t>
            </w:r>
            <w:r w:rsidR="000F0BAA" w:rsidRPr="000F0BAA">
              <w:rPr>
                <w:rFonts w:ascii="Arial Narrow" w:hAnsi="Arial Narrow"/>
                <w:sz w:val="20"/>
                <w:szCs w:val="20"/>
                <w:highlight w:val="yellow"/>
              </w:rPr>
              <w:t>término</w:t>
            </w:r>
            <w:r w:rsidR="000F0BAA" w:rsidRPr="00F97D75">
              <w:rPr>
                <w:rFonts w:ascii="Arial Narrow" w:hAnsi="Arial Narrow"/>
                <w:b/>
                <w:i/>
                <w:sz w:val="20"/>
                <w:szCs w:val="20"/>
                <w:highlight w:val="yellow"/>
              </w:rPr>
              <w:t xml:space="preserve"> </w:t>
            </w:r>
            <w:r w:rsidRPr="00F97D75">
              <w:rPr>
                <w:rFonts w:ascii="Arial Narrow" w:hAnsi="Arial Narrow"/>
                <w:sz w:val="20"/>
                <w:szCs w:val="20"/>
                <w:highlight w:val="yellow"/>
              </w:rPr>
              <w:t>de vigencia ingresada:</w:t>
            </w:r>
          </w:p>
          <w:p w:rsidR="00592A00" w:rsidRPr="00F97D75" w:rsidRDefault="00C02C6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este vacía y tenga </w:t>
            </w:r>
            <w:r w:rsidR="00592A00" w:rsidRPr="00F97D75">
              <w:rPr>
                <w:rFonts w:ascii="Arial Narrow" w:hAnsi="Arial Narrow"/>
                <w:sz w:val="20"/>
                <w:szCs w:val="20"/>
                <w:highlight w:val="yellow"/>
              </w:rPr>
              <w:t xml:space="preserve">el formato correcto caso contrario, el sistema ejecuta la </w:t>
            </w:r>
            <w:r w:rsidR="00592A00" w:rsidRPr="00F97D75">
              <w:rPr>
                <w:rFonts w:ascii="Arial Narrow" w:hAnsi="Arial Narrow"/>
                <w:b/>
                <w:sz w:val="20"/>
                <w:szCs w:val="20"/>
                <w:highlight w:val="yellow"/>
              </w:rPr>
              <w:t>excepción</w:t>
            </w:r>
            <w:r w:rsidR="00D92091" w:rsidRPr="00F97D75">
              <w:rPr>
                <w:rFonts w:ascii="Arial Narrow" w:hAnsi="Arial Narrow"/>
                <w:b/>
                <w:sz w:val="20"/>
                <w:szCs w:val="20"/>
                <w:highlight w:val="yellow"/>
              </w:rPr>
              <w:t xml:space="preserve"> 4</w:t>
            </w:r>
            <w:r w:rsidR="00592A00" w:rsidRPr="00F97D75">
              <w:rPr>
                <w:rFonts w:ascii="Arial Narrow" w:hAnsi="Arial Narrow"/>
                <w:b/>
                <w:sz w:val="20"/>
                <w:szCs w:val="20"/>
                <w:highlight w:val="yellow"/>
              </w:rPr>
              <w:t>.</w:t>
            </w:r>
          </w:p>
          <w:p w:rsidR="00F153CA" w:rsidRPr="00F97D75" w:rsidRDefault="00592A00"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menor que la fecha de </w:t>
            </w:r>
            <w:r w:rsidR="001855BA">
              <w:rPr>
                <w:rFonts w:ascii="Arial Narrow" w:hAnsi="Arial Narrow"/>
                <w:sz w:val="20"/>
                <w:szCs w:val="20"/>
                <w:highlight w:val="yellow"/>
              </w:rPr>
              <w:t>inicio</w:t>
            </w:r>
            <w:r w:rsidR="000F0BAA"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w:t>
            </w:r>
            <w:r w:rsidR="006F7301" w:rsidRPr="00F97D75">
              <w:rPr>
                <w:rFonts w:ascii="Arial Narrow" w:hAnsi="Arial Narrow"/>
                <w:sz w:val="20"/>
                <w:szCs w:val="20"/>
                <w:highlight w:val="yellow"/>
              </w:rPr>
              <w:t xml:space="preserve">caso contrario, el sistema ejecuta la </w:t>
            </w:r>
            <w:r w:rsidR="006F7301" w:rsidRPr="00F97D75">
              <w:rPr>
                <w:rFonts w:ascii="Arial Narrow" w:hAnsi="Arial Narrow"/>
                <w:b/>
                <w:sz w:val="20"/>
                <w:szCs w:val="20"/>
                <w:highlight w:val="yellow"/>
              </w:rPr>
              <w:t xml:space="preserve">excepción </w:t>
            </w:r>
            <w:r w:rsidR="00D92091" w:rsidRPr="00F97D75">
              <w:rPr>
                <w:rFonts w:ascii="Arial Narrow" w:hAnsi="Arial Narrow"/>
                <w:b/>
                <w:sz w:val="20"/>
                <w:szCs w:val="20"/>
                <w:highlight w:val="yellow"/>
              </w:rPr>
              <w:t>5</w:t>
            </w:r>
            <w:r w:rsidRPr="00F97D75">
              <w:rPr>
                <w:rFonts w:ascii="Arial Narrow" w:hAnsi="Arial Narrow"/>
                <w:sz w:val="20"/>
                <w:szCs w:val="20"/>
                <w:highlight w:val="yellow"/>
              </w:rPr>
              <w:t>.</w:t>
            </w:r>
          </w:p>
        </w:tc>
      </w:tr>
      <w:tr w:rsidR="00655424" w:rsidRPr="00F97D75" w:rsidTr="00655424">
        <w:tc>
          <w:tcPr>
            <w:tcW w:w="510" w:type="dxa"/>
            <w:tcBorders>
              <w:top w:val="single" w:sz="6" w:space="0" w:color="000000"/>
              <w:left w:val="single" w:sz="6" w:space="0" w:color="000000"/>
              <w:right w:val="single" w:sz="6" w:space="0" w:color="000000"/>
            </w:tcBorders>
          </w:tcPr>
          <w:p w:rsidR="00655424" w:rsidRPr="00F97D75" w:rsidRDefault="00655424" w:rsidP="00EF6966">
            <w:pPr>
              <w:pStyle w:val="Prrafodelista"/>
              <w:numPr>
                <w:ilvl w:val="0"/>
                <w:numId w:val="42"/>
              </w:numPr>
              <w:ind w:left="356" w:hanging="145"/>
              <w:rPr>
                <w:rFonts w:ascii="Arial Narrow" w:hAnsi="Arial Narrow"/>
                <w:szCs w:val="20"/>
                <w:highlight w:val="yellow"/>
              </w:rPr>
            </w:pPr>
          </w:p>
        </w:tc>
        <w:tc>
          <w:tcPr>
            <w:tcW w:w="3176" w:type="dxa"/>
            <w:tcBorders>
              <w:top w:val="single" w:sz="6" w:space="0" w:color="000000"/>
              <w:left w:val="single" w:sz="6" w:space="0" w:color="000000"/>
              <w:right w:val="single" w:sz="6" w:space="0" w:color="000000"/>
            </w:tcBorders>
          </w:tcPr>
          <w:p w:rsidR="00655424" w:rsidRPr="00F97D75" w:rsidRDefault="00655424" w:rsidP="00D844FD">
            <w:pPr>
              <w:rPr>
                <w:rFonts w:ascii="Arial Narrow" w:hAnsi="Arial Narrow" w:cs="Arial"/>
                <w:sz w:val="20"/>
                <w:szCs w:val="20"/>
                <w:highlight w:val="yellow"/>
              </w:rPr>
            </w:pPr>
            <w:r>
              <w:rPr>
                <w:rFonts w:ascii="Arial Narrow" w:hAnsi="Arial Narrow" w:cs="Arial"/>
                <w:sz w:val="20"/>
                <w:szCs w:val="20"/>
                <w:highlight w:val="yellow"/>
              </w:rPr>
              <w:t xml:space="preserve">El actor presiona el botón </w:t>
            </w:r>
            <w:r w:rsidRPr="00896F03">
              <w:rPr>
                <w:rFonts w:ascii="Arial Narrow" w:hAnsi="Arial Narrow" w:cs="Arial"/>
                <w:b/>
                <w:sz w:val="20"/>
                <w:szCs w:val="20"/>
                <w:highlight w:val="yellow"/>
              </w:rPr>
              <w:t>Guardar</w:t>
            </w:r>
            <w:r>
              <w:rPr>
                <w:rFonts w:ascii="Arial Narrow" w:hAnsi="Arial Narrow" w:cs="Arial"/>
                <w:sz w:val="20"/>
                <w:szCs w:val="20"/>
                <w:highlight w:val="yellow"/>
              </w:rPr>
              <w:t xml:space="preserve">, en </w:t>
            </w:r>
            <w:r w:rsidRPr="00F97D75">
              <w:rPr>
                <w:rFonts w:ascii="Arial Narrow" w:hAnsi="Arial Narrow"/>
                <w:sz w:val="20"/>
                <w:szCs w:val="20"/>
                <w:highlight w:val="yellow"/>
              </w:rPr>
              <w:t>IU0</w:t>
            </w:r>
            <w:r>
              <w:rPr>
                <w:rFonts w:ascii="Arial Narrow" w:hAnsi="Arial Narrow"/>
                <w:sz w:val="20"/>
                <w:szCs w:val="20"/>
                <w:highlight w:val="yellow"/>
              </w:rPr>
              <w:t>0</w:t>
            </w:r>
            <w:r w:rsidRPr="00F97D75">
              <w:rPr>
                <w:rFonts w:ascii="Arial Narrow" w:hAnsi="Arial Narrow"/>
                <w:sz w:val="20"/>
                <w:szCs w:val="20"/>
                <w:highlight w:val="yellow"/>
              </w:rPr>
              <w:t>2</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right w:val="single" w:sz="6" w:space="0" w:color="000000"/>
            </w:tcBorders>
            <w:hideMark/>
          </w:tcPr>
          <w:p w:rsidR="00655424" w:rsidRDefault="00655424" w:rsidP="00EF6966">
            <w:pPr>
              <w:pStyle w:val="Prrafodelista"/>
              <w:numPr>
                <w:ilvl w:val="1"/>
                <w:numId w:val="42"/>
              </w:numPr>
              <w:ind w:left="355" w:hanging="355"/>
              <w:rPr>
                <w:rFonts w:ascii="Arial Narrow" w:hAnsi="Arial Narrow"/>
                <w:sz w:val="20"/>
                <w:szCs w:val="20"/>
                <w:highlight w:val="yellow"/>
              </w:rPr>
            </w:pPr>
            <w:r w:rsidRPr="00F97D75">
              <w:rPr>
                <w:rFonts w:ascii="Arial Narrow" w:hAnsi="Arial Narrow"/>
                <w:sz w:val="20"/>
                <w:szCs w:val="20"/>
                <w:highlight w:val="yellow"/>
              </w:rPr>
              <w:t xml:space="preserve">El sistema </w:t>
            </w:r>
            <w:r>
              <w:rPr>
                <w:rFonts w:ascii="Arial Narrow" w:hAnsi="Arial Narrow"/>
                <w:sz w:val="20"/>
                <w:szCs w:val="20"/>
                <w:highlight w:val="yellow"/>
              </w:rPr>
              <w:t>realiza las siguiente validaciones:</w:t>
            </w:r>
          </w:p>
          <w:p w:rsidR="00655424" w:rsidRDefault="00655424"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w:t>
            </w:r>
            <w:r w:rsidRPr="00F97D75">
              <w:rPr>
                <w:rFonts w:ascii="Arial Narrow" w:hAnsi="Arial Narrow"/>
                <w:sz w:val="20"/>
                <w:szCs w:val="20"/>
                <w:highlight w:val="yellow"/>
              </w:rPr>
              <w:t xml:space="preserve">ue se haya ingresado al menos dos caracteres diferentes de espacio en la descripción de la unidad de despacho, caso contrario, el sistema ejecuta la </w:t>
            </w:r>
            <w:r w:rsidRPr="00F97D75">
              <w:rPr>
                <w:rFonts w:ascii="Arial Narrow" w:hAnsi="Arial Narrow"/>
                <w:b/>
                <w:sz w:val="20"/>
                <w:szCs w:val="20"/>
                <w:highlight w:val="yellow"/>
              </w:rPr>
              <w:t>excepción 6</w:t>
            </w:r>
            <w:r w:rsidRPr="00F97D75">
              <w:rPr>
                <w:rFonts w:ascii="Arial Narrow" w:hAnsi="Arial Narrow"/>
                <w:sz w:val="20"/>
                <w:szCs w:val="20"/>
                <w:highlight w:val="yellow"/>
              </w:rPr>
              <w:t>.</w:t>
            </w:r>
          </w:p>
          <w:p w:rsidR="00655424" w:rsidRDefault="0065542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inicio de vigencia no este vacía y tenga el formato correcto, caso contrario, el sistema ejecuta la </w:t>
            </w:r>
            <w:r w:rsidRPr="00F97D75">
              <w:rPr>
                <w:rFonts w:ascii="Arial Narrow" w:hAnsi="Arial Narrow"/>
                <w:b/>
                <w:sz w:val="20"/>
                <w:szCs w:val="20"/>
                <w:highlight w:val="yellow"/>
              </w:rPr>
              <w:t>excepción 1</w:t>
            </w:r>
            <w:r w:rsidRPr="00F97D75">
              <w:rPr>
                <w:rFonts w:ascii="Arial Narrow" w:hAnsi="Arial Narrow"/>
                <w:sz w:val="20"/>
                <w:szCs w:val="20"/>
                <w:highlight w:val="yellow"/>
              </w:rPr>
              <w:t>.</w:t>
            </w:r>
          </w:p>
          <w:p w:rsidR="00655424" w:rsidRDefault="0065542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inicio de vigencia no sea menor que la fecha actual, caso contrario, el sistema ejecuta la </w:t>
            </w:r>
            <w:r w:rsidRPr="00F97D75">
              <w:rPr>
                <w:rFonts w:ascii="Arial Narrow" w:hAnsi="Arial Narrow"/>
                <w:b/>
                <w:sz w:val="20"/>
                <w:szCs w:val="20"/>
                <w:highlight w:val="yellow"/>
              </w:rPr>
              <w:t>excepción 2</w:t>
            </w:r>
            <w:r w:rsidRPr="00F97D75">
              <w:rPr>
                <w:rFonts w:ascii="Arial Narrow" w:hAnsi="Arial Narrow"/>
                <w:sz w:val="20"/>
                <w:szCs w:val="20"/>
                <w:highlight w:val="yellow"/>
              </w:rPr>
              <w:t>.</w:t>
            </w:r>
          </w:p>
          <w:p w:rsidR="00655424" w:rsidRDefault="0065542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inicio de vigencia no sea mayor que la fecha de </w:t>
            </w:r>
            <w:r w:rsidRPr="000F0BAA">
              <w:rPr>
                <w:rFonts w:ascii="Arial Narrow" w:hAnsi="Arial Narrow"/>
                <w:sz w:val="20"/>
                <w:szCs w:val="20"/>
                <w:highlight w:val="yellow"/>
              </w:rPr>
              <w:t>término</w:t>
            </w:r>
            <w:r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caso contrario, el sistema ejecuta la </w:t>
            </w:r>
            <w:r w:rsidRPr="00F97D75">
              <w:rPr>
                <w:rFonts w:ascii="Arial Narrow" w:hAnsi="Arial Narrow"/>
                <w:b/>
                <w:sz w:val="20"/>
                <w:szCs w:val="20"/>
                <w:highlight w:val="yellow"/>
              </w:rPr>
              <w:t>excepción 3</w:t>
            </w:r>
            <w:r w:rsidRPr="00F97D75">
              <w:rPr>
                <w:rFonts w:ascii="Arial Narrow" w:hAnsi="Arial Narrow"/>
                <w:sz w:val="20"/>
                <w:szCs w:val="20"/>
                <w:highlight w:val="yellow"/>
              </w:rPr>
              <w:t>.</w:t>
            </w:r>
          </w:p>
          <w:p w:rsidR="00655424" w:rsidRDefault="0065542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w:t>
            </w:r>
            <w:r w:rsidRPr="000F0BAA">
              <w:rPr>
                <w:rFonts w:ascii="Arial Narrow" w:hAnsi="Arial Narrow"/>
                <w:sz w:val="20"/>
                <w:szCs w:val="20"/>
                <w:highlight w:val="yellow"/>
              </w:rPr>
              <w:t>término</w:t>
            </w:r>
            <w:r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no este vacía y tenga el formato correcto, caso contrario, el sistema ejecuta la </w:t>
            </w:r>
            <w:r w:rsidRPr="00F97D75">
              <w:rPr>
                <w:rFonts w:ascii="Arial Narrow" w:hAnsi="Arial Narrow"/>
                <w:b/>
                <w:sz w:val="20"/>
                <w:szCs w:val="20"/>
                <w:highlight w:val="yellow"/>
              </w:rPr>
              <w:t>excepción 4</w:t>
            </w:r>
            <w:r w:rsidRPr="00F97D75">
              <w:rPr>
                <w:rFonts w:ascii="Arial Narrow" w:hAnsi="Arial Narrow"/>
                <w:sz w:val="20"/>
                <w:szCs w:val="20"/>
                <w:highlight w:val="yellow"/>
              </w:rPr>
              <w:t>.</w:t>
            </w:r>
          </w:p>
          <w:p w:rsidR="00655424" w:rsidRDefault="00655424" w:rsidP="00EF6966">
            <w:pPr>
              <w:pStyle w:val="Prrafodelista"/>
              <w:numPr>
                <w:ilvl w:val="0"/>
                <w:numId w:val="79"/>
              </w:numPr>
              <w:rPr>
                <w:rFonts w:ascii="Arial Narrow" w:hAnsi="Arial Narrow"/>
                <w:b/>
                <w:sz w:val="20"/>
                <w:szCs w:val="20"/>
                <w:highlight w:val="yellow"/>
              </w:rPr>
            </w:pPr>
            <w:r w:rsidRPr="00F97D75">
              <w:rPr>
                <w:rFonts w:ascii="Arial Narrow" w:hAnsi="Arial Narrow"/>
                <w:sz w:val="20"/>
                <w:szCs w:val="20"/>
                <w:highlight w:val="yellow"/>
              </w:rPr>
              <w:t xml:space="preserve">Que se haya seleccionado al menos un régimen. En caso contrario, el sistema ejecuta la </w:t>
            </w:r>
            <w:r w:rsidRPr="00F97D75">
              <w:rPr>
                <w:rFonts w:ascii="Arial Narrow" w:hAnsi="Arial Narrow"/>
                <w:b/>
                <w:sz w:val="20"/>
                <w:szCs w:val="20"/>
                <w:highlight w:val="yellow"/>
              </w:rPr>
              <w:t>excepción 10</w:t>
            </w:r>
            <w:r>
              <w:rPr>
                <w:rFonts w:ascii="Arial Narrow" w:hAnsi="Arial Narrow"/>
                <w:b/>
                <w:sz w:val="20"/>
                <w:szCs w:val="20"/>
                <w:highlight w:val="yellow"/>
              </w:rPr>
              <w:t>.</w:t>
            </w:r>
          </w:p>
          <w:p w:rsidR="00655424" w:rsidRDefault="00655424" w:rsidP="00EF6966">
            <w:pPr>
              <w:pStyle w:val="Prrafodelista"/>
              <w:numPr>
                <w:ilvl w:val="0"/>
                <w:numId w:val="79"/>
              </w:numPr>
              <w:rPr>
                <w:rFonts w:ascii="Arial Narrow" w:hAnsi="Arial Narrow"/>
                <w:b/>
                <w:sz w:val="20"/>
                <w:szCs w:val="20"/>
                <w:highlight w:val="yellow"/>
              </w:rPr>
            </w:pPr>
            <w:r w:rsidRPr="00F97D75">
              <w:rPr>
                <w:rFonts w:ascii="Arial Narrow" w:hAnsi="Arial Narrow"/>
                <w:sz w:val="20"/>
                <w:szCs w:val="20"/>
                <w:highlight w:val="yellow"/>
              </w:rPr>
              <w:t xml:space="preserve">Que ninguno de los regímenes seleccionados se encuentren asociados a otra unidad de despacho activa de la aduana seleccionada, dentro del rango de fechas de inicio y </w:t>
            </w:r>
            <w:r>
              <w:rPr>
                <w:rFonts w:ascii="Arial Narrow" w:hAnsi="Arial Narrow"/>
                <w:sz w:val="20"/>
                <w:szCs w:val="20"/>
                <w:highlight w:val="yellow"/>
              </w:rPr>
              <w:t>término de vigencia ingresada</w:t>
            </w:r>
            <w:r w:rsidRPr="00F97D75">
              <w:rPr>
                <w:rFonts w:ascii="Arial Narrow" w:hAnsi="Arial Narrow"/>
                <w:sz w:val="20"/>
                <w:szCs w:val="20"/>
                <w:highlight w:val="yellow"/>
              </w:rPr>
              <w:t xml:space="preserve">. En caso contrario, el sistema ejecuta la </w:t>
            </w:r>
            <w:r w:rsidRPr="00F97D75">
              <w:rPr>
                <w:rFonts w:ascii="Arial Narrow" w:hAnsi="Arial Narrow"/>
                <w:b/>
                <w:sz w:val="20"/>
                <w:szCs w:val="20"/>
                <w:highlight w:val="yellow"/>
              </w:rPr>
              <w:t>excepción 11</w:t>
            </w:r>
            <w:r>
              <w:rPr>
                <w:rFonts w:ascii="Arial Narrow" w:hAnsi="Arial Narrow"/>
                <w:b/>
                <w:sz w:val="20"/>
                <w:szCs w:val="20"/>
                <w:highlight w:val="yellow"/>
              </w:rPr>
              <w:t>.</w:t>
            </w:r>
          </w:p>
          <w:p w:rsidR="00655424" w:rsidRPr="00F97D75" w:rsidRDefault="0065542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Si se trata de una modificación, el sistema valida:</w:t>
            </w:r>
          </w:p>
          <w:p w:rsidR="00655424" w:rsidRPr="00F97D75" w:rsidRDefault="00655424" w:rsidP="00EF6966">
            <w:pPr>
              <w:pStyle w:val="Prrafodelista"/>
              <w:numPr>
                <w:ilvl w:val="0"/>
                <w:numId w:val="80"/>
              </w:numPr>
              <w:rPr>
                <w:rFonts w:ascii="Arial Narrow" w:hAnsi="Arial Narrow"/>
                <w:sz w:val="20"/>
                <w:szCs w:val="20"/>
                <w:highlight w:val="yellow"/>
              </w:rPr>
            </w:pPr>
            <w:r w:rsidRPr="00F97D75">
              <w:rPr>
                <w:rFonts w:ascii="Arial Narrow" w:hAnsi="Arial Narrow"/>
                <w:sz w:val="20"/>
                <w:szCs w:val="20"/>
                <w:highlight w:val="yellow"/>
              </w:rPr>
              <w:t>Qu</w:t>
            </w:r>
            <w:r>
              <w:rPr>
                <w:rFonts w:ascii="Arial Narrow" w:hAnsi="Arial Narrow"/>
                <w:sz w:val="20"/>
                <w:szCs w:val="20"/>
                <w:highlight w:val="yellow"/>
              </w:rPr>
              <w:t>e no existan zonas</w:t>
            </w:r>
            <w:r w:rsidRPr="00F97D75">
              <w:rPr>
                <w:rFonts w:ascii="Arial Narrow" w:hAnsi="Arial Narrow"/>
                <w:sz w:val="20"/>
                <w:szCs w:val="20"/>
                <w:highlight w:val="yellow"/>
              </w:rPr>
              <w:t xml:space="preserve"> de reconocimiento físico asignadas a la unidad de despacho, cuyo rango de fecha de inicio y </w:t>
            </w:r>
            <w:r w:rsidRPr="000F0BAA">
              <w:rPr>
                <w:rFonts w:ascii="Arial Narrow" w:hAnsi="Arial Narrow"/>
                <w:sz w:val="20"/>
                <w:szCs w:val="20"/>
                <w:highlight w:val="yellow"/>
              </w:rPr>
              <w:t>término</w:t>
            </w:r>
            <w:r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esté fuera del rango de fecha de inicio y </w:t>
            </w:r>
            <w:r w:rsidRPr="000F0BAA">
              <w:rPr>
                <w:rFonts w:ascii="Arial Narrow" w:hAnsi="Arial Narrow"/>
                <w:sz w:val="20"/>
                <w:szCs w:val="20"/>
                <w:highlight w:val="yellow"/>
              </w:rPr>
              <w:t>término</w:t>
            </w:r>
            <w:r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que se está registrando, caso contrario, el sistema ejecuta la </w:t>
            </w:r>
            <w:r w:rsidRPr="00F97D75">
              <w:rPr>
                <w:rFonts w:ascii="Arial Narrow" w:hAnsi="Arial Narrow"/>
                <w:b/>
                <w:sz w:val="20"/>
                <w:szCs w:val="20"/>
                <w:highlight w:val="yellow"/>
              </w:rPr>
              <w:t>excepción 7.</w:t>
            </w:r>
          </w:p>
          <w:p w:rsidR="00655424" w:rsidRPr="00763A64" w:rsidRDefault="00655424" w:rsidP="00EF6966">
            <w:pPr>
              <w:pStyle w:val="Prrafodelista"/>
              <w:numPr>
                <w:ilvl w:val="0"/>
                <w:numId w:val="80"/>
              </w:numPr>
              <w:rPr>
                <w:rFonts w:ascii="Arial Narrow" w:hAnsi="Arial Narrow"/>
                <w:sz w:val="20"/>
                <w:szCs w:val="20"/>
                <w:highlight w:val="yellow"/>
              </w:rPr>
            </w:pPr>
            <w:r w:rsidRPr="00F97D75">
              <w:rPr>
                <w:rFonts w:ascii="Arial Narrow" w:hAnsi="Arial Narrow"/>
                <w:sz w:val="20"/>
                <w:szCs w:val="20"/>
                <w:highlight w:val="yellow"/>
              </w:rPr>
              <w:t xml:space="preserve">Que no existan turnos asignados a la unidad de despacho, cuyo rango de fecha de inicio y </w:t>
            </w:r>
            <w:r w:rsidRPr="000F0BAA">
              <w:rPr>
                <w:rFonts w:ascii="Arial Narrow" w:hAnsi="Arial Narrow"/>
                <w:sz w:val="20"/>
                <w:szCs w:val="20"/>
                <w:highlight w:val="yellow"/>
              </w:rPr>
              <w:t>término</w:t>
            </w:r>
            <w:r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esté fuera del rango de fecha de inicio y </w:t>
            </w:r>
            <w:r w:rsidRPr="000F0BAA">
              <w:rPr>
                <w:rFonts w:ascii="Arial Narrow" w:hAnsi="Arial Narrow"/>
                <w:sz w:val="20"/>
                <w:szCs w:val="20"/>
                <w:highlight w:val="yellow"/>
              </w:rPr>
              <w:t>término</w:t>
            </w:r>
            <w:r w:rsidRPr="00F97D75">
              <w:rPr>
                <w:rFonts w:ascii="Arial Narrow" w:hAnsi="Arial Narrow"/>
                <w:b/>
                <w:i/>
                <w:sz w:val="20"/>
                <w:szCs w:val="20"/>
                <w:highlight w:val="yellow"/>
              </w:rPr>
              <w:t xml:space="preserve"> </w:t>
            </w:r>
            <w:r w:rsidRPr="00F97D75">
              <w:rPr>
                <w:rFonts w:ascii="Arial Narrow" w:hAnsi="Arial Narrow"/>
                <w:sz w:val="20"/>
                <w:szCs w:val="20"/>
                <w:highlight w:val="yellow"/>
              </w:rPr>
              <w:t xml:space="preserve">de vigencia que se está registrando, en caso contrario, el sistema ejecuta la </w:t>
            </w:r>
            <w:r w:rsidRPr="00F97D75">
              <w:rPr>
                <w:rFonts w:ascii="Arial Narrow" w:hAnsi="Arial Narrow"/>
                <w:b/>
                <w:sz w:val="20"/>
                <w:szCs w:val="20"/>
                <w:highlight w:val="yellow"/>
              </w:rPr>
              <w:t>excepción 9.</w:t>
            </w:r>
          </w:p>
          <w:p w:rsidR="00655424" w:rsidRPr="00D17D80" w:rsidRDefault="00655424" w:rsidP="00EF6966">
            <w:pPr>
              <w:pStyle w:val="Prrafodelista"/>
              <w:numPr>
                <w:ilvl w:val="0"/>
                <w:numId w:val="80"/>
              </w:numPr>
              <w:rPr>
                <w:rFonts w:ascii="Arial Narrow" w:hAnsi="Arial Narrow"/>
                <w:sz w:val="20"/>
                <w:szCs w:val="20"/>
                <w:highlight w:val="yellow"/>
              </w:rPr>
            </w:pPr>
            <w:r w:rsidRPr="00763A64">
              <w:rPr>
                <w:rFonts w:ascii="Arial Narrow" w:hAnsi="Arial Narrow"/>
                <w:color w:val="FF0000"/>
                <w:sz w:val="20"/>
                <w:szCs w:val="20"/>
                <w:highlight w:val="yellow"/>
              </w:rPr>
              <w:t xml:space="preserve">Si se modificó el indicador </w:t>
            </w:r>
            <w:r w:rsidRPr="00763A64">
              <w:rPr>
                <w:rFonts w:ascii="Arial Narrow" w:hAnsi="Arial Narrow"/>
                <w:color w:val="FF0000"/>
                <w:sz w:val="20"/>
                <w:szCs w:val="20"/>
                <w:highlight w:val="yellow"/>
                <w:lang w:val="es-PE"/>
              </w:rPr>
              <w:t>Incluir sorteo de funcionarios por zona</w:t>
            </w:r>
            <w:r>
              <w:rPr>
                <w:rFonts w:ascii="Arial Narrow" w:hAnsi="Arial Narrow"/>
                <w:color w:val="FF0000"/>
                <w:sz w:val="20"/>
                <w:szCs w:val="20"/>
                <w:highlight w:val="yellow"/>
                <w:lang w:val="es-PE"/>
              </w:rPr>
              <w:t xml:space="preserve">, se ejecuta </w:t>
            </w:r>
            <w:r w:rsidRPr="00763A64">
              <w:rPr>
                <w:rFonts w:ascii="Arial Narrow" w:hAnsi="Arial Narrow"/>
                <w:b/>
                <w:color w:val="FF0000"/>
                <w:sz w:val="20"/>
                <w:szCs w:val="20"/>
                <w:highlight w:val="yellow"/>
                <w:lang w:val="es-PE"/>
              </w:rPr>
              <w:t>FA2</w:t>
            </w:r>
            <w:r>
              <w:rPr>
                <w:rFonts w:ascii="Arial Narrow" w:hAnsi="Arial Narrow"/>
                <w:color w:val="FF0000"/>
                <w:sz w:val="20"/>
                <w:szCs w:val="20"/>
                <w:highlight w:val="yellow"/>
                <w:lang w:val="es-PE"/>
              </w:rPr>
              <w:t>.</w:t>
            </w:r>
          </w:p>
          <w:p w:rsidR="00655424" w:rsidRPr="00655424" w:rsidRDefault="00655424" w:rsidP="00EF6966">
            <w:pPr>
              <w:pStyle w:val="Prrafodelista"/>
              <w:numPr>
                <w:ilvl w:val="0"/>
                <w:numId w:val="80"/>
              </w:numPr>
              <w:rPr>
                <w:rFonts w:ascii="Arial Narrow" w:hAnsi="Arial Narrow"/>
                <w:sz w:val="20"/>
                <w:szCs w:val="20"/>
                <w:highlight w:val="yellow"/>
              </w:rPr>
            </w:pPr>
            <w:r w:rsidRPr="00D17D80">
              <w:rPr>
                <w:rFonts w:ascii="Arial Narrow" w:hAnsi="Arial Narrow" w:cs="Arial"/>
                <w:color w:val="FF0000"/>
                <w:sz w:val="20"/>
                <w:highlight w:val="yellow"/>
              </w:rPr>
              <w:t xml:space="preserve">Si </w:t>
            </w:r>
            <w:r>
              <w:rPr>
                <w:rFonts w:ascii="Arial Narrow" w:hAnsi="Arial Narrow" w:cs="Arial"/>
                <w:color w:val="FF0000"/>
                <w:sz w:val="20"/>
                <w:highlight w:val="yellow"/>
              </w:rPr>
              <w:t>se retira algún tipo</w:t>
            </w:r>
            <w:r w:rsidRPr="00D17D80">
              <w:rPr>
                <w:rFonts w:ascii="Arial Narrow" w:hAnsi="Arial Narrow" w:cs="Arial"/>
                <w:color w:val="FF0000"/>
                <w:sz w:val="20"/>
                <w:highlight w:val="yellow"/>
              </w:rPr>
              <w:t xml:space="preserve"> de almacén, </w:t>
            </w:r>
            <w:r>
              <w:rPr>
                <w:rFonts w:ascii="Arial Narrow" w:hAnsi="Arial Narrow" w:cs="Arial"/>
                <w:color w:val="FF0000"/>
                <w:sz w:val="20"/>
                <w:highlight w:val="yellow"/>
              </w:rPr>
              <w:t xml:space="preserve">el sistema </w:t>
            </w:r>
            <w:proofErr w:type="gramStart"/>
            <w:r>
              <w:rPr>
                <w:rFonts w:ascii="Arial Narrow" w:hAnsi="Arial Narrow" w:cs="Arial"/>
                <w:color w:val="FF0000"/>
                <w:sz w:val="20"/>
                <w:highlight w:val="yellow"/>
              </w:rPr>
              <w:t>valida</w:t>
            </w:r>
            <w:proofErr w:type="gramEnd"/>
            <w:r>
              <w:rPr>
                <w:rFonts w:ascii="Arial Narrow" w:hAnsi="Arial Narrow" w:cs="Arial"/>
                <w:color w:val="FF0000"/>
                <w:sz w:val="20"/>
                <w:highlight w:val="yellow"/>
              </w:rPr>
              <w:t xml:space="preserve"> si existen Almacenes de los tipos retirados a los cuales se les haya asignado una zona, de existir el sistema ejecuta </w:t>
            </w:r>
            <w:r>
              <w:rPr>
                <w:rFonts w:ascii="Arial Narrow" w:hAnsi="Arial Narrow" w:cs="Arial"/>
                <w:b/>
                <w:color w:val="FF0000"/>
                <w:sz w:val="20"/>
                <w:highlight w:val="yellow"/>
              </w:rPr>
              <w:t>excepción 12.</w:t>
            </w:r>
          </w:p>
          <w:p w:rsidR="00655424" w:rsidRPr="00F97D75" w:rsidRDefault="00655424" w:rsidP="00EF6966">
            <w:pPr>
              <w:pStyle w:val="Prrafodelista"/>
              <w:numPr>
                <w:ilvl w:val="1"/>
                <w:numId w:val="42"/>
              </w:numPr>
              <w:ind w:left="355" w:hanging="355"/>
              <w:rPr>
                <w:rFonts w:ascii="Arial Narrow" w:hAnsi="Arial Narrow"/>
                <w:sz w:val="20"/>
                <w:szCs w:val="20"/>
                <w:highlight w:val="yellow"/>
              </w:rPr>
            </w:pPr>
            <w:r w:rsidRPr="00F97D75">
              <w:rPr>
                <w:rFonts w:ascii="Arial Narrow" w:hAnsi="Arial Narrow"/>
                <w:sz w:val="20"/>
                <w:szCs w:val="20"/>
                <w:highlight w:val="yellow"/>
              </w:rPr>
              <w:t>Si se cumplen las validaciones:</w:t>
            </w:r>
          </w:p>
          <w:p w:rsidR="00655424" w:rsidRPr="00F97D75" w:rsidRDefault="0065542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Se guardan los datos de la unidad de despacho.</w:t>
            </w:r>
          </w:p>
          <w:p w:rsidR="00655424" w:rsidRDefault="00655424"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El sistema</w:t>
            </w:r>
            <w:r>
              <w:rPr>
                <w:rFonts w:ascii="Arial Narrow" w:hAnsi="Arial Narrow"/>
                <w:sz w:val="20"/>
                <w:szCs w:val="20"/>
                <w:highlight w:val="yellow"/>
              </w:rPr>
              <w:t xml:space="preserve"> muestra el mensaje “Los datos fueron grabados </w:t>
            </w:r>
            <w:r>
              <w:rPr>
                <w:rFonts w:ascii="Arial Narrow" w:hAnsi="Arial Narrow"/>
                <w:sz w:val="20"/>
                <w:szCs w:val="20"/>
                <w:highlight w:val="yellow"/>
              </w:rPr>
              <w:lastRenderedPageBreak/>
              <w:t>correctamente” y</w:t>
            </w:r>
            <w:r w:rsidRPr="00F97D75">
              <w:rPr>
                <w:rFonts w:ascii="Arial Narrow" w:hAnsi="Arial Narrow"/>
                <w:sz w:val="20"/>
                <w:szCs w:val="20"/>
                <w:highlight w:val="yellow"/>
              </w:rPr>
              <w:t xml:space="preserve"> retorna a la interfaz “IU0</w:t>
            </w:r>
            <w:r>
              <w:rPr>
                <w:rFonts w:ascii="Arial Narrow" w:hAnsi="Arial Narrow"/>
                <w:sz w:val="20"/>
                <w:szCs w:val="20"/>
                <w:highlight w:val="yellow"/>
              </w:rPr>
              <w:t>0</w:t>
            </w:r>
            <w:r w:rsidRPr="00F97D75">
              <w:rPr>
                <w:rFonts w:ascii="Arial Narrow" w:hAnsi="Arial Narrow"/>
                <w:sz w:val="20"/>
                <w:szCs w:val="20"/>
                <w:highlight w:val="yellow"/>
              </w:rPr>
              <w:t>1-Unidades de despacho” con la información actualizada y manteniendo los filtros ingresados por el usuario.</w:t>
            </w:r>
            <w:r>
              <w:rPr>
                <w:rFonts w:ascii="Arial Narrow" w:hAnsi="Arial Narrow"/>
                <w:sz w:val="20"/>
                <w:szCs w:val="20"/>
                <w:highlight w:val="yellow"/>
              </w:rPr>
              <w:t xml:space="preserve"> Se debe de tener en cuenta lo siguiente: </w:t>
            </w:r>
          </w:p>
          <w:p w:rsidR="00DF7EAF" w:rsidRPr="0035258D" w:rsidRDefault="00655424" w:rsidP="0035258D">
            <w:pPr>
              <w:pStyle w:val="Prrafodelista"/>
              <w:ind w:left="715"/>
              <w:rPr>
                <w:rFonts w:ascii="Arial Narrow" w:hAnsi="Arial Narrow"/>
                <w:sz w:val="20"/>
                <w:szCs w:val="20"/>
                <w:highlight w:val="yellow"/>
              </w:rPr>
            </w:pPr>
            <w:r w:rsidRPr="00EA17BD">
              <w:rPr>
                <w:rFonts w:ascii="Arial Narrow" w:hAnsi="Arial Narrow"/>
                <w:sz w:val="20"/>
                <w:szCs w:val="20"/>
                <w:highlight w:val="yellow"/>
              </w:rPr>
              <w:t>La fecha vigente Desde grabará considerando la hora 00:00:00 y la fecha vigente Hasta con la hora 23:59:59</w:t>
            </w:r>
          </w:p>
        </w:tc>
      </w:tr>
      <w:tr w:rsidR="003F28A5" w:rsidRPr="00F97D75" w:rsidTr="00193FC7">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lastRenderedPageBreak/>
              <w:t>7. Flujos alternativos / Sub-flujos</w:t>
            </w:r>
          </w:p>
        </w:tc>
      </w:tr>
      <w:tr w:rsidR="003F28A5" w:rsidRPr="00F97D75" w:rsidTr="00976C8B">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Respuesta del Sistema</w:t>
            </w:r>
          </w:p>
        </w:tc>
      </w:tr>
      <w:tr w:rsidR="00A234D0" w:rsidRPr="00F97D75" w:rsidTr="00170CDF">
        <w:tc>
          <w:tcPr>
            <w:tcW w:w="9356" w:type="dxa"/>
            <w:gridSpan w:val="3"/>
            <w:tcBorders>
              <w:top w:val="single" w:sz="6" w:space="0" w:color="000000"/>
              <w:left w:val="single" w:sz="6" w:space="0" w:color="000000"/>
              <w:bottom w:val="single" w:sz="6" w:space="0" w:color="000000"/>
              <w:right w:val="single" w:sz="6" w:space="0" w:color="000000"/>
            </w:tcBorders>
          </w:tcPr>
          <w:p w:rsidR="00A234D0" w:rsidRPr="00F97D75" w:rsidRDefault="00A234D0" w:rsidP="00170CDF">
            <w:pPr>
              <w:rPr>
                <w:rFonts w:ascii="Arial Narrow" w:hAnsi="Arial Narrow" w:cs="Arial"/>
                <w:sz w:val="20"/>
                <w:highlight w:val="yellow"/>
              </w:rPr>
            </w:pPr>
            <w:r w:rsidRPr="00F97D75">
              <w:rPr>
                <w:rFonts w:ascii="Arial Narrow" w:hAnsi="Arial Narrow" w:cs="Arial"/>
                <w:sz w:val="20"/>
                <w:highlight w:val="yellow"/>
              </w:rPr>
              <w:t>FA1 – Botón “Cancelar” en “</w:t>
            </w:r>
            <w:r w:rsidRPr="00F97D75">
              <w:rPr>
                <w:rFonts w:ascii="Arial Narrow" w:hAnsi="Arial Narrow"/>
                <w:sz w:val="20"/>
                <w:szCs w:val="20"/>
                <w:highlight w:val="yellow"/>
              </w:rPr>
              <w:t>IU0</w:t>
            </w:r>
            <w:r>
              <w:rPr>
                <w:rFonts w:ascii="Arial Narrow" w:hAnsi="Arial Narrow"/>
                <w:sz w:val="20"/>
                <w:szCs w:val="20"/>
                <w:highlight w:val="yellow"/>
              </w:rPr>
              <w:t>0</w:t>
            </w:r>
            <w:r w:rsidRPr="00F97D75">
              <w:rPr>
                <w:rFonts w:ascii="Arial Narrow" w:hAnsi="Arial Narrow"/>
                <w:sz w:val="20"/>
                <w:szCs w:val="20"/>
                <w:highlight w:val="yellow"/>
              </w:rPr>
              <w:t>2-</w:t>
            </w:r>
            <w:r w:rsidRPr="00D91C6C">
              <w:rPr>
                <w:rFonts w:ascii="Arial Narrow" w:hAnsi="Arial Narrow"/>
                <w:sz w:val="20"/>
                <w:szCs w:val="20"/>
                <w:highlight w:val="yellow"/>
              </w:rPr>
              <w:t xml:space="preserve"> Mantenimiento Unidad de despacho</w:t>
            </w:r>
            <w:r w:rsidRPr="00F97D75">
              <w:rPr>
                <w:rFonts w:ascii="Arial Narrow" w:hAnsi="Arial Narrow" w:cs="Arial"/>
                <w:sz w:val="20"/>
                <w:highlight w:val="yellow"/>
              </w:rPr>
              <w:t>”</w:t>
            </w:r>
          </w:p>
        </w:tc>
      </w:tr>
      <w:tr w:rsidR="00A234D0" w:rsidRPr="00F97D75" w:rsidTr="00170CDF">
        <w:tc>
          <w:tcPr>
            <w:tcW w:w="510" w:type="dxa"/>
            <w:tcBorders>
              <w:top w:val="single" w:sz="6" w:space="0" w:color="000000"/>
              <w:left w:val="single" w:sz="6" w:space="0" w:color="000000"/>
              <w:bottom w:val="single" w:sz="6" w:space="0" w:color="000000"/>
              <w:right w:val="single" w:sz="6" w:space="0" w:color="000000"/>
            </w:tcBorders>
          </w:tcPr>
          <w:p w:rsidR="00A234D0" w:rsidRPr="00F97D75" w:rsidRDefault="00A234D0" w:rsidP="00EF6966">
            <w:pPr>
              <w:pStyle w:val="Prrafodelista"/>
              <w:numPr>
                <w:ilvl w:val="0"/>
                <w:numId w:val="81"/>
              </w:numPr>
              <w:rPr>
                <w:rFonts w:ascii="Arial Narrow" w:hAnsi="Arial Narrow" w:cs="Arial"/>
                <w:sz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A234D0" w:rsidRPr="00F97D75" w:rsidRDefault="00A234D0" w:rsidP="00170CDF">
            <w:pPr>
              <w:rPr>
                <w:rFonts w:ascii="Arial Narrow" w:hAnsi="Arial Narrow" w:cs="Arial"/>
                <w:sz w:val="20"/>
                <w:highlight w:val="yellow"/>
              </w:rPr>
            </w:pPr>
            <w:r w:rsidRPr="00F97D75">
              <w:rPr>
                <w:rFonts w:ascii="Arial Narrow" w:hAnsi="Arial Narrow" w:cs="Arial"/>
                <w:sz w:val="20"/>
                <w:highlight w:val="yellow"/>
              </w:rPr>
              <w:t xml:space="preserve">El actor presiona el botón </w:t>
            </w:r>
            <w:r w:rsidRPr="003A223D">
              <w:rPr>
                <w:rFonts w:ascii="Arial Narrow" w:hAnsi="Arial Narrow" w:cs="Arial"/>
                <w:b/>
                <w:sz w:val="20"/>
                <w:highlight w:val="yellow"/>
              </w:rPr>
              <w:t>Cancelar</w:t>
            </w:r>
            <w:r w:rsidRPr="00F97D75">
              <w:rPr>
                <w:rFonts w:ascii="Arial Narrow" w:hAnsi="Arial Narrow" w:cs="Arial"/>
                <w:sz w:val="20"/>
                <w:highlight w:val="yellow"/>
              </w:rPr>
              <w:t xml:space="preserve"> en “IU0</w:t>
            </w:r>
            <w:r>
              <w:rPr>
                <w:rFonts w:ascii="Arial Narrow" w:hAnsi="Arial Narrow" w:cs="Arial"/>
                <w:sz w:val="20"/>
                <w:highlight w:val="yellow"/>
              </w:rPr>
              <w:t>0</w:t>
            </w:r>
            <w:r w:rsidRPr="00F97D75">
              <w:rPr>
                <w:rFonts w:ascii="Arial Narrow" w:hAnsi="Arial Narrow" w:cs="Arial"/>
                <w:sz w:val="20"/>
                <w:highlight w:val="yellow"/>
              </w:rPr>
              <w:t>2-Unidad de despacho”.</w:t>
            </w:r>
          </w:p>
        </w:tc>
        <w:tc>
          <w:tcPr>
            <w:tcW w:w="5670" w:type="dxa"/>
            <w:tcBorders>
              <w:top w:val="single" w:sz="6" w:space="0" w:color="000000"/>
              <w:left w:val="single" w:sz="6" w:space="0" w:color="000000"/>
              <w:bottom w:val="single" w:sz="6" w:space="0" w:color="000000"/>
              <w:right w:val="single" w:sz="6" w:space="0" w:color="000000"/>
            </w:tcBorders>
            <w:hideMark/>
          </w:tcPr>
          <w:p w:rsidR="00A234D0" w:rsidRPr="00F97D75" w:rsidRDefault="00A234D0" w:rsidP="00EF6966">
            <w:pPr>
              <w:pStyle w:val="Prrafodelista"/>
              <w:numPr>
                <w:ilvl w:val="1"/>
                <w:numId w:val="81"/>
              </w:numPr>
              <w:ind w:left="355"/>
              <w:rPr>
                <w:rFonts w:ascii="Arial Narrow" w:hAnsi="Arial Narrow" w:cs="Arial"/>
                <w:sz w:val="20"/>
                <w:highlight w:val="yellow"/>
              </w:rPr>
            </w:pPr>
            <w:r w:rsidRPr="00F97D75">
              <w:rPr>
                <w:rFonts w:ascii="Arial Narrow" w:hAnsi="Arial Narrow" w:cs="Arial"/>
                <w:sz w:val="20"/>
                <w:highlight w:val="yellow"/>
              </w:rPr>
              <w:t>El sistema retorna a la interfaz “IU0</w:t>
            </w:r>
            <w:r>
              <w:rPr>
                <w:rFonts w:ascii="Arial Narrow" w:hAnsi="Arial Narrow" w:cs="Arial"/>
                <w:sz w:val="20"/>
                <w:highlight w:val="yellow"/>
              </w:rPr>
              <w:t>0</w:t>
            </w:r>
            <w:r w:rsidRPr="00F97D75">
              <w:rPr>
                <w:rFonts w:ascii="Arial Narrow" w:hAnsi="Arial Narrow" w:cs="Arial"/>
                <w:sz w:val="20"/>
                <w:highlight w:val="yellow"/>
              </w:rPr>
              <w:t>1-Unidades de despacho” manteniendo los filtros ingresados por el usuario.</w:t>
            </w:r>
          </w:p>
        </w:tc>
      </w:tr>
      <w:tr w:rsidR="00D17D80" w:rsidRPr="00DE5DEB" w:rsidTr="00170CDF">
        <w:tc>
          <w:tcPr>
            <w:tcW w:w="9356" w:type="dxa"/>
            <w:gridSpan w:val="3"/>
            <w:tcBorders>
              <w:top w:val="single" w:sz="6" w:space="0" w:color="000000"/>
              <w:left w:val="single" w:sz="6" w:space="0" w:color="000000"/>
              <w:bottom w:val="single" w:sz="6" w:space="0" w:color="000000"/>
              <w:right w:val="single" w:sz="6" w:space="0" w:color="000000"/>
            </w:tcBorders>
          </w:tcPr>
          <w:p w:rsidR="00D17D80" w:rsidRPr="00DE5DEB" w:rsidRDefault="00D17D80" w:rsidP="00170CDF">
            <w:pPr>
              <w:rPr>
                <w:rFonts w:ascii="Arial Narrow" w:hAnsi="Arial Narrow" w:cs="Arial"/>
                <w:color w:val="FF0000"/>
                <w:sz w:val="20"/>
                <w:highlight w:val="yellow"/>
              </w:rPr>
            </w:pPr>
            <w:r w:rsidRPr="00DE5DEB">
              <w:rPr>
                <w:rFonts w:ascii="Arial Narrow" w:hAnsi="Arial Narrow" w:cs="Arial"/>
                <w:color w:val="FF0000"/>
                <w:sz w:val="20"/>
                <w:highlight w:val="yellow"/>
              </w:rPr>
              <w:t>FA2 – Cambio de indicador Incluir sorteo de funcionarios por zona.</w:t>
            </w:r>
          </w:p>
        </w:tc>
      </w:tr>
      <w:tr w:rsidR="00D17D80" w:rsidRPr="00DE5DEB" w:rsidTr="00170CDF">
        <w:tc>
          <w:tcPr>
            <w:tcW w:w="510" w:type="dxa"/>
            <w:tcBorders>
              <w:top w:val="single" w:sz="6" w:space="0" w:color="000000"/>
              <w:left w:val="single" w:sz="6" w:space="0" w:color="000000"/>
              <w:bottom w:val="single" w:sz="6" w:space="0" w:color="000000"/>
              <w:right w:val="single" w:sz="6" w:space="0" w:color="000000"/>
            </w:tcBorders>
          </w:tcPr>
          <w:p w:rsidR="00D17D80" w:rsidRPr="00DE5DEB" w:rsidRDefault="00D17D80" w:rsidP="00EF6966">
            <w:pPr>
              <w:pStyle w:val="Prrafodelista"/>
              <w:numPr>
                <w:ilvl w:val="0"/>
                <w:numId w:val="83"/>
              </w:numPr>
              <w:rPr>
                <w:rFonts w:ascii="Arial Narrow" w:hAnsi="Arial Narrow" w:cs="Arial"/>
                <w:color w:val="FF0000"/>
                <w:sz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D17D80" w:rsidRPr="00DE5DEB" w:rsidRDefault="00D17D80" w:rsidP="00170CDF">
            <w:pPr>
              <w:rPr>
                <w:rFonts w:ascii="Arial Narrow" w:hAnsi="Arial Narrow" w:cs="Arial"/>
                <w:color w:val="FF0000"/>
                <w:sz w:val="20"/>
                <w:highlight w:val="yellow"/>
              </w:rPr>
            </w:pPr>
          </w:p>
        </w:tc>
        <w:tc>
          <w:tcPr>
            <w:tcW w:w="5670" w:type="dxa"/>
            <w:tcBorders>
              <w:top w:val="single" w:sz="6" w:space="0" w:color="000000"/>
              <w:left w:val="single" w:sz="6" w:space="0" w:color="000000"/>
              <w:bottom w:val="single" w:sz="6" w:space="0" w:color="000000"/>
              <w:right w:val="single" w:sz="6" w:space="0" w:color="000000"/>
            </w:tcBorders>
            <w:hideMark/>
          </w:tcPr>
          <w:p w:rsidR="00D17D80" w:rsidRDefault="00D17D80" w:rsidP="00EF6966">
            <w:pPr>
              <w:pStyle w:val="Prrafodelista"/>
              <w:numPr>
                <w:ilvl w:val="1"/>
                <w:numId w:val="83"/>
              </w:numPr>
              <w:ind w:left="355"/>
              <w:rPr>
                <w:rFonts w:ascii="Arial Narrow" w:hAnsi="Arial Narrow" w:cs="Arial"/>
                <w:color w:val="FF0000"/>
                <w:sz w:val="20"/>
                <w:highlight w:val="yellow"/>
              </w:rPr>
            </w:pPr>
            <w:r>
              <w:rPr>
                <w:rFonts w:ascii="Arial Narrow" w:hAnsi="Arial Narrow" w:cs="Arial"/>
                <w:color w:val="FF0000"/>
                <w:sz w:val="20"/>
                <w:highlight w:val="yellow"/>
              </w:rPr>
              <w:t>Si se cambia de Sí a No,</w:t>
            </w:r>
            <w:r w:rsidRPr="00440472">
              <w:rPr>
                <w:rFonts w:ascii="Arial Narrow" w:hAnsi="Arial Narrow" w:cs="Arial"/>
                <w:color w:val="FF0000"/>
                <w:sz w:val="20"/>
                <w:highlight w:val="yellow"/>
              </w:rPr>
              <w:t xml:space="preserve"> </w:t>
            </w:r>
            <w:r>
              <w:rPr>
                <w:rFonts w:ascii="Arial Narrow" w:hAnsi="Arial Narrow" w:cs="Arial"/>
                <w:color w:val="FF0000"/>
                <w:sz w:val="20"/>
                <w:highlight w:val="yellow"/>
              </w:rPr>
              <w:t>e</w:t>
            </w:r>
            <w:r w:rsidRPr="00440472">
              <w:rPr>
                <w:rFonts w:ascii="Arial Narrow" w:hAnsi="Arial Narrow" w:cs="Arial"/>
                <w:color w:val="FF0000"/>
                <w:sz w:val="20"/>
                <w:highlight w:val="yellow"/>
              </w:rPr>
              <w:t>l sistema valida si existen sorteos; de funcionarios por zona</w:t>
            </w:r>
            <w:r>
              <w:rPr>
                <w:rFonts w:ascii="Arial Narrow" w:hAnsi="Arial Narrow" w:cs="Arial"/>
                <w:color w:val="FF0000"/>
                <w:sz w:val="20"/>
                <w:highlight w:val="yellow"/>
              </w:rPr>
              <w:t xml:space="preserve"> con estado </w:t>
            </w:r>
            <w:r w:rsidRPr="007D5DF3">
              <w:rPr>
                <w:rFonts w:ascii="Arial Narrow" w:hAnsi="Arial Narrow" w:cs="Arial"/>
                <w:b/>
                <w:color w:val="FF0000"/>
                <w:sz w:val="20"/>
                <w:highlight w:val="yellow"/>
              </w:rPr>
              <w:t>Realizado</w:t>
            </w:r>
            <w:r w:rsidRPr="00440472">
              <w:rPr>
                <w:rFonts w:ascii="Arial Narrow" w:hAnsi="Arial Narrow" w:cs="Arial"/>
                <w:color w:val="FF0000"/>
                <w:sz w:val="20"/>
                <w:highlight w:val="yellow"/>
              </w:rPr>
              <w:t>; a partir de la fecha en adelante</w:t>
            </w:r>
            <w:r>
              <w:rPr>
                <w:rFonts w:ascii="Arial Narrow" w:hAnsi="Arial Narrow" w:cs="Arial"/>
                <w:color w:val="FF0000"/>
                <w:sz w:val="20"/>
                <w:highlight w:val="yellow"/>
              </w:rPr>
              <w:t>:</w:t>
            </w:r>
          </w:p>
          <w:p w:rsidR="00D17D80" w:rsidRDefault="00D17D80" w:rsidP="00EF6966">
            <w:pPr>
              <w:pStyle w:val="Prrafodelista"/>
              <w:numPr>
                <w:ilvl w:val="0"/>
                <w:numId w:val="70"/>
              </w:numPr>
              <w:rPr>
                <w:rFonts w:ascii="Arial Narrow" w:hAnsi="Arial Narrow" w:cs="Arial"/>
                <w:color w:val="FF0000"/>
                <w:sz w:val="20"/>
                <w:highlight w:val="yellow"/>
              </w:rPr>
            </w:pPr>
            <w:r>
              <w:rPr>
                <w:rFonts w:ascii="Arial Narrow" w:hAnsi="Arial Narrow" w:cs="Arial"/>
                <w:color w:val="FF0000"/>
                <w:sz w:val="20"/>
                <w:highlight w:val="yellow"/>
              </w:rPr>
              <w:t>Si existen sorteos, se muestra el mensaje:</w:t>
            </w:r>
            <w:r w:rsidRPr="00440472">
              <w:rPr>
                <w:rFonts w:ascii="Arial Narrow" w:hAnsi="Arial Narrow" w:cs="Arial"/>
                <w:color w:val="FF0000"/>
                <w:sz w:val="20"/>
                <w:highlight w:val="yellow"/>
              </w:rPr>
              <w:t xml:space="preserve"> </w:t>
            </w:r>
            <w:r w:rsidRPr="00440472">
              <w:rPr>
                <w:rFonts w:ascii="Arial Narrow" w:hAnsi="Arial Narrow" w:cs="Arial"/>
                <w:b/>
                <w:i/>
                <w:color w:val="FF0000"/>
                <w:sz w:val="20"/>
                <w:highlight w:val="yellow"/>
              </w:rPr>
              <w:t>“Existen sorteos de funcionarios por zona</w:t>
            </w:r>
            <w:r>
              <w:rPr>
                <w:rFonts w:ascii="Arial Narrow" w:hAnsi="Arial Narrow" w:cs="Arial"/>
                <w:b/>
                <w:i/>
                <w:color w:val="FF0000"/>
                <w:sz w:val="20"/>
                <w:highlight w:val="yellow"/>
              </w:rPr>
              <w:t>, si continú</w:t>
            </w:r>
            <w:r w:rsidRPr="00440472">
              <w:rPr>
                <w:rFonts w:ascii="Arial Narrow" w:hAnsi="Arial Narrow" w:cs="Arial"/>
                <w:b/>
                <w:i/>
                <w:color w:val="FF0000"/>
                <w:sz w:val="20"/>
                <w:highlight w:val="yellow"/>
              </w:rPr>
              <w:t>a</w:t>
            </w:r>
            <w:r>
              <w:rPr>
                <w:rFonts w:ascii="Arial Narrow" w:hAnsi="Arial Narrow" w:cs="Arial"/>
                <w:b/>
                <w:i/>
                <w:color w:val="FF0000"/>
                <w:sz w:val="20"/>
                <w:highlight w:val="yellow"/>
              </w:rPr>
              <w:t>,</w:t>
            </w:r>
            <w:r w:rsidRPr="00440472">
              <w:rPr>
                <w:rFonts w:ascii="Arial Narrow" w:hAnsi="Arial Narrow" w:cs="Arial"/>
                <w:b/>
                <w:i/>
                <w:color w:val="FF0000"/>
                <w:sz w:val="20"/>
                <w:highlight w:val="yellow"/>
              </w:rPr>
              <w:t xml:space="preserve"> </w:t>
            </w:r>
            <w:r>
              <w:rPr>
                <w:rFonts w:ascii="Arial Narrow" w:hAnsi="Arial Narrow" w:cs="Arial"/>
                <w:b/>
                <w:i/>
                <w:color w:val="FF0000"/>
                <w:sz w:val="20"/>
                <w:highlight w:val="yellow"/>
              </w:rPr>
              <w:t xml:space="preserve">a partir de ahora </w:t>
            </w:r>
            <w:r w:rsidRPr="00440472">
              <w:rPr>
                <w:rFonts w:ascii="Arial Narrow" w:hAnsi="Arial Narrow" w:cs="Arial"/>
                <w:b/>
                <w:i/>
                <w:color w:val="FF0000"/>
                <w:sz w:val="20"/>
                <w:highlight w:val="yellow"/>
              </w:rPr>
              <w:t>el proceso de asignación de especialistas no tomará en cuenta dichos sorteos para asignar las unidades de selección</w:t>
            </w:r>
            <w:r>
              <w:rPr>
                <w:rFonts w:ascii="Arial Narrow" w:hAnsi="Arial Narrow" w:cs="Arial"/>
                <w:b/>
                <w:i/>
                <w:color w:val="FF0000"/>
                <w:sz w:val="20"/>
                <w:highlight w:val="yellow"/>
              </w:rPr>
              <w:t xml:space="preserve"> </w:t>
            </w:r>
            <w:r w:rsidRPr="00440472">
              <w:rPr>
                <w:rFonts w:ascii="Arial Narrow" w:hAnsi="Arial Narrow" w:cs="Arial"/>
                <w:b/>
                <w:i/>
                <w:color w:val="FF0000"/>
                <w:sz w:val="20"/>
                <w:highlight w:val="yellow"/>
              </w:rPr>
              <w:t>¿Desea continuar?”</w:t>
            </w:r>
            <w:r w:rsidRPr="00440472">
              <w:rPr>
                <w:rFonts w:ascii="Arial Narrow" w:hAnsi="Arial Narrow" w:cs="Arial"/>
                <w:b/>
                <w:color w:val="FF0000"/>
                <w:sz w:val="20"/>
                <w:highlight w:val="yellow"/>
              </w:rPr>
              <w:t xml:space="preserve"> </w:t>
            </w:r>
            <w:r w:rsidRPr="00440472">
              <w:rPr>
                <w:rFonts w:ascii="Arial Narrow" w:hAnsi="Arial Narrow" w:cs="Arial"/>
                <w:color w:val="FF0000"/>
                <w:sz w:val="20"/>
                <w:highlight w:val="yellow"/>
              </w:rPr>
              <w:t xml:space="preserve">con las opciones </w:t>
            </w:r>
            <w:r>
              <w:rPr>
                <w:rFonts w:ascii="Arial Narrow" w:hAnsi="Arial Narrow" w:cs="Arial"/>
                <w:color w:val="FF0000"/>
                <w:sz w:val="20"/>
                <w:highlight w:val="yellow"/>
              </w:rPr>
              <w:t>Sí</w:t>
            </w:r>
            <w:r w:rsidRPr="00440472">
              <w:rPr>
                <w:rFonts w:ascii="Arial Narrow" w:hAnsi="Arial Narrow" w:cs="Arial"/>
                <w:color w:val="FF0000"/>
                <w:sz w:val="20"/>
                <w:highlight w:val="yellow"/>
              </w:rPr>
              <w:t xml:space="preserve"> y No</w:t>
            </w:r>
            <w:r>
              <w:rPr>
                <w:rFonts w:ascii="Arial Narrow" w:hAnsi="Arial Narrow" w:cs="Arial"/>
                <w:color w:val="FF0000"/>
                <w:sz w:val="20"/>
                <w:highlight w:val="yellow"/>
              </w:rPr>
              <w:t>.</w:t>
            </w:r>
          </w:p>
          <w:p w:rsidR="00D17D80" w:rsidRDefault="00D17D80" w:rsidP="00EF6966">
            <w:pPr>
              <w:pStyle w:val="Prrafodelista"/>
              <w:numPr>
                <w:ilvl w:val="0"/>
                <w:numId w:val="70"/>
              </w:numPr>
              <w:rPr>
                <w:rFonts w:ascii="Arial Narrow" w:hAnsi="Arial Narrow" w:cs="Arial"/>
                <w:color w:val="FF0000"/>
                <w:sz w:val="20"/>
                <w:highlight w:val="yellow"/>
              </w:rPr>
            </w:pPr>
            <w:r w:rsidRPr="00A633EC">
              <w:rPr>
                <w:rFonts w:ascii="Arial Narrow" w:hAnsi="Arial Narrow" w:cs="Arial"/>
                <w:color w:val="FF0000"/>
                <w:sz w:val="20"/>
                <w:highlight w:val="yellow"/>
              </w:rPr>
              <w:t>Si no existe</w:t>
            </w:r>
            <w:r>
              <w:rPr>
                <w:rFonts w:ascii="Arial Narrow" w:hAnsi="Arial Narrow" w:cs="Arial"/>
                <w:color w:val="FF0000"/>
                <w:sz w:val="20"/>
                <w:highlight w:val="yellow"/>
              </w:rPr>
              <w:t>n sorteos,</w:t>
            </w:r>
            <w:r w:rsidRPr="00A633EC">
              <w:rPr>
                <w:rFonts w:ascii="Arial Narrow" w:hAnsi="Arial Narrow" w:cs="Arial"/>
                <w:color w:val="FF0000"/>
                <w:sz w:val="20"/>
                <w:highlight w:val="yellow"/>
              </w:rPr>
              <w:t xml:space="preserve"> </w:t>
            </w:r>
            <w:r w:rsidRPr="00250EF5">
              <w:rPr>
                <w:rFonts w:ascii="Arial Narrow" w:hAnsi="Arial Narrow" w:cs="Arial"/>
                <w:color w:val="FF0000"/>
                <w:sz w:val="20"/>
                <w:highlight w:val="yellow"/>
              </w:rPr>
              <w:t xml:space="preserve">se muestra el mensaje: </w:t>
            </w:r>
            <w:r w:rsidRPr="00250EF5">
              <w:rPr>
                <w:rFonts w:ascii="Arial Narrow" w:hAnsi="Arial Narrow" w:cs="Arial"/>
                <w:b/>
                <w:i/>
                <w:color w:val="FF0000"/>
                <w:sz w:val="20"/>
                <w:highlight w:val="yellow"/>
              </w:rPr>
              <w:t>“Ha excluido el sorteo de funcionarios por zona como parte del proceso de asignación de especialistas, a partir de ahora el proceso no tomará en cuenta los sorteos de funcionarios por zona ¿Desea continuar?”</w:t>
            </w:r>
            <w:r w:rsidRPr="00250EF5">
              <w:rPr>
                <w:rFonts w:ascii="Arial Narrow" w:hAnsi="Arial Narrow" w:cs="Arial"/>
                <w:b/>
                <w:color w:val="FF0000"/>
                <w:sz w:val="20"/>
                <w:highlight w:val="yellow"/>
              </w:rPr>
              <w:t xml:space="preserve"> </w:t>
            </w:r>
            <w:r w:rsidRPr="00250EF5">
              <w:rPr>
                <w:rFonts w:ascii="Arial Narrow" w:hAnsi="Arial Narrow" w:cs="Arial"/>
                <w:color w:val="FF0000"/>
                <w:sz w:val="20"/>
                <w:highlight w:val="yellow"/>
              </w:rPr>
              <w:t>con las opciones Sí y No.</w:t>
            </w:r>
            <w:r>
              <w:rPr>
                <w:rFonts w:ascii="Arial Narrow" w:hAnsi="Arial Narrow" w:cs="Arial"/>
                <w:color w:val="FF0000"/>
                <w:sz w:val="20"/>
                <w:highlight w:val="yellow"/>
              </w:rPr>
              <w:t xml:space="preserve"> </w:t>
            </w:r>
          </w:p>
          <w:p w:rsidR="00D17D80" w:rsidRDefault="00D17D80" w:rsidP="00EF6966">
            <w:pPr>
              <w:pStyle w:val="Prrafodelista"/>
              <w:numPr>
                <w:ilvl w:val="1"/>
                <w:numId w:val="83"/>
              </w:numPr>
              <w:ind w:left="355"/>
              <w:rPr>
                <w:rFonts w:ascii="Arial Narrow" w:hAnsi="Arial Narrow" w:cs="Arial"/>
                <w:color w:val="FF0000"/>
                <w:sz w:val="20"/>
                <w:highlight w:val="yellow"/>
              </w:rPr>
            </w:pPr>
            <w:r>
              <w:rPr>
                <w:rFonts w:ascii="Arial Narrow" w:hAnsi="Arial Narrow" w:cs="Arial"/>
                <w:color w:val="FF0000"/>
                <w:sz w:val="20"/>
                <w:highlight w:val="yellow"/>
              </w:rPr>
              <w:t>Si se cambia de No a Sí,</w:t>
            </w:r>
            <w:r w:rsidRPr="00440472">
              <w:rPr>
                <w:rFonts w:ascii="Arial Narrow" w:hAnsi="Arial Narrow" w:cs="Arial"/>
                <w:color w:val="FF0000"/>
                <w:sz w:val="20"/>
                <w:highlight w:val="yellow"/>
              </w:rPr>
              <w:t xml:space="preserve"> </w:t>
            </w:r>
            <w:r>
              <w:rPr>
                <w:rFonts w:ascii="Arial Narrow" w:hAnsi="Arial Narrow" w:cs="Arial"/>
                <w:color w:val="FF0000"/>
                <w:sz w:val="20"/>
                <w:highlight w:val="yellow"/>
              </w:rPr>
              <w:t>e</w:t>
            </w:r>
            <w:r w:rsidRPr="00440472">
              <w:rPr>
                <w:rFonts w:ascii="Arial Narrow" w:hAnsi="Arial Narrow" w:cs="Arial"/>
                <w:color w:val="FF0000"/>
                <w:sz w:val="20"/>
                <w:highlight w:val="yellow"/>
              </w:rPr>
              <w:t>l sistema valida si existen sorteos; de funcionarios por zona</w:t>
            </w:r>
            <w:r>
              <w:rPr>
                <w:rFonts w:ascii="Arial Narrow" w:hAnsi="Arial Narrow" w:cs="Arial"/>
                <w:color w:val="FF0000"/>
                <w:sz w:val="20"/>
                <w:highlight w:val="yellow"/>
              </w:rPr>
              <w:t>, sin importar el estado del sorteo:</w:t>
            </w:r>
          </w:p>
          <w:p w:rsidR="00D17D80" w:rsidRDefault="00D17D80" w:rsidP="00EF6966">
            <w:pPr>
              <w:pStyle w:val="Prrafodelista"/>
              <w:numPr>
                <w:ilvl w:val="0"/>
                <w:numId w:val="70"/>
              </w:numPr>
              <w:rPr>
                <w:rFonts w:ascii="Arial Narrow" w:hAnsi="Arial Narrow" w:cs="Arial"/>
                <w:color w:val="FF0000"/>
                <w:sz w:val="20"/>
                <w:highlight w:val="yellow"/>
              </w:rPr>
            </w:pPr>
            <w:r>
              <w:rPr>
                <w:rFonts w:ascii="Arial Narrow" w:hAnsi="Arial Narrow" w:cs="Arial"/>
                <w:color w:val="FF0000"/>
                <w:sz w:val="20"/>
                <w:highlight w:val="yellow"/>
              </w:rPr>
              <w:t xml:space="preserve">Si existen sorteos, el sistema valida si existen sorteos de funcionarios por zona en estado </w:t>
            </w:r>
            <w:r w:rsidRPr="007D5DF3">
              <w:rPr>
                <w:rFonts w:ascii="Arial Narrow" w:hAnsi="Arial Narrow" w:cs="Arial"/>
                <w:b/>
                <w:color w:val="FF0000"/>
                <w:sz w:val="20"/>
                <w:highlight w:val="yellow"/>
              </w:rPr>
              <w:t>Realizado</w:t>
            </w:r>
            <w:r>
              <w:rPr>
                <w:rFonts w:ascii="Arial Narrow" w:hAnsi="Arial Narrow" w:cs="Arial"/>
                <w:color w:val="FF0000"/>
                <w:sz w:val="20"/>
                <w:highlight w:val="yellow"/>
              </w:rPr>
              <w:t xml:space="preserve"> para el próximo sorteo de asignación de especialistas pendiente de ejecución:</w:t>
            </w:r>
          </w:p>
          <w:p w:rsidR="00D17D80" w:rsidRPr="00A633EC" w:rsidRDefault="00D17D80" w:rsidP="00EF6966">
            <w:pPr>
              <w:pStyle w:val="Prrafodelista"/>
              <w:numPr>
                <w:ilvl w:val="1"/>
                <w:numId w:val="70"/>
              </w:numPr>
              <w:ind w:left="1064"/>
              <w:rPr>
                <w:rFonts w:ascii="Arial Narrow" w:hAnsi="Arial Narrow" w:cs="Arial"/>
                <w:color w:val="FF0000"/>
                <w:sz w:val="20"/>
                <w:highlight w:val="yellow"/>
              </w:rPr>
            </w:pPr>
            <w:r>
              <w:rPr>
                <w:rFonts w:ascii="Arial Narrow" w:hAnsi="Arial Narrow" w:cs="Arial"/>
                <w:color w:val="FF0000"/>
                <w:sz w:val="20"/>
                <w:highlight w:val="yellow"/>
              </w:rPr>
              <w:t xml:space="preserve">Si existen sorteos, se muestra el mensaje: </w:t>
            </w:r>
            <w:r w:rsidRPr="00A633EC">
              <w:rPr>
                <w:rFonts w:ascii="Arial Narrow" w:hAnsi="Arial Narrow" w:cs="Arial"/>
                <w:b/>
                <w:i/>
                <w:color w:val="FF0000"/>
                <w:sz w:val="20"/>
                <w:highlight w:val="yellow"/>
              </w:rPr>
              <w:t>“</w:t>
            </w:r>
            <w:r>
              <w:rPr>
                <w:rFonts w:ascii="Arial Narrow" w:hAnsi="Arial Narrow" w:cs="Arial"/>
                <w:b/>
                <w:i/>
                <w:color w:val="FF0000"/>
                <w:sz w:val="20"/>
                <w:highlight w:val="yellow"/>
              </w:rPr>
              <w:t>Ha incluido el sorteo de funcionarios por zona como parte del proceso de asignación de especialistas, a partir de ahora el proceso tomará en cuenta los sorteos de funcionarios por zona que existen ¿Desea continuar?</w:t>
            </w:r>
            <w:r w:rsidRPr="00A633EC">
              <w:rPr>
                <w:rFonts w:ascii="Arial Narrow" w:hAnsi="Arial Narrow" w:cs="Arial"/>
                <w:b/>
                <w:i/>
                <w:color w:val="FF0000"/>
                <w:sz w:val="20"/>
                <w:highlight w:val="yellow"/>
              </w:rPr>
              <w:t>”</w:t>
            </w:r>
            <w:r w:rsidRPr="00250EF5">
              <w:rPr>
                <w:rFonts w:ascii="Arial Narrow" w:hAnsi="Arial Narrow" w:cs="Arial"/>
                <w:color w:val="FF0000"/>
                <w:sz w:val="20"/>
                <w:highlight w:val="yellow"/>
              </w:rPr>
              <w:t xml:space="preserve"> con las opciones Sí y No.</w:t>
            </w:r>
          </w:p>
          <w:p w:rsidR="00D17D80" w:rsidRDefault="00D17D80" w:rsidP="00EF6966">
            <w:pPr>
              <w:pStyle w:val="Prrafodelista"/>
              <w:numPr>
                <w:ilvl w:val="1"/>
                <w:numId w:val="70"/>
              </w:numPr>
              <w:ind w:left="1064"/>
              <w:rPr>
                <w:rFonts w:ascii="Arial Narrow" w:hAnsi="Arial Narrow" w:cs="Arial"/>
                <w:color w:val="FF0000"/>
                <w:sz w:val="20"/>
                <w:highlight w:val="yellow"/>
              </w:rPr>
            </w:pPr>
            <w:r w:rsidRPr="00A633EC">
              <w:rPr>
                <w:rFonts w:ascii="Arial Narrow" w:hAnsi="Arial Narrow" w:cs="Arial"/>
                <w:color w:val="FF0000"/>
                <w:sz w:val="20"/>
                <w:highlight w:val="yellow"/>
              </w:rPr>
              <w:t>Si no existe</w:t>
            </w:r>
            <w:r>
              <w:rPr>
                <w:rFonts w:ascii="Arial Narrow" w:hAnsi="Arial Narrow" w:cs="Arial"/>
                <w:color w:val="FF0000"/>
                <w:sz w:val="20"/>
                <w:highlight w:val="yellow"/>
              </w:rPr>
              <w:t xml:space="preserve">n sorteos, el sistema muestra </w:t>
            </w:r>
            <w:r w:rsidRPr="00250EF5">
              <w:rPr>
                <w:rFonts w:ascii="Arial Narrow" w:hAnsi="Arial Narrow" w:cs="Arial"/>
                <w:b/>
                <w:color w:val="FF0000"/>
                <w:sz w:val="20"/>
                <w:highlight w:val="yellow"/>
              </w:rPr>
              <w:t>excepción 8</w:t>
            </w:r>
            <w:r>
              <w:rPr>
                <w:rFonts w:ascii="Arial Narrow" w:hAnsi="Arial Narrow" w:cs="Arial"/>
                <w:color w:val="FF0000"/>
                <w:sz w:val="20"/>
                <w:highlight w:val="yellow"/>
              </w:rPr>
              <w:t>.</w:t>
            </w:r>
          </w:p>
          <w:p w:rsidR="00D17D80" w:rsidRPr="0010366A" w:rsidRDefault="00D17D80" w:rsidP="00EF6966">
            <w:pPr>
              <w:pStyle w:val="Prrafodelista"/>
              <w:numPr>
                <w:ilvl w:val="0"/>
                <w:numId w:val="70"/>
              </w:numPr>
              <w:rPr>
                <w:rFonts w:ascii="Arial Narrow" w:hAnsi="Arial Narrow" w:cs="Arial"/>
                <w:color w:val="FF0000"/>
                <w:sz w:val="20"/>
                <w:highlight w:val="yellow"/>
              </w:rPr>
            </w:pPr>
            <w:r>
              <w:rPr>
                <w:rFonts w:ascii="Arial Narrow" w:hAnsi="Arial Narrow" w:cs="Arial"/>
                <w:color w:val="FF0000"/>
                <w:sz w:val="20"/>
                <w:highlight w:val="yellow"/>
              </w:rPr>
              <w:t>Si no existen sorteos, el sistema muestra el mensaje “</w:t>
            </w:r>
            <w:r>
              <w:rPr>
                <w:rFonts w:ascii="Arial Narrow" w:hAnsi="Arial Narrow" w:cs="Arial"/>
                <w:b/>
                <w:i/>
                <w:color w:val="FF0000"/>
                <w:sz w:val="20"/>
                <w:highlight w:val="yellow"/>
              </w:rPr>
              <w:t>Ha incluido el sorteo de funcionarios por zona como parte del proceso de asignación de especialistas, a partir de ahora será obligatorio que realice el sorteo de funcionarios por zona para que el proceso de asignación de especialistas se realice correctamente ¿Desea continuar?</w:t>
            </w:r>
            <w:r>
              <w:rPr>
                <w:rFonts w:ascii="Arial Narrow" w:hAnsi="Arial Narrow" w:cs="Arial"/>
                <w:color w:val="FF0000"/>
                <w:sz w:val="20"/>
                <w:highlight w:val="yellow"/>
              </w:rPr>
              <w:t>”</w:t>
            </w:r>
            <w:r w:rsidRPr="00250EF5">
              <w:rPr>
                <w:rFonts w:ascii="Arial Narrow" w:hAnsi="Arial Narrow" w:cs="Arial"/>
                <w:color w:val="FF0000"/>
                <w:sz w:val="20"/>
                <w:highlight w:val="yellow"/>
              </w:rPr>
              <w:t xml:space="preserve"> con las opciones Sí y No.</w:t>
            </w:r>
          </w:p>
        </w:tc>
      </w:tr>
      <w:tr w:rsidR="00D17D80" w:rsidRPr="00DE5DEB" w:rsidTr="00170CDF">
        <w:tc>
          <w:tcPr>
            <w:tcW w:w="510" w:type="dxa"/>
            <w:tcBorders>
              <w:top w:val="single" w:sz="6" w:space="0" w:color="000000"/>
              <w:left w:val="single" w:sz="6" w:space="0" w:color="000000"/>
              <w:bottom w:val="single" w:sz="6" w:space="0" w:color="000000"/>
              <w:right w:val="single" w:sz="6" w:space="0" w:color="000000"/>
            </w:tcBorders>
          </w:tcPr>
          <w:p w:rsidR="00D17D80" w:rsidRPr="00DE5DEB" w:rsidRDefault="00D17D80" w:rsidP="00EF6966">
            <w:pPr>
              <w:pStyle w:val="Prrafodelista"/>
              <w:numPr>
                <w:ilvl w:val="0"/>
                <w:numId w:val="83"/>
              </w:numPr>
              <w:rPr>
                <w:rFonts w:ascii="Arial Narrow" w:hAnsi="Arial Narrow" w:cs="Arial"/>
                <w:color w:val="FF0000"/>
                <w:sz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D17D80" w:rsidRPr="00DE5DEB" w:rsidRDefault="00D17D80" w:rsidP="00170CDF">
            <w:pPr>
              <w:rPr>
                <w:rFonts w:ascii="Arial Narrow" w:hAnsi="Arial Narrow" w:cs="Arial"/>
                <w:color w:val="FF0000"/>
                <w:sz w:val="20"/>
                <w:highlight w:val="yellow"/>
              </w:rPr>
            </w:pPr>
            <w:r w:rsidRPr="00DE5DEB">
              <w:rPr>
                <w:rFonts w:ascii="Arial Narrow" w:hAnsi="Arial Narrow" w:cs="Arial"/>
                <w:color w:val="FF0000"/>
                <w:sz w:val="20"/>
                <w:highlight w:val="yellow"/>
              </w:rPr>
              <w:t xml:space="preserve">El usuario selecciona la opción </w:t>
            </w:r>
            <w:r w:rsidRPr="00DE5DEB">
              <w:rPr>
                <w:rFonts w:ascii="Arial Narrow" w:hAnsi="Arial Narrow" w:cs="Arial"/>
                <w:b/>
                <w:color w:val="FF0000"/>
                <w:sz w:val="20"/>
                <w:highlight w:val="yellow"/>
              </w:rPr>
              <w:t>Sí</w:t>
            </w:r>
          </w:p>
        </w:tc>
        <w:tc>
          <w:tcPr>
            <w:tcW w:w="5670" w:type="dxa"/>
            <w:tcBorders>
              <w:top w:val="single" w:sz="6" w:space="0" w:color="000000"/>
              <w:left w:val="single" w:sz="6" w:space="0" w:color="000000"/>
              <w:bottom w:val="single" w:sz="6" w:space="0" w:color="000000"/>
              <w:right w:val="single" w:sz="6" w:space="0" w:color="000000"/>
            </w:tcBorders>
            <w:hideMark/>
          </w:tcPr>
          <w:p w:rsidR="00D17D80" w:rsidRPr="00DE5DEB" w:rsidRDefault="00D17D80" w:rsidP="00EF6966">
            <w:pPr>
              <w:pStyle w:val="Prrafodelista"/>
              <w:numPr>
                <w:ilvl w:val="1"/>
                <w:numId w:val="83"/>
              </w:numPr>
              <w:ind w:left="355"/>
              <w:rPr>
                <w:rFonts w:ascii="Arial Narrow" w:hAnsi="Arial Narrow" w:cs="Arial"/>
                <w:color w:val="FF0000"/>
                <w:sz w:val="20"/>
                <w:highlight w:val="yellow"/>
              </w:rPr>
            </w:pPr>
            <w:r w:rsidRPr="00DE5DEB">
              <w:rPr>
                <w:rFonts w:ascii="Arial Narrow" w:hAnsi="Arial Narrow" w:cs="Arial"/>
                <w:color w:val="FF0000"/>
                <w:sz w:val="20"/>
                <w:highlight w:val="yellow"/>
              </w:rPr>
              <w:t xml:space="preserve">El sistema continúa en el punto siguiente desde el cual fue invocado </w:t>
            </w:r>
            <w:r w:rsidRPr="00DE5DEB">
              <w:rPr>
                <w:rFonts w:ascii="Arial Narrow" w:hAnsi="Arial Narrow" w:cs="Arial"/>
                <w:b/>
                <w:color w:val="FF0000"/>
                <w:sz w:val="20"/>
                <w:highlight w:val="yellow"/>
              </w:rPr>
              <w:t>FA2</w:t>
            </w:r>
            <w:r w:rsidRPr="00DE5DEB">
              <w:rPr>
                <w:rFonts w:ascii="Arial Narrow" w:hAnsi="Arial Narrow" w:cs="Arial"/>
                <w:color w:val="FF0000"/>
                <w:sz w:val="20"/>
                <w:highlight w:val="yellow"/>
              </w:rPr>
              <w:t>.</w:t>
            </w:r>
          </w:p>
        </w:tc>
      </w:tr>
      <w:tr w:rsidR="003F28A5" w:rsidRPr="00F97D75" w:rsidTr="00193FC7">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8. Excepciones</w:t>
            </w:r>
          </w:p>
        </w:tc>
      </w:tr>
      <w:tr w:rsidR="003F28A5" w:rsidRPr="00F97D75" w:rsidTr="008B6110">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884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Descripción</w:t>
            </w:r>
          </w:p>
        </w:tc>
      </w:tr>
      <w:tr w:rsidR="003F28A5" w:rsidRPr="00F97D75" w:rsidTr="008B6110">
        <w:tc>
          <w:tcPr>
            <w:tcW w:w="510" w:type="dxa"/>
            <w:tcBorders>
              <w:top w:val="single" w:sz="6" w:space="0" w:color="000000"/>
              <w:left w:val="single" w:sz="6" w:space="0" w:color="000000"/>
              <w:bottom w:val="single" w:sz="6" w:space="0" w:color="000000"/>
              <w:right w:val="single" w:sz="6" w:space="0" w:color="000000"/>
            </w:tcBorders>
          </w:tcPr>
          <w:p w:rsidR="003F28A5" w:rsidRPr="00F97D75" w:rsidRDefault="003F28A5"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3F28A5" w:rsidRPr="00F97D75" w:rsidRDefault="00C61D4B" w:rsidP="00BB14DF">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921C18" w:rsidRPr="00F97D75">
              <w:rPr>
                <w:rFonts w:ascii="Arial Narrow" w:hAnsi="Arial Narrow"/>
                <w:b/>
                <w:i/>
                <w:sz w:val="20"/>
                <w:szCs w:val="20"/>
                <w:highlight w:val="yellow"/>
              </w:rPr>
              <w:t xml:space="preserve">Fecha </w:t>
            </w:r>
            <w:r w:rsidR="00BB14DF" w:rsidRPr="00F97D75">
              <w:rPr>
                <w:rFonts w:ascii="Arial Narrow" w:hAnsi="Arial Narrow"/>
                <w:b/>
                <w:i/>
                <w:sz w:val="20"/>
                <w:szCs w:val="20"/>
                <w:highlight w:val="yellow"/>
              </w:rPr>
              <w:t xml:space="preserve">de inicio de vigencia </w:t>
            </w:r>
            <w:r w:rsidR="00921C18" w:rsidRPr="00F97D75">
              <w:rPr>
                <w:rFonts w:ascii="Arial Narrow" w:hAnsi="Arial Narrow"/>
                <w:b/>
                <w:i/>
                <w:sz w:val="20"/>
                <w:szCs w:val="20"/>
                <w:highlight w:val="yellow"/>
              </w:rPr>
              <w:t>es incorrecta</w:t>
            </w:r>
            <w:r w:rsidRPr="00F97D75">
              <w:rPr>
                <w:rFonts w:ascii="Arial Narrow" w:hAnsi="Arial Narrow"/>
                <w:b/>
                <w:i/>
                <w:sz w:val="20"/>
                <w:szCs w:val="20"/>
                <w:highlight w:val="yellow"/>
              </w:rPr>
              <w:t>”</w:t>
            </w:r>
            <w:r w:rsidRPr="00F97D75">
              <w:rPr>
                <w:rFonts w:ascii="Arial Narrow" w:hAnsi="Arial Narrow"/>
                <w:sz w:val="20"/>
                <w:szCs w:val="20"/>
                <w:highlight w:val="yellow"/>
              </w:rPr>
              <w:t>, permitiendo corregir el dato.</w:t>
            </w:r>
          </w:p>
        </w:tc>
      </w:tr>
      <w:tr w:rsidR="00C02C6D" w:rsidRPr="00F97D75" w:rsidTr="00BB34C5">
        <w:tc>
          <w:tcPr>
            <w:tcW w:w="510" w:type="dxa"/>
            <w:tcBorders>
              <w:top w:val="single" w:sz="6" w:space="0" w:color="000000"/>
              <w:left w:val="single" w:sz="6" w:space="0" w:color="000000"/>
              <w:bottom w:val="single" w:sz="6" w:space="0" w:color="000000"/>
              <w:right w:val="single" w:sz="6" w:space="0" w:color="000000"/>
            </w:tcBorders>
          </w:tcPr>
          <w:p w:rsidR="00C02C6D" w:rsidRPr="00F97D75" w:rsidRDefault="00C02C6D"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02C6D" w:rsidRPr="00F97D75" w:rsidRDefault="00C02C6D" w:rsidP="00C02C6D">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“Fecha de inicio</w:t>
            </w:r>
            <w:r w:rsidR="00085253">
              <w:rPr>
                <w:rFonts w:ascii="Arial Narrow" w:hAnsi="Arial Narrow"/>
                <w:b/>
                <w:i/>
                <w:sz w:val="20"/>
                <w:szCs w:val="20"/>
                <w:highlight w:val="yellow"/>
              </w:rPr>
              <w:t xml:space="preserve"> de vigencia</w:t>
            </w:r>
            <w:r w:rsidRPr="00F97D75">
              <w:rPr>
                <w:rFonts w:ascii="Arial Narrow" w:hAnsi="Arial Narrow"/>
                <w:b/>
                <w:i/>
                <w:sz w:val="20"/>
                <w:szCs w:val="20"/>
                <w:highlight w:val="yellow"/>
              </w:rPr>
              <w:t xml:space="preserve"> no puede ser menor que la fecha actual”,</w:t>
            </w:r>
            <w:r w:rsidRPr="00F97D75">
              <w:rPr>
                <w:rFonts w:ascii="Arial Narrow" w:hAnsi="Arial Narrow"/>
                <w:sz w:val="20"/>
                <w:szCs w:val="20"/>
                <w:highlight w:val="yellow"/>
              </w:rPr>
              <w:t xml:space="preserve"> permitiendo corregir el dato.</w:t>
            </w:r>
          </w:p>
        </w:tc>
      </w:tr>
      <w:tr w:rsidR="00C61D4B" w:rsidRPr="00F97D75" w:rsidTr="008B6110">
        <w:tc>
          <w:tcPr>
            <w:tcW w:w="510" w:type="dxa"/>
            <w:tcBorders>
              <w:top w:val="single" w:sz="6" w:space="0" w:color="000000"/>
              <w:left w:val="single" w:sz="6" w:space="0" w:color="000000"/>
              <w:bottom w:val="single" w:sz="6" w:space="0" w:color="000000"/>
              <w:right w:val="single" w:sz="6" w:space="0" w:color="000000"/>
            </w:tcBorders>
          </w:tcPr>
          <w:p w:rsidR="00C61D4B" w:rsidRPr="00F97D75" w:rsidRDefault="00C61D4B"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F97D75" w:rsidRDefault="00C61D4B" w:rsidP="000F0BAA">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640CA4" w:rsidRPr="00F97D75">
              <w:rPr>
                <w:rFonts w:ascii="Arial Narrow" w:hAnsi="Arial Narrow"/>
                <w:b/>
                <w:i/>
                <w:sz w:val="20"/>
                <w:szCs w:val="20"/>
                <w:highlight w:val="yellow"/>
              </w:rPr>
              <w:t xml:space="preserve">Fecha de inicio de vigencia no puede ser mayor que la fecha de </w:t>
            </w:r>
            <w:r w:rsidR="000F0BAA">
              <w:rPr>
                <w:rFonts w:ascii="Arial Narrow" w:hAnsi="Arial Narrow"/>
                <w:b/>
                <w:i/>
                <w:sz w:val="20"/>
                <w:szCs w:val="20"/>
                <w:highlight w:val="yellow"/>
              </w:rPr>
              <w:t>término</w:t>
            </w:r>
            <w:r w:rsidR="00640CA4" w:rsidRPr="00F97D75">
              <w:rPr>
                <w:rFonts w:ascii="Arial Narrow" w:hAnsi="Arial Narrow"/>
                <w:b/>
                <w:i/>
                <w:sz w:val="20"/>
                <w:szCs w:val="20"/>
                <w:highlight w:val="yellow"/>
              </w:rPr>
              <w:t xml:space="preserve"> de vigencia</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BB14DF" w:rsidRPr="00F97D75" w:rsidTr="00BB34C5">
        <w:tc>
          <w:tcPr>
            <w:tcW w:w="510" w:type="dxa"/>
            <w:tcBorders>
              <w:top w:val="single" w:sz="6" w:space="0" w:color="000000"/>
              <w:left w:val="single" w:sz="6" w:space="0" w:color="000000"/>
              <w:bottom w:val="single" w:sz="6" w:space="0" w:color="000000"/>
              <w:right w:val="single" w:sz="6" w:space="0" w:color="000000"/>
            </w:tcBorders>
          </w:tcPr>
          <w:p w:rsidR="00BB14DF" w:rsidRPr="00F97D75" w:rsidRDefault="00BB14DF"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BB14DF" w:rsidRPr="00F97D75" w:rsidRDefault="00BB14DF" w:rsidP="00BB14DF">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“Fecha de </w:t>
            </w:r>
            <w:r w:rsidR="000F0BAA">
              <w:rPr>
                <w:rFonts w:ascii="Arial Narrow" w:hAnsi="Arial Narrow"/>
                <w:b/>
                <w:i/>
                <w:sz w:val="20"/>
                <w:szCs w:val="20"/>
                <w:highlight w:val="yellow"/>
              </w:rPr>
              <w:t>término</w:t>
            </w:r>
            <w:r w:rsidR="000F0BAA"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de vigencia es incorrecta”</w:t>
            </w:r>
            <w:r w:rsidRPr="00F97D75">
              <w:rPr>
                <w:rFonts w:ascii="Arial Narrow" w:hAnsi="Arial Narrow"/>
                <w:sz w:val="20"/>
                <w:szCs w:val="20"/>
                <w:highlight w:val="yellow"/>
              </w:rPr>
              <w:t>, permitiendo corregir el dato.</w:t>
            </w:r>
          </w:p>
        </w:tc>
      </w:tr>
      <w:tr w:rsidR="00C61D4B" w:rsidRPr="00F97D75" w:rsidTr="008B6110">
        <w:tc>
          <w:tcPr>
            <w:tcW w:w="510" w:type="dxa"/>
            <w:tcBorders>
              <w:top w:val="single" w:sz="6" w:space="0" w:color="000000"/>
              <w:left w:val="single" w:sz="6" w:space="0" w:color="000000"/>
              <w:bottom w:val="single" w:sz="6" w:space="0" w:color="000000"/>
              <w:right w:val="single" w:sz="6" w:space="0" w:color="000000"/>
            </w:tcBorders>
          </w:tcPr>
          <w:p w:rsidR="00C61D4B" w:rsidRPr="00F97D75" w:rsidRDefault="00C61D4B"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F97D75" w:rsidRDefault="00C61D4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6F7301" w:rsidRPr="00F97D75">
              <w:rPr>
                <w:rFonts w:ascii="Arial Narrow" w:hAnsi="Arial Narrow"/>
                <w:b/>
                <w:i/>
                <w:sz w:val="20"/>
                <w:szCs w:val="20"/>
                <w:highlight w:val="yellow"/>
              </w:rPr>
              <w:t xml:space="preserve">Fecha de </w:t>
            </w:r>
            <w:r w:rsidR="000F0BAA">
              <w:rPr>
                <w:rFonts w:ascii="Arial Narrow" w:hAnsi="Arial Narrow"/>
                <w:b/>
                <w:i/>
                <w:sz w:val="20"/>
                <w:szCs w:val="20"/>
                <w:highlight w:val="yellow"/>
              </w:rPr>
              <w:t>término</w:t>
            </w:r>
            <w:r w:rsidR="000F0BAA" w:rsidRPr="00F97D75">
              <w:rPr>
                <w:rFonts w:ascii="Arial Narrow" w:hAnsi="Arial Narrow"/>
                <w:b/>
                <w:i/>
                <w:sz w:val="20"/>
                <w:szCs w:val="20"/>
                <w:highlight w:val="yellow"/>
              </w:rPr>
              <w:t xml:space="preserve"> </w:t>
            </w:r>
            <w:r w:rsidR="006F7301" w:rsidRPr="00F97D75">
              <w:rPr>
                <w:rFonts w:ascii="Arial Narrow" w:hAnsi="Arial Narrow"/>
                <w:b/>
                <w:i/>
                <w:sz w:val="20"/>
                <w:szCs w:val="20"/>
                <w:highlight w:val="yellow"/>
              </w:rPr>
              <w:t>de vigencia no puede ser menor que la fecha de inicio de vigencia</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C61D4B" w:rsidRPr="00F97D75" w:rsidTr="008B6110">
        <w:tc>
          <w:tcPr>
            <w:tcW w:w="510" w:type="dxa"/>
            <w:tcBorders>
              <w:top w:val="single" w:sz="6" w:space="0" w:color="000000"/>
              <w:left w:val="single" w:sz="6" w:space="0" w:color="000000"/>
              <w:bottom w:val="single" w:sz="6" w:space="0" w:color="000000"/>
              <w:right w:val="single" w:sz="6" w:space="0" w:color="000000"/>
            </w:tcBorders>
          </w:tcPr>
          <w:p w:rsidR="00C61D4B" w:rsidRPr="00F97D75" w:rsidRDefault="00C61D4B"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F97D75" w:rsidRDefault="00C61D4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F47347" w:rsidRPr="00F97D75">
              <w:rPr>
                <w:rFonts w:ascii="Arial Narrow" w:hAnsi="Arial Narrow"/>
                <w:b/>
                <w:i/>
                <w:sz w:val="20"/>
                <w:szCs w:val="20"/>
                <w:highlight w:val="yellow"/>
              </w:rPr>
              <w:t>Ingrese la descripción de la unidad de despacho</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C61D4B" w:rsidRPr="00F97D75" w:rsidTr="008B6110">
        <w:tc>
          <w:tcPr>
            <w:tcW w:w="510" w:type="dxa"/>
            <w:tcBorders>
              <w:top w:val="single" w:sz="6" w:space="0" w:color="000000"/>
              <w:left w:val="single" w:sz="6" w:space="0" w:color="000000"/>
              <w:bottom w:val="single" w:sz="6" w:space="0" w:color="000000"/>
              <w:right w:val="single" w:sz="6" w:space="0" w:color="000000"/>
            </w:tcBorders>
          </w:tcPr>
          <w:p w:rsidR="00C61D4B" w:rsidRPr="00F97D75" w:rsidRDefault="00C61D4B"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EA64D0" w:rsidRPr="00F97D75" w:rsidRDefault="00C61D4B" w:rsidP="00EA64D0">
            <w:pPr>
              <w:rPr>
                <w:rFonts w:ascii="Arial Narrow" w:hAnsi="Arial Narrow"/>
                <w:b/>
                <w:i/>
                <w:sz w:val="20"/>
                <w:szCs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D17D80">
              <w:rPr>
                <w:rFonts w:ascii="Arial Narrow" w:hAnsi="Arial Narrow"/>
                <w:b/>
                <w:i/>
                <w:sz w:val="20"/>
                <w:szCs w:val="20"/>
                <w:highlight w:val="yellow"/>
              </w:rPr>
              <w:t>Existen zonas</w:t>
            </w:r>
            <w:r w:rsidR="00EA64D0" w:rsidRPr="00F97D75">
              <w:rPr>
                <w:rFonts w:ascii="Arial Narrow" w:hAnsi="Arial Narrow"/>
                <w:b/>
                <w:i/>
                <w:sz w:val="20"/>
                <w:szCs w:val="20"/>
                <w:highlight w:val="yellow"/>
              </w:rPr>
              <w:t xml:space="preserve"> de reconocimiento físico asociados a la unidad de despacho, cuyas fechas de inicio y </w:t>
            </w:r>
            <w:r w:rsidR="000F0BAA">
              <w:rPr>
                <w:rFonts w:ascii="Arial Narrow" w:hAnsi="Arial Narrow"/>
                <w:b/>
                <w:i/>
                <w:sz w:val="20"/>
                <w:szCs w:val="20"/>
                <w:highlight w:val="yellow"/>
              </w:rPr>
              <w:t>término</w:t>
            </w:r>
            <w:r w:rsidR="000F0BAA" w:rsidRPr="00F97D75">
              <w:rPr>
                <w:rFonts w:ascii="Arial Narrow" w:hAnsi="Arial Narrow"/>
                <w:b/>
                <w:i/>
                <w:sz w:val="20"/>
                <w:szCs w:val="20"/>
                <w:highlight w:val="yellow"/>
              </w:rPr>
              <w:t xml:space="preserve"> </w:t>
            </w:r>
            <w:r w:rsidR="00EA64D0" w:rsidRPr="00F97D75">
              <w:rPr>
                <w:rFonts w:ascii="Arial Narrow" w:hAnsi="Arial Narrow"/>
                <w:b/>
                <w:i/>
                <w:sz w:val="20"/>
                <w:szCs w:val="20"/>
                <w:highlight w:val="yellow"/>
              </w:rPr>
              <w:t>de vigencia están fuera del rango de las fechas ingresadas:</w:t>
            </w:r>
          </w:p>
          <w:p w:rsidR="00EA64D0" w:rsidRPr="00F97D75" w:rsidRDefault="00F54AFE" w:rsidP="00EA64D0">
            <w:pPr>
              <w:rPr>
                <w:rFonts w:ascii="Arial Narrow" w:hAnsi="Arial Narrow"/>
                <w:b/>
                <w:i/>
                <w:sz w:val="20"/>
                <w:szCs w:val="20"/>
                <w:highlight w:val="yellow"/>
              </w:rPr>
            </w:pPr>
            <w:r w:rsidRPr="00F97D75">
              <w:rPr>
                <w:rFonts w:ascii="Arial Narrow" w:hAnsi="Arial Narrow"/>
                <w:b/>
                <w:i/>
                <w:sz w:val="20"/>
                <w:szCs w:val="20"/>
                <w:highlight w:val="yellow"/>
              </w:rPr>
              <w:t>&lt;nombreZona1&gt;</w:t>
            </w:r>
            <w:r w:rsidR="00EA64D0"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&lt;fechaInicio1&gt; - &lt;fechaFin1&gt;</w:t>
            </w:r>
          </w:p>
          <w:p w:rsidR="00F54AFE" w:rsidRPr="00F97D75" w:rsidRDefault="00F54AFE" w:rsidP="00F54AFE">
            <w:pPr>
              <w:rPr>
                <w:rFonts w:ascii="Arial Narrow" w:hAnsi="Arial Narrow"/>
                <w:b/>
                <w:i/>
                <w:sz w:val="20"/>
                <w:szCs w:val="20"/>
                <w:highlight w:val="yellow"/>
              </w:rPr>
            </w:pPr>
            <w:r w:rsidRPr="00F97D75">
              <w:rPr>
                <w:rFonts w:ascii="Arial Narrow" w:hAnsi="Arial Narrow"/>
                <w:b/>
                <w:i/>
                <w:sz w:val="20"/>
                <w:szCs w:val="20"/>
                <w:highlight w:val="yellow"/>
              </w:rPr>
              <w:lastRenderedPageBreak/>
              <w:t>&lt;nombreZona1&gt;: &lt;fechaInicio2&gt; - &lt;fechaFin2&gt;</w:t>
            </w:r>
          </w:p>
          <w:p w:rsidR="00EA64D0" w:rsidRPr="00F97D75" w:rsidRDefault="00B41372" w:rsidP="00B41372">
            <w:pPr>
              <w:rPr>
                <w:rFonts w:ascii="Arial Narrow" w:hAnsi="Arial Narrow"/>
                <w:b/>
                <w:i/>
                <w:sz w:val="20"/>
                <w:szCs w:val="20"/>
                <w:highlight w:val="yellow"/>
              </w:rPr>
            </w:pPr>
            <w:r>
              <w:rPr>
                <w:rFonts w:ascii="Arial Narrow" w:hAnsi="Arial Narrow"/>
                <w:b/>
                <w:i/>
                <w:sz w:val="20"/>
                <w:szCs w:val="20"/>
                <w:highlight w:val="yellow"/>
              </w:rPr>
              <w:t>…</w:t>
            </w:r>
          </w:p>
          <w:p w:rsidR="00C61D4B" w:rsidRPr="00F97D75" w:rsidRDefault="00F54AFE" w:rsidP="00F54AFE">
            <w:pPr>
              <w:rPr>
                <w:rFonts w:ascii="Arial Narrow" w:hAnsi="Arial Narrow"/>
                <w:b/>
                <w:i/>
                <w:sz w:val="20"/>
                <w:szCs w:val="20"/>
                <w:highlight w:val="yellow"/>
              </w:rPr>
            </w:pPr>
            <w:r w:rsidRPr="00F97D75">
              <w:rPr>
                <w:rFonts w:ascii="Arial Narrow" w:hAnsi="Arial Narrow"/>
                <w:b/>
                <w:i/>
                <w:sz w:val="20"/>
                <w:szCs w:val="20"/>
                <w:highlight w:val="yellow"/>
              </w:rPr>
              <w:t>&lt;</w:t>
            </w:r>
            <w:proofErr w:type="spellStart"/>
            <w:proofErr w:type="gramStart"/>
            <w:r w:rsidRPr="00F97D75">
              <w:rPr>
                <w:rFonts w:ascii="Arial Narrow" w:hAnsi="Arial Narrow"/>
                <w:b/>
                <w:i/>
                <w:sz w:val="20"/>
                <w:szCs w:val="20"/>
                <w:highlight w:val="yellow"/>
              </w:rPr>
              <w:t>nombreZonaN</w:t>
            </w:r>
            <w:proofErr w:type="spellEnd"/>
            <w:proofErr w:type="gramEnd"/>
            <w:r w:rsidRPr="00F97D75">
              <w:rPr>
                <w:rFonts w:ascii="Arial Narrow" w:hAnsi="Arial Narrow"/>
                <w:b/>
                <w:i/>
                <w:sz w:val="20"/>
                <w:szCs w:val="20"/>
                <w:highlight w:val="yellow"/>
              </w:rPr>
              <w:t>&gt;: &lt;</w:t>
            </w:r>
            <w:proofErr w:type="spellStart"/>
            <w:r w:rsidRPr="00F97D75">
              <w:rPr>
                <w:rFonts w:ascii="Arial Narrow" w:hAnsi="Arial Narrow"/>
                <w:b/>
                <w:i/>
                <w:sz w:val="20"/>
                <w:szCs w:val="20"/>
                <w:highlight w:val="yellow"/>
              </w:rPr>
              <w:t>fechaInicioN</w:t>
            </w:r>
            <w:proofErr w:type="spellEnd"/>
            <w:r w:rsidRPr="00F97D75">
              <w:rPr>
                <w:rFonts w:ascii="Arial Narrow" w:hAnsi="Arial Narrow"/>
                <w:b/>
                <w:i/>
                <w:sz w:val="20"/>
                <w:szCs w:val="20"/>
                <w:highlight w:val="yellow"/>
              </w:rPr>
              <w:t>&gt; - &lt;</w:t>
            </w:r>
            <w:proofErr w:type="spellStart"/>
            <w:r w:rsidRPr="00F97D75">
              <w:rPr>
                <w:rFonts w:ascii="Arial Narrow" w:hAnsi="Arial Narrow"/>
                <w:b/>
                <w:i/>
                <w:sz w:val="20"/>
                <w:szCs w:val="20"/>
                <w:highlight w:val="yellow"/>
              </w:rPr>
              <w:t>fechaFinN</w:t>
            </w:r>
            <w:proofErr w:type="spellEnd"/>
            <w:r w:rsidRPr="00F97D75">
              <w:rPr>
                <w:rFonts w:ascii="Arial Narrow" w:hAnsi="Arial Narrow"/>
                <w:b/>
                <w:i/>
                <w:sz w:val="20"/>
                <w:szCs w:val="20"/>
                <w:highlight w:val="yellow"/>
              </w:rPr>
              <w:t>&gt;</w:t>
            </w:r>
            <w:r w:rsidR="00C61D4B" w:rsidRPr="00F97D75">
              <w:rPr>
                <w:rFonts w:ascii="Arial Narrow" w:hAnsi="Arial Narrow"/>
                <w:b/>
                <w:i/>
                <w:sz w:val="20"/>
                <w:szCs w:val="20"/>
                <w:highlight w:val="yellow"/>
              </w:rPr>
              <w:t>”</w:t>
            </w:r>
            <w:r w:rsidR="00C61D4B" w:rsidRPr="00F97D75">
              <w:rPr>
                <w:rFonts w:ascii="Arial Narrow" w:hAnsi="Arial Narrow"/>
                <w:sz w:val="20"/>
                <w:szCs w:val="20"/>
                <w:highlight w:val="yellow"/>
              </w:rPr>
              <w:t>, permitiendo corregir el dato.</w:t>
            </w:r>
          </w:p>
        </w:tc>
      </w:tr>
      <w:tr w:rsidR="00656D51" w:rsidRPr="00656D51" w:rsidTr="008B6110">
        <w:tc>
          <w:tcPr>
            <w:tcW w:w="510" w:type="dxa"/>
            <w:tcBorders>
              <w:top w:val="single" w:sz="6" w:space="0" w:color="000000"/>
              <w:left w:val="single" w:sz="6" w:space="0" w:color="000000"/>
              <w:bottom w:val="single" w:sz="6" w:space="0" w:color="000000"/>
              <w:right w:val="single" w:sz="6" w:space="0" w:color="000000"/>
            </w:tcBorders>
          </w:tcPr>
          <w:p w:rsidR="00C61D4B" w:rsidRPr="00656D51" w:rsidRDefault="00C61D4B" w:rsidP="00EF6966">
            <w:pPr>
              <w:pStyle w:val="Piedepgina"/>
              <w:numPr>
                <w:ilvl w:val="0"/>
                <w:numId w:val="52"/>
              </w:numPr>
              <w:tabs>
                <w:tab w:val="left" w:pos="214"/>
              </w:tabs>
              <w:ind w:left="214" w:right="214" w:hanging="39"/>
              <w:jc w:val="both"/>
              <w:rPr>
                <w:rFonts w:ascii="Arial Narrow" w:hAnsi="Arial Narrow" w:cs="Times New Roman"/>
                <w:color w:val="FF000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656D51" w:rsidRDefault="00C61D4B" w:rsidP="00250EF5">
            <w:pPr>
              <w:rPr>
                <w:rFonts w:ascii="Arial Narrow" w:hAnsi="Arial Narrow"/>
                <w:b/>
                <w:i/>
                <w:color w:val="FF0000"/>
                <w:sz w:val="20"/>
                <w:szCs w:val="20"/>
                <w:highlight w:val="yellow"/>
              </w:rPr>
            </w:pPr>
            <w:r w:rsidRPr="00656D51">
              <w:rPr>
                <w:rFonts w:ascii="Arial Narrow" w:hAnsi="Arial Narrow"/>
                <w:color w:val="FF0000"/>
                <w:sz w:val="20"/>
                <w:szCs w:val="20"/>
                <w:highlight w:val="yellow"/>
              </w:rPr>
              <w:t xml:space="preserve">El sistema muestra el mensaje: </w:t>
            </w:r>
            <w:r w:rsidR="00250EF5" w:rsidRPr="00656D51">
              <w:rPr>
                <w:rFonts w:ascii="Arial Narrow" w:hAnsi="Arial Narrow" w:cs="Arial"/>
                <w:b/>
                <w:i/>
                <w:color w:val="FF0000"/>
                <w:sz w:val="20"/>
                <w:highlight w:val="yellow"/>
              </w:rPr>
              <w:t>“Para incluir el sorteo de funcionarios por zona como parte del proceso de asignación de especialistas, primero debe de haber realizado a partir de ahora el proceso tomará en cuenta los sorteos de funcionarios por zona y aún no tiene registrado ninguno, de continuar asegúrese de realizar dicho sorteo ya que de no hacerlo el sistema no podrá realizar la asignación de especialistas ¿Desea continuar?”</w:t>
            </w:r>
          </w:p>
        </w:tc>
      </w:tr>
      <w:tr w:rsidR="00C61D4B" w:rsidRPr="00F97D75" w:rsidTr="008B6110">
        <w:tc>
          <w:tcPr>
            <w:tcW w:w="510" w:type="dxa"/>
            <w:tcBorders>
              <w:top w:val="single" w:sz="6" w:space="0" w:color="000000"/>
              <w:left w:val="single" w:sz="6" w:space="0" w:color="000000"/>
              <w:bottom w:val="single" w:sz="6" w:space="0" w:color="000000"/>
              <w:right w:val="single" w:sz="6" w:space="0" w:color="000000"/>
            </w:tcBorders>
          </w:tcPr>
          <w:p w:rsidR="00C61D4B" w:rsidRPr="00F97D75" w:rsidRDefault="00C61D4B"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4C079B" w:rsidRPr="00F97D75" w:rsidRDefault="00C61D4B" w:rsidP="004C079B">
            <w:pPr>
              <w:rPr>
                <w:rFonts w:ascii="Arial Narrow" w:hAnsi="Arial Narrow"/>
                <w:b/>
                <w:i/>
                <w:sz w:val="20"/>
                <w:szCs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4C079B" w:rsidRPr="00F97D75">
              <w:rPr>
                <w:rFonts w:ascii="Arial Narrow" w:hAnsi="Arial Narrow"/>
                <w:b/>
                <w:i/>
                <w:sz w:val="20"/>
                <w:szCs w:val="20"/>
                <w:highlight w:val="yellow"/>
              </w:rPr>
              <w:t xml:space="preserve">Existen turnos asociados a la unidad de despacho, cuyas fechas de inicio y </w:t>
            </w:r>
            <w:r w:rsidR="00784945">
              <w:rPr>
                <w:rFonts w:ascii="Arial Narrow" w:hAnsi="Arial Narrow"/>
                <w:b/>
                <w:i/>
                <w:sz w:val="20"/>
                <w:szCs w:val="20"/>
                <w:highlight w:val="yellow"/>
              </w:rPr>
              <w:t>término</w:t>
            </w:r>
            <w:r w:rsidR="00784945" w:rsidRPr="00F97D75">
              <w:rPr>
                <w:rFonts w:ascii="Arial Narrow" w:hAnsi="Arial Narrow"/>
                <w:b/>
                <w:i/>
                <w:sz w:val="20"/>
                <w:szCs w:val="20"/>
                <w:highlight w:val="yellow"/>
              </w:rPr>
              <w:t xml:space="preserve"> </w:t>
            </w:r>
            <w:r w:rsidR="004C079B" w:rsidRPr="00F97D75">
              <w:rPr>
                <w:rFonts w:ascii="Arial Narrow" w:hAnsi="Arial Narrow"/>
                <w:b/>
                <w:i/>
                <w:sz w:val="20"/>
                <w:szCs w:val="20"/>
                <w:highlight w:val="yellow"/>
              </w:rPr>
              <w:t>de vigencia están fuera del rango de las fechas ingresadas:</w:t>
            </w:r>
          </w:p>
          <w:p w:rsidR="00080EAD" w:rsidRPr="00F97D75" w:rsidRDefault="00080EAD" w:rsidP="004C079B">
            <w:pPr>
              <w:rPr>
                <w:rFonts w:ascii="Arial Narrow" w:hAnsi="Arial Narrow"/>
                <w:b/>
                <w:i/>
                <w:sz w:val="20"/>
                <w:szCs w:val="20"/>
                <w:highlight w:val="yellow"/>
              </w:rPr>
            </w:pPr>
            <w:r w:rsidRPr="00F97D75">
              <w:rPr>
                <w:rFonts w:ascii="Arial Narrow" w:hAnsi="Arial Narrow"/>
                <w:b/>
                <w:i/>
                <w:sz w:val="20"/>
                <w:szCs w:val="20"/>
                <w:highlight w:val="yellow"/>
              </w:rPr>
              <w:t>&lt;nombreTurno1&gt;</w:t>
            </w:r>
            <w:r w:rsidR="004C079B"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&lt;fechaInicio1&gt; - &lt;fechaFin1&gt;</w:t>
            </w:r>
          </w:p>
          <w:p w:rsidR="004C079B" w:rsidRPr="00F97D75" w:rsidRDefault="00080EAD" w:rsidP="004C079B">
            <w:pPr>
              <w:rPr>
                <w:rFonts w:ascii="Arial Narrow" w:hAnsi="Arial Narrow"/>
                <w:b/>
                <w:i/>
                <w:sz w:val="20"/>
                <w:szCs w:val="20"/>
                <w:highlight w:val="yellow"/>
              </w:rPr>
            </w:pPr>
            <w:r w:rsidRPr="00F97D75">
              <w:rPr>
                <w:rFonts w:ascii="Arial Narrow" w:hAnsi="Arial Narrow"/>
                <w:b/>
                <w:i/>
                <w:sz w:val="20"/>
                <w:szCs w:val="20"/>
                <w:highlight w:val="yellow"/>
              </w:rPr>
              <w:t>&lt;nombreTurno2&gt;</w:t>
            </w:r>
            <w:r w:rsidR="004C079B"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&lt;fechaInicio2&gt; - &lt;fechaFin2&gt;</w:t>
            </w:r>
          </w:p>
          <w:p w:rsidR="004C079B" w:rsidRPr="00F97D75" w:rsidRDefault="00B41372" w:rsidP="00B41372">
            <w:pPr>
              <w:rPr>
                <w:rFonts w:ascii="Arial Narrow" w:hAnsi="Arial Narrow"/>
                <w:b/>
                <w:i/>
                <w:sz w:val="20"/>
                <w:szCs w:val="20"/>
                <w:highlight w:val="yellow"/>
              </w:rPr>
            </w:pPr>
            <w:r>
              <w:rPr>
                <w:rFonts w:ascii="Arial Narrow" w:hAnsi="Arial Narrow"/>
                <w:b/>
                <w:i/>
                <w:sz w:val="20"/>
                <w:szCs w:val="20"/>
                <w:highlight w:val="yellow"/>
              </w:rPr>
              <w:t>…</w:t>
            </w:r>
          </w:p>
          <w:p w:rsidR="00C61D4B" w:rsidRPr="00F97D75" w:rsidRDefault="00080EAD" w:rsidP="00080EAD">
            <w:pPr>
              <w:rPr>
                <w:rFonts w:ascii="Arial Narrow" w:hAnsi="Arial Narrow"/>
                <w:b/>
                <w:i/>
                <w:sz w:val="20"/>
                <w:szCs w:val="20"/>
                <w:highlight w:val="yellow"/>
              </w:rPr>
            </w:pPr>
            <w:r w:rsidRPr="00F97D75">
              <w:rPr>
                <w:rFonts w:ascii="Arial Narrow" w:hAnsi="Arial Narrow"/>
                <w:b/>
                <w:i/>
                <w:sz w:val="20"/>
                <w:szCs w:val="20"/>
                <w:highlight w:val="yellow"/>
              </w:rPr>
              <w:t>&lt;</w:t>
            </w:r>
            <w:proofErr w:type="spellStart"/>
            <w:proofErr w:type="gramStart"/>
            <w:r w:rsidRPr="00F97D75">
              <w:rPr>
                <w:rFonts w:ascii="Arial Narrow" w:hAnsi="Arial Narrow"/>
                <w:b/>
                <w:i/>
                <w:sz w:val="20"/>
                <w:szCs w:val="20"/>
                <w:highlight w:val="yellow"/>
              </w:rPr>
              <w:t>nombreTurnoN</w:t>
            </w:r>
            <w:proofErr w:type="spellEnd"/>
            <w:proofErr w:type="gramEnd"/>
            <w:r w:rsidRPr="00F97D75">
              <w:rPr>
                <w:rFonts w:ascii="Arial Narrow" w:hAnsi="Arial Narrow"/>
                <w:b/>
                <w:i/>
                <w:sz w:val="20"/>
                <w:szCs w:val="20"/>
                <w:highlight w:val="yellow"/>
              </w:rPr>
              <w:t>&gt;</w:t>
            </w:r>
            <w:r w:rsidR="004C079B"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&lt;</w:t>
            </w:r>
            <w:proofErr w:type="spellStart"/>
            <w:r w:rsidRPr="00F97D75">
              <w:rPr>
                <w:rFonts w:ascii="Arial Narrow" w:hAnsi="Arial Narrow"/>
                <w:b/>
                <w:i/>
                <w:sz w:val="20"/>
                <w:szCs w:val="20"/>
                <w:highlight w:val="yellow"/>
              </w:rPr>
              <w:t>fechaInicioN</w:t>
            </w:r>
            <w:proofErr w:type="spellEnd"/>
            <w:r w:rsidRPr="00F97D75">
              <w:rPr>
                <w:rFonts w:ascii="Arial Narrow" w:hAnsi="Arial Narrow"/>
                <w:b/>
                <w:i/>
                <w:sz w:val="20"/>
                <w:szCs w:val="20"/>
                <w:highlight w:val="yellow"/>
              </w:rPr>
              <w:t>&gt; - &lt;</w:t>
            </w:r>
            <w:proofErr w:type="spellStart"/>
            <w:r w:rsidRPr="00F97D75">
              <w:rPr>
                <w:rFonts w:ascii="Arial Narrow" w:hAnsi="Arial Narrow"/>
                <w:b/>
                <w:i/>
                <w:sz w:val="20"/>
                <w:szCs w:val="20"/>
                <w:highlight w:val="yellow"/>
              </w:rPr>
              <w:t>fechaFinN</w:t>
            </w:r>
            <w:proofErr w:type="spellEnd"/>
            <w:r w:rsidRPr="00F97D75">
              <w:rPr>
                <w:rFonts w:ascii="Arial Narrow" w:hAnsi="Arial Narrow"/>
                <w:b/>
                <w:i/>
                <w:sz w:val="20"/>
                <w:szCs w:val="20"/>
                <w:highlight w:val="yellow"/>
              </w:rPr>
              <w:t>&gt;</w:t>
            </w:r>
            <w:r w:rsidR="00C61D4B" w:rsidRPr="00F97D75">
              <w:rPr>
                <w:rFonts w:ascii="Arial Narrow" w:hAnsi="Arial Narrow"/>
                <w:b/>
                <w:i/>
                <w:sz w:val="20"/>
                <w:szCs w:val="20"/>
                <w:highlight w:val="yellow"/>
              </w:rPr>
              <w:t>”</w:t>
            </w:r>
            <w:r w:rsidR="00C61D4B" w:rsidRPr="00F97D75">
              <w:rPr>
                <w:rFonts w:ascii="Arial Narrow" w:hAnsi="Arial Narrow"/>
                <w:b/>
                <w:sz w:val="20"/>
                <w:szCs w:val="20"/>
                <w:highlight w:val="yellow"/>
              </w:rPr>
              <w:t xml:space="preserve">, </w:t>
            </w:r>
            <w:r w:rsidR="00C61D4B" w:rsidRPr="00F97D75">
              <w:rPr>
                <w:rFonts w:ascii="Arial Narrow" w:hAnsi="Arial Narrow"/>
                <w:sz w:val="20"/>
                <w:szCs w:val="20"/>
                <w:highlight w:val="yellow"/>
              </w:rPr>
              <w:t>permitiendo corregir el dato.</w:t>
            </w:r>
          </w:p>
        </w:tc>
      </w:tr>
      <w:tr w:rsidR="00C61D4B" w:rsidRPr="00F97D75" w:rsidTr="008B6110">
        <w:tc>
          <w:tcPr>
            <w:tcW w:w="510" w:type="dxa"/>
            <w:tcBorders>
              <w:top w:val="single" w:sz="6" w:space="0" w:color="000000"/>
              <w:left w:val="single" w:sz="6" w:space="0" w:color="000000"/>
              <w:bottom w:val="single" w:sz="6" w:space="0" w:color="000000"/>
              <w:right w:val="single" w:sz="6" w:space="0" w:color="000000"/>
            </w:tcBorders>
          </w:tcPr>
          <w:p w:rsidR="00C61D4B" w:rsidRPr="00F97D75" w:rsidRDefault="00C61D4B"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F97D75" w:rsidRDefault="00C61D4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B82E4D" w:rsidRPr="00F97D75">
              <w:rPr>
                <w:rFonts w:ascii="Arial Narrow" w:hAnsi="Arial Narrow"/>
                <w:b/>
                <w:i/>
                <w:sz w:val="20"/>
                <w:szCs w:val="20"/>
                <w:highlight w:val="yellow"/>
              </w:rPr>
              <w:t>Debe seleccionar al menos un régimen</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AE6DE6" w:rsidRPr="00F97D75" w:rsidTr="00170CDF">
        <w:tc>
          <w:tcPr>
            <w:tcW w:w="510" w:type="dxa"/>
            <w:tcBorders>
              <w:top w:val="single" w:sz="6" w:space="0" w:color="000000"/>
              <w:left w:val="single" w:sz="6" w:space="0" w:color="000000"/>
              <w:bottom w:val="single" w:sz="6" w:space="0" w:color="000000"/>
              <w:right w:val="single" w:sz="6" w:space="0" w:color="000000"/>
            </w:tcBorders>
          </w:tcPr>
          <w:p w:rsidR="00AE6DE6" w:rsidRPr="00F97D75" w:rsidRDefault="00AE6DE6" w:rsidP="00EF6966">
            <w:pPr>
              <w:pStyle w:val="Piedepgina"/>
              <w:numPr>
                <w:ilvl w:val="0"/>
                <w:numId w:val="52"/>
              </w:numPr>
              <w:tabs>
                <w:tab w:val="left" w:pos="214"/>
              </w:tabs>
              <w:ind w:left="214" w:right="214" w:hanging="39"/>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AE6DE6" w:rsidRPr="00F97D75" w:rsidRDefault="00AE6DE6" w:rsidP="00170CDF">
            <w:pPr>
              <w:rPr>
                <w:rFonts w:ascii="Arial Narrow" w:hAnsi="Arial Narrow"/>
                <w:b/>
                <w:i/>
                <w:sz w:val="20"/>
                <w:szCs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“Los regímenes:</w:t>
            </w:r>
          </w:p>
          <w:p w:rsidR="00AE6DE6" w:rsidRDefault="00AE6DE6" w:rsidP="00170CDF">
            <w:pPr>
              <w:rPr>
                <w:rFonts w:ascii="Arial Narrow" w:hAnsi="Arial Narrow"/>
                <w:b/>
                <w:i/>
                <w:sz w:val="20"/>
                <w:szCs w:val="20"/>
                <w:highlight w:val="yellow"/>
              </w:rPr>
            </w:pPr>
            <w:r w:rsidRPr="00F97D75">
              <w:rPr>
                <w:rFonts w:ascii="Arial Narrow" w:hAnsi="Arial Narrow"/>
                <w:b/>
                <w:i/>
                <w:sz w:val="20"/>
                <w:szCs w:val="20"/>
                <w:highlight w:val="yellow"/>
              </w:rPr>
              <w:t>&lt;codigoYNombreRegimen</w:t>
            </w:r>
            <w:r>
              <w:rPr>
                <w:rFonts w:ascii="Arial Narrow" w:hAnsi="Arial Narrow"/>
                <w:b/>
                <w:i/>
                <w:sz w:val="20"/>
                <w:szCs w:val="20"/>
                <w:highlight w:val="yellow"/>
              </w:rPr>
              <w:t>1</w:t>
            </w:r>
            <w:r w:rsidRPr="00F97D75">
              <w:rPr>
                <w:rFonts w:ascii="Arial Narrow" w:hAnsi="Arial Narrow"/>
                <w:b/>
                <w:i/>
                <w:sz w:val="20"/>
                <w:szCs w:val="20"/>
                <w:highlight w:val="yellow"/>
              </w:rPr>
              <w:t>&gt;</w:t>
            </w:r>
          </w:p>
          <w:p w:rsidR="00AE6DE6" w:rsidRDefault="00AE6DE6" w:rsidP="00170CDF">
            <w:pPr>
              <w:rPr>
                <w:rFonts w:ascii="Arial Narrow" w:hAnsi="Arial Narrow"/>
                <w:b/>
                <w:i/>
                <w:sz w:val="20"/>
                <w:szCs w:val="20"/>
                <w:highlight w:val="yellow"/>
              </w:rPr>
            </w:pPr>
            <w:r w:rsidRPr="00F97D75">
              <w:rPr>
                <w:rFonts w:ascii="Arial Narrow" w:hAnsi="Arial Narrow"/>
                <w:b/>
                <w:i/>
                <w:sz w:val="20"/>
                <w:szCs w:val="20"/>
                <w:highlight w:val="yellow"/>
              </w:rPr>
              <w:t>&lt;codigoYNombreRegimen</w:t>
            </w:r>
            <w:r>
              <w:rPr>
                <w:rFonts w:ascii="Arial Narrow" w:hAnsi="Arial Narrow"/>
                <w:b/>
                <w:i/>
                <w:sz w:val="20"/>
                <w:szCs w:val="20"/>
                <w:highlight w:val="yellow"/>
              </w:rPr>
              <w:t>1</w:t>
            </w:r>
            <w:r w:rsidRPr="00F97D75">
              <w:rPr>
                <w:rFonts w:ascii="Arial Narrow" w:hAnsi="Arial Narrow"/>
                <w:b/>
                <w:i/>
                <w:sz w:val="20"/>
                <w:szCs w:val="20"/>
                <w:highlight w:val="yellow"/>
              </w:rPr>
              <w:t>&gt;</w:t>
            </w:r>
          </w:p>
          <w:p w:rsidR="00AE6DE6" w:rsidRDefault="00AE6DE6" w:rsidP="00170CDF">
            <w:pPr>
              <w:rPr>
                <w:rFonts w:ascii="Arial Narrow" w:hAnsi="Arial Narrow"/>
                <w:b/>
                <w:i/>
                <w:sz w:val="20"/>
                <w:szCs w:val="20"/>
                <w:highlight w:val="yellow"/>
              </w:rPr>
            </w:pPr>
            <w:r>
              <w:rPr>
                <w:rFonts w:ascii="Arial Narrow" w:hAnsi="Arial Narrow"/>
                <w:b/>
                <w:i/>
                <w:sz w:val="20"/>
                <w:szCs w:val="20"/>
                <w:highlight w:val="yellow"/>
              </w:rPr>
              <w:t>…</w:t>
            </w:r>
          </w:p>
          <w:p w:rsidR="00AE6DE6" w:rsidRDefault="00AE6DE6" w:rsidP="00170CDF">
            <w:pPr>
              <w:rPr>
                <w:rFonts w:ascii="Arial Narrow" w:hAnsi="Arial Narrow"/>
                <w:b/>
                <w:i/>
                <w:sz w:val="20"/>
                <w:szCs w:val="20"/>
                <w:highlight w:val="yellow"/>
              </w:rPr>
            </w:pPr>
            <w:r w:rsidRPr="00F97D75">
              <w:rPr>
                <w:rFonts w:ascii="Arial Narrow" w:hAnsi="Arial Narrow"/>
                <w:b/>
                <w:i/>
                <w:sz w:val="20"/>
                <w:szCs w:val="20"/>
                <w:highlight w:val="yellow"/>
              </w:rPr>
              <w:t>&lt;</w:t>
            </w:r>
            <w:proofErr w:type="spellStart"/>
            <w:r w:rsidRPr="00F97D75">
              <w:rPr>
                <w:rFonts w:ascii="Arial Narrow" w:hAnsi="Arial Narrow"/>
                <w:b/>
                <w:i/>
                <w:sz w:val="20"/>
                <w:szCs w:val="20"/>
                <w:highlight w:val="yellow"/>
              </w:rPr>
              <w:t>codigoYNombreRegimen</w:t>
            </w:r>
            <w:r>
              <w:rPr>
                <w:rFonts w:ascii="Arial Narrow" w:hAnsi="Arial Narrow"/>
                <w:b/>
                <w:i/>
                <w:sz w:val="20"/>
                <w:szCs w:val="20"/>
                <w:highlight w:val="yellow"/>
              </w:rPr>
              <w:t>N</w:t>
            </w:r>
            <w:proofErr w:type="spellEnd"/>
            <w:r w:rsidRPr="00F97D75">
              <w:rPr>
                <w:rFonts w:ascii="Arial Narrow" w:hAnsi="Arial Narrow"/>
                <w:b/>
                <w:i/>
                <w:sz w:val="20"/>
                <w:szCs w:val="20"/>
                <w:highlight w:val="yellow"/>
              </w:rPr>
              <w:t>&gt;</w:t>
            </w:r>
          </w:p>
          <w:p w:rsidR="00AE6DE6" w:rsidRPr="00F97D75" w:rsidRDefault="00AE6DE6" w:rsidP="00170CDF">
            <w:pPr>
              <w:rPr>
                <w:rFonts w:ascii="Arial Narrow" w:hAnsi="Arial Narrow"/>
                <w:sz w:val="20"/>
                <w:highlight w:val="yellow"/>
              </w:rPr>
            </w:pPr>
            <w:r>
              <w:rPr>
                <w:rFonts w:ascii="Arial Narrow" w:hAnsi="Arial Narrow"/>
                <w:b/>
                <w:i/>
                <w:sz w:val="20"/>
                <w:szCs w:val="20"/>
                <w:highlight w:val="yellow"/>
              </w:rPr>
              <w:t>Ya se encuentran registrados en una Unidad de Despacho de la Aduana</w:t>
            </w:r>
            <w:r w:rsidRPr="00F97D75">
              <w:rPr>
                <w:rFonts w:ascii="Arial Narrow" w:hAnsi="Arial Narrow"/>
                <w:b/>
                <w:i/>
                <w:sz w:val="20"/>
                <w:szCs w:val="20"/>
                <w:highlight w:val="yellow"/>
              </w:rPr>
              <w:t>”</w:t>
            </w:r>
            <w:r w:rsidRPr="00F97D75">
              <w:rPr>
                <w:rFonts w:ascii="Arial Narrow" w:hAnsi="Arial Narrow"/>
                <w:sz w:val="20"/>
                <w:szCs w:val="20"/>
                <w:highlight w:val="yellow"/>
              </w:rPr>
              <w:t>, permitiendo corregir el dato.</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9. Requisito asociado (Funcional, No Funcional)</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F97D75" w:rsidRDefault="003F28A5" w:rsidP="00BC29BF">
            <w:pPr>
              <w:rPr>
                <w:rFonts w:ascii="Arial Narrow" w:hAnsi="Arial Narrow" w:cs="Arial"/>
                <w:sz w:val="20"/>
                <w:highlight w:val="yellow"/>
              </w:rPr>
            </w:pPr>
            <w:r w:rsidRPr="00F97D75">
              <w:rPr>
                <w:rFonts w:ascii="Arial Narrow" w:hAnsi="Arial Narrow" w:cs="Arial"/>
                <w:sz w:val="20"/>
                <w:highlight w:val="yellow"/>
              </w:rPr>
              <w:t>RF</w:t>
            </w:r>
            <w:r w:rsidR="00BC29BF">
              <w:rPr>
                <w:rFonts w:ascii="Arial Narrow" w:hAnsi="Arial Narrow" w:cs="Arial"/>
                <w:sz w:val="20"/>
                <w:highlight w:val="yellow"/>
              </w:rPr>
              <w:t>13</w:t>
            </w:r>
          </w:p>
        </w:tc>
      </w:tr>
      <w:tr w:rsidR="003F28A5" w:rsidRPr="00F97D7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Pr="00F97D75" w:rsidRDefault="003F28A5"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10. Prototipo de interfaz de usuario</w:t>
            </w:r>
          </w:p>
        </w:tc>
      </w:tr>
      <w:tr w:rsidR="003F28A5" w:rsidRPr="00EC6013"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EC6013" w:rsidRDefault="003F28A5" w:rsidP="00285123">
            <w:pPr>
              <w:rPr>
                <w:rFonts w:ascii="Arial Narrow" w:hAnsi="Arial Narrow" w:cs="Arial"/>
                <w:sz w:val="20"/>
              </w:rPr>
            </w:pPr>
            <w:r w:rsidRPr="00F97D75">
              <w:rPr>
                <w:rFonts w:ascii="Arial Narrow" w:hAnsi="Arial Narrow" w:cs="Arial"/>
                <w:sz w:val="20"/>
                <w:highlight w:val="yellow"/>
              </w:rPr>
              <w:t>IU01, IU02</w:t>
            </w:r>
          </w:p>
        </w:tc>
      </w:tr>
    </w:tbl>
    <w:p w:rsidR="003F28A5" w:rsidRDefault="003F28A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10"/>
        <w:gridCol w:w="3176"/>
        <w:gridCol w:w="5670"/>
      </w:tblGrid>
      <w:tr w:rsidR="00F1172F" w:rsidRPr="00F97D75" w:rsidTr="00F1172F">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rPr>
                <w:rFonts w:eastAsia="Times New Roman"/>
                <w:sz w:val="18"/>
                <w:szCs w:val="18"/>
                <w:highlight w:val="yellow"/>
              </w:rPr>
            </w:pPr>
            <w:r w:rsidRPr="00F97D75">
              <w:rPr>
                <w:rFonts w:eastAsia="Times New Roman"/>
                <w:sz w:val="18"/>
                <w:szCs w:val="18"/>
                <w:highlight w:val="yellow"/>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F1172F" w:rsidRPr="00F97D75" w:rsidRDefault="00F1172F" w:rsidP="00A419D8">
            <w:pPr>
              <w:rPr>
                <w:rFonts w:ascii="Arial Narrow" w:hAnsi="Arial Narrow" w:cs="Arial"/>
                <w:sz w:val="20"/>
                <w:szCs w:val="20"/>
                <w:highlight w:val="yellow"/>
              </w:rPr>
            </w:pPr>
            <w:r w:rsidRPr="00F97D75">
              <w:rPr>
                <w:rFonts w:ascii="Arial Narrow" w:hAnsi="Arial Narrow" w:cs="Arial"/>
                <w:sz w:val="20"/>
                <w:szCs w:val="20"/>
                <w:highlight w:val="yellow"/>
              </w:rPr>
              <w:t>CUS0</w:t>
            </w:r>
            <w:r w:rsidR="00F97D75" w:rsidRPr="00F97D75">
              <w:rPr>
                <w:rFonts w:ascii="Arial Narrow" w:hAnsi="Arial Narrow" w:cs="Arial"/>
                <w:sz w:val="20"/>
                <w:szCs w:val="20"/>
                <w:highlight w:val="yellow"/>
              </w:rPr>
              <w:t>2</w:t>
            </w:r>
            <w:r w:rsidRPr="00F97D75">
              <w:rPr>
                <w:rFonts w:ascii="Arial Narrow" w:hAnsi="Arial Narrow" w:cs="Arial"/>
                <w:sz w:val="20"/>
                <w:szCs w:val="20"/>
                <w:highlight w:val="yellow"/>
              </w:rPr>
              <w:t>-Registrar zonas de reconocimiento</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2. Descripción del Caso de Uso</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1172F" w:rsidRPr="00F97D75" w:rsidRDefault="00F1172F" w:rsidP="00285123">
            <w:pPr>
              <w:rPr>
                <w:rFonts w:ascii="Arial Narrow" w:hAnsi="Arial Narrow" w:cs="Arial"/>
                <w:sz w:val="20"/>
                <w:szCs w:val="20"/>
                <w:highlight w:val="yellow"/>
              </w:rPr>
            </w:pPr>
            <w:r w:rsidRPr="00F97D75">
              <w:rPr>
                <w:rFonts w:ascii="Arial Narrow" w:hAnsi="Arial Narrow" w:cs="Arial"/>
                <w:sz w:val="20"/>
                <w:szCs w:val="20"/>
                <w:highlight w:val="yellow"/>
              </w:rPr>
              <w:t>Permite registrar, modificar, anular y consultar zonas de reconocimiento físico por aduana.</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3. Actor(es)</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1172F" w:rsidRPr="00F97D75" w:rsidRDefault="00F1172F" w:rsidP="00285123">
            <w:pPr>
              <w:rPr>
                <w:rFonts w:ascii="Arial Narrow" w:hAnsi="Arial Narrow" w:cs="Arial"/>
                <w:sz w:val="20"/>
                <w:highlight w:val="yellow"/>
              </w:rPr>
            </w:pPr>
            <w:r w:rsidRPr="00F97D75">
              <w:rPr>
                <w:rFonts w:ascii="Arial Narrow" w:hAnsi="Arial Narrow" w:cs="Arial"/>
                <w:sz w:val="20"/>
                <w:highlight w:val="yellow"/>
              </w:rPr>
              <w:t>Funcionario aduanero</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4. Precondiciones</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C4395" w:rsidRPr="00F97D75" w:rsidRDefault="00FC4395" w:rsidP="00FC4395">
            <w:pPr>
              <w:rPr>
                <w:rFonts w:ascii="Arial Narrow" w:hAnsi="Arial Narrow"/>
                <w:sz w:val="20"/>
                <w:szCs w:val="20"/>
                <w:highlight w:val="yellow"/>
              </w:rPr>
            </w:pPr>
            <w:r w:rsidRPr="00F97D75">
              <w:rPr>
                <w:rFonts w:ascii="Arial Narrow" w:hAnsi="Arial Narrow"/>
                <w:sz w:val="20"/>
                <w:szCs w:val="20"/>
                <w:highlight w:val="yellow"/>
              </w:rPr>
              <w:t>El usuario se encuentre autenticado en el Portal del Funcionario Aduanero.</w:t>
            </w:r>
          </w:p>
          <w:p w:rsidR="00F1172F" w:rsidRPr="00F97D75" w:rsidRDefault="00FC4395" w:rsidP="00FC4395">
            <w:pPr>
              <w:rPr>
                <w:rFonts w:ascii="Arial Narrow" w:hAnsi="Arial Narrow" w:cs="Arial"/>
                <w:sz w:val="20"/>
                <w:highlight w:val="yellow"/>
              </w:rPr>
            </w:pPr>
            <w:r w:rsidRPr="00F97D75">
              <w:rPr>
                <w:rFonts w:ascii="Arial Narrow" w:hAnsi="Arial Narrow"/>
                <w:sz w:val="20"/>
                <w:szCs w:val="20"/>
                <w:highlight w:val="yellow"/>
              </w:rPr>
              <w:t xml:space="preserve">El usuario cuente con los permisos necesarios para poder acceder a esta opción (Ver </w:t>
            </w:r>
            <w:r w:rsidRPr="00F97D75">
              <w:rPr>
                <w:rFonts w:ascii="Arial Narrow" w:hAnsi="Arial Narrow"/>
                <w:b/>
                <w:sz w:val="20"/>
                <w:szCs w:val="20"/>
                <w:highlight w:val="yellow"/>
              </w:rPr>
              <w:t>ANEXO 01</w:t>
            </w:r>
            <w:r w:rsidRPr="00F97D75">
              <w:rPr>
                <w:rFonts w:ascii="Arial Narrow" w:hAnsi="Arial Narrow"/>
                <w:sz w:val="20"/>
                <w:szCs w:val="20"/>
                <w:highlight w:val="yellow"/>
              </w:rPr>
              <w:t>)</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5. Post condiciones</w:t>
            </w:r>
          </w:p>
        </w:tc>
      </w:tr>
      <w:tr w:rsidR="00F1172F" w:rsidRPr="00F97D75"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1172F" w:rsidRPr="00F97D75" w:rsidRDefault="00F1172F" w:rsidP="00285123">
            <w:pPr>
              <w:pStyle w:val="NormalWeb"/>
              <w:spacing w:before="0" w:beforeAutospacing="0" w:after="0" w:afterAutospacing="0"/>
              <w:rPr>
                <w:rFonts w:ascii="Arial Narrow" w:eastAsia="Times New Roman" w:hAnsi="Arial Narrow"/>
                <w:szCs w:val="24"/>
                <w:highlight w:val="yellow"/>
              </w:rPr>
            </w:pPr>
            <w:r w:rsidRPr="00F97D75">
              <w:rPr>
                <w:rFonts w:ascii="Arial Narrow" w:eastAsia="Times New Roman" w:hAnsi="Arial Narrow"/>
                <w:szCs w:val="24"/>
                <w:highlight w:val="yellow"/>
              </w:rPr>
              <w:t>Zona de reconocimiento registrada, modificada, eliminada o consultada.</w:t>
            </w:r>
          </w:p>
        </w:tc>
      </w:tr>
      <w:tr w:rsidR="00F1172F" w:rsidRPr="00F97D75" w:rsidTr="00F1172F">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6. Flujo de eventos *</w:t>
            </w:r>
          </w:p>
        </w:tc>
      </w:tr>
      <w:tr w:rsidR="00F1172F" w:rsidRPr="00F97D75" w:rsidTr="00F1172F">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F1172F" w:rsidRPr="00F97D75" w:rsidRDefault="00F1172F"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Respuesta del Sistema</w:t>
            </w:r>
          </w:p>
        </w:tc>
      </w:tr>
      <w:tr w:rsidR="008174F6" w:rsidRPr="00F97D75" w:rsidTr="008174F6">
        <w:tc>
          <w:tcPr>
            <w:tcW w:w="510" w:type="dxa"/>
            <w:tcBorders>
              <w:top w:val="single" w:sz="6" w:space="0" w:color="000000"/>
              <w:left w:val="single" w:sz="6" w:space="0" w:color="000000"/>
              <w:right w:val="single" w:sz="6" w:space="0" w:color="000000"/>
            </w:tcBorders>
          </w:tcPr>
          <w:p w:rsidR="008174F6" w:rsidRPr="00F97D75" w:rsidRDefault="008174F6"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right w:val="single" w:sz="6" w:space="0" w:color="000000"/>
            </w:tcBorders>
          </w:tcPr>
          <w:p w:rsidR="008174F6" w:rsidRPr="00F97D75" w:rsidRDefault="008174F6" w:rsidP="00316327">
            <w:pPr>
              <w:rPr>
                <w:rFonts w:ascii="Arial Narrow" w:hAnsi="Arial Narrow" w:cs="Arial"/>
                <w:sz w:val="20"/>
                <w:szCs w:val="20"/>
                <w:highlight w:val="yellow"/>
              </w:rPr>
            </w:pPr>
            <w:r w:rsidRPr="00F97D75">
              <w:rPr>
                <w:rFonts w:ascii="Arial Narrow" w:hAnsi="Arial Narrow" w:cs="Arial"/>
                <w:sz w:val="20"/>
                <w:szCs w:val="20"/>
                <w:highlight w:val="yellow"/>
              </w:rPr>
              <w:t>El a</w:t>
            </w:r>
            <w:r>
              <w:rPr>
                <w:rFonts w:ascii="Arial Narrow" w:hAnsi="Arial Narrow" w:cs="Arial"/>
                <w:sz w:val="20"/>
                <w:szCs w:val="20"/>
                <w:highlight w:val="yellow"/>
              </w:rPr>
              <w:t>ctor ingresa a la opción “Zonas</w:t>
            </w:r>
            <w:r w:rsidRPr="00F97D75">
              <w:rPr>
                <w:rFonts w:ascii="Arial Narrow" w:hAnsi="Arial Narrow" w:cs="Arial"/>
                <w:sz w:val="20"/>
                <w:szCs w:val="20"/>
                <w:highlight w:val="yellow"/>
              </w:rPr>
              <w:t xml:space="preserve"> de RF” del grupo “” en la pestaña “”; desde el portal del funcionario o la extranet.</w:t>
            </w:r>
          </w:p>
        </w:tc>
        <w:tc>
          <w:tcPr>
            <w:tcW w:w="5670" w:type="dxa"/>
            <w:tcBorders>
              <w:top w:val="single" w:sz="6" w:space="0" w:color="000000"/>
              <w:left w:val="single" w:sz="6" w:space="0" w:color="000000"/>
              <w:right w:val="single" w:sz="6" w:space="0" w:color="000000"/>
            </w:tcBorders>
            <w:hideMark/>
          </w:tcPr>
          <w:p w:rsidR="008174F6" w:rsidRPr="00B41372" w:rsidRDefault="008174F6" w:rsidP="00EF6966">
            <w:pPr>
              <w:pStyle w:val="Prrafodelista"/>
              <w:numPr>
                <w:ilvl w:val="1"/>
                <w:numId w:val="82"/>
              </w:numPr>
              <w:ind w:left="355" w:hanging="355"/>
              <w:rPr>
                <w:rFonts w:ascii="Arial Narrow" w:hAnsi="Arial Narrow"/>
                <w:b/>
                <w:sz w:val="20"/>
                <w:szCs w:val="20"/>
              </w:rPr>
            </w:pPr>
            <w:r w:rsidRPr="00F97D75">
              <w:rPr>
                <w:rFonts w:ascii="Arial Narrow" w:hAnsi="Arial Narrow"/>
                <w:sz w:val="20"/>
                <w:szCs w:val="20"/>
                <w:highlight w:val="yellow"/>
              </w:rPr>
              <w:t>El sistema muestra la interfaz “</w:t>
            </w:r>
            <w:r>
              <w:rPr>
                <w:rFonts w:ascii="Arial Narrow" w:hAnsi="Arial Narrow"/>
                <w:sz w:val="20"/>
                <w:szCs w:val="20"/>
                <w:highlight w:val="yellow"/>
              </w:rPr>
              <w:t>IU003-Zonas</w:t>
            </w:r>
            <w:r w:rsidRPr="00F97D75">
              <w:rPr>
                <w:rFonts w:ascii="Arial Narrow" w:hAnsi="Arial Narrow"/>
                <w:sz w:val="20"/>
                <w:szCs w:val="20"/>
                <w:highlight w:val="yellow"/>
              </w:rPr>
              <w:t xml:space="preserve"> de reconocimiento físi</w:t>
            </w:r>
            <w:r>
              <w:rPr>
                <w:rFonts w:ascii="Arial Narrow" w:hAnsi="Arial Narrow"/>
                <w:sz w:val="20"/>
                <w:szCs w:val="20"/>
                <w:highlight w:val="yellow"/>
              </w:rPr>
              <w:t>co”, con los siguientes campos:</w:t>
            </w:r>
          </w:p>
          <w:p w:rsidR="008174F6" w:rsidRPr="00F97D75" w:rsidRDefault="008174F6"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Aduana</w:t>
            </w:r>
            <w:r w:rsidRPr="00F97D75">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8174F6" w:rsidRPr="00F97D75" w:rsidRDefault="008174F6"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Jefe o Supervisor de régimen</w:t>
            </w:r>
            <w:r>
              <w:rPr>
                <w:rFonts w:ascii="Arial Narrow" w:hAnsi="Arial Narrow"/>
                <w:b/>
                <w:sz w:val="20"/>
                <w:szCs w:val="20"/>
                <w:highlight w:val="yellow"/>
              </w:rPr>
              <w:t xml:space="preserve"> </w:t>
            </w:r>
            <w:r>
              <w:rPr>
                <w:rFonts w:ascii="Arial Narrow" w:hAnsi="Arial Narrow" w:cs="Arial"/>
                <w:b/>
                <w:bCs/>
                <w:sz w:val="20"/>
                <w:szCs w:val="20"/>
                <w:highlight w:val="green"/>
                <w:lang w:val="es-PE" w:eastAsia="es-PE"/>
              </w:rPr>
              <w:t>(ver Anexo 1)</w:t>
            </w:r>
            <w:r w:rsidRPr="00F97D75">
              <w:rPr>
                <w:rFonts w:ascii="Arial Narrow" w:hAnsi="Arial Narrow"/>
                <w:b/>
                <w:sz w:val="20"/>
                <w:szCs w:val="20"/>
                <w:highlight w:val="yellow"/>
              </w:rPr>
              <w:t>:</w:t>
            </w:r>
          </w:p>
          <w:p w:rsidR="008174F6" w:rsidRDefault="008174F6" w:rsidP="008174F6">
            <w:pPr>
              <w:pStyle w:val="Prrafodelista"/>
              <w:ind w:left="1075"/>
              <w:rPr>
                <w:rFonts w:ascii="Arial Narrow" w:hAnsi="Arial Narrow"/>
                <w:sz w:val="20"/>
                <w:szCs w:val="20"/>
                <w:highlight w:val="yellow"/>
              </w:rPr>
            </w:pPr>
            <w:r>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w:t>
            </w:r>
            <w:r w:rsidRPr="00F97D75">
              <w:rPr>
                <w:rFonts w:ascii="Arial Narrow" w:hAnsi="Arial Narrow"/>
                <w:sz w:val="20"/>
                <w:szCs w:val="20"/>
                <w:highlight w:val="yellow"/>
              </w:rPr>
              <w:t>aduana del funcionario autenticado en la lista deshabilitada.</w:t>
            </w:r>
          </w:p>
          <w:p w:rsidR="008174F6" w:rsidRPr="00F97D75" w:rsidRDefault="008174F6"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asignado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Profesional normativo:</w:t>
            </w:r>
          </w:p>
          <w:p w:rsidR="008174F6" w:rsidRPr="00F97D75" w:rsidRDefault="008174F6" w:rsidP="008174F6">
            <w:pPr>
              <w:pStyle w:val="Prrafodelista"/>
              <w:ind w:left="1075"/>
              <w:rPr>
                <w:rFonts w:ascii="Arial Narrow" w:hAnsi="Arial Narrow"/>
                <w:sz w:val="20"/>
                <w:szCs w:val="20"/>
                <w:highlight w:val="yellow"/>
              </w:rPr>
            </w:pPr>
            <w:r w:rsidRPr="00F97D75">
              <w:rPr>
                <w:rFonts w:ascii="Arial Narrow" w:hAnsi="Arial Narrow"/>
                <w:sz w:val="20"/>
                <w:szCs w:val="20"/>
                <w:highlight w:val="yellow"/>
              </w:rPr>
              <w:t>Se muestran todas las aduanas.</w:t>
            </w:r>
          </w:p>
          <w:p w:rsidR="008174F6" w:rsidRPr="00DA00A6" w:rsidRDefault="008174F6" w:rsidP="008174F6">
            <w:pPr>
              <w:pStyle w:val="Prrafodelista"/>
              <w:ind w:left="715"/>
              <w:rPr>
                <w:rFonts w:ascii="Arial Narrow" w:hAnsi="Arial Narrow"/>
                <w:sz w:val="20"/>
                <w:szCs w:val="20"/>
                <w:highlight w:val="yellow"/>
              </w:rPr>
            </w:pPr>
            <w:r w:rsidRPr="00DA00A6">
              <w:rPr>
                <w:rFonts w:ascii="Arial Narrow" w:hAnsi="Arial Narrow"/>
                <w:sz w:val="20"/>
                <w:szCs w:val="20"/>
                <w:highlight w:val="yellow"/>
              </w:rPr>
              <w:t>En cualquier caso la aduana del funcionario se muestra seleccionada por defecto.</w:t>
            </w:r>
          </w:p>
          <w:p w:rsidR="008174F6" w:rsidRPr="00F97D75" w:rsidRDefault="008174F6"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Unidad de despacho:</w:t>
            </w:r>
            <w:r w:rsidRPr="00F97D75">
              <w:rPr>
                <w:rFonts w:ascii="Arial Narrow" w:hAnsi="Arial Narrow"/>
                <w:sz w:val="20"/>
                <w:szCs w:val="20"/>
                <w:highlight w:val="yellow"/>
              </w:rPr>
              <w:t xml:space="preserve"> Campo obligatorio, muestra la lista de unidades de despacho con </w:t>
            </w:r>
            <w:r>
              <w:rPr>
                <w:rFonts w:ascii="Arial Narrow" w:hAnsi="Arial Narrow"/>
                <w:sz w:val="20"/>
                <w:szCs w:val="20"/>
                <w:highlight w:val="yellow"/>
              </w:rPr>
              <w:t>la</w:t>
            </w:r>
            <w:r w:rsidRPr="00F97D75">
              <w:rPr>
                <w:rFonts w:ascii="Arial Narrow" w:hAnsi="Arial Narrow"/>
                <w:sz w:val="20"/>
                <w:szCs w:val="20"/>
                <w:highlight w:val="yellow"/>
              </w:rPr>
              <w:t xml:space="preserve"> descripción de la</w:t>
            </w:r>
            <w:r>
              <w:rPr>
                <w:rFonts w:ascii="Arial Narrow" w:hAnsi="Arial Narrow"/>
                <w:sz w:val="20"/>
                <w:szCs w:val="20"/>
                <w:highlight w:val="yellow"/>
              </w:rPr>
              <w:t>s</w:t>
            </w:r>
            <w:r w:rsidRPr="00F97D75">
              <w:rPr>
                <w:rFonts w:ascii="Arial Narrow" w:hAnsi="Arial Narrow"/>
                <w:sz w:val="20"/>
                <w:szCs w:val="20"/>
                <w:highlight w:val="yellow"/>
              </w:rPr>
              <w:t xml:space="preserve"> unidades de despacho </w:t>
            </w:r>
            <w:r>
              <w:rPr>
                <w:rFonts w:ascii="Arial Narrow" w:hAnsi="Arial Narrow"/>
                <w:sz w:val="20"/>
                <w:szCs w:val="20"/>
                <w:highlight w:val="yellow"/>
              </w:rPr>
              <w:t>vigentes</w:t>
            </w:r>
            <w:r w:rsidRPr="00F97D75">
              <w:rPr>
                <w:rFonts w:ascii="Arial Narrow" w:hAnsi="Arial Narrow"/>
                <w:sz w:val="20"/>
                <w:szCs w:val="20"/>
                <w:highlight w:val="yellow"/>
              </w:rPr>
              <w:t xml:space="preserve">, de la aduana seleccionada, ordenadas por número. Por defecto se muestra seleccionada la primera unidad de despacho </w:t>
            </w:r>
            <w:r>
              <w:rPr>
                <w:rFonts w:ascii="Arial Narrow" w:hAnsi="Arial Narrow"/>
                <w:sz w:val="20"/>
                <w:szCs w:val="20"/>
                <w:highlight w:val="yellow"/>
              </w:rPr>
              <w:t>de la lista</w:t>
            </w:r>
            <w:r w:rsidRPr="00F97D75">
              <w:rPr>
                <w:rFonts w:ascii="Arial Narrow" w:hAnsi="Arial Narrow"/>
                <w:sz w:val="20"/>
                <w:szCs w:val="20"/>
                <w:highlight w:val="yellow"/>
              </w:rPr>
              <w:t>.</w:t>
            </w:r>
          </w:p>
          <w:p w:rsidR="008174F6" w:rsidRPr="00F97D75" w:rsidRDefault="008174F6"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lastRenderedPageBreak/>
              <w:t xml:space="preserve">Estado: </w:t>
            </w:r>
            <w:r w:rsidRPr="00F97D75">
              <w:rPr>
                <w:rFonts w:ascii="Arial Narrow" w:hAnsi="Arial Narrow"/>
                <w:sz w:val="20"/>
                <w:szCs w:val="20"/>
                <w:highlight w:val="yellow"/>
              </w:rPr>
              <w:t>Campo obligatorio, muestra la lista de estados con los siguientes elementos:</w:t>
            </w:r>
          </w:p>
          <w:p w:rsidR="008174F6" w:rsidRPr="00F97D75" w:rsidRDefault="008174F6" w:rsidP="00EF6966">
            <w:pPr>
              <w:pStyle w:val="Prrafodelista"/>
              <w:numPr>
                <w:ilvl w:val="0"/>
                <w:numId w:val="80"/>
              </w:numPr>
              <w:rPr>
                <w:rFonts w:ascii="Arial Narrow" w:hAnsi="Arial Narrow"/>
                <w:sz w:val="20"/>
                <w:szCs w:val="20"/>
                <w:highlight w:val="yellow"/>
              </w:rPr>
            </w:pPr>
            <w:r>
              <w:rPr>
                <w:rFonts w:ascii="Arial Narrow" w:hAnsi="Arial Narrow"/>
                <w:sz w:val="20"/>
                <w:szCs w:val="20"/>
                <w:highlight w:val="yellow"/>
              </w:rPr>
              <w:t>Vigente</w:t>
            </w:r>
          </w:p>
          <w:p w:rsidR="008174F6" w:rsidRPr="00F97D75" w:rsidRDefault="008174F6" w:rsidP="00EF6966">
            <w:pPr>
              <w:pStyle w:val="Prrafodelista"/>
              <w:numPr>
                <w:ilvl w:val="0"/>
                <w:numId w:val="80"/>
              </w:numPr>
              <w:rPr>
                <w:rFonts w:ascii="Arial Narrow" w:hAnsi="Arial Narrow"/>
                <w:sz w:val="20"/>
                <w:szCs w:val="20"/>
                <w:highlight w:val="yellow"/>
              </w:rPr>
            </w:pPr>
            <w:r>
              <w:rPr>
                <w:rFonts w:ascii="Arial Narrow" w:hAnsi="Arial Narrow"/>
                <w:sz w:val="20"/>
                <w:szCs w:val="20"/>
                <w:highlight w:val="yellow"/>
              </w:rPr>
              <w:t>No vigente</w:t>
            </w:r>
          </w:p>
          <w:p w:rsidR="008174F6" w:rsidRPr="00F97D75" w:rsidRDefault="008174F6" w:rsidP="00EF6966">
            <w:pPr>
              <w:pStyle w:val="Prrafodelista"/>
              <w:numPr>
                <w:ilvl w:val="0"/>
                <w:numId w:val="80"/>
              </w:numPr>
              <w:rPr>
                <w:rFonts w:ascii="Arial Narrow" w:hAnsi="Arial Narrow"/>
                <w:sz w:val="20"/>
                <w:szCs w:val="20"/>
                <w:highlight w:val="yellow"/>
              </w:rPr>
            </w:pPr>
            <w:r w:rsidRPr="00F97D75">
              <w:rPr>
                <w:rFonts w:ascii="Arial Narrow" w:hAnsi="Arial Narrow"/>
                <w:sz w:val="20"/>
                <w:szCs w:val="20"/>
                <w:highlight w:val="yellow"/>
              </w:rPr>
              <w:t>Todos</w:t>
            </w:r>
          </w:p>
          <w:p w:rsidR="008174F6" w:rsidRPr="003E1139" w:rsidRDefault="008174F6" w:rsidP="008174F6">
            <w:pPr>
              <w:pStyle w:val="Prrafodelista"/>
              <w:ind w:left="715"/>
              <w:rPr>
                <w:rFonts w:ascii="Arial Narrow" w:hAnsi="Arial Narrow"/>
                <w:b/>
                <w:sz w:val="20"/>
                <w:szCs w:val="20"/>
                <w:highlight w:val="yellow"/>
              </w:rPr>
            </w:pPr>
            <w:r w:rsidRPr="003E1139">
              <w:rPr>
                <w:rFonts w:ascii="Arial Narrow" w:hAnsi="Arial Narrow"/>
                <w:sz w:val="20"/>
                <w:szCs w:val="20"/>
                <w:highlight w:val="yellow"/>
              </w:rPr>
              <w:t xml:space="preserve">Se muestra seleccionado por defecto el estado </w:t>
            </w:r>
            <w:r w:rsidRPr="003E1139">
              <w:rPr>
                <w:rFonts w:ascii="Arial Narrow" w:hAnsi="Arial Narrow"/>
                <w:b/>
                <w:sz w:val="20"/>
                <w:szCs w:val="20"/>
                <w:highlight w:val="yellow"/>
              </w:rPr>
              <w:t>“Vigente”</w:t>
            </w:r>
          </w:p>
          <w:p w:rsidR="008174F6" w:rsidRPr="00F97D75" w:rsidRDefault="008174F6" w:rsidP="00EF6966">
            <w:pPr>
              <w:pStyle w:val="Prrafodelista"/>
              <w:numPr>
                <w:ilvl w:val="0"/>
                <w:numId w:val="79"/>
              </w:numPr>
              <w:rPr>
                <w:rFonts w:ascii="Arial Narrow" w:hAnsi="Arial Narrow"/>
                <w:sz w:val="20"/>
                <w:szCs w:val="20"/>
                <w:highlight w:val="yellow"/>
              </w:rPr>
            </w:pPr>
            <w:r>
              <w:rPr>
                <w:rFonts w:ascii="Arial Narrow" w:hAnsi="Arial Narrow"/>
                <w:b/>
                <w:sz w:val="20"/>
                <w:szCs w:val="20"/>
                <w:highlight w:val="yellow"/>
              </w:rPr>
              <w:t>Lista de zonas</w:t>
            </w:r>
            <w:r w:rsidRPr="00F97D75">
              <w:rPr>
                <w:rFonts w:ascii="Arial Narrow" w:hAnsi="Arial Narrow"/>
                <w:b/>
                <w:sz w:val="20"/>
                <w:szCs w:val="20"/>
                <w:highlight w:val="yellow"/>
              </w:rPr>
              <w:t xml:space="preserve"> de reconocimiento:</w:t>
            </w:r>
            <w:r w:rsidRPr="00F97D75">
              <w:rPr>
                <w:rFonts w:ascii="Arial Narrow" w:hAnsi="Arial Narrow"/>
                <w:sz w:val="20"/>
                <w:szCs w:val="20"/>
                <w:highlight w:val="yellow"/>
              </w:rPr>
              <w:t xml:space="preserve"> en e</w:t>
            </w:r>
            <w:r>
              <w:rPr>
                <w:rFonts w:ascii="Arial Narrow" w:hAnsi="Arial Narrow"/>
                <w:sz w:val="20"/>
                <w:szCs w:val="20"/>
                <w:highlight w:val="yellow"/>
              </w:rPr>
              <w:t>sta lista se muestran las zonas</w:t>
            </w:r>
            <w:r w:rsidRPr="00F97D75">
              <w:rPr>
                <w:rFonts w:ascii="Arial Narrow" w:hAnsi="Arial Narrow"/>
                <w:sz w:val="20"/>
                <w:szCs w:val="20"/>
                <w:highlight w:val="yellow"/>
              </w:rPr>
              <w:t xml:space="preserve"> de reconocimiento de la aduana, unidad de despacho y estado seleccionados ordenados por número, con las siguientes columnas:</w:t>
            </w:r>
          </w:p>
          <w:p w:rsidR="008174F6" w:rsidRPr="00F97D75" w:rsidRDefault="008174F6"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Número:</w:t>
            </w:r>
            <w:r w:rsidRPr="00F97D75">
              <w:rPr>
                <w:rFonts w:ascii="Arial Narrow" w:hAnsi="Arial Narrow"/>
                <w:sz w:val="20"/>
                <w:szCs w:val="20"/>
                <w:highlight w:val="yellow"/>
              </w:rPr>
              <w:t xml:space="preserve"> número </w:t>
            </w:r>
            <w:r>
              <w:rPr>
                <w:rFonts w:ascii="Arial Narrow" w:hAnsi="Arial Narrow"/>
                <w:sz w:val="20"/>
                <w:szCs w:val="20"/>
                <w:highlight w:val="yellow"/>
              </w:rPr>
              <w:t xml:space="preserve">entero que corresponde a la posición del elemento en la lista. Si </w:t>
            </w:r>
            <w:r w:rsidRPr="00F97D75">
              <w:rPr>
                <w:rFonts w:ascii="Arial Narrow" w:hAnsi="Arial Narrow"/>
                <w:sz w:val="20"/>
                <w:szCs w:val="20"/>
                <w:highlight w:val="yellow"/>
              </w:rPr>
              <w:t xml:space="preserve">el usuario autenticado tiene el rol diferente de Profesional normativo de régimen y si </w:t>
            </w:r>
            <w:r w:rsidRPr="00F97D75">
              <w:rPr>
                <w:rFonts w:ascii="Arial Narrow" w:hAnsi="Arial Narrow" w:cs="Arial"/>
                <w:sz w:val="20"/>
                <w:highlight w:val="yellow"/>
              </w:rPr>
              <w:t xml:space="preserve">la fecha actual es </w:t>
            </w:r>
            <w:r>
              <w:rPr>
                <w:rFonts w:ascii="Arial Narrow" w:hAnsi="Arial Narrow" w:cs="Arial"/>
                <w:sz w:val="20"/>
                <w:highlight w:val="yellow"/>
              </w:rPr>
              <w:t>menor</w:t>
            </w:r>
            <w:r w:rsidRPr="00F97D75">
              <w:rPr>
                <w:rFonts w:ascii="Arial Narrow" w:hAnsi="Arial Narrow" w:cs="Arial"/>
                <w:sz w:val="20"/>
                <w:highlight w:val="yellow"/>
              </w:rPr>
              <w:t xml:space="preserve"> que la fecha de </w:t>
            </w:r>
            <w:r>
              <w:rPr>
                <w:rFonts w:ascii="Arial Narrow" w:hAnsi="Arial Narrow" w:cs="Arial"/>
                <w:sz w:val="20"/>
                <w:highlight w:val="yellow"/>
              </w:rPr>
              <w:t>término</w:t>
            </w:r>
            <w:r w:rsidRPr="00F97D75">
              <w:rPr>
                <w:rFonts w:ascii="Arial Narrow" w:hAnsi="Arial Narrow" w:cs="Arial"/>
                <w:sz w:val="20"/>
                <w:highlight w:val="yellow"/>
              </w:rPr>
              <w:t xml:space="preserve"> de vigencia</w:t>
            </w:r>
            <w:r>
              <w:rPr>
                <w:rFonts w:ascii="Arial Narrow" w:hAnsi="Arial Narrow"/>
                <w:sz w:val="20"/>
                <w:szCs w:val="20"/>
                <w:highlight w:val="yellow"/>
              </w:rPr>
              <w:t>, entonces se muestra como un enlace que permite modificar la zona</w:t>
            </w:r>
            <w:r w:rsidRPr="00F97D75">
              <w:rPr>
                <w:rFonts w:ascii="Arial Narrow" w:hAnsi="Arial Narrow"/>
                <w:sz w:val="20"/>
                <w:szCs w:val="20"/>
                <w:highlight w:val="yellow"/>
              </w:rPr>
              <w:t xml:space="preserve"> de reconocimiento, en caso contrario se muestra como texto. Centrado.</w:t>
            </w:r>
          </w:p>
          <w:p w:rsidR="008174F6" w:rsidRPr="00F97D75" w:rsidRDefault="008174F6"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Nombre:</w:t>
            </w:r>
            <w:r>
              <w:rPr>
                <w:rFonts w:ascii="Arial Narrow" w:hAnsi="Arial Narrow"/>
                <w:sz w:val="20"/>
                <w:szCs w:val="20"/>
                <w:highlight w:val="yellow"/>
              </w:rPr>
              <w:t xml:space="preserve"> nombre de la zona</w:t>
            </w:r>
            <w:r w:rsidRPr="00F97D75">
              <w:rPr>
                <w:rFonts w:ascii="Arial Narrow" w:hAnsi="Arial Narrow"/>
                <w:sz w:val="20"/>
                <w:szCs w:val="20"/>
                <w:highlight w:val="yellow"/>
              </w:rPr>
              <w:t xml:space="preserve"> de reconocimiento. Justificado a la izquierda.</w:t>
            </w:r>
          </w:p>
          <w:p w:rsidR="008174F6" w:rsidRPr="00F97D75" w:rsidRDefault="008174F6"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Descripción:</w:t>
            </w:r>
            <w:r>
              <w:rPr>
                <w:rFonts w:ascii="Arial Narrow" w:hAnsi="Arial Narrow"/>
                <w:sz w:val="20"/>
                <w:szCs w:val="20"/>
                <w:highlight w:val="yellow"/>
              </w:rPr>
              <w:t xml:space="preserve"> descripción de la zona</w:t>
            </w:r>
            <w:r w:rsidRPr="00F97D75">
              <w:rPr>
                <w:rFonts w:ascii="Arial Narrow" w:hAnsi="Arial Narrow"/>
                <w:sz w:val="20"/>
                <w:szCs w:val="20"/>
                <w:highlight w:val="yellow"/>
              </w:rPr>
              <w:t xml:space="preserve"> de reconocimiento. Justificado a la izquierda.</w:t>
            </w:r>
          </w:p>
          <w:p w:rsidR="008174F6" w:rsidRPr="00F97D75" w:rsidRDefault="008174F6" w:rsidP="00EF6966">
            <w:pPr>
              <w:pStyle w:val="Prrafodelista"/>
              <w:numPr>
                <w:ilvl w:val="0"/>
                <w:numId w:val="80"/>
              </w:numPr>
              <w:rPr>
                <w:rFonts w:ascii="Arial Narrow" w:hAnsi="Arial Narrow"/>
                <w:sz w:val="20"/>
                <w:szCs w:val="20"/>
                <w:highlight w:val="yellow"/>
                <w:lang w:val="es-PE"/>
              </w:rPr>
            </w:pPr>
            <w:commentRangeStart w:id="48"/>
            <w:r w:rsidRPr="00F97D75">
              <w:rPr>
                <w:rFonts w:ascii="Arial Narrow" w:hAnsi="Arial Narrow"/>
                <w:b/>
                <w:sz w:val="20"/>
                <w:szCs w:val="20"/>
                <w:highlight w:val="yellow"/>
              </w:rPr>
              <w:t>Susceptible para local del exportador</w:t>
            </w:r>
            <w:commentRangeEnd w:id="48"/>
            <w:r>
              <w:rPr>
                <w:rStyle w:val="Refdecomentario"/>
                <w:rFonts w:cs="Arial"/>
                <w:noProof/>
                <w:lang w:eastAsia="en-US"/>
              </w:rPr>
              <w:commentReference w:id="48"/>
            </w:r>
            <w:r w:rsidRPr="00F97D75">
              <w:rPr>
                <w:rFonts w:ascii="Arial Narrow" w:hAnsi="Arial Narrow"/>
                <w:b/>
                <w:sz w:val="20"/>
                <w:szCs w:val="20"/>
                <w:highlight w:val="yellow"/>
              </w:rPr>
              <w:t>:</w:t>
            </w:r>
            <w:r w:rsidRPr="00F97D75">
              <w:rPr>
                <w:rFonts w:ascii="Arial Narrow" w:hAnsi="Arial Narrow"/>
                <w:sz w:val="20"/>
                <w:szCs w:val="20"/>
                <w:highlight w:val="yellow"/>
              </w:rPr>
              <w:t xml:space="preserve"> </w:t>
            </w:r>
            <w:r>
              <w:rPr>
                <w:rFonts w:ascii="Arial Narrow" w:hAnsi="Arial Narrow"/>
                <w:sz w:val="20"/>
                <w:szCs w:val="20"/>
                <w:highlight w:val="yellow"/>
              </w:rPr>
              <w:t>indica si la zona puede ser seleccionada por el exportador cuando registra la solicitud de RF,</w:t>
            </w:r>
            <w:r w:rsidRPr="00F97D75">
              <w:rPr>
                <w:rFonts w:ascii="Arial Narrow" w:hAnsi="Arial Narrow"/>
                <w:sz w:val="20"/>
                <w:szCs w:val="20"/>
                <w:highlight w:val="yellow"/>
              </w:rPr>
              <w:t xml:space="preserve"> </w:t>
            </w:r>
            <w:r>
              <w:rPr>
                <w:rFonts w:ascii="Arial Narrow" w:hAnsi="Arial Narrow"/>
                <w:sz w:val="20"/>
                <w:szCs w:val="20"/>
                <w:highlight w:val="yellow"/>
              </w:rPr>
              <w:t xml:space="preserve">los valores que se muestran son </w:t>
            </w:r>
            <w:r w:rsidRPr="00F97D75">
              <w:rPr>
                <w:rFonts w:ascii="Arial Narrow" w:hAnsi="Arial Narrow"/>
                <w:sz w:val="20"/>
                <w:szCs w:val="20"/>
                <w:highlight w:val="yellow"/>
              </w:rPr>
              <w:t>Sí</w:t>
            </w:r>
            <w:r>
              <w:rPr>
                <w:rFonts w:ascii="Arial Narrow" w:hAnsi="Arial Narrow"/>
                <w:sz w:val="20"/>
                <w:szCs w:val="20"/>
                <w:highlight w:val="yellow"/>
              </w:rPr>
              <w:t xml:space="preserve"> o</w:t>
            </w:r>
            <w:r w:rsidRPr="00F97D75">
              <w:rPr>
                <w:rFonts w:ascii="Arial Narrow" w:hAnsi="Arial Narrow"/>
                <w:sz w:val="20"/>
                <w:szCs w:val="20"/>
                <w:highlight w:val="yellow"/>
              </w:rPr>
              <w:t xml:space="preserve"> No.</w:t>
            </w:r>
          </w:p>
          <w:p w:rsidR="008174F6" w:rsidRPr="00F97D75" w:rsidRDefault="008174F6" w:rsidP="00EF6966">
            <w:pPr>
              <w:pStyle w:val="Prrafodelista"/>
              <w:numPr>
                <w:ilvl w:val="0"/>
                <w:numId w:val="80"/>
              </w:numPr>
              <w:rPr>
                <w:rFonts w:ascii="Arial Narrow" w:hAnsi="Arial Narrow"/>
                <w:sz w:val="20"/>
                <w:szCs w:val="20"/>
                <w:highlight w:val="yellow"/>
                <w:lang w:val="es-PE"/>
              </w:rPr>
            </w:pPr>
            <w:r>
              <w:rPr>
                <w:rFonts w:ascii="Arial Narrow" w:hAnsi="Arial Narrow"/>
                <w:b/>
                <w:sz w:val="20"/>
                <w:szCs w:val="20"/>
                <w:highlight w:val="yellow"/>
              </w:rPr>
              <w:t>Desde</w:t>
            </w:r>
            <w:r w:rsidRPr="00F97D75">
              <w:rPr>
                <w:rFonts w:ascii="Arial Narrow" w:hAnsi="Arial Narrow"/>
                <w:b/>
                <w:sz w:val="20"/>
                <w:szCs w:val="20"/>
                <w:highlight w:val="yellow"/>
              </w:rPr>
              <w:t>:</w:t>
            </w:r>
            <w:r w:rsidRPr="00F97D75">
              <w:rPr>
                <w:rFonts w:ascii="Arial Narrow" w:hAnsi="Arial Narrow"/>
                <w:sz w:val="20"/>
                <w:szCs w:val="20"/>
                <w:highlight w:val="yellow"/>
                <w:lang w:val="es-PE"/>
              </w:rPr>
              <w:t xml:space="preserve"> fecha de inicio de </w:t>
            </w:r>
            <w:r w:rsidRPr="00F97D75">
              <w:rPr>
                <w:rFonts w:ascii="Arial Narrow" w:hAnsi="Arial Narrow"/>
                <w:sz w:val="20"/>
                <w:szCs w:val="20"/>
                <w:highlight w:val="yellow"/>
              </w:rPr>
              <w:t>vigencia</w:t>
            </w:r>
            <w:r w:rsidRPr="00F97D75">
              <w:rPr>
                <w:rFonts w:ascii="Arial Narrow" w:hAnsi="Arial Narrow"/>
                <w:sz w:val="20"/>
                <w:szCs w:val="20"/>
                <w:highlight w:val="yellow"/>
                <w:lang w:val="es-PE"/>
              </w:rPr>
              <w:t xml:space="preserve"> en </w:t>
            </w:r>
            <w:r w:rsidRPr="00FB7F19">
              <w:rPr>
                <w:rFonts w:ascii="Arial Narrow" w:hAnsi="Arial Narrow"/>
                <w:sz w:val="20"/>
                <w:szCs w:val="20"/>
                <w:highlight w:val="yellow"/>
              </w:rPr>
              <w:t>formato</w:t>
            </w:r>
            <w:r w:rsidRPr="00F97D75">
              <w:rPr>
                <w:rFonts w:ascii="Arial Narrow" w:hAnsi="Arial Narrow"/>
                <w:sz w:val="20"/>
                <w:szCs w:val="20"/>
                <w:highlight w:val="yellow"/>
                <w:lang w:val="es-PE"/>
              </w:rPr>
              <w:t xml:space="preserve"> </w:t>
            </w:r>
            <w:proofErr w:type="spellStart"/>
            <w:r w:rsidRPr="00F97D75">
              <w:rPr>
                <w:rFonts w:ascii="Arial Narrow" w:hAnsi="Arial Narrow"/>
                <w:sz w:val="20"/>
                <w:szCs w:val="20"/>
                <w:highlight w:val="yellow"/>
                <w:lang w:val="es-PE"/>
              </w:rPr>
              <w:t>dd</w:t>
            </w:r>
            <w:proofErr w:type="spellEnd"/>
            <w:r w:rsidRPr="00F97D75">
              <w:rPr>
                <w:rFonts w:ascii="Arial Narrow" w:hAnsi="Arial Narrow"/>
                <w:sz w:val="20"/>
                <w:szCs w:val="20"/>
                <w:highlight w:val="yellow"/>
                <w:lang w:val="es-PE"/>
              </w:rPr>
              <w:t>/mm/</w:t>
            </w:r>
            <w:proofErr w:type="spellStart"/>
            <w:r w:rsidRPr="00F97D75">
              <w:rPr>
                <w:rFonts w:ascii="Arial Narrow" w:hAnsi="Arial Narrow"/>
                <w:sz w:val="20"/>
                <w:szCs w:val="20"/>
                <w:highlight w:val="yellow"/>
                <w:lang w:val="es-PE"/>
              </w:rPr>
              <w:t>yyyy</w:t>
            </w:r>
            <w:proofErr w:type="spellEnd"/>
            <w:r w:rsidRPr="00F97D75">
              <w:rPr>
                <w:rFonts w:ascii="Arial Narrow" w:hAnsi="Arial Narrow"/>
                <w:sz w:val="20"/>
                <w:szCs w:val="20"/>
                <w:highlight w:val="yellow"/>
                <w:lang w:val="es-PE"/>
              </w:rPr>
              <w:t>.</w:t>
            </w:r>
            <w:r w:rsidRPr="00F97D75">
              <w:rPr>
                <w:rFonts w:ascii="Arial Narrow" w:hAnsi="Arial Narrow"/>
                <w:sz w:val="20"/>
                <w:szCs w:val="20"/>
                <w:highlight w:val="yellow"/>
              </w:rPr>
              <w:t xml:space="preserve"> Centrado</w:t>
            </w:r>
            <w:r>
              <w:rPr>
                <w:rFonts w:ascii="Arial Narrow" w:hAnsi="Arial Narrow"/>
                <w:sz w:val="20"/>
                <w:szCs w:val="20"/>
                <w:highlight w:val="yellow"/>
              </w:rPr>
              <w:t>.</w:t>
            </w:r>
          </w:p>
          <w:p w:rsidR="008174F6" w:rsidRPr="00F97D75" w:rsidRDefault="008174F6" w:rsidP="00EF6966">
            <w:pPr>
              <w:pStyle w:val="Prrafodelista"/>
              <w:numPr>
                <w:ilvl w:val="0"/>
                <w:numId w:val="80"/>
              </w:numPr>
              <w:rPr>
                <w:rFonts w:ascii="Arial Narrow" w:hAnsi="Arial Narrow"/>
                <w:b/>
                <w:sz w:val="20"/>
                <w:szCs w:val="20"/>
                <w:highlight w:val="yellow"/>
              </w:rPr>
            </w:pPr>
            <w:r>
              <w:rPr>
                <w:rFonts w:ascii="Arial Narrow" w:hAnsi="Arial Narrow"/>
                <w:b/>
                <w:sz w:val="20"/>
                <w:szCs w:val="20"/>
                <w:highlight w:val="yellow"/>
              </w:rPr>
              <w:t>Hasta</w:t>
            </w:r>
            <w:r w:rsidRPr="00F97D75">
              <w:rPr>
                <w:rFonts w:ascii="Arial Narrow" w:hAnsi="Arial Narrow"/>
                <w:b/>
                <w:sz w:val="20"/>
                <w:szCs w:val="20"/>
                <w:highlight w:val="yellow"/>
              </w:rPr>
              <w:t>:</w:t>
            </w:r>
            <w:r w:rsidRPr="00F97D75">
              <w:rPr>
                <w:rFonts w:ascii="Arial Narrow" w:hAnsi="Arial Narrow"/>
                <w:sz w:val="20"/>
                <w:szCs w:val="20"/>
                <w:highlight w:val="yellow"/>
                <w:lang w:val="es-PE"/>
              </w:rPr>
              <w:t xml:space="preserve"> fecha de </w:t>
            </w:r>
            <w:r>
              <w:rPr>
                <w:rFonts w:ascii="Arial Narrow" w:hAnsi="Arial Narrow"/>
                <w:sz w:val="20"/>
                <w:szCs w:val="20"/>
                <w:highlight w:val="yellow"/>
              </w:rPr>
              <w:t>término</w:t>
            </w:r>
            <w:r w:rsidRPr="00F97D75">
              <w:rPr>
                <w:rFonts w:ascii="Arial Narrow" w:hAnsi="Arial Narrow"/>
                <w:sz w:val="20"/>
                <w:szCs w:val="20"/>
                <w:highlight w:val="yellow"/>
              </w:rPr>
              <w:t xml:space="preserve"> </w:t>
            </w:r>
            <w:r w:rsidRPr="00F97D75">
              <w:rPr>
                <w:rFonts w:ascii="Arial Narrow" w:hAnsi="Arial Narrow"/>
                <w:sz w:val="20"/>
                <w:szCs w:val="20"/>
                <w:highlight w:val="yellow"/>
                <w:lang w:val="es-PE"/>
              </w:rPr>
              <w:t xml:space="preserve">de </w:t>
            </w:r>
            <w:r w:rsidRPr="00FB7F19">
              <w:rPr>
                <w:rFonts w:ascii="Arial Narrow" w:hAnsi="Arial Narrow"/>
                <w:sz w:val="20"/>
                <w:szCs w:val="20"/>
                <w:highlight w:val="yellow"/>
              </w:rPr>
              <w:t>vigencia</w:t>
            </w:r>
            <w:r w:rsidRPr="00F97D75">
              <w:rPr>
                <w:rFonts w:ascii="Arial Narrow" w:hAnsi="Arial Narrow"/>
                <w:sz w:val="20"/>
                <w:szCs w:val="20"/>
                <w:highlight w:val="yellow"/>
                <w:lang w:val="es-PE"/>
              </w:rPr>
              <w:t xml:space="preserve"> en formato </w:t>
            </w:r>
            <w:proofErr w:type="spellStart"/>
            <w:r w:rsidRPr="00F97D75">
              <w:rPr>
                <w:rFonts w:ascii="Arial Narrow" w:hAnsi="Arial Narrow"/>
                <w:sz w:val="20"/>
                <w:szCs w:val="20"/>
                <w:highlight w:val="yellow"/>
                <w:lang w:val="es-PE"/>
              </w:rPr>
              <w:t>dd</w:t>
            </w:r>
            <w:proofErr w:type="spellEnd"/>
            <w:r w:rsidRPr="00F97D75">
              <w:rPr>
                <w:rFonts w:ascii="Arial Narrow" w:hAnsi="Arial Narrow"/>
                <w:sz w:val="20"/>
                <w:szCs w:val="20"/>
                <w:highlight w:val="yellow"/>
                <w:lang w:val="es-PE"/>
              </w:rPr>
              <w:t>/mm/</w:t>
            </w:r>
            <w:proofErr w:type="spellStart"/>
            <w:r w:rsidRPr="00F97D75">
              <w:rPr>
                <w:rFonts w:ascii="Arial Narrow" w:hAnsi="Arial Narrow"/>
                <w:sz w:val="20"/>
                <w:szCs w:val="20"/>
                <w:highlight w:val="yellow"/>
                <w:lang w:val="es-PE"/>
              </w:rPr>
              <w:t>yyyy</w:t>
            </w:r>
            <w:proofErr w:type="spellEnd"/>
            <w:r w:rsidRPr="00F97D75">
              <w:rPr>
                <w:rFonts w:ascii="Arial Narrow" w:hAnsi="Arial Narrow"/>
                <w:sz w:val="20"/>
                <w:szCs w:val="20"/>
                <w:highlight w:val="yellow"/>
                <w:lang w:val="es-PE"/>
              </w:rPr>
              <w:t>.</w:t>
            </w:r>
            <w:r w:rsidRPr="00F97D75">
              <w:rPr>
                <w:rFonts w:ascii="Arial Narrow" w:hAnsi="Arial Narrow"/>
                <w:sz w:val="20"/>
                <w:szCs w:val="20"/>
                <w:highlight w:val="yellow"/>
              </w:rPr>
              <w:t xml:space="preserve"> Centrado.</w:t>
            </w:r>
          </w:p>
          <w:p w:rsidR="008174F6" w:rsidRPr="008174F6" w:rsidRDefault="008174F6" w:rsidP="00EF6966">
            <w:pPr>
              <w:pStyle w:val="Prrafodelista"/>
              <w:numPr>
                <w:ilvl w:val="0"/>
                <w:numId w:val="79"/>
              </w:numPr>
              <w:rPr>
                <w:rFonts w:ascii="Arial Narrow" w:hAnsi="Arial Narrow"/>
                <w:b/>
                <w:sz w:val="20"/>
                <w:szCs w:val="20"/>
                <w:highlight w:val="yellow"/>
              </w:rPr>
            </w:pPr>
            <w:r>
              <w:rPr>
                <w:rFonts w:ascii="Arial Narrow" w:hAnsi="Arial Narrow"/>
                <w:b/>
                <w:sz w:val="20"/>
                <w:szCs w:val="20"/>
                <w:highlight w:val="yellow"/>
              </w:rPr>
              <w:t>Botón Agregar zona</w:t>
            </w:r>
            <w:r w:rsidRPr="00F97D75">
              <w:rPr>
                <w:rFonts w:ascii="Arial Narrow" w:hAnsi="Arial Narrow"/>
                <w:b/>
                <w:sz w:val="20"/>
                <w:szCs w:val="20"/>
                <w:highlight w:val="yellow"/>
              </w:rPr>
              <w:t xml:space="preserve"> de reconocimiento físico:</w:t>
            </w:r>
            <w:r w:rsidRPr="00F97D75">
              <w:rPr>
                <w:rFonts w:ascii="Arial Narrow" w:hAnsi="Arial Narrow"/>
                <w:sz w:val="20"/>
                <w:szCs w:val="20"/>
                <w:highlight w:val="yellow"/>
                <w:lang w:val="es-PE"/>
              </w:rPr>
              <w:t xml:space="preserve"> </w:t>
            </w:r>
            <w:r w:rsidRPr="003E1139">
              <w:rPr>
                <w:rFonts w:ascii="Arial Narrow" w:hAnsi="Arial Narrow"/>
                <w:sz w:val="20"/>
                <w:szCs w:val="20"/>
                <w:highlight w:val="yellow"/>
              </w:rPr>
              <w:t>Permite</w:t>
            </w:r>
            <w:r w:rsidRPr="00F97D75">
              <w:rPr>
                <w:rFonts w:ascii="Arial Narrow" w:hAnsi="Arial Narrow"/>
                <w:sz w:val="20"/>
                <w:szCs w:val="20"/>
                <w:highlight w:val="yellow"/>
                <w:lang w:val="es-PE"/>
              </w:rPr>
              <w:t xml:space="preserve"> agregar una nueva </w:t>
            </w:r>
            <w:r>
              <w:rPr>
                <w:rFonts w:ascii="Arial Narrow" w:hAnsi="Arial Narrow"/>
                <w:b/>
                <w:sz w:val="20"/>
                <w:szCs w:val="20"/>
                <w:highlight w:val="yellow"/>
              </w:rPr>
              <w:t>zona</w:t>
            </w:r>
            <w:r w:rsidRPr="00F97D75">
              <w:rPr>
                <w:rFonts w:ascii="Arial Narrow" w:hAnsi="Arial Narrow"/>
                <w:b/>
                <w:sz w:val="20"/>
                <w:szCs w:val="20"/>
                <w:highlight w:val="yellow"/>
              </w:rPr>
              <w:t xml:space="preserve"> de reconocimiento físico</w:t>
            </w:r>
            <w:r w:rsidRPr="00F97D75">
              <w:rPr>
                <w:rFonts w:ascii="Arial Narrow" w:hAnsi="Arial Narrow"/>
                <w:sz w:val="20"/>
                <w:szCs w:val="20"/>
                <w:highlight w:val="yellow"/>
                <w:lang w:val="es-PE"/>
              </w:rPr>
              <w:t xml:space="preserve"> a la aduana y unidad de despacho seleccionada. Este botón solo se muestra si el usuario autenticado tiene el rol </w:t>
            </w:r>
            <w:r w:rsidRPr="00F97D75">
              <w:rPr>
                <w:rFonts w:ascii="Arial Narrow" w:hAnsi="Arial Narrow"/>
                <w:sz w:val="20"/>
                <w:szCs w:val="20"/>
                <w:highlight w:val="yellow"/>
              </w:rPr>
              <w:t>diferente de Profesional normativo de régimen</w:t>
            </w:r>
            <w:r w:rsidRPr="00F97D75">
              <w:rPr>
                <w:rFonts w:ascii="Arial Narrow" w:hAnsi="Arial Narrow"/>
                <w:b/>
                <w:sz w:val="20"/>
                <w:szCs w:val="20"/>
                <w:highlight w:val="yellow"/>
                <w:lang w:val="es-PE"/>
              </w:rPr>
              <w:t>.</w:t>
            </w:r>
          </w:p>
          <w:p w:rsidR="008174F6" w:rsidRPr="008174F6" w:rsidRDefault="008174F6" w:rsidP="00EF6966">
            <w:pPr>
              <w:pStyle w:val="Prrafodelista"/>
              <w:numPr>
                <w:ilvl w:val="1"/>
                <w:numId w:val="82"/>
              </w:numPr>
              <w:ind w:left="355" w:hanging="355"/>
              <w:rPr>
                <w:rFonts w:ascii="Arial Narrow" w:hAnsi="Arial Narrow"/>
                <w:b/>
                <w:sz w:val="20"/>
                <w:szCs w:val="20"/>
                <w:highlight w:val="yellow"/>
              </w:rPr>
            </w:pPr>
            <w:r w:rsidRPr="00F97D75">
              <w:rPr>
                <w:rFonts w:ascii="Arial Narrow" w:hAnsi="Arial Narrow"/>
                <w:sz w:val="20"/>
                <w:szCs w:val="20"/>
                <w:highlight w:val="yellow"/>
              </w:rPr>
              <w:t>El sistema carga la lista de zonas, de acuerdo a los datos de los campos</w:t>
            </w:r>
            <w:r>
              <w:rPr>
                <w:rFonts w:ascii="Arial Narrow" w:hAnsi="Arial Narrow"/>
                <w:sz w:val="20"/>
                <w:szCs w:val="20"/>
                <w:highlight w:val="yellow"/>
              </w:rPr>
              <w:t>.</w:t>
            </w:r>
          </w:p>
        </w:tc>
      </w:tr>
      <w:tr w:rsidR="00194C75" w:rsidRPr="00F97D75" w:rsidTr="00BB34C5">
        <w:tc>
          <w:tcPr>
            <w:tcW w:w="510" w:type="dxa"/>
            <w:tcBorders>
              <w:top w:val="single" w:sz="6" w:space="0" w:color="000000"/>
              <w:left w:val="single" w:sz="6" w:space="0" w:color="000000"/>
              <w:bottom w:val="single" w:sz="6" w:space="0" w:color="000000"/>
              <w:right w:val="single" w:sz="6" w:space="0" w:color="000000"/>
            </w:tcBorders>
          </w:tcPr>
          <w:p w:rsidR="00194C75" w:rsidRPr="00F97D75" w:rsidRDefault="00194C75"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hideMark/>
          </w:tcPr>
          <w:p w:rsidR="00194C75" w:rsidRPr="00F97D75" w:rsidRDefault="00194C75" w:rsidP="00BB34C5">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696544">
              <w:rPr>
                <w:rFonts w:ascii="Arial Narrow" w:hAnsi="Arial Narrow" w:cs="Arial"/>
                <w:b/>
                <w:sz w:val="20"/>
                <w:szCs w:val="20"/>
                <w:highlight w:val="yellow"/>
              </w:rPr>
              <w:t>Aduana</w:t>
            </w:r>
            <w:r w:rsidR="00696544">
              <w:rPr>
                <w:rFonts w:ascii="Arial Narrow" w:hAnsi="Arial Narrow" w:cs="Arial"/>
                <w:sz w:val="20"/>
                <w:szCs w:val="20"/>
                <w:highlight w:val="yellow"/>
              </w:rPr>
              <w:t xml:space="preserve">, en </w:t>
            </w:r>
            <w:r w:rsidR="00696544" w:rsidRPr="00A17559">
              <w:rPr>
                <w:rFonts w:ascii="Arial Narrow" w:hAnsi="Arial Narrow"/>
                <w:sz w:val="20"/>
                <w:szCs w:val="20"/>
                <w:highlight w:val="yellow"/>
              </w:rPr>
              <w:t>IU00</w:t>
            </w:r>
            <w:r w:rsidR="00696544">
              <w:rPr>
                <w:rFonts w:ascii="Arial Narrow" w:hAnsi="Arial Narrow"/>
                <w:sz w:val="20"/>
                <w:szCs w:val="20"/>
                <w:highlight w:val="yellow"/>
              </w:rPr>
              <w:t>3</w:t>
            </w:r>
            <w:r w:rsidR="00696544"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194C75" w:rsidRPr="00F97D75" w:rsidRDefault="00194C75" w:rsidP="00EF6966">
            <w:pPr>
              <w:pStyle w:val="Prrafodelista"/>
              <w:numPr>
                <w:ilvl w:val="1"/>
                <w:numId w:val="82"/>
              </w:numPr>
              <w:ind w:left="355" w:hanging="355"/>
              <w:rPr>
                <w:rFonts w:ascii="Arial Narrow" w:hAnsi="Arial Narrow" w:cs="Arial"/>
                <w:sz w:val="20"/>
                <w:szCs w:val="20"/>
                <w:highlight w:val="yellow"/>
              </w:rPr>
            </w:pPr>
            <w:r w:rsidRPr="00F97D75">
              <w:rPr>
                <w:rFonts w:ascii="Arial Narrow" w:hAnsi="Arial Narrow"/>
                <w:sz w:val="20"/>
                <w:szCs w:val="20"/>
                <w:highlight w:val="yellow"/>
              </w:rPr>
              <w:t xml:space="preserve">El sistema actualiza la lista de unidades de despacho </w:t>
            </w:r>
            <w:r w:rsidR="00576FDA">
              <w:rPr>
                <w:rFonts w:ascii="Arial Narrow" w:hAnsi="Arial Narrow"/>
                <w:sz w:val="20"/>
                <w:szCs w:val="20"/>
                <w:highlight w:val="yellow"/>
              </w:rPr>
              <w:t>vigentes</w:t>
            </w:r>
            <w:r w:rsidRPr="00F97D75">
              <w:rPr>
                <w:rFonts w:ascii="Arial Narrow" w:hAnsi="Arial Narrow"/>
                <w:sz w:val="20"/>
                <w:szCs w:val="20"/>
                <w:highlight w:val="yellow"/>
              </w:rPr>
              <w:t xml:space="preserve"> para la aduana seleccionada. Por defecto se selecciona </w:t>
            </w:r>
            <w:r w:rsidR="00376A6D">
              <w:rPr>
                <w:rFonts w:ascii="Arial Narrow" w:hAnsi="Arial Narrow"/>
                <w:sz w:val="20"/>
                <w:szCs w:val="20"/>
                <w:highlight w:val="yellow"/>
              </w:rPr>
              <w:t>el primer elemento de la lista</w:t>
            </w:r>
            <w:r w:rsidRPr="00F97D75">
              <w:rPr>
                <w:rFonts w:ascii="Arial Narrow" w:hAnsi="Arial Narrow"/>
                <w:sz w:val="20"/>
                <w:szCs w:val="20"/>
                <w:highlight w:val="yellow"/>
              </w:rPr>
              <w:t xml:space="preserve"> y continúa en 3.1.</w:t>
            </w:r>
          </w:p>
        </w:tc>
      </w:tr>
      <w:tr w:rsidR="00BB3657" w:rsidRPr="00F97D75" w:rsidTr="00BB34C5">
        <w:tc>
          <w:tcPr>
            <w:tcW w:w="510" w:type="dxa"/>
            <w:tcBorders>
              <w:top w:val="single" w:sz="6" w:space="0" w:color="000000"/>
              <w:left w:val="single" w:sz="6" w:space="0" w:color="000000"/>
              <w:bottom w:val="single" w:sz="6" w:space="0" w:color="000000"/>
              <w:right w:val="single" w:sz="6" w:space="0" w:color="000000"/>
            </w:tcBorders>
          </w:tcPr>
          <w:p w:rsidR="00BB3657" w:rsidRPr="00F97D75" w:rsidRDefault="00BB3657"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hideMark/>
          </w:tcPr>
          <w:p w:rsidR="00BB3657" w:rsidRPr="00F97D75" w:rsidRDefault="00BB3657" w:rsidP="00194C75">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00194C75" w:rsidRPr="00FB0323">
              <w:rPr>
                <w:rFonts w:ascii="Arial Narrow" w:hAnsi="Arial Narrow" w:cs="Arial"/>
                <w:b/>
                <w:sz w:val="20"/>
                <w:szCs w:val="20"/>
                <w:highlight w:val="yellow"/>
              </w:rPr>
              <w:t>Unidad de despacho</w:t>
            </w:r>
            <w:r w:rsidR="00FB0323">
              <w:rPr>
                <w:rFonts w:ascii="Arial Narrow" w:hAnsi="Arial Narrow" w:cs="Arial"/>
                <w:sz w:val="20"/>
                <w:szCs w:val="20"/>
                <w:highlight w:val="yellow"/>
              </w:rPr>
              <w:t xml:space="preserve">, en </w:t>
            </w:r>
            <w:r w:rsidR="00FB0323" w:rsidRPr="00A17559">
              <w:rPr>
                <w:rFonts w:ascii="Arial Narrow" w:hAnsi="Arial Narrow"/>
                <w:sz w:val="20"/>
                <w:szCs w:val="20"/>
                <w:highlight w:val="yellow"/>
              </w:rPr>
              <w:t>IU00</w:t>
            </w:r>
            <w:r w:rsidR="00FB0323">
              <w:rPr>
                <w:rFonts w:ascii="Arial Narrow" w:hAnsi="Arial Narrow"/>
                <w:sz w:val="20"/>
                <w:szCs w:val="20"/>
                <w:highlight w:val="yellow"/>
              </w:rPr>
              <w:t>3</w:t>
            </w:r>
            <w:r w:rsidR="00FB0323"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BB3657" w:rsidRPr="00F97D75" w:rsidRDefault="00BB3657" w:rsidP="00EF6966">
            <w:pPr>
              <w:pStyle w:val="Prrafodelista"/>
              <w:numPr>
                <w:ilvl w:val="1"/>
                <w:numId w:val="82"/>
              </w:numPr>
              <w:ind w:left="355" w:hanging="355"/>
              <w:rPr>
                <w:rFonts w:ascii="Arial Narrow" w:hAnsi="Arial Narrow" w:cs="Arial"/>
                <w:sz w:val="20"/>
                <w:szCs w:val="20"/>
                <w:highlight w:val="yellow"/>
              </w:rPr>
            </w:pPr>
            <w:r w:rsidRPr="00F97D75">
              <w:rPr>
                <w:rFonts w:ascii="Arial Narrow" w:hAnsi="Arial Narrow"/>
                <w:sz w:val="20"/>
                <w:szCs w:val="20"/>
                <w:highlight w:val="yellow"/>
              </w:rPr>
              <w:t xml:space="preserve">El sistema </w:t>
            </w:r>
            <w:r w:rsidR="00B401B8" w:rsidRPr="00F97D75">
              <w:rPr>
                <w:rFonts w:ascii="Arial Narrow" w:hAnsi="Arial Narrow"/>
                <w:sz w:val="20"/>
                <w:szCs w:val="20"/>
                <w:highlight w:val="yellow"/>
              </w:rPr>
              <w:t>actualiza</w:t>
            </w:r>
            <w:r w:rsidRPr="00F97D75">
              <w:rPr>
                <w:rFonts w:ascii="Arial Narrow" w:hAnsi="Arial Narrow"/>
                <w:sz w:val="20"/>
                <w:szCs w:val="20"/>
                <w:highlight w:val="yellow"/>
              </w:rPr>
              <w:t xml:space="preserve"> la lista de </w:t>
            </w:r>
            <w:r w:rsidR="00194C75" w:rsidRPr="00F97D75">
              <w:rPr>
                <w:rFonts w:ascii="Arial Narrow" w:hAnsi="Arial Narrow"/>
                <w:sz w:val="20"/>
                <w:szCs w:val="20"/>
                <w:highlight w:val="yellow"/>
              </w:rPr>
              <w:t>zona</w:t>
            </w:r>
            <w:r w:rsidR="00B13B9A">
              <w:rPr>
                <w:rFonts w:ascii="Arial Narrow" w:hAnsi="Arial Narrow"/>
                <w:sz w:val="20"/>
                <w:szCs w:val="20"/>
                <w:highlight w:val="yellow"/>
              </w:rPr>
              <w:t>s</w:t>
            </w:r>
            <w:r w:rsidR="00194C75" w:rsidRPr="00F97D75">
              <w:rPr>
                <w:rFonts w:ascii="Arial Narrow" w:hAnsi="Arial Narrow"/>
                <w:sz w:val="20"/>
                <w:szCs w:val="20"/>
                <w:highlight w:val="yellow"/>
              </w:rPr>
              <w:t xml:space="preserve"> de reconocimiento físico</w:t>
            </w:r>
            <w:r w:rsidR="00107EBF" w:rsidRPr="00F97D75">
              <w:rPr>
                <w:rFonts w:ascii="Arial Narrow" w:hAnsi="Arial Narrow"/>
                <w:sz w:val="20"/>
                <w:szCs w:val="20"/>
                <w:highlight w:val="yellow"/>
              </w:rPr>
              <w:t xml:space="preserve"> de acuerdo a los datos seleccionados en</w:t>
            </w:r>
            <w:r w:rsidR="00CF296F" w:rsidRPr="00F97D75">
              <w:rPr>
                <w:rFonts w:ascii="Arial Narrow" w:hAnsi="Arial Narrow"/>
                <w:sz w:val="20"/>
                <w:szCs w:val="20"/>
                <w:highlight w:val="yellow"/>
              </w:rPr>
              <w:t xml:space="preserve"> </w:t>
            </w:r>
            <w:r w:rsidR="00107EBF" w:rsidRPr="00F97D75">
              <w:rPr>
                <w:rFonts w:ascii="Arial Narrow" w:hAnsi="Arial Narrow"/>
                <w:sz w:val="20"/>
                <w:szCs w:val="20"/>
                <w:highlight w:val="yellow"/>
              </w:rPr>
              <w:t>los campos aduana, unidad de despacho y estado</w:t>
            </w:r>
            <w:r w:rsidR="00124B23" w:rsidRPr="00F97D75">
              <w:rPr>
                <w:rFonts w:ascii="Arial Narrow" w:hAnsi="Arial Narrow"/>
                <w:sz w:val="20"/>
                <w:szCs w:val="20"/>
                <w:highlight w:val="yellow"/>
              </w:rPr>
              <w:t>.</w:t>
            </w:r>
          </w:p>
        </w:tc>
      </w:tr>
      <w:tr w:rsidR="00BB3657" w:rsidRPr="00F97D75" w:rsidTr="00BB34C5">
        <w:tc>
          <w:tcPr>
            <w:tcW w:w="510" w:type="dxa"/>
            <w:tcBorders>
              <w:top w:val="single" w:sz="6" w:space="0" w:color="000000"/>
              <w:left w:val="single" w:sz="6" w:space="0" w:color="000000"/>
              <w:bottom w:val="single" w:sz="6" w:space="0" w:color="000000"/>
              <w:right w:val="single" w:sz="6" w:space="0" w:color="000000"/>
            </w:tcBorders>
          </w:tcPr>
          <w:p w:rsidR="00BB3657" w:rsidRPr="00F97D75" w:rsidRDefault="00BB3657"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BB3657" w:rsidRPr="00F97D75" w:rsidRDefault="00BB3657" w:rsidP="00BB34C5">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FB0323">
              <w:rPr>
                <w:rFonts w:ascii="Arial Narrow" w:hAnsi="Arial Narrow" w:cs="Arial"/>
                <w:b/>
                <w:sz w:val="20"/>
                <w:szCs w:val="20"/>
                <w:highlight w:val="yellow"/>
              </w:rPr>
              <w:t>Estado</w:t>
            </w:r>
            <w:r w:rsidR="00FB0323">
              <w:rPr>
                <w:rFonts w:ascii="Arial Narrow" w:hAnsi="Arial Narrow" w:cs="Arial"/>
                <w:sz w:val="20"/>
                <w:szCs w:val="20"/>
                <w:highlight w:val="yellow"/>
              </w:rPr>
              <w:t xml:space="preserve">, en </w:t>
            </w:r>
            <w:r w:rsidR="00FB0323" w:rsidRPr="00A17559">
              <w:rPr>
                <w:rFonts w:ascii="Arial Narrow" w:hAnsi="Arial Narrow"/>
                <w:sz w:val="20"/>
                <w:szCs w:val="20"/>
                <w:highlight w:val="yellow"/>
              </w:rPr>
              <w:t>IU00</w:t>
            </w:r>
            <w:r w:rsidR="00FB0323">
              <w:rPr>
                <w:rFonts w:ascii="Arial Narrow" w:hAnsi="Arial Narrow"/>
                <w:sz w:val="20"/>
                <w:szCs w:val="20"/>
                <w:highlight w:val="yellow"/>
              </w:rPr>
              <w:t>3</w:t>
            </w:r>
            <w:r w:rsidR="00FB0323"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BB3657" w:rsidRPr="00F97D75" w:rsidRDefault="00BB3657" w:rsidP="00EF6966">
            <w:pPr>
              <w:pStyle w:val="Prrafodelista"/>
              <w:numPr>
                <w:ilvl w:val="1"/>
                <w:numId w:val="82"/>
              </w:numPr>
              <w:ind w:left="355" w:hanging="355"/>
              <w:rPr>
                <w:rFonts w:ascii="Arial Narrow" w:hAnsi="Arial Narrow" w:cs="Arial"/>
                <w:sz w:val="20"/>
                <w:highlight w:val="yellow"/>
              </w:rPr>
            </w:pPr>
            <w:r w:rsidRPr="00F97D75">
              <w:rPr>
                <w:rFonts w:ascii="Arial Narrow" w:hAnsi="Arial Narrow" w:cs="Arial"/>
                <w:sz w:val="20"/>
                <w:highlight w:val="yellow"/>
              </w:rPr>
              <w:t xml:space="preserve">Si el </w:t>
            </w:r>
            <w:r w:rsidRPr="00F97D75">
              <w:rPr>
                <w:rFonts w:ascii="Arial Narrow" w:hAnsi="Arial Narrow"/>
                <w:sz w:val="20"/>
                <w:szCs w:val="20"/>
                <w:highlight w:val="yellow"/>
              </w:rPr>
              <w:t>estado</w:t>
            </w:r>
            <w:r w:rsidRPr="00F97D75">
              <w:rPr>
                <w:rFonts w:ascii="Arial Narrow" w:hAnsi="Arial Narrow" w:cs="Arial"/>
                <w:sz w:val="20"/>
                <w:highlight w:val="yellow"/>
              </w:rPr>
              <w:t xml:space="preserve"> seleccionado es:</w:t>
            </w:r>
          </w:p>
          <w:p w:rsidR="00BB3657" w:rsidRPr="00F97D75" w:rsidRDefault="002D0E64" w:rsidP="00EF6966">
            <w:pPr>
              <w:pStyle w:val="Prrafodelista"/>
              <w:numPr>
                <w:ilvl w:val="0"/>
                <w:numId w:val="79"/>
              </w:numPr>
              <w:rPr>
                <w:rFonts w:ascii="Arial Narrow" w:hAnsi="Arial Narrow" w:cs="Arial"/>
                <w:sz w:val="20"/>
                <w:highlight w:val="yellow"/>
              </w:rPr>
            </w:pPr>
            <w:r w:rsidRPr="009A16CE">
              <w:rPr>
                <w:rFonts w:ascii="Arial Narrow" w:hAnsi="Arial Narrow"/>
                <w:b/>
                <w:sz w:val="20"/>
                <w:szCs w:val="20"/>
                <w:highlight w:val="yellow"/>
              </w:rPr>
              <w:t>Vigente</w:t>
            </w:r>
            <w:r w:rsidR="00BB3657" w:rsidRPr="00F97D75">
              <w:rPr>
                <w:rFonts w:ascii="Arial Narrow" w:hAnsi="Arial Narrow" w:cs="Arial"/>
                <w:b/>
                <w:sz w:val="20"/>
                <w:highlight w:val="yellow"/>
              </w:rPr>
              <w:t xml:space="preserve">: </w:t>
            </w:r>
            <w:r w:rsidR="00BB3657" w:rsidRPr="00F97D75">
              <w:rPr>
                <w:rFonts w:ascii="Arial Narrow" w:hAnsi="Arial Narrow" w:cs="Arial"/>
                <w:sz w:val="20"/>
                <w:highlight w:val="yellow"/>
              </w:rPr>
              <w:t xml:space="preserve">muestra las </w:t>
            </w:r>
            <w:r w:rsidR="00B13B9A">
              <w:rPr>
                <w:rFonts w:ascii="Arial Narrow" w:hAnsi="Arial Narrow" w:cs="Arial"/>
                <w:sz w:val="20"/>
                <w:highlight w:val="yellow"/>
              </w:rPr>
              <w:t>zonas</w:t>
            </w:r>
            <w:r w:rsidR="00BB3657" w:rsidRPr="00F97D75">
              <w:rPr>
                <w:rFonts w:ascii="Arial Narrow" w:hAnsi="Arial Narrow" w:cs="Arial"/>
                <w:sz w:val="20"/>
                <w:highlight w:val="yellow"/>
              </w:rPr>
              <w:t xml:space="preserve"> cuya fecha de </w:t>
            </w:r>
            <w:r>
              <w:rPr>
                <w:rFonts w:ascii="Arial Narrow" w:hAnsi="Arial Narrow" w:cs="Arial"/>
                <w:sz w:val="20"/>
                <w:highlight w:val="yellow"/>
              </w:rPr>
              <w:t>término</w:t>
            </w:r>
            <w:r w:rsidRPr="00F97D75">
              <w:rPr>
                <w:rFonts w:ascii="Arial Narrow" w:hAnsi="Arial Narrow" w:cs="Arial"/>
                <w:sz w:val="20"/>
                <w:highlight w:val="yellow"/>
              </w:rPr>
              <w:t xml:space="preserve"> </w:t>
            </w:r>
            <w:r w:rsidR="00BB3657" w:rsidRPr="00F97D75">
              <w:rPr>
                <w:rFonts w:ascii="Arial Narrow" w:hAnsi="Arial Narrow" w:cs="Arial"/>
                <w:sz w:val="20"/>
                <w:highlight w:val="yellow"/>
              </w:rPr>
              <w:t>de vigencia sea mayor o igual que la fecha actual.</w:t>
            </w:r>
          </w:p>
          <w:p w:rsidR="00BB3657" w:rsidRPr="00F97D75" w:rsidRDefault="002D0E64" w:rsidP="00EF6966">
            <w:pPr>
              <w:pStyle w:val="Prrafodelista"/>
              <w:numPr>
                <w:ilvl w:val="0"/>
                <w:numId w:val="79"/>
              </w:numPr>
              <w:rPr>
                <w:rFonts w:ascii="Arial Narrow" w:hAnsi="Arial Narrow" w:cs="Arial"/>
                <w:sz w:val="20"/>
                <w:highlight w:val="yellow"/>
              </w:rPr>
            </w:pPr>
            <w:r>
              <w:rPr>
                <w:rFonts w:ascii="Arial Narrow" w:hAnsi="Arial Narrow" w:cs="Arial"/>
                <w:b/>
                <w:sz w:val="20"/>
                <w:highlight w:val="yellow"/>
              </w:rPr>
              <w:t xml:space="preserve">No </w:t>
            </w:r>
            <w:r w:rsidRPr="009A16CE">
              <w:rPr>
                <w:rFonts w:ascii="Arial Narrow" w:hAnsi="Arial Narrow"/>
                <w:b/>
                <w:sz w:val="20"/>
                <w:szCs w:val="20"/>
                <w:highlight w:val="yellow"/>
              </w:rPr>
              <w:t>vigente</w:t>
            </w:r>
            <w:r w:rsidR="00BB3657" w:rsidRPr="00F97D75">
              <w:rPr>
                <w:rFonts w:ascii="Arial Narrow" w:hAnsi="Arial Narrow" w:cs="Arial"/>
                <w:b/>
                <w:sz w:val="20"/>
                <w:highlight w:val="yellow"/>
              </w:rPr>
              <w:t>:</w:t>
            </w:r>
            <w:r w:rsidR="00BB3657" w:rsidRPr="00F97D75">
              <w:rPr>
                <w:rFonts w:ascii="Arial Narrow" w:hAnsi="Arial Narrow" w:cs="Arial"/>
                <w:sz w:val="20"/>
                <w:highlight w:val="yellow"/>
              </w:rPr>
              <w:t xml:space="preserve"> muestra </w:t>
            </w:r>
            <w:r w:rsidR="00B13B9A">
              <w:rPr>
                <w:rFonts w:ascii="Arial Narrow" w:hAnsi="Arial Narrow" w:cs="Arial"/>
                <w:sz w:val="20"/>
                <w:highlight w:val="yellow"/>
              </w:rPr>
              <w:t>las zonas</w:t>
            </w:r>
            <w:r w:rsidR="00BB3657" w:rsidRPr="00F97D75">
              <w:rPr>
                <w:rFonts w:ascii="Arial Narrow" w:hAnsi="Arial Narrow" w:cs="Arial"/>
                <w:sz w:val="20"/>
                <w:highlight w:val="yellow"/>
              </w:rPr>
              <w:t xml:space="preserve"> cuya fecha de </w:t>
            </w:r>
            <w:r>
              <w:rPr>
                <w:rFonts w:ascii="Arial Narrow" w:hAnsi="Arial Narrow" w:cs="Arial"/>
                <w:sz w:val="20"/>
                <w:highlight w:val="yellow"/>
              </w:rPr>
              <w:t>término</w:t>
            </w:r>
            <w:r w:rsidRPr="00F97D75">
              <w:rPr>
                <w:rFonts w:ascii="Arial Narrow" w:hAnsi="Arial Narrow" w:cs="Arial"/>
                <w:sz w:val="20"/>
                <w:highlight w:val="yellow"/>
              </w:rPr>
              <w:t xml:space="preserve"> </w:t>
            </w:r>
            <w:r w:rsidR="00BB3657" w:rsidRPr="00F97D75">
              <w:rPr>
                <w:rFonts w:ascii="Arial Narrow" w:hAnsi="Arial Narrow" w:cs="Arial"/>
                <w:sz w:val="20"/>
                <w:highlight w:val="yellow"/>
              </w:rPr>
              <w:t>de vigencia sea menor que la fecha actual.</w:t>
            </w:r>
          </w:p>
          <w:p w:rsidR="00BB3657" w:rsidRPr="00F97D75" w:rsidRDefault="00BB3657" w:rsidP="00EF6966">
            <w:pPr>
              <w:pStyle w:val="Prrafodelista"/>
              <w:numPr>
                <w:ilvl w:val="0"/>
                <w:numId w:val="79"/>
              </w:numPr>
              <w:rPr>
                <w:rFonts w:ascii="Arial Narrow" w:hAnsi="Arial Narrow" w:cs="Arial"/>
                <w:sz w:val="20"/>
                <w:szCs w:val="20"/>
                <w:highlight w:val="yellow"/>
              </w:rPr>
            </w:pPr>
            <w:r w:rsidRPr="009A16CE">
              <w:rPr>
                <w:rFonts w:ascii="Arial Narrow" w:hAnsi="Arial Narrow"/>
                <w:b/>
                <w:sz w:val="20"/>
                <w:szCs w:val="20"/>
                <w:highlight w:val="yellow"/>
              </w:rPr>
              <w:t>Todos</w:t>
            </w:r>
            <w:r w:rsidRPr="00F97D75">
              <w:rPr>
                <w:rFonts w:ascii="Arial Narrow" w:hAnsi="Arial Narrow" w:cs="Arial"/>
                <w:b/>
                <w:sz w:val="20"/>
                <w:highlight w:val="yellow"/>
              </w:rPr>
              <w:t>:</w:t>
            </w:r>
            <w:r w:rsidRPr="00F97D75">
              <w:rPr>
                <w:rFonts w:ascii="Arial Narrow" w:hAnsi="Arial Narrow" w:cs="Arial"/>
                <w:sz w:val="20"/>
                <w:highlight w:val="yellow"/>
              </w:rPr>
              <w:t xml:space="preserve"> muestra todas </w:t>
            </w:r>
            <w:r w:rsidR="00B13B9A">
              <w:rPr>
                <w:rFonts w:ascii="Arial Narrow" w:hAnsi="Arial Narrow" w:cs="Arial"/>
                <w:sz w:val="20"/>
                <w:highlight w:val="yellow"/>
              </w:rPr>
              <w:t>las zonas</w:t>
            </w:r>
            <w:r w:rsidR="00697D75" w:rsidRPr="00F97D75">
              <w:rPr>
                <w:rFonts w:ascii="Arial Narrow" w:hAnsi="Arial Narrow" w:cs="Arial"/>
                <w:sz w:val="20"/>
                <w:highlight w:val="yellow"/>
              </w:rPr>
              <w:t>.</w:t>
            </w:r>
          </w:p>
          <w:p w:rsidR="00697D75" w:rsidRPr="00F97D75" w:rsidRDefault="00697D75" w:rsidP="00066A47">
            <w:pPr>
              <w:ind w:left="360"/>
              <w:rPr>
                <w:rFonts w:ascii="Arial Narrow" w:hAnsi="Arial Narrow" w:cs="Arial"/>
                <w:sz w:val="20"/>
                <w:szCs w:val="20"/>
                <w:highlight w:val="yellow"/>
              </w:rPr>
            </w:pPr>
            <w:r w:rsidRPr="00F97D75">
              <w:rPr>
                <w:rFonts w:ascii="Arial Narrow" w:hAnsi="Arial Narrow" w:cs="Arial"/>
                <w:sz w:val="20"/>
                <w:szCs w:val="20"/>
                <w:highlight w:val="yellow"/>
              </w:rPr>
              <w:t xml:space="preserve">En cualquier caso las </w:t>
            </w:r>
            <w:r w:rsidR="00066A47">
              <w:rPr>
                <w:rFonts w:ascii="Arial Narrow" w:hAnsi="Arial Narrow" w:cs="Arial"/>
                <w:sz w:val="20"/>
                <w:szCs w:val="20"/>
                <w:highlight w:val="yellow"/>
              </w:rPr>
              <w:t>z</w:t>
            </w:r>
            <w:r w:rsidR="001A4FF4">
              <w:rPr>
                <w:rFonts w:ascii="Arial Narrow" w:hAnsi="Arial Narrow" w:cs="Arial"/>
                <w:sz w:val="20"/>
                <w:szCs w:val="20"/>
                <w:highlight w:val="yellow"/>
              </w:rPr>
              <w:t>onas</w:t>
            </w:r>
            <w:r w:rsidRPr="00F97D75">
              <w:rPr>
                <w:rFonts w:ascii="Arial Narrow" w:hAnsi="Arial Narrow" w:cs="Arial"/>
                <w:sz w:val="20"/>
                <w:szCs w:val="20"/>
                <w:highlight w:val="yellow"/>
              </w:rPr>
              <w:t xml:space="preserve"> a mostrar</w:t>
            </w:r>
            <w:r w:rsidR="00E806D3">
              <w:rPr>
                <w:rFonts w:ascii="Arial Narrow" w:hAnsi="Arial Narrow" w:cs="Arial"/>
                <w:sz w:val="20"/>
                <w:szCs w:val="20"/>
                <w:highlight w:val="yellow"/>
              </w:rPr>
              <w:t>, además,</w:t>
            </w:r>
            <w:r w:rsidRPr="00F97D75">
              <w:rPr>
                <w:rFonts w:ascii="Arial Narrow" w:hAnsi="Arial Narrow" w:cs="Arial"/>
                <w:sz w:val="20"/>
                <w:szCs w:val="20"/>
                <w:highlight w:val="yellow"/>
              </w:rPr>
              <w:t xml:space="preserve"> corresponden a</w:t>
            </w:r>
            <w:r w:rsidRPr="00F97D75">
              <w:rPr>
                <w:rFonts w:ascii="Arial Narrow" w:hAnsi="Arial Narrow" w:cs="Arial"/>
                <w:sz w:val="20"/>
                <w:highlight w:val="yellow"/>
              </w:rPr>
              <w:t xml:space="preserve"> la aduana y unidad de despacho seleccionada.</w:t>
            </w:r>
          </w:p>
        </w:tc>
      </w:tr>
      <w:tr w:rsidR="00F1172F" w:rsidRPr="00F97D75" w:rsidTr="00F1172F">
        <w:tc>
          <w:tcPr>
            <w:tcW w:w="510" w:type="dxa"/>
            <w:tcBorders>
              <w:top w:val="single" w:sz="6" w:space="0" w:color="000000"/>
              <w:left w:val="single" w:sz="6" w:space="0" w:color="000000"/>
              <w:bottom w:val="single" w:sz="6" w:space="0" w:color="000000"/>
              <w:right w:val="single" w:sz="6" w:space="0" w:color="000000"/>
            </w:tcBorders>
          </w:tcPr>
          <w:p w:rsidR="00F1172F" w:rsidRPr="00F97D75" w:rsidRDefault="00F1172F"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F1172F" w:rsidRPr="00F97D75" w:rsidRDefault="00ED19B4" w:rsidP="00B9642F">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presiona el botón </w:t>
            </w:r>
            <w:r w:rsidR="00B9642F">
              <w:rPr>
                <w:rFonts w:ascii="Arial Narrow" w:hAnsi="Arial Narrow"/>
                <w:b/>
                <w:sz w:val="20"/>
                <w:szCs w:val="20"/>
                <w:highlight w:val="yellow"/>
              </w:rPr>
              <w:t>Agregar zona</w:t>
            </w:r>
            <w:r w:rsidR="00353303" w:rsidRPr="00F97D75">
              <w:rPr>
                <w:rFonts w:ascii="Arial Narrow" w:hAnsi="Arial Narrow"/>
                <w:b/>
                <w:sz w:val="20"/>
                <w:szCs w:val="20"/>
                <w:highlight w:val="yellow"/>
              </w:rPr>
              <w:t xml:space="preserve"> de reconocimiento físico</w:t>
            </w:r>
            <w:r w:rsidR="00353303">
              <w:rPr>
                <w:rFonts w:ascii="Arial Narrow" w:hAnsi="Arial Narrow" w:cs="Arial"/>
                <w:sz w:val="20"/>
                <w:szCs w:val="20"/>
                <w:highlight w:val="yellow"/>
              </w:rPr>
              <w:t xml:space="preserve"> o presiona el link </w:t>
            </w:r>
            <w:r w:rsidRPr="00353303">
              <w:rPr>
                <w:rFonts w:ascii="Arial Narrow" w:hAnsi="Arial Narrow" w:cs="Arial"/>
                <w:b/>
                <w:sz w:val="20"/>
                <w:szCs w:val="20"/>
                <w:highlight w:val="yellow"/>
              </w:rPr>
              <w:t>Número</w:t>
            </w:r>
            <w:r w:rsidRPr="00F97D75">
              <w:rPr>
                <w:rFonts w:ascii="Arial Narrow" w:hAnsi="Arial Narrow" w:cs="Arial"/>
                <w:sz w:val="20"/>
                <w:szCs w:val="20"/>
                <w:highlight w:val="yellow"/>
              </w:rPr>
              <w:t xml:space="preserve"> para modificar la zona en “IU0</w:t>
            </w:r>
            <w:r w:rsidR="00B721C0">
              <w:rPr>
                <w:rFonts w:ascii="Arial Narrow" w:hAnsi="Arial Narrow" w:cs="Arial"/>
                <w:sz w:val="20"/>
                <w:szCs w:val="20"/>
                <w:highlight w:val="yellow"/>
              </w:rPr>
              <w:t>03</w:t>
            </w:r>
            <w:r w:rsidRPr="00F97D75">
              <w:rPr>
                <w:rFonts w:ascii="Arial Narrow" w:hAnsi="Arial Narrow" w:cs="Arial"/>
                <w:sz w:val="20"/>
                <w:szCs w:val="20"/>
                <w:highlight w:val="yellow"/>
              </w:rPr>
              <w:t>-Zonas de reconocimiento físico”.</w:t>
            </w:r>
          </w:p>
        </w:tc>
        <w:tc>
          <w:tcPr>
            <w:tcW w:w="5670" w:type="dxa"/>
            <w:tcBorders>
              <w:top w:val="single" w:sz="6" w:space="0" w:color="000000"/>
              <w:left w:val="single" w:sz="6" w:space="0" w:color="000000"/>
              <w:bottom w:val="single" w:sz="6" w:space="0" w:color="000000"/>
              <w:right w:val="single" w:sz="6" w:space="0" w:color="000000"/>
            </w:tcBorders>
            <w:hideMark/>
          </w:tcPr>
          <w:p w:rsidR="0079520A" w:rsidRPr="00F97D75" w:rsidRDefault="00F1172F" w:rsidP="00EF6966">
            <w:pPr>
              <w:pStyle w:val="Prrafodelista"/>
              <w:numPr>
                <w:ilvl w:val="1"/>
                <w:numId w:val="82"/>
              </w:numPr>
              <w:ind w:left="355" w:hanging="355"/>
              <w:rPr>
                <w:rFonts w:ascii="Arial Narrow" w:hAnsi="Arial Narrow"/>
                <w:sz w:val="20"/>
                <w:szCs w:val="20"/>
                <w:highlight w:val="yellow"/>
              </w:rPr>
            </w:pPr>
            <w:r w:rsidRPr="00F97D75">
              <w:rPr>
                <w:rFonts w:ascii="Arial Narrow" w:hAnsi="Arial Narrow"/>
                <w:sz w:val="20"/>
                <w:szCs w:val="20"/>
                <w:highlight w:val="yellow"/>
              </w:rPr>
              <w:t xml:space="preserve">El </w:t>
            </w:r>
            <w:r w:rsidRPr="00F97D75">
              <w:rPr>
                <w:rFonts w:ascii="Arial Narrow" w:hAnsi="Arial Narrow" w:cs="Arial"/>
                <w:sz w:val="20"/>
                <w:highlight w:val="yellow"/>
              </w:rPr>
              <w:t>sistema</w:t>
            </w:r>
            <w:r w:rsidRPr="00F97D75">
              <w:rPr>
                <w:rFonts w:ascii="Arial Narrow" w:hAnsi="Arial Narrow"/>
                <w:sz w:val="20"/>
                <w:szCs w:val="20"/>
                <w:highlight w:val="yellow"/>
              </w:rPr>
              <w:t xml:space="preserve"> muestra la interfaz “IU</w:t>
            </w:r>
            <w:r w:rsidR="00656040">
              <w:rPr>
                <w:rFonts w:ascii="Arial Narrow" w:hAnsi="Arial Narrow"/>
                <w:sz w:val="20"/>
                <w:szCs w:val="20"/>
                <w:highlight w:val="yellow"/>
              </w:rPr>
              <w:t>0</w:t>
            </w:r>
            <w:r w:rsidRPr="00F97D75">
              <w:rPr>
                <w:rFonts w:ascii="Arial Narrow" w:hAnsi="Arial Narrow"/>
                <w:sz w:val="20"/>
                <w:szCs w:val="20"/>
                <w:highlight w:val="yellow"/>
              </w:rPr>
              <w:t>0</w:t>
            </w:r>
            <w:r w:rsidR="00D47938">
              <w:rPr>
                <w:rFonts w:ascii="Arial Narrow" w:hAnsi="Arial Narrow"/>
                <w:sz w:val="20"/>
                <w:szCs w:val="20"/>
                <w:highlight w:val="yellow"/>
              </w:rPr>
              <w:t>4</w:t>
            </w:r>
            <w:r w:rsidRPr="00F97D75">
              <w:rPr>
                <w:rFonts w:ascii="Arial Narrow" w:hAnsi="Arial Narrow"/>
                <w:sz w:val="20"/>
                <w:szCs w:val="20"/>
                <w:highlight w:val="yellow"/>
              </w:rPr>
              <w:t>-</w:t>
            </w:r>
            <w:r w:rsidR="00656040">
              <w:rPr>
                <w:rFonts w:ascii="Arial Narrow" w:hAnsi="Arial Narrow"/>
                <w:sz w:val="20"/>
                <w:szCs w:val="20"/>
                <w:highlight w:val="yellow"/>
              </w:rPr>
              <w:t xml:space="preserve">Registro </w:t>
            </w:r>
            <w:r w:rsidRPr="00F97D75">
              <w:rPr>
                <w:rFonts w:ascii="Arial Narrow" w:hAnsi="Arial Narrow"/>
                <w:sz w:val="20"/>
                <w:szCs w:val="20"/>
                <w:highlight w:val="yellow"/>
              </w:rPr>
              <w:t xml:space="preserve">Zona RF” </w:t>
            </w:r>
            <w:r w:rsidR="0079520A" w:rsidRPr="00F97D75">
              <w:rPr>
                <w:rFonts w:ascii="Arial Narrow" w:hAnsi="Arial Narrow"/>
                <w:sz w:val="20"/>
                <w:szCs w:val="20"/>
                <w:highlight w:val="yellow"/>
              </w:rPr>
              <w:t>con los siguientes campos:</w:t>
            </w:r>
          </w:p>
          <w:p w:rsidR="0079520A" w:rsidRPr="00F97D75" w:rsidRDefault="0079520A"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Aduana:</w:t>
            </w:r>
            <w:r w:rsidRPr="00F97D75">
              <w:rPr>
                <w:rFonts w:ascii="Arial Narrow" w:hAnsi="Arial Narrow"/>
                <w:sz w:val="20"/>
                <w:szCs w:val="20"/>
                <w:highlight w:val="yellow"/>
              </w:rPr>
              <w:t xml:space="preserve"> se muestra </w:t>
            </w:r>
            <w:r w:rsidR="00E3676F" w:rsidRPr="00F97D75">
              <w:rPr>
                <w:rFonts w:ascii="Arial Narrow" w:hAnsi="Arial Narrow"/>
                <w:sz w:val="20"/>
                <w:szCs w:val="20"/>
                <w:highlight w:val="yellow"/>
              </w:rPr>
              <w:t xml:space="preserve">el código y descripción de la </w:t>
            </w:r>
            <w:r w:rsidRPr="00F97D75">
              <w:rPr>
                <w:rFonts w:ascii="Arial Narrow" w:hAnsi="Arial Narrow"/>
                <w:sz w:val="20"/>
                <w:szCs w:val="20"/>
                <w:highlight w:val="yellow"/>
              </w:rPr>
              <w:t>aduana seleccionada en la IU0</w:t>
            </w:r>
            <w:r w:rsidR="00475152">
              <w:rPr>
                <w:rFonts w:ascii="Arial Narrow" w:hAnsi="Arial Narrow"/>
                <w:sz w:val="20"/>
                <w:szCs w:val="20"/>
                <w:highlight w:val="yellow"/>
              </w:rPr>
              <w:t>03</w:t>
            </w:r>
            <w:r w:rsidRPr="00F97D75">
              <w:rPr>
                <w:rFonts w:ascii="Arial Narrow" w:hAnsi="Arial Narrow"/>
                <w:sz w:val="20"/>
                <w:szCs w:val="20"/>
                <w:highlight w:val="yellow"/>
              </w:rPr>
              <w:t>.</w:t>
            </w:r>
          </w:p>
          <w:p w:rsidR="0079520A" w:rsidRPr="00F97D75" w:rsidRDefault="0079520A"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 xml:space="preserve">Unidad de despacho: </w:t>
            </w:r>
            <w:r w:rsidRPr="00F97D75">
              <w:rPr>
                <w:rFonts w:ascii="Arial Narrow" w:hAnsi="Arial Narrow"/>
                <w:sz w:val="20"/>
                <w:szCs w:val="20"/>
                <w:highlight w:val="yellow"/>
              </w:rPr>
              <w:t xml:space="preserve">se muestra </w:t>
            </w:r>
            <w:r w:rsidR="00E3676F" w:rsidRPr="00F97D75">
              <w:rPr>
                <w:rFonts w:ascii="Arial Narrow" w:hAnsi="Arial Narrow"/>
                <w:sz w:val="20"/>
                <w:szCs w:val="20"/>
                <w:highlight w:val="yellow"/>
              </w:rPr>
              <w:t xml:space="preserve">el código y descripción de </w:t>
            </w:r>
            <w:r w:rsidRPr="00F97D75">
              <w:rPr>
                <w:rFonts w:ascii="Arial Narrow" w:hAnsi="Arial Narrow"/>
                <w:sz w:val="20"/>
                <w:szCs w:val="20"/>
                <w:highlight w:val="yellow"/>
              </w:rPr>
              <w:t>la unidad de despacho seleccionada en la IU0</w:t>
            </w:r>
            <w:r w:rsidR="00475152">
              <w:rPr>
                <w:rFonts w:ascii="Arial Narrow" w:hAnsi="Arial Narrow"/>
                <w:sz w:val="20"/>
                <w:szCs w:val="20"/>
                <w:highlight w:val="yellow"/>
              </w:rPr>
              <w:t>03</w:t>
            </w:r>
            <w:r w:rsidRPr="00F97D75">
              <w:rPr>
                <w:rFonts w:ascii="Arial Narrow" w:hAnsi="Arial Narrow"/>
                <w:sz w:val="20"/>
                <w:szCs w:val="20"/>
                <w:highlight w:val="yellow"/>
              </w:rPr>
              <w:t>.</w:t>
            </w:r>
          </w:p>
          <w:p w:rsidR="00F65FE9" w:rsidRDefault="00C60078"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Nombre</w:t>
            </w:r>
            <w:r w:rsidRPr="00F97D75">
              <w:rPr>
                <w:rFonts w:ascii="Arial Narrow" w:hAnsi="Arial Narrow"/>
                <w:sz w:val="20"/>
                <w:szCs w:val="20"/>
                <w:highlight w:val="yellow"/>
              </w:rPr>
              <w:t xml:space="preserve">. Casilla de 60 caracteres. </w:t>
            </w:r>
            <w:r w:rsidR="00F65FE9" w:rsidRPr="00F97D75">
              <w:rPr>
                <w:rFonts w:ascii="Arial Narrow" w:hAnsi="Arial Narrow"/>
                <w:sz w:val="20"/>
                <w:szCs w:val="20"/>
                <w:highlight w:val="yellow"/>
              </w:rPr>
              <w:t>Justificada a la izquierda. Si se está ag</w:t>
            </w:r>
            <w:r w:rsidR="00F65FE9">
              <w:rPr>
                <w:rFonts w:ascii="Arial Narrow" w:hAnsi="Arial Narrow"/>
                <w:sz w:val="20"/>
                <w:szCs w:val="20"/>
                <w:highlight w:val="yellow"/>
              </w:rPr>
              <w:t>regando se muestra vacía y habilitada por defecto.</w:t>
            </w:r>
          </w:p>
          <w:p w:rsidR="00C60078" w:rsidRPr="00F97D75" w:rsidRDefault="00F65FE9" w:rsidP="0002700A">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w:t>
            </w:r>
            <w:r>
              <w:rPr>
                <w:rFonts w:ascii="Arial Narrow" w:hAnsi="Arial Narrow"/>
                <w:sz w:val="20"/>
                <w:szCs w:val="20"/>
                <w:highlight w:val="yellow"/>
              </w:rPr>
              <w:t xml:space="preserve"> modificando</w:t>
            </w:r>
            <w:r w:rsidRPr="00DF08DB">
              <w:rPr>
                <w:rFonts w:ascii="Arial Narrow" w:hAnsi="Arial Narrow"/>
                <w:sz w:val="20"/>
                <w:szCs w:val="20"/>
                <w:highlight w:val="yellow"/>
              </w:rPr>
              <w:t xml:space="preserve"> </w:t>
            </w:r>
            <w:r>
              <w:rPr>
                <w:rFonts w:ascii="Arial Narrow" w:hAnsi="Arial Narrow"/>
                <w:sz w:val="20"/>
                <w:szCs w:val="20"/>
                <w:highlight w:val="yellow"/>
              </w:rPr>
              <w:t xml:space="preserve">muestra el dato correspondiente. Si la fecha actual es mayor o igual que la fecha de inicio de vigencia se </w:t>
            </w:r>
            <w:r>
              <w:rPr>
                <w:rFonts w:ascii="Arial Narrow" w:hAnsi="Arial Narrow"/>
                <w:sz w:val="20"/>
                <w:szCs w:val="20"/>
                <w:highlight w:val="yellow"/>
              </w:rPr>
              <w:lastRenderedPageBreak/>
              <w:t>muestra deshabilitado, en caso contrario se muestra habilitado</w:t>
            </w:r>
            <w:r w:rsidR="00C60078" w:rsidRPr="00F97D75">
              <w:rPr>
                <w:rFonts w:ascii="Arial Narrow" w:hAnsi="Arial Narrow"/>
                <w:sz w:val="20"/>
                <w:szCs w:val="20"/>
                <w:highlight w:val="yellow"/>
              </w:rPr>
              <w:t>.</w:t>
            </w:r>
          </w:p>
          <w:p w:rsidR="00896854" w:rsidRDefault="00C60078"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Descripción.</w:t>
            </w:r>
            <w:r w:rsidRPr="00F97D75">
              <w:rPr>
                <w:rFonts w:ascii="Arial Narrow" w:hAnsi="Arial Narrow"/>
                <w:sz w:val="20"/>
                <w:szCs w:val="20"/>
                <w:highlight w:val="yellow"/>
              </w:rPr>
              <w:t xml:space="preserve"> Casilla de 200 caracteres. </w:t>
            </w:r>
            <w:r w:rsidR="00896854" w:rsidRPr="00F97D75">
              <w:rPr>
                <w:rFonts w:ascii="Arial Narrow" w:hAnsi="Arial Narrow"/>
                <w:sz w:val="20"/>
                <w:szCs w:val="20"/>
                <w:highlight w:val="yellow"/>
              </w:rPr>
              <w:t>Si se está ag</w:t>
            </w:r>
            <w:r w:rsidR="00896854">
              <w:rPr>
                <w:rFonts w:ascii="Arial Narrow" w:hAnsi="Arial Narrow"/>
                <w:sz w:val="20"/>
                <w:szCs w:val="20"/>
                <w:highlight w:val="yellow"/>
              </w:rPr>
              <w:t>regando se muestra vacía y habilitada por defecto.</w:t>
            </w:r>
          </w:p>
          <w:p w:rsidR="00C60078" w:rsidRPr="00F97D75" w:rsidRDefault="00896854" w:rsidP="0002700A">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w:t>
            </w:r>
            <w:r>
              <w:rPr>
                <w:rFonts w:ascii="Arial Narrow" w:hAnsi="Arial Narrow"/>
                <w:sz w:val="20"/>
                <w:szCs w:val="20"/>
                <w:highlight w:val="yellow"/>
              </w:rPr>
              <w:t xml:space="preserve"> modificando</w:t>
            </w:r>
            <w:r w:rsidRPr="00DF08DB">
              <w:rPr>
                <w:rFonts w:ascii="Arial Narrow" w:hAnsi="Arial Narrow"/>
                <w:sz w:val="20"/>
                <w:szCs w:val="20"/>
                <w:highlight w:val="yellow"/>
              </w:rPr>
              <w:t xml:space="preserve"> </w:t>
            </w:r>
            <w:r>
              <w:rPr>
                <w:rFonts w:ascii="Arial Narrow" w:hAnsi="Arial Narrow"/>
                <w:sz w:val="20"/>
                <w:szCs w:val="20"/>
                <w:highlight w:val="yellow"/>
              </w:rPr>
              <w:t>muestra el dato correspondiente. Si la fecha actual es mayor o igual que la fecha de inicio de vigencia se muestra deshabilitado, en caso contrario se muestra habilitado</w:t>
            </w:r>
            <w:r w:rsidR="00C60078" w:rsidRPr="00F97D75">
              <w:rPr>
                <w:rFonts w:ascii="Arial Narrow" w:hAnsi="Arial Narrow"/>
                <w:sz w:val="20"/>
                <w:szCs w:val="20"/>
                <w:highlight w:val="yellow"/>
              </w:rPr>
              <w:t>.</w:t>
            </w:r>
          </w:p>
          <w:p w:rsidR="00896854" w:rsidRDefault="00C60078" w:rsidP="00EF6966">
            <w:pPr>
              <w:pStyle w:val="Prrafodelista"/>
              <w:numPr>
                <w:ilvl w:val="0"/>
                <w:numId w:val="79"/>
              </w:numPr>
              <w:rPr>
                <w:rFonts w:ascii="Arial Narrow" w:hAnsi="Arial Narrow"/>
                <w:sz w:val="20"/>
                <w:szCs w:val="20"/>
                <w:highlight w:val="yellow"/>
              </w:rPr>
            </w:pPr>
            <w:commentRangeStart w:id="49"/>
            <w:r w:rsidRPr="00F97D75">
              <w:rPr>
                <w:rFonts w:ascii="Arial Narrow" w:hAnsi="Arial Narrow"/>
                <w:b/>
                <w:sz w:val="20"/>
                <w:szCs w:val="20"/>
                <w:highlight w:val="yellow"/>
              </w:rPr>
              <w:t>Es Susceptible para local del exportador</w:t>
            </w:r>
            <w:commentRangeEnd w:id="49"/>
            <w:r w:rsidR="00150AF0">
              <w:rPr>
                <w:rStyle w:val="Refdecomentario"/>
                <w:rFonts w:cs="Arial"/>
                <w:noProof/>
                <w:lang w:eastAsia="en-US"/>
              </w:rPr>
              <w:commentReference w:id="49"/>
            </w:r>
            <w:r w:rsidRPr="00F97D75">
              <w:rPr>
                <w:rFonts w:ascii="Arial Narrow" w:hAnsi="Arial Narrow"/>
                <w:b/>
                <w:sz w:val="20"/>
                <w:szCs w:val="20"/>
                <w:highlight w:val="yellow"/>
              </w:rPr>
              <w:t>.</w:t>
            </w:r>
            <w:r w:rsidRPr="00F97D75">
              <w:rPr>
                <w:rFonts w:ascii="Arial Narrow" w:hAnsi="Arial Narrow"/>
                <w:sz w:val="20"/>
                <w:szCs w:val="20"/>
                <w:highlight w:val="yellow"/>
              </w:rPr>
              <w:t xml:space="preserve"> Radio </w:t>
            </w:r>
            <w:proofErr w:type="spellStart"/>
            <w:r w:rsidRPr="00F97D75">
              <w:rPr>
                <w:rFonts w:ascii="Arial Narrow" w:hAnsi="Arial Narrow"/>
                <w:sz w:val="20"/>
                <w:szCs w:val="20"/>
                <w:highlight w:val="yellow"/>
              </w:rPr>
              <w:t>button</w:t>
            </w:r>
            <w:proofErr w:type="spellEnd"/>
            <w:r w:rsidRPr="00F97D75">
              <w:rPr>
                <w:rFonts w:ascii="Arial Narrow" w:hAnsi="Arial Narrow"/>
                <w:sz w:val="20"/>
                <w:szCs w:val="20"/>
                <w:highlight w:val="yellow"/>
              </w:rPr>
              <w:t xml:space="preserve"> con las opciones Sí y No. Si se está agregando se muestra </w:t>
            </w:r>
            <w:r w:rsidR="00896854">
              <w:rPr>
                <w:rFonts w:ascii="Arial Narrow" w:hAnsi="Arial Narrow"/>
                <w:sz w:val="20"/>
                <w:szCs w:val="20"/>
                <w:highlight w:val="yellow"/>
              </w:rPr>
              <w:t xml:space="preserve">habilitada y </w:t>
            </w:r>
            <w:r w:rsidRPr="00F97D75">
              <w:rPr>
                <w:rFonts w:ascii="Arial Narrow" w:hAnsi="Arial Narrow"/>
                <w:sz w:val="20"/>
                <w:szCs w:val="20"/>
                <w:highlight w:val="yellow"/>
              </w:rPr>
              <w:t>seleccionada la opción No por defecto.</w:t>
            </w:r>
          </w:p>
          <w:p w:rsidR="00C60078" w:rsidRPr="00F97D75" w:rsidRDefault="00896854" w:rsidP="0002700A">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w:t>
            </w:r>
            <w:r>
              <w:rPr>
                <w:rFonts w:ascii="Arial Narrow" w:hAnsi="Arial Narrow"/>
                <w:sz w:val="20"/>
                <w:szCs w:val="20"/>
                <w:highlight w:val="yellow"/>
              </w:rPr>
              <w:t xml:space="preserve"> modificando</w:t>
            </w:r>
            <w:r w:rsidRPr="00DF08DB">
              <w:rPr>
                <w:rFonts w:ascii="Arial Narrow" w:hAnsi="Arial Narrow"/>
                <w:sz w:val="20"/>
                <w:szCs w:val="20"/>
                <w:highlight w:val="yellow"/>
              </w:rPr>
              <w:t xml:space="preserve"> </w:t>
            </w:r>
            <w:r>
              <w:rPr>
                <w:rFonts w:ascii="Arial Narrow" w:hAnsi="Arial Narrow"/>
                <w:sz w:val="20"/>
                <w:szCs w:val="20"/>
                <w:highlight w:val="yellow"/>
              </w:rPr>
              <w:t xml:space="preserve">muestra </w:t>
            </w:r>
            <w:r w:rsidR="00904AEB">
              <w:rPr>
                <w:rFonts w:ascii="Arial Narrow" w:hAnsi="Arial Narrow"/>
                <w:sz w:val="20"/>
                <w:szCs w:val="20"/>
                <w:highlight w:val="yellow"/>
              </w:rPr>
              <w:t xml:space="preserve">seleccionado </w:t>
            </w:r>
            <w:r>
              <w:rPr>
                <w:rFonts w:ascii="Arial Narrow" w:hAnsi="Arial Narrow"/>
                <w:sz w:val="20"/>
                <w:szCs w:val="20"/>
                <w:highlight w:val="yellow"/>
              </w:rPr>
              <w:t>el dato correspondiente. Si la fecha actual es mayor o igual que la fecha de inicio de vigencia se muestra deshabilitado, en caso contrario se muestra habilitado</w:t>
            </w:r>
            <w:r w:rsidRPr="00F97D75">
              <w:rPr>
                <w:rFonts w:ascii="Arial Narrow" w:hAnsi="Arial Narrow"/>
                <w:sz w:val="20"/>
                <w:szCs w:val="20"/>
                <w:highlight w:val="yellow"/>
              </w:rPr>
              <w:t>.</w:t>
            </w:r>
          </w:p>
          <w:p w:rsidR="001F4B56" w:rsidRDefault="001F4B56" w:rsidP="00EF6966">
            <w:pPr>
              <w:pStyle w:val="Prrafodelista"/>
              <w:numPr>
                <w:ilvl w:val="0"/>
                <w:numId w:val="79"/>
              </w:numPr>
              <w:rPr>
                <w:rFonts w:ascii="Arial Narrow" w:hAnsi="Arial Narrow"/>
                <w:sz w:val="20"/>
                <w:szCs w:val="20"/>
                <w:highlight w:val="yellow"/>
              </w:rPr>
            </w:pPr>
            <w:r>
              <w:rPr>
                <w:rFonts w:ascii="Arial Narrow" w:hAnsi="Arial Narrow"/>
                <w:b/>
                <w:sz w:val="20"/>
                <w:szCs w:val="20"/>
                <w:highlight w:val="yellow"/>
              </w:rPr>
              <w:t>V</w:t>
            </w:r>
            <w:r w:rsidRPr="00F97D75">
              <w:rPr>
                <w:rFonts w:ascii="Arial Narrow" w:hAnsi="Arial Narrow"/>
                <w:b/>
                <w:sz w:val="20"/>
                <w:szCs w:val="20"/>
                <w:highlight w:val="yellow"/>
              </w:rPr>
              <w:t>igencia</w:t>
            </w:r>
            <w:r>
              <w:rPr>
                <w:rFonts w:ascii="Arial Narrow" w:hAnsi="Arial Narrow"/>
                <w:b/>
                <w:sz w:val="20"/>
                <w:szCs w:val="20"/>
                <w:highlight w:val="yellow"/>
              </w:rPr>
              <w:t xml:space="preserve"> desde</w:t>
            </w:r>
            <w:r>
              <w:rPr>
                <w:rFonts w:ascii="Arial Narrow" w:hAnsi="Arial Narrow"/>
                <w:sz w:val="20"/>
                <w:szCs w:val="20"/>
                <w:highlight w:val="yellow"/>
              </w:rPr>
              <w:t>: es la fecha de inicio de vigencia,</w:t>
            </w:r>
            <w:r w:rsidRPr="00F97D75">
              <w:rPr>
                <w:rFonts w:ascii="Arial Narrow" w:hAnsi="Arial Narrow"/>
                <w:sz w:val="20"/>
                <w:szCs w:val="20"/>
                <w:highlight w:val="yellow"/>
              </w:rPr>
              <w:t xml:space="preserve"> s</w:t>
            </w:r>
            <w:r>
              <w:rPr>
                <w:rFonts w:ascii="Arial Narrow" w:hAnsi="Arial Narrow"/>
                <w:sz w:val="20"/>
                <w:szCs w:val="20"/>
                <w:highlight w:val="yellow"/>
              </w:rPr>
              <w:t xml:space="preserve">e muestra en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w:t>
            </w:r>
          </w:p>
          <w:p w:rsidR="001F4B56" w:rsidRDefault="001F4B56" w:rsidP="0002700A">
            <w:pPr>
              <w:pStyle w:val="Prrafodelista"/>
              <w:ind w:left="715"/>
              <w:rPr>
                <w:rFonts w:ascii="Arial Narrow" w:hAnsi="Arial Narrow"/>
                <w:sz w:val="20"/>
                <w:szCs w:val="20"/>
                <w:highlight w:val="yellow"/>
              </w:rPr>
            </w:pPr>
            <w:r>
              <w:rPr>
                <w:rFonts w:ascii="Arial Narrow" w:hAnsi="Arial Narrow"/>
                <w:sz w:val="20"/>
                <w:szCs w:val="20"/>
                <w:highlight w:val="yellow"/>
              </w:rPr>
              <w:t>S</w:t>
            </w:r>
            <w:r w:rsidRPr="00F97D75">
              <w:rPr>
                <w:rFonts w:ascii="Arial Narrow" w:hAnsi="Arial Narrow"/>
                <w:sz w:val="20"/>
                <w:szCs w:val="20"/>
                <w:highlight w:val="yellow"/>
              </w:rPr>
              <w:t xml:space="preserve">i se está agregando se </w:t>
            </w:r>
            <w:r>
              <w:rPr>
                <w:rFonts w:ascii="Arial Narrow" w:hAnsi="Arial Narrow"/>
                <w:sz w:val="20"/>
                <w:szCs w:val="20"/>
                <w:highlight w:val="yellow"/>
              </w:rPr>
              <w:t xml:space="preserve">muestra </w:t>
            </w:r>
            <w:r w:rsidRPr="00F97D75">
              <w:rPr>
                <w:rFonts w:ascii="Arial Narrow" w:hAnsi="Arial Narrow"/>
                <w:sz w:val="20"/>
                <w:szCs w:val="20"/>
                <w:highlight w:val="yellow"/>
              </w:rPr>
              <w:t>la fecha actual</w:t>
            </w:r>
            <w:r>
              <w:rPr>
                <w:rFonts w:ascii="Arial Narrow" w:hAnsi="Arial Narrow"/>
                <w:sz w:val="20"/>
                <w:szCs w:val="20"/>
                <w:highlight w:val="yellow"/>
              </w:rPr>
              <w:t xml:space="preserve"> y el campo se muestra habilitado</w:t>
            </w:r>
            <w:r w:rsidRPr="00F97D75">
              <w:rPr>
                <w:rFonts w:ascii="Arial Narrow" w:hAnsi="Arial Narrow"/>
                <w:sz w:val="20"/>
                <w:szCs w:val="20"/>
                <w:highlight w:val="yellow"/>
              </w:rPr>
              <w:t>.</w:t>
            </w:r>
          </w:p>
          <w:p w:rsidR="00C60078" w:rsidRPr="00F97D75" w:rsidRDefault="001F4B56" w:rsidP="0002700A">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muestra el dato correspondiente. Si la fecha actual es mayor o igual que la fecha de inicio de vigencia se muestra deshabilitado, en caso contrario se muestra habilitado</w:t>
            </w:r>
            <w:r w:rsidR="00C60078" w:rsidRPr="00F97D75">
              <w:rPr>
                <w:rFonts w:ascii="Arial Narrow" w:hAnsi="Arial Narrow"/>
                <w:sz w:val="20"/>
                <w:szCs w:val="20"/>
                <w:highlight w:val="yellow"/>
              </w:rPr>
              <w:t>.</w:t>
            </w:r>
          </w:p>
          <w:p w:rsidR="001F4B56" w:rsidRDefault="001F4B56" w:rsidP="00EF6966">
            <w:pPr>
              <w:pStyle w:val="Prrafodelista"/>
              <w:numPr>
                <w:ilvl w:val="0"/>
                <w:numId w:val="79"/>
              </w:numPr>
              <w:rPr>
                <w:rFonts w:ascii="Arial Narrow" w:hAnsi="Arial Narrow"/>
                <w:sz w:val="20"/>
                <w:szCs w:val="20"/>
                <w:highlight w:val="yellow"/>
              </w:rPr>
            </w:pPr>
            <w:r>
              <w:rPr>
                <w:rFonts w:ascii="Arial Narrow" w:hAnsi="Arial Narrow"/>
                <w:b/>
                <w:sz w:val="20"/>
                <w:szCs w:val="20"/>
                <w:highlight w:val="yellow"/>
              </w:rPr>
              <w:t>Vigente hasta</w:t>
            </w:r>
            <w:r>
              <w:rPr>
                <w:rFonts w:ascii="Arial Narrow" w:hAnsi="Arial Narrow"/>
                <w:sz w:val="20"/>
                <w:szCs w:val="20"/>
                <w:highlight w:val="yellow"/>
              </w:rPr>
              <w:t>: es la fecha de término de vigencia,</w:t>
            </w:r>
            <w:r w:rsidRPr="00F97D75">
              <w:rPr>
                <w:rFonts w:ascii="Arial Narrow" w:hAnsi="Arial Narrow"/>
                <w:sz w:val="20"/>
                <w:szCs w:val="20"/>
                <w:highlight w:val="yellow"/>
              </w:rPr>
              <w:t xml:space="preserve"> s</w:t>
            </w:r>
            <w:r>
              <w:rPr>
                <w:rFonts w:ascii="Arial Narrow" w:hAnsi="Arial Narrow"/>
                <w:sz w:val="20"/>
                <w:szCs w:val="20"/>
                <w:highlight w:val="yellow"/>
              </w:rPr>
              <w:t xml:space="preserve">e muestra en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w:t>
            </w:r>
          </w:p>
          <w:p w:rsidR="001F4B56" w:rsidRDefault="001F4B56" w:rsidP="0002700A">
            <w:pPr>
              <w:pStyle w:val="Prrafodelista"/>
              <w:ind w:left="715"/>
              <w:rPr>
                <w:rFonts w:ascii="Arial Narrow" w:hAnsi="Arial Narrow"/>
                <w:sz w:val="20"/>
                <w:szCs w:val="20"/>
                <w:highlight w:val="yellow"/>
              </w:rPr>
            </w:pPr>
            <w:r>
              <w:rPr>
                <w:rFonts w:ascii="Arial Narrow" w:hAnsi="Arial Narrow"/>
                <w:sz w:val="20"/>
                <w:szCs w:val="20"/>
                <w:highlight w:val="yellow"/>
              </w:rPr>
              <w:t>S</w:t>
            </w:r>
            <w:r w:rsidRPr="00F97D75">
              <w:rPr>
                <w:rFonts w:ascii="Arial Narrow" w:hAnsi="Arial Narrow"/>
                <w:sz w:val="20"/>
                <w:szCs w:val="20"/>
                <w:highlight w:val="yellow"/>
              </w:rPr>
              <w:t>i se está agregando se mostrará la fecha actual.</w:t>
            </w:r>
          </w:p>
          <w:p w:rsidR="001F4B56" w:rsidRDefault="001F4B56" w:rsidP="0002700A">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carga el dato correspondiente.</w:t>
            </w:r>
          </w:p>
          <w:p w:rsidR="001F2E0B" w:rsidRPr="00F97D75" w:rsidRDefault="00EC63EA" w:rsidP="0002700A">
            <w:pPr>
              <w:pStyle w:val="Prrafodelista"/>
              <w:ind w:left="715"/>
              <w:rPr>
                <w:rFonts w:ascii="Arial Narrow" w:hAnsi="Arial Narrow"/>
                <w:sz w:val="20"/>
                <w:szCs w:val="20"/>
                <w:highlight w:val="yellow"/>
              </w:rPr>
            </w:pPr>
            <w:r>
              <w:rPr>
                <w:rFonts w:ascii="Arial Narrow" w:hAnsi="Arial Narrow"/>
                <w:sz w:val="20"/>
                <w:szCs w:val="20"/>
                <w:highlight w:val="yellow"/>
              </w:rPr>
              <w:t>Si la fecha actual es mayor o igual que la fecha de fin de vigencia se muestra deshabilitado, en caso contrario se muestra habilitado</w:t>
            </w:r>
            <w:r w:rsidR="00C60078" w:rsidRPr="00F97D75">
              <w:rPr>
                <w:rFonts w:ascii="Arial Narrow" w:hAnsi="Arial Narrow"/>
                <w:sz w:val="20"/>
                <w:szCs w:val="20"/>
                <w:highlight w:val="yellow"/>
              </w:rPr>
              <w:t>.</w:t>
            </w:r>
            <w:r w:rsidR="001F2E0B" w:rsidRPr="00F97D75">
              <w:rPr>
                <w:rFonts w:ascii="Arial Narrow" w:hAnsi="Arial Narrow"/>
                <w:sz w:val="20"/>
                <w:szCs w:val="20"/>
                <w:highlight w:val="yellow"/>
              </w:rPr>
              <w:t xml:space="preserve"> </w:t>
            </w:r>
          </w:p>
          <w:p w:rsidR="001F2E0B" w:rsidRPr="00F97D75" w:rsidRDefault="001F2E0B"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Botón Cancelar:</w:t>
            </w:r>
            <w:r w:rsidRPr="00F97D75">
              <w:rPr>
                <w:rFonts w:ascii="Arial Narrow" w:hAnsi="Arial Narrow"/>
                <w:sz w:val="20"/>
                <w:szCs w:val="20"/>
                <w:highlight w:val="yellow"/>
              </w:rPr>
              <w:t xml:space="preserve"> Permite desha</w:t>
            </w:r>
            <w:r w:rsidR="001F4B56">
              <w:rPr>
                <w:rFonts w:ascii="Arial Narrow" w:hAnsi="Arial Narrow"/>
                <w:sz w:val="20"/>
                <w:szCs w:val="20"/>
                <w:highlight w:val="yellow"/>
              </w:rPr>
              <w:t>cer los cambios y cerrar la IU004</w:t>
            </w:r>
            <w:r w:rsidRPr="00F97D75">
              <w:rPr>
                <w:rFonts w:ascii="Arial Narrow" w:hAnsi="Arial Narrow"/>
                <w:sz w:val="20"/>
                <w:szCs w:val="20"/>
                <w:highlight w:val="yellow"/>
              </w:rPr>
              <w:t>.</w:t>
            </w:r>
          </w:p>
          <w:p w:rsidR="00F1172F" w:rsidRPr="00F97D75" w:rsidRDefault="001F2E0B"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 xml:space="preserve">Botón </w:t>
            </w:r>
            <w:r w:rsidRPr="00EC63EA">
              <w:rPr>
                <w:rFonts w:ascii="Arial Narrow" w:hAnsi="Arial Narrow"/>
                <w:b/>
                <w:sz w:val="20"/>
                <w:szCs w:val="20"/>
                <w:highlight w:val="yellow"/>
              </w:rPr>
              <w:t>Grabar</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Permite grabar la </w:t>
            </w:r>
            <w:r w:rsidR="006642AC">
              <w:rPr>
                <w:rFonts w:ascii="Arial Narrow" w:hAnsi="Arial Narrow"/>
                <w:sz w:val="20"/>
                <w:szCs w:val="20"/>
                <w:highlight w:val="yellow"/>
              </w:rPr>
              <w:t>zona</w:t>
            </w:r>
            <w:r w:rsidRPr="00F97D75">
              <w:rPr>
                <w:rFonts w:ascii="Arial Narrow" w:hAnsi="Arial Narrow"/>
                <w:sz w:val="20"/>
                <w:szCs w:val="20"/>
                <w:highlight w:val="yellow"/>
              </w:rPr>
              <w:t>.</w:t>
            </w:r>
            <w:r w:rsidR="00EC63EA" w:rsidRPr="00057B8C">
              <w:rPr>
                <w:rFonts w:ascii="Arial Narrow" w:hAnsi="Arial Narrow"/>
                <w:sz w:val="20"/>
                <w:szCs w:val="20"/>
                <w:highlight w:val="yellow"/>
              </w:rPr>
              <w:t xml:space="preserve"> Si la fecha actual es mayor o igual que la fecha de fin de vigencia no se muestra, en caso contrario se muestra habilitado</w:t>
            </w:r>
            <w:r w:rsidR="00645C00">
              <w:rPr>
                <w:rFonts w:ascii="Arial Narrow" w:hAnsi="Arial Narrow"/>
                <w:sz w:val="20"/>
                <w:szCs w:val="20"/>
                <w:highlight w:val="yellow"/>
              </w:rPr>
              <w:t>.</w:t>
            </w:r>
          </w:p>
        </w:tc>
      </w:tr>
      <w:tr w:rsidR="00561DF1" w:rsidRPr="00F97D75" w:rsidTr="00D4541C">
        <w:tc>
          <w:tcPr>
            <w:tcW w:w="510" w:type="dxa"/>
            <w:tcBorders>
              <w:top w:val="single" w:sz="6" w:space="0" w:color="000000"/>
              <w:left w:val="single" w:sz="6" w:space="0" w:color="000000"/>
              <w:bottom w:val="single" w:sz="6" w:space="0" w:color="000000"/>
              <w:right w:val="single" w:sz="6" w:space="0" w:color="000000"/>
            </w:tcBorders>
          </w:tcPr>
          <w:p w:rsidR="00561DF1" w:rsidRPr="00F97D75" w:rsidRDefault="00561DF1"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561DF1" w:rsidRPr="00F97D75" w:rsidRDefault="001F2E0B" w:rsidP="00D4541C">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sidR="00E73A29">
              <w:rPr>
                <w:rFonts w:ascii="Arial Narrow" w:hAnsi="Arial Narrow" w:cs="Arial"/>
                <w:sz w:val="20"/>
                <w:szCs w:val="20"/>
                <w:highlight w:val="yellow"/>
              </w:rPr>
              <w:t xml:space="preserve">el valor del campo </w:t>
            </w:r>
            <w:r w:rsidR="00E73A29" w:rsidRPr="00896F03">
              <w:rPr>
                <w:rFonts w:ascii="Arial Narrow" w:hAnsi="Arial Narrow" w:cs="Arial"/>
                <w:b/>
                <w:sz w:val="20"/>
                <w:szCs w:val="20"/>
                <w:highlight w:val="yellow"/>
              </w:rPr>
              <w:t>Vigente desde</w:t>
            </w:r>
            <w:r w:rsidR="00E73A29">
              <w:rPr>
                <w:rFonts w:ascii="Arial Narrow" w:hAnsi="Arial Narrow" w:cs="Arial"/>
                <w:sz w:val="20"/>
                <w:szCs w:val="20"/>
                <w:highlight w:val="yellow"/>
              </w:rPr>
              <w:t xml:space="preserve">, en </w:t>
            </w:r>
            <w:r w:rsidR="00E73A29" w:rsidRPr="00F97D75">
              <w:rPr>
                <w:rFonts w:ascii="Arial Narrow" w:hAnsi="Arial Narrow"/>
                <w:sz w:val="20"/>
                <w:szCs w:val="20"/>
                <w:highlight w:val="yellow"/>
              </w:rPr>
              <w:t>IU0</w:t>
            </w:r>
            <w:r w:rsidR="00E73A29">
              <w:rPr>
                <w:rFonts w:ascii="Arial Narrow" w:hAnsi="Arial Narrow"/>
                <w:sz w:val="20"/>
                <w:szCs w:val="20"/>
                <w:highlight w:val="yellow"/>
              </w:rPr>
              <w:t>04</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1F2E0B" w:rsidRPr="00F97D75" w:rsidRDefault="00561DF1" w:rsidP="00EF6966">
            <w:pPr>
              <w:pStyle w:val="Prrafodelista"/>
              <w:numPr>
                <w:ilvl w:val="1"/>
                <w:numId w:val="82"/>
              </w:numPr>
              <w:ind w:left="355" w:hanging="355"/>
              <w:rPr>
                <w:rFonts w:ascii="Arial Narrow" w:hAnsi="Arial Narrow"/>
                <w:sz w:val="20"/>
                <w:szCs w:val="20"/>
                <w:highlight w:val="yellow"/>
              </w:rPr>
            </w:pPr>
            <w:r w:rsidRPr="00F97D75">
              <w:rPr>
                <w:rFonts w:ascii="Arial Narrow" w:hAnsi="Arial Narrow"/>
                <w:sz w:val="20"/>
                <w:szCs w:val="20"/>
                <w:highlight w:val="yellow"/>
              </w:rPr>
              <w:t xml:space="preserve">El </w:t>
            </w:r>
            <w:r w:rsidRPr="00F97D75">
              <w:rPr>
                <w:rFonts w:ascii="Arial Narrow" w:hAnsi="Arial Narrow" w:cs="Arial"/>
                <w:sz w:val="20"/>
                <w:highlight w:val="yellow"/>
              </w:rPr>
              <w:t>sistema</w:t>
            </w:r>
            <w:r w:rsidRPr="00F97D75">
              <w:rPr>
                <w:rFonts w:ascii="Arial Narrow" w:hAnsi="Arial Narrow"/>
                <w:sz w:val="20"/>
                <w:szCs w:val="20"/>
                <w:highlight w:val="yellow"/>
              </w:rPr>
              <w:t xml:space="preserve"> </w:t>
            </w:r>
            <w:r w:rsidR="001F2E0B" w:rsidRPr="00F97D75">
              <w:rPr>
                <w:rFonts w:ascii="Arial Narrow" w:hAnsi="Arial Narrow"/>
                <w:sz w:val="20"/>
                <w:szCs w:val="20"/>
                <w:highlight w:val="yellow"/>
              </w:rPr>
              <w:t>valida que la fecha de inicio de vigencia ingresada:</w:t>
            </w:r>
          </w:p>
          <w:p w:rsidR="001F2E0B" w:rsidRPr="00F97D75" w:rsidRDefault="001F2E0B"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este vacía y tenga el formato correcto, caso contrario, el sistema ejecuta la </w:t>
            </w:r>
            <w:r w:rsidRPr="00F97D75">
              <w:rPr>
                <w:rFonts w:ascii="Arial Narrow" w:hAnsi="Arial Narrow"/>
                <w:b/>
                <w:sz w:val="20"/>
                <w:szCs w:val="20"/>
                <w:highlight w:val="yellow"/>
              </w:rPr>
              <w:t>excepción 1.</w:t>
            </w:r>
          </w:p>
          <w:p w:rsidR="001F2E0B" w:rsidRPr="00F97D75" w:rsidRDefault="001F2E0B"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menor que la fecha actual, caso contrario, el sistema ejecuta la </w:t>
            </w:r>
            <w:r w:rsidRPr="00F97D75">
              <w:rPr>
                <w:rFonts w:ascii="Arial Narrow" w:hAnsi="Arial Narrow"/>
                <w:b/>
                <w:sz w:val="20"/>
                <w:szCs w:val="20"/>
                <w:highlight w:val="yellow"/>
              </w:rPr>
              <w:t>excepción 2</w:t>
            </w:r>
            <w:r w:rsidRPr="00F97D75">
              <w:rPr>
                <w:rFonts w:ascii="Arial Narrow" w:hAnsi="Arial Narrow"/>
                <w:sz w:val="20"/>
                <w:szCs w:val="20"/>
                <w:highlight w:val="yellow"/>
              </w:rPr>
              <w:t>.</w:t>
            </w:r>
          </w:p>
          <w:p w:rsidR="00561DF1" w:rsidRPr="00F97D75" w:rsidRDefault="001F2E0B"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mayor que la fecha de </w:t>
            </w:r>
            <w:r w:rsidR="00C44CB1">
              <w:rPr>
                <w:rFonts w:ascii="Arial Narrow" w:hAnsi="Arial Narrow"/>
                <w:sz w:val="20"/>
                <w:szCs w:val="20"/>
                <w:highlight w:val="yellow"/>
              </w:rPr>
              <w:t xml:space="preserve">término </w:t>
            </w:r>
            <w:r w:rsidRPr="00F97D75">
              <w:rPr>
                <w:rFonts w:ascii="Arial Narrow" w:hAnsi="Arial Narrow"/>
                <w:sz w:val="20"/>
                <w:szCs w:val="20"/>
                <w:highlight w:val="yellow"/>
              </w:rPr>
              <w:t xml:space="preserve">de vigencia, caso contrario, el sistema ejecuta la </w:t>
            </w:r>
            <w:r w:rsidRPr="00F97D75">
              <w:rPr>
                <w:rFonts w:ascii="Arial Narrow" w:hAnsi="Arial Narrow"/>
                <w:b/>
                <w:sz w:val="20"/>
                <w:szCs w:val="20"/>
                <w:highlight w:val="yellow"/>
              </w:rPr>
              <w:t>excepción 3</w:t>
            </w:r>
            <w:r w:rsidRPr="00F97D75">
              <w:rPr>
                <w:rFonts w:ascii="Arial Narrow" w:hAnsi="Arial Narrow"/>
                <w:sz w:val="20"/>
                <w:szCs w:val="20"/>
                <w:highlight w:val="yellow"/>
              </w:rPr>
              <w:t>.</w:t>
            </w:r>
          </w:p>
        </w:tc>
      </w:tr>
      <w:tr w:rsidR="00561DF1" w:rsidRPr="00F97D75" w:rsidTr="00D4541C">
        <w:tc>
          <w:tcPr>
            <w:tcW w:w="510" w:type="dxa"/>
            <w:tcBorders>
              <w:top w:val="single" w:sz="6" w:space="0" w:color="000000"/>
              <w:left w:val="single" w:sz="6" w:space="0" w:color="000000"/>
              <w:bottom w:val="single" w:sz="6" w:space="0" w:color="000000"/>
              <w:right w:val="single" w:sz="6" w:space="0" w:color="000000"/>
            </w:tcBorders>
          </w:tcPr>
          <w:p w:rsidR="00561DF1" w:rsidRPr="00F97D75" w:rsidRDefault="00561DF1"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561DF1" w:rsidRPr="00F97D75" w:rsidRDefault="00561DF1" w:rsidP="00D4541C">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sidR="00CB4848">
              <w:rPr>
                <w:rFonts w:ascii="Arial Narrow" w:hAnsi="Arial Narrow" w:cs="Arial"/>
                <w:sz w:val="20"/>
                <w:szCs w:val="20"/>
                <w:highlight w:val="yellow"/>
              </w:rPr>
              <w:t xml:space="preserve">el valor del campo </w:t>
            </w:r>
            <w:r w:rsidR="00CB4848" w:rsidRPr="00896F03">
              <w:rPr>
                <w:rFonts w:ascii="Arial Narrow" w:hAnsi="Arial Narrow" w:cs="Arial"/>
                <w:b/>
                <w:sz w:val="20"/>
                <w:szCs w:val="20"/>
                <w:highlight w:val="yellow"/>
              </w:rPr>
              <w:t>Vigente hasta</w:t>
            </w:r>
            <w:r w:rsidR="00CB4848">
              <w:rPr>
                <w:rFonts w:ascii="Arial Narrow" w:hAnsi="Arial Narrow" w:cs="Arial"/>
                <w:sz w:val="20"/>
                <w:szCs w:val="20"/>
                <w:highlight w:val="yellow"/>
              </w:rPr>
              <w:t xml:space="preserve">, en </w:t>
            </w:r>
            <w:r w:rsidR="00CB4848" w:rsidRPr="00F97D75">
              <w:rPr>
                <w:rFonts w:ascii="Arial Narrow" w:hAnsi="Arial Narrow"/>
                <w:sz w:val="20"/>
                <w:szCs w:val="20"/>
                <w:highlight w:val="yellow"/>
              </w:rPr>
              <w:t>IU0</w:t>
            </w:r>
            <w:r w:rsidR="00CB4848">
              <w:rPr>
                <w:rFonts w:ascii="Arial Narrow" w:hAnsi="Arial Narrow"/>
                <w:sz w:val="20"/>
                <w:szCs w:val="20"/>
                <w:highlight w:val="yellow"/>
              </w:rPr>
              <w:t>04</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567D3B" w:rsidRPr="00F97D75" w:rsidRDefault="00567D3B" w:rsidP="00EF6966">
            <w:pPr>
              <w:pStyle w:val="Prrafodelista"/>
              <w:numPr>
                <w:ilvl w:val="1"/>
                <w:numId w:val="82"/>
              </w:numPr>
              <w:ind w:left="355" w:hanging="355"/>
              <w:rPr>
                <w:rFonts w:ascii="Arial Narrow" w:hAnsi="Arial Narrow"/>
                <w:sz w:val="20"/>
                <w:szCs w:val="20"/>
                <w:highlight w:val="yellow"/>
              </w:rPr>
            </w:pPr>
            <w:r w:rsidRPr="00F97D75">
              <w:rPr>
                <w:rFonts w:ascii="Arial Narrow" w:hAnsi="Arial Narrow"/>
                <w:sz w:val="20"/>
                <w:szCs w:val="20"/>
                <w:highlight w:val="yellow"/>
              </w:rPr>
              <w:t xml:space="preserve">El </w:t>
            </w:r>
            <w:r w:rsidRPr="00F97D75">
              <w:rPr>
                <w:rFonts w:ascii="Arial Narrow" w:hAnsi="Arial Narrow" w:cs="Arial"/>
                <w:sz w:val="20"/>
                <w:highlight w:val="yellow"/>
              </w:rPr>
              <w:t>sistema</w:t>
            </w:r>
            <w:r w:rsidRPr="00F97D75">
              <w:rPr>
                <w:rFonts w:ascii="Arial Narrow" w:hAnsi="Arial Narrow"/>
                <w:sz w:val="20"/>
                <w:szCs w:val="20"/>
                <w:highlight w:val="yellow"/>
              </w:rPr>
              <w:t xml:space="preserve"> valida que la fecha de </w:t>
            </w:r>
            <w:r w:rsidR="00C44CB1">
              <w:rPr>
                <w:rFonts w:ascii="Arial Narrow" w:hAnsi="Arial Narrow"/>
                <w:sz w:val="20"/>
                <w:szCs w:val="20"/>
                <w:highlight w:val="yellow"/>
              </w:rPr>
              <w:t xml:space="preserve">término </w:t>
            </w:r>
            <w:r w:rsidRPr="00F97D75">
              <w:rPr>
                <w:rFonts w:ascii="Arial Narrow" w:hAnsi="Arial Narrow"/>
                <w:sz w:val="20"/>
                <w:szCs w:val="20"/>
                <w:highlight w:val="yellow"/>
              </w:rPr>
              <w:t>de vigencia ingresada:</w:t>
            </w:r>
          </w:p>
          <w:p w:rsidR="00567D3B" w:rsidRPr="00F97D75" w:rsidRDefault="00567D3B"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este vacía y tenga el formato correcto caso contrario, el sistema ejecuta la </w:t>
            </w:r>
            <w:r w:rsidRPr="00F97D75">
              <w:rPr>
                <w:rFonts w:ascii="Arial Narrow" w:hAnsi="Arial Narrow"/>
                <w:b/>
                <w:sz w:val="20"/>
                <w:szCs w:val="20"/>
                <w:highlight w:val="yellow"/>
              </w:rPr>
              <w:t>excepción 4.</w:t>
            </w:r>
          </w:p>
          <w:p w:rsidR="00561DF1" w:rsidRPr="00F97D75" w:rsidRDefault="00567D3B"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menor que la fecha de </w:t>
            </w:r>
            <w:r w:rsidR="00C44CB1">
              <w:rPr>
                <w:rFonts w:ascii="Arial Narrow" w:hAnsi="Arial Narrow"/>
                <w:sz w:val="20"/>
                <w:szCs w:val="20"/>
                <w:highlight w:val="yellow"/>
              </w:rPr>
              <w:t xml:space="preserve">término </w:t>
            </w:r>
            <w:r w:rsidRPr="00F97D75">
              <w:rPr>
                <w:rFonts w:ascii="Arial Narrow" w:hAnsi="Arial Narrow"/>
                <w:sz w:val="20"/>
                <w:szCs w:val="20"/>
                <w:highlight w:val="yellow"/>
              </w:rPr>
              <w:t xml:space="preserve">de vigencia, caso contrario, el sistema ejecuta la </w:t>
            </w:r>
            <w:r w:rsidRPr="00F97D75">
              <w:rPr>
                <w:rFonts w:ascii="Arial Narrow" w:hAnsi="Arial Narrow"/>
                <w:b/>
                <w:sz w:val="20"/>
                <w:szCs w:val="20"/>
                <w:highlight w:val="yellow"/>
              </w:rPr>
              <w:t>excepción 5</w:t>
            </w:r>
            <w:r w:rsidRPr="00F97D75">
              <w:rPr>
                <w:rFonts w:ascii="Arial Narrow" w:hAnsi="Arial Narrow"/>
                <w:sz w:val="20"/>
                <w:szCs w:val="20"/>
                <w:highlight w:val="yellow"/>
              </w:rPr>
              <w:t>.</w:t>
            </w:r>
          </w:p>
        </w:tc>
      </w:tr>
      <w:tr w:rsidR="00B072ED" w:rsidRPr="00F97D75" w:rsidTr="00B072ED">
        <w:tc>
          <w:tcPr>
            <w:tcW w:w="510" w:type="dxa"/>
            <w:tcBorders>
              <w:top w:val="single" w:sz="6" w:space="0" w:color="000000"/>
              <w:left w:val="single" w:sz="6" w:space="0" w:color="000000"/>
              <w:right w:val="single" w:sz="6" w:space="0" w:color="000000"/>
            </w:tcBorders>
          </w:tcPr>
          <w:p w:rsidR="00B072ED" w:rsidRPr="00F97D75" w:rsidRDefault="00B072ED" w:rsidP="00EF6966">
            <w:pPr>
              <w:pStyle w:val="Prrafodelista"/>
              <w:numPr>
                <w:ilvl w:val="0"/>
                <w:numId w:val="82"/>
              </w:numPr>
              <w:rPr>
                <w:rFonts w:ascii="Arial Narrow" w:hAnsi="Arial Narrow" w:cs="Arial"/>
                <w:sz w:val="20"/>
                <w:szCs w:val="20"/>
                <w:highlight w:val="yellow"/>
              </w:rPr>
            </w:pPr>
          </w:p>
        </w:tc>
        <w:tc>
          <w:tcPr>
            <w:tcW w:w="3176" w:type="dxa"/>
            <w:tcBorders>
              <w:top w:val="single" w:sz="6" w:space="0" w:color="000000"/>
              <w:left w:val="single" w:sz="6" w:space="0" w:color="000000"/>
              <w:right w:val="single" w:sz="6" w:space="0" w:color="000000"/>
            </w:tcBorders>
          </w:tcPr>
          <w:p w:rsidR="00B072ED" w:rsidRPr="00F97D75" w:rsidRDefault="00B072ED" w:rsidP="00285123">
            <w:pPr>
              <w:rPr>
                <w:rFonts w:ascii="Arial Narrow" w:hAnsi="Arial Narrow" w:cs="Arial"/>
                <w:sz w:val="20"/>
                <w:szCs w:val="20"/>
                <w:highlight w:val="yellow"/>
              </w:rPr>
            </w:pPr>
            <w:r>
              <w:rPr>
                <w:rFonts w:ascii="Arial Narrow" w:hAnsi="Arial Narrow" w:cs="Arial"/>
                <w:sz w:val="20"/>
                <w:szCs w:val="20"/>
                <w:highlight w:val="yellow"/>
              </w:rPr>
              <w:t xml:space="preserve">El actor presiona el botón </w:t>
            </w:r>
            <w:r w:rsidRPr="00896F03">
              <w:rPr>
                <w:rFonts w:ascii="Arial Narrow" w:hAnsi="Arial Narrow" w:cs="Arial"/>
                <w:b/>
                <w:sz w:val="20"/>
                <w:szCs w:val="20"/>
                <w:highlight w:val="yellow"/>
              </w:rPr>
              <w:t>Guardar</w:t>
            </w:r>
            <w:r>
              <w:rPr>
                <w:rFonts w:ascii="Arial Narrow" w:hAnsi="Arial Narrow" w:cs="Arial"/>
                <w:sz w:val="20"/>
                <w:szCs w:val="20"/>
                <w:highlight w:val="yellow"/>
              </w:rPr>
              <w:t xml:space="preserve">, en </w:t>
            </w:r>
            <w:r w:rsidRPr="00F97D75">
              <w:rPr>
                <w:rFonts w:ascii="Arial Narrow" w:hAnsi="Arial Narrow"/>
                <w:sz w:val="20"/>
                <w:szCs w:val="20"/>
                <w:highlight w:val="yellow"/>
              </w:rPr>
              <w:t>IU0</w:t>
            </w:r>
            <w:r>
              <w:rPr>
                <w:rFonts w:ascii="Arial Narrow" w:hAnsi="Arial Narrow"/>
                <w:sz w:val="20"/>
                <w:szCs w:val="20"/>
                <w:highlight w:val="yellow"/>
              </w:rPr>
              <w:t>04</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right w:val="single" w:sz="6" w:space="0" w:color="000000"/>
            </w:tcBorders>
            <w:hideMark/>
          </w:tcPr>
          <w:p w:rsidR="00B072ED" w:rsidRDefault="00B072ED" w:rsidP="00EF6966">
            <w:pPr>
              <w:pStyle w:val="Prrafodelista"/>
              <w:numPr>
                <w:ilvl w:val="1"/>
                <w:numId w:val="82"/>
              </w:numPr>
              <w:ind w:left="355" w:hanging="355"/>
              <w:rPr>
                <w:rFonts w:ascii="Arial Narrow" w:hAnsi="Arial Narrow"/>
                <w:sz w:val="20"/>
                <w:szCs w:val="20"/>
                <w:highlight w:val="yellow"/>
              </w:rPr>
            </w:pPr>
            <w:r w:rsidRPr="00F97D75">
              <w:rPr>
                <w:rFonts w:ascii="Arial Narrow" w:hAnsi="Arial Narrow"/>
                <w:sz w:val="20"/>
                <w:szCs w:val="20"/>
                <w:highlight w:val="yellow"/>
              </w:rPr>
              <w:t xml:space="preserve">El sistema </w:t>
            </w:r>
            <w:r>
              <w:rPr>
                <w:rFonts w:ascii="Arial Narrow" w:hAnsi="Arial Narrow"/>
                <w:sz w:val="20"/>
                <w:szCs w:val="20"/>
                <w:highlight w:val="yellow"/>
              </w:rPr>
              <w:t>realiza las siguiente validaciones:</w:t>
            </w:r>
          </w:p>
          <w:p w:rsidR="00B072ED" w:rsidRDefault="00B072ED"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w:t>
            </w:r>
            <w:r w:rsidRPr="00F97D75">
              <w:rPr>
                <w:rFonts w:ascii="Arial Narrow" w:hAnsi="Arial Narrow"/>
                <w:sz w:val="20"/>
                <w:szCs w:val="20"/>
                <w:highlight w:val="yellow"/>
              </w:rPr>
              <w:t>ue se haya ingresado al menos dos caracteres diferentes de espacio en el</w:t>
            </w:r>
            <w:r>
              <w:rPr>
                <w:rFonts w:ascii="Arial Narrow" w:hAnsi="Arial Narrow"/>
                <w:sz w:val="20"/>
                <w:szCs w:val="20"/>
                <w:highlight w:val="yellow"/>
              </w:rPr>
              <w:t xml:space="preserve"> nombre de la zona</w:t>
            </w:r>
            <w:r w:rsidRPr="00F97D75">
              <w:rPr>
                <w:rFonts w:ascii="Arial Narrow" w:hAnsi="Arial Narrow"/>
                <w:sz w:val="20"/>
                <w:szCs w:val="20"/>
                <w:highlight w:val="yellow"/>
              </w:rPr>
              <w:t xml:space="preserve">, caso contrario, el sistema ejecuta la </w:t>
            </w:r>
            <w:r w:rsidRPr="00F97D75">
              <w:rPr>
                <w:rFonts w:ascii="Arial Narrow" w:hAnsi="Arial Narrow"/>
                <w:b/>
                <w:sz w:val="20"/>
                <w:szCs w:val="20"/>
                <w:highlight w:val="yellow"/>
              </w:rPr>
              <w:t>excepción 6</w:t>
            </w:r>
            <w:r w:rsidRPr="00F97D75">
              <w:rPr>
                <w:rFonts w:ascii="Arial Narrow" w:hAnsi="Arial Narrow"/>
                <w:sz w:val="20"/>
                <w:szCs w:val="20"/>
                <w:highlight w:val="yellow"/>
              </w:rPr>
              <w:t>.</w:t>
            </w:r>
          </w:p>
          <w:p w:rsidR="00B072ED" w:rsidRPr="00202B28" w:rsidRDefault="00B072E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Que se haya ingresado al menos dos caracteres diferentes de espac</w:t>
            </w:r>
            <w:r>
              <w:rPr>
                <w:rFonts w:ascii="Arial Narrow" w:hAnsi="Arial Narrow"/>
                <w:sz w:val="20"/>
                <w:szCs w:val="20"/>
                <w:highlight w:val="yellow"/>
              </w:rPr>
              <w:t>io en la descripción de la zona</w:t>
            </w:r>
            <w:r w:rsidRPr="00F97D75">
              <w:rPr>
                <w:rFonts w:ascii="Arial Narrow" w:hAnsi="Arial Narrow"/>
                <w:sz w:val="20"/>
                <w:szCs w:val="20"/>
                <w:highlight w:val="yellow"/>
              </w:rPr>
              <w:t xml:space="preserve">, caso contrario, el sistema ejecuta la </w:t>
            </w:r>
            <w:r w:rsidRPr="00F97D75">
              <w:rPr>
                <w:rFonts w:ascii="Arial Narrow" w:hAnsi="Arial Narrow"/>
                <w:b/>
                <w:sz w:val="20"/>
                <w:szCs w:val="20"/>
                <w:highlight w:val="yellow"/>
              </w:rPr>
              <w:t>excepción 7</w:t>
            </w:r>
            <w:r>
              <w:rPr>
                <w:rFonts w:ascii="Arial Narrow" w:hAnsi="Arial Narrow"/>
                <w:b/>
                <w:sz w:val="20"/>
                <w:szCs w:val="20"/>
                <w:highlight w:val="yellow"/>
              </w:rPr>
              <w:t>.</w:t>
            </w:r>
          </w:p>
          <w:p w:rsidR="00B072ED" w:rsidRDefault="00B072E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inicio de vigencia no este vacía y tenga el formato correcto, caso contrario, el sistema ejecuta la </w:t>
            </w:r>
            <w:r w:rsidRPr="00F97D75">
              <w:rPr>
                <w:rFonts w:ascii="Arial Narrow" w:hAnsi="Arial Narrow"/>
                <w:b/>
                <w:sz w:val="20"/>
                <w:szCs w:val="20"/>
                <w:highlight w:val="yellow"/>
              </w:rPr>
              <w:t>excepción 1</w:t>
            </w:r>
            <w:r w:rsidRPr="00F97D75">
              <w:rPr>
                <w:rFonts w:ascii="Arial Narrow" w:hAnsi="Arial Narrow"/>
                <w:sz w:val="20"/>
                <w:szCs w:val="20"/>
                <w:highlight w:val="yellow"/>
              </w:rPr>
              <w:t>.</w:t>
            </w:r>
          </w:p>
          <w:p w:rsidR="00B072ED" w:rsidRDefault="00B072E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inicio de vigencia no sea menor que la fecha actual, caso contrario, el sistema ejecuta la </w:t>
            </w:r>
            <w:r w:rsidRPr="00F97D75">
              <w:rPr>
                <w:rFonts w:ascii="Arial Narrow" w:hAnsi="Arial Narrow"/>
                <w:b/>
                <w:sz w:val="20"/>
                <w:szCs w:val="20"/>
                <w:highlight w:val="yellow"/>
              </w:rPr>
              <w:t>excepción 2</w:t>
            </w:r>
            <w:r w:rsidRPr="00F97D75">
              <w:rPr>
                <w:rFonts w:ascii="Arial Narrow" w:hAnsi="Arial Narrow"/>
                <w:sz w:val="20"/>
                <w:szCs w:val="20"/>
                <w:highlight w:val="yellow"/>
              </w:rPr>
              <w:t>.</w:t>
            </w:r>
          </w:p>
          <w:p w:rsidR="00B072ED" w:rsidRDefault="00B072E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inicio de vigencia no sea mayor que la fecha de </w:t>
            </w:r>
            <w:r>
              <w:rPr>
                <w:rFonts w:ascii="Arial Narrow" w:hAnsi="Arial Narrow"/>
                <w:sz w:val="20"/>
                <w:szCs w:val="20"/>
                <w:highlight w:val="yellow"/>
              </w:rPr>
              <w:t xml:space="preserve">término </w:t>
            </w:r>
            <w:r w:rsidRPr="00F97D75">
              <w:rPr>
                <w:rFonts w:ascii="Arial Narrow" w:hAnsi="Arial Narrow"/>
                <w:sz w:val="20"/>
                <w:szCs w:val="20"/>
                <w:highlight w:val="yellow"/>
              </w:rPr>
              <w:t xml:space="preserve">de vigencia, caso contrario, el sistema ejecuta la </w:t>
            </w:r>
            <w:r w:rsidRPr="00F97D75">
              <w:rPr>
                <w:rFonts w:ascii="Arial Narrow" w:hAnsi="Arial Narrow"/>
                <w:b/>
                <w:sz w:val="20"/>
                <w:szCs w:val="20"/>
                <w:highlight w:val="yellow"/>
              </w:rPr>
              <w:t>excepción 3</w:t>
            </w:r>
            <w:r w:rsidRPr="00F97D75">
              <w:rPr>
                <w:rFonts w:ascii="Arial Narrow" w:hAnsi="Arial Narrow"/>
                <w:sz w:val="20"/>
                <w:szCs w:val="20"/>
                <w:highlight w:val="yellow"/>
              </w:rPr>
              <w:t>.</w:t>
            </w:r>
          </w:p>
          <w:p w:rsidR="00B072ED" w:rsidRDefault="00B072E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la fecha de </w:t>
            </w:r>
            <w:r>
              <w:rPr>
                <w:rFonts w:ascii="Arial Narrow" w:hAnsi="Arial Narrow"/>
                <w:sz w:val="20"/>
                <w:szCs w:val="20"/>
                <w:highlight w:val="yellow"/>
              </w:rPr>
              <w:t xml:space="preserve">término </w:t>
            </w:r>
            <w:r w:rsidRPr="00F97D75">
              <w:rPr>
                <w:rFonts w:ascii="Arial Narrow" w:hAnsi="Arial Narrow"/>
                <w:sz w:val="20"/>
                <w:szCs w:val="20"/>
                <w:highlight w:val="yellow"/>
              </w:rPr>
              <w:t xml:space="preserve">de vigencia no este vacía y tenga el </w:t>
            </w:r>
            <w:r w:rsidRPr="00F97D75">
              <w:rPr>
                <w:rFonts w:ascii="Arial Narrow" w:hAnsi="Arial Narrow"/>
                <w:sz w:val="20"/>
                <w:szCs w:val="20"/>
                <w:highlight w:val="yellow"/>
              </w:rPr>
              <w:lastRenderedPageBreak/>
              <w:t xml:space="preserve">formato correcto, caso contrario, el sistema ejecuta la </w:t>
            </w:r>
            <w:r w:rsidRPr="00F97D75">
              <w:rPr>
                <w:rFonts w:ascii="Arial Narrow" w:hAnsi="Arial Narrow"/>
                <w:b/>
                <w:sz w:val="20"/>
                <w:szCs w:val="20"/>
                <w:highlight w:val="yellow"/>
              </w:rPr>
              <w:t>excepción 4</w:t>
            </w:r>
            <w:r w:rsidRPr="00F97D75">
              <w:rPr>
                <w:rFonts w:ascii="Arial Narrow" w:hAnsi="Arial Narrow"/>
                <w:sz w:val="20"/>
                <w:szCs w:val="20"/>
                <w:highlight w:val="yellow"/>
              </w:rPr>
              <w:t>.</w:t>
            </w:r>
          </w:p>
          <w:p w:rsidR="00B072ED" w:rsidRPr="00146ED5" w:rsidRDefault="00B072ED" w:rsidP="00EF6966">
            <w:pPr>
              <w:pStyle w:val="Prrafodelista"/>
              <w:numPr>
                <w:ilvl w:val="0"/>
                <w:numId w:val="79"/>
              </w:numPr>
              <w:rPr>
                <w:rFonts w:ascii="Arial Narrow" w:hAnsi="Arial Narrow"/>
                <w:color w:val="FF0000"/>
                <w:sz w:val="20"/>
                <w:szCs w:val="20"/>
                <w:highlight w:val="yellow"/>
              </w:rPr>
            </w:pPr>
            <w:r w:rsidRPr="00146ED5">
              <w:rPr>
                <w:rFonts w:ascii="Arial Narrow" w:hAnsi="Arial Narrow"/>
                <w:color w:val="FF0000"/>
                <w:sz w:val="20"/>
                <w:szCs w:val="20"/>
                <w:highlight w:val="yellow"/>
              </w:rPr>
              <w:t xml:space="preserve">Que el rango de vigencia de la zona esté dentro del rango de vigencia de la unidad de despacho, caso contrario, el sistema ejecuta la </w:t>
            </w:r>
            <w:r w:rsidRPr="00146ED5">
              <w:rPr>
                <w:rFonts w:ascii="Arial Narrow" w:hAnsi="Arial Narrow"/>
                <w:b/>
                <w:color w:val="FF0000"/>
                <w:sz w:val="20"/>
                <w:szCs w:val="20"/>
                <w:highlight w:val="yellow"/>
              </w:rPr>
              <w:t>excepción 9.</w:t>
            </w:r>
          </w:p>
          <w:p w:rsidR="00B072ED" w:rsidRPr="00B072ED" w:rsidRDefault="00B072ED" w:rsidP="00EF6966">
            <w:pPr>
              <w:pStyle w:val="Prrafodelista"/>
              <w:numPr>
                <w:ilvl w:val="0"/>
                <w:numId w:val="79"/>
              </w:numPr>
              <w:rPr>
                <w:rFonts w:ascii="Arial Narrow" w:hAnsi="Arial Narrow"/>
                <w:sz w:val="20"/>
                <w:szCs w:val="20"/>
              </w:rPr>
            </w:pPr>
            <w:r w:rsidRPr="009C1993">
              <w:rPr>
                <w:rFonts w:ascii="Arial Narrow" w:hAnsi="Arial Narrow"/>
                <w:color w:val="FF0000"/>
                <w:sz w:val="20"/>
                <w:szCs w:val="20"/>
                <w:highlight w:val="yellow"/>
              </w:rPr>
              <w:t xml:space="preserve">Si se </w:t>
            </w:r>
            <w:r w:rsidRPr="009C1993">
              <w:rPr>
                <w:rFonts w:ascii="Arial Narrow" w:hAnsi="Arial Narrow" w:cs="Arial"/>
                <w:color w:val="FF0000"/>
                <w:sz w:val="20"/>
                <w:highlight w:val="yellow"/>
              </w:rPr>
              <w:t>trata</w:t>
            </w:r>
            <w:r w:rsidRPr="009C1993">
              <w:rPr>
                <w:rFonts w:ascii="Arial Narrow" w:hAnsi="Arial Narrow"/>
                <w:color w:val="FF0000"/>
                <w:sz w:val="20"/>
                <w:szCs w:val="20"/>
                <w:highlight w:val="yellow"/>
              </w:rPr>
              <w:t xml:space="preserve"> de una modificación, el sistema valida que no existan turnos asociados a la zona, cuyo rango de fecha de inicio y término de vigencia esté fuera del rango de fecha de inicio y término de vigencia que se está registrando, en caso contrario, el sistema ejecuta la </w:t>
            </w:r>
            <w:r w:rsidRPr="009C1993">
              <w:rPr>
                <w:rFonts w:ascii="Arial Narrow" w:hAnsi="Arial Narrow"/>
                <w:b/>
                <w:color w:val="FF0000"/>
                <w:sz w:val="20"/>
                <w:szCs w:val="20"/>
                <w:highlight w:val="yellow"/>
              </w:rPr>
              <w:t>excepción 8.</w:t>
            </w:r>
          </w:p>
          <w:p w:rsidR="00B072ED" w:rsidRPr="00F97D75" w:rsidRDefault="00B072ED" w:rsidP="00EF6966">
            <w:pPr>
              <w:pStyle w:val="Prrafodelista"/>
              <w:numPr>
                <w:ilvl w:val="1"/>
                <w:numId w:val="82"/>
              </w:numPr>
              <w:ind w:left="355" w:hanging="355"/>
              <w:rPr>
                <w:rFonts w:ascii="Arial Narrow" w:hAnsi="Arial Narrow"/>
                <w:sz w:val="20"/>
                <w:szCs w:val="20"/>
                <w:highlight w:val="yellow"/>
              </w:rPr>
            </w:pPr>
            <w:r w:rsidRPr="00F97D75">
              <w:rPr>
                <w:rFonts w:ascii="Arial Narrow" w:hAnsi="Arial Narrow"/>
                <w:sz w:val="20"/>
                <w:szCs w:val="20"/>
                <w:highlight w:val="yellow"/>
              </w:rPr>
              <w:t>Si se cumplen las validaciones:</w:t>
            </w:r>
          </w:p>
          <w:p w:rsidR="00B072ED" w:rsidRPr="00F97D75" w:rsidRDefault="00B072E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Si se está agregando, el sistema genera e</w:t>
            </w:r>
            <w:r>
              <w:rPr>
                <w:rFonts w:ascii="Arial Narrow" w:hAnsi="Arial Narrow"/>
                <w:sz w:val="20"/>
                <w:szCs w:val="20"/>
                <w:highlight w:val="yellow"/>
              </w:rPr>
              <w:t>l número correlativo de la zona</w:t>
            </w:r>
            <w:r w:rsidRPr="00F97D75">
              <w:rPr>
                <w:rFonts w:ascii="Arial Narrow" w:hAnsi="Arial Narrow"/>
                <w:sz w:val="20"/>
                <w:szCs w:val="20"/>
                <w:highlight w:val="yellow"/>
              </w:rPr>
              <w:t xml:space="preserve"> por aduana y unidad de despacho.</w:t>
            </w:r>
          </w:p>
          <w:p w:rsidR="00B072ED" w:rsidRDefault="00B072ED"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Se guardan los datos de la zona y muestra la interfaz “IU0</w:t>
            </w:r>
            <w:r>
              <w:rPr>
                <w:rFonts w:ascii="Arial Narrow" w:hAnsi="Arial Narrow"/>
                <w:sz w:val="20"/>
                <w:szCs w:val="20"/>
                <w:highlight w:val="yellow"/>
              </w:rPr>
              <w:t>03-Zonas</w:t>
            </w:r>
            <w:r w:rsidRPr="00F97D75">
              <w:rPr>
                <w:rFonts w:ascii="Arial Narrow" w:hAnsi="Arial Narrow"/>
                <w:sz w:val="20"/>
                <w:szCs w:val="20"/>
                <w:highlight w:val="yellow"/>
              </w:rPr>
              <w:t xml:space="preserve"> de reconocimiento físico” actualizada, manteniendo los filtros ingresados por el usuario.</w:t>
            </w:r>
            <w:r>
              <w:rPr>
                <w:rFonts w:ascii="Arial Narrow" w:hAnsi="Arial Narrow"/>
                <w:sz w:val="20"/>
                <w:szCs w:val="20"/>
                <w:highlight w:val="yellow"/>
              </w:rPr>
              <w:t xml:space="preserve"> Se debe d</w:t>
            </w:r>
            <w:r w:rsidR="00AB716B">
              <w:rPr>
                <w:rFonts w:ascii="Arial Narrow" w:hAnsi="Arial Narrow"/>
                <w:sz w:val="20"/>
                <w:szCs w:val="20"/>
                <w:highlight w:val="yellow"/>
              </w:rPr>
              <w:t>e tener en cuenta lo siguiente:</w:t>
            </w:r>
          </w:p>
          <w:p w:rsidR="00B072ED" w:rsidRPr="00B072ED" w:rsidRDefault="00B072ED" w:rsidP="00AB716B">
            <w:pPr>
              <w:pStyle w:val="Prrafodelista"/>
              <w:ind w:left="715"/>
              <w:rPr>
                <w:rFonts w:ascii="Arial Narrow" w:hAnsi="Arial Narrow"/>
                <w:sz w:val="20"/>
                <w:szCs w:val="20"/>
              </w:rPr>
            </w:pPr>
            <w:r w:rsidRPr="00EA17BD">
              <w:rPr>
                <w:rFonts w:ascii="Arial Narrow" w:hAnsi="Arial Narrow"/>
                <w:sz w:val="20"/>
                <w:szCs w:val="20"/>
                <w:highlight w:val="yellow"/>
              </w:rPr>
              <w:t>La fecha vigente Desde grabará considerando la hora 00:00:00 y la fecha vigente Hasta con la hora 23:59:59</w:t>
            </w:r>
            <w:r>
              <w:rPr>
                <w:rFonts w:ascii="Arial Narrow" w:hAnsi="Arial Narrow"/>
                <w:sz w:val="20"/>
                <w:szCs w:val="20"/>
                <w:highlight w:val="yellow"/>
              </w:rPr>
              <w:t>.</w:t>
            </w:r>
          </w:p>
        </w:tc>
      </w:tr>
      <w:tr w:rsidR="007215A7" w:rsidRPr="00F97D75" w:rsidTr="00F1172F">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rPr>
                <w:sz w:val="18"/>
                <w:szCs w:val="18"/>
                <w:highlight w:val="yellow"/>
              </w:rPr>
            </w:pPr>
            <w:r w:rsidRPr="00F97D75">
              <w:rPr>
                <w:rFonts w:eastAsia="Times New Roman"/>
                <w:sz w:val="18"/>
                <w:szCs w:val="18"/>
                <w:highlight w:val="yellow"/>
              </w:rPr>
              <w:lastRenderedPageBreak/>
              <w:t>7. Flujos alternativos / Sub-flujos</w:t>
            </w:r>
          </w:p>
        </w:tc>
      </w:tr>
      <w:tr w:rsidR="007215A7" w:rsidRPr="00F97D75" w:rsidTr="00F1172F">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Respuesta del Sistema</w:t>
            </w:r>
          </w:p>
        </w:tc>
      </w:tr>
      <w:tr w:rsidR="007215A7" w:rsidRPr="00F97D75" w:rsidTr="00F1172F">
        <w:tc>
          <w:tcPr>
            <w:tcW w:w="9356" w:type="dxa"/>
            <w:gridSpan w:val="3"/>
            <w:tcBorders>
              <w:top w:val="single" w:sz="6" w:space="0" w:color="000000"/>
              <w:left w:val="single" w:sz="6" w:space="0" w:color="000000"/>
              <w:bottom w:val="single" w:sz="6" w:space="0" w:color="000000"/>
              <w:right w:val="single" w:sz="6" w:space="0" w:color="000000"/>
            </w:tcBorders>
          </w:tcPr>
          <w:p w:rsidR="007215A7" w:rsidRPr="00F97D75" w:rsidRDefault="007215A7" w:rsidP="005A14BE">
            <w:pPr>
              <w:rPr>
                <w:rFonts w:ascii="Arial Narrow" w:hAnsi="Arial Narrow" w:cs="Arial"/>
                <w:sz w:val="20"/>
                <w:highlight w:val="yellow"/>
              </w:rPr>
            </w:pPr>
            <w:r w:rsidRPr="00F97D75">
              <w:rPr>
                <w:rFonts w:ascii="Arial Narrow" w:hAnsi="Arial Narrow" w:cs="Arial"/>
                <w:sz w:val="20"/>
                <w:highlight w:val="yellow"/>
              </w:rPr>
              <w:t>FA</w:t>
            </w:r>
            <w:r w:rsidR="005A14BE" w:rsidRPr="00F97D75">
              <w:rPr>
                <w:rFonts w:ascii="Arial Narrow" w:hAnsi="Arial Narrow" w:cs="Arial"/>
                <w:sz w:val="20"/>
                <w:highlight w:val="yellow"/>
              </w:rPr>
              <w:t>1</w:t>
            </w:r>
            <w:r w:rsidR="00DD0012">
              <w:rPr>
                <w:rFonts w:ascii="Arial Narrow" w:hAnsi="Arial Narrow" w:cs="Arial"/>
                <w:sz w:val="20"/>
                <w:highlight w:val="yellow"/>
              </w:rPr>
              <w:t xml:space="preserve"> – “Cancelar” en “IU0</w:t>
            </w:r>
            <w:r w:rsidRPr="00F97D75">
              <w:rPr>
                <w:rFonts w:ascii="Arial Narrow" w:hAnsi="Arial Narrow" w:cs="Arial"/>
                <w:sz w:val="20"/>
                <w:highlight w:val="yellow"/>
              </w:rPr>
              <w:t>0</w:t>
            </w:r>
            <w:r w:rsidR="00DD0012">
              <w:rPr>
                <w:rFonts w:ascii="Arial Narrow" w:hAnsi="Arial Narrow" w:cs="Arial"/>
                <w:sz w:val="20"/>
                <w:highlight w:val="yellow"/>
              </w:rPr>
              <w:t>4</w:t>
            </w:r>
            <w:r w:rsidRPr="00F97D75">
              <w:rPr>
                <w:rFonts w:ascii="Arial Narrow" w:hAnsi="Arial Narrow" w:cs="Arial"/>
                <w:sz w:val="20"/>
                <w:highlight w:val="yellow"/>
              </w:rPr>
              <w:t>-Zona RF”.</w:t>
            </w:r>
          </w:p>
        </w:tc>
      </w:tr>
      <w:tr w:rsidR="007215A7" w:rsidRPr="00F97D75" w:rsidTr="00F1172F">
        <w:tc>
          <w:tcPr>
            <w:tcW w:w="510" w:type="dxa"/>
            <w:tcBorders>
              <w:top w:val="single" w:sz="6" w:space="0" w:color="000000"/>
              <w:left w:val="single" w:sz="6" w:space="0" w:color="000000"/>
              <w:bottom w:val="single" w:sz="6" w:space="0" w:color="000000"/>
              <w:right w:val="single" w:sz="6" w:space="0" w:color="000000"/>
            </w:tcBorders>
          </w:tcPr>
          <w:p w:rsidR="007215A7" w:rsidRPr="00F97D75" w:rsidRDefault="007215A7" w:rsidP="00EF6966">
            <w:pPr>
              <w:pStyle w:val="Prrafodelista"/>
              <w:numPr>
                <w:ilvl w:val="0"/>
                <w:numId w:val="84"/>
              </w:numPr>
              <w:rPr>
                <w:rFonts w:ascii="Arial Narrow" w:hAnsi="Arial Narrow" w:cs="Arial"/>
                <w:sz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7215A7" w:rsidRPr="00F97D75" w:rsidRDefault="007215A7" w:rsidP="00DD0012">
            <w:pPr>
              <w:rPr>
                <w:rFonts w:ascii="Arial Narrow" w:hAnsi="Arial Narrow" w:cs="Arial"/>
                <w:sz w:val="20"/>
                <w:highlight w:val="yellow"/>
              </w:rPr>
            </w:pPr>
            <w:r w:rsidRPr="00F97D75">
              <w:rPr>
                <w:rFonts w:ascii="Arial Narrow" w:hAnsi="Arial Narrow" w:cs="Arial"/>
                <w:sz w:val="20"/>
                <w:highlight w:val="yellow"/>
              </w:rPr>
              <w:t>El actor presiona el botón “Cancelar” en “IU0</w:t>
            </w:r>
            <w:r w:rsidR="00DD0012">
              <w:rPr>
                <w:rFonts w:ascii="Arial Narrow" w:hAnsi="Arial Narrow" w:cs="Arial"/>
                <w:sz w:val="20"/>
                <w:highlight w:val="yellow"/>
              </w:rPr>
              <w:t>04</w:t>
            </w:r>
            <w:r w:rsidRPr="00F97D75">
              <w:rPr>
                <w:rFonts w:ascii="Arial Narrow" w:hAnsi="Arial Narrow" w:cs="Arial"/>
                <w:sz w:val="20"/>
                <w:highlight w:val="yellow"/>
              </w:rPr>
              <w:t>-Zona RF”.</w:t>
            </w:r>
          </w:p>
        </w:tc>
        <w:tc>
          <w:tcPr>
            <w:tcW w:w="5670" w:type="dxa"/>
            <w:tcBorders>
              <w:top w:val="single" w:sz="6" w:space="0" w:color="000000"/>
              <w:left w:val="single" w:sz="6" w:space="0" w:color="000000"/>
              <w:bottom w:val="single" w:sz="6" w:space="0" w:color="000000"/>
              <w:right w:val="single" w:sz="6" w:space="0" w:color="000000"/>
            </w:tcBorders>
            <w:hideMark/>
          </w:tcPr>
          <w:p w:rsidR="007215A7" w:rsidRPr="00F97D75" w:rsidRDefault="005A14BE" w:rsidP="00EF6966">
            <w:pPr>
              <w:pStyle w:val="Prrafodelista"/>
              <w:numPr>
                <w:ilvl w:val="1"/>
                <w:numId w:val="84"/>
              </w:numPr>
              <w:ind w:left="355"/>
              <w:rPr>
                <w:rFonts w:ascii="Arial Narrow" w:hAnsi="Arial Narrow" w:cs="Arial"/>
                <w:sz w:val="20"/>
                <w:highlight w:val="yellow"/>
              </w:rPr>
            </w:pPr>
            <w:r w:rsidRPr="00F97D75">
              <w:rPr>
                <w:rFonts w:ascii="Arial Narrow" w:hAnsi="Arial Narrow" w:cs="Arial"/>
                <w:sz w:val="20"/>
                <w:highlight w:val="yellow"/>
              </w:rPr>
              <w:t>El sistema retorna a la interfaz “IU0</w:t>
            </w:r>
            <w:r w:rsidR="00DD0012">
              <w:rPr>
                <w:rFonts w:ascii="Arial Narrow" w:hAnsi="Arial Narrow" w:cs="Arial"/>
                <w:sz w:val="20"/>
                <w:highlight w:val="yellow"/>
              </w:rPr>
              <w:t>03</w:t>
            </w:r>
            <w:r w:rsidRPr="00F97D75">
              <w:rPr>
                <w:rFonts w:ascii="Arial Narrow" w:hAnsi="Arial Narrow" w:cs="Arial"/>
                <w:sz w:val="20"/>
                <w:highlight w:val="yellow"/>
              </w:rPr>
              <w:t>-Zonas de reconocimiento físico” manteniendo los filtros ingresados por el usuario.</w:t>
            </w:r>
          </w:p>
        </w:tc>
      </w:tr>
      <w:tr w:rsidR="007215A7" w:rsidRPr="00F97D75" w:rsidTr="00F1172F">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8. Excepciones</w:t>
            </w:r>
          </w:p>
        </w:tc>
      </w:tr>
      <w:tr w:rsidR="007215A7" w:rsidRPr="00F97D75" w:rsidTr="00F1172F">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884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Descripción</w:t>
            </w:r>
          </w:p>
        </w:tc>
      </w:tr>
      <w:tr w:rsidR="007215A7"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F97D75" w:rsidRDefault="007215A7" w:rsidP="00EF6966">
            <w:pPr>
              <w:pStyle w:val="Piedepgina"/>
              <w:numPr>
                <w:ilvl w:val="0"/>
                <w:numId w:val="53"/>
              </w:numPr>
              <w:ind w:left="356"/>
              <w:rPr>
                <w:rFonts w:ascii="Arial Narrow" w:hAnsi="Arial Narrow" w:cs="Times New Roman"/>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F97D75" w:rsidRDefault="007215A7"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“Fecha de inicio de vigencia es incorrecta”</w:t>
            </w:r>
            <w:r w:rsidRPr="00F97D75">
              <w:rPr>
                <w:rFonts w:ascii="Arial Narrow" w:hAnsi="Arial Narrow"/>
                <w:sz w:val="20"/>
                <w:szCs w:val="20"/>
                <w:highlight w:val="yellow"/>
              </w:rPr>
              <w:t>, permitiendo corregir el dato.</w:t>
            </w:r>
          </w:p>
        </w:tc>
      </w:tr>
      <w:tr w:rsidR="007215A7"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F97D75" w:rsidRDefault="007215A7" w:rsidP="00EF6966">
            <w:pPr>
              <w:pStyle w:val="Piedepgina"/>
              <w:numPr>
                <w:ilvl w:val="0"/>
                <w:numId w:val="53"/>
              </w:numPr>
              <w:ind w:left="356"/>
              <w:rPr>
                <w:rFonts w:ascii="Arial Narrow" w:hAnsi="Arial Narrow" w:cs="Times New Roman"/>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F97D75" w:rsidRDefault="007215A7"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“Fecha de inicio</w:t>
            </w:r>
            <w:r w:rsidR="002141FD" w:rsidRPr="00F97D75">
              <w:rPr>
                <w:rFonts w:ascii="Arial Narrow" w:hAnsi="Arial Narrow"/>
                <w:b/>
                <w:i/>
                <w:sz w:val="20"/>
                <w:szCs w:val="20"/>
                <w:highlight w:val="yellow"/>
              </w:rPr>
              <w:t xml:space="preserve"> de vigencia</w:t>
            </w:r>
            <w:r w:rsidRPr="00F97D75">
              <w:rPr>
                <w:rFonts w:ascii="Arial Narrow" w:hAnsi="Arial Narrow"/>
                <w:b/>
                <w:i/>
                <w:sz w:val="20"/>
                <w:szCs w:val="20"/>
                <w:highlight w:val="yellow"/>
              </w:rPr>
              <w:t xml:space="preserve"> no puede ser menor que la fecha actual”,</w:t>
            </w:r>
            <w:r w:rsidRPr="00F97D75">
              <w:rPr>
                <w:rFonts w:ascii="Arial Narrow" w:hAnsi="Arial Narrow"/>
                <w:sz w:val="20"/>
                <w:szCs w:val="20"/>
                <w:highlight w:val="yellow"/>
              </w:rPr>
              <w:t xml:space="preserve"> permitiendo corregir el dato.</w:t>
            </w:r>
          </w:p>
        </w:tc>
      </w:tr>
      <w:tr w:rsidR="007215A7"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F97D75" w:rsidRDefault="007215A7" w:rsidP="00EF6966">
            <w:pPr>
              <w:pStyle w:val="Piedepgina"/>
              <w:numPr>
                <w:ilvl w:val="0"/>
                <w:numId w:val="53"/>
              </w:numPr>
              <w:ind w:left="356"/>
              <w:rPr>
                <w:rFonts w:ascii="Arial Narrow" w:hAnsi="Arial Narrow" w:cs="Times New Roman"/>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F97D75" w:rsidRDefault="007215A7"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“Fecha de inicio de vigencia no puede ser mayor que la fecha de </w:t>
            </w:r>
            <w:r w:rsidR="004103C8">
              <w:rPr>
                <w:rFonts w:ascii="Arial Narrow" w:hAnsi="Arial Narrow"/>
                <w:b/>
                <w:i/>
                <w:sz w:val="20"/>
                <w:szCs w:val="20"/>
                <w:highlight w:val="yellow"/>
              </w:rPr>
              <w:t>término</w:t>
            </w:r>
            <w:r w:rsidR="004103C8"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de vigencia”,</w:t>
            </w:r>
            <w:r w:rsidRPr="00F97D75">
              <w:rPr>
                <w:rFonts w:ascii="Arial Narrow" w:hAnsi="Arial Narrow"/>
                <w:sz w:val="20"/>
                <w:szCs w:val="20"/>
                <w:highlight w:val="yellow"/>
              </w:rPr>
              <w:t xml:space="preserve"> permitiendo corregir el dato.</w:t>
            </w:r>
          </w:p>
        </w:tc>
      </w:tr>
      <w:tr w:rsidR="007215A7"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F97D75" w:rsidRDefault="007215A7" w:rsidP="00EF6966">
            <w:pPr>
              <w:pStyle w:val="Piedepgina"/>
              <w:numPr>
                <w:ilvl w:val="0"/>
                <w:numId w:val="53"/>
              </w:numPr>
              <w:ind w:left="356"/>
              <w:rPr>
                <w:rFonts w:ascii="Arial Narrow" w:hAnsi="Arial Narrow" w:cs="Times New Roman"/>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F97D75" w:rsidRDefault="007215A7"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“Fecha de </w:t>
            </w:r>
            <w:r w:rsidR="004103C8">
              <w:rPr>
                <w:rFonts w:ascii="Arial Narrow" w:hAnsi="Arial Narrow"/>
                <w:b/>
                <w:i/>
                <w:sz w:val="20"/>
                <w:szCs w:val="20"/>
                <w:highlight w:val="yellow"/>
              </w:rPr>
              <w:t>término</w:t>
            </w:r>
            <w:r w:rsidR="004103C8"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de vigencia es incorrecta”</w:t>
            </w:r>
            <w:r w:rsidRPr="00F97D75">
              <w:rPr>
                <w:rFonts w:ascii="Arial Narrow" w:hAnsi="Arial Narrow"/>
                <w:sz w:val="20"/>
                <w:szCs w:val="20"/>
                <w:highlight w:val="yellow"/>
              </w:rPr>
              <w:t>, permitiendo corregir el dato.</w:t>
            </w:r>
          </w:p>
        </w:tc>
      </w:tr>
      <w:tr w:rsidR="007215A7"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F97D75" w:rsidRDefault="007215A7" w:rsidP="00EF6966">
            <w:pPr>
              <w:pStyle w:val="Piedepgina"/>
              <w:numPr>
                <w:ilvl w:val="0"/>
                <w:numId w:val="53"/>
              </w:numPr>
              <w:ind w:left="356"/>
              <w:rPr>
                <w:rFonts w:ascii="Arial Narrow" w:hAnsi="Arial Narrow" w:cs="Times New Roman"/>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F97D75" w:rsidRDefault="007215A7"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“Fecha de </w:t>
            </w:r>
            <w:r w:rsidR="004103C8">
              <w:rPr>
                <w:rFonts w:ascii="Arial Narrow" w:hAnsi="Arial Narrow"/>
                <w:b/>
                <w:i/>
                <w:sz w:val="20"/>
                <w:szCs w:val="20"/>
                <w:highlight w:val="yellow"/>
              </w:rPr>
              <w:t>término</w:t>
            </w:r>
            <w:r w:rsidR="004103C8"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de vigencia no puede ser menor que la fecha de inicio de vigencia”,</w:t>
            </w:r>
            <w:r w:rsidRPr="00F97D75">
              <w:rPr>
                <w:rFonts w:ascii="Arial Narrow" w:hAnsi="Arial Narrow"/>
                <w:sz w:val="20"/>
                <w:szCs w:val="20"/>
                <w:highlight w:val="yellow"/>
              </w:rPr>
              <w:t xml:space="preserve"> permitiendo corregir el dato.</w:t>
            </w:r>
          </w:p>
        </w:tc>
      </w:tr>
      <w:tr w:rsidR="007215A7"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F97D75" w:rsidRDefault="007215A7" w:rsidP="00EF6966">
            <w:pPr>
              <w:pStyle w:val="Piedepgina"/>
              <w:numPr>
                <w:ilvl w:val="0"/>
                <w:numId w:val="53"/>
              </w:numPr>
              <w:ind w:left="356"/>
              <w:rPr>
                <w:rFonts w:ascii="Arial Narrow" w:hAnsi="Arial Narrow" w:cs="Times New Roman"/>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F97D75" w:rsidRDefault="007215A7" w:rsidP="00B13DCD">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“Ingrese al menos 2 c</w:t>
            </w:r>
            <w:r w:rsidR="00B13DCD">
              <w:rPr>
                <w:rFonts w:ascii="Arial Narrow" w:hAnsi="Arial Narrow"/>
                <w:b/>
                <w:i/>
                <w:sz w:val="20"/>
                <w:szCs w:val="20"/>
                <w:highlight w:val="yellow"/>
              </w:rPr>
              <w:t>aracteres del nombre de la zona</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7215A7"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F97D75" w:rsidRDefault="007215A7" w:rsidP="00EF6966">
            <w:pPr>
              <w:pStyle w:val="Piedepgina"/>
              <w:numPr>
                <w:ilvl w:val="0"/>
                <w:numId w:val="53"/>
              </w:numPr>
              <w:ind w:left="356"/>
              <w:rPr>
                <w:rFonts w:ascii="Arial Narrow" w:hAnsi="Arial Narrow" w:cs="Times New Roman"/>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F97D75" w:rsidRDefault="007215A7" w:rsidP="00B13DCD">
            <w:pPr>
              <w:rPr>
                <w:rFonts w:ascii="Arial Narrow" w:hAnsi="Arial Narrow"/>
                <w:sz w:val="20"/>
                <w:szCs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“Ingrese al menos 2 caracter</w:t>
            </w:r>
            <w:r w:rsidR="00B13DCD">
              <w:rPr>
                <w:rFonts w:ascii="Arial Narrow" w:hAnsi="Arial Narrow"/>
                <w:b/>
                <w:i/>
                <w:sz w:val="20"/>
                <w:szCs w:val="20"/>
                <w:highlight w:val="yellow"/>
              </w:rPr>
              <w:t>es de la descripción de la zona</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C46A5A" w:rsidRPr="009C1993" w:rsidTr="00C25481">
        <w:tc>
          <w:tcPr>
            <w:tcW w:w="510" w:type="dxa"/>
            <w:tcBorders>
              <w:top w:val="single" w:sz="6" w:space="0" w:color="000000"/>
              <w:left w:val="single" w:sz="6" w:space="0" w:color="000000"/>
              <w:bottom w:val="single" w:sz="6" w:space="0" w:color="000000"/>
              <w:right w:val="single" w:sz="6" w:space="0" w:color="000000"/>
            </w:tcBorders>
            <w:hideMark/>
          </w:tcPr>
          <w:p w:rsidR="00C46A5A" w:rsidRPr="009C1993" w:rsidRDefault="00C46A5A" w:rsidP="00EF6966">
            <w:pPr>
              <w:pStyle w:val="Piedepgina"/>
              <w:numPr>
                <w:ilvl w:val="0"/>
                <w:numId w:val="53"/>
              </w:numPr>
              <w:ind w:left="356"/>
              <w:rPr>
                <w:rFonts w:ascii="Arial Narrow" w:hAnsi="Arial Narrow" w:cs="Times New Roman"/>
                <w:color w:val="FF0000"/>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46A5A" w:rsidRPr="009C1993" w:rsidRDefault="00C46A5A" w:rsidP="00C25481">
            <w:pPr>
              <w:rPr>
                <w:rFonts w:ascii="Arial Narrow" w:hAnsi="Arial Narrow"/>
                <w:b/>
                <w:i/>
                <w:color w:val="FF0000"/>
                <w:sz w:val="20"/>
                <w:szCs w:val="20"/>
                <w:highlight w:val="yellow"/>
              </w:rPr>
            </w:pPr>
            <w:r w:rsidRPr="009C1993">
              <w:rPr>
                <w:rFonts w:ascii="Arial Narrow" w:hAnsi="Arial Narrow"/>
                <w:color w:val="FF0000"/>
                <w:sz w:val="20"/>
                <w:szCs w:val="20"/>
                <w:highlight w:val="yellow"/>
              </w:rPr>
              <w:t xml:space="preserve">El sistema muestra el mensaje: </w:t>
            </w:r>
            <w:r w:rsidRPr="009C1993">
              <w:rPr>
                <w:rFonts w:ascii="Arial Narrow" w:hAnsi="Arial Narrow"/>
                <w:b/>
                <w:i/>
                <w:color w:val="FF0000"/>
                <w:sz w:val="20"/>
                <w:szCs w:val="20"/>
                <w:highlight w:val="yellow"/>
              </w:rPr>
              <w:t>“Existen turnos asociados a la zona, cuyas fechas de inicio y término de vigencia están fuera del rango de las fechas ingresadas:</w:t>
            </w:r>
          </w:p>
          <w:p w:rsidR="00C46A5A" w:rsidRPr="009C1993" w:rsidRDefault="00C46A5A" w:rsidP="00C25481">
            <w:pPr>
              <w:rPr>
                <w:rFonts w:ascii="Arial Narrow" w:hAnsi="Arial Narrow"/>
                <w:b/>
                <w:i/>
                <w:color w:val="FF0000"/>
                <w:sz w:val="20"/>
                <w:szCs w:val="20"/>
                <w:highlight w:val="yellow"/>
              </w:rPr>
            </w:pPr>
            <w:r w:rsidRPr="009C1993">
              <w:rPr>
                <w:rFonts w:ascii="Arial Narrow" w:hAnsi="Arial Narrow"/>
                <w:b/>
                <w:i/>
                <w:color w:val="FF0000"/>
                <w:sz w:val="20"/>
                <w:szCs w:val="20"/>
                <w:highlight w:val="yellow"/>
              </w:rPr>
              <w:t>&lt;nombreTurno1&gt;: &lt;fechaInicio1&gt; - &lt;fechaFin1&gt;</w:t>
            </w:r>
          </w:p>
          <w:p w:rsidR="00C46A5A" w:rsidRPr="009C1993" w:rsidRDefault="00C46A5A" w:rsidP="00C25481">
            <w:pPr>
              <w:rPr>
                <w:rFonts w:ascii="Arial Narrow" w:hAnsi="Arial Narrow"/>
                <w:b/>
                <w:i/>
                <w:color w:val="FF0000"/>
                <w:sz w:val="20"/>
                <w:szCs w:val="20"/>
                <w:highlight w:val="yellow"/>
              </w:rPr>
            </w:pPr>
            <w:r w:rsidRPr="009C1993">
              <w:rPr>
                <w:rFonts w:ascii="Arial Narrow" w:hAnsi="Arial Narrow"/>
                <w:b/>
                <w:i/>
                <w:color w:val="FF0000"/>
                <w:sz w:val="20"/>
                <w:szCs w:val="20"/>
                <w:highlight w:val="yellow"/>
              </w:rPr>
              <w:t>&lt;nombreTurno2&gt;: &lt;fechaInicio2&gt; - &lt;fechaFin2&gt;</w:t>
            </w:r>
          </w:p>
          <w:p w:rsidR="00C46A5A" w:rsidRPr="009C1993" w:rsidRDefault="00C46A5A" w:rsidP="00C25481">
            <w:pPr>
              <w:rPr>
                <w:rFonts w:ascii="Arial Narrow" w:hAnsi="Arial Narrow"/>
                <w:b/>
                <w:i/>
                <w:color w:val="FF0000"/>
                <w:sz w:val="20"/>
                <w:szCs w:val="20"/>
                <w:highlight w:val="yellow"/>
              </w:rPr>
            </w:pPr>
            <w:r w:rsidRPr="009C1993">
              <w:rPr>
                <w:rFonts w:ascii="Arial Narrow" w:hAnsi="Arial Narrow"/>
                <w:b/>
                <w:i/>
                <w:color w:val="FF0000"/>
                <w:sz w:val="20"/>
                <w:szCs w:val="20"/>
                <w:highlight w:val="yellow"/>
              </w:rPr>
              <w:t>…</w:t>
            </w:r>
          </w:p>
          <w:p w:rsidR="00C46A5A" w:rsidRPr="009C1993" w:rsidRDefault="00C46A5A" w:rsidP="00C25481">
            <w:pPr>
              <w:rPr>
                <w:rFonts w:ascii="Arial Narrow" w:hAnsi="Arial Narrow"/>
                <w:b/>
                <w:i/>
                <w:color w:val="FF0000"/>
                <w:sz w:val="20"/>
                <w:szCs w:val="20"/>
                <w:highlight w:val="yellow"/>
              </w:rPr>
            </w:pPr>
            <w:r w:rsidRPr="009C1993">
              <w:rPr>
                <w:rFonts w:ascii="Arial Narrow" w:hAnsi="Arial Narrow"/>
                <w:b/>
                <w:i/>
                <w:color w:val="FF0000"/>
                <w:sz w:val="20"/>
                <w:szCs w:val="20"/>
                <w:highlight w:val="yellow"/>
              </w:rPr>
              <w:t>&lt;</w:t>
            </w:r>
            <w:proofErr w:type="spellStart"/>
            <w:proofErr w:type="gramStart"/>
            <w:r w:rsidRPr="009C1993">
              <w:rPr>
                <w:rFonts w:ascii="Arial Narrow" w:hAnsi="Arial Narrow"/>
                <w:b/>
                <w:i/>
                <w:color w:val="FF0000"/>
                <w:sz w:val="20"/>
                <w:szCs w:val="20"/>
                <w:highlight w:val="yellow"/>
              </w:rPr>
              <w:t>nombreTurnoN</w:t>
            </w:r>
            <w:proofErr w:type="spellEnd"/>
            <w:proofErr w:type="gramEnd"/>
            <w:r w:rsidRPr="009C1993">
              <w:rPr>
                <w:rFonts w:ascii="Arial Narrow" w:hAnsi="Arial Narrow"/>
                <w:b/>
                <w:i/>
                <w:color w:val="FF0000"/>
                <w:sz w:val="20"/>
                <w:szCs w:val="20"/>
                <w:highlight w:val="yellow"/>
              </w:rPr>
              <w:t>&gt;: &lt;</w:t>
            </w:r>
            <w:proofErr w:type="spellStart"/>
            <w:r w:rsidRPr="009C1993">
              <w:rPr>
                <w:rFonts w:ascii="Arial Narrow" w:hAnsi="Arial Narrow"/>
                <w:b/>
                <w:i/>
                <w:color w:val="FF0000"/>
                <w:sz w:val="20"/>
                <w:szCs w:val="20"/>
                <w:highlight w:val="yellow"/>
              </w:rPr>
              <w:t>fechaInicioN</w:t>
            </w:r>
            <w:proofErr w:type="spellEnd"/>
            <w:r w:rsidRPr="009C1993">
              <w:rPr>
                <w:rFonts w:ascii="Arial Narrow" w:hAnsi="Arial Narrow"/>
                <w:b/>
                <w:i/>
                <w:color w:val="FF0000"/>
                <w:sz w:val="20"/>
                <w:szCs w:val="20"/>
                <w:highlight w:val="yellow"/>
              </w:rPr>
              <w:t>&gt; - &lt;</w:t>
            </w:r>
            <w:proofErr w:type="spellStart"/>
            <w:r w:rsidRPr="009C1993">
              <w:rPr>
                <w:rFonts w:ascii="Arial Narrow" w:hAnsi="Arial Narrow"/>
                <w:b/>
                <w:i/>
                <w:color w:val="FF0000"/>
                <w:sz w:val="20"/>
                <w:szCs w:val="20"/>
                <w:highlight w:val="yellow"/>
              </w:rPr>
              <w:t>fechaFinN</w:t>
            </w:r>
            <w:proofErr w:type="spellEnd"/>
            <w:r w:rsidRPr="009C1993">
              <w:rPr>
                <w:rFonts w:ascii="Arial Narrow" w:hAnsi="Arial Narrow"/>
                <w:b/>
                <w:i/>
                <w:color w:val="FF0000"/>
                <w:sz w:val="20"/>
                <w:szCs w:val="20"/>
                <w:highlight w:val="yellow"/>
              </w:rPr>
              <w:t>&gt;”,</w:t>
            </w:r>
            <w:r w:rsidRPr="009C1993">
              <w:rPr>
                <w:rFonts w:ascii="Arial Narrow" w:hAnsi="Arial Narrow"/>
                <w:color w:val="FF0000"/>
                <w:sz w:val="20"/>
                <w:szCs w:val="20"/>
                <w:highlight w:val="yellow"/>
              </w:rPr>
              <w:t xml:space="preserve"> permitiendo corregir el dato.</w:t>
            </w:r>
          </w:p>
        </w:tc>
      </w:tr>
      <w:tr w:rsidR="009C1993" w:rsidRPr="009C1993"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9C1993" w:rsidRDefault="007215A7" w:rsidP="00EF6966">
            <w:pPr>
              <w:pStyle w:val="Piedepgina"/>
              <w:numPr>
                <w:ilvl w:val="0"/>
                <w:numId w:val="53"/>
              </w:numPr>
              <w:ind w:left="356"/>
              <w:rPr>
                <w:rFonts w:ascii="Arial Narrow" w:hAnsi="Arial Narrow" w:cs="Times New Roman"/>
                <w:color w:val="FF0000"/>
                <w:szCs w:val="2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9C1993" w:rsidRDefault="007215A7" w:rsidP="004D16EA">
            <w:pPr>
              <w:rPr>
                <w:rFonts w:ascii="Arial Narrow" w:hAnsi="Arial Narrow"/>
                <w:b/>
                <w:i/>
                <w:color w:val="FF0000"/>
                <w:sz w:val="20"/>
                <w:szCs w:val="20"/>
                <w:highlight w:val="yellow"/>
              </w:rPr>
            </w:pPr>
            <w:r w:rsidRPr="009C1993">
              <w:rPr>
                <w:rFonts w:ascii="Arial Narrow" w:hAnsi="Arial Narrow"/>
                <w:color w:val="FF0000"/>
                <w:sz w:val="20"/>
                <w:szCs w:val="20"/>
                <w:highlight w:val="yellow"/>
              </w:rPr>
              <w:t xml:space="preserve">El sistema muestra el mensaje: </w:t>
            </w:r>
            <w:r w:rsidRPr="009C1993">
              <w:rPr>
                <w:rFonts w:ascii="Arial Narrow" w:hAnsi="Arial Narrow"/>
                <w:b/>
                <w:i/>
                <w:color w:val="FF0000"/>
                <w:sz w:val="20"/>
                <w:szCs w:val="20"/>
                <w:highlight w:val="yellow"/>
              </w:rPr>
              <w:t>“</w:t>
            </w:r>
            <w:r w:rsidR="002141FD">
              <w:rPr>
                <w:rFonts w:ascii="Arial Narrow" w:hAnsi="Arial Narrow"/>
                <w:b/>
                <w:i/>
                <w:color w:val="FF0000"/>
                <w:sz w:val="20"/>
                <w:szCs w:val="20"/>
                <w:highlight w:val="yellow"/>
              </w:rPr>
              <w:t xml:space="preserve">Las </w:t>
            </w:r>
            <w:r w:rsidR="002141FD" w:rsidRPr="009C1993">
              <w:rPr>
                <w:rFonts w:ascii="Arial Narrow" w:hAnsi="Arial Narrow"/>
                <w:b/>
                <w:i/>
                <w:color w:val="FF0000"/>
                <w:sz w:val="20"/>
                <w:szCs w:val="20"/>
                <w:highlight w:val="yellow"/>
              </w:rPr>
              <w:t>fechas de inicio y término de vigencia</w:t>
            </w:r>
            <w:r w:rsidR="00C46A5A">
              <w:rPr>
                <w:rFonts w:ascii="Arial Narrow" w:hAnsi="Arial Narrow"/>
                <w:b/>
                <w:i/>
                <w:color w:val="FF0000"/>
                <w:sz w:val="20"/>
                <w:szCs w:val="20"/>
                <w:highlight w:val="yellow"/>
              </w:rPr>
              <w:t xml:space="preserve"> </w:t>
            </w:r>
            <w:r w:rsidR="00EB4AB5">
              <w:rPr>
                <w:rFonts w:ascii="Arial Narrow" w:hAnsi="Arial Narrow"/>
                <w:b/>
                <w:i/>
                <w:color w:val="FF0000"/>
                <w:sz w:val="20"/>
                <w:szCs w:val="20"/>
                <w:highlight w:val="yellow"/>
              </w:rPr>
              <w:t>ingresados</w:t>
            </w:r>
            <w:r w:rsidR="00C46A5A">
              <w:rPr>
                <w:rFonts w:ascii="Arial Narrow" w:hAnsi="Arial Narrow"/>
                <w:b/>
                <w:i/>
                <w:color w:val="FF0000"/>
                <w:sz w:val="20"/>
                <w:szCs w:val="20"/>
                <w:highlight w:val="yellow"/>
              </w:rPr>
              <w:t>, está</w:t>
            </w:r>
            <w:r w:rsidR="002141FD">
              <w:rPr>
                <w:rFonts w:ascii="Arial Narrow" w:hAnsi="Arial Narrow"/>
                <w:b/>
                <w:i/>
                <w:color w:val="FF0000"/>
                <w:sz w:val="20"/>
                <w:szCs w:val="20"/>
                <w:highlight w:val="yellow"/>
              </w:rPr>
              <w:t>n</w:t>
            </w:r>
            <w:r w:rsidR="00C46A5A">
              <w:rPr>
                <w:rFonts w:ascii="Arial Narrow" w:hAnsi="Arial Narrow"/>
                <w:b/>
                <w:i/>
                <w:color w:val="FF0000"/>
                <w:sz w:val="20"/>
                <w:szCs w:val="20"/>
                <w:highlight w:val="yellow"/>
              </w:rPr>
              <w:t xml:space="preserve"> fuera del rango de </w:t>
            </w:r>
            <w:r w:rsidR="00EB4AB5" w:rsidRPr="009C1993">
              <w:rPr>
                <w:rFonts w:ascii="Arial Narrow" w:hAnsi="Arial Narrow"/>
                <w:b/>
                <w:i/>
                <w:color w:val="FF0000"/>
                <w:sz w:val="20"/>
                <w:szCs w:val="20"/>
                <w:highlight w:val="yellow"/>
              </w:rPr>
              <w:t xml:space="preserve">fechas de inicio y término de vigencia </w:t>
            </w:r>
            <w:r w:rsidR="00C46A5A">
              <w:rPr>
                <w:rFonts w:ascii="Arial Narrow" w:hAnsi="Arial Narrow"/>
                <w:b/>
                <w:i/>
                <w:color w:val="FF0000"/>
                <w:sz w:val="20"/>
                <w:szCs w:val="20"/>
                <w:highlight w:val="yellow"/>
              </w:rPr>
              <w:t>de la unidad de despacho</w:t>
            </w:r>
            <w:r w:rsidR="00EB4AB5">
              <w:rPr>
                <w:rFonts w:ascii="Arial Narrow" w:hAnsi="Arial Narrow"/>
                <w:b/>
                <w:i/>
                <w:color w:val="FF0000"/>
                <w:sz w:val="20"/>
                <w:szCs w:val="20"/>
                <w:highlight w:val="yellow"/>
              </w:rPr>
              <w:t xml:space="preserve"> &lt;</w:t>
            </w:r>
            <w:proofErr w:type="spellStart"/>
            <w:r w:rsidR="00EB4AB5">
              <w:rPr>
                <w:rFonts w:ascii="Arial Narrow" w:hAnsi="Arial Narrow"/>
                <w:b/>
                <w:i/>
                <w:color w:val="FF0000"/>
                <w:sz w:val="20"/>
                <w:szCs w:val="20"/>
                <w:highlight w:val="yellow"/>
              </w:rPr>
              <w:t>nombreUnidadDespacho</w:t>
            </w:r>
            <w:proofErr w:type="spellEnd"/>
            <w:r w:rsidR="00EB4AB5">
              <w:rPr>
                <w:rFonts w:ascii="Arial Narrow" w:hAnsi="Arial Narrow"/>
                <w:b/>
                <w:i/>
                <w:color w:val="FF0000"/>
                <w:sz w:val="20"/>
                <w:szCs w:val="20"/>
                <w:highlight w:val="yellow"/>
              </w:rPr>
              <w:t>&gt;</w:t>
            </w:r>
            <w:r w:rsidR="00C46A5A">
              <w:rPr>
                <w:rFonts w:ascii="Arial Narrow" w:hAnsi="Arial Narrow"/>
                <w:b/>
                <w:i/>
                <w:color w:val="FF0000"/>
                <w:sz w:val="20"/>
                <w:szCs w:val="20"/>
                <w:highlight w:val="yellow"/>
              </w:rPr>
              <w:t xml:space="preserve"> &lt;</w:t>
            </w:r>
            <w:proofErr w:type="spellStart"/>
            <w:r w:rsidR="00C46A5A">
              <w:rPr>
                <w:rFonts w:ascii="Arial Narrow" w:hAnsi="Arial Narrow"/>
                <w:b/>
                <w:i/>
                <w:color w:val="FF0000"/>
                <w:sz w:val="20"/>
                <w:szCs w:val="20"/>
                <w:highlight w:val="yellow"/>
              </w:rPr>
              <w:t>fechaInicioVigenciaUnidadDespacho</w:t>
            </w:r>
            <w:proofErr w:type="spellEnd"/>
            <w:r w:rsidR="00C46A5A">
              <w:rPr>
                <w:rFonts w:ascii="Arial Narrow" w:hAnsi="Arial Narrow"/>
                <w:b/>
                <w:i/>
                <w:color w:val="FF0000"/>
                <w:sz w:val="20"/>
                <w:szCs w:val="20"/>
                <w:highlight w:val="yellow"/>
              </w:rPr>
              <w:t>&gt; - &lt;</w:t>
            </w:r>
            <w:proofErr w:type="spellStart"/>
            <w:r w:rsidR="00C46A5A">
              <w:rPr>
                <w:rFonts w:ascii="Arial Narrow" w:hAnsi="Arial Narrow"/>
                <w:b/>
                <w:i/>
                <w:color w:val="FF0000"/>
                <w:sz w:val="20"/>
                <w:szCs w:val="20"/>
                <w:highlight w:val="yellow"/>
              </w:rPr>
              <w:t>fechaFinVigenciaUnidadDespacho</w:t>
            </w:r>
            <w:proofErr w:type="spellEnd"/>
            <w:r w:rsidR="00C46A5A">
              <w:rPr>
                <w:rFonts w:ascii="Arial Narrow" w:hAnsi="Arial Narrow"/>
                <w:b/>
                <w:i/>
                <w:color w:val="FF0000"/>
                <w:sz w:val="20"/>
                <w:szCs w:val="20"/>
                <w:highlight w:val="yellow"/>
              </w:rPr>
              <w:t>&gt;</w:t>
            </w:r>
            <w:r w:rsidRPr="009C1993">
              <w:rPr>
                <w:rFonts w:ascii="Arial Narrow" w:hAnsi="Arial Narrow"/>
                <w:b/>
                <w:i/>
                <w:color w:val="FF0000"/>
                <w:sz w:val="20"/>
                <w:szCs w:val="20"/>
                <w:highlight w:val="yellow"/>
              </w:rPr>
              <w:t>”,</w:t>
            </w:r>
            <w:r w:rsidRPr="009C1993">
              <w:rPr>
                <w:rFonts w:ascii="Arial Narrow" w:hAnsi="Arial Narrow"/>
                <w:color w:val="FF0000"/>
                <w:sz w:val="20"/>
                <w:szCs w:val="20"/>
                <w:highlight w:val="yellow"/>
              </w:rPr>
              <w:t xml:space="preserve"> permitiendo corregir el dato.</w:t>
            </w:r>
          </w:p>
        </w:tc>
      </w:tr>
      <w:tr w:rsidR="007215A7" w:rsidRPr="00F97D75"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9. Requisito asociado (Funcional, No Funcional)</w:t>
            </w:r>
          </w:p>
        </w:tc>
      </w:tr>
      <w:tr w:rsidR="007215A7" w:rsidRPr="00F97D75"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7215A7" w:rsidRPr="00F97D75" w:rsidRDefault="007215A7" w:rsidP="00E579F6">
            <w:pPr>
              <w:rPr>
                <w:rFonts w:ascii="Arial Narrow" w:hAnsi="Arial Narrow" w:cs="Arial"/>
                <w:sz w:val="20"/>
                <w:szCs w:val="20"/>
                <w:highlight w:val="yellow"/>
              </w:rPr>
            </w:pPr>
            <w:r w:rsidRPr="00F97D75">
              <w:rPr>
                <w:rFonts w:ascii="Arial Narrow" w:hAnsi="Arial Narrow" w:cs="Arial"/>
                <w:sz w:val="20"/>
                <w:szCs w:val="20"/>
                <w:highlight w:val="yellow"/>
              </w:rPr>
              <w:t>RF</w:t>
            </w:r>
            <w:r w:rsidR="00E579F6">
              <w:rPr>
                <w:rFonts w:ascii="Arial Narrow" w:hAnsi="Arial Narrow" w:cs="Arial"/>
                <w:sz w:val="20"/>
                <w:szCs w:val="20"/>
                <w:highlight w:val="yellow"/>
              </w:rPr>
              <w:t>14</w:t>
            </w:r>
          </w:p>
        </w:tc>
      </w:tr>
      <w:tr w:rsidR="007215A7" w:rsidRPr="00F97D75"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Pr="00F97D75" w:rsidRDefault="007215A7"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10. Prototipo de interfaz de usuario</w:t>
            </w:r>
          </w:p>
        </w:tc>
      </w:tr>
      <w:tr w:rsidR="007215A7" w:rsidRPr="00A83232"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7215A7" w:rsidRPr="00A83232" w:rsidRDefault="00DD0012" w:rsidP="00285123">
            <w:pPr>
              <w:rPr>
                <w:rFonts w:ascii="Arial Narrow" w:hAnsi="Arial Narrow" w:cs="Arial"/>
                <w:sz w:val="20"/>
                <w:szCs w:val="20"/>
              </w:rPr>
            </w:pPr>
            <w:r>
              <w:rPr>
                <w:rFonts w:ascii="Arial Narrow" w:hAnsi="Arial Narrow" w:cs="Arial"/>
                <w:sz w:val="20"/>
                <w:szCs w:val="20"/>
                <w:highlight w:val="yellow"/>
              </w:rPr>
              <w:t>IU003, IU</w:t>
            </w:r>
            <w:r w:rsidR="007215A7" w:rsidRPr="00F97D75">
              <w:rPr>
                <w:rFonts w:ascii="Arial Narrow" w:hAnsi="Arial Narrow" w:cs="Arial"/>
                <w:sz w:val="20"/>
                <w:szCs w:val="20"/>
                <w:highlight w:val="yellow"/>
              </w:rPr>
              <w:t>0</w:t>
            </w:r>
            <w:r>
              <w:rPr>
                <w:rFonts w:ascii="Arial Narrow" w:hAnsi="Arial Narrow" w:cs="Arial"/>
                <w:sz w:val="20"/>
                <w:szCs w:val="20"/>
              </w:rPr>
              <w:t>04</w:t>
            </w:r>
          </w:p>
        </w:tc>
      </w:tr>
    </w:tbl>
    <w:p w:rsidR="00F1172F" w:rsidRDefault="00F1172F"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10"/>
        <w:gridCol w:w="3176"/>
        <w:gridCol w:w="5670"/>
      </w:tblGrid>
      <w:tr w:rsidR="00740AB3" w:rsidRPr="00F97D75" w:rsidTr="00976C8B">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rFonts w:eastAsia="Times New Roman"/>
                <w:sz w:val="18"/>
                <w:szCs w:val="18"/>
                <w:highlight w:val="yellow"/>
              </w:rPr>
            </w:pPr>
            <w:r w:rsidRPr="00F97D75">
              <w:rPr>
                <w:rFonts w:eastAsia="Times New Roman"/>
                <w:sz w:val="18"/>
                <w:szCs w:val="18"/>
                <w:highlight w:val="yellow"/>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F97D75" w:rsidRDefault="00740AB3" w:rsidP="00F97D75">
            <w:pPr>
              <w:rPr>
                <w:rFonts w:ascii="Arial Narrow" w:hAnsi="Arial Narrow" w:cs="Arial"/>
                <w:sz w:val="20"/>
                <w:szCs w:val="20"/>
                <w:highlight w:val="yellow"/>
              </w:rPr>
            </w:pPr>
            <w:r w:rsidRPr="00F97D75">
              <w:rPr>
                <w:rFonts w:ascii="Arial Narrow" w:hAnsi="Arial Narrow" w:cs="Arial"/>
                <w:sz w:val="20"/>
                <w:szCs w:val="20"/>
                <w:highlight w:val="yellow"/>
              </w:rPr>
              <w:t>CUS0</w:t>
            </w:r>
            <w:r w:rsidR="00F97D75" w:rsidRPr="00F97D75">
              <w:rPr>
                <w:rFonts w:ascii="Arial Narrow" w:hAnsi="Arial Narrow" w:cs="Arial"/>
                <w:sz w:val="20"/>
                <w:szCs w:val="20"/>
                <w:highlight w:val="yellow"/>
              </w:rPr>
              <w:t>3</w:t>
            </w:r>
            <w:r w:rsidRPr="00F97D75">
              <w:rPr>
                <w:rFonts w:ascii="Arial Narrow" w:hAnsi="Arial Narrow" w:cs="Arial"/>
                <w:sz w:val="20"/>
                <w:szCs w:val="20"/>
                <w:highlight w:val="yellow"/>
              </w:rPr>
              <w:t>-Registrar turnos para reconocimiento físico</w:t>
            </w:r>
          </w:p>
        </w:tc>
      </w:tr>
      <w:tr w:rsidR="00740AB3" w:rsidRPr="00F97D75"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2. Descripción del Caso de Uso</w:t>
            </w:r>
          </w:p>
        </w:tc>
      </w:tr>
      <w:tr w:rsidR="00740AB3" w:rsidRPr="00F97D75"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40AB3" w:rsidRPr="00F97D75" w:rsidRDefault="00740AB3" w:rsidP="00285123">
            <w:pPr>
              <w:rPr>
                <w:rFonts w:ascii="Arial Narrow" w:hAnsi="Arial Narrow" w:cs="Arial"/>
                <w:sz w:val="20"/>
                <w:szCs w:val="20"/>
                <w:highlight w:val="yellow"/>
              </w:rPr>
            </w:pPr>
            <w:r w:rsidRPr="00F97D75">
              <w:rPr>
                <w:rFonts w:ascii="Arial Narrow" w:hAnsi="Arial Narrow" w:cs="Arial"/>
                <w:sz w:val="20"/>
                <w:szCs w:val="20"/>
                <w:highlight w:val="yellow"/>
              </w:rPr>
              <w:t>Permite registrar, modificar y anular turnos para reconocimiento físico por aduana.</w:t>
            </w:r>
          </w:p>
        </w:tc>
      </w:tr>
      <w:tr w:rsidR="00740AB3" w:rsidRPr="00F97D75"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3. Actor(es)</w:t>
            </w:r>
          </w:p>
        </w:tc>
      </w:tr>
      <w:tr w:rsidR="00740AB3" w:rsidRPr="00F97D75"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40AB3" w:rsidRPr="00F97D75" w:rsidRDefault="00740AB3" w:rsidP="00285123">
            <w:pPr>
              <w:rPr>
                <w:rFonts w:ascii="Arial Narrow" w:hAnsi="Arial Narrow" w:cs="Arial"/>
                <w:sz w:val="20"/>
                <w:szCs w:val="20"/>
                <w:highlight w:val="yellow"/>
              </w:rPr>
            </w:pPr>
            <w:r w:rsidRPr="00F97D75">
              <w:rPr>
                <w:rFonts w:ascii="Arial Narrow" w:hAnsi="Arial Narrow" w:cs="Arial"/>
                <w:sz w:val="20"/>
                <w:szCs w:val="20"/>
                <w:highlight w:val="yellow"/>
              </w:rPr>
              <w:t>Funcionario gestor de unidad de despacho.</w:t>
            </w:r>
          </w:p>
          <w:p w:rsidR="00740AB3" w:rsidRPr="00F97D75" w:rsidRDefault="00740AB3" w:rsidP="00285123">
            <w:pPr>
              <w:rPr>
                <w:rFonts w:ascii="Arial Narrow" w:hAnsi="Arial Narrow" w:cs="Arial"/>
                <w:sz w:val="20"/>
                <w:szCs w:val="20"/>
                <w:highlight w:val="yellow"/>
              </w:rPr>
            </w:pPr>
            <w:r w:rsidRPr="00F97D75">
              <w:rPr>
                <w:rFonts w:ascii="Arial Narrow" w:hAnsi="Arial Narrow" w:cs="Arial"/>
                <w:sz w:val="20"/>
                <w:szCs w:val="20"/>
                <w:highlight w:val="yellow"/>
              </w:rPr>
              <w:t>Funcionario unidad de despacho</w:t>
            </w:r>
          </w:p>
          <w:p w:rsidR="00740AB3" w:rsidRPr="00F97D75" w:rsidRDefault="00740AB3" w:rsidP="00285123">
            <w:pPr>
              <w:rPr>
                <w:rFonts w:ascii="Arial Narrow" w:hAnsi="Arial Narrow" w:cs="Arial"/>
                <w:sz w:val="20"/>
                <w:szCs w:val="20"/>
                <w:highlight w:val="yellow"/>
              </w:rPr>
            </w:pPr>
            <w:r w:rsidRPr="00F97D75">
              <w:rPr>
                <w:rFonts w:ascii="Arial Narrow" w:hAnsi="Arial Narrow" w:cs="Arial"/>
                <w:sz w:val="20"/>
                <w:szCs w:val="20"/>
                <w:highlight w:val="yellow"/>
              </w:rPr>
              <w:t>Funcionario normativo.</w:t>
            </w:r>
          </w:p>
        </w:tc>
      </w:tr>
      <w:tr w:rsidR="00740AB3" w:rsidRPr="00F97D75"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sz w:val="18"/>
                <w:szCs w:val="18"/>
                <w:highlight w:val="yellow"/>
              </w:rPr>
            </w:pPr>
            <w:r w:rsidRPr="00F97D75">
              <w:rPr>
                <w:rFonts w:eastAsia="Times New Roman"/>
                <w:sz w:val="18"/>
                <w:szCs w:val="18"/>
                <w:highlight w:val="yellow"/>
              </w:rPr>
              <w:lastRenderedPageBreak/>
              <w:t>4. Precondiciones</w:t>
            </w:r>
          </w:p>
        </w:tc>
      </w:tr>
      <w:tr w:rsidR="007810CA" w:rsidRPr="00F97D75"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810CA" w:rsidRPr="00F97D75" w:rsidRDefault="007810CA" w:rsidP="00BB34C5">
            <w:pPr>
              <w:rPr>
                <w:rFonts w:ascii="Arial Narrow" w:hAnsi="Arial Narrow"/>
                <w:sz w:val="20"/>
                <w:szCs w:val="20"/>
                <w:highlight w:val="yellow"/>
              </w:rPr>
            </w:pPr>
            <w:r w:rsidRPr="00F97D75">
              <w:rPr>
                <w:rFonts w:ascii="Arial Narrow" w:hAnsi="Arial Narrow"/>
                <w:sz w:val="20"/>
                <w:szCs w:val="20"/>
                <w:highlight w:val="yellow"/>
              </w:rPr>
              <w:t>El usuario se encuentre autenticado en el Portal del Funcionario Aduanero.</w:t>
            </w:r>
          </w:p>
          <w:p w:rsidR="007810CA" w:rsidRPr="00F97D75" w:rsidRDefault="007810CA" w:rsidP="00BB34C5">
            <w:pPr>
              <w:rPr>
                <w:rFonts w:ascii="Arial Narrow" w:hAnsi="Arial Narrow" w:cs="Arial"/>
                <w:sz w:val="20"/>
                <w:highlight w:val="yellow"/>
              </w:rPr>
            </w:pPr>
            <w:r w:rsidRPr="00F97D75">
              <w:rPr>
                <w:rFonts w:ascii="Arial Narrow" w:hAnsi="Arial Narrow"/>
                <w:sz w:val="20"/>
                <w:szCs w:val="20"/>
                <w:highlight w:val="yellow"/>
              </w:rPr>
              <w:t xml:space="preserve">El usuario cuente con los permisos necesarios para poder acceder a esta opción (Ver </w:t>
            </w:r>
            <w:r w:rsidRPr="00F97D75">
              <w:rPr>
                <w:rFonts w:ascii="Arial Narrow" w:hAnsi="Arial Narrow"/>
                <w:b/>
                <w:sz w:val="20"/>
                <w:szCs w:val="20"/>
                <w:highlight w:val="yellow"/>
              </w:rPr>
              <w:t>ANEXO 01</w:t>
            </w:r>
            <w:r w:rsidRPr="00F97D75">
              <w:rPr>
                <w:rFonts w:ascii="Arial Narrow" w:hAnsi="Arial Narrow"/>
                <w:sz w:val="20"/>
                <w:szCs w:val="20"/>
                <w:highlight w:val="yellow"/>
              </w:rPr>
              <w:t>)</w:t>
            </w:r>
          </w:p>
        </w:tc>
      </w:tr>
      <w:tr w:rsidR="00740AB3" w:rsidRPr="00F97D75"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5. Post condiciones</w:t>
            </w:r>
          </w:p>
        </w:tc>
      </w:tr>
      <w:tr w:rsidR="00740AB3" w:rsidRPr="00F97D75"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40AB3" w:rsidRPr="00F97D75" w:rsidRDefault="00740AB3" w:rsidP="00285123">
            <w:pPr>
              <w:pStyle w:val="NormalWeb"/>
              <w:spacing w:before="0" w:beforeAutospacing="0" w:after="0" w:afterAutospacing="0"/>
              <w:rPr>
                <w:rFonts w:ascii="Arial Narrow" w:eastAsia="Times New Roman" w:hAnsi="Arial Narrow"/>
                <w:highlight w:val="yellow"/>
              </w:rPr>
            </w:pPr>
            <w:r w:rsidRPr="00F97D75">
              <w:rPr>
                <w:rFonts w:ascii="Arial Narrow" w:eastAsia="Times New Roman" w:hAnsi="Arial Narrow"/>
                <w:highlight w:val="yellow"/>
              </w:rPr>
              <w:t>Unidad de despacho registrada, modificada, eliminada o consultada.</w:t>
            </w:r>
          </w:p>
        </w:tc>
      </w:tr>
      <w:tr w:rsidR="00740AB3" w:rsidRPr="00F97D75" w:rsidTr="00976C8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6. Flujo de eventos *</w:t>
            </w:r>
          </w:p>
        </w:tc>
      </w:tr>
      <w:tr w:rsidR="00740AB3" w:rsidRPr="00F97D75" w:rsidTr="00F30724">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Respuesta del Sistema</w:t>
            </w:r>
          </w:p>
        </w:tc>
      </w:tr>
      <w:tr w:rsidR="00070492" w:rsidRPr="00F97D75" w:rsidTr="00070492">
        <w:tc>
          <w:tcPr>
            <w:tcW w:w="510" w:type="dxa"/>
            <w:tcBorders>
              <w:top w:val="single" w:sz="6" w:space="0" w:color="000000"/>
              <w:left w:val="single" w:sz="6" w:space="0" w:color="000000"/>
              <w:right w:val="single" w:sz="6" w:space="0" w:color="000000"/>
            </w:tcBorders>
          </w:tcPr>
          <w:p w:rsidR="00070492" w:rsidRPr="00F97D75" w:rsidRDefault="00070492" w:rsidP="00EF6966">
            <w:pPr>
              <w:pStyle w:val="Piedepgina"/>
              <w:numPr>
                <w:ilvl w:val="0"/>
                <w:numId w:val="44"/>
              </w:numPr>
              <w:ind w:left="356" w:hanging="323"/>
              <w:jc w:val="both"/>
              <w:rPr>
                <w:rFonts w:ascii="Arial Narrow" w:hAnsi="Arial Narrow"/>
                <w:szCs w:val="20"/>
                <w:highlight w:val="yellow"/>
                <w:lang w:val="es-ES"/>
              </w:rPr>
            </w:pPr>
          </w:p>
        </w:tc>
        <w:tc>
          <w:tcPr>
            <w:tcW w:w="3176" w:type="dxa"/>
            <w:tcBorders>
              <w:top w:val="single" w:sz="6" w:space="0" w:color="000000"/>
              <w:left w:val="single" w:sz="6" w:space="0" w:color="000000"/>
              <w:right w:val="single" w:sz="6" w:space="0" w:color="000000"/>
            </w:tcBorders>
          </w:tcPr>
          <w:p w:rsidR="00070492" w:rsidRPr="00F97D75" w:rsidRDefault="00070492" w:rsidP="00BB34C5">
            <w:pPr>
              <w:rPr>
                <w:rFonts w:ascii="Arial Narrow" w:hAnsi="Arial Narrow" w:cs="Arial"/>
                <w:sz w:val="20"/>
                <w:szCs w:val="20"/>
                <w:highlight w:val="yellow"/>
              </w:rPr>
            </w:pPr>
            <w:r w:rsidRPr="00F97D75">
              <w:rPr>
                <w:rFonts w:ascii="Arial Narrow" w:hAnsi="Arial Narrow" w:cs="Arial"/>
                <w:sz w:val="20"/>
                <w:szCs w:val="20"/>
                <w:highlight w:val="yellow"/>
              </w:rPr>
              <w:t>El actor ingresa a la opción “Turnos RF” del grupo “Unidad de despacho” en la pestaña “Despacho aduanero de Salida”; desde el portal del funcionario o la extranet.</w:t>
            </w:r>
          </w:p>
        </w:tc>
        <w:tc>
          <w:tcPr>
            <w:tcW w:w="5670" w:type="dxa"/>
            <w:tcBorders>
              <w:top w:val="single" w:sz="6" w:space="0" w:color="000000"/>
              <w:left w:val="single" w:sz="6" w:space="0" w:color="000000"/>
              <w:right w:val="single" w:sz="6" w:space="0" w:color="000000"/>
            </w:tcBorders>
            <w:hideMark/>
          </w:tcPr>
          <w:p w:rsidR="00070492" w:rsidRPr="00F97D75" w:rsidRDefault="00070492"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El sistema muestra la interfaz “IU0</w:t>
            </w:r>
            <w:r>
              <w:rPr>
                <w:rFonts w:ascii="Arial Narrow" w:hAnsi="Arial Narrow"/>
                <w:szCs w:val="20"/>
                <w:highlight w:val="yellow"/>
              </w:rPr>
              <w:t>05</w:t>
            </w:r>
            <w:r w:rsidRPr="00F97D75">
              <w:rPr>
                <w:rFonts w:ascii="Arial Narrow" w:hAnsi="Arial Narrow"/>
                <w:szCs w:val="20"/>
                <w:highlight w:val="yellow"/>
              </w:rPr>
              <w:t xml:space="preserve">-Mostrar turnos RF”, con los siguientes campos: </w:t>
            </w:r>
          </w:p>
          <w:p w:rsidR="00070492" w:rsidRPr="00F97D75" w:rsidRDefault="00070492"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Aduana</w:t>
            </w:r>
            <w:r w:rsidRPr="00F97D75">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070492" w:rsidRPr="00F97D75" w:rsidRDefault="00070492"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Jefe o Supervisor de régimen</w:t>
            </w:r>
            <w:r>
              <w:rPr>
                <w:rFonts w:ascii="Arial Narrow" w:hAnsi="Arial Narrow"/>
                <w:b/>
                <w:sz w:val="20"/>
                <w:szCs w:val="20"/>
                <w:highlight w:val="yellow"/>
              </w:rPr>
              <w:t xml:space="preserve"> </w:t>
            </w:r>
            <w:r>
              <w:rPr>
                <w:rFonts w:ascii="Arial Narrow" w:hAnsi="Arial Narrow" w:cs="Arial"/>
                <w:b/>
                <w:bCs/>
                <w:sz w:val="20"/>
                <w:szCs w:val="20"/>
                <w:highlight w:val="green"/>
                <w:lang w:val="es-PE" w:eastAsia="es-PE"/>
              </w:rPr>
              <w:t>(ver Anexo 1)</w:t>
            </w:r>
            <w:r w:rsidRPr="00F97D75">
              <w:rPr>
                <w:rFonts w:ascii="Arial Narrow" w:hAnsi="Arial Narrow"/>
                <w:b/>
                <w:sz w:val="20"/>
                <w:szCs w:val="20"/>
                <w:highlight w:val="yellow"/>
              </w:rPr>
              <w:t>:</w:t>
            </w:r>
          </w:p>
          <w:p w:rsidR="00070492" w:rsidRDefault="00070492" w:rsidP="00A86AF6">
            <w:pPr>
              <w:pStyle w:val="Prrafodelista"/>
              <w:ind w:left="1075"/>
              <w:rPr>
                <w:rFonts w:ascii="Arial Narrow" w:hAnsi="Arial Narrow"/>
                <w:sz w:val="20"/>
                <w:szCs w:val="20"/>
                <w:highlight w:val="yellow"/>
              </w:rPr>
            </w:pPr>
            <w:r>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w:t>
            </w:r>
            <w:r w:rsidRPr="00F97D75">
              <w:rPr>
                <w:rFonts w:ascii="Arial Narrow" w:hAnsi="Arial Narrow"/>
                <w:sz w:val="20"/>
                <w:szCs w:val="20"/>
                <w:highlight w:val="yellow"/>
              </w:rPr>
              <w:t>aduana del funcionario autenticado en la lista deshabilitada.</w:t>
            </w:r>
          </w:p>
          <w:p w:rsidR="00070492" w:rsidRPr="00F97D75" w:rsidRDefault="00070492"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asignado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Profesional normativo:</w:t>
            </w:r>
          </w:p>
          <w:p w:rsidR="00070492" w:rsidRPr="00F97D75" w:rsidRDefault="00070492" w:rsidP="00A86AF6">
            <w:pPr>
              <w:pStyle w:val="Prrafodelista"/>
              <w:ind w:left="1075"/>
              <w:rPr>
                <w:rFonts w:ascii="Arial Narrow" w:hAnsi="Arial Narrow"/>
                <w:sz w:val="20"/>
                <w:szCs w:val="20"/>
                <w:highlight w:val="yellow"/>
              </w:rPr>
            </w:pPr>
            <w:r w:rsidRPr="00F97D75">
              <w:rPr>
                <w:rFonts w:ascii="Arial Narrow" w:hAnsi="Arial Narrow"/>
                <w:sz w:val="20"/>
                <w:szCs w:val="20"/>
                <w:highlight w:val="yellow"/>
              </w:rPr>
              <w:t>Se muestran todas las aduanas.</w:t>
            </w:r>
          </w:p>
          <w:p w:rsidR="00070492" w:rsidRPr="00F97D75" w:rsidRDefault="00070492" w:rsidP="00A86AF6">
            <w:pPr>
              <w:pStyle w:val="Prrafodelista"/>
              <w:ind w:left="715"/>
              <w:rPr>
                <w:rFonts w:ascii="Arial Narrow" w:hAnsi="Arial Narrow"/>
                <w:sz w:val="20"/>
                <w:szCs w:val="20"/>
                <w:highlight w:val="yellow"/>
              </w:rPr>
            </w:pPr>
            <w:r w:rsidRPr="00F97D75">
              <w:rPr>
                <w:rFonts w:ascii="Arial Narrow" w:hAnsi="Arial Narrow"/>
                <w:sz w:val="20"/>
                <w:szCs w:val="20"/>
                <w:highlight w:val="yellow"/>
              </w:rPr>
              <w:t>En cualquier caso la aduana del funcionario se muestra seleccionada por defecto.</w:t>
            </w:r>
          </w:p>
          <w:p w:rsidR="00070492" w:rsidRPr="00F97D75" w:rsidRDefault="00070492"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Unidad de despacho:</w:t>
            </w:r>
            <w:r w:rsidRPr="00F97D75">
              <w:rPr>
                <w:rFonts w:ascii="Arial Narrow" w:hAnsi="Arial Narrow"/>
                <w:sz w:val="20"/>
                <w:szCs w:val="20"/>
                <w:highlight w:val="yellow"/>
              </w:rPr>
              <w:t xml:space="preserve"> Campo obligatorio, muestra la lista de unidades de despacho con </w:t>
            </w:r>
            <w:r>
              <w:rPr>
                <w:rFonts w:ascii="Arial Narrow" w:hAnsi="Arial Narrow"/>
                <w:sz w:val="20"/>
                <w:szCs w:val="20"/>
                <w:highlight w:val="yellow"/>
              </w:rPr>
              <w:t>la</w:t>
            </w:r>
            <w:r w:rsidRPr="00F97D75">
              <w:rPr>
                <w:rFonts w:ascii="Arial Narrow" w:hAnsi="Arial Narrow"/>
                <w:sz w:val="20"/>
                <w:szCs w:val="20"/>
                <w:highlight w:val="yellow"/>
              </w:rPr>
              <w:t xml:space="preserve"> descripción de la</w:t>
            </w:r>
            <w:r>
              <w:rPr>
                <w:rFonts w:ascii="Arial Narrow" w:hAnsi="Arial Narrow"/>
                <w:sz w:val="20"/>
                <w:szCs w:val="20"/>
                <w:highlight w:val="yellow"/>
              </w:rPr>
              <w:t>s</w:t>
            </w:r>
            <w:r w:rsidRPr="00F97D75">
              <w:rPr>
                <w:rFonts w:ascii="Arial Narrow" w:hAnsi="Arial Narrow"/>
                <w:sz w:val="20"/>
                <w:szCs w:val="20"/>
                <w:highlight w:val="yellow"/>
              </w:rPr>
              <w:t xml:space="preserve"> unidades de despacho </w:t>
            </w:r>
            <w:r>
              <w:rPr>
                <w:rFonts w:ascii="Arial Narrow" w:hAnsi="Arial Narrow"/>
                <w:sz w:val="20"/>
                <w:szCs w:val="20"/>
                <w:highlight w:val="yellow"/>
              </w:rPr>
              <w:t>vigentes</w:t>
            </w:r>
            <w:r w:rsidRPr="00F97D75">
              <w:rPr>
                <w:rFonts w:ascii="Arial Narrow" w:hAnsi="Arial Narrow"/>
                <w:sz w:val="20"/>
                <w:szCs w:val="20"/>
                <w:highlight w:val="yellow"/>
              </w:rPr>
              <w:t xml:space="preserve">, de la aduana seleccionada, ordenadas por número. Por defecto se muestra seleccionada la primera unidad de despacho </w:t>
            </w:r>
            <w:r>
              <w:rPr>
                <w:rFonts w:ascii="Arial Narrow" w:hAnsi="Arial Narrow"/>
                <w:sz w:val="20"/>
                <w:szCs w:val="20"/>
                <w:highlight w:val="yellow"/>
              </w:rPr>
              <w:t>de la lista</w:t>
            </w:r>
            <w:r w:rsidRPr="00F97D75">
              <w:rPr>
                <w:rFonts w:ascii="Arial Narrow" w:hAnsi="Arial Narrow"/>
                <w:sz w:val="20"/>
                <w:szCs w:val="20"/>
                <w:highlight w:val="yellow"/>
              </w:rPr>
              <w:t>.</w:t>
            </w:r>
          </w:p>
          <w:p w:rsidR="00070492" w:rsidRPr="00F97D75" w:rsidRDefault="00070492"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 xml:space="preserve">Estado: </w:t>
            </w:r>
            <w:r w:rsidRPr="00F97D75">
              <w:rPr>
                <w:rFonts w:ascii="Arial Narrow" w:hAnsi="Arial Narrow"/>
                <w:sz w:val="20"/>
                <w:szCs w:val="20"/>
                <w:highlight w:val="yellow"/>
              </w:rPr>
              <w:t>Campo obligatorio, muestra la lista de estados con los siguientes elementos:</w:t>
            </w:r>
          </w:p>
          <w:p w:rsidR="00070492" w:rsidRPr="00F97D75" w:rsidRDefault="00070492" w:rsidP="00EF6966">
            <w:pPr>
              <w:pStyle w:val="Prrafodelista"/>
              <w:numPr>
                <w:ilvl w:val="0"/>
                <w:numId w:val="80"/>
              </w:numPr>
              <w:rPr>
                <w:rFonts w:ascii="Arial Narrow" w:hAnsi="Arial Narrow"/>
                <w:sz w:val="20"/>
                <w:szCs w:val="20"/>
                <w:highlight w:val="yellow"/>
              </w:rPr>
            </w:pPr>
            <w:r>
              <w:rPr>
                <w:rFonts w:ascii="Arial Narrow" w:hAnsi="Arial Narrow"/>
                <w:sz w:val="20"/>
                <w:szCs w:val="20"/>
                <w:highlight w:val="yellow"/>
              </w:rPr>
              <w:t>Vigente</w:t>
            </w:r>
          </w:p>
          <w:p w:rsidR="00070492" w:rsidRPr="00F97D75" w:rsidRDefault="00070492" w:rsidP="00EF6966">
            <w:pPr>
              <w:pStyle w:val="Prrafodelista"/>
              <w:numPr>
                <w:ilvl w:val="0"/>
                <w:numId w:val="80"/>
              </w:numPr>
              <w:rPr>
                <w:rFonts w:ascii="Arial Narrow" w:hAnsi="Arial Narrow"/>
                <w:sz w:val="20"/>
                <w:szCs w:val="20"/>
                <w:highlight w:val="yellow"/>
              </w:rPr>
            </w:pPr>
            <w:r>
              <w:rPr>
                <w:rFonts w:ascii="Arial Narrow" w:hAnsi="Arial Narrow"/>
                <w:sz w:val="20"/>
                <w:szCs w:val="20"/>
                <w:highlight w:val="yellow"/>
              </w:rPr>
              <w:t>No vigente</w:t>
            </w:r>
          </w:p>
          <w:p w:rsidR="00070492" w:rsidRPr="00F97D75" w:rsidRDefault="00070492" w:rsidP="00EF6966">
            <w:pPr>
              <w:pStyle w:val="Prrafodelista"/>
              <w:numPr>
                <w:ilvl w:val="0"/>
                <w:numId w:val="80"/>
              </w:numPr>
              <w:rPr>
                <w:rFonts w:ascii="Arial Narrow" w:hAnsi="Arial Narrow"/>
                <w:sz w:val="20"/>
                <w:szCs w:val="20"/>
                <w:highlight w:val="yellow"/>
              </w:rPr>
            </w:pPr>
            <w:r w:rsidRPr="00F97D75">
              <w:rPr>
                <w:rFonts w:ascii="Arial Narrow" w:hAnsi="Arial Narrow"/>
                <w:sz w:val="20"/>
                <w:szCs w:val="20"/>
                <w:highlight w:val="yellow"/>
              </w:rPr>
              <w:t>Todos</w:t>
            </w:r>
          </w:p>
          <w:p w:rsidR="00070492" w:rsidRPr="00F97D75" w:rsidRDefault="00070492" w:rsidP="005314E9">
            <w:pPr>
              <w:pStyle w:val="Prrafodelista"/>
              <w:ind w:left="715"/>
              <w:rPr>
                <w:rFonts w:ascii="Arial Narrow" w:hAnsi="Arial Narrow"/>
                <w:b/>
                <w:sz w:val="20"/>
                <w:szCs w:val="20"/>
                <w:highlight w:val="yellow"/>
              </w:rPr>
            </w:pPr>
            <w:r w:rsidRPr="00F97D75">
              <w:rPr>
                <w:rFonts w:ascii="Arial Narrow" w:hAnsi="Arial Narrow"/>
                <w:sz w:val="20"/>
                <w:szCs w:val="20"/>
                <w:highlight w:val="yellow"/>
              </w:rPr>
              <w:t xml:space="preserve">Se muestra seleccionado por defecto el estado </w:t>
            </w:r>
            <w:r w:rsidRPr="00F97D75">
              <w:rPr>
                <w:rFonts w:ascii="Arial Narrow" w:hAnsi="Arial Narrow"/>
                <w:b/>
                <w:sz w:val="20"/>
                <w:szCs w:val="20"/>
                <w:highlight w:val="yellow"/>
              </w:rPr>
              <w:t>“</w:t>
            </w:r>
            <w:r>
              <w:rPr>
                <w:rFonts w:ascii="Arial Narrow" w:hAnsi="Arial Narrow"/>
                <w:b/>
                <w:sz w:val="20"/>
                <w:szCs w:val="20"/>
                <w:highlight w:val="yellow"/>
              </w:rPr>
              <w:t>Vigente</w:t>
            </w:r>
            <w:r w:rsidRPr="00F97D75">
              <w:rPr>
                <w:rFonts w:ascii="Arial Narrow" w:hAnsi="Arial Narrow"/>
                <w:b/>
                <w:sz w:val="20"/>
                <w:szCs w:val="20"/>
                <w:highlight w:val="yellow"/>
              </w:rPr>
              <w:t>”.</w:t>
            </w:r>
          </w:p>
          <w:p w:rsidR="00070492" w:rsidRPr="00F97D75" w:rsidRDefault="00070492"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t>Lista de turnos:</w:t>
            </w:r>
            <w:r w:rsidRPr="00F97D75">
              <w:rPr>
                <w:rFonts w:ascii="Arial Narrow" w:hAnsi="Arial Narrow"/>
                <w:sz w:val="20"/>
                <w:szCs w:val="20"/>
                <w:highlight w:val="yellow"/>
              </w:rPr>
              <w:t xml:space="preserve"> en esta lista se muestran los turnos de la aduana, unidad de despacho y estado seleccionados ordenados por hora de inicio, con las siguientes columnas:</w:t>
            </w:r>
          </w:p>
          <w:p w:rsidR="00070492" w:rsidRPr="00F97D75" w:rsidRDefault="00070492" w:rsidP="00EF6966">
            <w:pPr>
              <w:pStyle w:val="Prrafodelista"/>
              <w:numPr>
                <w:ilvl w:val="0"/>
                <w:numId w:val="80"/>
              </w:numPr>
              <w:rPr>
                <w:rFonts w:ascii="Arial Narrow" w:hAnsi="Arial Narrow"/>
                <w:sz w:val="20"/>
                <w:szCs w:val="20"/>
                <w:highlight w:val="yellow"/>
                <w:lang w:val="es-PE"/>
              </w:rPr>
            </w:pPr>
            <w:r w:rsidRPr="00F97D75">
              <w:rPr>
                <w:rFonts w:ascii="Arial Narrow" w:hAnsi="Arial Narrow"/>
                <w:b/>
                <w:sz w:val="20"/>
                <w:szCs w:val="20"/>
                <w:highlight w:val="yellow"/>
              </w:rPr>
              <w:t>Número:</w:t>
            </w:r>
            <w:r w:rsidRPr="00F97D75">
              <w:rPr>
                <w:rFonts w:ascii="Arial Narrow" w:hAnsi="Arial Narrow"/>
                <w:sz w:val="20"/>
                <w:szCs w:val="20"/>
                <w:highlight w:val="yellow"/>
              </w:rPr>
              <w:t xml:space="preserve"> número </w:t>
            </w:r>
            <w:r>
              <w:rPr>
                <w:rFonts w:ascii="Arial Narrow" w:hAnsi="Arial Narrow"/>
                <w:sz w:val="20"/>
                <w:szCs w:val="20"/>
                <w:highlight w:val="yellow"/>
              </w:rPr>
              <w:t xml:space="preserve">entero que corresponde a la posición del elemento en la lista. Si </w:t>
            </w:r>
            <w:r w:rsidRPr="00F97D75">
              <w:rPr>
                <w:rFonts w:ascii="Arial Narrow" w:hAnsi="Arial Narrow"/>
                <w:sz w:val="20"/>
                <w:szCs w:val="20"/>
                <w:highlight w:val="yellow"/>
              </w:rPr>
              <w:t xml:space="preserve">el usuario autenticado tiene el rol diferente de Profesional normativo de régimen y si </w:t>
            </w:r>
            <w:r w:rsidRPr="00F97D75">
              <w:rPr>
                <w:rFonts w:ascii="Arial Narrow" w:hAnsi="Arial Narrow" w:cs="Arial"/>
                <w:sz w:val="20"/>
                <w:highlight w:val="yellow"/>
              </w:rPr>
              <w:t xml:space="preserve">la fecha actual es </w:t>
            </w:r>
            <w:r>
              <w:rPr>
                <w:rFonts w:ascii="Arial Narrow" w:hAnsi="Arial Narrow" w:cs="Arial"/>
                <w:sz w:val="20"/>
                <w:highlight w:val="yellow"/>
              </w:rPr>
              <w:t>menor</w:t>
            </w:r>
            <w:r w:rsidRPr="00F97D75">
              <w:rPr>
                <w:rFonts w:ascii="Arial Narrow" w:hAnsi="Arial Narrow" w:cs="Arial"/>
                <w:sz w:val="20"/>
                <w:highlight w:val="yellow"/>
              </w:rPr>
              <w:t xml:space="preserve"> que la fecha de </w:t>
            </w:r>
            <w:r>
              <w:rPr>
                <w:rFonts w:ascii="Arial Narrow" w:hAnsi="Arial Narrow" w:cs="Arial"/>
                <w:sz w:val="20"/>
                <w:highlight w:val="yellow"/>
              </w:rPr>
              <w:t>término</w:t>
            </w:r>
            <w:r w:rsidRPr="00F97D75">
              <w:rPr>
                <w:rFonts w:ascii="Arial Narrow" w:hAnsi="Arial Narrow" w:cs="Arial"/>
                <w:sz w:val="20"/>
                <w:highlight w:val="yellow"/>
              </w:rPr>
              <w:t xml:space="preserve"> de vigencia</w:t>
            </w:r>
            <w:r>
              <w:rPr>
                <w:rFonts w:ascii="Arial Narrow" w:hAnsi="Arial Narrow"/>
                <w:sz w:val="20"/>
                <w:szCs w:val="20"/>
                <w:highlight w:val="yellow"/>
              </w:rPr>
              <w:t xml:space="preserve">, entonces se muestra como un enlace </w:t>
            </w:r>
            <w:r w:rsidRPr="00F97D75">
              <w:rPr>
                <w:rFonts w:ascii="Arial Narrow" w:hAnsi="Arial Narrow"/>
                <w:sz w:val="20"/>
                <w:szCs w:val="20"/>
                <w:highlight w:val="yellow"/>
              </w:rPr>
              <w:t xml:space="preserve">que permite modificar </w:t>
            </w:r>
            <w:r>
              <w:rPr>
                <w:rFonts w:ascii="Arial Narrow" w:hAnsi="Arial Narrow"/>
                <w:sz w:val="20"/>
                <w:szCs w:val="20"/>
                <w:highlight w:val="yellow"/>
              </w:rPr>
              <w:t>el</w:t>
            </w:r>
            <w:r w:rsidRPr="00F97D75">
              <w:rPr>
                <w:rFonts w:ascii="Arial Narrow" w:hAnsi="Arial Narrow"/>
                <w:sz w:val="20"/>
                <w:szCs w:val="20"/>
                <w:highlight w:val="yellow"/>
              </w:rPr>
              <w:t xml:space="preserve"> </w:t>
            </w:r>
            <w:r>
              <w:rPr>
                <w:rFonts w:ascii="Arial Narrow" w:hAnsi="Arial Narrow"/>
                <w:sz w:val="20"/>
                <w:szCs w:val="20"/>
                <w:highlight w:val="yellow"/>
              </w:rPr>
              <w:t>turno</w:t>
            </w:r>
            <w:r w:rsidRPr="00F97D75">
              <w:rPr>
                <w:rFonts w:ascii="Arial Narrow" w:hAnsi="Arial Narrow"/>
                <w:sz w:val="20"/>
                <w:szCs w:val="20"/>
                <w:highlight w:val="yellow"/>
              </w:rPr>
              <w:t xml:space="preserve"> de reconocimiento, en caso contrario se muestra como texto. Centrado.</w:t>
            </w:r>
            <w:r w:rsidRPr="00F97D75">
              <w:rPr>
                <w:rFonts w:ascii="Arial Narrow" w:hAnsi="Arial Narrow"/>
                <w:sz w:val="20"/>
                <w:szCs w:val="20"/>
                <w:highlight w:val="yellow"/>
                <w:lang w:val="es-PE"/>
              </w:rPr>
              <w:t xml:space="preserve"> </w:t>
            </w:r>
          </w:p>
          <w:p w:rsidR="00070492" w:rsidRPr="00F97D75" w:rsidRDefault="00070492"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Nombre:</w:t>
            </w:r>
            <w:r w:rsidRPr="00F97D75">
              <w:rPr>
                <w:rFonts w:ascii="Arial Narrow" w:hAnsi="Arial Narrow"/>
                <w:sz w:val="20"/>
                <w:szCs w:val="20"/>
                <w:highlight w:val="yellow"/>
              </w:rPr>
              <w:t xml:space="preserve"> nombre del turno. Con alineación a la izquierda.</w:t>
            </w:r>
          </w:p>
          <w:p w:rsidR="00070492" w:rsidRPr="00F97D75" w:rsidRDefault="00070492" w:rsidP="00EF6966">
            <w:pPr>
              <w:pStyle w:val="Prrafodelista"/>
              <w:numPr>
                <w:ilvl w:val="3"/>
                <w:numId w:val="84"/>
              </w:numPr>
              <w:ind w:left="922" w:hanging="284"/>
              <w:rPr>
                <w:rFonts w:ascii="Arial Narrow" w:hAnsi="Arial Narrow"/>
                <w:sz w:val="20"/>
                <w:szCs w:val="20"/>
                <w:highlight w:val="yellow"/>
              </w:rPr>
            </w:pPr>
            <w:r w:rsidRPr="00F97D75">
              <w:rPr>
                <w:rFonts w:ascii="Arial Narrow" w:hAnsi="Arial Narrow"/>
                <w:b/>
                <w:sz w:val="20"/>
                <w:szCs w:val="20"/>
                <w:highlight w:val="yellow"/>
              </w:rPr>
              <w:t>Hora Desde:</w:t>
            </w:r>
            <w:r w:rsidRPr="00F97D75">
              <w:rPr>
                <w:rFonts w:ascii="Arial Narrow" w:hAnsi="Arial Narrow"/>
                <w:sz w:val="20"/>
                <w:szCs w:val="20"/>
                <w:highlight w:val="yellow"/>
              </w:rPr>
              <w:t xml:space="preserve"> Hora de inicio del turno en formato de 24 horas. Centrado.</w:t>
            </w:r>
          </w:p>
          <w:p w:rsidR="00070492" w:rsidRPr="00F97D75" w:rsidRDefault="00070492"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Hora</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Hasta:</w:t>
            </w:r>
            <w:r w:rsidRPr="00F97D75">
              <w:rPr>
                <w:rFonts w:ascii="Arial Narrow" w:hAnsi="Arial Narrow"/>
                <w:sz w:val="20"/>
                <w:szCs w:val="20"/>
                <w:highlight w:val="yellow"/>
              </w:rPr>
              <w:t xml:space="preserve"> Hora de fin del turno en formato de 24 horas. Centrado.</w:t>
            </w:r>
          </w:p>
          <w:p w:rsidR="00070492" w:rsidRPr="00F97D75" w:rsidRDefault="00070492"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Hora</w:t>
            </w:r>
            <w:r w:rsidRPr="00F97D75">
              <w:rPr>
                <w:rFonts w:ascii="Arial Narrow" w:hAnsi="Arial Narrow"/>
                <w:sz w:val="20"/>
                <w:szCs w:val="20"/>
                <w:highlight w:val="yellow"/>
              </w:rPr>
              <w:t xml:space="preserve"> </w:t>
            </w:r>
            <w:r w:rsidRPr="003212A8">
              <w:rPr>
                <w:rFonts w:ascii="Arial Narrow" w:hAnsi="Arial Narrow" w:cs="Arial"/>
                <w:b/>
                <w:color w:val="FF0000"/>
                <w:sz w:val="20"/>
                <w:highlight w:val="yellow"/>
              </w:rPr>
              <w:t>de corte de asignación</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Hora de atención del turno hasta la cual se asignan solicitudes de reconocimiento físico,</w:t>
            </w:r>
            <w:r>
              <w:rPr>
                <w:rFonts w:ascii="Arial Narrow" w:hAnsi="Arial Narrow"/>
                <w:sz w:val="20"/>
                <w:szCs w:val="20"/>
                <w:highlight w:val="yellow"/>
              </w:rPr>
              <w:t xml:space="preserve"> </w:t>
            </w:r>
            <w:r w:rsidRPr="00F97D75">
              <w:rPr>
                <w:rFonts w:ascii="Arial Narrow" w:hAnsi="Arial Narrow"/>
                <w:sz w:val="20"/>
                <w:szCs w:val="20"/>
                <w:highlight w:val="yellow"/>
              </w:rPr>
              <w:t>en formato de 24 horas. Centrado.</w:t>
            </w:r>
          </w:p>
          <w:p w:rsidR="00070492" w:rsidRPr="00383C11" w:rsidRDefault="00070492" w:rsidP="00EF6966">
            <w:pPr>
              <w:pStyle w:val="Prrafodelista"/>
              <w:numPr>
                <w:ilvl w:val="0"/>
                <w:numId w:val="80"/>
              </w:numPr>
              <w:rPr>
                <w:rFonts w:ascii="Arial Narrow" w:hAnsi="Arial Narrow"/>
                <w:color w:val="FF0000"/>
                <w:sz w:val="20"/>
                <w:szCs w:val="20"/>
                <w:highlight w:val="yellow"/>
              </w:rPr>
            </w:pPr>
            <w:r w:rsidRPr="00383C11">
              <w:rPr>
                <w:rFonts w:ascii="Arial Narrow" w:hAnsi="Arial Narrow"/>
                <w:b/>
                <w:color w:val="FF0000"/>
                <w:sz w:val="20"/>
                <w:szCs w:val="20"/>
                <w:highlight w:val="yellow"/>
              </w:rPr>
              <w:t>Zonas:</w:t>
            </w:r>
            <w:r w:rsidRPr="00383C11">
              <w:rPr>
                <w:rFonts w:ascii="Arial Narrow" w:hAnsi="Arial Narrow"/>
                <w:color w:val="FF0000"/>
                <w:sz w:val="20"/>
                <w:szCs w:val="20"/>
                <w:highlight w:val="yellow"/>
              </w:rPr>
              <w:t xml:space="preserve"> Nombre de las zonas asociadas al turno.</w:t>
            </w:r>
            <w:r>
              <w:rPr>
                <w:rFonts w:ascii="Arial Narrow" w:hAnsi="Arial Narrow"/>
                <w:color w:val="FF0000"/>
                <w:sz w:val="20"/>
                <w:szCs w:val="20"/>
                <w:highlight w:val="yellow"/>
              </w:rPr>
              <w:t xml:space="preserve"> </w:t>
            </w:r>
            <w:r w:rsidRPr="0008482F">
              <w:rPr>
                <w:rFonts w:ascii="Arial Narrow" w:hAnsi="Arial Narrow"/>
                <w:color w:val="FF0000"/>
                <w:sz w:val="20"/>
                <w:szCs w:val="20"/>
                <w:highlight w:val="yellow"/>
              </w:rPr>
              <w:t>Con alineación</w:t>
            </w:r>
            <w:r>
              <w:rPr>
                <w:rFonts w:ascii="Arial Narrow" w:hAnsi="Arial Narrow"/>
                <w:color w:val="FF0000"/>
                <w:sz w:val="20"/>
                <w:szCs w:val="20"/>
                <w:highlight w:val="yellow"/>
              </w:rPr>
              <w:t xml:space="preserve"> a la izquierda.</w:t>
            </w:r>
          </w:p>
          <w:p w:rsidR="00070492" w:rsidRPr="00F97D75" w:rsidRDefault="00070492" w:rsidP="00EF6966">
            <w:pPr>
              <w:pStyle w:val="Prrafodelista"/>
              <w:numPr>
                <w:ilvl w:val="0"/>
                <w:numId w:val="80"/>
              </w:numPr>
              <w:rPr>
                <w:rFonts w:ascii="Arial Narrow" w:hAnsi="Arial Narrow"/>
                <w:sz w:val="20"/>
                <w:szCs w:val="20"/>
                <w:highlight w:val="yellow"/>
                <w:lang w:val="es-PE"/>
              </w:rPr>
            </w:pPr>
            <w:r w:rsidRPr="00F97D75">
              <w:rPr>
                <w:rFonts w:ascii="Arial Narrow" w:hAnsi="Arial Narrow"/>
                <w:b/>
                <w:sz w:val="20"/>
                <w:szCs w:val="20"/>
                <w:highlight w:val="yellow"/>
              </w:rPr>
              <w:t xml:space="preserve">Fecha </w:t>
            </w:r>
            <w:r>
              <w:rPr>
                <w:rFonts w:ascii="Arial Narrow" w:hAnsi="Arial Narrow"/>
                <w:b/>
                <w:sz w:val="20"/>
                <w:szCs w:val="20"/>
                <w:highlight w:val="yellow"/>
              </w:rPr>
              <w:t>Desde</w:t>
            </w:r>
            <w:r w:rsidRPr="00F97D75">
              <w:rPr>
                <w:rFonts w:ascii="Arial Narrow" w:hAnsi="Arial Narrow"/>
                <w:b/>
                <w:sz w:val="20"/>
                <w:szCs w:val="20"/>
                <w:highlight w:val="yellow"/>
              </w:rPr>
              <w:t>:</w:t>
            </w:r>
            <w:r w:rsidRPr="00F97D75">
              <w:rPr>
                <w:rFonts w:ascii="Arial Narrow" w:hAnsi="Arial Narrow"/>
                <w:sz w:val="20"/>
                <w:szCs w:val="20"/>
                <w:highlight w:val="yellow"/>
                <w:lang w:val="es-PE"/>
              </w:rPr>
              <w:t xml:space="preserve"> fecha de </w:t>
            </w:r>
            <w:r w:rsidRPr="00A736EF">
              <w:rPr>
                <w:rFonts w:ascii="Arial Narrow" w:hAnsi="Arial Narrow"/>
                <w:sz w:val="20"/>
                <w:szCs w:val="20"/>
                <w:highlight w:val="yellow"/>
              </w:rPr>
              <w:t>inicio</w:t>
            </w:r>
            <w:r w:rsidRPr="00F97D75">
              <w:rPr>
                <w:rFonts w:ascii="Arial Narrow" w:hAnsi="Arial Narrow"/>
                <w:sz w:val="20"/>
                <w:szCs w:val="20"/>
                <w:highlight w:val="yellow"/>
                <w:lang w:val="es-PE"/>
              </w:rPr>
              <w:t xml:space="preserve"> de </w:t>
            </w:r>
            <w:r w:rsidRPr="009A16CE">
              <w:rPr>
                <w:rFonts w:ascii="Arial Narrow" w:hAnsi="Arial Narrow"/>
                <w:sz w:val="20"/>
                <w:szCs w:val="20"/>
                <w:highlight w:val="yellow"/>
              </w:rPr>
              <w:t>vigencia</w:t>
            </w:r>
            <w:r w:rsidRPr="00F97D75">
              <w:rPr>
                <w:rFonts w:ascii="Arial Narrow" w:hAnsi="Arial Narrow"/>
                <w:sz w:val="20"/>
                <w:szCs w:val="20"/>
                <w:highlight w:val="yellow"/>
                <w:lang w:val="es-PE"/>
              </w:rPr>
              <w:t xml:space="preserve"> en formato </w:t>
            </w:r>
            <w:proofErr w:type="spellStart"/>
            <w:r w:rsidRPr="00F97D75">
              <w:rPr>
                <w:rFonts w:ascii="Arial Narrow" w:hAnsi="Arial Narrow"/>
                <w:sz w:val="20"/>
                <w:szCs w:val="20"/>
                <w:highlight w:val="yellow"/>
                <w:lang w:val="es-PE"/>
              </w:rPr>
              <w:t>dd</w:t>
            </w:r>
            <w:proofErr w:type="spellEnd"/>
            <w:r w:rsidRPr="00F97D75">
              <w:rPr>
                <w:rFonts w:ascii="Arial Narrow" w:hAnsi="Arial Narrow"/>
                <w:sz w:val="20"/>
                <w:szCs w:val="20"/>
                <w:highlight w:val="yellow"/>
                <w:lang w:val="es-PE"/>
              </w:rPr>
              <w:t>/mm/</w:t>
            </w:r>
            <w:proofErr w:type="spellStart"/>
            <w:r w:rsidRPr="00F97D75">
              <w:rPr>
                <w:rFonts w:ascii="Arial Narrow" w:hAnsi="Arial Narrow"/>
                <w:sz w:val="20"/>
                <w:szCs w:val="20"/>
                <w:highlight w:val="yellow"/>
                <w:lang w:val="es-PE"/>
              </w:rPr>
              <w:t>yyyy</w:t>
            </w:r>
            <w:proofErr w:type="spellEnd"/>
            <w:r w:rsidRPr="00F97D75">
              <w:rPr>
                <w:rFonts w:ascii="Arial Narrow" w:hAnsi="Arial Narrow"/>
                <w:sz w:val="20"/>
                <w:szCs w:val="20"/>
                <w:highlight w:val="yellow"/>
                <w:lang w:val="es-PE"/>
              </w:rPr>
              <w:t>.</w:t>
            </w:r>
            <w:r w:rsidRPr="00F97D75">
              <w:rPr>
                <w:rFonts w:ascii="Arial Narrow" w:hAnsi="Arial Narrow"/>
                <w:sz w:val="20"/>
                <w:szCs w:val="20"/>
                <w:highlight w:val="yellow"/>
              </w:rPr>
              <w:t xml:space="preserve"> Centrado</w:t>
            </w:r>
          </w:p>
          <w:p w:rsidR="00070492" w:rsidRPr="00F97D75" w:rsidRDefault="00070492" w:rsidP="00EF6966">
            <w:pPr>
              <w:pStyle w:val="Prrafodelista"/>
              <w:numPr>
                <w:ilvl w:val="0"/>
                <w:numId w:val="80"/>
              </w:numPr>
              <w:rPr>
                <w:rFonts w:ascii="Arial Narrow" w:hAnsi="Arial Narrow"/>
                <w:sz w:val="20"/>
                <w:szCs w:val="20"/>
                <w:highlight w:val="yellow"/>
              </w:rPr>
            </w:pPr>
            <w:r w:rsidRPr="00F97D75">
              <w:rPr>
                <w:rFonts w:ascii="Arial Narrow" w:hAnsi="Arial Narrow"/>
                <w:b/>
                <w:sz w:val="20"/>
                <w:szCs w:val="20"/>
                <w:highlight w:val="yellow"/>
              </w:rPr>
              <w:t xml:space="preserve">Fecha </w:t>
            </w:r>
            <w:r>
              <w:rPr>
                <w:rFonts w:ascii="Arial Narrow" w:hAnsi="Arial Narrow"/>
                <w:b/>
                <w:sz w:val="20"/>
                <w:szCs w:val="20"/>
                <w:highlight w:val="yellow"/>
              </w:rPr>
              <w:t>Hasta</w:t>
            </w:r>
            <w:r w:rsidRPr="00F97D75">
              <w:rPr>
                <w:rFonts w:ascii="Arial Narrow" w:hAnsi="Arial Narrow"/>
                <w:b/>
                <w:sz w:val="20"/>
                <w:szCs w:val="20"/>
                <w:highlight w:val="yellow"/>
              </w:rPr>
              <w:t>:</w:t>
            </w:r>
            <w:r w:rsidRPr="00F97D75">
              <w:rPr>
                <w:rFonts w:ascii="Arial Narrow" w:hAnsi="Arial Narrow"/>
                <w:sz w:val="20"/>
                <w:szCs w:val="20"/>
                <w:highlight w:val="yellow"/>
                <w:lang w:val="es-PE"/>
              </w:rPr>
              <w:t xml:space="preserve"> fecha de fin de </w:t>
            </w:r>
            <w:r w:rsidRPr="009A16CE">
              <w:rPr>
                <w:rFonts w:ascii="Arial Narrow" w:hAnsi="Arial Narrow"/>
                <w:sz w:val="20"/>
                <w:szCs w:val="20"/>
                <w:highlight w:val="yellow"/>
              </w:rPr>
              <w:t>vigencia</w:t>
            </w:r>
            <w:r w:rsidRPr="00F97D75">
              <w:rPr>
                <w:rFonts w:ascii="Arial Narrow" w:hAnsi="Arial Narrow"/>
                <w:sz w:val="20"/>
                <w:szCs w:val="20"/>
                <w:highlight w:val="yellow"/>
                <w:lang w:val="es-PE"/>
              </w:rPr>
              <w:t xml:space="preserve"> en formato </w:t>
            </w:r>
            <w:proofErr w:type="spellStart"/>
            <w:r w:rsidRPr="00F97D75">
              <w:rPr>
                <w:rFonts w:ascii="Arial Narrow" w:hAnsi="Arial Narrow"/>
                <w:sz w:val="20"/>
                <w:szCs w:val="20"/>
                <w:highlight w:val="yellow"/>
                <w:lang w:val="es-PE"/>
              </w:rPr>
              <w:t>dd</w:t>
            </w:r>
            <w:proofErr w:type="spellEnd"/>
            <w:r w:rsidRPr="00F97D75">
              <w:rPr>
                <w:rFonts w:ascii="Arial Narrow" w:hAnsi="Arial Narrow"/>
                <w:sz w:val="20"/>
                <w:szCs w:val="20"/>
                <w:highlight w:val="yellow"/>
                <w:lang w:val="es-PE"/>
              </w:rPr>
              <w:t>/mm/</w:t>
            </w:r>
            <w:proofErr w:type="spellStart"/>
            <w:r w:rsidRPr="00F97D75">
              <w:rPr>
                <w:rFonts w:ascii="Arial Narrow" w:hAnsi="Arial Narrow"/>
                <w:sz w:val="20"/>
                <w:szCs w:val="20"/>
                <w:highlight w:val="yellow"/>
                <w:lang w:val="es-PE"/>
              </w:rPr>
              <w:t>yyyy</w:t>
            </w:r>
            <w:proofErr w:type="spellEnd"/>
            <w:r w:rsidRPr="00F97D75">
              <w:rPr>
                <w:rFonts w:ascii="Arial Narrow" w:hAnsi="Arial Narrow"/>
                <w:sz w:val="20"/>
                <w:szCs w:val="20"/>
                <w:highlight w:val="yellow"/>
                <w:lang w:val="es-PE"/>
              </w:rPr>
              <w:t>.</w:t>
            </w:r>
            <w:r w:rsidRPr="00F97D75">
              <w:rPr>
                <w:rFonts w:ascii="Arial Narrow" w:hAnsi="Arial Narrow"/>
                <w:sz w:val="20"/>
                <w:szCs w:val="20"/>
                <w:highlight w:val="yellow"/>
              </w:rPr>
              <w:t xml:space="preserve"> Centrado.</w:t>
            </w:r>
          </w:p>
          <w:p w:rsidR="00070492" w:rsidRDefault="00070492" w:rsidP="00EF6966">
            <w:pPr>
              <w:pStyle w:val="Prrafodelista"/>
              <w:numPr>
                <w:ilvl w:val="0"/>
                <w:numId w:val="79"/>
              </w:numPr>
              <w:rPr>
                <w:rFonts w:ascii="Arial Narrow" w:hAnsi="Arial Narrow"/>
                <w:sz w:val="20"/>
                <w:szCs w:val="20"/>
                <w:highlight w:val="yellow"/>
              </w:rPr>
            </w:pPr>
            <w:r w:rsidRPr="00F97D75">
              <w:rPr>
                <w:rFonts w:ascii="Arial Narrow" w:hAnsi="Arial Narrow"/>
                <w:b/>
                <w:sz w:val="20"/>
                <w:szCs w:val="20"/>
                <w:highlight w:val="yellow"/>
              </w:rPr>
              <w:lastRenderedPageBreak/>
              <w:t>Botón Agregar Turno:</w:t>
            </w:r>
            <w:r w:rsidRPr="00F97D75">
              <w:rPr>
                <w:rFonts w:ascii="Arial Narrow" w:hAnsi="Arial Narrow"/>
                <w:sz w:val="20"/>
                <w:szCs w:val="20"/>
                <w:highlight w:val="yellow"/>
                <w:lang w:val="es-PE"/>
              </w:rPr>
              <w:t xml:space="preserve"> Permite agregar un nuevo </w:t>
            </w:r>
            <w:r w:rsidRPr="00F97D75">
              <w:rPr>
                <w:rFonts w:ascii="Arial Narrow" w:hAnsi="Arial Narrow"/>
                <w:b/>
                <w:sz w:val="20"/>
                <w:szCs w:val="20"/>
                <w:highlight w:val="yellow"/>
              </w:rPr>
              <w:t xml:space="preserve">Turno </w:t>
            </w:r>
            <w:r w:rsidRPr="00F97D75">
              <w:rPr>
                <w:rFonts w:ascii="Arial Narrow" w:hAnsi="Arial Narrow"/>
                <w:sz w:val="20"/>
                <w:szCs w:val="20"/>
                <w:highlight w:val="yellow"/>
                <w:lang w:val="es-PE"/>
              </w:rPr>
              <w:t xml:space="preserve">a la aduana y unidad de despacho seleccionada. Este botón solo se muestra si el usuario autenticado tiene el rol </w:t>
            </w:r>
            <w:r w:rsidRPr="00F97D75">
              <w:rPr>
                <w:rFonts w:ascii="Arial Narrow" w:hAnsi="Arial Narrow"/>
                <w:sz w:val="20"/>
                <w:szCs w:val="20"/>
                <w:highlight w:val="yellow"/>
              </w:rPr>
              <w:t>diferente de Profesional normativo de régimen</w:t>
            </w:r>
            <w:r>
              <w:rPr>
                <w:rFonts w:ascii="Arial Narrow" w:hAnsi="Arial Narrow"/>
                <w:sz w:val="20"/>
                <w:szCs w:val="20"/>
                <w:highlight w:val="yellow"/>
              </w:rPr>
              <w:t>.</w:t>
            </w:r>
          </w:p>
          <w:p w:rsidR="00070492" w:rsidRPr="00070492" w:rsidRDefault="00070492"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El sistema carga la lista de turnos, de acuerdo a los datos de los campos</w:t>
            </w:r>
            <w:r>
              <w:rPr>
                <w:rFonts w:ascii="Arial Narrow" w:hAnsi="Arial Narrow"/>
                <w:szCs w:val="20"/>
                <w:highlight w:val="yellow"/>
              </w:rPr>
              <w:t>.</w:t>
            </w:r>
          </w:p>
        </w:tc>
      </w:tr>
      <w:tr w:rsidR="00AF2146" w:rsidRPr="00F97D75" w:rsidTr="00BB34C5">
        <w:tc>
          <w:tcPr>
            <w:tcW w:w="510" w:type="dxa"/>
            <w:tcBorders>
              <w:top w:val="single" w:sz="6" w:space="0" w:color="000000"/>
              <w:left w:val="single" w:sz="6" w:space="0" w:color="000000"/>
              <w:bottom w:val="single" w:sz="6" w:space="0" w:color="000000"/>
              <w:right w:val="single" w:sz="6" w:space="0" w:color="000000"/>
            </w:tcBorders>
          </w:tcPr>
          <w:p w:rsidR="00E3676F" w:rsidRPr="00F97D75" w:rsidRDefault="00E3676F"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hideMark/>
          </w:tcPr>
          <w:p w:rsidR="00E3676F" w:rsidRPr="00F97D75" w:rsidRDefault="00E3676F" w:rsidP="00BB34C5">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w:t>
            </w:r>
            <w:r w:rsidR="00C70DD8" w:rsidRPr="00F97D75">
              <w:rPr>
                <w:rFonts w:ascii="Arial Narrow" w:hAnsi="Arial Narrow" w:cs="Arial"/>
                <w:sz w:val="20"/>
                <w:szCs w:val="20"/>
                <w:highlight w:val="yellow"/>
              </w:rPr>
              <w:t xml:space="preserve">una opción de la lista </w:t>
            </w:r>
            <w:r w:rsidR="00C70DD8" w:rsidRPr="00696544">
              <w:rPr>
                <w:rFonts w:ascii="Arial Narrow" w:hAnsi="Arial Narrow" w:cs="Arial"/>
                <w:b/>
                <w:sz w:val="20"/>
                <w:szCs w:val="20"/>
                <w:highlight w:val="yellow"/>
              </w:rPr>
              <w:t>Aduana</w:t>
            </w:r>
            <w:r w:rsidR="00C70DD8">
              <w:rPr>
                <w:rFonts w:ascii="Arial Narrow" w:hAnsi="Arial Narrow" w:cs="Arial"/>
                <w:sz w:val="20"/>
                <w:szCs w:val="20"/>
                <w:highlight w:val="yellow"/>
              </w:rPr>
              <w:t xml:space="preserve">, en </w:t>
            </w:r>
            <w:r w:rsidR="00C70DD8" w:rsidRPr="00A17559">
              <w:rPr>
                <w:rFonts w:ascii="Arial Narrow" w:hAnsi="Arial Narrow"/>
                <w:sz w:val="20"/>
                <w:szCs w:val="20"/>
                <w:highlight w:val="yellow"/>
              </w:rPr>
              <w:t>IU00</w:t>
            </w:r>
            <w:r w:rsidR="00C70DD8">
              <w:rPr>
                <w:rFonts w:ascii="Arial Narrow" w:hAnsi="Arial Narrow"/>
                <w:sz w:val="20"/>
                <w:szCs w:val="20"/>
                <w:highlight w:val="yellow"/>
              </w:rPr>
              <w:t>5.</w:t>
            </w:r>
          </w:p>
        </w:tc>
        <w:tc>
          <w:tcPr>
            <w:tcW w:w="5670" w:type="dxa"/>
            <w:tcBorders>
              <w:top w:val="single" w:sz="6" w:space="0" w:color="000000"/>
              <w:left w:val="single" w:sz="6" w:space="0" w:color="000000"/>
              <w:bottom w:val="single" w:sz="6" w:space="0" w:color="000000"/>
              <w:right w:val="single" w:sz="6" w:space="0" w:color="000000"/>
            </w:tcBorders>
          </w:tcPr>
          <w:p w:rsidR="00E3676F" w:rsidRPr="00F97D75" w:rsidRDefault="00E3676F"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El sistema actualiza la lista de unidades de despacho activas para la aduana seleccionada. Por defecto se selecciona la primera unidad de despacho y continúa en 3.1.</w:t>
            </w:r>
          </w:p>
        </w:tc>
      </w:tr>
      <w:tr w:rsidR="00AF2146" w:rsidRPr="00F97D75" w:rsidTr="00BB34C5">
        <w:tc>
          <w:tcPr>
            <w:tcW w:w="510" w:type="dxa"/>
            <w:tcBorders>
              <w:top w:val="single" w:sz="6" w:space="0" w:color="000000"/>
              <w:left w:val="single" w:sz="6" w:space="0" w:color="000000"/>
              <w:bottom w:val="single" w:sz="6" w:space="0" w:color="000000"/>
              <w:right w:val="single" w:sz="6" w:space="0" w:color="000000"/>
            </w:tcBorders>
          </w:tcPr>
          <w:p w:rsidR="00E3676F" w:rsidRPr="00F97D75" w:rsidRDefault="00E3676F"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hideMark/>
          </w:tcPr>
          <w:p w:rsidR="00E3676F" w:rsidRPr="00F97D75" w:rsidRDefault="00E3676F" w:rsidP="00BB34C5">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w:t>
            </w:r>
            <w:r w:rsidR="00C70DD8" w:rsidRPr="00F97D75">
              <w:rPr>
                <w:rFonts w:ascii="Arial Narrow" w:hAnsi="Arial Narrow" w:cs="Arial"/>
                <w:sz w:val="20"/>
                <w:szCs w:val="20"/>
                <w:highlight w:val="yellow"/>
              </w:rPr>
              <w:t xml:space="preserve">una opción de la lista </w:t>
            </w:r>
            <w:r w:rsidR="00C70DD8" w:rsidRPr="00FB0323">
              <w:rPr>
                <w:rFonts w:ascii="Arial Narrow" w:hAnsi="Arial Narrow" w:cs="Arial"/>
                <w:b/>
                <w:sz w:val="20"/>
                <w:szCs w:val="20"/>
                <w:highlight w:val="yellow"/>
              </w:rPr>
              <w:t>Unidad de despacho</w:t>
            </w:r>
            <w:r w:rsidR="00C70DD8">
              <w:rPr>
                <w:rFonts w:ascii="Arial Narrow" w:hAnsi="Arial Narrow" w:cs="Arial"/>
                <w:sz w:val="20"/>
                <w:szCs w:val="20"/>
                <w:highlight w:val="yellow"/>
              </w:rPr>
              <w:t xml:space="preserve">, en </w:t>
            </w:r>
            <w:r w:rsidR="00C70DD8" w:rsidRPr="00A17559">
              <w:rPr>
                <w:rFonts w:ascii="Arial Narrow" w:hAnsi="Arial Narrow"/>
                <w:sz w:val="20"/>
                <w:szCs w:val="20"/>
                <w:highlight w:val="yellow"/>
              </w:rPr>
              <w:t>IU00</w:t>
            </w:r>
            <w:r w:rsidR="00C70DD8">
              <w:rPr>
                <w:rFonts w:ascii="Arial Narrow" w:hAnsi="Arial Narrow"/>
                <w:sz w:val="20"/>
                <w:szCs w:val="20"/>
                <w:highlight w:val="yellow"/>
              </w:rPr>
              <w:t>5.</w:t>
            </w:r>
          </w:p>
        </w:tc>
        <w:tc>
          <w:tcPr>
            <w:tcW w:w="5670" w:type="dxa"/>
            <w:tcBorders>
              <w:top w:val="single" w:sz="6" w:space="0" w:color="000000"/>
              <w:left w:val="single" w:sz="6" w:space="0" w:color="000000"/>
              <w:bottom w:val="single" w:sz="6" w:space="0" w:color="000000"/>
              <w:right w:val="single" w:sz="6" w:space="0" w:color="000000"/>
            </w:tcBorders>
          </w:tcPr>
          <w:p w:rsidR="00E3676F" w:rsidRPr="00F97D75" w:rsidRDefault="00E3676F"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 xml:space="preserve">El sistema actualiza la lista de </w:t>
            </w:r>
            <w:r w:rsidR="00DA5D8B">
              <w:rPr>
                <w:rFonts w:ascii="Arial Narrow" w:hAnsi="Arial Narrow"/>
                <w:szCs w:val="20"/>
                <w:highlight w:val="yellow"/>
              </w:rPr>
              <w:t>turnos</w:t>
            </w:r>
            <w:r w:rsidRPr="00F97D75">
              <w:rPr>
                <w:rFonts w:ascii="Arial Narrow" w:hAnsi="Arial Narrow"/>
                <w:szCs w:val="20"/>
                <w:highlight w:val="yellow"/>
              </w:rPr>
              <w:t xml:space="preserve"> de acuerdo a los datos seleccionados en los campos aduana, unidad de despacho y estado.</w:t>
            </w:r>
          </w:p>
        </w:tc>
      </w:tr>
      <w:tr w:rsidR="00E3676F" w:rsidRPr="00F97D75" w:rsidTr="00BB34C5">
        <w:tc>
          <w:tcPr>
            <w:tcW w:w="510" w:type="dxa"/>
            <w:tcBorders>
              <w:top w:val="single" w:sz="6" w:space="0" w:color="000000"/>
              <w:left w:val="single" w:sz="6" w:space="0" w:color="000000"/>
              <w:bottom w:val="single" w:sz="6" w:space="0" w:color="000000"/>
              <w:right w:val="single" w:sz="6" w:space="0" w:color="000000"/>
            </w:tcBorders>
          </w:tcPr>
          <w:p w:rsidR="00E3676F" w:rsidRPr="00F97D75" w:rsidRDefault="00E3676F"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E3676F" w:rsidRPr="00F97D75" w:rsidRDefault="00E3676F" w:rsidP="00BB34C5">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w:t>
            </w:r>
            <w:r w:rsidR="004B49F4" w:rsidRPr="00F97D75">
              <w:rPr>
                <w:rFonts w:ascii="Arial Narrow" w:hAnsi="Arial Narrow" w:cs="Arial"/>
                <w:sz w:val="20"/>
                <w:szCs w:val="20"/>
                <w:highlight w:val="yellow"/>
              </w:rPr>
              <w:t xml:space="preserve">una opción de la lista </w:t>
            </w:r>
            <w:r w:rsidR="004B49F4" w:rsidRPr="00FB0323">
              <w:rPr>
                <w:rFonts w:ascii="Arial Narrow" w:hAnsi="Arial Narrow" w:cs="Arial"/>
                <w:b/>
                <w:sz w:val="20"/>
                <w:szCs w:val="20"/>
                <w:highlight w:val="yellow"/>
              </w:rPr>
              <w:t>Estado</w:t>
            </w:r>
            <w:r w:rsidR="004B49F4">
              <w:rPr>
                <w:rFonts w:ascii="Arial Narrow" w:hAnsi="Arial Narrow" w:cs="Arial"/>
                <w:sz w:val="20"/>
                <w:szCs w:val="20"/>
                <w:highlight w:val="yellow"/>
              </w:rPr>
              <w:t xml:space="preserve">, en </w:t>
            </w:r>
            <w:r w:rsidR="004B49F4" w:rsidRPr="00A17559">
              <w:rPr>
                <w:rFonts w:ascii="Arial Narrow" w:hAnsi="Arial Narrow"/>
                <w:sz w:val="20"/>
                <w:szCs w:val="20"/>
                <w:highlight w:val="yellow"/>
              </w:rPr>
              <w:t>IU00</w:t>
            </w:r>
            <w:r w:rsidR="004B49F4">
              <w:rPr>
                <w:rFonts w:ascii="Arial Narrow" w:hAnsi="Arial Narrow"/>
                <w:sz w:val="20"/>
                <w:szCs w:val="20"/>
                <w:highlight w:val="yellow"/>
              </w:rPr>
              <w:t>5</w:t>
            </w:r>
            <w:r w:rsidR="004B49F4"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E3676F" w:rsidRPr="00F97D75" w:rsidRDefault="00E3676F" w:rsidP="00EF6966">
            <w:pPr>
              <w:pStyle w:val="Piedepgina"/>
              <w:numPr>
                <w:ilvl w:val="1"/>
                <w:numId w:val="44"/>
              </w:numPr>
              <w:ind w:left="355" w:hanging="355"/>
              <w:jc w:val="both"/>
              <w:rPr>
                <w:rFonts w:ascii="Arial Narrow" w:hAnsi="Arial Narrow"/>
                <w:highlight w:val="yellow"/>
              </w:rPr>
            </w:pPr>
            <w:r w:rsidRPr="00F97D75">
              <w:rPr>
                <w:rFonts w:ascii="Arial Narrow" w:hAnsi="Arial Narrow"/>
                <w:highlight w:val="yellow"/>
              </w:rPr>
              <w:t xml:space="preserve">Si el </w:t>
            </w:r>
            <w:r w:rsidRPr="00F97D75">
              <w:rPr>
                <w:rFonts w:ascii="Arial Narrow" w:hAnsi="Arial Narrow"/>
                <w:szCs w:val="20"/>
                <w:highlight w:val="yellow"/>
              </w:rPr>
              <w:t>estado</w:t>
            </w:r>
            <w:r w:rsidRPr="00F97D75">
              <w:rPr>
                <w:rFonts w:ascii="Arial Narrow" w:hAnsi="Arial Narrow"/>
                <w:highlight w:val="yellow"/>
              </w:rPr>
              <w:t xml:space="preserve"> seleccionado es:</w:t>
            </w:r>
          </w:p>
          <w:p w:rsidR="00DA5D8B" w:rsidRPr="00F97D75" w:rsidRDefault="00DA5D8B" w:rsidP="00EF6966">
            <w:pPr>
              <w:pStyle w:val="Prrafodelista"/>
              <w:numPr>
                <w:ilvl w:val="0"/>
                <w:numId w:val="79"/>
              </w:numPr>
              <w:rPr>
                <w:rFonts w:ascii="Arial Narrow" w:hAnsi="Arial Narrow" w:cs="Arial"/>
                <w:sz w:val="20"/>
                <w:highlight w:val="yellow"/>
              </w:rPr>
            </w:pPr>
            <w:r w:rsidRPr="00677681">
              <w:rPr>
                <w:rFonts w:ascii="Arial Narrow" w:hAnsi="Arial Narrow" w:cs="Arial"/>
                <w:b/>
                <w:sz w:val="20"/>
                <w:highlight w:val="yellow"/>
              </w:rPr>
              <w:t>Vigente</w:t>
            </w:r>
            <w:r w:rsidRPr="00F97D75">
              <w:rPr>
                <w:rFonts w:ascii="Arial Narrow" w:hAnsi="Arial Narrow" w:cs="Arial"/>
                <w:b/>
                <w:sz w:val="20"/>
                <w:highlight w:val="yellow"/>
              </w:rPr>
              <w:t xml:space="preserve">: </w:t>
            </w:r>
            <w:r w:rsidRPr="00F97D75">
              <w:rPr>
                <w:rFonts w:ascii="Arial Narrow" w:hAnsi="Arial Narrow" w:cs="Arial"/>
                <w:sz w:val="20"/>
                <w:highlight w:val="yellow"/>
              </w:rPr>
              <w:t xml:space="preserve">muestra </w:t>
            </w:r>
            <w:r>
              <w:rPr>
                <w:rFonts w:ascii="Arial Narrow" w:hAnsi="Arial Narrow" w:cs="Arial"/>
                <w:sz w:val="20"/>
                <w:highlight w:val="yellow"/>
              </w:rPr>
              <w:t xml:space="preserve">los </w:t>
            </w:r>
            <w:r w:rsidRPr="009A16CE">
              <w:rPr>
                <w:rFonts w:ascii="Arial Narrow" w:hAnsi="Arial Narrow"/>
                <w:sz w:val="20"/>
                <w:szCs w:val="20"/>
                <w:highlight w:val="yellow"/>
                <w:lang w:val="es-PE"/>
              </w:rPr>
              <w:t>turnos</w:t>
            </w:r>
            <w:r w:rsidRPr="00F97D75">
              <w:rPr>
                <w:rFonts w:ascii="Arial Narrow" w:hAnsi="Arial Narrow" w:cs="Arial"/>
                <w:sz w:val="20"/>
                <w:highlight w:val="yellow"/>
              </w:rPr>
              <w:t xml:space="preserve"> cuya fecha de </w:t>
            </w:r>
            <w:r>
              <w:rPr>
                <w:rFonts w:ascii="Arial Narrow" w:hAnsi="Arial Narrow" w:cs="Arial"/>
                <w:sz w:val="20"/>
                <w:highlight w:val="yellow"/>
              </w:rPr>
              <w:t>término</w:t>
            </w:r>
            <w:r w:rsidRPr="00F97D75">
              <w:rPr>
                <w:rFonts w:ascii="Arial Narrow" w:hAnsi="Arial Narrow" w:cs="Arial"/>
                <w:sz w:val="20"/>
                <w:highlight w:val="yellow"/>
              </w:rPr>
              <w:t xml:space="preserve"> de vigencia sea mayor o igual que la fecha actual.</w:t>
            </w:r>
          </w:p>
          <w:p w:rsidR="00DA5D8B" w:rsidRPr="00F97D75" w:rsidRDefault="00DA5D8B" w:rsidP="00EF6966">
            <w:pPr>
              <w:pStyle w:val="Prrafodelista"/>
              <w:numPr>
                <w:ilvl w:val="0"/>
                <w:numId w:val="79"/>
              </w:numPr>
              <w:rPr>
                <w:rFonts w:ascii="Arial Narrow" w:hAnsi="Arial Narrow" w:cs="Arial"/>
                <w:sz w:val="20"/>
                <w:highlight w:val="yellow"/>
              </w:rPr>
            </w:pPr>
            <w:r>
              <w:rPr>
                <w:rFonts w:ascii="Arial Narrow" w:hAnsi="Arial Narrow" w:cs="Arial"/>
                <w:b/>
                <w:sz w:val="20"/>
                <w:highlight w:val="yellow"/>
              </w:rPr>
              <w:t>No vigente</w:t>
            </w:r>
            <w:r w:rsidRPr="00F97D75">
              <w:rPr>
                <w:rFonts w:ascii="Arial Narrow" w:hAnsi="Arial Narrow" w:cs="Arial"/>
                <w:b/>
                <w:sz w:val="20"/>
                <w:highlight w:val="yellow"/>
              </w:rPr>
              <w:t>:</w:t>
            </w:r>
            <w:r w:rsidRPr="00F97D75">
              <w:rPr>
                <w:rFonts w:ascii="Arial Narrow" w:hAnsi="Arial Narrow" w:cs="Arial"/>
                <w:sz w:val="20"/>
                <w:highlight w:val="yellow"/>
              </w:rPr>
              <w:t xml:space="preserve"> muestra </w:t>
            </w:r>
            <w:r>
              <w:rPr>
                <w:rFonts w:ascii="Arial Narrow" w:hAnsi="Arial Narrow" w:cs="Arial"/>
                <w:sz w:val="20"/>
                <w:highlight w:val="yellow"/>
              </w:rPr>
              <w:t>los turnos</w:t>
            </w:r>
            <w:r w:rsidRPr="00F97D75">
              <w:rPr>
                <w:rFonts w:ascii="Arial Narrow" w:hAnsi="Arial Narrow" w:cs="Arial"/>
                <w:sz w:val="20"/>
                <w:highlight w:val="yellow"/>
              </w:rPr>
              <w:t xml:space="preserve"> cuya fecha de </w:t>
            </w:r>
            <w:r>
              <w:rPr>
                <w:rFonts w:ascii="Arial Narrow" w:hAnsi="Arial Narrow" w:cs="Arial"/>
                <w:sz w:val="20"/>
                <w:highlight w:val="yellow"/>
              </w:rPr>
              <w:t>término</w:t>
            </w:r>
            <w:r w:rsidRPr="00F97D75">
              <w:rPr>
                <w:rFonts w:ascii="Arial Narrow" w:hAnsi="Arial Narrow" w:cs="Arial"/>
                <w:sz w:val="20"/>
                <w:highlight w:val="yellow"/>
              </w:rPr>
              <w:t xml:space="preserve"> de vigencia sea menor que la fecha actual.</w:t>
            </w:r>
          </w:p>
          <w:p w:rsidR="00DA5D8B" w:rsidRPr="00F97D75" w:rsidRDefault="00DA5D8B" w:rsidP="00EF6966">
            <w:pPr>
              <w:pStyle w:val="Prrafodelista"/>
              <w:numPr>
                <w:ilvl w:val="0"/>
                <w:numId w:val="79"/>
              </w:numPr>
              <w:rPr>
                <w:rFonts w:ascii="Arial Narrow" w:hAnsi="Arial Narrow" w:cs="Arial"/>
                <w:sz w:val="20"/>
                <w:szCs w:val="20"/>
                <w:highlight w:val="yellow"/>
              </w:rPr>
            </w:pPr>
            <w:r w:rsidRPr="00F97D75">
              <w:rPr>
                <w:rFonts w:ascii="Arial Narrow" w:hAnsi="Arial Narrow" w:cs="Arial"/>
                <w:b/>
                <w:sz w:val="20"/>
                <w:highlight w:val="yellow"/>
              </w:rPr>
              <w:t>Todos:</w:t>
            </w:r>
            <w:r w:rsidRPr="00F97D75">
              <w:rPr>
                <w:rFonts w:ascii="Arial Narrow" w:hAnsi="Arial Narrow" w:cs="Arial"/>
                <w:sz w:val="20"/>
                <w:highlight w:val="yellow"/>
              </w:rPr>
              <w:t xml:space="preserve"> muestra </w:t>
            </w:r>
            <w:r w:rsidR="00016CED" w:rsidRPr="00F97D75">
              <w:rPr>
                <w:rFonts w:ascii="Arial Narrow" w:hAnsi="Arial Narrow" w:cs="Arial"/>
                <w:sz w:val="20"/>
                <w:highlight w:val="yellow"/>
              </w:rPr>
              <w:t>todos</w:t>
            </w:r>
            <w:r w:rsidRPr="00F97D75">
              <w:rPr>
                <w:rFonts w:ascii="Arial Narrow" w:hAnsi="Arial Narrow" w:cs="Arial"/>
                <w:sz w:val="20"/>
                <w:highlight w:val="yellow"/>
              </w:rPr>
              <w:t xml:space="preserve"> </w:t>
            </w:r>
            <w:r>
              <w:rPr>
                <w:rFonts w:ascii="Arial Narrow" w:hAnsi="Arial Narrow" w:cs="Arial"/>
                <w:sz w:val="20"/>
                <w:highlight w:val="yellow"/>
              </w:rPr>
              <w:t>los turnos</w:t>
            </w:r>
            <w:r w:rsidRPr="00F97D75">
              <w:rPr>
                <w:rFonts w:ascii="Arial Narrow" w:hAnsi="Arial Narrow" w:cs="Arial"/>
                <w:sz w:val="20"/>
                <w:highlight w:val="yellow"/>
              </w:rPr>
              <w:t>.</w:t>
            </w:r>
          </w:p>
          <w:p w:rsidR="00E3676F" w:rsidRPr="00F97D75" w:rsidRDefault="00DA5D8B" w:rsidP="000F320C">
            <w:pPr>
              <w:pStyle w:val="Piedepgina"/>
              <w:ind w:left="355"/>
              <w:jc w:val="both"/>
              <w:rPr>
                <w:rFonts w:ascii="Arial Narrow" w:hAnsi="Arial Narrow"/>
                <w:szCs w:val="20"/>
                <w:highlight w:val="yellow"/>
              </w:rPr>
            </w:pPr>
            <w:r w:rsidRPr="00F97D75">
              <w:rPr>
                <w:rFonts w:ascii="Arial Narrow" w:hAnsi="Arial Narrow"/>
                <w:szCs w:val="20"/>
                <w:highlight w:val="yellow"/>
              </w:rPr>
              <w:t xml:space="preserve">En cualquier caso </w:t>
            </w:r>
            <w:r>
              <w:rPr>
                <w:rFonts w:ascii="Arial Narrow" w:hAnsi="Arial Narrow"/>
                <w:highlight w:val="yellow"/>
              </w:rPr>
              <w:t>los turnos</w:t>
            </w:r>
            <w:r w:rsidRPr="00F97D75">
              <w:rPr>
                <w:rFonts w:ascii="Arial Narrow" w:hAnsi="Arial Narrow"/>
                <w:highlight w:val="yellow"/>
              </w:rPr>
              <w:t xml:space="preserve"> </w:t>
            </w:r>
            <w:r w:rsidRPr="00F97D75">
              <w:rPr>
                <w:rFonts w:ascii="Arial Narrow" w:hAnsi="Arial Narrow"/>
                <w:szCs w:val="20"/>
                <w:highlight w:val="yellow"/>
              </w:rPr>
              <w:t>a mostrar</w:t>
            </w:r>
            <w:r>
              <w:rPr>
                <w:rFonts w:ascii="Arial Narrow" w:hAnsi="Arial Narrow"/>
                <w:szCs w:val="20"/>
                <w:highlight w:val="yellow"/>
              </w:rPr>
              <w:t>, además,</w:t>
            </w:r>
            <w:r w:rsidRPr="00F97D75">
              <w:rPr>
                <w:rFonts w:ascii="Arial Narrow" w:hAnsi="Arial Narrow"/>
                <w:szCs w:val="20"/>
                <w:highlight w:val="yellow"/>
              </w:rPr>
              <w:t xml:space="preserve"> corresponden a</w:t>
            </w:r>
            <w:r w:rsidRPr="00F97D75">
              <w:rPr>
                <w:rFonts w:ascii="Arial Narrow" w:hAnsi="Arial Narrow"/>
                <w:highlight w:val="yellow"/>
              </w:rPr>
              <w:t xml:space="preserve"> la aduana y unidad de despacho seleccionada</w:t>
            </w:r>
            <w:r w:rsidR="00E3676F" w:rsidRPr="00F97D75">
              <w:rPr>
                <w:rFonts w:ascii="Arial Narrow" w:hAnsi="Arial Narrow"/>
                <w:highlight w:val="yellow"/>
              </w:rPr>
              <w:t>.</w:t>
            </w:r>
          </w:p>
        </w:tc>
      </w:tr>
      <w:tr w:rsidR="00740AB3" w:rsidRPr="00F97D75" w:rsidTr="00F30724">
        <w:tc>
          <w:tcPr>
            <w:tcW w:w="510" w:type="dxa"/>
            <w:tcBorders>
              <w:top w:val="single" w:sz="6" w:space="0" w:color="000000"/>
              <w:left w:val="single" w:sz="6" w:space="0" w:color="000000"/>
              <w:bottom w:val="single" w:sz="6" w:space="0" w:color="000000"/>
              <w:right w:val="single" w:sz="6" w:space="0" w:color="000000"/>
            </w:tcBorders>
            <w:hideMark/>
          </w:tcPr>
          <w:p w:rsidR="00740AB3" w:rsidRPr="00F97D75" w:rsidRDefault="00740AB3"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hideMark/>
          </w:tcPr>
          <w:p w:rsidR="00740AB3" w:rsidRPr="00F97D75" w:rsidRDefault="00E85C37" w:rsidP="00E85C37">
            <w:pPr>
              <w:rPr>
                <w:rFonts w:ascii="Arial Narrow" w:hAnsi="Arial Narrow" w:cs="Arial"/>
                <w:sz w:val="20"/>
                <w:szCs w:val="20"/>
                <w:highlight w:val="yellow"/>
              </w:rPr>
            </w:pPr>
            <w:r>
              <w:rPr>
                <w:rFonts w:ascii="Arial Narrow" w:hAnsi="Arial Narrow" w:cs="Arial"/>
                <w:sz w:val="20"/>
                <w:szCs w:val="20"/>
                <w:highlight w:val="yellow"/>
              </w:rPr>
              <w:t xml:space="preserve">El actor presiona el botón </w:t>
            </w:r>
            <w:r w:rsidR="00740AB3" w:rsidRPr="00E85C37">
              <w:rPr>
                <w:rFonts w:ascii="Arial Narrow" w:hAnsi="Arial Narrow" w:cs="Arial"/>
                <w:b/>
                <w:sz w:val="20"/>
                <w:szCs w:val="20"/>
                <w:highlight w:val="yellow"/>
              </w:rPr>
              <w:t>Agregar turno</w:t>
            </w:r>
            <w:r>
              <w:rPr>
                <w:rFonts w:ascii="Arial Narrow" w:hAnsi="Arial Narrow" w:cs="Arial"/>
                <w:sz w:val="20"/>
                <w:szCs w:val="20"/>
                <w:highlight w:val="yellow"/>
              </w:rPr>
              <w:t xml:space="preserve"> o presiona el link </w:t>
            </w:r>
            <w:r w:rsidR="00740AB3" w:rsidRPr="00E85C37">
              <w:rPr>
                <w:rFonts w:ascii="Arial Narrow" w:hAnsi="Arial Narrow" w:cs="Arial"/>
                <w:b/>
                <w:sz w:val="20"/>
                <w:szCs w:val="20"/>
                <w:highlight w:val="yellow"/>
              </w:rPr>
              <w:t>Número</w:t>
            </w:r>
            <w:r w:rsidR="00740AB3" w:rsidRPr="00F97D75">
              <w:rPr>
                <w:rFonts w:ascii="Arial Narrow" w:hAnsi="Arial Narrow" w:cs="Arial"/>
                <w:sz w:val="20"/>
                <w:szCs w:val="20"/>
                <w:highlight w:val="yellow"/>
              </w:rPr>
              <w:t xml:space="preserve"> </w:t>
            </w:r>
            <w:r>
              <w:rPr>
                <w:rFonts w:ascii="Arial Narrow" w:hAnsi="Arial Narrow" w:cs="Arial"/>
                <w:sz w:val="20"/>
                <w:szCs w:val="20"/>
                <w:highlight w:val="yellow"/>
              </w:rPr>
              <w:t xml:space="preserve">para modificar el turno en </w:t>
            </w:r>
            <w:r w:rsidR="000E0016">
              <w:rPr>
                <w:rFonts w:ascii="Arial Narrow" w:hAnsi="Arial Narrow" w:cs="Arial"/>
                <w:sz w:val="20"/>
                <w:szCs w:val="20"/>
                <w:highlight w:val="yellow"/>
              </w:rPr>
              <w:t>IU005</w:t>
            </w:r>
            <w:r>
              <w:rPr>
                <w:rFonts w:ascii="Arial Narrow" w:hAnsi="Arial Narrow" w:cs="Arial"/>
                <w:sz w:val="20"/>
                <w:szCs w:val="20"/>
                <w:highlight w:val="yellow"/>
              </w:rPr>
              <w:t>.</w:t>
            </w:r>
            <w:r w:rsidR="00740AB3" w:rsidRPr="00F97D75">
              <w:rPr>
                <w:rFonts w:ascii="Arial Narrow" w:hAnsi="Arial Narrow" w:cs="Arial"/>
                <w:sz w:val="20"/>
                <w:szCs w:val="20"/>
                <w:highlight w:val="yellow"/>
              </w:rPr>
              <w:t xml:space="preserve"> </w:t>
            </w:r>
          </w:p>
        </w:tc>
        <w:tc>
          <w:tcPr>
            <w:tcW w:w="5670" w:type="dxa"/>
            <w:tcBorders>
              <w:top w:val="single" w:sz="6" w:space="0" w:color="000000"/>
              <w:left w:val="single" w:sz="6" w:space="0" w:color="000000"/>
              <w:bottom w:val="single" w:sz="6" w:space="0" w:color="000000"/>
              <w:right w:val="single" w:sz="6" w:space="0" w:color="000000"/>
            </w:tcBorders>
          </w:tcPr>
          <w:p w:rsidR="00C2713E" w:rsidRPr="00F97D75" w:rsidRDefault="00C2713E"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 xml:space="preserve">El </w:t>
            </w:r>
            <w:r w:rsidRPr="00F97D75">
              <w:rPr>
                <w:rFonts w:ascii="Arial Narrow" w:hAnsi="Arial Narrow"/>
                <w:highlight w:val="yellow"/>
              </w:rPr>
              <w:t>sistema</w:t>
            </w:r>
            <w:r w:rsidRPr="00F97D75">
              <w:rPr>
                <w:rFonts w:ascii="Arial Narrow" w:hAnsi="Arial Narrow"/>
                <w:szCs w:val="20"/>
                <w:highlight w:val="yellow"/>
              </w:rPr>
              <w:t xml:space="preserve"> muestra la interfaz “IU0</w:t>
            </w:r>
            <w:r w:rsidR="000E0016">
              <w:rPr>
                <w:rFonts w:ascii="Arial Narrow" w:hAnsi="Arial Narrow"/>
                <w:szCs w:val="20"/>
                <w:highlight w:val="yellow"/>
              </w:rPr>
              <w:t>06</w:t>
            </w:r>
            <w:r w:rsidRPr="00F97D75">
              <w:rPr>
                <w:rFonts w:ascii="Arial Narrow" w:hAnsi="Arial Narrow"/>
                <w:szCs w:val="20"/>
                <w:highlight w:val="yellow"/>
              </w:rPr>
              <w:t>-</w:t>
            </w:r>
            <w:r w:rsidR="00F2031B">
              <w:rPr>
                <w:rFonts w:ascii="Arial Narrow" w:hAnsi="Arial Narrow"/>
                <w:szCs w:val="20"/>
                <w:highlight w:val="yellow"/>
              </w:rPr>
              <w:t xml:space="preserve">Registro </w:t>
            </w:r>
            <w:r w:rsidRPr="00F97D75">
              <w:rPr>
                <w:rFonts w:ascii="Arial Narrow" w:hAnsi="Arial Narrow"/>
                <w:szCs w:val="20"/>
                <w:highlight w:val="yellow"/>
              </w:rPr>
              <w:t>Turno RF” con los siguientes campos:</w:t>
            </w:r>
          </w:p>
          <w:p w:rsidR="00744B65" w:rsidRPr="00F97D75" w:rsidRDefault="00744B65" w:rsidP="00EF6966">
            <w:pPr>
              <w:pStyle w:val="Prrafodelista"/>
              <w:numPr>
                <w:ilvl w:val="0"/>
                <w:numId w:val="79"/>
              </w:numPr>
              <w:rPr>
                <w:rFonts w:ascii="Arial Narrow" w:hAnsi="Arial Narrow"/>
                <w:sz w:val="20"/>
                <w:szCs w:val="20"/>
                <w:highlight w:val="yellow"/>
              </w:rPr>
            </w:pPr>
            <w:r w:rsidRPr="009E1782">
              <w:rPr>
                <w:rFonts w:ascii="Arial Narrow" w:hAnsi="Arial Narrow" w:cs="Arial"/>
                <w:b/>
                <w:sz w:val="20"/>
                <w:highlight w:val="yellow"/>
              </w:rPr>
              <w:t>Aduana</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se muestra el código y descripción de la aduana seleccionada en la IU0</w:t>
            </w:r>
            <w:r>
              <w:rPr>
                <w:rFonts w:ascii="Arial Narrow" w:hAnsi="Arial Narrow"/>
                <w:sz w:val="20"/>
                <w:szCs w:val="20"/>
                <w:highlight w:val="yellow"/>
              </w:rPr>
              <w:t>05</w:t>
            </w:r>
            <w:r w:rsidRPr="00F97D75">
              <w:rPr>
                <w:rFonts w:ascii="Arial Narrow" w:hAnsi="Arial Narrow"/>
                <w:sz w:val="20"/>
                <w:szCs w:val="20"/>
                <w:highlight w:val="yellow"/>
              </w:rPr>
              <w:t>.</w:t>
            </w:r>
          </w:p>
          <w:p w:rsidR="00744B65" w:rsidRPr="00F97D75" w:rsidRDefault="00744B65" w:rsidP="00EF6966">
            <w:pPr>
              <w:pStyle w:val="Prrafodelista"/>
              <w:numPr>
                <w:ilvl w:val="0"/>
                <w:numId w:val="79"/>
              </w:numPr>
              <w:rPr>
                <w:rFonts w:ascii="Arial Narrow" w:hAnsi="Arial Narrow"/>
                <w:sz w:val="20"/>
                <w:szCs w:val="20"/>
                <w:highlight w:val="yellow"/>
              </w:rPr>
            </w:pPr>
            <w:r w:rsidRPr="009E1782">
              <w:rPr>
                <w:rFonts w:ascii="Arial Narrow" w:hAnsi="Arial Narrow" w:cs="Arial"/>
                <w:b/>
                <w:sz w:val="20"/>
                <w:highlight w:val="yellow"/>
              </w:rPr>
              <w:t>Unidad</w:t>
            </w:r>
            <w:r w:rsidRPr="00F97D75">
              <w:rPr>
                <w:rFonts w:ascii="Arial Narrow" w:hAnsi="Arial Narrow"/>
                <w:b/>
                <w:sz w:val="20"/>
                <w:szCs w:val="20"/>
                <w:highlight w:val="yellow"/>
              </w:rPr>
              <w:t xml:space="preserve"> de despacho: </w:t>
            </w:r>
            <w:r w:rsidRPr="00F97D75">
              <w:rPr>
                <w:rFonts w:ascii="Arial Narrow" w:hAnsi="Arial Narrow"/>
                <w:sz w:val="20"/>
                <w:szCs w:val="20"/>
                <w:highlight w:val="yellow"/>
              </w:rPr>
              <w:t>se muestra el código y descripción de la unidad de despacho seleccionada en la IU0</w:t>
            </w:r>
            <w:r>
              <w:rPr>
                <w:rFonts w:ascii="Arial Narrow" w:hAnsi="Arial Narrow"/>
                <w:sz w:val="20"/>
                <w:szCs w:val="20"/>
                <w:highlight w:val="yellow"/>
              </w:rPr>
              <w:t>05</w:t>
            </w:r>
            <w:r w:rsidRPr="00F97D75">
              <w:rPr>
                <w:rFonts w:ascii="Arial Narrow" w:hAnsi="Arial Narrow"/>
                <w:sz w:val="20"/>
                <w:szCs w:val="20"/>
                <w:highlight w:val="yellow"/>
              </w:rPr>
              <w:t>.</w:t>
            </w:r>
          </w:p>
          <w:p w:rsidR="00744B65" w:rsidRDefault="00C2713E" w:rsidP="00EF6966">
            <w:pPr>
              <w:pStyle w:val="Prrafodelista"/>
              <w:numPr>
                <w:ilvl w:val="0"/>
                <w:numId w:val="79"/>
              </w:numPr>
              <w:rPr>
                <w:rFonts w:ascii="Arial Narrow" w:hAnsi="Arial Narrow"/>
                <w:sz w:val="20"/>
                <w:szCs w:val="20"/>
                <w:highlight w:val="yellow"/>
              </w:rPr>
            </w:pPr>
            <w:r w:rsidRPr="009E1782">
              <w:rPr>
                <w:rFonts w:ascii="Arial Narrow" w:hAnsi="Arial Narrow" w:cs="Arial"/>
                <w:b/>
                <w:sz w:val="20"/>
                <w:highlight w:val="yellow"/>
              </w:rPr>
              <w:t>Nombre</w:t>
            </w:r>
            <w:r w:rsidRPr="00F97D75">
              <w:rPr>
                <w:rFonts w:ascii="Arial Narrow" w:hAnsi="Arial Narrow"/>
                <w:sz w:val="20"/>
                <w:szCs w:val="20"/>
                <w:highlight w:val="yellow"/>
              </w:rPr>
              <w:t xml:space="preserve">. Casilla de 60 caracteres. </w:t>
            </w:r>
            <w:r w:rsidR="00744B65" w:rsidRPr="00F97D75">
              <w:rPr>
                <w:rFonts w:ascii="Arial Narrow" w:hAnsi="Arial Narrow"/>
                <w:sz w:val="20"/>
                <w:szCs w:val="20"/>
                <w:highlight w:val="yellow"/>
              </w:rPr>
              <w:t>Justificada a la izquierda. Si se está ag</w:t>
            </w:r>
            <w:r w:rsidR="00744B65">
              <w:rPr>
                <w:rFonts w:ascii="Arial Narrow" w:hAnsi="Arial Narrow"/>
                <w:sz w:val="20"/>
                <w:szCs w:val="20"/>
                <w:highlight w:val="yellow"/>
              </w:rPr>
              <w:t>regando se muestra vacía y habilitada por defecto.</w:t>
            </w:r>
          </w:p>
          <w:p w:rsidR="00740AB3" w:rsidRPr="00F97D75" w:rsidRDefault="00744B65" w:rsidP="00965E8E">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w:t>
            </w:r>
            <w:r>
              <w:rPr>
                <w:rFonts w:ascii="Arial Narrow" w:hAnsi="Arial Narrow"/>
                <w:sz w:val="20"/>
                <w:szCs w:val="20"/>
                <w:highlight w:val="yellow"/>
              </w:rPr>
              <w:t xml:space="preserve"> modificando</w:t>
            </w:r>
            <w:r w:rsidRPr="00DF08DB">
              <w:rPr>
                <w:rFonts w:ascii="Arial Narrow" w:hAnsi="Arial Narrow"/>
                <w:sz w:val="20"/>
                <w:szCs w:val="20"/>
                <w:highlight w:val="yellow"/>
              </w:rPr>
              <w:t xml:space="preserve"> </w:t>
            </w:r>
            <w:r>
              <w:rPr>
                <w:rFonts w:ascii="Arial Narrow" w:hAnsi="Arial Narrow"/>
                <w:sz w:val="20"/>
                <w:szCs w:val="20"/>
                <w:highlight w:val="yellow"/>
              </w:rPr>
              <w:t>muestra el dato correspondiente. Si la fecha actual es mayor o igual que la fecha de inicio de vigencia se muestra deshabilitado, en caso contrario se muestra habilitado</w:t>
            </w:r>
            <w:r w:rsidR="00C2713E" w:rsidRPr="00F97D75">
              <w:rPr>
                <w:rFonts w:ascii="Arial Narrow" w:hAnsi="Arial Narrow"/>
                <w:sz w:val="20"/>
                <w:szCs w:val="20"/>
                <w:highlight w:val="yellow"/>
              </w:rPr>
              <w:t>.</w:t>
            </w:r>
          </w:p>
          <w:p w:rsidR="004F7D90" w:rsidRDefault="000442A9" w:rsidP="00EF6966">
            <w:pPr>
              <w:pStyle w:val="Prrafodelista"/>
              <w:numPr>
                <w:ilvl w:val="0"/>
                <w:numId w:val="79"/>
              </w:numPr>
              <w:rPr>
                <w:rFonts w:ascii="Arial Narrow" w:hAnsi="Arial Narrow"/>
                <w:sz w:val="20"/>
                <w:szCs w:val="20"/>
                <w:highlight w:val="yellow"/>
              </w:rPr>
            </w:pPr>
            <w:r w:rsidRPr="009E1782">
              <w:rPr>
                <w:rFonts w:ascii="Arial Narrow" w:hAnsi="Arial Narrow" w:cs="Arial"/>
                <w:b/>
                <w:sz w:val="20"/>
                <w:highlight w:val="yellow"/>
              </w:rPr>
              <w:t>Hora</w:t>
            </w:r>
            <w:r w:rsidRPr="00F97D75">
              <w:rPr>
                <w:rFonts w:ascii="Arial Narrow" w:hAnsi="Arial Narrow"/>
                <w:b/>
                <w:sz w:val="20"/>
                <w:szCs w:val="20"/>
                <w:highlight w:val="yellow"/>
              </w:rPr>
              <w:t xml:space="preserve"> desde:</w:t>
            </w:r>
            <w:r w:rsidRPr="00F97D75">
              <w:rPr>
                <w:rFonts w:ascii="Arial Narrow" w:hAnsi="Arial Narrow"/>
                <w:sz w:val="20"/>
                <w:szCs w:val="20"/>
                <w:highlight w:val="yellow"/>
              </w:rPr>
              <w:t xml:space="preserve"> Casilla de 5 caracteres con formato </w:t>
            </w:r>
            <w:r w:rsidR="004F7D90">
              <w:rPr>
                <w:rFonts w:ascii="Arial Narrow" w:hAnsi="Arial Narrow"/>
                <w:sz w:val="20"/>
                <w:szCs w:val="20"/>
                <w:highlight w:val="yellow"/>
              </w:rPr>
              <w:t>de 24 horas</w:t>
            </w:r>
            <w:r w:rsidRPr="00F97D75">
              <w:rPr>
                <w:rFonts w:ascii="Arial Narrow" w:hAnsi="Arial Narrow"/>
                <w:sz w:val="20"/>
                <w:szCs w:val="20"/>
                <w:highlight w:val="yellow"/>
              </w:rPr>
              <w:t xml:space="preserve">. </w:t>
            </w:r>
          </w:p>
          <w:p w:rsidR="004F7D90" w:rsidRDefault="004F7D90" w:rsidP="00965E8E">
            <w:pPr>
              <w:pStyle w:val="Prrafodelista"/>
              <w:ind w:left="715"/>
              <w:rPr>
                <w:rFonts w:ascii="Arial Narrow" w:hAnsi="Arial Narrow"/>
                <w:sz w:val="20"/>
                <w:szCs w:val="20"/>
                <w:highlight w:val="yellow"/>
              </w:rPr>
            </w:pPr>
            <w:r>
              <w:rPr>
                <w:rFonts w:ascii="Arial Narrow" w:hAnsi="Arial Narrow"/>
                <w:sz w:val="20"/>
                <w:szCs w:val="20"/>
                <w:highlight w:val="yellow"/>
              </w:rPr>
              <w:t>S</w:t>
            </w:r>
            <w:r w:rsidRPr="00F97D75">
              <w:rPr>
                <w:rFonts w:ascii="Arial Narrow" w:hAnsi="Arial Narrow"/>
                <w:sz w:val="20"/>
                <w:szCs w:val="20"/>
                <w:highlight w:val="yellow"/>
              </w:rPr>
              <w:t xml:space="preserve">i se está agregando se </w:t>
            </w:r>
            <w:r>
              <w:rPr>
                <w:rFonts w:ascii="Arial Narrow" w:hAnsi="Arial Narrow"/>
                <w:sz w:val="20"/>
                <w:szCs w:val="20"/>
                <w:highlight w:val="yellow"/>
              </w:rPr>
              <w:t xml:space="preserve">muestra </w:t>
            </w:r>
            <w:r w:rsidRPr="00F97D75">
              <w:rPr>
                <w:rFonts w:ascii="Arial Narrow" w:hAnsi="Arial Narrow"/>
                <w:sz w:val="20"/>
                <w:szCs w:val="20"/>
                <w:highlight w:val="yellow"/>
              </w:rPr>
              <w:t xml:space="preserve">la </w:t>
            </w:r>
            <w:r w:rsidR="00895DE7">
              <w:rPr>
                <w:rFonts w:ascii="Arial Narrow" w:hAnsi="Arial Narrow"/>
                <w:sz w:val="20"/>
                <w:szCs w:val="20"/>
                <w:highlight w:val="yellow"/>
              </w:rPr>
              <w:t>hora</w:t>
            </w:r>
            <w:r w:rsidRPr="00F97D75">
              <w:rPr>
                <w:rFonts w:ascii="Arial Narrow" w:hAnsi="Arial Narrow"/>
                <w:sz w:val="20"/>
                <w:szCs w:val="20"/>
                <w:highlight w:val="yellow"/>
              </w:rPr>
              <w:t xml:space="preserve"> actual</w:t>
            </w:r>
            <w:r>
              <w:rPr>
                <w:rFonts w:ascii="Arial Narrow" w:hAnsi="Arial Narrow"/>
                <w:sz w:val="20"/>
                <w:szCs w:val="20"/>
                <w:highlight w:val="yellow"/>
              </w:rPr>
              <w:t xml:space="preserve"> y el campo se muestra habilitado</w:t>
            </w:r>
            <w:r w:rsidRPr="00F97D75">
              <w:rPr>
                <w:rFonts w:ascii="Arial Narrow" w:hAnsi="Arial Narrow"/>
                <w:sz w:val="20"/>
                <w:szCs w:val="20"/>
                <w:highlight w:val="yellow"/>
              </w:rPr>
              <w:t>.</w:t>
            </w:r>
          </w:p>
          <w:p w:rsidR="000442A9" w:rsidRPr="00F97D75" w:rsidRDefault="004F7D90" w:rsidP="00965E8E">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muestra el dato correspondiente. Si la fecha actual es mayor o igual que la fecha de inicio de vigencia se muestra deshabilitado, en caso contrario se muestra habilitado</w:t>
            </w:r>
            <w:r w:rsidR="000442A9" w:rsidRPr="00F97D75">
              <w:rPr>
                <w:rFonts w:ascii="Arial Narrow" w:hAnsi="Arial Narrow"/>
                <w:sz w:val="20"/>
                <w:szCs w:val="20"/>
                <w:highlight w:val="yellow"/>
              </w:rPr>
              <w:t>.</w:t>
            </w:r>
          </w:p>
          <w:p w:rsidR="004F7D90" w:rsidRDefault="000442A9" w:rsidP="00EF6966">
            <w:pPr>
              <w:pStyle w:val="Prrafodelista"/>
              <w:numPr>
                <w:ilvl w:val="0"/>
                <w:numId w:val="79"/>
              </w:numPr>
              <w:rPr>
                <w:rFonts w:ascii="Arial Narrow" w:hAnsi="Arial Narrow"/>
                <w:sz w:val="20"/>
                <w:szCs w:val="20"/>
                <w:highlight w:val="yellow"/>
              </w:rPr>
            </w:pPr>
            <w:r w:rsidRPr="00965E8E">
              <w:rPr>
                <w:rFonts w:ascii="Arial Narrow" w:hAnsi="Arial Narrow" w:cs="Arial"/>
                <w:b/>
                <w:sz w:val="20"/>
                <w:highlight w:val="yellow"/>
              </w:rPr>
              <w:t>Hora</w:t>
            </w:r>
            <w:r w:rsidRPr="00F97D75">
              <w:rPr>
                <w:rFonts w:ascii="Arial Narrow" w:hAnsi="Arial Narrow"/>
                <w:sz w:val="20"/>
                <w:szCs w:val="20"/>
                <w:highlight w:val="yellow"/>
              </w:rPr>
              <w:t xml:space="preserve"> </w:t>
            </w:r>
            <w:r w:rsidRPr="009E1782">
              <w:rPr>
                <w:rFonts w:ascii="Arial Narrow" w:hAnsi="Arial Narrow" w:cs="Arial"/>
                <w:b/>
                <w:sz w:val="20"/>
                <w:highlight w:val="yellow"/>
              </w:rPr>
              <w:t>hasta</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Casilla de 5 caracteres con formato </w:t>
            </w:r>
            <w:r w:rsidR="004F7D90">
              <w:rPr>
                <w:rFonts w:ascii="Arial Narrow" w:hAnsi="Arial Narrow"/>
                <w:sz w:val="20"/>
                <w:szCs w:val="20"/>
                <w:highlight w:val="yellow"/>
              </w:rPr>
              <w:t>de 24 horas</w:t>
            </w:r>
            <w:r w:rsidRPr="00F97D75">
              <w:rPr>
                <w:rFonts w:ascii="Arial Narrow" w:hAnsi="Arial Narrow"/>
                <w:sz w:val="20"/>
                <w:szCs w:val="20"/>
                <w:highlight w:val="yellow"/>
              </w:rPr>
              <w:t xml:space="preserve">. </w:t>
            </w:r>
          </w:p>
          <w:p w:rsidR="004F7D90" w:rsidRDefault="004F7D90" w:rsidP="00965E8E">
            <w:pPr>
              <w:pStyle w:val="Prrafodelista"/>
              <w:ind w:left="715"/>
              <w:rPr>
                <w:rFonts w:ascii="Arial Narrow" w:hAnsi="Arial Narrow"/>
                <w:sz w:val="20"/>
                <w:szCs w:val="20"/>
                <w:highlight w:val="yellow"/>
              </w:rPr>
            </w:pPr>
            <w:r>
              <w:rPr>
                <w:rFonts w:ascii="Arial Narrow" w:hAnsi="Arial Narrow"/>
                <w:sz w:val="20"/>
                <w:szCs w:val="20"/>
                <w:highlight w:val="yellow"/>
              </w:rPr>
              <w:t>S</w:t>
            </w:r>
            <w:r w:rsidRPr="00F97D75">
              <w:rPr>
                <w:rFonts w:ascii="Arial Narrow" w:hAnsi="Arial Narrow"/>
                <w:sz w:val="20"/>
                <w:szCs w:val="20"/>
                <w:highlight w:val="yellow"/>
              </w:rPr>
              <w:t xml:space="preserve">i se está agregando se </w:t>
            </w:r>
            <w:r>
              <w:rPr>
                <w:rFonts w:ascii="Arial Narrow" w:hAnsi="Arial Narrow"/>
                <w:sz w:val="20"/>
                <w:szCs w:val="20"/>
                <w:highlight w:val="yellow"/>
              </w:rPr>
              <w:t xml:space="preserve">muestra </w:t>
            </w:r>
            <w:r w:rsidRPr="00F97D75">
              <w:rPr>
                <w:rFonts w:ascii="Arial Narrow" w:hAnsi="Arial Narrow"/>
                <w:sz w:val="20"/>
                <w:szCs w:val="20"/>
                <w:highlight w:val="yellow"/>
              </w:rPr>
              <w:t xml:space="preserve">la </w:t>
            </w:r>
            <w:r w:rsidR="00A64C69">
              <w:rPr>
                <w:rFonts w:ascii="Arial Narrow" w:hAnsi="Arial Narrow"/>
                <w:sz w:val="20"/>
                <w:szCs w:val="20"/>
                <w:highlight w:val="yellow"/>
              </w:rPr>
              <w:t>hora</w:t>
            </w:r>
            <w:r w:rsidRPr="00F97D75">
              <w:rPr>
                <w:rFonts w:ascii="Arial Narrow" w:hAnsi="Arial Narrow"/>
                <w:sz w:val="20"/>
                <w:szCs w:val="20"/>
                <w:highlight w:val="yellow"/>
              </w:rPr>
              <w:t xml:space="preserve"> actual</w:t>
            </w:r>
            <w:r>
              <w:rPr>
                <w:rFonts w:ascii="Arial Narrow" w:hAnsi="Arial Narrow"/>
                <w:sz w:val="20"/>
                <w:szCs w:val="20"/>
                <w:highlight w:val="yellow"/>
              </w:rPr>
              <w:t xml:space="preserve"> y el campo se muestra habilitado</w:t>
            </w:r>
            <w:r w:rsidRPr="00F97D75">
              <w:rPr>
                <w:rFonts w:ascii="Arial Narrow" w:hAnsi="Arial Narrow"/>
                <w:sz w:val="20"/>
                <w:szCs w:val="20"/>
                <w:highlight w:val="yellow"/>
              </w:rPr>
              <w:t>.</w:t>
            </w:r>
          </w:p>
          <w:p w:rsidR="000442A9" w:rsidRPr="00F97D75" w:rsidRDefault="004F7D90" w:rsidP="00965E8E">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muestra el dato correspondiente. Si la fecha actual es mayor o igual que la fecha de </w:t>
            </w:r>
            <w:r w:rsidR="002A0887">
              <w:rPr>
                <w:rFonts w:ascii="Arial Narrow" w:hAnsi="Arial Narrow"/>
                <w:sz w:val="20"/>
                <w:szCs w:val="20"/>
                <w:highlight w:val="yellow"/>
              </w:rPr>
              <w:t>fin</w:t>
            </w:r>
            <w:r>
              <w:rPr>
                <w:rFonts w:ascii="Arial Narrow" w:hAnsi="Arial Narrow"/>
                <w:sz w:val="20"/>
                <w:szCs w:val="20"/>
                <w:highlight w:val="yellow"/>
              </w:rPr>
              <w:t xml:space="preserve"> de vigencia se muestra deshabilitado, en caso contrario se muestra habilitado</w:t>
            </w:r>
            <w:r w:rsidR="000442A9" w:rsidRPr="00F97D75">
              <w:rPr>
                <w:rFonts w:ascii="Arial Narrow" w:hAnsi="Arial Narrow"/>
                <w:sz w:val="20"/>
                <w:szCs w:val="20"/>
                <w:highlight w:val="yellow"/>
              </w:rPr>
              <w:t>.</w:t>
            </w:r>
          </w:p>
          <w:p w:rsidR="00226830" w:rsidRDefault="000442A9" w:rsidP="00EF6966">
            <w:pPr>
              <w:pStyle w:val="Prrafodelista"/>
              <w:numPr>
                <w:ilvl w:val="0"/>
                <w:numId w:val="79"/>
              </w:numPr>
              <w:rPr>
                <w:rFonts w:ascii="Arial Narrow" w:hAnsi="Arial Narrow"/>
                <w:sz w:val="20"/>
                <w:szCs w:val="20"/>
                <w:highlight w:val="yellow"/>
              </w:rPr>
            </w:pPr>
            <w:r w:rsidRPr="00965E8E">
              <w:rPr>
                <w:rFonts w:ascii="Arial Narrow" w:hAnsi="Arial Narrow" w:cs="Arial"/>
                <w:b/>
                <w:sz w:val="20"/>
                <w:highlight w:val="yellow"/>
              </w:rPr>
              <w:t>Hora</w:t>
            </w:r>
            <w:r w:rsidRPr="00F97D75">
              <w:rPr>
                <w:rFonts w:ascii="Arial Narrow" w:hAnsi="Arial Narrow"/>
                <w:sz w:val="20"/>
                <w:szCs w:val="20"/>
                <w:highlight w:val="yellow"/>
              </w:rPr>
              <w:t xml:space="preserve"> </w:t>
            </w:r>
            <w:r w:rsidR="003212A8" w:rsidRPr="003212A8">
              <w:rPr>
                <w:rFonts w:ascii="Arial Narrow" w:hAnsi="Arial Narrow" w:cs="Arial"/>
                <w:b/>
                <w:color w:val="FF0000"/>
                <w:sz w:val="20"/>
                <w:highlight w:val="yellow"/>
              </w:rPr>
              <w:t>de corte de asignación</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Casilla de 5 caracteres con formato </w:t>
            </w:r>
            <w:r w:rsidR="004F7D90">
              <w:rPr>
                <w:rFonts w:ascii="Arial Narrow" w:hAnsi="Arial Narrow"/>
                <w:sz w:val="20"/>
                <w:szCs w:val="20"/>
                <w:highlight w:val="yellow"/>
              </w:rPr>
              <w:t>de 24 horas</w:t>
            </w:r>
            <w:r w:rsidRPr="00F97D75">
              <w:rPr>
                <w:rFonts w:ascii="Arial Narrow" w:hAnsi="Arial Narrow"/>
                <w:sz w:val="20"/>
                <w:szCs w:val="20"/>
                <w:highlight w:val="yellow"/>
              </w:rPr>
              <w:t>. Habilitada.</w:t>
            </w:r>
          </w:p>
          <w:p w:rsidR="008F49AB" w:rsidRDefault="008F49AB" w:rsidP="00965E8E">
            <w:pPr>
              <w:pStyle w:val="Prrafodelista"/>
              <w:ind w:left="715"/>
              <w:rPr>
                <w:rFonts w:ascii="Arial Narrow" w:hAnsi="Arial Narrow"/>
                <w:sz w:val="20"/>
                <w:szCs w:val="20"/>
                <w:highlight w:val="yellow"/>
              </w:rPr>
            </w:pPr>
            <w:r>
              <w:rPr>
                <w:rFonts w:ascii="Arial Narrow" w:hAnsi="Arial Narrow"/>
                <w:sz w:val="20"/>
                <w:szCs w:val="20"/>
                <w:highlight w:val="yellow"/>
              </w:rPr>
              <w:t>S</w:t>
            </w:r>
            <w:r w:rsidRPr="00F97D75">
              <w:rPr>
                <w:rFonts w:ascii="Arial Narrow" w:hAnsi="Arial Narrow"/>
                <w:sz w:val="20"/>
                <w:szCs w:val="20"/>
                <w:highlight w:val="yellow"/>
              </w:rPr>
              <w:t xml:space="preserve">i se está agregando se </w:t>
            </w:r>
            <w:r>
              <w:rPr>
                <w:rFonts w:ascii="Arial Narrow" w:hAnsi="Arial Narrow"/>
                <w:sz w:val="20"/>
                <w:szCs w:val="20"/>
                <w:highlight w:val="yellow"/>
              </w:rPr>
              <w:t xml:space="preserve">muestra </w:t>
            </w:r>
            <w:r w:rsidRPr="00F97D75">
              <w:rPr>
                <w:rFonts w:ascii="Arial Narrow" w:hAnsi="Arial Narrow"/>
                <w:sz w:val="20"/>
                <w:szCs w:val="20"/>
                <w:highlight w:val="yellow"/>
              </w:rPr>
              <w:t xml:space="preserve">la </w:t>
            </w:r>
            <w:r w:rsidR="00E4325B">
              <w:rPr>
                <w:rFonts w:ascii="Arial Narrow" w:hAnsi="Arial Narrow"/>
                <w:sz w:val="20"/>
                <w:szCs w:val="20"/>
                <w:highlight w:val="yellow"/>
              </w:rPr>
              <w:t>hora</w:t>
            </w:r>
            <w:r w:rsidRPr="00F97D75">
              <w:rPr>
                <w:rFonts w:ascii="Arial Narrow" w:hAnsi="Arial Narrow"/>
                <w:sz w:val="20"/>
                <w:szCs w:val="20"/>
                <w:highlight w:val="yellow"/>
              </w:rPr>
              <w:t xml:space="preserve"> actual</w:t>
            </w:r>
            <w:r>
              <w:rPr>
                <w:rFonts w:ascii="Arial Narrow" w:hAnsi="Arial Narrow"/>
                <w:sz w:val="20"/>
                <w:szCs w:val="20"/>
                <w:highlight w:val="yellow"/>
              </w:rPr>
              <w:t xml:space="preserve"> y el campo se muestra habilitado</w:t>
            </w:r>
            <w:r w:rsidRPr="00F97D75">
              <w:rPr>
                <w:rFonts w:ascii="Arial Narrow" w:hAnsi="Arial Narrow"/>
                <w:sz w:val="20"/>
                <w:szCs w:val="20"/>
                <w:highlight w:val="yellow"/>
              </w:rPr>
              <w:t>.</w:t>
            </w:r>
          </w:p>
          <w:p w:rsidR="000442A9" w:rsidRPr="00F97D75" w:rsidRDefault="008F49AB" w:rsidP="00965E8E">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muestra el dato correspondiente. Si la fecha actual es mayor o igual que la fecha de inicio de vigencia se muestra deshabilitado, en caso contrario se muestra habilitado</w:t>
            </w:r>
            <w:r w:rsidR="000442A9" w:rsidRPr="00F97D75">
              <w:rPr>
                <w:rFonts w:ascii="Arial Narrow" w:hAnsi="Arial Narrow"/>
                <w:sz w:val="20"/>
                <w:szCs w:val="20"/>
                <w:highlight w:val="yellow"/>
              </w:rPr>
              <w:t xml:space="preserve">. </w:t>
            </w:r>
          </w:p>
          <w:p w:rsidR="00FD06B5" w:rsidRDefault="00FD06B5" w:rsidP="00EF6966">
            <w:pPr>
              <w:pStyle w:val="Prrafodelista"/>
              <w:numPr>
                <w:ilvl w:val="0"/>
                <w:numId w:val="79"/>
              </w:numPr>
              <w:rPr>
                <w:rFonts w:ascii="Arial Narrow" w:hAnsi="Arial Narrow"/>
                <w:sz w:val="20"/>
                <w:szCs w:val="20"/>
                <w:highlight w:val="yellow"/>
              </w:rPr>
            </w:pPr>
            <w:r w:rsidRPr="009E1782">
              <w:rPr>
                <w:rFonts w:ascii="Arial Narrow" w:hAnsi="Arial Narrow" w:cs="Arial"/>
                <w:b/>
                <w:sz w:val="20"/>
                <w:highlight w:val="yellow"/>
              </w:rPr>
              <w:t>Vigencia</w:t>
            </w:r>
            <w:r>
              <w:rPr>
                <w:rFonts w:ascii="Arial Narrow" w:hAnsi="Arial Narrow"/>
                <w:b/>
                <w:sz w:val="20"/>
                <w:szCs w:val="20"/>
                <w:highlight w:val="yellow"/>
              </w:rPr>
              <w:t xml:space="preserve"> desde</w:t>
            </w:r>
            <w:r>
              <w:rPr>
                <w:rFonts w:ascii="Arial Narrow" w:hAnsi="Arial Narrow"/>
                <w:sz w:val="20"/>
                <w:szCs w:val="20"/>
                <w:highlight w:val="yellow"/>
              </w:rPr>
              <w:t>: es la fecha de inicio de vigencia,</w:t>
            </w:r>
            <w:r w:rsidRPr="00F97D75">
              <w:rPr>
                <w:rFonts w:ascii="Arial Narrow" w:hAnsi="Arial Narrow"/>
                <w:sz w:val="20"/>
                <w:szCs w:val="20"/>
                <w:highlight w:val="yellow"/>
              </w:rPr>
              <w:t xml:space="preserve"> s</w:t>
            </w:r>
            <w:r>
              <w:rPr>
                <w:rFonts w:ascii="Arial Narrow" w:hAnsi="Arial Narrow"/>
                <w:sz w:val="20"/>
                <w:szCs w:val="20"/>
                <w:highlight w:val="yellow"/>
              </w:rPr>
              <w:t xml:space="preserve">e muestra en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w:t>
            </w:r>
          </w:p>
          <w:p w:rsidR="00FD06B5" w:rsidRDefault="00FD06B5" w:rsidP="00965E8E">
            <w:pPr>
              <w:pStyle w:val="Prrafodelista"/>
              <w:ind w:left="715"/>
              <w:rPr>
                <w:rFonts w:ascii="Arial Narrow" w:hAnsi="Arial Narrow"/>
                <w:sz w:val="20"/>
                <w:szCs w:val="20"/>
                <w:highlight w:val="yellow"/>
              </w:rPr>
            </w:pPr>
            <w:r>
              <w:rPr>
                <w:rFonts w:ascii="Arial Narrow" w:hAnsi="Arial Narrow"/>
                <w:sz w:val="20"/>
                <w:szCs w:val="20"/>
                <w:highlight w:val="yellow"/>
              </w:rPr>
              <w:t>S</w:t>
            </w:r>
            <w:r w:rsidRPr="00F97D75">
              <w:rPr>
                <w:rFonts w:ascii="Arial Narrow" w:hAnsi="Arial Narrow"/>
                <w:sz w:val="20"/>
                <w:szCs w:val="20"/>
                <w:highlight w:val="yellow"/>
              </w:rPr>
              <w:t xml:space="preserve">i se está agregando se </w:t>
            </w:r>
            <w:r>
              <w:rPr>
                <w:rFonts w:ascii="Arial Narrow" w:hAnsi="Arial Narrow"/>
                <w:sz w:val="20"/>
                <w:szCs w:val="20"/>
                <w:highlight w:val="yellow"/>
              </w:rPr>
              <w:t xml:space="preserve">muestra </w:t>
            </w:r>
            <w:r w:rsidRPr="00F97D75">
              <w:rPr>
                <w:rFonts w:ascii="Arial Narrow" w:hAnsi="Arial Narrow"/>
                <w:sz w:val="20"/>
                <w:szCs w:val="20"/>
                <w:highlight w:val="yellow"/>
              </w:rPr>
              <w:t>la fecha actual</w:t>
            </w:r>
            <w:r>
              <w:rPr>
                <w:rFonts w:ascii="Arial Narrow" w:hAnsi="Arial Narrow"/>
                <w:sz w:val="20"/>
                <w:szCs w:val="20"/>
                <w:highlight w:val="yellow"/>
              </w:rPr>
              <w:t xml:space="preserve"> y el campo se muestra habilitado</w:t>
            </w:r>
            <w:r w:rsidRPr="00F97D75">
              <w:rPr>
                <w:rFonts w:ascii="Arial Narrow" w:hAnsi="Arial Narrow"/>
                <w:sz w:val="20"/>
                <w:szCs w:val="20"/>
                <w:highlight w:val="yellow"/>
              </w:rPr>
              <w:t>.</w:t>
            </w:r>
          </w:p>
          <w:p w:rsidR="00FD06B5" w:rsidRPr="00F97D75" w:rsidRDefault="00FD06B5" w:rsidP="00965E8E">
            <w:pPr>
              <w:pStyle w:val="Prrafodelista"/>
              <w:ind w:left="715"/>
              <w:rPr>
                <w:rFonts w:ascii="Arial Narrow" w:hAnsi="Arial Narrow"/>
                <w:sz w:val="20"/>
                <w:szCs w:val="20"/>
                <w:highlight w:val="yellow"/>
              </w:rPr>
            </w:pPr>
            <w:r w:rsidRPr="00DF08DB">
              <w:rPr>
                <w:rFonts w:ascii="Arial Narrow" w:hAnsi="Arial Narrow"/>
                <w:sz w:val="20"/>
                <w:szCs w:val="20"/>
                <w:highlight w:val="yellow"/>
              </w:rPr>
              <w:t>Si se está modificando</w:t>
            </w:r>
            <w:r>
              <w:rPr>
                <w:rFonts w:ascii="Arial Narrow" w:hAnsi="Arial Narrow"/>
                <w:sz w:val="20"/>
                <w:szCs w:val="20"/>
                <w:highlight w:val="yellow"/>
              </w:rPr>
              <w:t xml:space="preserve"> se muestra el dato correspondiente. Si la fecha actual es mayor o igual que la fecha de inicio de vigencia se muestra deshabilitado, en caso contrario se muestra habilitado</w:t>
            </w:r>
            <w:r w:rsidRPr="00F97D75">
              <w:rPr>
                <w:rFonts w:ascii="Arial Narrow" w:hAnsi="Arial Narrow"/>
                <w:sz w:val="20"/>
                <w:szCs w:val="20"/>
                <w:highlight w:val="yellow"/>
              </w:rPr>
              <w:t>.</w:t>
            </w:r>
          </w:p>
          <w:p w:rsidR="00FD06B5" w:rsidRDefault="00FD06B5" w:rsidP="00EF6966">
            <w:pPr>
              <w:pStyle w:val="Prrafodelista"/>
              <w:numPr>
                <w:ilvl w:val="0"/>
                <w:numId w:val="79"/>
              </w:numPr>
              <w:rPr>
                <w:rFonts w:ascii="Arial Narrow" w:hAnsi="Arial Narrow"/>
                <w:sz w:val="20"/>
                <w:szCs w:val="20"/>
                <w:highlight w:val="yellow"/>
              </w:rPr>
            </w:pPr>
            <w:r w:rsidRPr="009E1782">
              <w:rPr>
                <w:rFonts w:ascii="Arial Narrow" w:hAnsi="Arial Narrow" w:cs="Arial"/>
                <w:b/>
                <w:sz w:val="20"/>
                <w:highlight w:val="yellow"/>
              </w:rPr>
              <w:t>Vigente</w:t>
            </w:r>
            <w:r>
              <w:rPr>
                <w:rFonts w:ascii="Arial Narrow" w:hAnsi="Arial Narrow"/>
                <w:b/>
                <w:sz w:val="20"/>
                <w:szCs w:val="20"/>
                <w:highlight w:val="yellow"/>
              </w:rPr>
              <w:t xml:space="preserve"> hasta</w:t>
            </w:r>
            <w:r>
              <w:rPr>
                <w:rFonts w:ascii="Arial Narrow" w:hAnsi="Arial Narrow"/>
                <w:sz w:val="20"/>
                <w:szCs w:val="20"/>
                <w:highlight w:val="yellow"/>
              </w:rPr>
              <w:t>: es la fecha de término de vigencia,</w:t>
            </w:r>
            <w:r w:rsidRPr="00F97D75">
              <w:rPr>
                <w:rFonts w:ascii="Arial Narrow" w:hAnsi="Arial Narrow"/>
                <w:sz w:val="20"/>
                <w:szCs w:val="20"/>
                <w:highlight w:val="yellow"/>
              </w:rPr>
              <w:t xml:space="preserve"> s</w:t>
            </w:r>
            <w:r>
              <w:rPr>
                <w:rFonts w:ascii="Arial Narrow" w:hAnsi="Arial Narrow"/>
                <w:sz w:val="20"/>
                <w:szCs w:val="20"/>
                <w:highlight w:val="yellow"/>
              </w:rPr>
              <w:t xml:space="preserve">e muestra en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w:t>
            </w:r>
          </w:p>
          <w:p w:rsidR="00FD06B5" w:rsidRDefault="00FD06B5" w:rsidP="00965E8E">
            <w:pPr>
              <w:pStyle w:val="Prrafodelista"/>
              <w:ind w:left="715"/>
              <w:rPr>
                <w:rFonts w:ascii="Arial Narrow" w:hAnsi="Arial Narrow"/>
                <w:sz w:val="20"/>
                <w:szCs w:val="20"/>
                <w:highlight w:val="yellow"/>
              </w:rPr>
            </w:pPr>
            <w:r>
              <w:rPr>
                <w:rFonts w:ascii="Arial Narrow" w:hAnsi="Arial Narrow"/>
                <w:sz w:val="20"/>
                <w:szCs w:val="20"/>
                <w:highlight w:val="yellow"/>
              </w:rPr>
              <w:t>S</w:t>
            </w:r>
            <w:r w:rsidRPr="00F97D75">
              <w:rPr>
                <w:rFonts w:ascii="Arial Narrow" w:hAnsi="Arial Narrow"/>
                <w:sz w:val="20"/>
                <w:szCs w:val="20"/>
                <w:highlight w:val="yellow"/>
              </w:rPr>
              <w:t>i se está agregando se mostrará la fecha actual.</w:t>
            </w:r>
          </w:p>
          <w:p w:rsidR="00FD06B5" w:rsidRDefault="00FD06B5" w:rsidP="00965E8E">
            <w:pPr>
              <w:pStyle w:val="Prrafodelista"/>
              <w:ind w:left="715"/>
              <w:rPr>
                <w:rFonts w:ascii="Arial Narrow" w:hAnsi="Arial Narrow"/>
                <w:sz w:val="20"/>
                <w:szCs w:val="20"/>
                <w:highlight w:val="yellow"/>
              </w:rPr>
            </w:pPr>
            <w:r w:rsidRPr="00DF08DB">
              <w:rPr>
                <w:rFonts w:ascii="Arial Narrow" w:hAnsi="Arial Narrow"/>
                <w:sz w:val="20"/>
                <w:szCs w:val="20"/>
                <w:highlight w:val="yellow"/>
              </w:rPr>
              <w:lastRenderedPageBreak/>
              <w:t>Si se está modificando</w:t>
            </w:r>
            <w:r>
              <w:rPr>
                <w:rFonts w:ascii="Arial Narrow" w:hAnsi="Arial Narrow"/>
                <w:sz w:val="20"/>
                <w:szCs w:val="20"/>
                <w:highlight w:val="yellow"/>
              </w:rPr>
              <w:t xml:space="preserve"> se carga el dato correspondiente.</w:t>
            </w:r>
          </w:p>
          <w:p w:rsidR="00FD06B5" w:rsidRPr="00F97D75" w:rsidRDefault="00FD06B5" w:rsidP="00965E8E">
            <w:pPr>
              <w:pStyle w:val="Prrafodelista"/>
              <w:ind w:left="715"/>
              <w:rPr>
                <w:rFonts w:ascii="Arial Narrow" w:hAnsi="Arial Narrow"/>
                <w:sz w:val="20"/>
                <w:szCs w:val="20"/>
                <w:highlight w:val="yellow"/>
              </w:rPr>
            </w:pPr>
            <w:r>
              <w:rPr>
                <w:rFonts w:ascii="Arial Narrow" w:hAnsi="Arial Narrow"/>
                <w:sz w:val="20"/>
                <w:szCs w:val="20"/>
                <w:highlight w:val="yellow"/>
              </w:rPr>
              <w:t>En cualquier caso siempre se muestra habilitado</w:t>
            </w:r>
            <w:r w:rsidRPr="00F97D75">
              <w:rPr>
                <w:rFonts w:ascii="Arial Narrow" w:hAnsi="Arial Narrow"/>
                <w:sz w:val="20"/>
                <w:szCs w:val="20"/>
                <w:highlight w:val="yellow"/>
              </w:rPr>
              <w:t xml:space="preserve">. </w:t>
            </w:r>
          </w:p>
          <w:p w:rsidR="00A042C3" w:rsidRPr="00573EEE" w:rsidRDefault="00573EEE" w:rsidP="00EF6966">
            <w:pPr>
              <w:pStyle w:val="Prrafodelista"/>
              <w:numPr>
                <w:ilvl w:val="0"/>
                <w:numId w:val="79"/>
              </w:numPr>
              <w:rPr>
                <w:rFonts w:ascii="Arial Narrow" w:hAnsi="Arial Narrow"/>
                <w:b/>
                <w:color w:val="FF0000"/>
                <w:sz w:val="20"/>
                <w:szCs w:val="20"/>
                <w:highlight w:val="yellow"/>
              </w:rPr>
            </w:pPr>
            <w:r w:rsidRPr="00573EEE">
              <w:rPr>
                <w:rFonts w:ascii="Arial Narrow" w:hAnsi="Arial Narrow"/>
                <w:b/>
                <w:color w:val="FF0000"/>
                <w:sz w:val="20"/>
                <w:szCs w:val="20"/>
                <w:highlight w:val="yellow"/>
              </w:rPr>
              <w:t>Lista de zonas:</w:t>
            </w:r>
            <w:r>
              <w:rPr>
                <w:rFonts w:ascii="Arial Narrow" w:hAnsi="Arial Narrow"/>
                <w:color w:val="FF0000"/>
                <w:sz w:val="20"/>
                <w:szCs w:val="20"/>
                <w:highlight w:val="yellow"/>
              </w:rPr>
              <w:t xml:space="preserve"> Contiene la lista de zonas disponibles para la Unidad de despacho </w:t>
            </w:r>
            <w:r w:rsidRPr="00573EEE">
              <w:rPr>
                <w:rFonts w:ascii="Arial Narrow" w:hAnsi="Arial Narrow"/>
                <w:color w:val="FF0000"/>
                <w:sz w:val="20"/>
                <w:szCs w:val="20"/>
                <w:highlight w:val="yellow"/>
              </w:rPr>
              <w:t>seleccionada, con las siguientes columnas:</w:t>
            </w:r>
          </w:p>
          <w:p w:rsidR="00573EEE" w:rsidRPr="00573EEE" w:rsidRDefault="00573EEE" w:rsidP="00EF6966">
            <w:pPr>
              <w:pStyle w:val="Prrafodelista"/>
              <w:numPr>
                <w:ilvl w:val="0"/>
                <w:numId w:val="80"/>
              </w:numPr>
              <w:rPr>
                <w:rFonts w:ascii="Arial Narrow" w:hAnsi="Arial Narrow"/>
                <w:b/>
                <w:color w:val="FF0000"/>
                <w:sz w:val="20"/>
                <w:szCs w:val="20"/>
                <w:highlight w:val="yellow"/>
              </w:rPr>
            </w:pPr>
            <w:proofErr w:type="spellStart"/>
            <w:r w:rsidRPr="00573EEE">
              <w:rPr>
                <w:rFonts w:ascii="Arial Narrow" w:hAnsi="Arial Narrow"/>
                <w:b/>
                <w:color w:val="FF0000"/>
                <w:sz w:val="20"/>
                <w:szCs w:val="20"/>
                <w:highlight w:val="yellow"/>
              </w:rPr>
              <w:t>Check</w:t>
            </w:r>
            <w:proofErr w:type="spellEnd"/>
            <w:r w:rsidRPr="00573EEE">
              <w:rPr>
                <w:rFonts w:ascii="Arial Narrow" w:hAnsi="Arial Narrow"/>
                <w:b/>
                <w:color w:val="FF0000"/>
                <w:sz w:val="20"/>
                <w:szCs w:val="20"/>
                <w:highlight w:val="yellow"/>
              </w:rPr>
              <w:t xml:space="preserve">: </w:t>
            </w:r>
            <w:r w:rsidRPr="00573EEE">
              <w:rPr>
                <w:rFonts w:ascii="Arial Narrow" w:hAnsi="Arial Narrow"/>
                <w:color w:val="FF0000"/>
                <w:sz w:val="20"/>
                <w:szCs w:val="20"/>
                <w:highlight w:val="yellow"/>
              </w:rPr>
              <w:t xml:space="preserve">muestra un </w:t>
            </w:r>
            <w:proofErr w:type="spellStart"/>
            <w:r w:rsidRPr="00573EEE">
              <w:rPr>
                <w:rFonts w:ascii="Arial Narrow" w:hAnsi="Arial Narrow"/>
                <w:color w:val="FF0000"/>
                <w:sz w:val="20"/>
                <w:szCs w:val="20"/>
                <w:highlight w:val="yellow"/>
              </w:rPr>
              <w:t>checkbox</w:t>
            </w:r>
            <w:proofErr w:type="spellEnd"/>
            <w:r w:rsidRPr="00573EEE">
              <w:rPr>
                <w:rFonts w:ascii="Arial Narrow" w:hAnsi="Arial Narrow"/>
                <w:color w:val="FF0000"/>
                <w:sz w:val="20"/>
                <w:szCs w:val="20"/>
                <w:highlight w:val="yellow"/>
              </w:rPr>
              <w:t xml:space="preserve"> en cada celda.</w:t>
            </w:r>
          </w:p>
          <w:p w:rsidR="00573EEE" w:rsidRPr="00573EEE" w:rsidRDefault="00573EEE" w:rsidP="00965E8E">
            <w:pPr>
              <w:pStyle w:val="Prrafodelista"/>
              <w:ind w:left="1075"/>
              <w:rPr>
                <w:rFonts w:ascii="Arial Narrow" w:hAnsi="Arial Narrow"/>
                <w:color w:val="FF0000"/>
                <w:sz w:val="20"/>
                <w:szCs w:val="20"/>
                <w:highlight w:val="yellow"/>
              </w:rPr>
            </w:pPr>
            <w:r w:rsidRPr="00573EEE">
              <w:rPr>
                <w:rFonts w:ascii="Arial Narrow" w:hAnsi="Arial Narrow"/>
                <w:color w:val="FF0000"/>
                <w:sz w:val="20"/>
                <w:szCs w:val="20"/>
                <w:highlight w:val="yellow"/>
              </w:rPr>
              <w:t xml:space="preserve">Si se está agregando, todos los </w:t>
            </w:r>
            <w:proofErr w:type="spellStart"/>
            <w:r w:rsidRPr="00573EEE">
              <w:rPr>
                <w:rFonts w:ascii="Arial Narrow" w:hAnsi="Arial Narrow"/>
                <w:color w:val="FF0000"/>
                <w:sz w:val="20"/>
                <w:szCs w:val="20"/>
                <w:highlight w:val="yellow"/>
              </w:rPr>
              <w:t>checkbox</w:t>
            </w:r>
            <w:proofErr w:type="spellEnd"/>
            <w:r w:rsidRPr="00573EEE">
              <w:rPr>
                <w:rFonts w:ascii="Arial Narrow" w:hAnsi="Arial Narrow"/>
                <w:color w:val="FF0000"/>
                <w:sz w:val="20"/>
                <w:szCs w:val="20"/>
                <w:highlight w:val="yellow"/>
              </w:rPr>
              <w:t xml:space="preserve"> se muestran sin seleccionar y habilitados.</w:t>
            </w:r>
          </w:p>
          <w:p w:rsidR="00573EEE" w:rsidRPr="00573EEE" w:rsidRDefault="00573EEE" w:rsidP="00965E8E">
            <w:pPr>
              <w:pStyle w:val="Prrafodelista"/>
              <w:ind w:left="1075"/>
              <w:rPr>
                <w:rFonts w:ascii="Arial Narrow" w:hAnsi="Arial Narrow"/>
                <w:b/>
                <w:color w:val="FF0000"/>
                <w:sz w:val="20"/>
                <w:szCs w:val="20"/>
                <w:highlight w:val="yellow"/>
              </w:rPr>
            </w:pPr>
            <w:r w:rsidRPr="00573EEE">
              <w:rPr>
                <w:rFonts w:ascii="Arial Narrow" w:hAnsi="Arial Narrow"/>
                <w:color w:val="FF0000"/>
                <w:sz w:val="20"/>
                <w:szCs w:val="20"/>
                <w:highlight w:val="yellow"/>
              </w:rPr>
              <w:t>Si se está modificando, se muestran seleccionados aquello</w:t>
            </w:r>
            <w:r>
              <w:rPr>
                <w:rFonts w:ascii="Arial Narrow" w:hAnsi="Arial Narrow"/>
                <w:color w:val="FF0000"/>
                <w:sz w:val="20"/>
                <w:szCs w:val="20"/>
                <w:highlight w:val="yellow"/>
              </w:rPr>
              <w:t xml:space="preserve">s </w:t>
            </w:r>
            <w:proofErr w:type="spellStart"/>
            <w:r>
              <w:rPr>
                <w:rFonts w:ascii="Arial Narrow" w:hAnsi="Arial Narrow"/>
                <w:color w:val="FF0000"/>
                <w:sz w:val="20"/>
                <w:szCs w:val="20"/>
                <w:highlight w:val="yellow"/>
              </w:rPr>
              <w:t>checkbox</w:t>
            </w:r>
            <w:proofErr w:type="spellEnd"/>
            <w:r>
              <w:rPr>
                <w:rFonts w:ascii="Arial Narrow" w:hAnsi="Arial Narrow"/>
                <w:color w:val="FF0000"/>
                <w:sz w:val="20"/>
                <w:szCs w:val="20"/>
                <w:highlight w:val="yellow"/>
              </w:rPr>
              <w:t xml:space="preserve"> que corresponden a la</w:t>
            </w:r>
            <w:r w:rsidRPr="00573EEE">
              <w:rPr>
                <w:rFonts w:ascii="Arial Narrow" w:hAnsi="Arial Narrow"/>
                <w:color w:val="FF0000"/>
                <w:sz w:val="20"/>
                <w:szCs w:val="20"/>
                <w:highlight w:val="yellow"/>
              </w:rPr>
              <w:t xml:space="preserve">s </w:t>
            </w:r>
            <w:r>
              <w:rPr>
                <w:rFonts w:ascii="Arial Narrow" w:hAnsi="Arial Narrow"/>
                <w:color w:val="FF0000"/>
                <w:sz w:val="20"/>
                <w:szCs w:val="20"/>
                <w:highlight w:val="yellow"/>
              </w:rPr>
              <w:t xml:space="preserve">zonas </w:t>
            </w:r>
            <w:r w:rsidRPr="00573EEE">
              <w:rPr>
                <w:rFonts w:ascii="Arial Narrow" w:hAnsi="Arial Narrow"/>
                <w:color w:val="FF0000"/>
                <w:sz w:val="20"/>
                <w:szCs w:val="20"/>
                <w:highlight w:val="yellow"/>
              </w:rPr>
              <w:t xml:space="preserve">registrados para </w:t>
            </w:r>
            <w:r>
              <w:rPr>
                <w:rFonts w:ascii="Arial Narrow" w:hAnsi="Arial Narrow"/>
                <w:color w:val="FF0000"/>
                <w:sz w:val="20"/>
                <w:szCs w:val="20"/>
                <w:highlight w:val="yellow"/>
              </w:rPr>
              <w:t xml:space="preserve">el turno </w:t>
            </w:r>
            <w:r w:rsidRPr="00573EEE">
              <w:rPr>
                <w:rFonts w:ascii="Arial Narrow" w:hAnsi="Arial Narrow"/>
                <w:color w:val="FF0000"/>
                <w:sz w:val="20"/>
                <w:szCs w:val="20"/>
                <w:highlight w:val="yellow"/>
              </w:rPr>
              <w:t xml:space="preserve">que se está modificando. Si la fecha actual es mayor o igual que la fecha de </w:t>
            </w:r>
            <w:r>
              <w:rPr>
                <w:rFonts w:ascii="Arial Narrow" w:hAnsi="Arial Narrow"/>
                <w:color w:val="FF0000"/>
                <w:sz w:val="20"/>
                <w:szCs w:val="20"/>
                <w:highlight w:val="yellow"/>
              </w:rPr>
              <w:t xml:space="preserve">fin </w:t>
            </w:r>
            <w:r w:rsidRPr="00573EEE">
              <w:rPr>
                <w:rFonts w:ascii="Arial Narrow" w:hAnsi="Arial Narrow"/>
                <w:color w:val="FF0000"/>
                <w:sz w:val="20"/>
                <w:szCs w:val="20"/>
                <w:highlight w:val="yellow"/>
              </w:rPr>
              <w:t xml:space="preserve">de vigencia, todos los </w:t>
            </w:r>
            <w:proofErr w:type="spellStart"/>
            <w:r w:rsidRPr="00573EEE">
              <w:rPr>
                <w:rFonts w:ascii="Arial Narrow" w:hAnsi="Arial Narrow"/>
                <w:color w:val="FF0000"/>
                <w:sz w:val="20"/>
                <w:szCs w:val="20"/>
                <w:highlight w:val="yellow"/>
              </w:rPr>
              <w:t>checkbox</w:t>
            </w:r>
            <w:proofErr w:type="spellEnd"/>
            <w:r w:rsidRPr="00573EEE">
              <w:rPr>
                <w:rFonts w:ascii="Arial Narrow" w:hAnsi="Arial Narrow"/>
                <w:color w:val="FF0000"/>
                <w:sz w:val="20"/>
                <w:szCs w:val="20"/>
                <w:highlight w:val="yellow"/>
              </w:rPr>
              <w:t xml:space="preserve"> se muestran deshabilitados, en caso contrario se muestran habilitados.</w:t>
            </w:r>
          </w:p>
          <w:p w:rsidR="00573EEE" w:rsidRDefault="00573EEE" w:rsidP="00EF6966">
            <w:pPr>
              <w:pStyle w:val="Prrafodelista"/>
              <w:numPr>
                <w:ilvl w:val="0"/>
                <w:numId w:val="80"/>
              </w:numPr>
              <w:rPr>
                <w:rFonts w:ascii="Arial Narrow" w:hAnsi="Arial Narrow"/>
                <w:sz w:val="20"/>
                <w:szCs w:val="20"/>
                <w:highlight w:val="yellow"/>
              </w:rPr>
            </w:pPr>
            <w:r>
              <w:rPr>
                <w:rFonts w:ascii="Arial Narrow" w:hAnsi="Arial Narrow"/>
                <w:b/>
                <w:color w:val="FF0000"/>
                <w:sz w:val="20"/>
                <w:szCs w:val="20"/>
                <w:highlight w:val="yellow"/>
              </w:rPr>
              <w:t>Zona</w:t>
            </w:r>
            <w:r w:rsidRPr="00573EEE">
              <w:rPr>
                <w:rFonts w:ascii="Arial Narrow" w:hAnsi="Arial Narrow"/>
                <w:b/>
                <w:color w:val="FF0000"/>
                <w:sz w:val="20"/>
                <w:szCs w:val="20"/>
                <w:highlight w:val="yellow"/>
              </w:rPr>
              <w:t xml:space="preserve">: </w:t>
            </w:r>
            <w:r w:rsidRPr="00573EEE">
              <w:rPr>
                <w:rFonts w:ascii="Arial Narrow" w:hAnsi="Arial Narrow"/>
                <w:color w:val="FF0000"/>
                <w:sz w:val="20"/>
                <w:szCs w:val="20"/>
                <w:highlight w:val="yellow"/>
              </w:rPr>
              <w:t xml:space="preserve">muestra el </w:t>
            </w:r>
            <w:r>
              <w:rPr>
                <w:rFonts w:ascii="Arial Narrow" w:hAnsi="Arial Narrow"/>
                <w:color w:val="FF0000"/>
                <w:sz w:val="20"/>
                <w:szCs w:val="20"/>
                <w:highlight w:val="yellow"/>
              </w:rPr>
              <w:t xml:space="preserve">nombre </w:t>
            </w:r>
            <w:r w:rsidRPr="00573EEE">
              <w:rPr>
                <w:rFonts w:ascii="Arial Narrow" w:hAnsi="Arial Narrow"/>
                <w:color w:val="FF0000"/>
                <w:sz w:val="20"/>
                <w:szCs w:val="20"/>
                <w:highlight w:val="yellow"/>
              </w:rPr>
              <w:t>y descripción de</w:t>
            </w:r>
            <w:r>
              <w:rPr>
                <w:rFonts w:ascii="Arial Narrow" w:hAnsi="Arial Narrow"/>
                <w:color w:val="FF0000"/>
                <w:sz w:val="20"/>
                <w:szCs w:val="20"/>
                <w:highlight w:val="yellow"/>
              </w:rPr>
              <w:t xml:space="preserve"> la zona</w:t>
            </w:r>
            <w:r>
              <w:rPr>
                <w:rFonts w:ascii="Arial Narrow" w:hAnsi="Arial Narrow"/>
                <w:sz w:val="20"/>
                <w:szCs w:val="20"/>
                <w:highlight w:val="yellow"/>
              </w:rPr>
              <w:t>.</w:t>
            </w:r>
          </w:p>
          <w:p w:rsidR="00744B65" w:rsidRPr="00F97D75" w:rsidRDefault="00744B65" w:rsidP="00EF6966">
            <w:pPr>
              <w:pStyle w:val="Prrafodelista"/>
              <w:numPr>
                <w:ilvl w:val="0"/>
                <w:numId w:val="79"/>
              </w:numPr>
              <w:rPr>
                <w:rFonts w:ascii="Arial Narrow" w:hAnsi="Arial Narrow"/>
                <w:sz w:val="20"/>
                <w:szCs w:val="20"/>
                <w:highlight w:val="yellow"/>
              </w:rPr>
            </w:pPr>
            <w:r w:rsidRPr="00203D71">
              <w:rPr>
                <w:rFonts w:ascii="Arial Narrow" w:hAnsi="Arial Narrow" w:cs="Arial"/>
                <w:b/>
                <w:sz w:val="20"/>
                <w:highlight w:val="yellow"/>
              </w:rPr>
              <w:t>Botón</w:t>
            </w:r>
            <w:r w:rsidRPr="00203D71">
              <w:rPr>
                <w:rFonts w:ascii="Arial Narrow" w:hAnsi="Arial Narrow"/>
                <w:b/>
                <w:sz w:val="20"/>
                <w:szCs w:val="20"/>
                <w:highlight w:val="yellow"/>
              </w:rPr>
              <w:t xml:space="preserve"> Cancelar:</w:t>
            </w:r>
            <w:r w:rsidRPr="00203D71">
              <w:rPr>
                <w:rFonts w:ascii="Arial Narrow" w:hAnsi="Arial Narrow"/>
                <w:sz w:val="20"/>
                <w:szCs w:val="20"/>
                <w:highlight w:val="yellow"/>
              </w:rPr>
              <w:t xml:space="preserve"> Permite deshacer los cambios y cerrar la IU006.</w:t>
            </w:r>
          </w:p>
          <w:p w:rsidR="000442A9" w:rsidRPr="00F97D75" w:rsidRDefault="00744B65" w:rsidP="00EF6966">
            <w:pPr>
              <w:pStyle w:val="Prrafodelista"/>
              <w:numPr>
                <w:ilvl w:val="0"/>
                <w:numId w:val="79"/>
              </w:numPr>
              <w:rPr>
                <w:rFonts w:ascii="Arial Narrow" w:hAnsi="Arial Narrow" w:cs="Arial"/>
                <w:sz w:val="20"/>
                <w:szCs w:val="20"/>
                <w:highlight w:val="yellow"/>
              </w:rPr>
            </w:pPr>
            <w:r w:rsidRPr="00F97D75">
              <w:rPr>
                <w:rFonts w:ascii="Arial Narrow" w:hAnsi="Arial Narrow"/>
                <w:b/>
                <w:sz w:val="20"/>
                <w:szCs w:val="20"/>
                <w:highlight w:val="yellow"/>
              </w:rPr>
              <w:t xml:space="preserve">Botón </w:t>
            </w:r>
            <w:r w:rsidRPr="009E1782">
              <w:rPr>
                <w:rFonts w:ascii="Arial Narrow" w:hAnsi="Arial Narrow" w:cs="Arial"/>
                <w:b/>
                <w:sz w:val="20"/>
                <w:highlight w:val="yellow"/>
              </w:rPr>
              <w:t>Grabar</w:t>
            </w:r>
            <w:r w:rsidRPr="00F97D75">
              <w:rPr>
                <w:rFonts w:ascii="Arial Narrow" w:hAnsi="Arial Narrow"/>
                <w:b/>
                <w:sz w:val="20"/>
                <w:szCs w:val="20"/>
                <w:highlight w:val="yellow"/>
              </w:rPr>
              <w:t>:</w:t>
            </w:r>
            <w:r w:rsidRPr="00F97D75">
              <w:rPr>
                <w:rFonts w:ascii="Arial Narrow" w:hAnsi="Arial Narrow"/>
                <w:sz w:val="20"/>
                <w:szCs w:val="20"/>
                <w:highlight w:val="yellow"/>
              </w:rPr>
              <w:t xml:space="preserve"> Perm</w:t>
            </w:r>
            <w:r w:rsidR="00A26FFA">
              <w:rPr>
                <w:rFonts w:ascii="Arial Narrow" w:hAnsi="Arial Narrow"/>
                <w:sz w:val="20"/>
                <w:szCs w:val="20"/>
                <w:highlight w:val="yellow"/>
              </w:rPr>
              <w:t>ite grabar el turno</w:t>
            </w:r>
            <w:r w:rsidR="00C1081C" w:rsidRPr="00F97D75">
              <w:rPr>
                <w:rFonts w:ascii="Arial Narrow" w:hAnsi="Arial Narrow"/>
                <w:sz w:val="20"/>
                <w:szCs w:val="20"/>
                <w:highlight w:val="yellow"/>
              </w:rPr>
              <w:t>.</w:t>
            </w:r>
          </w:p>
        </w:tc>
      </w:tr>
      <w:tr w:rsidR="006A5ED6" w:rsidRPr="00F97D75" w:rsidTr="00BB34C5">
        <w:tc>
          <w:tcPr>
            <w:tcW w:w="510" w:type="dxa"/>
            <w:tcBorders>
              <w:top w:val="single" w:sz="6" w:space="0" w:color="000000"/>
              <w:left w:val="single" w:sz="6" w:space="0" w:color="000000"/>
              <w:bottom w:val="single" w:sz="6" w:space="0" w:color="000000"/>
              <w:right w:val="single" w:sz="6" w:space="0" w:color="000000"/>
            </w:tcBorders>
          </w:tcPr>
          <w:p w:rsidR="006A5ED6" w:rsidRPr="00F97D75" w:rsidRDefault="006A5ED6"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6A5ED6" w:rsidRPr="00F97D75" w:rsidRDefault="006A5ED6" w:rsidP="009B5527">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Pr>
                <w:rFonts w:ascii="Arial Narrow" w:hAnsi="Arial Narrow" w:cs="Arial"/>
                <w:sz w:val="20"/>
                <w:szCs w:val="20"/>
                <w:highlight w:val="yellow"/>
              </w:rPr>
              <w:t xml:space="preserve">el valor del campo </w:t>
            </w:r>
            <w:r w:rsidRPr="00896F03">
              <w:rPr>
                <w:rFonts w:ascii="Arial Narrow" w:hAnsi="Arial Narrow" w:cs="Arial"/>
                <w:b/>
                <w:sz w:val="20"/>
                <w:szCs w:val="20"/>
                <w:highlight w:val="yellow"/>
              </w:rPr>
              <w:t>Vigente desde</w:t>
            </w:r>
            <w:r>
              <w:rPr>
                <w:rFonts w:ascii="Arial Narrow" w:hAnsi="Arial Narrow" w:cs="Arial"/>
                <w:sz w:val="20"/>
                <w:szCs w:val="20"/>
                <w:highlight w:val="yellow"/>
              </w:rPr>
              <w:t xml:space="preserve">, en </w:t>
            </w:r>
            <w:r w:rsidRPr="00F97D75">
              <w:rPr>
                <w:rFonts w:ascii="Arial Narrow" w:hAnsi="Arial Narrow"/>
                <w:sz w:val="20"/>
                <w:szCs w:val="20"/>
                <w:highlight w:val="yellow"/>
              </w:rPr>
              <w:t>IU0</w:t>
            </w:r>
            <w:r>
              <w:rPr>
                <w:rFonts w:ascii="Arial Narrow" w:hAnsi="Arial Narrow"/>
                <w:sz w:val="20"/>
                <w:szCs w:val="20"/>
                <w:highlight w:val="yellow"/>
              </w:rPr>
              <w:t>06</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6A5ED6" w:rsidRPr="00F97D75" w:rsidRDefault="006A5ED6"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 xml:space="preserve">El </w:t>
            </w:r>
            <w:r w:rsidRPr="00F97D75">
              <w:rPr>
                <w:rFonts w:ascii="Arial Narrow" w:hAnsi="Arial Narrow"/>
                <w:highlight w:val="yellow"/>
              </w:rPr>
              <w:t>sistema</w:t>
            </w:r>
            <w:r w:rsidRPr="00F97D75">
              <w:rPr>
                <w:rFonts w:ascii="Arial Narrow" w:hAnsi="Arial Narrow"/>
                <w:szCs w:val="20"/>
                <w:highlight w:val="yellow"/>
              </w:rPr>
              <w:t xml:space="preserve"> valida que la fecha de inicio de vigencia ingresada:</w:t>
            </w:r>
          </w:p>
          <w:p w:rsidR="006A5ED6" w:rsidRPr="00F97D75" w:rsidRDefault="006A5ED6"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este vacía y tenga el formato correcto, caso contrario, el sistema ejecuta la </w:t>
            </w:r>
            <w:r w:rsidRPr="00F97D75">
              <w:rPr>
                <w:rFonts w:ascii="Arial Narrow" w:hAnsi="Arial Narrow"/>
                <w:b/>
                <w:sz w:val="20"/>
                <w:szCs w:val="20"/>
                <w:highlight w:val="yellow"/>
              </w:rPr>
              <w:t>excepción 1.</w:t>
            </w:r>
          </w:p>
          <w:p w:rsidR="006A5ED6" w:rsidRPr="00F97D75" w:rsidRDefault="006A5ED6"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menor que la fecha actual, caso contrario, el sistema ejecuta la </w:t>
            </w:r>
            <w:r w:rsidRPr="00F97D75">
              <w:rPr>
                <w:rFonts w:ascii="Arial Narrow" w:hAnsi="Arial Narrow"/>
                <w:b/>
                <w:sz w:val="20"/>
                <w:szCs w:val="20"/>
                <w:highlight w:val="yellow"/>
              </w:rPr>
              <w:t>excepción 2</w:t>
            </w:r>
            <w:r w:rsidRPr="00F97D75">
              <w:rPr>
                <w:rFonts w:ascii="Arial Narrow" w:hAnsi="Arial Narrow"/>
                <w:sz w:val="20"/>
                <w:szCs w:val="20"/>
                <w:highlight w:val="yellow"/>
              </w:rPr>
              <w:t>.</w:t>
            </w:r>
          </w:p>
          <w:p w:rsidR="006A5ED6" w:rsidRPr="00F97D75" w:rsidRDefault="006A5ED6"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mayor que la fecha de </w:t>
            </w:r>
            <w:r w:rsidR="001106FA">
              <w:rPr>
                <w:rFonts w:ascii="Arial Narrow" w:hAnsi="Arial Narrow"/>
                <w:sz w:val="20"/>
                <w:szCs w:val="20"/>
                <w:highlight w:val="yellow"/>
              </w:rPr>
              <w:t xml:space="preserve">término </w:t>
            </w:r>
            <w:r w:rsidRPr="00F97D75">
              <w:rPr>
                <w:rFonts w:ascii="Arial Narrow" w:hAnsi="Arial Narrow"/>
                <w:sz w:val="20"/>
                <w:szCs w:val="20"/>
                <w:highlight w:val="yellow"/>
              </w:rPr>
              <w:t xml:space="preserve">de vigencia, caso contrario, el sistema ejecuta la </w:t>
            </w:r>
            <w:r w:rsidRPr="00F97D75">
              <w:rPr>
                <w:rFonts w:ascii="Arial Narrow" w:hAnsi="Arial Narrow"/>
                <w:b/>
                <w:sz w:val="20"/>
                <w:szCs w:val="20"/>
                <w:highlight w:val="yellow"/>
              </w:rPr>
              <w:t>excepción 3</w:t>
            </w:r>
            <w:r w:rsidRPr="00F97D75">
              <w:rPr>
                <w:rFonts w:ascii="Arial Narrow" w:hAnsi="Arial Narrow"/>
                <w:sz w:val="20"/>
                <w:szCs w:val="20"/>
                <w:highlight w:val="yellow"/>
              </w:rPr>
              <w:t>.</w:t>
            </w:r>
          </w:p>
        </w:tc>
      </w:tr>
      <w:tr w:rsidR="006A5ED6" w:rsidRPr="00F97D75" w:rsidTr="00BB34C5">
        <w:tc>
          <w:tcPr>
            <w:tcW w:w="510" w:type="dxa"/>
            <w:tcBorders>
              <w:top w:val="single" w:sz="6" w:space="0" w:color="000000"/>
              <w:left w:val="single" w:sz="6" w:space="0" w:color="000000"/>
              <w:bottom w:val="single" w:sz="6" w:space="0" w:color="000000"/>
              <w:right w:val="single" w:sz="6" w:space="0" w:color="000000"/>
            </w:tcBorders>
          </w:tcPr>
          <w:p w:rsidR="006A5ED6" w:rsidRPr="00F97D75" w:rsidRDefault="006A5ED6"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6A5ED6" w:rsidRPr="00F97D75" w:rsidRDefault="006A5ED6" w:rsidP="006A5ED6">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Pr>
                <w:rFonts w:ascii="Arial Narrow" w:hAnsi="Arial Narrow" w:cs="Arial"/>
                <w:sz w:val="20"/>
                <w:szCs w:val="20"/>
                <w:highlight w:val="yellow"/>
              </w:rPr>
              <w:t xml:space="preserve">el valor del campo </w:t>
            </w:r>
            <w:r w:rsidRPr="00896F03">
              <w:rPr>
                <w:rFonts w:ascii="Arial Narrow" w:hAnsi="Arial Narrow" w:cs="Arial"/>
                <w:b/>
                <w:sz w:val="20"/>
                <w:szCs w:val="20"/>
                <w:highlight w:val="yellow"/>
              </w:rPr>
              <w:t>Vigente hasta</w:t>
            </w:r>
            <w:r>
              <w:rPr>
                <w:rFonts w:ascii="Arial Narrow" w:hAnsi="Arial Narrow" w:cs="Arial"/>
                <w:sz w:val="20"/>
                <w:szCs w:val="20"/>
                <w:highlight w:val="yellow"/>
              </w:rPr>
              <w:t xml:space="preserve">, en </w:t>
            </w:r>
            <w:r w:rsidRPr="00F97D75">
              <w:rPr>
                <w:rFonts w:ascii="Arial Narrow" w:hAnsi="Arial Narrow"/>
                <w:sz w:val="20"/>
                <w:szCs w:val="20"/>
                <w:highlight w:val="yellow"/>
              </w:rPr>
              <w:t>IU0</w:t>
            </w:r>
            <w:r>
              <w:rPr>
                <w:rFonts w:ascii="Arial Narrow" w:hAnsi="Arial Narrow"/>
                <w:sz w:val="20"/>
                <w:szCs w:val="20"/>
                <w:highlight w:val="yellow"/>
              </w:rPr>
              <w:t>06</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6A5ED6" w:rsidRPr="00F97D75" w:rsidRDefault="006A5ED6"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 xml:space="preserve">El </w:t>
            </w:r>
            <w:r w:rsidRPr="00F97D75">
              <w:rPr>
                <w:rFonts w:ascii="Arial Narrow" w:hAnsi="Arial Narrow"/>
                <w:highlight w:val="yellow"/>
              </w:rPr>
              <w:t>sistema</w:t>
            </w:r>
            <w:r w:rsidRPr="00F97D75">
              <w:rPr>
                <w:rFonts w:ascii="Arial Narrow" w:hAnsi="Arial Narrow"/>
                <w:szCs w:val="20"/>
                <w:highlight w:val="yellow"/>
              </w:rPr>
              <w:t xml:space="preserve"> </w:t>
            </w:r>
            <w:r w:rsidRPr="00F97D75">
              <w:rPr>
                <w:rFonts w:ascii="Arial Narrow" w:hAnsi="Arial Narrow"/>
                <w:highlight w:val="yellow"/>
              </w:rPr>
              <w:t>valida</w:t>
            </w:r>
            <w:r w:rsidRPr="00F97D75">
              <w:rPr>
                <w:rFonts w:ascii="Arial Narrow" w:hAnsi="Arial Narrow"/>
                <w:szCs w:val="20"/>
                <w:highlight w:val="yellow"/>
              </w:rPr>
              <w:t xml:space="preserve"> que la fecha de </w:t>
            </w:r>
            <w:r w:rsidR="001106FA">
              <w:rPr>
                <w:rFonts w:ascii="Arial Narrow" w:hAnsi="Arial Narrow"/>
                <w:szCs w:val="20"/>
                <w:highlight w:val="yellow"/>
              </w:rPr>
              <w:t xml:space="preserve">término </w:t>
            </w:r>
            <w:r w:rsidRPr="00F97D75">
              <w:rPr>
                <w:rFonts w:ascii="Arial Narrow" w:hAnsi="Arial Narrow"/>
                <w:szCs w:val="20"/>
                <w:highlight w:val="yellow"/>
              </w:rPr>
              <w:t>de vigencia ingresada:</w:t>
            </w:r>
          </w:p>
          <w:p w:rsidR="006A5ED6" w:rsidRPr="00F97D75" w:rsidRDefault="006A5ED6"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este vacía y tenga el formato correcto caso contrario, el sistema ejecuta la </w:t>
            </w:r>
            <w:r w:rsidRPr="00F97D75">
              <w:rPr>
                <w:rFonts w:ascii="Arial Narrow" w:hAnsi="Arial Narrow"/>
                <w:b/>
                <w:sz w:val="20"/>
                <w:szCs w:val="20"/>
                <w:highlight w:val="yellow"/>
              </w:rPr>
              <w:t>excepción 4.</w:t>
            </w:r>
          </w:p>
          <w:p w:rsidR="006A5ED6" w:rsidRPr="00F97D75" w:rsidRDefault="006A5ED6"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No sea menor que la fecha de </w:t>
            </w:r>
            <w:r w:rsidR="001106FA">
              <w:rPr>
                <w:rFonts w:ascii="Arial Narrow" w:hAnsi="Arial Narrow"/>
                <w:sz w:val="20"/>
                <w:szCs w:val="20"/>
                <w:highlight w:val="yellow"/>
              </w:rPr>
              <w:t xml:space="preserve">término </w:t>
            </w:r>
            <w:r w:rsidRPr="00F97D75">
              <w:rPr>
                <w:rFonts w:ascii="Arial Narrow" w:hAnsi="Arial Narrow"/>
                <w:sz w:val="20"/>
                <w:szCs w:val="20"/>
                <w:highlight w:val="yellow"/>
              </w:rPr>
              <w:t xml:space="preserve">de vigencia, caso contrario, el sistema ejecuta la </w:t>
            </w:r>
            <w:r w:rsidRPr="00F97D75">
              <w:rPr>
                <w:rFonts w:ascii="Arial Narrow" w:hAnsi="Arial Narrow"/>
                <w:b/>
                <w:sz w:val="20"/>
                <w:szCs w:val="20"/>
                <w:highlight w:val="yellow"/>
              </w:rPr>
              <w:t>excepción 5</w:t>
            </w:r>
            <w:r w:rsidRPr="00F97D75">
              <w:rPr>
                <w:rFonts w:ascii="Arial Narrow" w:hAnsi="Arial Narrow"/>
                <w:sz w:val="20"/>
                <w:szCs w:val="20"/>
                <w:highlight w:val="yellow"/>
              </w:rPr>
              <w:t>.</w:t>
            </w:r>
          </w:p>
        </w:tc>
      </w:tr>
      <w:tr w:rsidR="005F1B4F" w:rsidRPr="00F97D75" w:rsidTr="00F30724">
        <w:tc>
          <w:tcPr>
            <w:tcW w:w="510" w:type="dxa"/>
            <w:tcBorders>
              <w:top w:val="single" w:sz="6" w:space="0" w:color="000000"/>
              <w:left w:val="single" w:sz="6" w:space="0" w:color="000000"/>
              <w:bottom w:val="single" w:sz="6" w:space="0" w:color="000000"/>
              <w:right w:val="single" w:sz="6" w:space="0" w:color="000000"/>
            </w:tcBorders>
          </w:tcPr>
          <w:p w:rsidR="005F1B4F" w:rsidRPr="00F97D75" w:rsidRDefault="005F1B4F"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5F1B4F" w:rsidRPr="00F97D75" w:rsidRDefault="005F1B4F" w:rsidP="005F1B4F">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Pr>
                <w:rFonts w:ascii="Arial Narrow" w:hAnsi="Arial Narrow" w:cs="Arial"/>
                <w:sz w:val="20"/>
                <w:szCs w:val="20"/>
                <w:highlight w:val="yellow"/>
              </w:rPr>
              <w:t xml:space="preserve">el valor del campo </w:t>
            </w:r>
            <w:r>
              <w:rPr>
                <w:rFonts w:ascii="Arial Narrow" w:hAnsi="Arial Narrow" w:cs="Arial"/>
                <w:b/>
                <w:sz w:val="20"/>
                <w:szCs w:val="20"/>
                <w:highlight w:val="yellow"/>
              </w:rPr>
              <w:t>Hora</w:t>
            </w:r>
            <w:r w:rsidRPr="00896F03">
              <w:rPr>
                <w:rFonts w:ascii="Arial Narrow" w:hAnsi="Arial Narrow" w:cs="Arial"/>
                <w:b/>
                <w:sz w:val="20"/>
                <w:szCs w:val="20"/>
                <w:highlight w:val="yellow"/>
              </w:rPr>
              <w:t xml:space="preserve"> desde</w:t>
            </w:r>
            <w:r>
              <w:rPr>
                <w:rFonts w:ascii="Arial Narrow" w:hAnsi="Arial Narrow" w:cs="Arial"/>
                <w:sz w:val="20"/>
                <w:szCs w:val="20"/>
                <w:highlight w:val="yellow"/>
              </w:rPr>
              <w:t xml:space="preserve">, en </w:t>
            </w:r>
            <w:r w:rsidRPr="00F97D75">
              <w:rPr>
                <w:rFonts w:ascii="Arial Narrow" w:hAnsi="Arial Narrow"/>
                <w:sz w:val="20"/>
                <w:szCs w:val="20"/>
                <w:highlight w:val="yellow"/>
              </w:rPr>
              <w:t>IU0</w:t>
            </w:r>
            <w:r>
              <w:rPr>
                <w:rFonts w:ascii="Arial Narrow" w:hAnsi="Arial Narrow"/>
                <w:sz w:val="20"/>
                <w:szCs w:val="20"/>
                <w:highlight w:val="yellow"/>
              </w:rPr>
              <w:t>06</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5F1B4F" w:rsidRPr="00F97D75" w:rsidRDefault="005F1B4F"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 xml:space="preserve">El </w:t>
            </w:r>
            <w:r w:rsidRPr="00F97D75">
              <w:rPr>
                <w:rFonts w:ascii="Arial Narrow" w:hAnsi="Arial Narrow"/>
                <w:highlight w:val="yellow"/>
              </w:rPr>
              <w:t>sistema</w:t>
            </w:r>
            <w:r w:rsidRPr="00F97D75">
              <w:rPr>
                <w:rFonts w:ascii="Arial Narrow" w:hAnsi="Arial Narrow"/>
                <w:szCs w:val="20"/>
                <w:highlight w:val="yellow"/>
              </w:rPr>
              <w:t xml:space="preserve"> </w:t>
            </w:r>
            <w:r w:rsidRPr="00F97D75">
              <w:rPr>
                <w:rFonts w:ascii="Arial Narrow" w:hAnsi="Arial Narrow"/>
                <w:highlight w:val="yellow"/>
              </w:rPr>
              <w:t>valida</w:t>
            </w:r>
            <w:r w:rsidRPr="00F97D75">
              <w:rPr>
                <w:rFonts w:ascii="Arial Narrow" w:hAnsi="Arial Narrow"/>
                <w:szCs w:val="20"/>
                <w:highlight w:val="yellow"/>
              </w:rPr>
              <w:t xml:space="preserve"> que la hora desde ingresada:</w:t>
            </w:r>
          </w:p>
          <w:p w:rsidR="005F1B4F" w:rsidRPr="00F97D75" w:rsidRDefault="005F1B4F"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Tenga el formato correcto, caso contrario, el sistema ejecuta la </w:t>
            </w:r>
            <w:r w:rsidRPr="00F97D75">
              <w:rPr>
                <w:rFonts w:ascii="Arial Narrow" w:hAnsi="Arial Narrow"/>
                <w:b/>
                <w:sz w:val="20"/>
                <w:szCs w:val="20"/>
                <w:highlight w:val="yellow"/>
              </w:rPr>
              <w:t>excepción 6.</w:t>
            </w:r>
          </w:p>
          <w:p w:rsidR="005F1B4F" w:rsidRPr="00F97D75" w:rsidRDefault="005F1B4F"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Que exi</w:t>
            </w:r>
            <w:r>
              <w:rPr>
                <w:rFonts w:ascii="Arial Narrow" w:hAnsi="Arial Narrow"/>
                <w:sz w:val="20"/>
                <w:szCs w:val="20"/>
                <w:highlight w:val="yellow"/>
              </w:rPr>
              <w:t>sta una diferencia de al menos 60</w:t>
            </w:r>
            <w:r w:rsidRPr="00F97D75">
              <w:rPr>
                <w:rFonts w:ascii="Arial Narrow" w:hAnsi="Arial Narrow"/>
                <w:sz w:val="20"/>
                <w:szCs w:val="20"/>
                <w:highlight w:val="yellow"/>
              </w:rPr>
              <w:t xml:space="preserve"> minutos con la hora hasta, caso contrario, el sistema ejecuta la </w:t>
            </w:r>
            <w:r w:rsidRPr="00F97D75">
              <w:rPr>
                <w:rFonts w:ascii="Arial Narrow" w:hAnsi="Arial Narrow"/>
                <w:b/>
                <w:sz w:val="20"/>
                <w:szCs w:val="20"/>
                <w:highlight w:val="yellow"/>
              </w:rPr>
              <w:t>excepción 7</w:t>
            </w:r>
          </w:p>
        </w:tc>
      </w:tr>
      <w:tr w:rsidR="005F1B4F" w:rsidRPr="00F97D75" w:rsidTr="00F30724">
        <w:tc>
          <w:tcPr>
            <w:tcW w:w="510" w:type="dxa"/>
            <w:tcBorders>
              <w:top w:val="single" w:sz="6" w:space="0" w:color="000000"/>
              <w:left w:val="single" w:sz="6" w:space="0" w:color="000000"/>
              <w:bottom w:val="single" w:sz="6" w:space="0" w:color="000000"/>
              <w:right w:val="single" w:sz="6" w:space="0" w:color="000000"/>
            </w:tcBorders>
          </w:tcPr>
          <w:p w:rsidR="005F1B4F" w:rsidRPr="00F97D75" w:rsidRDefault="005F1B4F"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5F1B4F" w:rsidRPr="00F97D75" w:rsidRDefault="005F1B4F" w:rsidP="009B5527">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Pr>
                <w:rFonts w:ascii="Arial Narrow" w:hAnsi="Arial Narrow" w:cs="Arial"/>
                <w:sz w:val="20"/>
                <w:szCs w:val="20"/>
                <w:highlight w:val="yellow"/>
              </w:rPr>
              <w:t xml:space="preserve">el valor del campo </w:t>
            </w:r>
            <w:r>
              <w:rPr>
                <w:rFonts w:ascii="Arial Narrow" w:hAnsi="Arial Narrow" w:cs="Arial"/>
                <w:b/>
                <w:sz w:val="20"/>
                <w:szCs w:val="20"/>
                <w:highlight w:val="yellow"/>
              </w:rPr>
              <w:t>Hora</w:t>
            </w:r>
            <w:r w:rsidRPr="00896F03">
              <w:rPr>
                <w:rFonts w:ascii="Arial Narrow" w:hAnsi="Arial Narrow" w:cs="Arial"/>
                <w:b/>
                <w:sz w:val="20"/>
                <w:szCs w:val="20"/>
                <w:highlight w:val="yellow"/>
              </w:rPr>
              <w:t xml:space="preserve"> hasta</w:t>
            </w:r>
            <w:r>
              <w:rPr>
                <w:rFonts w:ascii="Arial Narrow" w:hAnsi="Arial Narrow" w:cs="Arial"/>
                <w:sz w:val="20"/>
                <w:szCs w:val="20"/>
                <w:highlight w:val="yellow"/>
              </w:rPr>
              <w:t xml:space="preserve">, en </w:t>
            </w:r>
            <w:r w:rsidRPr="00F97D75">
              <w:rPr>
                <w:rFonts w:ascii="Arial Narrow" w:hAnsi="Arial Narrow"/>
                <w:sz w:val="20"/>
                <w:szCs w:val="20"/>
                <w:highlight w:val="yellow"/>
              </w:rPr>
              <w:t>IU0</w:t>
            </w:r>
            <w:r>
              <w:rPr>
                <w:rFonts w:ascii="Arial Narrow" w:hAnsi="Arial Narrow"/>
                <w:sz w:val="20"/>
                <w:szCs w:val="20"/>
                <w:highlight w:val="yellow"/>
              </w:rPr>
              <w:t>06</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5F1B4F" w:rsidRPr="00F97D75" w:rsidRDefault="005F1B4F" w:rsidP="00EF6966">
            <w:pPr>
              <w:pStyle w:val="Piedepgina"/>
              <w:numPr>
                <w:ilvl w:val="1"/>
                <w:numId w:val="44"/>
              </w:numPr>
              <w:ind w:left="355" w:hanging="355"/>
              <w:jc w:val="both"/>
              <w:rPr>
                <w:rFonts w:ascii="Arial Narrow" w:hAnsi="Arial Narrow"/>
                <w:szCs w:val="20"/>
                <w:highlight w:val="yellow"/>
              </w:rPr>
            </w:pPr>
            <w:r w:rsidRPr="00F97D75">
              <w:rPr>
                <w:rFonts w:ascii="Arial Narrow" w:hAnsi="Arial Narrow"/>
                <w:szCs w:val="20"/>
                <w:highlight w:val="yellow"/>
              </w:rPr>
              <w:t xml:space="preserve">El </w:t>
            </w:r>
            <w:r w:rsidRPr="00F97D75">
              <w:rPr>
                <w:rFonts w:ascii="Arial Narrow" w:hAnsi="Arial Narrow"/>
                <w:highlight w:val="yellow"/>
              </w:rPr>
              <w:t>sistema</w:t>
            </w:r>
            <w:r w:rsidRPr="00F97D75">
              <w:rPr>
                <w:rFonts w:ascii="Arial Narrow" w:hAnsi="Arial Narrow"/>
                <w:szCs w:val="20"/>
                <w:highlight w:val="yellow"/>
              </w:rPr>
              <w:t xml:space="preserve"> valida que la hora hasta ingresada:</w:t>
            </w:r>
          </w:p>
          <w:p w:rsidR="005F1B4F" w:rsidRPr="00F97D75" w:rsidRDefault="005F1B4F"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Tenga el formato correcto, caso contrario, </w:t>
            </w:r>
            <w:r w:rsidRPr="00C5556C">
              <w:rPr>
                <w:rFonts w:ascii="Arial Narrow" w:hAnsi="Arial Narrow" w:cs="Arial"/>
                <w:sz w:val="20"/>
                <w:szCs w:val="20"/>
                <w:highlight w:val="yellow"/>
              </w:rPr>
              <w:t>el</w:t>
            </w:r>
            <w:r w:rsidRPr="00F97D75">
              <w:rPr>
                <w:rFonts w:ascii="Arial Narrow" w:hAnsi="Arial Narrow"/>
                <w:sz w:val="20"/>
                <w:szCs w:val="20"/>
                <w:highlight w:val="yellow"/>
              </w:rPr>
              <w:t xml:space="preserve"> sistema ejecuta la </w:t>
            </w:r>
            <w:r w:rsidRPr="00F97D75">
              <w:rPr>
                <w:rFonts w:ascii="Arial Narrow" w:hAnsi="Arial Narrow"/>
                <w:b/>
                <w:sz w:val="20"/>
                <w:szCs w:val="20"/>
                <w:highlight w:val="yellow"/>
              </w:rPr>
              <w:t>excepción 8</w:t>
            </w:r>
          </w:p>
          <w:p w:rsidR="005F1B4F" w:rsidRPr="00F97D75" w:rsidRDefault="005F1B4F"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Que exista una diferencia de al menos </w:t>
            </w:r>
            <w:r>
              <w:rPr>
                <w:rFonts w:ascii="Arial Narrow" w:hAnsi="Arial Narrow"/>
                <w:sz w:val="20"/>
                <w:szCs w:val="20"/>
                <w:highlight w:val="yellow"/>
              </w:rPr>
              <w:t>60</w:t>
            </w:r>
            <w:r w:rsidRPr="00F97D75">
              <w:rPr>
                <w:rFonts w:ascii="Arial Narrow" w:hAnsi="Arial Narrow"/>
                <w:sz w:val="20"/>
                <w:szCs w:val="20"/>
                <w:highlight w:val="yellow"/>
              </w:rPr>
              <w:t xml:space="preserve"> </w:t>
            </w:r>
            <w:r w:rsidRPr="00C5556C">
              <w:rPr>
                <w:rFonts w:ascii="Arial Narrow" w:hAnsi="Arial Narrow" w:cs="Arial"/>
                <w:sz w:val="20"/>
                <w:szCs w:val="20"/>
                <w:highlight w:val="yellow"/>
              </w:rPr>
              <w:t>minutos</w:t>
            </w:r>
            <w:r w:rsidRPr="00F97D75">
              <w:rPr>
                <w:rFonts w:ascii="Arial Narrow" w:hAnsi="Arial Narrow"/>
                <w:sz w:val="20"/>
                <w:szCs w:val="20"/>
                <w:highlight w:val="yellow"/>
              </w:rPr>
              <w:t xml:space="preserve"> con la hora desde, caso contrario, el sistema ejecuta la </w:t>
            </w:r>
            <w:r w:rsidRPr="00F97D75">
              <w:rPr>
                <w:rFonts w:ascii="Arial Narrow" w:hAnsi="Arial Narrow"/>
                <w:b/>
                <w:sz w:val="20"/>
                <w:szCs w:val="20"/>
                <w:highlight w:val="yellow"/>
              </w:rPr>
              <w:t>excepción 7.</w:t>
            </w:r>
          </w:p>
        </w:tc>
      </w:tr>
      <w:tr w:rsidR="00D87013" w:rsidRPr="00F97D75" w:rsidTr="00F30724">
        <w:tc>
          <w:tcPr>
            <w:tcW w:w="510" w:type="dxa"/>
            <w:tcBorders>
              <w:top w:val="single" w:sz="6" w:space="0" w:color="000000"/>
              <w:left w:val="single" w:sz="6" w:space="0" w:color="000000"/>
              <w:bottom w:val="single" w:sz="6" w:space="0" w:color="000000"/>
              <w:right w:val="single" w:sz="6" w:space="0" w:color="000000"/>
            </w:tcBorders>
          </w:tcPr>
          <w:p w:rsidR="00D87013" w:rsidRPr="00F97D75" w:rsidRDefault="00D87013" w:rsidP="00EF6966">
            <w:pPr>
              <w:pStyle w:val="Piedepgina"/>
              <w:numPr>
                <w:ilvl w:val="0"/>
                <w:numId w:val="44"/>
              </w:numPr>
              <w:ind w:left="356" w:hanging="323"/>
              <w:rPr>
                <w:rFonts w:ascii="Arial Narrow" w:hAnsi="Arial Narrow"/>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D87013" w:rsidRPr="00F97D75" w:rsidRDefault="003419F1" w:rsidP="003419F1">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modifica </w:t>
            </w:r>
            <w:r>
              <w:rPr>
                <w:rFonts w:ascii="Arial Narrow" w:hAnsi="Arial Narrow" w:cs="Arial"/>
                <w:sz w:val="20"/>
                <w:szCs w:val="20"/>
                <w:highlight w:val="yellow"/>
              </w:rPr>
              <w:t xml:space="preserve">el valor del campo </w:t>
            </w:r>
            <w:r>
              <w:rPr>
                <w:rFonts w:ascii="Arial Narrow" w:hAnsi="Arial Narrow" w:cs="Arial"/>
                <w:b/>
                <w:sz w:val="20"/>
                <w:szCs w:val="20"/>
                <w:highlight w:val="yellow"/>
              </w:rPr>
              <w:t>Hora</w:t>
            </w:r>
            <w:r w:rsidRPr="00896F03">
              <w:rPr>
                <w:rFonts w:ascii="Arial Narrow" w:hAnsi="Arial Narrow" w:cs="Arial"/>
                <w:b/>
                <w:sz w:val="20"/>
                <w:szCs w:val="20"/>
                <w:highlight w:val="yellow"/>
              </w:rPr>
              <w:t xml:space="preserve"> </w:t>
            </w:r>
            <w:r w:rsidR="00462F62" w:rsidRPr="003212A8">
              <w:rPr>
                <w:rFonts w:ascii="Arial Narrow" w:hAnsi="Arial Narrow" w:cs="Arial"/>
                <w:b/>
                <w:color w:val="FF0000"/>
                <w:sz w:val="20"/>
                <w:highlight w:val="yellow"/>
              </w:rPr>
              <w:t>de corte de asignación</w:t>
            </w:r>
            <w:r>
              <w:rPr>
                <w:rFonts w:ascii="Arial Narrow" w:hAnsi="Arial Narrow" w:cs="Arial"/>
                <w:sz w:val="20"/>
                <w:szCs w:val="20"/>
                <w:highlight w:val="yellow"/>
              </w:rPr>
              <w:t xml:space="preserve">, en </w:t>
            </w:r>
            <w:r w:rsidRPr="00F97D75">
              <w:rPr>
                <w:rFonts w:ascii="Arial Narrow" w:hAnsi="Arial Narrow"/>
                <w:sz w:val="20"/>
                <w:szCs w:val="20"/>
                <w:highlight w:val="yellow"/>
              </w:rPr>
              <w:t>IU0</w:t>
            </w:r>
            <w:r>
              <w:rPr>
                <w:rFonts w:ascii="Arial Narrow" w:hAnsi="Arial Narrow"/>
                <w:sz w:val="20"/>
                <w:szCs w:val="20"/>
                <w:highlight w:val="yellow"/>
              </w:rPr>
              <w:t>06</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AF2146" w:rsidRPr="00F97D75" w:rsidRDefault="00AF2146" w:rsidP="00EF6966">
            <w:pPr>
              <w:pStyle w:val="Piedepgina"/>
              <w:numPr>
                <w:ilvl w:val="1"/>
                <w:numId w:val="44"/>
              </w:numPr>
              <w:ind w:left="355" w:hanging="425"/>
              <w:jc w:val="both"/>
              <w:rPr>
                <w:rFonts w:ascii="Arial Narrow" w:hAnsi="Arial Narrow"/>
                <w:szCs w:val="20"/>
                <w:highlight w:val="yellow"/>
              </w:rPr>
            </w:pPr>
            <w:r w:rsidRPr="00F97D75">
              <w:rPr>
                <w:rFonts w:ascii="Arial Narrow" w:hAnsi="Arial Narrow"/>
                <w:szCs w:val="20"/>
                <w:highlight w:val="yellow"/>
              </w:rPr>
              <w:t>El sistema valida que la hora hasta ingresada:</w:t>
            </w:r>
          </w:p>
          <w:p w:rsidR="002A44E9" w:rsidRPr="00F97D75" w:rsidRDefault="00AF2146"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Tenga el formato correcto, </w:t>
            </w:r>
            <w:r w:rsidR="002A44E9" w:rsidRPr="00F97D75">
              <w:rPr>
                <w:rFonts w:ascii="Arial Narrow" w:hAnsi="Arial Narrow"/>
                <w:sz w:val="20"/>
                <w:szCs w:val="20"/>
                <w:highlight w:val="yellow"/>
              </w:rPr>
              <w:t xml:space="preserve">caso contrario, </w:t>
            </w:r>
            <w:r w:rsidR="002A44E9" w:rsidRPr="00C5556C">
              <w:rPr>
                <w:rFonts w:ascii="Arial Narrow" w:hAnsi="Arial Narrow" w:cs="Arial"/>
                <w:sz w:val="20"/>
                <w:szCs w:val="20"/>
                <w:highlight w:val="yellow"/>
              </w:rPr>
              <w:t>el</w:t>
            </w:r>
            <w:r w:rsidR="002A44E9" w:rsidRPr="00F97D75">
              <w:rPr>
                <w:rFonts w:ascii="Arial Narrow" w:hAnsi="Arial Narrow"/>
                <w:sz w:val="20"/>
                <w:szCs w:val="20"/>
                <w:highlight w:val="yellow"/>
              </w:rPr>
              <w:t xml:space="preserve"> sistema ejecuta la </w:t>
            </w:r>
            <w:r w:rsidR="002A44E9" w:rsidRPr="00F97D75">
              <w:rPr>
                <w:rFonts w:ascii="Arial Narrow" w:hAnsi="Arial Narrow"/>
                <w:b/>
                <w:sz w:val="20"/>
                <w:szCs w:val="20"/>
                <w:highlight w:val="yellow"/>
              </w:rPr>
              <w:t>excepción 9.</w:t>
            </w:r>
          </w:p>
          <w:p w:rsidR="002A44E9" w:rsidRPr="00F97D75" w:rsidRDefault="00AF2146"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La hora </w:t>
            </w:r>
            <w:r w:rsidR="00462F62" w:rsidRPr="003212A8">
              <w:rPr>
                <w:rFonts w:ascii="Arial Narrow" w:hAnsi="Arial Narrow" w:cs="Arial"/>
                <w:b/>
                <w:color w:val="FF0000"/>
                <w:sz w:val="20"/>
                <w:highlight w:val="yellow"/>
              </w:rPr>
              <w:t>de corte de asignación</w:t>
            </w:r>
            <w:r w:rsidR="00462F62" w:rsidRPr="00F97D75">
              <w:rPr>
                <w:rFonts w:ascii="Arial Narrow" w:hAnsi="Arial Narrow"/>
                <w:sz w:val="20"/>
                <w:szCs w:val="20"/>
                <w:highlight w:val="yellow"/>
              </w:rPr>
              <w:t xml:space="preserve"> </w:t>
            </w:r>
            <w:r w:rsidRPr="00F97D75">
              <w:rPr>
                <w:rFonts w:ascii="Arial Narrow" w:hAnsi="Arial Narrow"/>
                <w:sz w:val="20"/>
                <w:szCs w:val="20"/>
                <w:highlight w:val="yellow"/>
              </w:rPr>
              <w:t>se</w:t>
            </w:r>
            <w:r w:rsidR="002A44E9" w:rsidRPr="00F97D75">
              <w:rPr>
                <w:rFonts w:ascii="Arial Narrow" w:hAnsi="Arial Narrow"/>
                <w:sz w:val="20"/>
                <w:szCs w:val="20"/>
                <w:highlight w:val="yellow"/>
              </w:rPr>
              <w:t xml:space="preserve">a mayor o igual a la Hora Desde, caso contrario, el sistema ejecuta la </w:t>
            </w:r>
            <w:r w:rsidR="002A44E9" w:rsidRPr="00F97D75">
              <w:rPr>
                <w:rFonts w:ascii="Arial Narrow" w:hAnsi="Arial Narrow"/>
                <w:b/>
                <w:sz w:val="20"/>
                <w:szCs w:val="20"/>
                <w:highlight w:val="yellow"/>
              </w:rPr>
              <w:t>excepción 10.</w:t>
            </w:r>
            <w:r w:rsidR="002A44E9" w:rsidRPr="00F97D75">
              <w:rPr>
                <w:rFonts w:ascii="Arial Narrow" w:hAnsi="Arial Narrow"/>
                <w:sz w:val="20"/>
                <w:szCs w:val="20"/>
                <w:highlight w:val="yellow"/>
              </w:rPr>
              <w:t xml:space="preserve"> </w:t>
            </w:r>
          </w:p>
          <w:p w:rsidR="00D87013" w:rsidRPr="00F97D75" w:rsidRDefault="002A44E9"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 xml:space="preserve">La hora </w:t>
            </w:r>
            <w:r w:rsidR="00462F62" w:rsidRPr="003212A8">
              <w:rPr>
                <w:rFonts w:ascii="Arial Narrow" w:hAnsi="Arial Narrow" w:cs="Arial"/>
                <w:b/>
                <w:color w:val="FF0000"/>
                <w:sz w:val="20"/>
                <w:highlight w:val="yellow"/>
              </w:rPr>
              <w:t>de corte de asignación</w:t>
            </w:r>
            <w:r w:rsidR="00462F62" w:rsidRPr="00F97D75">
              <w:rPr>
                <w:rFonts w:ascii="Arial Narrow" w:hAnsi="Arial Narrow"/>
                <w:sz w:val="20"/>
                <w:szCs w:val="20"/>
                <w:highlight w:val="yellow"/>
              </w:rPr>
              <w:t xml:space="preserve"> </w:t>
            </w:r>
            <w:r w:rsidRPr="00F97D75">
              <w:rPr>
                <w:rFonts w:ascii="Arial Narrow" w:hAnsi="Arial Narrow"/>
                <w:sz w:val="20"/>
                <w:szCs w:val="20"/>
                <w:highlight w:val="yellow"/>
              </w:rPr>
              <w:t xml:space="preserve">sea </w:t>
            </w:r>
            <w:r w:rsidR="00462F62">
              <w:rPr>
                <w:rFonts w:ascii="Arial Narrow" w:hAnsi="Arial Narrow"/>
                <w:sz w:val="20"/>
                <w:szCs w:val="20"/>
                <w:highlight w:val="yellow"/>
              </w:rPr>
              <w:t>menor</w:t>
            </w:r>
            <w:r w:rsidRPr="00F97D75">
              <w:rPr>
                <w:rFonts w:ascii="Arial Narrow" w:hAnsi="Arial Narrow"/>
                <w:sz w:val="20"/>
                <w:szCs w:val="20"/>
                <w:highlight w:val="yellow"/>
              </w:rPr>
              <w:t xml:space="preserve"> o igual a la Hora Hasta, caso contrario, el sistema ejecuta la </w:t>
            </w:r>
            <w:r w:rsidRPr="00F97D75">
              <w:rPr>
                <w:rFonts w:ascii="Arial Narrow" w:hAnsi="Arial Narrow"/>
                <w:b/>
                <w:sz w:val="20"/>
                <w:szCs w:val="20"/>
                <w:highlight w:val="yellow"/>
              </w:rPr>
              <w:t xml:space="preserve">excepción </w:t>
            </w:r>
            <w:r w:rsidR="00F97FB6" w:rsidRPr="00F97D75">
              <w:rPr>
                <w:rFonts w:ascii="Arial Narrow" w:hAnsi="Arial Narrow"/>
                <w:b/>
                <w:sz w:val="20"/>
                <w:szCs w:val="20"/>
                <w:highlight w:val="yellow"/>
              </w:rPr>
              <w:t>11</w:t>
            </w:r>
            <w:r w:rsidRPr="00F97D75">
              <w:rPr>
                <w:rFonts w:ascii="Arial Narrow" w:hAnsi="Arial Narrow"/>
                <w:b/>
                <w:sz w:val="20"/>
                <w:szCs w:val="20"/>
                <w:highlight w:val="yellow"/>
              </w:rPr>
              <w:t>.</w:t>
            </w:r>
          </w:p>
        </w:tc>
      </w:tr>
      <w:tr w:rsidR="00150701" w:rsidRPr="007A6A75" w:rsidTr="00150701">
        <w:tc>
          <w:tcPr>
            <w:tcW w:w="510" w:type="dxa"/>
            <w:tcBorders>
              <w:top w:val="single" w:sz="6" w:space="0" w:color="000000"/>
              <w:left w:val="single" w:sz="6" w:space="0" w:color="000000"/>
              <w:right w:val="single" w:sz="6" w:space="0" w:color="000000"/>
            </w:tcBorders>
          </w:tcPr>
          <w:p w:rsidR="00150701" w:rsidRPr="008A2552" w:rsidRDefault="00150701" w:rsidP="00EF6966">
            <w:pPr>
              <w:pStyle w:val="Piedepgina"/>
              <w:numPr>
                <w:ilvl w:val="0"/>
                <w:numId w:val="44"/>
              </w:numPr>
              <w:ind w:left="356" w:hanging="323"/>
              <w:rPr>
                <w:rFonts w:ascii="Arial Narrow" w:hAnsi="Arial Narrow"/>
                <w:color w:val="FF0000"/>
                <w:szCs w:val="20"/>
                <w:highlight w:val="yellow"/>
              </w:rPr>
            </w:pPr>
          </w:p>
        </w:tc>
        <w:tc>
          <w:tcPr>
            <w:tcW w:w="3176" w:type="dxa"/>
            <w:tcBorders>
              <w:top w:val="single" w:sz="6" w:space="0" w:color="000000"/>
              <w:left w:val="single" w:sz="6" w:space="0" w:color="000000"/>
              <w:right w:val="single" w:sz="6" w:space="0" w:color="000000"/>
            </w:tcBorders>
          </w:tcPr>
          <w:p w:rsidR="00150701" w:rsidRPr="007A6A75" w:rsidRDefault="00150701" w:rsidP="00285123">
            <w:pPr>
              <w:rPr>
                <w:rFonts w:ascii="Arial Narrow" w:hAnsi="Arial Narrow" w:cs="Arial"/>
                <w:sz w:val="20"/>
                <w:szCs w:val="20"/>
                <w:highlight w:val="yellow"/>
              </w:rPr>
            </w:pPr>
            <w:r w:rsidRPr="007A6A75">
              <w:rPr>
                <w:rFonts w:ascii="Arial Narrow" w:hAnsi="Arial Narrow" w:cs="Arial"/>
                <w:sz w:val="20"/>
                <w:szCs w:val="20"/>
                <w:highlight w:val="yellow"/>
              </w:rPr>
              <w:t xml:space="preserve">El actor presiona el botón </w:t>
            </w:r>
            <w:r w:rsidRPr="007A6A75">
              <w:rPr>
                <w:rFonts w:ascii="Arial Narrow" w:hAnsi="Arial Narrow" w:cs="Arial"/>
                <w:b/>
                <w:sz w:val="20"/>
                <w:szCs w:val="20"/>
                <w:highlight w:val="yellow"/>
              </w:rPr>
              <w:t>Guardar</w:t>
            </w:r>
            <w:r w:rsidRPr="007A6A75">
              <w:rPr>
                <w:rFonts w:ascii="Arial Narrow" w:hAnsi="Arial Narrow" w:cs="Arial"/>
                <w:sz w:val="20"/>
                <w:szCs w:val="20"/>
                <w:highlight w:val="yellow"/>
              </w:rPr>
              <w:t xml:space="preserve">, en </w:t>
            </w:r>
            <w:r w:rsidRPr="007A6A75">
              <w:rPr>
                <w:rFonts w:ascii="Arial Narrow" w:hAnsi="Arial Narrow"/>
                <w:sz w:val="20"/>
                <w:szCs w:val="20"/>
                <w:highlight w:val="yellow"/>
              </w:rPr>
              <w:t>IU006</w:t>
            </w:r>
            <w:r w:rsidRPr="007A6A75">
              <w:rPr>
                <w:rFonts w:ascii="Arial Narrow" w:hAnsi="Arial Narrow" w:cs="Arial"/>
                <w:sz w:val="20"/>
                <w:szCs w:val="20"/>
                <w:highlight w:val="yellow"/>
              </w:rPr>
              <w:t>.</w:t>
            </w:r>
          </w:p>
        </w:tc>
        <w:tc>
          <w:tcPr>
            <w:tcW w:w="5670" w:type="dxa"/>
            <w:tcBorders>
              <w:top w:val="single" w:sz="6" w:space="0" w:color="000000"/>
              <w:left w:val="single" w:sz="6" w:space="0" w:color="000000"/>
              <w:right w:val="single" w:sz="6" w:space="0" w:color="000000"/>
            </w:tcBorders>
            <w:hideMark/>
          </w:tcPr>
          <w:p w:rsidR="00150701" w:rsidRPr="007A6A75" w:rsidRDefault="00150701" w:rsidP="00EF6966">
            <w:pPr>
              <w:pStyle w:val="Piedepgina"/>
              <w:numPr>
                <w:ilvl w:val="1"/>
                <w:numId w:val="44"/>
              </w:numPr>
              <w:ind w:left="355" w:hanging="425"/>
              <w:jc w:val="both"/>
              <w:rPr>
                <w:rFonts w:ascii="Arial Narrow" w:hAnsi="Arial Narrow"/>
                <w:szCs w:val="20"/>
                <w:highlight w:val="yellow"/>
              </w:rPr>
            </w:pPr>
            <w:r w:rsidRPr="007A6A75">
              <w:rPr>
                <w:rFonts w:ascii="Arial Narrow" w:hAnsi="Arial Narrow"/>
                <w:szCs w:val="20"/>
                <w:highlight w:val="yellow"/>
              </w:rPr>
              <w:t xml:space="preserve">El </w:t>
            </w:r>
            <w:r w:rsidRPr="007A6A75">
              <w:rPr>
                <w:rFonts w:ascii="Arial Narrow" w:hAnsi="Arial Narrow" w:cs="Times New Roman"/>
                <w:szCs w:val="20"/>
                <w:highlight w:val="yellow"/>
                <w:lang w:val="es-ES"/>
              </w:rPr>
              <w:t>sistema</w:t>
            </w:r>
            <w:r w:rsidRPr="007A6A75">
              <w:rPr>
                <w:rFonts w:ascii="Arial Narrow" w:hAnsi="Arial Narrow"/>
                <w:szCs w:val="20"/>
                <w:highlight w:val="yellow"/>
              </w:rPr>
              <w:t xml:space="preserve"> realiza las siguiente validaciones:</w:t>
            </w:r>
          </w:p>
          <w:p w:rsidR="00150701" w:rsidRPr="007A6A75" w:rsidRDefault="00150701" w:rsidP="00EF6966">
            <w:pPr>
              <w:pStyle w:val="Prrafodelista"/>
              <w:numPr>
                <w:ilvl w:val="0"/>
                <w:numId w:val="79"/>
              </w:numPr>
              <w:rPr>
                <w:rFonts w:ascii="Arial Narrow" w:hAnsi="Arial Narrow"/>
                <w:sz w:val="20"/>
                <w:szCs w:val="20"/>
                <w:highlight w:val="yellow"/>
              </w:rPr>
            </w:pPr>
            <w:r w:rsidRPr="007A6A75">
              <w:rPr>
                <w:rFonts w:ascii="Arial Narrow" w:hAnsi="Arial Narrow"/>
                <w:sz w:val="20"/>
                <w:szCs w:val="20"/>
                <w:highlight w:val="yellow"/>
              </w:rPr>
              <w:t xml:space="preserve">Que se haya ingresado al menos dos caracteres diferentes de espacio en el </w:t>
            </w:r>
            <w:r w:rsidRPr="00C5556C">
              <w:rPr>
                <w:rFonts w:ascii="Arial Narrow" w:hAnsi="Arial Narrow" w:cs="Arial"/>
                <w:sz w:val="20"/>
                <w:szCs w:val="20"/>
                <w:highlight w:val="yellow"/>
              </w:rPr>
              <w:t>nombre</w:t>
            </w:r>
            <w:r w:rsidRPr="007A6A75">
              <w:rPr>
                <w:rFonts w:ascii="Arial Narrow" w:hAnsi="Arial Narrow"/>
                <w:sz w:val="20"/>
                <w:szCs w:val="20"/>
                <w:highlight w:val="yellow"/>
              </w:rPr>
              <w:t xml:space="preserve"> del turno, caso contrario, el sistema ejecuta la </w:t>
            </w:r>
            <w:r w:rsidRPr="007A6A75">
              <w:rPr>
                <w:rFonts w:ascii="Arial Narrow" w:hAnsi="Arial Narrow"/>
                <w:b/>
                <w:sz w:val="20"/>
                <w:szCs w:val="20"/>
                <w:highlight w:val="yellow"/>
              </w:rPr>
              <w:t>excepción 1</w:t>
            </w:r>
            <w:r>
              <w:rPr>
                <w:rFonts w:ascii="Arial Narrow" w:hAnsi="Arial Narrow"/>
                <w:b/>
                <w:sz w:val="20"/>
                <w:szCs w:val="20"/>
                <w:highlight w:val="yellow"/>
              </w:rPr>
              <w:t>5</w:t>
            </w:r>
            <w:r w:rsidRPr="007A6A75">
              <w:rPr>
                <w:rFonts w:ascii="Arial Narrow" w:hAnsi="Arial Narrow"/>
                <w:b/>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7A6A75">
              <w:rPr>
                <w:rFonts w:ascii="Arial Narrow" w:hAnsi="Arial Narrow"/>
                <w:sz w:val="20"/>
                <w:szCs w:val="20"/>
                <w:highlight w:val="yellow"/>
              </w:rPr>
              <w:t xml:space="preserve">Que se haya ingresado la “Hora Desde”, caso contrario, el sistema ejecuta la </w:t>
            </w:r>
            <w:r w:rsidRPr="007A6A75">
              <w:rPr>
                <w:rFonts w:ascii="Arial Narrow" w:hAnsi="Arial Narrow"/>
                <w:b/>
                <w:sz w:val="20"/>
                <w:szCs w:val="20"/>
                <w:highlight w:val="yellow"/>
              </w:rPr>
              <w:t>excepción 1</w:t>
            </w:r>
            <w:r>
              <w:rPr>
                <w:rFonts w:ascii="Arial Narrow" w:hAnsi="Arial Narrow"/>
                <w:b/>
                <w:sz w:val="20"/>
                <w:szCs w:val="20"/>
                <w:highlight w:val="yellow"/>
              </w:rPr>
              <w:t>2</w:t>
            </w:r>
            <w:r w:rsidRPr="007A6A75">
              <w:rPr>
                <w:rFonts w:ascii="Arial Narrow" w:hAnsi="Arial Narrow"/>
                <w:b/>
                <w:sz w:val="20"/>
                <w:szCs w:val="20"/>
                <w:highlight w:val="yellow"/>
              </w:rPr>
              <w:t>.</w:t>
            </w:r>
          </w:p>
          <w:p w:rsidR="00150701" w:rsidRPr="007A6A75" w:rsidRDefault="00150701" w:rsidP="00EF6966">
            <w:pPr>
              <w:pStyle w:val="Prrafodelista"/>
              <w:numPr>
                <w:ilvl w:val="0"/>
                <w:numId w:val="79"/>
              </w:numPr>
              <w:rPr>
                <w:rFonts w:ascii="Arial Narrow" w:hAnsi="Arial Narrow"/>
                <w:b/>
                <w:sz w:val="20"/>
                <w:szCs w:val="20"/>
                <w:highlight w:val="yellow"/>
              </w:rPr>
            </w:pPr>
            <w:r w:rsidRPr="007A6A75">
              <w:rPr>
                <w:rFonts w:ascii="Arial Narrow" w:hAnsi="Arial Narrow"/>
                <w:sz w:val="20"/>
                <w:szCs w:val="20"/>
                <w:highlight w:val="yellow"/>
              </w:rPr>
              <w:t xml:space="preserve">Que </w:t>
            </w:r>
            <w:r w:rsidRPr="00C5556C">
              <w:rPr>
                <w:rFonts w:ascii="Arial Narrow" w:hAnsi="Arial Narrow" w:cs="Arial"/>
                <w:sz w:val="20"/>
                <w:szCs w:val="20"/>
                <w:highlight w:val="yellow"/>
              </w:rPr>
              <w:t>se</w:t>
            </w:r>
            <w:r w:rsidRPr="007A6A75">
              <w:rPr>
                <w:rFonts w:ascii="Arial Narrow" w:hAnsi="Arial Narrow"/>
                <w:sz w:val="20"/>
                <w:szCs w:val="20"/>
                <w:highlight w:val="yellow"/>
              </w:rPr>
              <w:t xml:space="preserve"> haya ingresado la “Hora Hasta”, caso contrario, el sistema ejecuta la </w:t>
            </w:r>
            <w:r w:rsidRPr="007A6A75">
              <w:rPr>
                <w:rFonts w:ascii="Arial Narrow" w:hAnsi="Arial Narrow"/>
                <w:b/>
                <w:sz w:val="20"/>
                <w:szCs w:val="20"/>
                <w:highlight w:val="yellow"/>
              </w:rPr>
              <w:t>excepción 1</w:t>
            </w:r>
            <w:r>
              <w:rPr>
                <w:rFonts w:ascii="Arial Narrow" w:hAnsi="Arial Narrow"/>
                <w:b/>
                <w:sz w:val="20"/>
                <w:szCs w:val="20"/>
                <w:highlight w:val="yellow"/>
              </w:rPr>
              <w:t>3</w:t>
            </w:r>
            <w:r w:rsidRPr="007A6A75">
              <w:rPr>
                <w:rFonts w:ascii="Arial Narrow" w:hAnsi="Arial Narrow"/>
                <w:b/>
                <w:sz w:val="20"/>
                <w:szCs w:val="20"/>
                <w:highlight w:val="yellow"/>
              </w:rPr>
              <w:t>.</w:t>
            </w:r>
          </w:p>
          <w:p w:rsidR="00150701" w:rsidRPr="007A6A75" w:rsidRDefault="00150701" w:rsidP="00EF6966">
            <w:pPr>
              <w:pStyle w:val="Prrafodelista"/>
              <w:numPr>
                <w:ilvl w:val="0"/>
                <w:numId w:val="79"/>
              </w:numPr>
              <w:rPr>
                <w:rFonts w:ascii="Arial Narrow" w:hAnsi="Arial Narrow"/>
                <w:b/>
                <w:sz w:val="20"/>
                <w:szCs w:val="20"/>
                <w:highlight w:val="yellow"/>
              </w:rPr>
            </w:pPr>
            <w:r w:rsidRPr="007A6A75">
              <w:rPr>
                <w:rFonts w:ascii="Arial Narrow" w:hAnsi="Arial Narrow"/>
                <w:sz w:val="20"/>
                <w:szCs w:val="20"/>
                <w:highlight w:val="yellow"/>
              </w:rPr>
              <w:t xml:space="preserve">Que se haya ingresado la “Hora límite despacho”, caso contrario, el sistema ejecuta la </w:t>
            </w:r>
            <w:r w:rsidRPr="007A6A75">
              <w:rPr>
                <w:rFonts w:ascii="Arial Narrow" w:hAnsi="Arial Narrow"/>
                <w:b/>
                <w:sz w:val="20"/>
                <w:szCs w:val="20"/>
                <w:highlight w:val="yellow"/>
              </w:rPr>
              <w:t>excepción 1</w:t>
            </w:r>
            <w:r>
              <w:rPr>
                <w:rFonts w:ascii="Arial Narrow" w:hAnsi="Arial Narrow"/>
                <w:b/>
                <w:sz w:val="20"/>
                <w:szCs w:val="20"/>
                <w:highlight w:val="yellow"/>
              </w:rPr>
              <w:t>4</w:t>
            </w:r>
            <w:r w:rsidRPr="007A6A75">
              <w:rPr>
                <w:rFonts w:ascii="Arial Narrow" w:hAnsi="Arial Narrow"/>
                <w:b/>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7A6A75">
              <w:rPr>
                <w:rFonts w:ascii="Arial Narrow" w:hAnsi="Arial Narrow"/>
                <w:sz w:val="20"/>
                <w:szCs w:val="20"/>
                <w:highlight w:val="yellow"/>
              </w:rPr>
              <w:t xml:space="preserve">Que la “Hora Desde” tenga </w:t>
            </w:r>
            <w:r w:rsidRPr="007A6A75">
              <w:rPr>
                <w:rFonts w:ascii="Arial Narrow" w:hAnsi="Arial Narrow" w:cs="Arial"/>
                <w:sz w:val="20"/>
                <w:szCs w:val="20"/>
                <w:highlight w:val="yellow"/>
                <w:lang w:val="es-PE"/>
              </w:rPr>
              <w:t>el</w:t>
            </w:r>
            <w:r w:rsidRPr="007A6A75">
              <w:rPr>
                <w:rFonts w:ascii="Arial Narrow" w:hAnsi="Arial Narrow"/>
                <w:sz w:val="20"/>
                <w:szCs w:val="20"/>
                <w:highlight w:val="yellow"/>
              </w:rPr>
              <w:t xml:space="preserve"> formato correcto, caso contrario, el sistema ejecuta la </w:t>
            </w:r>
            <w:r w:rsidRPr="007A6A75">
              <w:rPr>
                <w:rFonts w:ascii="Arial Narrow" w:hAnsi="Arial Narrow"/>
                <w:b/>
                <w:sz w:val="20"/>
                <w:szCs w:val="20"/>
                <w:highlight w:val="yellow"/>
              </w:rPr>
              <w:t>excepción 6</w:t>
            </w:r>
            <w:r w:rsidRPr="007A6A75">
              <w:rPr>
                <w:rFonts w:ascii="Arial Narrow" w:hAnsi="Arial Narrow"/>
                <w:sz w:val="20"/>
                <w:szCs w:val="20"/>
                <w:highlight w:val="yellow"/>
              </w:rPr>
              <w:t>.</w:t>
            </w:r>
          </w:p>
          <w:p w:rsidR="00150701" w:rsidRDefault="00150701" w:rsidP="00EF6966">
            <w:pPr>
              <w:pStyle w:val="Prrafodelista"/>
              <w:numPr>
                <w:ilvl w:val="0"/>
                <w:numId w:val="79"/>
              </w:numPr>
              <w:rPr>
                <w:rFonts w:ascii="Arial Narrow" w:hAnsi="Arial Narrow"/>
                <w:sz w:val="20"/>
                <w:szCs w:val="20"/>
                <w:highlight w:val="yellow"/>
              </w:rPr>
            </w:pPr>
            <w:r w:rsidRPr="00C5556C">
              <w:rPr>
                <w:rFonts w:ascii="Arial Narrow" w:hAnsi="Arial Narrow" w:cs="Arial"/>
                <w:sz w:val="20"/>
                <w:szCs w:val="20"/>
                <w:highlight w:val="yellow"/>
              </w:rPr>
              <w:t>Que</w:t>
            </w:r>
            <w:r w:rsidRPr="007A6A75">
              <w:rPr>
                <w:rFonts w:ascii="Arial Narrow" w:hAnsi="Arial Narrow"/>
                <w:sz w:val="20"/>
                <w:szCs w:val="20"/>
                <w:highlight w:val="yellow"/>
              </w:rPr>
              <w:t xml:space="preserve"> la “Hora </w:t>
            </w:r>
            <w:r w:rsidRPr="007A6A75">
              <w:rPr>
                <w:rFonts w:ascii="Arial Narrow" w:hAnsi="Arial Narrow" w:cs="Arial"/>
                <w:sz w:val="20"/>
                <w:szCs w:val="20"/>
                <w:highlight w:val="yellow"/>
                <w:lang w:val="es-PE"/>
              </w:rPr>
              <w:t>Hasta</w:t>
            </w:r>
            <w:r w:rsidRPr="007A6A75">
              <w:rPr>
                <w:rFonts w:ascii="Arial Narrow" w:hAnsi="Arial Narrow"/>
                <w:sz w:val="20"/>
                <w:szCs w:val="20"/>
                <w:highlight w:val="yellow"/>
              </w:rPr>
              <w:t xml:space="preserve">” tenga el formato correcto, caso contrario, el </w:t>
            </w:r>
            <w:r w:rsidRPr="007A6A75">
              <w:rPr>
                <w:rFonts w:ascii="Arial Narrow" w:hAnsi="Arial Narrow"/>
                <w:sz w:val="20"/>
                <w:szCs w:val="20"/>
                <w:highlight w:val="yellow"/>
              </w:rPr>
              <w:lastRenderedPageBreak/>
              <w:t xml:space="preserve">sistema ejecuta la </w:t>
            </w:r>
            <w:r w:rsidRPr="007A6A75">
              <w:rPr>
                <w:rFonts w:ascii="Arial Narrow" w:hAnsi="Arial Narrow"/>
                <w:b/>
                <w:sz w:val="20"/>
                <w:szCs w:val="20"/>
                <w:highlight w:val="yellow"/>
              </w:rPr>
              <w:t>excepción 8</w:t>
            </w:r>
            <w:r w:rsidRPr="007A6A75">
              <w:rPr>
                <w:rFonts w:ascii="Arial Narrow" w:hAnsi="Arial Narrow"/>
                <w:sz w:val="20"/>
                <w:szCs w:val="20"/>
                <w:highlight w:val="yellow"/>
              </w:rPr>
              <w:t>.</w:t>
            </w:r>
          </w:p>
          <w:p w:rsidR="00150701" w:rsidRPr="00C058C5" w:rsidRDefault="00150701" w:rsidP="00EF6966">
            <w:pPr>
              <w:pStyle w:val="Prrafodelista"/>
              <w:numPr>
                <w:ilvl w:val="0"/>
                <w:numId w:val="79"/>
              </w:numPr>
              <w:rPr>
                <w:rFonts w:ascii="Arial Narrow" w:hAnsi="Arial Narrow"/>
                <w:sz w:val="20"/>
                <w:szCs w:val="20"/>
                <w:highlight w:val="yellow"/>
              </w:rPr>
            </w:pPr>
            <w:r w:rsidRPr="008E2F08">
              <w:rPr>
                <w:rFonts w:ascii="Arial Narrow" w:hAnsi="Arial Narrow"/>
                <w:sz w:val="20"/>
                <w:szCs w:val="20"/>
                <w:highlight w:val="yellow"/>
              </w:rPr>
              <w:t xml:space="preserve">Que los minutos ingresados </w:t>
            </w:r>
            <w:r>
              <w:rPr>
                <w:rFonts w:ascii="Arial Narrow" w:hAnsi="Arial Narrow"/>
                <w:sz w:val="20"/>
                <w:szCs w:val="20"/>
                <w:highlight w:val="yellow"/>
              </w:rPr>
              <w:t xml:space="preserve">en la Hora </w:t>
            </w:r>
            <w:r w:rsidRPr="007A6A75">
              <w:rPr>
                <w:rFonts w:ascii="Arial Narrow" w:hAnsi="Arial Narrow"/>
                <w:sz w:val="20"/>
                <w:szCs w:val="20"/>
                <w:highlight w:val="yellow"/>
              </w:rPr>
              <w:t>Desde</w:t>
            </w:r>
            <w:r w:rsidRPr="008E2F08">
              <w:rPr>
                <w:rFonts w:ascii="Arial Narrow" w:hAnsi="Arial Narrow"/>
                <w:sz w:val="20"/>
                <w:szCs w:val="20"/>
                <w:highlight w:val="yellow"/>
              </w:rPr>
              <w:t xml:space="preserve"> sean múltiplo de 15. Caso contrario, el sistema ejecuta la </w:t>
            </w:r>
            <w:r w:rsidRPr="008E2F08">
              <w:rPr>
                <w:rFonts w:ascii="Arial Narrow" w:hAnsi="Arial Narrow"/>
                <w:b/>
                <w:sz w:val="20"/>
                <w:szCs w:val="20"/>
                <w:highlight w:val="yellow"/>
              </w:rPr>
              <w:t>excepción</w:t>
            </w:r>
            <w:r w:rsidRPr="008E2F08">
              <w:rPr>
                <w:rFonts w:ascii="Arial Narrow" w:hAnsi="Arial Narrow"/>
                <w:sz w:val="20"/>
                <w:szCs w:val="20"/>
                <w:highlight w:val="yellow"/>
              </w:rPr>
              <w:t xml:space="preserve"> </w:t>
            </w:r>
            <w:r>
              <w:rPr>
                <w:rFonts w:ascii="Arial Narrow" w:hAnsi="Arial Narrow"/>
                <w:b/>
                <w:sz w:val="20"/>
                <w:szCs w:val="20"/>
                <w:highlight w:val="yellow"/>
              </w:rPr>
              <w:t>20</w:t>
            </w:r>
            <w:r w:rsidRPr="008E2F08">
              <w:rPr>
                <w:rFonts w:ascii="Arial Narrow" w:hAnsi="Arial Narrow"/>
                <w:b/>
                <w:sz w:val="20"/>
                <w:szCs w:val="20"/>
                <w:highlight w:val="yellow"/>
              </w:rPr>
              <w:t>.</w:t>
            </w:r>
          </w:p>
          <w:p w:rsidR="00150701" w:rsidRPr="00C058C5" w:rsidRDefault="00150701" w:rsidP="00EF6966">
            <w:pPr>
              <w:pStyle w:val="Prrafodelista"/>
              <w:numPr>
                <w:ilvl w:val="0"/>
                <w:numId w:val="79"/>
              </w:numPr>
              <w:rPr>
                <w:rFonts w:ascii="Arial Narrow" w:hAnsi="Arial Narrow"/>
                <w:sz w:val="20"/>
                <w:szCs w:val="20"/>
                <w:highlight w:val="yellow"/>
              </w:rPr>
            </w:pPr>
            <w:r w:rsidRPr="00C5556C">
              <w:rPr>
                <w:rFonts w:ascii="Arial Narrow" w:hAnsi="Arial Narrow" w:cs="Arial"/>
                <w:sz w:val="20"/>
                <w:szCs w:val="20"/>
                <w:highlight w:val="yellow"/>
              </w:rPr>
              <w:t>Que</w:t>
            </w:r>
            <w:r w:rsidRPr="008E2F08">
              <w:rPr>
                <w:rFonts w:ascii="Arial Narrow" w:hAnsi="Arial Narrow"/>
                <w:sz w:val="20"/>
                <w:szCs w:val="20"/>
                <w:highlight w:val="yellow"/>
              </w:rPr>
              <w:t xml:space="preserve"> los minutos ingresados </w:t>
            </w:r>
            <w:r>
              <w:rPr>
                <w:rFonts w:ascii="Arial Narrow" w:hAnsi="Arial Narrow"/>
                <w:sz w:val="20"/>
                <w:szCs w:val="20"/>
                <w:highlight w:val="yellow"/>
              </w:rPr>
              <w:t xml:space="preserve">en la Hora </w:t>
            </w:r>
            <w:r w:rsidRPr="007A6A75">
              <w:rPr>
                <w:rFonts w:ascii="Arial Narrow" w:hAnsi="Arial Narrow" w:cs="Arial"/>
                <w:sz w:val="20"/>
                <w:szCs w:val="20"/>
                <w:highlight w:val="yellow"/>
                <w:lang w:val="es-PE"/>
              </w:rPr>
              <w:t>Hasta</w:t>
            </w:r>
            <w:r w:rsidRPr="008E2F08">
              <w:rPr>
                <w:rFonts w:ascii="Arial Narrow" w:hAnsi="Arial Narrow"/>
                <w:sz w:val="20"/>
                <w:szCs w:val="20"/>
                <w:highlight w:val="yellow"/>
              </w:rPr>
              <w:t xml:space="preserve"> sean múltiplo de 15. Caso contrario, el sistema ejecuta la </w:t>
            </w:r>
            <w:r w:rsidRPr="008E2F08">
              <w:rPr>
                <w:rFonts w:ascii="Arial Narrow" w:hAnsi="Arial Narrow"/>
                <w:b/>
                <w:sz w:val="20"/>
                <w:szCs w:val="20"/>
                <w:highlight w:val="yellow"/>
              </w:rPr>
              <w:t>excepción</w:t>
            </w:r>
            <w:r w:rsidRPr="008E2F08">
              <w:rPr>
                <w:rFonts w:ascii="Arial Narrow" w:hAnsi="Arial Narrow"/>
                <w:sz w:val="20"/>
                <w:szCs w:val="20"/>
                <w:highlight w:val="yellow"/>
              </w:rPr>
              <w:t xml:space="preserve"> </w:t>
            </w:r>
            <w:r>
              <w:rPr>
                <w:rFonts w:ascii="Arial Narrow" w:hAnsi="Arial Narrow"/>
                <w:b/>
                <w:sz w:val="20"/>
                <w:szCs w:val="20"/>
                <w:highlight w:val="yellow"/>
              </w:rPr>
              <w:t>21</w:t>
            </w:r>
            <w:r w:rsidRPr="008E2F08">
              <w:rPr>
                <w:rFonts w:ascii="Arial Narrow" w:hAnsi="Arial Narrow"/>
                <w:b/>
                <w:sz w:val="20"/>
                <w:szCs w:val="20"/>
                <w:highlight w:val="yellow"/>
              </w:rPr>
              <w:t>.</w:t>
            </w:r>
          </w:p>
          <w:p w:rsidR="00150701" w:rsidRDefault="00150701" w:rsidP="00EF6966">
            <w:pPr>
              <w:pStyle w:val="Prrafodelista"/>
              <w:numPr>
                <w:ilvl w:val="0"/>
                <w:numId w:val="79"/>
              </w:numPr>
              <w:rPr>
                <w:rFonts w:ascii="Arial Narrow" w:hAnsi="Arial Narrow"/>
                <w:sz w:val="20"/>
                <w:szCs w:val="20"/>
                <w:highlight w:val="yellow"/>
              </w:rPr>
            </w:pPr>
            <w:r w:rsidRPr="00C5556C">
              <w:rPr>
                <w:rFonts w:ascii="Arial Narrow" w:hAnsi="Arial Narrow" w:cs="Arial"/>
                <w:sz w:val="20"/>
                <w:szCs w:val="20"/>
                <w:highlight w:val="yellow"/>
              </w:rPr>
              <w:t>Que</w:t>
            </w:r>
            <w:r w:rsidRPr="007A6A75">
              <w:rPr>
                <w:rFonts w:ascii="Arial Narrow" w:hAnsi="Arial Narrow"/>
                <w:sz w:val="20"/>
                <w:szCs w:val="20"/>
                <w:highlight w:val="yellow"/>
              </w:rPr>
              <w:t xml:space="preserve"> la “Hora </w:t>
            </w:r>
            <w:r w:rsidRPr="003212A8">
              <w:rPr>
                <w:rFonts w:ascii="Arial Narrow" w:hAnsi="Arial Narrow" w:cs="Arial"/>
                <w:b/>
                <w:color w:val="FF0000"/>
                <w:sz w:val="20"/>
                <w:highlight w:val="yellow"/>
              </w:rPr>
              <w:t>de corte de asignación</w:t>
            </w:r>
            <w:r w:rsidRPr="007A6A75">
              <w:rPr>
                <w:rFonts w:ascii="Arial Narrow" w:hAnsi="Arial Narrow"/>
                <w:sz w:val="20"/>
                <w:szCs w:val="20"/>
                <w:highlight w:val="yellow"/>
              </w:rPr>
              <w:t xml:space="preserve">” tenga el formato correcto, caso contrario, el sistema ejecuta la </w:t>
            </w:r>
            <w:r w:rsidRPr="007A6A75">
              <w:rPr>
                <w:rFonts w:ascii="Arial Narrow" w:hAnsi="Arial Narrow"/>
                <w:b/>
                <w:sz w:val="20"/>
                <w:szCs w:val="20"/>
                <w:highlight w:val="yellow"/>
              </w:rPr>
              <w:t>excepción 9</w:t>
            </w:r>
            <w:r w:rsidRPr="007A6A75">
              <w:rPr>
                <w:rFonts w:ascii="Arial Narrow" w:hAnsi="Arial Narrow"/>
                <w:sz w:val="20"/>
                <w:szCs w:val="20"/>
                <w:highlight w:val="yellow"/>
              </w:rPr>
              <w:t>.</w:t>
            </w:r>
          </w:p>
          <w:p w:rsidR="00150701" w:rsidRPr="00C058C5" w:rsidRDefault="00150701" w:rsidP="00EF6966">
            <w:pPr>
              <w:pStyle w:val="Prrafodelista"/>
              <w:numPr>
                <w:ilvl w:val="0"/>
                <w:numId w:val="79"/>
              </w:numPr>
              <w:rPr>
                <w:rFonts w:ascii="Arial Narrow" w:hAnsi="Arial Narrow"/>
                <w:sz w:val="20"/>
                <w:szCs w:val="20"/>
                <w:highlight w:val="yellow"/>
              </w:rPr>
            </w:pPr>
            <w:r w:rsidRPr="00C5556C">
              <w:rPr>
                <w:rFonts w:ascii="Arial Narrow" w:hAnsi="Arial Narrow" w:cs="Arial"/>
                <w:sz w:val="20"/>
                <w:szCs w:val="20"/>
                <w:highlight w:val="yellow"/>
              </w:rPr>
              <w:t>Que</w:t>
            </w:r>
            <w:r w:rsidRPr="008E2F08">
              <w:rPr>
                <w:rFonts w:ascii="Arial Narrow" w:hAnsi="Arial Narrow"/>
                <w:sz w:val="20"/>
                <w:szCs w:val="20"/>
                <w:highlight w:val="yellow"/>
              </w:rPr>
              <w:t xml:space="preserve"> los minutos ingresados </w:t>
            </w:r>
            <w:r>
              <w:rPr>
                <w:rFonts w:ascii="Arial Narrow" w:hAnsi="Arial Narrow"/>
                <w:sz w:val="20"/>
                <w:szCs w:val="20"/>
                <w:highlight w:val="yellow"/>
              </w:rPr>
              <w:t xml:space="preserve">en la </w:t>
            </w:r>
            <w:r w:rsidRPr="007A6A75">
              <w:rPr>
                <w:rFonts w:ascii="Arial Narrow" w:hAnsi="Arial Narrow"/>
                <w:sz w:val="20"/>
                <w:szCs w:val="20"/>
                <w:highlight w:val="yellow"/>
              </w:rPr>
              <w:t xml:space="preserve">Hora </w:t>
            </w:r>
            <w:r w:rsidRPr="003212A8">
              <w:rPr>
                <w:rFonts w:ascii="Arial Narrow" w:hAnsi="Arial Narrow" w:cs="Arial"/>
                <w:b/>
                <w:color w:val="FF0000"/>
                <w:sz w:val="20"/>
                <w:highlight w:val="yellow"/>
              </w:rPr>
              <w:t>de corte de asignación</w:t>
            </w:r>
            <w:r w:rsidRPr="00F97D75">
              <w:rPr>
                <w:rFonts w:ascii="Arial Narrow" w:hAnsi="Arial Narrow"/>
                <w:sz w:val="20"/>
                <w:szCs w:val="20"/>
                <w:highlight w:val="yellow"/>
              </w:rPr>
              <w:t xml:space="preserve"> </w:t>
            </w:r>
            <w:r w:rsidRPr="008E2F08">
              <w:rPr>
                <w:rFonts w:ascii="Arial Narrow" w:hAnsi="Arial Narrow"/>
                <w:sz w:val="20"/>
                <w:szCs w:val="20"/>
                <w:highlight w:val="yellow"/>
              </w:rPr>
              <w:t>sean múltiplo de 15</w:t>
            </w:r>
            <w:r w:rsidRPr="00C058C5">
              <w:rPr>
                <w:rFonts w:ascii="Arial Narrow" w:hAnsi="Arial Narrow"/>
                <w:sz w:val="20"/>
                <w:szCs w:val="20"/>
                <w:highlight w:val="yellow"/>
              </w:rPr>
              <w:t xml:space="preserve">, caso contrario, el sistema ejecuta la </w:t>
            </w:r>
            <w:r>
              <w:rPr>
                <w:rFonts w:ascii="Arial Narrow" w:hAnsi="Arial Narrow"/>
                <w:b/>
                <w:sz w:val="20"/>
                <w:szCs w:val="20"/>
                <w:highlight w:val="yellow"/>
              </w:rPr>
              <w:t xml:space="preserve">excepción </w:t>
            </w:r>
            <w:r w:rsidRPr="00C058C5">
              <w:rPr>
                <w:rFonts w:ascii="Arial Narrow" w:hAnsi="Arial Narrow"/>
                <w:b/>
                <w:sz w:val="20"/>
                <w:szCs w:val="20"/>
                <w:highlight w:val="yellow"/>
              </w:rPr>
              <w:t>2</w:t>
            </w:r>
            <w:r>
              <w:rPr>
                <w:rFonts w:ascii="Arial Narrow" w:hAnsi="Arial Narrow"/>
                <w:b/>
                <w:sz w:val="20"/>
                <w:szCs w:val="20"/>
                <w:highlight w:val="yellow"/>
              </w:rPr>
              <w:t>2</w:t>
            </w:r>
            <w:r w:rsidRPr="00C058C5">
              <w:rPr>
                <w:rFonts w:ascii="Arial Narrow" w:hAnsi="Arial Narrow"/>
                <w:b/>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7A6A75">
              <w:rPr>
                <w:rFonts w:ascii="Arial Narrow" w:hAnsi="Arial Narrow"/>
                <w:sz w:val="20"/>
                <w:szCs w:val="20"/>
                <w:highlight w:val="yellow"/>
              </w:rPr>
              <w:t xml:space="preserve">Que exista una diferencia de al menos </w:t>
            </w:r>
            <w:r>
              <w:rPr>
                <w:rFonts w:ascii="Arial Narrow" w:hAnsi="Arial Narrow"/>
                <w:sz w:val="20"/>
                <w:szCs w:val="20"/>
                <w:highlight w:val="yellow"/>
              </w:rPr>
              <w:t>60</w:t>
            </w:r>
            <w:r w:rsidRPr="007A6A75">
              <w:rPr>
                <w:rFonts w:ascii="Arial Narrow" w:hAnsi="Arial Narrow"/>
                <w:sz w:val="20"/>
                <w:szCs w:val="20"/>
                <w:highlight w:val="yellow"/>
              </w:rPr>
              <w:t xml:space="preserve"> minutos de diferencia </w:t>
            </w:r>
            <w:r w:rsidRPr="00C5556C">
              <w:rPr>
                <w:rFonts w:ascii="Arial Narrow" w:hAnsi="Arial Narrow" w:cs="Arial"/>
                <w:sz w:val="20"/>
                <w:szCs w:val="20"/>
                <w:highlight w:val="yellow"/>
              </w:rPr>
              <w:t>entre</w:t>
            </w:r>
            <w:r w:rsidRPr="007A6A75">
              <w:rPr>
                <w:rFonts w:ascii="Arial Narrow" w:hAnsi="Arial Narrow"/>
                <w:sz w:val="20"/>
                <w:szCs w:val="20"/>
                <w:highlight w:val="yellow"/>
              </w:rPr>
              <w:t xml:space="preserve"> la hora desde y la hora hasta, caso contrario, el sistema ejecuta la </w:t>
            </w:r>
            <w:r w:rsidRPr="007A6A75">
              <w:rPr>
                <w:rFonts w:ascii="Arial Narrow" w:hAnsi="Arial Narrow"/>
                <w:b/>
                <w:sz w:val="20"/>
                <w:szCs w:val="20"/>
                <w:highlight w:val="yellow"/>
              </w:rPr>
              <w:t>excepción 7</w:t>
            </w:r>
            <w:r w:rsidRPr="007A6A75">
              <w:rPr>
                <w:rFonts w:ascii="Arial Narrow" w:hAnsi="Arial Narrow"/>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7A6A75">
              <w:rPr>
                <w:rFonts w:ascii="Arial Narrow" w:hAnsi="Arial Narrow"/>
                <w:sz w:val="20"/>
                <w:szCs w:val="20"/>
                <w:highlight w:val="yellow"/>
              </w:rPr>
              <w:t xml:space="preserve">Que la Hora Desde y Hora Hasta no se traslapen con ningún otro turno activo de la aduana y unidad de despacho </w:t>
            </w:r>
            <w:r w:rsidRPr="007A6A75">
              <w:rPr>
                <w:rFonts w:ascii="Arial Narrow" w:hAnsi="Arial Narrow" w:cs="Arial"/>
                <w:sz w:val="20"/>
                <w:szCs w:val="20"/>
                <w:highlight w:val="yellow"/>
                <w:lang w:val="es-PE"/>
              </w:rPr>
              <w:t>seleccionadas</w:t>
            </w:r>
            <w:r w:rsidRPr="007A6A75">
              <w:rPr>
                <w:rFonts w:ascii="Arial Narrow" w:hAnsi="Arial Narrow"/>
                <w:sz w:val="20"/>
                <w:szCs w:val="20"/>
                <w:highlight w:val="yellow"/>
              </w:rPr>
              <w:t xml:space="preserve">, caso contrario, el sistema ejecuta la </w:t>
            </w:r>
            <w:r w:rsidRPr="007A6A75">
              <w:rPr>
                <w:rFonts w:ascii="Arial Narrow" w:hAnsi="Arial Narrow"/>
                <w:b/>
                <w:sz w:val="20"/>
                <w:szCs w:val="20"/>
                <w:highlight w:val="yellow"/>
              </w:rPr>
              <w:t>excepción 1</w:t>
            </w:r>
            <w:r>
              <w:rPr>
                <w:rFonts w:ascii="Arial Narrow" w:hAnsi="Arial Narrow"/>
                <w:b/>
                <w:sz w:val="20"/>
                <w:szCs w:val="20"/>
                <w:highlight w:val="yellow"/>
              </w:rPr>
              <w:t>6</w:t>
            </w:r>
            <w:r w:rsidRPr="007A6A75">
              <w:rPr>
                <w:rFonts w:ascii="Arial Narrow" w:hAnsi="Arial Narrow"/>
                <w:sz w:val="20"/>
                <w:szCs w:val="20"/>
                <w:highlight w:val="yellow"/>
              </w:rPr>
              <w:t>.</w:t>
            </w:r>
          </w:p>
          <w:p w:rsidR="00150701" w:rsidRPr="007A6A75" w:rsidRDefault="00150701" w:rsidP="00EF6966">
            <w:pPr>
              <w:pStyle w:val="Prrafodelista"/>
              <w:numPr>
                <w:ilvl w:val="0"/>
                <w:numId w:val="79"/>
              </w:numPr>
              <w:rPr>
                <w:rFonts w:ascii="Arial Narrow" w:hAnsi="Arial Narrow"/>
                <w:b/>
                <w:sz w:val="20"/>
                <w:szCs w:val="20"/>
                <w:highlight w:val="yellow"/>
              </w:rPr>
            </w:pPr>
            <w:r w:rsidRPr="007A6A75">
              <w:rPr>
                <w:rFonts w:ascii="Arial Narrow" w:hAnsi="Arial Narrow"/>
                <w:sz w:val="20"/>
                <w:szCs w:val="20"/>
                <w:highlight w:val="yellow"/>
              </w:rPr>
              <w:t xml:space="preserve">Que la hora </w:t>
            </w:r>
            <w:r w:rsidRPr="003212A8">
              <w:rPr>
                <w:rFonts w:ascii="Arial Narrow" w:hAnsi="Arial Narrow" w:cs="Arial"/>
                <w:b/>
                <w:color w:val="FF0000"/>
                <w:sz w:val="20"/>
                <w:highlight w:val="yellow"/>
              </w:rPr>
              <w:t>de corte de asignación</w:t>
            </w:r>
            <w:r w:rsidRPr="00F97D75">
              <w:rPr>
                <w:rFonts w:ascii="Arial Narrow" w:hAnsi="Arial Narrow"/>
                <w:sz w:val="20"/>
                <w:szCs w:val="20"/>
                <w:highlight w:val="yellow"/>
              </w:rPr>
              <w:t xml:space="preserve"> </w:t>
            </w:r>
            <w:r w:rsidRPr="007A6A75">
              <w:rPr>
                <w:rFonts w:ascii="Arial Narrow" w:hAnsi="Arial Narrow"/>
                <w:sz w:val="20"/>
                <w:szCs w:val="20"/>
                <w:highlight w:val="yellow"/>
              </w:rPr>
              <w:t xml:space="preserve">sea mayor o igual a la Hora </w:t>
            </w:r>
            <w:r w:rsidRPr="00C5556C">
              <w:rPr>
                <w:rFonts w:ascii="Arial Narrow" w:hAnsi="Arial Narrow" w:cs="Arial"/>
                <w:sz w:val="20"/>
                <w:szCs w:val="20"/>
                <w:highlight w:val="yellow"/>
              </w:rPr>
              <w:t>Desde</w:t>
            </w:r>
            <w:r w:rsidRPr="007A6A75">
              <w:rPr>
                <w:rFonts w:ascii="Arial Narrow" w:hAnsi="Arial Narrow"/>
                <w:sz w:val="20"/>
                <w:szCs w:val="20"/>
                <w:highlight w:val="yellow"/>
              </w:rPr>
              <w:t xml:space="preserve"> y menor o igual a la Hora Hasta, caso contrario, el sistema ejecuta la </w:t>
            </w:r>
            <w:r w:rsidRPr="007A6A75">
              <w:rPr>
                <w:rFonts w:ascii="Arial Narrow" w:hAnsi="Arial Narrow"/>
                <w:b/>
                <w:sz w:val="20"/>
                <w:szCs w:val="20"/>
                <w:highlight w:val="yellow"/>
              </w:rPr>
              <w:t>excepción 1</w:t>
            </w:r>
            <w:r>
              <w:rPr>
                <w:rFonts w:ascii="Arial Narrow" w:hAnsi="Arial Narrow"/>
                <w:b/>
                <w:sz w:val="20"/>
                <w:szCs w:val="20"/>
                <w:highlight w:val="yellow"/>
              </w:rPr>
              <w:t>7</w:t>
            </w:r>
            <w:r w:rsidRPr="007A6A75">
              <w:rPr>
                <w:rFonts w:ascii="Arial Narrow" w:hAnsi="Arial Narrow"/>
                <w:b/>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C5556C">
              <w:rPr>
                <w:rFonts w:ascii="Arial Narrow" w:hAnsi="Arial Narrow" w:cs="Arial"/>
                <w:sz w:val="20"/>
                <w:szCs w:val="20"/>
                <w:highlight w:val="yellow"/>
              </w:rPr>
              <w:t>Que</w:t>
            </w:r>
            <w:r w:rsidRPr="007A6A75">
              <w:rPr>
                <w:rFonts w:ascii="Arial Narrow" w:hAnsi="Arial Narrow"/>
                <w:sz w:val="20"/>
                <w:szCs w:val="20"/>
                <w:highlight w:val="yellow"/>
              </w:rPr>
              <w:t xml:space="preserve"> la fecha de inicio de vigencia no este vacía y tenga el formato correcto, caso contrario, el sistema </w:t>
            </w:r>
            <w:r w:rsidRPr="007A6A75">
              <w:rPr>
                <w:rFonts w:ascii="Arial Narrow" w:hAnsi="Arial Narrow" w:cs="Arial"/>
                <w:sz w:val="20"/>
                <w:szCs w:val="20"/>
                <w:highlight w:val="yellow"/>
                <w:lang w:val="es-PE"/>
              </w:rPr>
              <w:t>ejecuta</w:t>
            </w:r>
            <w:r w:rsidRPr="007A6A75">
              <w:rPr>
                <w:rFonts w:ascii="Arial Narrow" w:hAnsi="Arial Narrow"/>
                <w:sz w:val="20"/>
                <w:szCs w:val="20"/>
                <w:highlight w:val="yellow"/>
              </w:rPr>
              <w:t xml:space="preserve"> la </w:t>
            </w:r>
            <w:r w:rsidRPr="007A6A75">
              <w:rPr>
                <w:rFonts w:ascii="Arial Narrow" w:hAnsi="Arial Narrow"/>
                <w:b/>
                <w:sz w:val="20"/>
                <w:szCs w:val="20"/>
                <w:highlight w:val="yellow"/>
              </w:rPr>
              <w:t>excepción 1</w:t>
            </w:r>
            <w:r w:rsidRPr="007A6A75">
              <w:rPr>
                <w:rFonts w:ascii="Arial Narrow" w:hAnsi="Arial Narrow"/>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C5556C">
              <w:rPr>
                <w:rFonts w:ascii="Arial Narrow" w:hAnsi="Arial Narrow" w:cs="Arial"/>
                <w:sz w:val="20"/>
                <w:szCs w:val="20"/>
                <w:highlight w:val="yellow"/>
              </w:rPr>
              <w:t>Que</w:t>
            </w:r>
            <w:r w:rsidRPr="007A6A75">
              <w:rPr>
                <w:rFonts w:ascii="Arial Narrow" w:hAnsi="Arial Narrow"/>
                <w:sz w:val="20"/>
                <w:szCs w:val="20"/>
                <w:highlight w:val="yellow"/>
              </w:rPr>
              <w:t xml:space="preserve"> la fecha de inicio de vigencia no sea </w:t>
            </w:r>
            <w:r w:rsidRPr="007A6A75">
              <w:rPr>
                <w:rFonts w:ascii="Arial Narrow" w:hAnsi="Arial Narrow" w:cs="Arial"/>
                <w:sz w:val="20"/>
                <w:szCs w:val="20"/>
                <w:highlight w:val="yellow"/>
                <w:lang w:val="es-PE"/>
              </w:rPr>
              <w:t>menor</w:t>
            </w:r>
            <w:r w:rsidRPr="007A6A75">
              <w:rPr>
                <w:rFonts w:ascii="Arial Narrow" w:hAnsi="Arial Narrow"/>
                <w:sz w:val="20"/>
                <w:szCs w:val="20"/>
                <w:highlight w:val="yellow"/>
              </w:rPr>
              <w:t xml:space="preserve"> que la fecha actual, caso contrario, el sistema ejecuta la </w:t>
            </w:r>
            <w:r w:rsidRPr="007A6A75">
              <w:rPr>
                <w:rFonts w:ascii="Arial Narrow" w:hAnsi="Arial Narrow"/>
                <w:b/>
                <w:sz w:val="20"/>
                <w:szCs w:val="20"/>
                <w:highlight w:val="yellow"/>
              </w:rPr>
              <w:t>excepción 2</w:t>
            </w:r>
            <w:r w:rsidRPr="007A6A75">
              <w:rPr>
                <w:rFonts w:ascii="Arial Narrow" w:hAnsi="Arial Narrow"/>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7A6A75">
              <w:rPr>
                <w:rFonts w:ascii="Arial Narrow" w:hAnsi="Arial Narrow"/>
                <w:sz w:val="20"/>
                <w:szCs w:val="20"/>
                <w:highlight w:val="yellow"/>
              </w:rPr>
              <w:t xml:space="preserve">Que la fecha de inicio de vigencia </w:t>
            </w:r>
            <w:r w:rsidRPr="007A6A75">
              <w:rPr>
                <w:rFonts w:ascii="Arial Narrow" w:hAnsi="Arial Narrow" w:cs="Arial"/>
                <w:sz w:val="20"/>
                <w:szCs w:val="20"/>
                <w:highlight w:val="yellow"/>
                <w:lang w:val="es-PE"/>
              </w:rPr>
              <w:t>no</w:t>
            </w:r>
            <w:r w:rsidRPr="007A6A75">
              <w:rPr>
                <w:rFonts w:ascii="Arial Narrow" w:hAnsi="Arial Narrow"/>
                <w:sz w:val="20"/>
                <w:szCs w:val="20"/>
                <w:highlight w:val="yellow"/>
              </w:rPr>
              <w:t xml:space="preserve"> sea mayor que la fecha de </w:t>
            </w:r>
            <w:r>
              <w:rPr>
                <w:rFonts w:ascii="Arial Narrow" w:hAnsi="Arial Narrow"/>
                <w:sz w:val="20"/>
                <w:szCs w:val="20"/>
                <w:highlight w:val="yellow"/>
              </w:rPr>
              <w:t xml:space="preserve">término </w:t>
            </w:r>
            <w:r w:rsidRPr="007A6A75">
              <w:rPr>
                <w:rFonts w:ascii="Arial Narrow" w:hAnsi="Arial Narrow"/>
                <w:sz w:val="20"/>
                <w:szCs w:val="20"/>
                <w:highlight w:val="yellow"/>
              </w:rPr>
              <w:t xml:space="preserve">de vigencia, caso contrario, el sistema ejecuta la </w:t>
            </w:r>
            <w:r w:rsidRPr="007A6A75">
              <w:rPr>
                <w:rFonts w:ascii="Arial Narrow" w:hAnsi="Arial Narrow"/>
                <w:b/>
                <w:sz w:val="20"/>
                <w:szCs w:val="20"/>
                <w:highlight w:val="yellow"/>
              </w:rPr>
              <w:t>excepción 3</w:t>
            </w:r>
            <w:r w:rsidRPr="007A6A75">
              <w:rPr>
                <w:rFonts w:ascii="Arial Narrow" w:hAnsi="Arial Narrow"/>
                <w:sz w:val="20"/>
                <w:szCs w:val="20"/>
                <w:highlight w:val="yellow"/>
              </w:rPr>
              <w:t>.</w:t>
            </w:r>
          </w:p>
          <w:p w:rsidR="00150701" w:rsidRPr="00146ED5" w:rsidRDefault="00150701" w:rsidP="00EF6966">
            <w:pPr>
              <w:pStyle w:val="Prrafodelista"/>
              <w:numPr>
                <w:ilvl w:val="0"/>
                <w:numId w:val="79"/>
              </w:numPr>
              <w:rPr>
                <w:rFonts w:ascii="Arial Narrow" w:hAnsi="Arial Narrow"/>
                <w:color w:val="FF0000"/>
                <w:sz w:val="20"/>
                <w:szCs w:val="20"/>
                <w:highlight w:val="yellow"/>
              </w:rPr>
            </w:pPr>
            <w:r w:rsidRPr="007A6A75">
              <w:rPr>
                <w:rFonts w:ascii="Arial Narrow" w:hAnsi="Arial Narrow"/>
                <w:sz w:val="20"/>
                <w:szCs w:val="20"/>
                <w:highlight w:val="yellow"/>
              </w:rPr>
              <w:t xml:space="preserve">Que la fecha de </w:t>
            </w:r>
            <w:r>
              <w:rPr>
                <w:rFonts w:ascii="Arial Narrow" w:hAnsi="Arial Narrow"/>
                <w:sz w:val="20"/>
                <w:szCs w:val="20"/>
                <w:highlight w:val="yellow"/>
              </w:rPr>
              <w:t xml:space="preserve">término </w:t>
            </w:r>
            <w:r w:rsidRPr="007A6A75">
              <w:rPr>
                <w:rFonts w:ascii="Arial Narrow" w:hAnsi="Arial Narrow"/>
                <w:sz w:val="20"/>
                <w:szCs w:val="20"/>
                <w:highlight w:val="yellow"/>
              </w:rPr>
              <w:t xml:space="preserve">de vigencia no este vacía y tenga el formato correcto, caso contrario, el sistema ejecuta la </w:t>
            </w:r>
            <w:r w:rsidRPr="007A6A75">
              <w:rPr>
                <w:rFonts w:ascii="Arial Narrow" w:hAnsi="Arial Narrow"/>
                <w:b/>
                <w:sz w:val="20"/>
                <w:szCs w:val="20"/>
                <w:highlight w:val="yellow"/>
              </w:rPr>
              <w:t>excepción 4</w:t>
            </w:r>
            <w:r w:rsidRPr="007A6A75">
              <w:rPr>
                <w:rFonts w:ascii="Arial Narrow" w:hAnsi="Arial Narrow"/>
                <w:sz w:val="20"/>
                <w:szCs w:val="20"/>
                <w:highlight w:val="yellow"/>
              </w:rPr>
              <w:t>.</w:t>
            </w:r>
          </w:p>
          <w:p w:rsidR="00150701" w:rsidRPr="00146ED5" w:rsidRDefault="00150701" w:rsidP="00EF6966">
            <w:pPr>
              <w:pStyle w:val="Prrafodelista"/>
              <w:numPr>
                <w:ilvl w:val="0"/>
                <w:numId w:val="79"/>
              </w:numPr>
              <w:rPr>
                <w:rFonts w:ascii="Arial Narrow" w:hAnsi="Arial Narrow"/>
                <w:color w:val="FF0000"/>
                <w:sz w:val="20"/>
                <w:szCs w:val="20"/>
                <w:highlight w:val="yellow"/>
              </w:rPr>
            </w:pPr>
            <w:r w:rsidRPr="00146ED5">
              <w:rPr>
                <w:rFonts w:ascii="Arial Narrow" w:hAnsi="Arial Narrow"/>
                <w:color w:val="FF0000"/>
                <w:sz w:val="20"/>
                <w:szCs w:val="20"/>
                <w:highlight w:val="yellow"/>
              </w:rPr>
              <w:t>Que el rango de vigencia de</w:t>
            </w:r>
            <w:r>
              <w:rPr>
                <w:rFonts w:ascii="Arial Narrow" w:hAnsi="Arial Narrow"/>
                <w:color w:val="FF0000"/>
                <w:sz w:val="20"/>
                <w:szCs w:val="20"/>
                <w:highlight w:val="yellow"/>
              </w:rPr>
              <w:t xml:space="preserve">l turno </w:t>
            </w:r>
            <w:r w:rsidRPr="00146ED5">
              <w:rPr>
                <w:rFonts w:ascii="Arial Narrow" w:hAnsi="Arial Narrow"/>
                <w:color w:val="FF0000"/>
                <w:sz w:val="20"/>
                <w:szCs w:val="20"/>
                <w:highlight w:val="yellow"/>
              </w:rPr>
              <w:t xml:space="preserve">esté dentro del rango de vigencia de la unidad de despacho, caso contrario, el sistema ejecuta la </w:t>
            </w:r>
            <w:r w:rsidRPr="00146ED5">
              <w:rPr>
                <w:rFonts w:ascii="Arial Narrow" w:hAnsi="Arial Narrow"/>
                <w:b/>
                <w:color w:val="FF0000"/>
                <w:sz w:val="20"/>
                <w:szCs w:val="20"/>
                <w:highlight w:val="yellow"/>
              </w:rPr>
              <w:t xml:space="preserve">excepción </w:t>
            </w:r>
            <w:r>
              <w:rPr>
                <w:rFonts w:ascii="Arial Narrow" w:hAnsi="Arial Narrow"/>
                <w:b/>
                <w:color w:val="FF0000"/>
                <w:sz w:val="20"/>
                <w:szCs w:val="20"/>
                <w:highlight w:val="yellow"/>
              </w:rPr>
              <w:t>24</w:t>
            </w:r>
            <w:r w:rsidRPr="00146ED5">
              <w:rPr>
                <w:rFonts w:ascii="Arial Narrow" w:hAnsi="Arial Narrow"/>
                <w:b/>
                <w:color w:val="FF0000"/>
                <w:sz w:val="20"/>
                <w:szCs w:val="20"/>
                <w:highlight w:val="yellow"/>
              </w:rPr>
              <w:t>.</w:t>
            </w:r>
            <w:r w:rsidRPr="00146ED5">
              <w:rPr>
                <w:rFonts w:ascii="Arial Narrow" w:hAnsi="Arial Narrow"/>
                <w:color w:val="FF0000"/>
                <w:sz w:val="20"/>
                <w:szCs w:val="20"/>
                <w:highlight w:val="yellow"/>
              </w:rPr>
              <w:t xml:space="preserve"> </w:t>
            </w:r>
          </w:p>
          <w:p w:rsidR="00150701" w:rsidRPr="00146ED5" w:rsidRDefault="00150701" w:rsidP="00EF6966">
            <w:pPr>
              <w:pStyle w:val="Prrafodelista"/>
              <w:numPr>
                <w:ilvl w:val="0"/>
                <w:numId w:val="79"/>
              </w:numPr>
              <w:rPr>
                <w:rFonts w:ascii="Arial Narrow" w:hAnsi="Arial Narrow"/>
                <w:color w:val="FF0000"/>
                <w:sz w:val="20"/>
                <w:szCs w:val="20"/>
                <w:highlight w:val="yellow"/>
              </w:rPr>
            </w:pPr>
            <w:r w:rsidRPr="00146ED5">
              <w:rPr>
                <w:rFonts w:ascii="Arial Narrow" w:hAnsi="Arial Narrow"/>
                <w:color w:val="FF0000"/>
                <w:sz w:val="20"/>
                <w:szCs w:val="20"/>
                <w:highlight w:val="yellow"/>
              </w:rPr>
              <w:t>Que el rango de vigencia de</w:t>
            </w:r>
            <w:r>
              <w:rPr>
                <w:rFonts w:ascii="Arial Narrow" w:hAnsi="Arial Narrow"/>
                <w:color w:val="FF0000"/>
                <w:sz w:val="20"/>
                <w:szCs w:val="20"/>
                <w:highlight w:val="yellow"/>
              </w:rPr>
              <w:t xml:space="preserve">l turno </w:t>
            </w:r>
            <w:r w:rsidRPr="00146ED5">
              <w:rPr>
                <w:rFonts w:ascii="Arial Narrow" w:hAnsi="Arial Narrow"/>
                <w:color w:val="FF0000"/>
                <w:sz w:val="20"/>
                <w:szCs w:val="20"/>
                <w:highlight w:val="yellow"/>
              </w:rPr>
              <w:t xml:space="preserve">esté dentro del rango de vigencia de la </w:t>
            </w:r>
            <w:r>
              <w:rPr>
                <w:rFonts w:ascii="Arial Narrow" w:hAnsi="Arial Narrow"/>
                <w:color w:val="FF0000"/>
                <w:sz w:val="20"/>
                <w:szCs w:val="20"/>
                <w:highlight w:val="yellow"/>
              </w:rPr>
              <w:t>zona</w:t>
            </w:r>
            <w:r w:rsidRPr="00146ED5">
              <w:rPr>
                <w:rFonts w:ascii="Arial Narrow" w:hAnsi="Arial Narrow"/>
                <w:color w:val="FF0000"/>
                <w:sz w:val="20"/>
                <w:szCs w:val="20"/>
                <w:highlight w:val="yellow"/>
              </w:rPr>
              <w:t xml:space="preserve">, caso contrario, el sistema ejecuta la </w:t>
            </w:r>
            <w:r w:rsidRPr="00146ED5">
              <w:rPr>
                <w:rFonts w:ascii="Arial Narrow" w:hAnsi="Arial Narrow"/>
                <w:b/>
                <w:color w:val="FF0000"/>
                <w:sz w:val="20"/>
                <w:szCs w:val="20"/>
                <w:highlight w:val="yellow"/>
              </w:rPr>
              <w:t xml:space="preserve">excepción </w:t>
            </w:r>
            <w:r>
              <w:rPr>
                <w:rFonts w:ascii="Arial Narrow" w:hAnsi="Arial Narrow"/>
                <w:b/>
                <w:color w:val="FF0000"/>
                <w:sz w:val="20"/>
                <w:szCs w:val="20"/>
                <w:highlight w:val="yellow"/>
              </w:rPr>
              <w:t>25</w:t>
            </w:r>
            <w:r w:rsidRPr="00146ED5">
              <w:rPr>
                <w:rFonts w:ascii="Arial Narrow" w:hAnsi="Arial Narrow"/>
                <w:b/>
                <w:color w:val="FF0000"/>
                <w:sz w:val="20"/>
                <w:szCs w:val="20"/>
                <w:highlight w:val="yellow"/>
              </w:rPr>
              <w:t>.</w:t>
            </w:r>
          </w:p>
          <w:p w:rsidR="00150701" w:rsidRPr="007A6A75" w:rsidRDefault="00150701" w:rsidP="00EF6966">
            <w:pPr>
              <w:pStyle w:val="Prrafodelista"/>
              <w:numPr>
                <w:ilvl w:val="0"/>
                <w:numId w:val="79"/>
              </w:numPr>
              <w:rPr>
                <w:rFonts w:ascii="Arial Narrow" w:hAnsi="Arial Narrow"/>
                <w:sz w:val="20"/>
                <w:szCs w:val="20"/>
                <w:highlight w:val="yellow"/>
              </w:rPr>
            </w:pPr>
            <w:r w:rsidRPr="007A6A75">
              <w:rPr>
                <w:rFonts w:ascii="Arial Narrow" w:hAnsi="Arial Narrow"/>
                <w:sz w:val="20"/>
                <w:szCs w:val="20"/>
                <w:highlight w:val="yellow"/>
              </w:rPr>
              <w:t xml:space="preserve">Si se trata de una modificación, el </w:t>
            </w:r>
            <w:r w:rsidRPr="007A6A75">
              <w:rPr>
                <w:rFonts w:ascii="Arial Narrow" w:hAnsi="Arial Narrow" w:cs="Arial"/>
                <w:sz w:val="20"/>
                <w:szCs w:val="20"/>
                <w:highlight w:val="yellow"/>
                <w:lang w:val="es-PE"/>
              </w:rPr>
              <w:t>sistema</w:t>
            </w:r>
            <w:r w:rsidRPr="007A6A75">
              <w:rPr>
                <w:rFonts w:ascii="Arial Narrow" w:hAnsi="Arial Narrow"/>
                <w:sz w:val="20"/>
                <w:szCs w:val="20"/>
                <w:highlight w:val="yellow"/>
              </w:rPr>
              <w:t xml:space="preserve"> valida:</w:t>
            </w:r>
          </w:p>
          <w:p w:rsidR="00150701" w:rsidRPr="007A6A75" w:rsidRDefault="00150701" w:rsidP="00EF6966">
            <w:pPr>
              <w:pStyle w:val="Prrafodelista"/>
              <w:numPr>
                <w:ilvl w:val="0"/>
                <w:numId w:val="80"/>
              </w:numPr>
              <w:rPr>
                <w:rFonts w:ascii="Arial Narrow" w:hAnsi="Arial Narrow"/>
                <w:sz w:val="20"/>
                <w:szCs w:val="20"/>
                <w:highlight w:val="yellow"/>
              </w:rPr>
            </w:pPr>
            <w:r w:rsidRPr="007A6A75">
              <w:rPr>
                <w:rFonts w:ascii="Arial Narrow" w:hAnsi="Arial Narrow"/>
                <w:sz w:val="20"/>
                <w:szCs w:val="20"/>
                <w:highlight w:val="yellow"/>
              </w:rPr>
              <w:t xml:space="preserve">Que no existan funcionarios asignados al turno, cuyo rango de fecha de inicio y </w:t>
            </w:r>
            <w:r>
              <w:rPr>
                <w:rFonts w:ascii="Arial Narrow" w:hAnsi="Arial Narrow"/>
                <w:sz w:val="20"/>
                <w:szCs w:val="20"/>
                <w:highlight w:val="yellow"/>
              </w:rPr>
              <w:t xml:space="preserve">término </w:t>
            </w:r>
            <w:r w:rsidRPr="007A6A75">
              <w:rPr>
                <w:rFonts w:ascii="Arial Narrow" w:hAnsi="Arial Narrow"/>
                <w:sz w:val="20"/>
                <w:szCs w:val="20"/>
                <w:highlight w:val="yellow"/>
              </w:rPr>
              <w:t xml:space="preserve">de vigencia esté fuera del rango de fecha de inicio y </w:t>
            </w:r>
            <w:r>
              <w:rPr>
                <w:rFonts w:ascii="Arial Narrow" w:hAnsi="Arial Narrow"/>
                <w:sz w:val="20"/>
                <w:szCs w:val="20"/>
                <w:highlight w:val="yellow"/>
              </w:rPr>
              <w:t xml:space="preserve">término </w:t>
            </w:r>
            <w:r w:rsidRPr="007A6A75">
              <w:rPr>
                <w:rFonts w:ascii="Arial Narrow" w:hAnsi="Arial Narrow"/>
                <w:sz w:val="20"/>
                <w:szCs w:val="20"/>
                <w:highlight w:val="yellow"/>
              </w:rPr>
              <w:t xml:space="preserve">de vigencia que se está registrando, caso contrario, el sistema ejecuta la </w:t>
            </w:r>
            <w:r w:rsidRPr="007A6A75">
              <w:rPr>
                <w:rFonts w:ascii="Arial Narrow" w:hAnsi="Arial Narrow"/>
                <w:b/>
                <w:sz w:val="20"/>
                <w:szCs w:val="20"/>
                <w:highlight w:val="yellow"/>
              </w:rPr>
              <w:t>excepción 1</w:t>
            </w:r>
            <w:r>
              <w:rPr>
                <w:rFonts w:ascii="Arial Narrow" w:hAnsi="Arial Narrow"/>
                <w:b/>
                <w:sz w:val="20"/>
                <w:szCs w:val="20"/>
                <w:highlight w:val="yellow"/>
              </w:rPr>
              <w:t>8</w:t>
            </w:r>
            <w:r w:rsidRPr="007A6A75">
              <w:rPr>
                <w:rFonts w:ascii="Arial Narrow" w:hAnsi="Arial Narrow"/>
                <w:b/>
                <w:sz w:val="20"/>
                <w:szCs w:val="20"/>
                <w:highlight w:val="yellow"/>
              </w:rPr>
              <w:t>.</w:t>
            </w:r>
          </w:p>
          <w:p w:rsidR="00150701" w:rsidRDefault="00150701" w:rsidP="00EF6966">
            <w:pPr>
              <w:pStyle w:val="Prrafodelista"/>
              <w:numPr>
                <w:ilvl w:val="0"/>
                <w:numId w:val="80"/>
              </w:numPr>
              <w:rPr>
                <w:rFonts w:ascii="Arial Narrow" w:hAnsi="Arial Narrow"/>
                <w:sz w:val="20"/>
                <w:szCs w:val="20"/>
                <w:highlight w:val="yellow"/>
              </w:rPr>
            </w:pPr>
            <w:r w:rsidRPr="007A6A75">
              <w:rPr>
                <w:rFonts w:ascii="Arial Narrow" w:hAnsi="Arial Narrow"/>
                <w:sz w:val="20"/>
                <w:szCs w:val="20"/>
                <w:highlight w:val="yellow"/>
              </w:rPr>
              <w:t xml:space="preserve">Que no existan sorteos para el turno, cuyo rango de fecha de inicio y </w:t>
            </w:r>
            <w:r>
              <w:rPr>
                <w:rFonts w:ascii="Arial Narrow" w:hAnsi="Arial Narrow"/>
                <w:sz w:val="20"/>
                <w:szCs w:val="20"/>
                <w:highlight w:val="yellow"/>
              </w:rPr>
              <w:t xml:space="preserve">término </w:t>
            </w:r>
            <w:r w:rsidRPr="007A6A75">
              <w:rPr>
                <w:rFonts w:ascii="Arial Narrow" w:hAnsi="Arial Narrow"/>
                <w:sz w:val="20"/>
                <w:szCs w:val="20"/>
                <w:highlight w:val="yellow"/>
              </w:rPr>
              <w:t xml:space="preserve">de vigencia esté fuera del rango de fecha de inicio y </w:t>
            </w:r>
            <w:r>
              <w:rPr>
                <w:rFonts w:ascii="Arial Narrow" w:hAnsi="Arial Narrow"/>
                <w:sz w:val="20"/>
                <w:szCs w:val="20"/>
                <w:highlight w:val="yellow"/>
              </w:rPr>
              <w:t xml:space="preserve">término </w:t>
            </w:r>
            <w:r w:rsidRPr="007A6A75">
              <w:rPr>
                <w:rFonts w:ascii="Arial Narrow" w:hAnsi="Arial Narrow"/>
                <w:sz w:val="20"/>
                <w:szCs w:val="20"/>
                <w:highlight w:val="yellow"/>
              </w:rPr>
              <w:t xml:space="preserve">de vigencia que se está registrando, caso contrario, el sistema ejecuta la </w:t>
            </w:r>
            <w:r w:rsidRPr="007A6A75">
              <w:rPr>
                <w:rFonts w:ascii="Arial Narrow" w:hAnsi="Arial Narrow"/>
                <w:b/>
                <w:sz w:val="20"/>
                <w:szCs w:val="20"/>
                <w:highlight w:val="yellow"/>
              </w:rPr>
              <w:t xml:space="preserve">excepción </w:t>
            </w:r>
            <w:r>
              <w:rPr>
                <w:rFonts w:ascii="Arial Narrow" w:hAnsi="Arial Narrow"/>
                <w:b/>
                <w:sz w:val="20"/>
                <w:szCs w:val="20"/>
                <w:highlight w:val="yellow"/>
              </w:rPr>
              <w:t>19</w:t>
            </w:r>
            <w:r w:rsidRPr="007A6A75">
              <w:rPr>
                <w:rFonts w:ascii="Arial Narrow" w:hAnsi="Arial Narrow"/>
                <w:sz w:val="20"/>
                <w:szCs w:val="20"/>
                <w:highlight w:val="yellow"/>
              </w:rPr>
              <w:t>.</w:t>
            </w:r>
          </w:p>
          <w:p w:rsidR="00150701" w:rsidRPr="006A479A" w:rsidRDefault="00150701" w:rsidP="00EF6966">
            <w:pPr>
              <w:pStyle w:val="Prrafodelista"/>
              <w:numPr>
                <w:ilvl w:val="0"/>
                <w:numId w:val="80"/>
              </w:numPr>
              <w:rPr>
                <w:rFonts w:ascii="Arial Narrow" w:hAnsi="Arial Narrow"/>
                <w:sz w:val="20"/>
                <w:szCs w:val="20"/>
                <w:highlight w:val="yellow"/>
              </w:rPr>
            </w:pPr>
            <w:r w:rsidRPr="00BA3A68">
              <w:rPr>
                <w:rFonts w:ascii="Arial Narrow" w:hAnsi="Arial Narrow"/>
                <w:color w:val="FF0000"/>
                <w:sz w:val="20"/>
                <w:szCs w:val="20"/>
                <w:highlight w:val="yellow"/>
              </w:rPr>
              <w:t xml:space="preserve">Si se retiró alguna zona, el sistema </w:t>
            </w:r>
            <w:proofErr w:type="gramStart"/>
            <w:r w:rsidRPr="00BA3A68">
              <w:rPr>
                <w:rFonts w:ascii="Arial Narrow" w:hAnsi="Arial Narrow"/>
                <w:color w:val="FF0000"/>
                <w:sz w:val="20"/>
                <w:szCs w:val="20"/>
                <w:highlight w:val="yellow"/>
              </w:rPr>
              <w:t>valida</w:t>
            </w:r>
            <w:proofErr w:type="gramEnd"/>
            <w:r w:rsidRPr="00BA3A68">
              <w:rPr>
                <w:rFonts w:ascii="Arial Narrow" w:hAnsi="Arial Narrow"/>
                <w:color w:val="FF0000"/>
                <w:sz w:val="20"/>
                <w:szCs w:val="20"/>
                <w:highlight w:val="yellow"/>
              </w:rPr>
              <w:t xml:space="preserve"> si existen registros, con estado incluido, en el ánfora correspondiente al turno y zona, de existir registros el sistema ejecuta la </w:t>
            </w:r>
            <w:r>
              <w:rPr>
                <w:rFonts w:ascii="Arial Narrow" w:hAnsi="Arial Narrow"/>
                <w:b/>
                <w:color w:val="FF0000"/>
                <w:sz w:val="20"/>
                <w:szCs w:val="20"/>
                <w:highlight w:val="yellow"/>
              </w:rPr>
              <w:t>excepción 23</w:t>
            </w:r>
            <w:r w:rsidRPr="00BA3A68">
              <w:rPr>
                <w:rFonts w:ascii="Arial Narrow" w:hAnsi="Arial Narrow"/>
                <w:color w:val="FF0000"/>
                <w:sz w:val="20"/>
                <w:szCs w:val="20"/>
                <w:highlight w:val="yellow"/>
              </w:rPr>
              <w:t xml:space="preserve">. </w:t>
            </w:r>
          </w:p>
          <w:p w:rsidR="00150701" w:rsidRPr="00F97D75" w:rsidRDefault="00150701" w:rsidP="00EF6966">
            <w:pPr>
              <w:pStyle w:val="Piedepgina"/>
              <w:numPr>
                <w:ilvl w:val="1"/>
                <w:numId w:val="44"/>
              </w:numPr>
              <w:ind w:left="355" w:hanging="425"/>
              <w:jc w:val="both"/>
              <w:rPr>
                <w:rFonts w:ascii="Arial Narrow" w:hAnsi="Arial Narrow"/>
                <w:szCs w:val="20"/>
                <w:highlight w:val="yellow"/>
              </w:rPr>
            </w:pPr>
            <w:r w:rsidRPr="00F97D75">
              <w:rPr>
                <w:rFonts w:ascii="Arial Narrow" w:hAnsi="Arial Narrow"/>
                <w:szCs w:val="20"/>
                <w:highlight w:val="yellow"/>
              </w:rPr>
              <w:t xml:space="preserve">Si se </w:t>
            </w:r>
            <w:r w:rsidRPr="00445754">
              <w:rPr>
                <w:rFonts w:ascii="Arial Narrow" w:hAnsi="Arial Narrow" w:cs="Times New Roman"/>
                <w:szCs w:val="20"/>
                <w:highlight w:val="yellow"/>
                <w:lang w:val="es-ES"/>
              </w:rPr>
              <w:t>cumplen</w:t>
            </w:r>
            <w:r w:rsidRPr="00F97D75">
              <w:rPr>
                <w:rFonts w:ascii="Arial Narrow" w:hAnsi="Arial Narrow"/>
                <w:szCs w:val="20"/>
                <w:highlight w:val="yellow"/>
              </w:rPr>
              <w:t xml:space="preserve"> las validaciones:</w:t>
            </w:r>
          </w:p>
          <w:p w:rsidR="00150701" w:rsidRDefault="00150701"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Si se está agregando, el sistema genera el número correlativo del turno por aduana y unidad de despacho.</w:t>
            </w:r>
          </w:p>
          <w:p w:rsidR="00150701" w:rsidRDefault="00150701" w:rsidP="00EF6966">
            <w:pPr>
              <w:pStyle w:val="Prrafodelista"/>
              <w:numPr>
                <w:ilvl w:val="0"/>
                <w:numId w:val="79"/>
              </w:numPr>
              <w:rPr>
                <w:rFonts w:ascii="Arial Narrow" w:hAnsi="Arial Narrow"/>
                <w:sz w:val="20"/>
                <w:szCs w:val="20"/>
                <w:highlight w:val="yellow"/>
              </w:rPr>
            </w:pPr>
            <w:r w:rsidRPr="00F97D75">
              <w:rPr>
                <w:rFonts w:ascii="Arial Narrow" w:hAnsi="Arial Narrow"/>
                <w:sz w:val="20"/>
                <w:szCs w:val="20"/>
                <w:highlight w:val="yellow"/>
              </w:rPr>
              <w:t>Se guardan los datos del turno y muestra la interfaz “IU</w:t>
            </w:r>
            <w:r>
              <w:rPr>
                <w:rFonts w:ascii="Arial Narrow" w:hAnsi="Arial Narrow"/>
                <w:sz w:val="20"/>
                <w:szCs w:val="20"/>
                <w:highlight w:val="yellow"/>
              </w:rPr>
              <w:t>0</w:t>
            </w:r>
            <w:r w:rsidRPr="00F97D75">
              <w:rPr>
                <w:rFonts w:ascii="Arial Narrow" w:hAnsi="Arial Narrow"/>
                <w:sz w:val="20"/>
                <w:szCs w:val="20"/>
                <w:highlight w:val="yellow"/>
              </w:rPr>
              <w:t>0</w:t>
            </w:r>
            <w:r>
              <w:rPr>
                <w:rFonts w:ascii="Arial Narrow" w:hAnsi="Arial Narrow"/>
                <w:sz w:val="20"/>
                <w:szCs w:val="20"/>
                <w:highlight w:val="yellow"/>
              </w:rPr>
              <w:t>5</w:t>
            </w:r>
            <w:r w:rsidRPr="00F97D75">
              <w:rPr>
                <w:rFonts w:ascii="Arial Narrow" w:hAnsi="Arial Narrow"/>
                <w:sz w:val="20"/>
                <w:szCs w:val="20"/>
                <w:highlight w:val="yellow"/>
              </w:rPr>
              <w:t>-Mostrar turnos RF” actualizada, manteniendo los filtros ingresados por el usuario.</w:t>
            </w:r>
            <w:r>
              <w:rPr>
                <w:rFonts w:ascii="Arial Narrow" w:hAnsi="Arial Narrow"/>
                <w:sz w:val="20"/>
                <w:szCs w:val="20"/>
                <w:highlight w:val="yellow"/>
              </w:rPr>
              <w:t xml:space="preserve"> Se debe de tener en cuenta lo siguiente: </w:t>
            </w:r>
          </w:p>
          <w:p w:rsidR="00150701" w:rsidRPr="006A479A" w:rsidRDefault="00150701" w:rsidP="006A479A">
            <w:pPr>
              <w:pStyle w:val="Prrafodelista"/>
              <w:ind w:left="715"/>
              <w:rPr>
                <w:rFonts w:ascii="Arial Narrow" w:hAnsi="Arial Narrow"/>
                <w:sz w:val="20"/>
                <w:szCs w:val="20"/>
                <w:highlight w:val="yellow"/>
              </w:rPr>
            </w:pPr>
            <w:r w:rsidRPr="00EA17BD">
              <w:rPr>
                <w:rFonts w:ascii="Arial Narrow" w:hAnsi="Arial Narrow"/>
                <w:sz w:val="20"/>
                <w:szCs w:val="20"/>
                <w:highlight w:val="yellow"/>
              </w:rPr>
              <w:t>La fecha vigente Desde grabará considerando la hora 00:00:00 y la fecha vigente Hasta con la hora 23:59:59</w:t>
            </w:r>
            <w:r>
              <w:rPr>
                <w:rFonts w:ascii="Arial Narrow" w:hAnsi="Arial Narrow"/>
                <w:sz w:val="20"/>
                <w:szCs w:val="20"/>
                <w:highlight w:val="yellow"/>
              </w:rPr>
              <w:t>.</w:t>
            </w:r>
          </w:p>
        </w:tc>
      </w:tr>
      <w:tr w:rsidR="00740AB3" w:rsidRPr="00F97D75" w:rsidTr="00FD5219">
        <w:trPr>
          <w:trHeight w:val="65"/>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sz w:val="18"/>
                <w:szCs w:val="18"/>
                <w:highlight w:val="yellow"/>
              </w:rPr>
            </w:pPr>
            <w:r w:rsidRPr="00F97D75">
              <w:rPr>
                <w:rFonts w:eastAsia="Times New Roman"/>
                <w:sz w:val="18"/>
                <w:szCs w:val="18"/>
                <w:highlight w:val="yellow"/>
              </w:rPr>
              <w:lastRenderedPageBreak/>
              <w:t>7. Flujos alternativos / Sub-flujos</w:t>
            </w:r>
          </w:p>
        </w:tc>
      </w:tr>
      <w:tr w:rsidR="00740AB3" w:rsidRPr="00F97D75" w:rsidTr="00976C8B">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Respuesta del Sistema</w:t>
            </w:r>
          </w:p>
        </w:tc>
      </w:tr>
      <w:tr w:rsidR="00740AB3" w:rsidRPr="002F4DD7" w:rsidTr="00976C8B">
        <w:tc>
          <w:tcPr>
            <w:tcW w:w="9356" w:type="dxa"/>
            <w:gridSpan w:val="3"/>
            <w:tcBorders>
              <w:top w:val="single" w:sz="6" w:space="0" w:color="000000"/>
              <w:left w:val="single" w:sz="6" w:space="0" w:color="000000"/>
              <w:bottom w:val="single" w:sz="6" w:space="0" w:color="000000"/>
              <w:right w:val="single" w:sz="6" w:space="0" w:color="000000"/>
            </w:tcBorders>
          </w:tcPr>
          <w:p w:rsidR="00740AB3" w:rsidRPr="002F4DD7" w:rsidRDefault="0016755F" w:rsidP="006047D0">
            <w:pPr>
              <w:rPr>
                <w:rFonts w:ascii="Arial Narrow" w:hAnsi="Arial Narrow" w:cs="Arial"/>
                <w:sz w:val="20"/>
                <w:szCs w:val="20"/>
                <w:highlight w:val="yellow"/>
              </w:rPr>
            </w:pPr>
            <w:r w:rsidRPr="002F4DD7">
              <w:rPr>
                <w:rFonts w:ascii="Arial Narrow" w:hAnsi="Arial Narrow" w:cs="Arial"/>
                <w:sz w:val="20"/>
                <w:szCs w:val="20"/>
                <w:highlight w:val="yellow"/>
              </w:rPr>
              <w:t>FA1</w:t>
            </w:r>
            <w:r w:rsidR="00740AB3" w:rsidRPr="002F4DD7">
              <w:rPr>
                <w:rFonts w:ascii="Arial Narrow" w:hAnsi="Arial Narrow" w:cs="Arial"/>
                <w:sz w:val="20"/>
                <w:szCs w:val="20"/>
                <w:highlight w:val="yellow"/>
              </w:rPr>
              <w:t xml:space="preserve"> – “Cancelar” en “</w:t>
            </w:r>
            <w:r w:rsidR="002F4DD7" w:rsidRPr="002F4DD7">
              <w:rPr>
                <w:rFonts w:ascii="Arial Narrow" w:hAnsi="Arial Narrow" w:cs="Arial"/>
                <w:sz w:val="20"/>
                <w:szCs w:val="20"/>
                <w:highlight w:val="yellow"/>
              </w:rPr>
              <w:t>IU00</w:t>
            </w:r>
            <w:r w:rsidR="0006275E">
              <w:rPr>
                <w:rFonts w:ascii="Arial Narrow" w:hAnsi="Arial Narrow" w:cs="Arial"/>
                <w:sz w:val="20"/>
                <w:szCs w:val="20"/>
                <w:highlight w:val="yellow"/>
              </w:rPr>
              <w:t>6</w:t>
            </w:r>
            <w:r w:rsidR="002F4DD7" w:rsidRPr="002F4DD7">
              <w:rPr>
                <w:rFonts w:ascii="Arial Narrow" w:hAnsi="Arial Narrow" w:cs="Arial"/>
                <w:sz w:val="20"/>
                <w:szCs w:val="20"/>
                <w:highlight w:val="yellow"/>
              </w:rPr>
              <w:t>-Registro Turno RF</w:t>
            </w:r>
            <w:r w:rsidR="00740AB3" w:rsidRPr="002F4DD7">
              <w:rPr>
                <w:rFonts w:ascii="Arial Narrow" w:hAnsi="Arial Narrow" w:cs="Arial"/>
                <w:sz w:val="20"/>
                <w:szCs w:val="20"/>
                <w:highlight w:val="yellow"/>
              </w:rPr>
              <w:t>”.</w:t>
            </w:r>
          </w:p>
        </w:tc>
      </w:tr>
      <w:tr w:rsidR="00740AB3" w:rsidRPr="00F97D75" w:rsidTr="00976C8B">
        <w:tc>
          <w:tcPr>
            <w:tcW w:w="510" w:type="dxa"/>
            <w:tcBorders>
              <w:top w:val="single" w:sz="6" w:space="0" w:color="000000"/>
              <w:left w:val="single" w:sz="6" w:space="0" w:color="000000"/>
              <w:bottom w:val="single" w:sz="6" w:space="0" w:color="000000"/>
              <w:right w:val="single" w:sz="6" w:space="0" w:color="000000"/>
            </w:tcBorders>
          </w:tcPr>
          <w:p w:rsidR="00740AB3" w:rsidRPr="00F97D75" w:rsidRDefault="00740AB3" w:rsidP="00EF6966">
            <w:pPr>
              <w:pStyle w:val="Prrafodelista"/>
              <w:numPr>
                <w:ilvl w:val="0"/>
                <w:numId w:val="85"/>
              </w:numPr>
              <w:rPr>
                <w:rFonts w:ascii="Arial Narrow" w:hAnsi="Arial Narrow" w:cs="Arial"/>
                <w:sz w:val="20"/>
                <w:szCs w:val="20"/>
                <w:highlight w:val="yellow"/>
              </w:rPr>
            </w:pPr>
          </w:p>
        </w:tc>
        <w:tc>
          <w:tcPr>
            <w:tcW w:w="3176" w:type="dxa"/>
            <w:tcBorders>
              <w:top w:val="single" w:sz="6" w:space="0" w:color="000000"/>
              <w:left w:val="single" w:sz="6" w:space="0" w:color="000000"/>
              <w:bottom w:val="single" w:sz="6" w:space="0" w:color="000000"/>
              <w:right w:val="single" w:sz="6" w:space="0" w:color="000000"/>
            </w:tcBorders>
          </w:tcPr>
          <w:p w:rsidR="00740AB3" w:rsidRPr="00F97D75" w:rsidRDefault="00740AB3" w:rsidP="006065B7">
            <w:pPr>
              <w:rPr>
                <w:rFonts w:ascii="Arial Narrow" w:hAnsi="Arial Narrow" w:cs="Arial"/>
                <w:sz w:val="20"/>
                <w:szCs w:val="20"/>
                <w:highlight w:val="yellow"/>
              </w:rPr>
            </w:pPr>
            <w:r w:rsidRPr="00F97D75">
              <w:rPr>
                <w:rFonts w:ascii="Arial Narrow" w:hAnsi="Arial Narrow" w:cs="Arial"/>
                <w:sz w:val="20"/>
                <w:szCs w:val="20"/>
                <w:highlight w:val="yellow"/>
              </w:rPr>
              <w:t>El actor presi</w:t>
            </w:r>
            <w:r w:rsidR="0006275E">
              <w:rPr>
                <w:rFonts w:ascii="Arial Narrow" w:hAnsi="Arial Narrow" w:cs="Arial"/>
                <w:sz w:val="20"/>
                <w:szCs w:val="20"/>
                <w:highlight w:val="yellow"/>
              </w:rPr>
              <w:t>ona el botón “Cancelar” en “IU00</w:t>
            </w:r>
            <w:r w:rsidR="006065B7">
              <w:rPr>
                <w:rFonts w:ascii="Arial Narrow" w:hAnsi="Arial Narrow" w:cs="Arial"/>
                <w:sz w:val="20"/>
                <w:szCs w:val="20"/>
                <w:highlight w:val="yellow"/>
              </w:rPr>
              <w:t>5</w:t>
            </w:r>
            <w:r w:rsidRPr="00F97D75">
              <w:rPr>
                <w:rFonts w:ascii="Arial Narrow" w:hAnsi="Arial Narrow" w:cs="Arial"/>
                <w:sz w:val="20"/>
                <w:szCs w:val="20"/>
                <w:highlight w:val="yellow"/>
              </w:rPr>
              <w:t>-Turno RF”.</w:t>
            </w: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F97D75" w:rsidRDefault="0016755F" w:rsidP="00EF6966">
            <w:pPr>
              <w:pStyle w:val="Prrafodelista"/>
              <w:numPr>
                <w:ilvl w:val="1"/>
                <w:numId w:val="85"/>
              </w:numPr>
              <w:ind w:left="355"/>
              <w:rPr>
                <w:rFonts w:ascii="Arial Narrow" w:hAnsi="Arial Narrow" w:cs="Arial"/>
                <w:sz w:val="20"/>
                <w:szCs w:val="20"/>
                <w:highlight w:val="yellow"/>
              </w:rPr>
            </w:pPr>
            <w:r w:rsidRPr="00F97D75">
              <w:rPr>
                <w:rFonts w:ascii="Arial Narrow" w:hAnsi="Arial Narrow" w:cs="Arial"/>
                <w:sz w:val="20"/>
                <w:szCs w:val="20"/>
                <w:highlight w:val="yellow"/>
              </w:rPr>
              <w:t>El sistema retorna a la interfaz “</w:t>
            </w:r>
            <w:r w:rsidR="006065B7" w:rsidRPr="00F97D75">
              <w:rPr>
                <w:rFonts w:ascii="Arial Narrow" w:hAnsi="Arial Narrow"/>
                <w:sz w:val="20"/>
                <w:szCs w:val="20"/>
                <w:highlight w:val="yellow"/>
              </w:rPr>
              <w:t>IU</w:t>
            </w:r>
            <w:r w:rsidR="006065B7">
              <w:rPr>
                <w:rFonts w:ascii="Arial Narrow" w:hAnsi="Arial Narrow"/>
                <w:sz w:val="20"/>
                <w:szCs w:val="20"/>
                <w:highlight w:val="yellow"/>
              </w:rPr>
              <w:t>0</w:t>
            </w:r>
            <w:r w:rsidR="006065B7" w:rsidRPr="00F97D75">
              <w:rPr>
                <w:rFonts w:ascii="Arial Narrow" w:hAnsi="Arial Narrow"/>
                <w:sz w:val="20"/>
                <w:szCs w:val="20"/>
                <w:highlight w:val="yellow"/>
              </w:rPr>
              <w:t>0</w:t>
            </w:r>
            <w:r w:rsidR="006065B7">
              <w:rPr>
                <w:rFonts w:ascii="Arial Narrow" w:hAnsi="Arial Narrow"/>
                <w:sz w:val="20"/>
                <w:szCs w:val="20"/>
                <w:highlight w:val="yellow"/>
              </w:rPr>
              <w:t>5</w:t>
            </w:r>
            <w:r w:rsidRPr="00F97D75">
              <w:rPr>
                <w:rFonts w:ascii="Arial Narrow" w:hAnsi="Arial Narrow" w:cs="Arial"/>
                <w:sz w:val="20"/>
                <w:szCs w:val="20"/>
                <w:highlight w:val="yellow"/>
              </w:rPr>
              <w:t>-Mostrar turnos RF” manteniendo los filtros ingresados por el usuario.</w:t>
            </w:r>
          </w:p>
        </w:tc>
      </w:tr>
      <w:tr w:rsidR="00740AB3" w:rsidRPr="00F97D75" w:rsidTr="00976C8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8. Excepciones</w:t>
            </w:r>
          </w:p>
        </w:tc>
      </w:tr>
      <w:tr w:rsidR="00740AB3" w:rsidRPr="00F97D75" w:rsidTr="00E31B4A">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Nro.</w:t>
            </w:r>
          </w:p>
        </w:tc>
        <w:tc>
          <w:tcPr>
            <w:tcW w:w="884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40AB3" w:rsidRPr="00F97D75" w:rsidRDefault="00740AB3" w:rsidP="00285123">
            <w:pPr>
              <w:pStyle w:val="NormalWeb"/>
              <w:spacing w:before="0" w:beforeAutospacing="0" w:after="0" w:afterAutospacing="0"/>
              <w:jc w:val="center"/>
              <w:rPr>
                <w:rFonts w:eastAsia="Times New Roman"/>
                <w:sz w:val="18"/>
                <w:szCs w:val="18"/>
                <w:highlight w:val="yellow"/>
              </w:rPr>
            </w:pPr>
            <w:r w:rsidRPr="00F97D75">
              <w:rPr>
                <w:rFonts w:eastAsia="Times New Roman"/>
                <w:sz w:val="18"/>
                <w:szCs w:val="18"/>
                <w:highlight w:val="yellow"/>
              </w:rPr>
              <w:t>Descripción</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“Fecha de inicio de vigencia es incorrecta”</w:t>
            </w:r>
            <w:r w:rsidRPr="00F97D75">
              <w:rPr>
                <w:rFonts w:ascii="Arial Narrow" w:hAnsi="Arial Narrow"/>
                <w:sz w:val="20"/>
                <w:szCs w:val="20"/>
                <w:highlight w:val="yellow"/>
              </w:rPr>
              <w:t>,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“Fecha de inicio</w:t>
            </w:r>
            <w:r w:rsidR="00AF2E6C" w:rsidRPr="00F97D75">
              <w:rPr>
                <w:rFonts w:ascii="Arial Narrow" w:hAnsi="Arial Narrow"/>
                <w:b/>
                <w:i/>
                <w:sz w:val="20"/>
                <w:szCs w:val="20"/>
                <w:highlight w:val="yellow"/>
              </w:rPr>
              <w:t xml:space="preserve"> de vigencia</w:t>
            </w:r>
            <w:r w:rsidRPr="00F97D75">
              <w:rPr>
                <w:rFonts w:ascii="Arial Narrow" w:hAnsi="Arial Narrow"/>
                <w:b/>
                <w:i/>
                <w:sz w:val="20"/>
                <w:szCs w:val="20"/>
                <w:highlight w:val="yellow"/>
              </w:rPr>
              <w:t xml:space="preserve"> no puede ser menor que la fecha actual”,</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“Fecha de inicio de vigencia no puede ser mayor que la fecha de </w:t>
            </w:r>
            <w:r w:rsidR="007832EC" w:rsidRPr="007832EC">
              <w:rPr>
                <w:rFonts w:ascii="Arial Narrow" w:hAnsi="Arial Narrow"/>
                <w:b/>
                <w:i/>
                <w:sz w:val="20"/>
                <w:szCs w:val="20"/>
                <w:highlight w:val="yellow"/>
              </w:rPr>
              <w:t>término</w:t>
            </w:r>
            <w:r w:rsidR="007832EC">
              <w:rPr>
                <w:rFonts w:ascii="Arial Narrow" w:hAnsi="Arial Narrow"/>
                <w:sz w:val="20"/>
                <w:szCs w:val="20"/>
                <w:highlight w:val="yellow"/>
              </w:rPr>
              <w:t xml:space="preserve"> </w:t>
            </w:r>
            <w:r w:rsidRPr="00F97D75">
              <w:rPr>
                <w:rFonts w:ascii="Arial Narrow" w:hAnsi="Arial Narrow"/>
                <w:b/>
                <w:i/>
                <w:sz w:val="20"/>
                <w:szCs w:val="20"/>
                <w:highlight w:val="yellow"/>
              </w:rPr>
              <w:t>de vigencia”,</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“Fecha de </w:t>
            </w:r>
            <w:r w:rsidR="007832EC" w:rsidRPr="007832EC">
              <w:rPr>
                <w:rFonts w:ascii="Arial Narrow" w:hAnsi="Arial Narrow"/>
                <w:b/>
                <w:i/>
                <w:sz w:val="20"/>
                <w:szCs w:val="20"/>
                <w:highlight w:val="yellow"/>
              </w:rPr>
              <w:t>término</w:t>
            </w:r>
            <w:r w:rsidR="007832EC">
              <w:rPr>
                <w:rFonts w:ascii="Arial Narrow" w:hAnsi="Arial Narrow"/>
                <w:sz w:val="20"/>
                <w:szCs w:val="20"/>
                <w:highlight w:val="yellow"/>
              </w:rPr>
              <w:t xml:space="preserve"> </w:t>
            </w:r>
            <w:r w:rsidRPr="00F97D75">
              <w:rPr>
                <w:rFonts w:ascii="Arial Narrow" w:hAnsi="Arial Narrow"/>
                <w:b/>
                <w:i/>
                <w:sz w:val="20"/>
                <w:szCs w:val="20"/>
                <w:highlight w:val="yellow"/>
              </w:rPr>
              <w:t>de vigencia es incorrecta”</w:t>
            </w:r>
            <w:r w:rsidRPr="00F97D75">
              <w:rPr>
                <w:rFonts w:ascii="Arial Narrow" w:hAnsi="Arial Narrow"/>
                <w:sz w:val="20"/>
                <w:szCs w:val="20"/>
                <w:highlight w:val="yellow"/>
              </w:rPr>
              <w:t>,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“Fecha de </w:t>
            </w:r>
            <w:r w:rsidR="007832EC" w:rsidRPr="007832EC">
              <w:rPr>
                <w:rFonts w:ascii="Arial Narrow" w:hAnsi="Arial Narrow"/>
                <w:b/>
                <w:i/>
                <w:sz w:val="20"/>
                <w:szCs w:val="20"/>
                <w:highlight w:val="yellow"/>
              </w:rPr>
              <w:t>término</w:t>
            </w:r>
            <w:r w:rsidR="007832EC">
              <w:rPr>
                <w:rFonts w:ascii="Arial Narrow" w:hAnsi="Arial Narrow"/>
                <w:sz w:val="20"/>
                <w:szCs w:val="20"/>
                <w:highlight w:val="yellow"/>
              </w:rPr>
              <w:t xml:space="preserve"> </w:t>
            </w:r>
            <w:r w:rsidRPr="00F97D75">
              <w:rPr>
                <w:rFonts w:ascii="Arial Narrow" w:hAnsi="Arial Narrow"/>
                <w:b/>
                <w:i/>
                <w:sz w:val="20"/>
                <w:szCs w:val="20"/>
                <w:highlight w:val="yellow"/>
              </w:rPr>
              <w:t>de vigencia no puede ser menor que la fecha de inicio de vigencia”,</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26496B">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“Hora desde es incorrecta”,</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7832EC">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“Hora desde y hora hasta deben de tener una diferencia de al menos </w:t>
            </w:r>
            <w:r w:rsidR="007832EC">
              <w:rPr>
                <w:rFonts w:ascii="Arial Narrow" w:hAnsi="Arial Narrow"/>
                <w:b/>
                <w:i/>
                <w:sz w:val="20"/>
                <w:szCs w:val="20"/>
                <w:highlight w:val="yellow"/>
              </w:rPr>
              <w:t>60</w:t>
            </w:r>
            <w:r w:rsidRPr="00F97D75">
              <w:rPr>
                <w:rFonts w:ascii="Arial Narrow" w:hAnsi="Arial Narrow"/>
                <w:b/>
                <w:i/>
                <w:sz w:val="20"/>
                <w:szCs w:val="20"/>
                <w:highlight w:val="yellow"/>
              </w:rPr>
              <w:t xml:space="preserve"> minutos”,</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BB34C5" w:rsidRPr="00F97D75">
              <w:rPr>
                <w:rFonts w:ascii="Arial Narrow" w:hAnsi="Arial Narrow"/>
                <w:b/>
                <w:i/>
                <w:sz w:val="20"/>
                <w:szCs w:val="20"/>
                <w:highlight w:val="yellow"/>
              </w:rPr>
              <w:t>Hora hasta es incorrecta</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C8167B">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2A44E9" w:rsidRPr="00F97D75">
              <w:rPr>
                <w:rFonts w:ascii="Arial Narrow" w:hAnsi="Arial Narrow"/>
                <w:b/>
                <w:i/>
                <w:sz w:val="20"/>
                <w:szCs w:val="20"/>
                <w:highlight w:val="yellow"/>
              </w:rPr>
              <w:t xml:space="preserve">Hora </w:t>
            </w:r>
            <w:r w:rsidR="00C8167B">
              <w:rPr>
                <w:rFonts w:ascii="Arial Narrow" w:hAnsi="Arial Narrow"/>
                <w:b/>
                <w:i/>
                <w:sz w:val="20"/>
                <w:szCs w:val="20"/>
                <w:highlight w:val="yellow"/>
              </w:rPr>
              <w:t>de corte de asignación</w:t>
            </w:r>
            <w:r w:rsidR="002A44E9" w:rsidRPr="00F97D75">
              <w:rPr>
                <w:rFonts w:ascii="Arial Narrow" w:hAnsi="Arial Narrow"/>
                <w:b/>
                <w:i/>
                <w:sz w:val="20"/>
                <w:szCs w:val="20"/>
                <w:highlight w:val="yellow"/>
              </w:rPr>
              <w:t xml:space="preserve"> es incorrecta</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2A44E9" w:rsidRPr="00F97D75">
              <w:rPr>
                <w:rFonts w:ascii="Arial Narrow" w:hAnsi="Arial Narrow"/>
                <w:b/>
                <w:i/>
                <w:sz w:val="20"/>
                <w:szCs w:val="20"/>
                <w:highlight w:val="yellow"/>
              </w:rPr>
              <w:t xml:space="preserve">Hora </w:t>
            </w:r>
            <w:r w:rsidR="00C8167B">
              <w:rPr>
                <w:rFonts w:ascii="Arial Narrow" w:hAnsi="Arial Narrow"/>
                <w:b/>
                <w:i/>
                <w:sz w:val="20"/>
                <w:szCs w:val="20"/>
                <w:highlight w:val="yellow"/>
              </w:rPr>
              <w:t>de corte de asignación</w:t>
            </w:r>
            <w:r w:rsidR="00C8167B" w:rsidRPr="00F97D75">
              <w:rPr>
                <w:rFonts w:ascii="Arial Narrow" w:hAnsi="Arial Narrow"/>
                <w:b/>
                <w:i/>
                <w:sz w:val="20"/>
                <w:szCs w:val="20"/>
                <w:highlight w:val="yellow"/>
              </w:rPr>
              <w:t xml:space="preserve"> </w:t>
            </w:r>
            <w:r w:rsidR="002A44E9" w:rsidRPr="00F97D75">
              <w:rPr>
                <w:rFonts w:ascii="Arial Narrow" w:hAnsi="Arial Narrow"/>
                <w:b/>
                <w:i/>
                <w:sz w:val="20"/>
                <w:szCs w:val="20"/>
                <w:highlight w:val="yellow"/>
              </w:rPr>
              <w:t>debe ser mayor o igual a la Hora Desde</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26496B"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F97D75" w:rsidRDefault="0026496B"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F97D75" w:rsidRDefault="0026496B" w:rsidP="00BB34C5">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w:t>
            </w:r>
            <w:r w:rsidR="002A44E9" w:rsidRPr="00F97D75">
              <w:rPr>
                <w:rFonts w:ascii="Arial Narrow" w:hAnsi="Arial Narrow"/>
                <w:b/>
                <w:i/>
                <w:sz w:val="20"/>
                <w:szCs w:val="20"/>
                <w:highlight w:val="yellow"/>
              </w:rPr>
              <w:t xml:space="preserve">Hora </w:t>
            </w:r>
            <w:r w:rsidR="00C8167B">
              <w:rPr>
                <w:rFonts w:ascii="Arial Narrow" w:hAnsi="Arial Narrow"/>
                <w:b/>
                <w:i/>
                <w:sz w:val="20"/>
                <w:szCs w:val="20"/>
                <w:highlight w:val="yellow"/>
              </w:rPr>
              <w:t>de corte de asignación</w:t>
            </w:r>
            <w:r w:rsidR="00C8167B" w:rsidRPr="00F97D75">
              <w:rPr>
                <w:rFonts w:ascii="Arial Narrow" w:hAnsi="Arial Narrow"/>
                <w:b/>
                <w:i/>
                <w:sz w:val="20"/>
                <w:szCs w:val="20"/>
                <w:highlight w:val="yellow"/>
              </w:rPr>
              <w:t xml:space="preserve"> </w:t>
            </w:r>
            <w:r w:rsidR="002A44E9" w:rsidRPr="00F97D75">
              <w:rPr>
                <w:rFonts w:ascii="Arial Narrow" w:hAnsi="Arial Narrow"/>
                <w:b/>
                <w:i/>
                <w:sz w:val="20"/>
                <w:szCs w:val="20"/>
                <w:highlight w:val="yellow"/>
              </w:rPr>
              <w:t>debe ser menor o igual a la Hora Hasta</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D71656" w:rsidRPr="00D71656" w:rsidTr="00BB34C5">
        <w:tc>
          <w:tcPr>
            <w:tcW w:w="510" w:type="dxa"/>
            <w:tcBorders>
              <w:top w:val="single" w:sz="6" w:space="0" w:color="000000"/>
              <w:left w:val="single" w:sz="6" w:space="0" w:color="000000"/>
              <w:bottom w:val="single" w:sz="6" w:space="0" w:color="000000"/>
              <w:right w:val="single" w:sz="6" w:space="0" w:color="000000"/>
            </w:tcBorders>
            <w:hideMark/>
          </w:tcPr>
          <w:p w:rsidR="00D71656" w:rsidRPr="00D71656"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D71656" w:rsidRDefault="00D71656" w:rsidP="000504B9">
            <w:pPr>
              <w:rPr>
                <w:rFonts w:ascii="Arial Narrow" w:hAnsi="Arial Narrow"/>
                <w:sz w:val="20"/>
                <w:highlight w:val="yellow"/>
              </w:rPr>
            </w:pPr>
            <w:r w:rsidRPr="00D71656">
              <w:rPr>
                <w:rFonts w:ascii="Arial Narrow" w:hAnsi="Arial Narrow"/>
                <w:sz w:val="20"/>
                <w:szCs w:val="20"/>
                <w:highlight w:val="yellow"/>
              </w:rPr>
              <w:t xml:space="preserve">El sistema muestra el mensaje: </w:t>
            </w:r>
            <w:r w:rsidRPr="00D71656">
              <w:rPr>
                <w:rFonts w:ascii="Arial Narrow" w:hAnsi="Arial Narrow"/>
                <w:b/>
                <w:i/>
                <w:sz w:val="20"/>
                <w:szCs w:val="20"/>
                <w:highlight w:val="yellow"/>
              </w:rPr>
              <w:t>“Ingrese la Hora Desde”,</w:t>
            </w:r>
            <w:r w:rsidRPr="00D71656">
              <w:rPr>
                <w:rFonts w:ascii="Arial Narrow" w:hAnsi="Arial Narrow"/>
                <w:sz w:val="20"/>
                <w:szCs w:val="20"/>
                <w:highlight w:val="yellow"/>
              </w:rPr>
              <w:t xml:space="preserve"> permitiendo corregir el dato.</w:t>
            </w:r>
          </w:p>
        </w:tc>
      </w:tr>
      <w:tr w:rsidR="00D71656"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“Ingrese la Hora Hasta”,</w:t>
            </w:r>
            <w:r w:rsidRPr="00F97D75">
              <w:rPr>
                <w:rFonts w:ascii="Arial Narrow" w:hAnsi="Arial Narrow"/>
                <w:sz w:val="20"/>
                <w:szCs w:val="20"/>
                <w:highlight w:val="yellow"/>
              </w:rPr>
              <w:t xml:space="preserve"> permitiendo corregir el dato.</w:t>
            </w:r>
          </w:p>
        </w:tc>
      </w:tr>
      <w:tr w:rsidR="00D71656"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“Ingrese la Hora </w:t>
            </w:r>
            <w:r w:rsidR="00C8167B">
              <w:rPr>
                <w:rFonts w:ascii="Arial Narrow" w:hAnsi="Arial Narrow"/>
                <w:b/>
                <w:i/>
                <w:sz w:val="20"/>
                <w:szCs w:val="20"/>
                <w:highlight w:val="yellow"/>
              </w:rPr>
              <w:t>de corte de asignación</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D71656"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“Debe ingresar al menos dos caracteres en el nombre del turno”,</w:t>
            </w:r>
            <w:r w:rsidRPr="00F97D75">
              <w:rPr>
                <w:rFonts w:ascii="Arial Narrow" w:hAnsi="Arial Narrow"/>
                <w:sz w:val="20"/>
                <w:szCs w:val="20"/>
                <w:highlight w:val="yellow"/>
              </w:rPr>
              <w:t xml:space="preserve"> permitiendo corregir el dato.</w:t>
            </w:r>
          </w:p>
        </w:tc>
      </w:tr>
      <w:tr w:rsidR="00D71656"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“Rango de horas se traslapa con el definido en el turno &lt;</w:t>
            </w:r>
            <w:proofErr w:type="spellStart"/>
            <w:r w:rsidRPr="00F97D75">
              <w:rPr>
                <w:rFonts w:ascii="Arial Narrow" w:hAnsi="Arial Narrow"/>
                <w:b/>
                <w:i/>
                <w:sz w:val="20"/>
                <w:szCs w:val="20"/>
                <w:highlight w:val="yellow"/>
              </w:rPr>
              <w:t>numeroTurno</w:t>
            </w:r>
            <w:proofErr w:type="spellEnd"/>
            <w:r w:rsidRPr="00F97D75">
              <w:rPr>
                <w:rFonts w:ascii="Arial Narrow" w:hAnsi="Arial Narrow"/>
                <w:b/>
                <w:i/>
                <w:sz w:val="20"/>
                <w:szCs w:val="20"/>
                <w:highlight w:val="yellow"/>
              </w:rPr>
              <w:t>&gt;-&lt;</w:t>
            </w:r>
            <w:proofErr w:type="spellStart"/>
            <w:r w:rsidRPr="00F97D75">
              <w:rPr>
                <w:rFonts w:ascii="Arial Narrow" w:hAnsi="Arial Narrow"/>
                <w:b/>
                <w:i/>
                <w:sz w:val="20"/>
                <w:szCs w:val="20"/>
                <w:highlight w:val="yellow"/>
              </w:rPr>
              <w:t>nombreTurno</w:t>
            </w:r>
            <w:proofErr w:type="spellEnd"/>
            <w:r w:rsidRPr="00F97D75">
              <w:rPr>
                <w:rFonts w:ascii="Arial Narrow" w:hAnsi="Arial Narrow"/>
                <w:b/>
                <w:i/>
                <w:sz w:val="20"/>
                <w:szCs w:val="20"/>
                <w:highlight w:val="yellow"/>
              </w:rPr>
              <w:t>&gt;</w:t>
            </w:r>
            <w:r w:rsidR="00AF2E6C">
              <w:rPr>
                <w:rFonts w:ascii="Arial Narrow" w:hAnsi="Arial Narrow"/>
                <w:b/>
                <w:i/>
                <w:sz w:val="20"/>
                <w:szCs w:val="20"/>
                <w:highlight w:val="yellow"/>
              </w:rPr>
              <w:t xml:space="preserve"> &lt;</w:t>
            </w:r>
            <w:proofErr w:type="spellStart"/>
            <w:r w:rsidR="00AF2E6C">
              <w:rPr>
                <w:rFonts w:ascii="Arial Narrow" w:hAnsi="Arial Narrow"/>
                <w:b/>
                <w:i/>
                <w:sz w:val="20"/>
                <w:szCs w:val="20"/>
                <w:highlight w:val="yellow"/>
              </w:rPr>
              <w:t>horaDesde</w:t>
            </w:r>
            <w:proofErr w:type="spellEnd"/>
            <w:r w:rsidR="00AF2E6C">
              <w:rPr>
                <w:rFonts w:ascii="Arial Narrow" w:hAnsi="Arial Narrow"/>
                <w:b/>
                <w:i/>
                <w:sz w:val="20"/>
                <w:szCs w:val="20"/>
                <w:highlight w:val="yellow"/>
              </w:rPr>
              <w:t>&gt; - &lt;</w:t>
            </w:r>
            <w:proofErr w:type="spellStart"/>
            <w:r w:rsidR="00AF2E6C">
              <w:rPr>
                <w:rFonts w:ascii="Arial Narrow" w:hAnsi="Arial Narrow"/>
                <w:b/>
                <w:i/>
                <w:sz w:val="20"/>
                <w:szCs w:val="20"/>
                <w:highlight w:val="yellow"/>
              </w:rPr>
              <w:t>horaHasta</w:t>
            </w:r>
            <w:proofErr w:type="spellEnd"/>
            <w:r w:rsidR="00AF2E6C">
              <w:rPr>
                <w:rFonts w:ascii="Arial Narrow" w:hAnsi="Arial Narrow"/>
                <w:b/>
                <w:i/>
                <w:sz w:val="20"/>
                <w:szCs w:val="20"/>
                <w:highlight w:val="yellow"/>
              </w:rPr>
              <w:t>&gt;</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D71656" w:rsidRPr="00F97D75" w:rsidTr="00BB34C5">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sidRPr="00F97D75">
              <w:rPr>
                <w:rFonts w:ascii="Arial Narrow" w:hAnsi="Arial Narrow"/>
                <w:b/>
                <w:i/>
                <w:sz w:val="20"/>
                <w:szCs w:val="20"/>
                <w:highlight w:val="yellow"/>
              </w:rPr>
              <w:t xml:space="preserve">“Hora </w:t>
            </w:r>
            <w:r w:rsidR="00C8167B">
              <w:rPr>
                <w:rFonts w:ascii="Arial Narrow" w:hAnsi="Arial Narrow"/>
                <w:b/>
                <w:i/>
                <w:sz w:val="20"/>
                <w:szCs w:val="20"/>
                <w:highlight w:val="yellow"/>
              </w:rPr>
              <w:t>de corte de asignación</w:t>
            </w:r>
            <w:r w:rsidR="00C8167B" w:rsidRPr="00F97D75">
              <w:rPr>
                <w:rFonts w:ascii="Arial Narrow" w:hAnsi="Arial Narrow"/>
                <w:b/>
                <w:i/>
                <w:sz w:val="20"/>
                <w:szCs w:val="20"/>
                <w:highlight w:val="yellow"/>
              </w:rPr>
              <w:t xml:space="preserve"> </w:t>
            </w:r>
            <w:r w:rsidRPr="00F97D75">
              <w:rPr>
                <w:rFonts w:ascii="Arial Narrow" w:hAnsi="Arial Narrow"/>
                <w:b/>
                <w:i/>
                <w:sz w:val="20"/>
                <w:szCs w:val="20"/>
                <w:highlight w:val="yellow"/>
              </w:rPr>
              <w:t>debe ser mayor o igual a la Hora Desde y menor o igual a la Hora Hasta”,</w:t>
            </w:r>
            <w:r w:rsidRPr="00F97D75">
              <w:rPr>
                <w:rFonts w:ascii="Arial Narrow" w:hAnsi="Arial Narrow"/>
                <w:sz w:val="20"/>
                <w:szCs w:val="20"/>
                <w:highlight w:val="yellow"/>
              </w:rPr>
              <w:t xml:space="preserve"> permitiendo corregir el dato.</w:t>
            </w:r>
          </w:p>
        </w:tc>
      </w:tr>
      <w:tr w:rsidR="00D71656" w:rsidRPr="00F97D75" w:rsidTr="00C832BC">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b/>
                <w:i/>
                <w:sz w:val="20"/>
                <w:szCs w:val="20"/>
                <w:highlight w:val="yellow"/>
              </w:rPr>
            </w:pPr>
            <w:r w:rsidRPr="00F97D75">
              <w:rPr>
                <w:rFonts w:ascii="Arial Narrow" w:hAnsi="Arial Narrow"/>
                <w:sz w:val="20"/>
                <w:szCs w:val="20"/>
                <w:highlight w:val="yellow"/>
              </w:rPr>
              <w:t xml:space="preserve">El sistema muestra el mensaje: </w:t>
            </w:r>
            <w:r>
              <w:rPr>
                <w:rFonts w:ascii="Arial Narrow" w:hAnsi="Arial Narrow"/>
                <w:b/>
                <w:i/>
                <w:sz w:val="20"/>
                <w:szCs w:val="20"/>
                <w:highlight w:val="yellow"/>
              </w:rPr>
              <w:t>“</w:t>
            </w:r>
            <w:r w:rsidRPr="00F97D75">
              <w:rPr>
                <w:rFonts w:ascii="Arial Narrow" w:hAnsi="Arial Narrow"/>
                <w:b/>
                <w:i/>
                <w:sz w:val="20"/>
                <w:szCs w:val="20"/>
                <w:highlight w:val="yellow"/>
              </w:rPr>
              <w:t xml:space="preserve">Existen funcionarios asociados a la unidad de despacho, cuyas fechas de inicio y </w:t>
            </w:r>
            <w:r w:rsidRPr="007832EC">
              <w:rPr>
                <w:rFonts w:ascii="Arial Narrow" w:hAnsi="Arial Narrow"/>
                <w:b/>
                <w:i/>
                <w:sz w:val="20"/>
                <w:szCs w:val="20"/>
                <w:highlight w:val="yellow"/>
              </w:rPr>
              <w:t>término</w:t>
            </w:r>
            <w:r>
              <w:rPr>
                <w:rFonts w:ascii="Arial Narrow" w:hAnsi="Arial Narrow"/>
                <w:sz w:val="20"/>
                <w:szCs w:val="20"/>
                <w:highlight w:val="yellow"/>
              </w:rPr>
              <w:t xml:space="preserve"> </w:t>
            </w:r>
            <w:r w:rsidRPr="00F97D75">
              <w:rPr>
                <w:rFonts w:ascii="Arial Narrow" w:hAnsi="Arial Narrow"/>
                <w:b/>
                <w:i/>
                <w:sz w:val="20"/>
                <w:szCs w:val="20"/>
                <w:highlight w:val="yellow"/>
              </w:rPr>
              <w:t>de vigencia están fuera del rango de las fechas ingresadas:</w:t>
            </w:r>
          </w:p>
          <w:p w:rsidR="00D71656" w:rsidRPr="00F97D75" w:rsidRDefault="00D71656" w:rsidP="000504B9">
            <w:pPr>
              <w:rPr>
                <w:rFonts w:ascii="Arial Narrow" w:hAnsi="Arial Narrow"/>
                <w:b/>
                <w:i/>
                <w:sz w:val="20"/>
                <w:szCs w:val="20"/>
                <w:highlight w:val="yellow"/>
              </w:rPr>
            </w:pPr>
            <w:r w:rsidRPr="00F97D75">
              <w:rPr>
                <w:rFonts w:ascii="Arial Narrow" w:hAnsi="Arial Narrow"/>
                <w:b/>
                <w:i/>
                <w:sz w:val="20"/>
                <w:szCs w:val="20"/>
                <w:highlight w:val="yellow"/>
              </w:rPr>
              <w:t>&lt;nombreFuncionario1&gt;: &lt;fechaInicio1&gt; - &lt;fechaFin1&gt;</w:t>
            </w:r>
          </w:p>
          <w:p w:rsidR="00D71656" w:rsidRPr="00F97D75" w:rsidRDefault="00D71656" w:rsidP="000504B9">
            <w:pPr>
              <w:rPr>
                <w:rFonts w:ascii="Arial Narrow" w:hAnsi="Arial Narrow"/>
                <w:b/>
                <w:i/>
                <w:sz w:val="20"/>
                <w:szCs w:val="20"/>
                <w:highlight w:val="yellow"/>
              </w:rPr>
            </w:pPr>
            <w:r w:rsidRPr="00F97D75">
              <w:rPr>
                <w:rFonts w:ascii="Arial Narrow" w:hAnsi="Arial Narrow"/>
                <w:b/>
                <w:i/>
                <w:sz w:val="20"/>
                <w:szCs w:val="20"/>
                <w:highlight w:val="yellow"/>
              </w:rPr>
              <w:t>&lt;nombreFuncionario2&gt;: &lt;fechaInicio2&gt; - &lt;fechaFin2&gt;</w:t>
            </w:r>
          </w:p>
          <w:p w:rsidR="00D71656" w:rsidRPr="00F97D75" w:rsidRDefault="00D71656" w:rsidP="000504B9">
            <w:pPr>
              <w:rPr>
                <w:rFonts w:ascii="Arial Narrow" w:hAnsi="Arial Narrow"/>
                <w:b/>
                <w:i/>
                <w:sz w:val="20"/>
                <w:szCs w:val="20"/>
                <w:highlight w:val="yellow"/>
              </w:rPr>
            </w:pPr>
            <w:r>
              <w:rPr>
                <w:rFonts w:ascii="Arial Narrow" w:hAnsi="Arial Narrow"/>
                <w:b/>
                <w:i/>
                <w:sz w:val="20"/>
                <w:szCs w:val="20"/>
                <w:highlight w:val="yellow"/>
              </w:rPr>
              <w:t>…</w:t>
            </w:r>
          </w:p>
          <w:p w:rsidR="00D71656" w:rsidRPr="00F97D75" w:rsidRDefault="00D71656" w:rsidP="000504B9">
            <w:pPr>
              <w:rPr>
                <w:rFonts w:ascii="Arial Narrow" w:hAnsi="Arial Narrow"/>
                <w:sz w:val="20"/>
                <w:highlight w:val="yellow"/>
              </w:rPr>
            </w:pPr>
            <w:r w:rsidRPr="00F97D75">
              <w:rPr>
                <w:rFonts w:ascii="Arial Narrow" w:hAnsi="Arial Narrow"/>
                <w:b/>
                <w:i/>
                <w:sz w:val="20"/>
                <w:szCs w:val="20"/>
                <w:highlight w:val="yellow"/>
              </w:rPr>
              <w:t>&lt;</w:t>
            </w:r>
            <w:proofErr w:type="spellStart"/>
            <w:proofErr w:type="gramStart"/>
            <w:r w:rsidRPr="00F97D75">
              <w:rPr>
                <w:rFonts w:ascii="Arial Narrow" w:hAnsi="Arial Narrow"/>
                <w:b/>
                <w:i/>
                <w:sz w:val="20"/>
                <w:szCs w:val="20"/>
                <w:highlight w:val="yellow"/>
              </w:rPr>
              <w:t>nombreFuncionarioN</w:t>
            </w:r>
            <w:proofErr w:type="spellEnd"/>
            <w:proofErr w:type="gramEnd"/>
            <w:r w:rsidRPr="00F97D75">
              <w:rPr>
                <w:rFonts w:ascii="Arial Narrow" w:hAnsi="Arial Narrow"/>
                <w:b/>
                <w:i/>
                <w:sz w:val="20"/>
                <w:szCs w:val="20"/>
                <w:highlight w:val="yellow"/>
              </w:rPr>
              <w:t>&gt;: &lt;</w:t>
            </w:r>
            <w:proofErr w:type="spellStart"/>
            <w:r w:rsidRPr="00F97D75">
              <w:rPr>
                <w:rFonts w:ascii="Arial Narrow" w:hAnsi="Arial Narrow"/>
                <w:b/>
                <w:i/>
                <w:sz w:val="20"/>
                <w:szCs w:val="20"/>
                <w:highlight w:val="yellow"/>
              </w:rPr>
              <w:t>fechaInicioN</w:t>
            </w:r>
            <w:proofErr w:type="spellEnd"/>
            <w:r w:rsidRPr="00F97D75">
              <w:rPr>
                <w:rFonts w:ascii="Arial Narrow" w:hAnsi="Arial Narrow"/>
                <w:b/>
                <w:i/>
                <w:sz w:val="20"/>
                <w:szCs w:val="20"/>
                <w:highlight w:val="yellow"/>
              </w:rPr>
              <w:t>&gt; - &lt;</w:t>
            </w:r>
            <w:proofErr w:type="spellStart"/>
            <w:r w:rsidRPr="00F97D75">
              <w:rPr>
                <w:rFonts w:ascii="Arial Narrow" w:hAnsi="Arial Narrow"/>
                <w:b/>
                <w:i/>
                <w:sz w:val="20"/>
                <w:szCs w:val="20"/>
                <w:highlight w:val="yellow"/>
              </w:rPr>
              <w:t>fechaFinN</w:t>
            </w:r>
            <w:proofErr w:type="spellEnd"/>
            <w:r w:rsidRPr="00F97D75">
              <w:rPr>
                <w:rFonts w:ascii="Arial Narrow" w:hAnsi="Arial Narrow"/>
                <w:b/>
                <w:i/>
                <w:sz w:val="20"/>
                <w:szCs w:val="20"/>
                <w:highlight w:val="yellow"/>
              </w:rPr>
              <w:t>&gt;”,</w:t>
            </w:r>
            <w:r w:rsidRPr="00F97D75">
              <w:rPr>
                <w:rFonts w:ascii="Arial Narrow" w:hAnsi="Arial Narrow"/>
                <w:sz w:val="20"/>
                <w:szCs w:val="20"/>
                <w:highlight w:val="yellow"/>
              </w:rPr>
              <w:t xml:space="preserve"> permitiendo corregir el dato.</w:t>
            </w:r>
          </w:p>
        </w:tc>
      </w:tr>
      <w:tr w:rsidR="00D71656" w:rsidRPr="00F97D75" w:rsidTr="00C832BC">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b/>
                <w:i/>
                <w:sz w:val="20"/>
                <w:szCs w:val="20"/>
                <w:highlight w:val="yellow"/>
              </w:rPr>
            </w:pPr>
            <w:r w:rsidRPr="00F97D75">
              <w:rPr>
                <w:rFonts w:ascii="Arial Narrow" w:hAnsi="Arial Narrow"/>
                <w:sz w:val="20"/>
                <w:szCs w:val="20"/>
                <w:highlight w:val="yellow"/>
              </w:rPr>
              <w:t xml:space="preserve">El sistema muestra el mensaje: </w:t>
            </w:r>
            <w:r>
              <w:rPr>
                <w:rFonts w:ascii="Arial Narrow" w:hAnsi="Arial Narrow"/>
                <w:b/>
                <w:i/>
                <w:sz w:val="20"/>
                <w:szCs w:val="20"/>
                <w:highlight w:val="yellow"/>
              </w:rPr>
              <w:t>“</w:t>
            </w:r>
            <w:r w:rsidRPr="00F97D75">
              <w:rPr>
                <w:rFonts w:ascii="Arial Narrow" w:hAnsi="Arial Narrow"/>
                <w:b/>
                <w:i/>
                <w:sz w:val="20"/>
                <w:szCs w:val="20"/>
                <w:highlight w:val="yellow"/>
              </w:rPr>
              <w:t>Existen sorteo</w:t>
            </w:r>
            <w:r>
              <w:rPr>
                <w:rFonts w:ascii="Arial Narrow" w:hAnsi="Arial Narrow"/>
                <w:b/>
                <w:i/>
                <w:sz w:val="20"/>
                <w:szCs w:val="20"/>
                <w:highlight w:val="yellow"/>
              </w:rPr>
              <w:t>s asociados a la zona</w:t>
            </w:r>
            <w:r w:rsidRPr="00F97D75">
              <w:rPr>
                <w:rFonts w:ascii="Arial Narrow" w:hAnsi="Arial Narrow"/>
                <w:b/>
                <w:i/>
                <w:sz w:val="20"/>
                <w:szCs w:val="20"/>
                <w:highlight w:val="yellow"/>
              </w:rPr>
              <w:t xml:space="preserve">, cuyas fechas de inicio y </w:t>
            </w:r>
            <w:r w:rsidRPr="007832EC">
              <w:rPr>
                <w:rFonts w:ascii="Arial Narrow" w:hAnsi="Arial Narrow"/>
                <w:b/>
                <w:i/>
                <w:sz w:val="20"/>
                <w:szCs w:val="20"/>
                <w:highlight w:val="yellow"/>
              </w:rPr>
              <w:t>término</w:t>
            </w:r>
            <w:r>
              <w:rPr>
                <w:rFonts w:ascii="Arial Narrow" w:hAnsi="Arial Narrow"/>
                <w:sz w:val="20"/>
                <w:szCs w:val="20"/>
                <w:highlight w:val="yellow"/>
              </w:rPr>
              <w:t xml:space="preserve"> </w:t>
            </w:r>
            <w:r w:rsidRPr="00F97D75">
              <w:rPr>
                <w:rFonts w:ascii="Arial Narrow" w:hAnsi="Arial Narrow"/>
                <w:b/>
                <w:i/>
                <w:sz w:val="20"/>
                <w:szCs w:val="20"/>
                <w:highlight w:val="yellow"/>
              </w:rPr>
              <w:t>de vigencia están fuera del rango de las fechas ingresadas:</w:t>
            </w:r>
          </w:p>
          <w:p w:rsidR="00D71656" w:rsidRPr="00F97D75" w:rsidRDefault="00D71656" w:rsidP="000504B9">
            <w:pPr>
              <w:rPr>
                <w:rFonts w:ascii="Arial Narrow" w:hAnsi="Arial Narrow"/>
                <w:b/>
                <w:i/>
                <w:sz w:val="20"/>
                <w:szCs w:val="20"/>
                <w:highlight w:val="yellow"/>
              </w:rPr>
            </w:pPr>
            <w:r w:rsidRPr="00F97D75">
              <w:rPr>
                <w:rFonts w:ascii="Arial Narrow" w:hAnsi="Arial Narrow"/>
                <w:b/>
                <w:i/>
                <w:sz w:val="20"/>
                <w:szCs w:val="20"/>
                <w:highlight w:val="yellow"/>
              </w:rPr>
              <w:t>&lt;numeroSorteo1&gt;: &lt;fechaInicio1&gt; - &lt;fechaFin1&gt;</w:t>
            </w:r>
          </w:p>
          <w:p w:rsidR="00D71656" w:rsidRPr="00F97D75" w:rsidRDefault="00D71656" w:rsidP="000504B9">
            <w:pPr>
              <w:rPr>
                <w:rFonts w:ascii="Arial Narrow" w:hAnsi="Arial Narrow"/>
                <w:b/>
                <w:i/>
                <w:sz w:val="20"/>
                <w:szCs w:val="20"/>
                <w:highlight w:val="yellow"/>
              </w:rPr>
            </w:pPr>
            <w:r w:rsidRPr="00F97D75">
              <w:rPr>
                <w:rFonts w:ascii="Arial Narrow" w:hAnsi="Arial Narrow"/>
                <w:b/>
                <w:i/>
                <w:sz w:val="20"/>
                <w:szCs w:val="20"/>
                <w:highlight w:val="yellow"/>
              </w:rPr>
              <w:t>&lt;numeroSorteo2&gt;: &lt;fechaInicio2&gt; - &lt;fechaFin2&gt;</w:t>
            </w:r>
          </w:p>
          <w:p w:rsidR="00D71656" w:rsidRPr="00F97D75" w:rsidRDefault="00D71656" w:rsidP="000504B9">
            <w:pPr>
              <w:rPr>
                <w:rFonts w:ascii="Arial Narrow" w:hAnsi="Arial Narrow"/>
                <w:b/>
                <w:i/>
                <w:sz w:val="20"/>
                <w:szCs w:val="20"/>
                <w:highlight w:val="yellow"/>
              </w:rPr>
            </w:pPr>
            <w:r>
              <w:rPr>
                <w:rFonts w:ascii="Arial Narrow" w:hAnsi="Arial Narrow"/>
                <w:b/>
                <w:i/>
                <w:sz w:val="20"/>
                <w:szCs w:val="20"/>
                <w:highlight w:val="yellow"/>
              </w:rPr>
              <w:t>…</w:t>
            </w:r>
          </w:p>
          <w:p w:rsidR="00D71656" w:rsidRPr="00F97D75" w:rsidRDefault="00D71656" w:rsidP="000504B9">
            <w:pPr>
              <w:rPr>
                <w:rFonts w:ascii="Arial Narrow" w:hAnsi="Arial Narrow"/>
                <w:sz w:val="20"/>
                <w:highlight w:val="yellow"/>
              </w:rPr>
            </w:pPr>
            <w:r w:rsidRPr="00F97D75">
              <w:rPr>
                <w:rFonts w:ascii="Arial Narrow" w:hAnsi="Arial Narrow"/>
                <w:b/>
                <w:i/>
                <w:sz w:val="20"/>
                <w:szCs w:val="20"/>
                <w:highlight w:val="yellow"/>
              </w:rPr>
              <w:t>&lt;</w:t>
            </w:r>
            <w:proofErr w:type="spellStart"/>
            <w:proofErr w:type="gramStart"/>
            <w:r w:rsidRPr="00F97D75">
              <w:rPr>
                <w:rFonts w:ascii="Arial Narrow" w:hAnsi="Arial Narrow"/>
                <w:b/>
                <w:i/>
                <w:sz w:val="20"/>
                <w:szCs w:val="20"/>
                <w:highlight w:val="yellow"/>
              </w:rPr>
              <w:t>numeroSorteoN</w:t>
            </w:r>
            <w:proofErr w:type="spellEnd"/>
            <w:proofErr w:type="gramEnd"/>
            <w:r w:rsidRPr="00F97D75">
              <w:rPr>
                <w:rFonts w:ascii="Arial Narrow" w:hAnsi="Arial Narrow"/>
                <w:b/>
                <w:i/>
                <w:sz w:val="20"/>
                <w:szCs w:val="20"/>
                <w:highlight w:val="yellow"/>
              </w:rPr>
              <w:t>&gt;: &lt;</w:t>
            </w:r>
            <w:proofErr w:type="spellStart"/>
            <w:r w:rsidRPr="00F97D75">
              <w:rPr>
                <w:rFonts w:ascii="Arial Narrow" w:hAnsi="Arial Narrow"/>
                <w:b/>
                <w:i/>
                <w:sz w:val="20"/>
                <w:szCs w:val="20"/>
                <w:highlight w:val="yellow"/>
              </w:rPr>
              <w:t>fechaInicioN</w:t>
            </w:r>
            <w:proofErr w:type="spellEnd"/>
            <w:r w:rsidRPr="00F97D75">
              <w:rPr>
                <w:rFonts w:ascii="Arial Narrow" w:hAnsi="Arial Narrow"/>
                <w:b/>
                <w:i/>
                <w:sz w:val="20"/>
                <w:szCs w:val="20"/>
                <w:highlight w:val="yellow"/>
              </w:rPr>
              <w:t>&gt; - &lt;</w:t>
            </w:r>
            <w:proofErr w:type="spellStart"/>
            <w:r w:rsidRPr="00F97D75">
              <w:rPr>
                <w:rFonts w:ascii="Arial Narrow" w:hAnsi="Arial Narrow"/>
                <w:b/>
                <w:i/>
                <w:sz w:val="20"/>
                <w:szCs w:val="20"/>
                <w:highlight w:val="yellow"/>
              </w:rPr>
              <w:t>fechaFinN</w:t>
            </w:r>
            <w:proofErr w:type="spellEnd"/>
            <w:r w:rsidRPr="00F97D75">
              <w:rPr>
                <w:rFonts w:ascii="Arial Narrow" w:hAnsi="Arial Narrow"/>
                <w:b/>
                <w:i/>
                <w:sz w:val="20"/>
                <w:szCs w:val="20"/>
                <w:highlight w:val="yellow"/>
              </w:rPr>
              <w:t>&gt;”,</w:t>
            </w:r>
            <w:r w:rsidRPr="00F97D75">
              <w:rPr>
                <w:rFonts w:ascii="Arial Narrow" w:hAnsi="Arial Narrow"/>
                <w:sz w:val="20"/>
                <w:szCs w:val="20"/>
                <w:highlight w:val="yellow"/>
              </w:rPr>
              <w:t xml:space="preserve"> permitiendo corregir el dato.</w:t>
            </w:r>
          </w:p>
        </w:tc>
      </w:tr>
      <w:tr w:rsidR="00D71656" w:rsidRPr="00F97D75" w:rsidTr="00397D56">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Pr>
                <w:rFonts w:ascii="Arial Narrow" w:hAnsi="Arial Narrow"/>
                <w:b/>
                <w:i/>
                <w:sz w:val="20"/>
                <w:szCs w:val="20"/>
                <w:highlight w:val="yellow"/>
              </w:rPr>
              <w:t>“La hora desde ingresada debe ser múltiplo de 15</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D71656" w:rsidRPr="00F97D75" w:rsidTr="00397D56">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Pr>
                <w:rFonts w:ascii="Arial Narrow" w:hAnsi="Arial Narrow"/>
                <w:b/>
                <w:i/>
                <w:sz w:val="20"/>
                <w:szCs w:val="20"/>
                <w:highlight w:val="yellow"/>
              </w:rPr>
              <w:t>“La hora hasta ingresada debe ser múltiplo de 15</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D71656" w:rsidRPr="00F97D75" w:rsidTr="00397D56">
        <w:tc>
          <w:tcPr>
            <w:tcW w:w="510" w:type="dxa"/>
            <w:tcBorders>
              <w:top w:val="single" w:sz="6" w:space="0" w:color="000000"/>
              <w:left w:val="single" w:sz="6" w:space="0" w:color="000000"/>
              <w:bottom w:val="single" w:sz="6" w:space="0" w:color="000000"/>
              <w:right w:val="single" w:sz="6" w:space="0" w:color="000000"/>
            </w:tcBorders>
            <w:hideMark/>
          </w:tcPr>
          <w:p w:rsidR="00D71656" w:rsidRPr="00F97D75" w:rsidRDefault="00D71656" w:rsidP="00EF6966">
            <w:pPr>
              <w:pStyle w:val="Piedepgina"/>
              <w:numPr>
                <w:ilvl w:val="0"/>
                <w:numId w:val="54"/>
              </w:numPr>
              <w:tabs>
                <w:tab w:val="left" w:pos="708"/>
              </w:tabs>
              <w:ind w:left="356" w:hanging="284"/>
              <w:jc w:val="both"/>
              <w:rPr>
                <w:rFonts w:ascii="Arial Narrow" w:hAnsi="Arial Narrow" w:cs="Times New Roman"/>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F97D75" w:rsidRDefault="00D71656" w:rsidP="000504B9">
            <w:pPr>
              <w:rPr>
                <w:rFonts w:ascii="Arial Narrow" w:hAnsi="Arial Narrow"/>
                <w:sz w:val="20"/>
                <w:highlight w:val="yellow"/>
              </w:rPr>
            </w:pPr>
            <w:r w:rsidRPr="00F97D75">
              <w:rPr>
                <w:rFonts w:ascii="Arial Narrow" w:hAnsi="Arial Narrow"/>
                <w:sz w:val="20"/>
                <w:szCs w:val="20"/>
                <w:highlight w:val="yellow"/>
              </w:rPr>
              <w:t xml:space="preserve">El sistema muestra el mensaje: </w:t>
            </w:r>
            <w:r>
              <w:rPr>
                <w:rFonts w:ascii="Arial Narrow" w:hAnsi="Arial Narrow"/>
                <w:b/>
                <w:i/>
                <w:sz w:val="20"/>
                <w:szCs w:val="20"/>
                <w:highlight w:val="yellow"/>
              </w:rPr>
              <w:t xml:space="preserve">“La hora </w:t>
            </w:r>
            <w:r w:rsidR="00C8167B">
              <w:rPr>
                <w:rFonts w:ascii="Arial Narrow" w:hAnsi="Arial Narrow"/>
                <w:b/>
                <w:i/>
                <w:sz w:val="20"/>
                <w:szCs w:val="20"/>
                <w:highlight w:val="yellow"/>
              </w:rPr>
              <w:t>de corte de asignación</w:t>
            </w:r>
            <w:r w:rsidR="00C8167B" w:rsidRPr="00F97D75">
              <w:rPr>
                <w:rFonts w:ascii="Arial Narrow" w:hAnsi="Arial Narrow"/>
                <w:b/>
                <w:i/>
                <w:sz w:val="20"/>
                <w:szCs w:val="20"/>
                <w:highlight w:val="yellow"/>
              </w:rPr>
              <w:t xml:space="preserve"> </w:t>
            </w:r>
            <w:r>
              <w:rPr>
                <w:rFonts w:ascii="Arial Narrow" w:hAnsi="Arial Narrow"/>
                <w:b/>
                <w:i/>
                <w:sz w:val="20"/>
                <w:szCs w:val="20"/>
                <w:highlight w:val="yellow"/>
              </w:rPr>
              <w:t>ingresada debe ser múltiplo de 15</w:t>
            </w:r>
            <w:r w:rsidRPr="00F97D75">
              <w:rPr>
                <w:rFonts w:ascii="Arial Narrow" w:hAnsi="Arial Narrow"/>
                <w:b/>
                <w:i/>
                <w:sz w:val="20"/>
                <w:szCs w:val="20"/>
                <w:highlight w:val="yellow"/>
              </w:rPr>
              <w:t>”,</w:t>
            </w:r>
            <w:r w:rsidRPr="00F97D75">
              <w:rPr>
                <w:rFonts w:ascii="Arial Narrow" w:hAnsi="Arial Narrow"/>
                <w:sz w:val="20"/>
                <w:szCs w:val="20"/>
                <w:highlight w:val="yellow"/>
              </w:rPr>
              <w:t xml:space="preserve"> permitiendo corregir el dato.</w:t>
            </w:r>
          </w:p>
        </w:tc>
      </w:tr>
      <w:tr w:rsidR="00D71656" w:rsidRPr="00285370" w:rsidTr="00C25481">
        <w:tc>
          <w:tcPr>
            <w:tcW w:w="510" w:type="dxa"/>
            <w:tcBorders>
              <w:top w:val="single" w:sz="6" w:space="0" w:color="000000"/>
              <w:left w:val="single" w:sz="6" w:space="0" w:color="000000"/>
              <w:bottom w:val="single" w:sz="6" w:space="0" w:color="000000"/>
              <w:right w:val="single" w:sz="6" w:space="0" w:color="000000"/>
            </w:tcBorders>
            <w:hideMark/>
          </w:tcPr>
          <w:p w:rsidR="00D71656" w:rsidRPr="00285370" w:rsidRDefault="00D71656" w:rsidP="00EF6966">
            <w:pPr>
              <w:pStyle w:val="Piedepgina"/>
              <w:numPr>
                <w:ilvl w:val="0"/>
                <w:numId w:val="54"/>
              </w:numPr>
              <w:tabs>
                <w:tab w:val="left" w:pos="708"/>
              </w:tabs>
              <w:ind w:left="356" w:hanging="284"/>
              <w:jc w:val="both"/>
              <w:rPr>
                <w:rFonts w:ascii="Arial Narrow" w:hAnsi="Arial Narrow" w:cs="Times New Roman"/>
                <w:color w:val="FF000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285370" w:rsidRDefault="00D71656" w:rsidP="00C25481">
            <w:pPr>
              <w:rPr>
                <w:rFonts w:ascii="Arial Narrow" w:hAnsi="Arial Narrow"/>
                <w:color w:val="FF0000"/>
                <w:sz w:val="20"/>
                <w:highlight w:val="yellow"/>
              </w:rPr>
            </w:pPr>
            <w:r w:rsidRPr="00702590">
              <w:rPr>
                <w:rFonts w:ascii="Arial Narrow" w:hAnsi="Arial Narrow"/>
                <w:color w:val="FF0000"/>
                <w:sz w:val="20"/>
                <w:szCs w:val="20"/>
                <w:highlight w:val="yellow"/>
              </w:rPr>
              <w:t xml:space="preserve">El sistema muestra el mensaje: </w:t>
            </w:r>
            <w:r w:rsidRPr="00702590">
              <w:rPr>
                <w:rFonts w:ascii="Arial Narrow" w:hAnsi="Arial Narrow"/>
                <w:b/>
                <w:i/>
                <w:color w:val="FF0000"/>
                <w:sz w:val="20"/>
                <w:szCs w:val="20"/>
                <w:highlight w:val="yellow"/>
              </w:rPr>
              <w:t>“</w:t>
            </w:r>
            <w:r>
              <w:rPr>
                <w:rFonts w:ascii="Arial Narrow" w:hAnsi="Arial Narrow"/>
                <w:b/>
                <w:i/>
                <w:color w:val="FF0000"/>
                <w:sz w:val="20"/>
                <w:szCs w:val="20"/>
                <w:highlight w:val="yellow"/>
              </w:rPr>
              <w:t>Existen unidades de selección pendientes de asignación que se encuentran asociadas a las zonas &lt;nombreZona1&gt;, &lt;nombreZona2</w:t>
            </w:r>
            <w:proofErr w:type="gramStart"/>
            <w:r>
              <w:rPr>
                <w:rFonts w:ascii="Arial Narrow" w:hAnsi="Arial Narrow"/>
                <w:b/>
                <w:i/>
                <w:color w:val="FF0000"/>
                <w:sz w:val="20"/>
                <w:szCs w:val="20"/>
                <w:highlight w:val="yellow"/>
              </w:rPr>
              <w:t>&gt; …</w:t>
            </w:r>
            <w:proofErr w:type="gramEnd"/>
            <w:r>
              <w:rPr>
                <w:rFonts w:ascii="Arial Narrow" w:hAnsi="Arial Narrow"/>
                <w:b/>
                <w:i/>
                <w:color w:val="FF0000"/>
                <w:sz w:val="20"/>
                <w:szCs w:val="20"/>
                <w:highlight w:val="yellow"/>
              </w:rPr>
              <w:t xml:space="preserve"> &lt;</w:t>
            </w:r>
            <w:proofErr w:type="spellStart"/>
            <w:r>
              <w:rPr>
                <w:rFonts w:ascii="Arial Narrow" w:hAnsi="Arial Narrow"/>
                <w:b/>
                <w:i/>
                <w:color w:val="FF0000"/>
                <w:sz w:val="20"/>
                <w:szCs w:val="20"/>
                <w:highlight w:val="yellow"/>
              </w:rPr>
              <w:t>nombreZonaN</w:t>
            </w:r>
            <w:proofErr w:type="spellEnd"/>
            <w:r>
              <w:rPr>
                <w:rFonts w:ascii="Arial Narrow" w:hAnsi="Arial Narrow"/>
                <w:b/>
                <w:i/>
                <w:color w:val="FF0000"/>
                <w:sz w:val="20"/>
                <w:szCs w:val="20"/>
                <w:highlight w:val="yellow"/>
              </w:rPr>
              <w:t>&gt;</w:t>
            </w:r>
            <w:r w:rsidRPr="00702590">
              <w:rPr>
                <w:rFonts w:ascii="Arial Narrow" w:hAnsi="Arial Narrow"/>
                <w:b/>
                <w:i/>
                <w:color w:val="FF0000"/>
                <w:sz w:val="20"/>
                <w:szCs w:val="20"/>
                <w:highlight w:val="yellow"/>
              </w:rPr>
              <w:t>. Verifique”,</w:t>
            </w:r>
            <w:r w:rsidRPr="00702590">
              <w:rPr>
                <w:rFonts w:ascii="Arial Narrow" w:hAnsi="Arial Narrow"/>
                <w:color w:val="FF0000"/>
                <w:sz w:val="20"/>
                <w:szCs w:val="20"/>
                <w:highlight w:val="yellow"/>
              </w:rPr>
              <w:t xml:space="preserve"> permitiendo corregir </w:t>
            </w:r>
            <w:r w:rsidRPr="00285370">
              <w:rPr>
                <w:rFonts w:ascii="Arial Narrow" w:hAnsi="Arial Narrow"/>
                <w:color w:val="FF0000"/>
                <w:sz w:val="20"/>
                <w:szCs w:val="20"/>
                <w:highlight w:val="yellow"/>
              </w:rPr>
              <w:t>el dato.</w:t>
            </w:r>
          </w:p>
        </w:tc>
      </w:tr>
      <w:tr w:rsidR="00D71656" w:rsidRPr="00285370" w:rsidTr="00C25481">
        <w:tc>
          <w:tcPr>
            <w:tcW w:w="510" w:type="dxa"/>
            <w:tcBorders>
              <w:top w:val="single" w:sz="6" w:space="0" w:color="000000"/>
              <w:left w:val="single" w:sz="6" w:space="0" w:color="000000"/>
              <w:bottom w:val="single" w:sz="6" w:space="0" w:color="000000"/>
              <w:right w:val="single" w:sz="6" w:space="0" w:color="000000"/>
            </w:tcBorders>
            <w:hideMark/>
          </w:tcPr>
          <w:p w:rsidR="00D71656" w:rsidRPr="00285370" w:rsidRDefault="00D71656" w:rsidP="00EF6966">
            <w:pPr>
              <w:pStyle w:val="Piedepgina"/>
              <w:numPr>
                <w:ilvl w:val="0"/>
                <w:numId w:val="54"/>
              </w:numPr>
              <w:tabs>
                <w:tab w:val="left" w:pos="708"/>
              </w:tabs>
              <w:ind w:left="356" w:hanging="284"/>
              <w:jc w:val="both"/>
              <w:rPr>
                <w:rFonts w:ascii="Arial Narrow" w:hAnsi="Arial Narrow" w:cs="Times New Roman"/>
                <w:color w:val="FF000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285370" w:rsidRDefault="00D71656" w:rsidP="00C25481">
            <w:pPr>
              <w:rPr>
                <w:rFonts w:ascii="Arial Narrow" w:hAnsi="Arial Narrow"/>
                <w:color w:val="FF0000"/>
                <w:sz w:val="20"/>
                <w:highlight w:val="yellow"/>
              </w:rPr>
            </w:pPr>
            <w:r w:rsidRPr="009C1993">
              <w:rPr>
                <w:rFonts w:ascii="Arial Narrow" w:hAnsi="Arial Narrow"/>
                <w:color w:val="FF0000"/>
                <w:sz w:val="20"/>
                <w:szCs w:val="20"/>
                <w:highlight w:val="yellow"/>
              </w:rPr>
              <w:t xml:space="preserve">El sistema muestra el mensaje: </w:t>
            </w:r>
            <w:r w:rsidRPr="009C1993">
              <w:rPr>
                <w:rFonts w:ascii="Arial Narrow" w:hAnsi="Arial Narrow"/>
                <w:b/>
                <w:i/>
                <w:color w:val="FF0000"/>
                <w:sz w:val="20"/>
                <w:szCs w:val="20"/>
                <w:highlight w:val="yellow"/>
              </w:rPr>
              <w:t>“</w:t>
            </w:r>
            <w:r w:rsidR="00E56A55" w:rsidRPr="00E56A55">
              <w:rPr>
                <w:rFonts w:ascii="Arial Narrow" w:hAnsi="Arial Narrow"/>
                <w:b/>
                <w:i/>
                <w:color w:val="FF0000"/>
                <w:sz w:val="20"/>
                <w:szCs w:val="20"/>
                <w:highlight w:val="yellow"/>
              </w:rPr>
              <w:t>Las fechas de inicio y término de vigencia ingresados</w:t>
            </w:r>
            <w:r>
              <w:rPr>
                <w:rFonts w:ascii="Arial Narrow" w:hAnsi="Arial Narrow"/>
                <w:b/>
                <w:i/>
                <w:color w:val="FF0000"/>
                <w:sz w:val="20"/>
                <w:szCs w:val="20"/>
                <w:highlight w:val="yellow"/>
              </w:rPr>
              <w:t>: &lt;</w:t>
            </w:r>
            <w:proofErr w:type="spellStart"/>
            <w:r>
              <w:rPr>
                <w:rFonts w:ascii="Arial Narrow" w:hAnsi="Arial Narrow"/>
                <w:b/>
                <w:i/>
                <w:color w:val="FF0000"/>
                <w:sz w:val="20"/>
                <w:szCs w:val="20"/>
                <w:highlight w:val="yellow"/>
              </w:rPr>
              <w:t>fechaInicioVigenciaTurno</w:t>
            </w:r>
            <w:proofErr w:type="spellEnd"/>
            <w:r>
              <w:rPr>
                <w:rFonts w:ascii="Arial Narrow" w:hAnsi="Arial Narrow"/>
                <w:b/>
                <w:i/>
                <w:color w:val="FF0000"/>
                <w:sz w:val="20"/>
                <w:szCs w:val="20"/>
                <w:highlight w:val="yellow"/>
              </w:rPr>
              <w:t>&gt; - &lt;</w:t>
            </w:r>
            <w:proofErr w:type="spellStart"/>
            <w:r>
              <w:rPr>
                <w:rFonts w:ascii="Arial Narrow" w:hAnsi="Arial Narrow"/>
                <w:b/>
                <w:i/>
                <w:color w:val="FF0000"/>
                <w:sz w:val="20"/>
                <w:szCs w:val="20"/>
                <w:highlight w:val="yellow"/>
              </w:rPr>
              <w:t>fechaFinVigenciaTurno</w:t>
            </w:r>
            <w:proofErr w:type="spellEnd"/>
            <w:r>
              <w:rPr>
                <w:rFonts w:ascii="Arial Narrow" w:hAnsi="Arial Narrow"/>
                <w:b/>
                <w:i/>
                <w:color w:val="FF0000"/>
                <w:sz w:val="20"/>
                <w:szCs w:val="20"/>
                <w:highlight w:val="yellow"/>
              </w:rPr>
              <w:t xml:space="preserve">&gt;, </w:t>
            </w:r>
            <w:r w:rsidR="00E56A55" w:rsidRPr="00E56A55">
              <w:rPr>
                <w:rFonts w:ascii="Arial Narrow" w:hAnsi="Arial Narrow"/>
                <w:b/>
                <w:i/>
                <w:color w:val="FF0000"/>
                <w:sz w:val="20"/>
                <w:szCs w:val="20"/>
                <w:highlight w:val="yellow"/>
              </w:rPr>
              <w:t xml:space="preserve">están fuera del rango de fechas de inicio y término de vigencia </w:t>
            </w:r>
            <w:r>
              <w:rPr>
                <w:rFonts w:ascii="Arial Narrow" w:hAnsi="Arial Narrow"/>
                <w:b/>
                <w:i/>
                <w:color w:val="FF0000"/>
                <w:sz w:val="20"/>
                <w:szCs w:val="20"/>
                <w:highlight w:val="yellow"/>
              </w:rPr>
              <w:t>de la unidad de despacho: &lt;</w:t>
            </w:r>
            <w:proofErr w:type="spellStart"/>
            <w:r>
              <w:rPr>
                <w:rFonts w:ascii="Arial Narrow" w:hAnsi="Arial Narrow"/>
                <w:b/>
                <w:i/>
                <w:color w:val="FF0000"/>
                <w:sz w:val="20"/>
                <w:szCs w:val="20"/>
                <w:highlight w:val="yellow"/>
              </w:rPr>
              <w:t>fechaInicioVigenciaUnidadDespacho</w:t>
            </w:r>
            <w:proofErr w:type="spellEnd"/>
            <w:r>
              <w:rPr>
                <w:rFonts w:ascii="Arial Narrow" w:hAnsi="Arial Narrow"/>
                <w:b/>
                <w:i/>
                <w:color w:val="FF0000"/>
                <w:sz w:val="20"/>
                <w:szCs w:val="20"/>
                <w:highlight w:val="yellow"/>
              </w:rPr>
              <w:t>&gt; - &lt;</w:t>
            </w:r>
            <w:proofErr w:type="spellStart"/>
            <w:r w:rsidR="00436527">
              <w:rPr>
                <w:rFonts w:ascii="Arial Narrow" w:hAnsi="Arial Narrow"/>
                <w:b/>
                <w:i/>
                <w:color w:val="FF0000"/>
                <w:sz w:val="20"/>
                <w:szCs w:val="20"/>
                <w:highlight w:val="yellow"/>
              </w:rPr>
              <w:t>fechaFinVigenciaUnidadDespacho</w:t>
            </w:r>
            <w:proofErr w:type="spellEnd"/>
            <w:r w:rsidR="00436527">
              <w:rPr>
                <w:rFonts w:ascii="Arial Narrow" w:hAnsi="Arial Narrow"/>
                <w:b/>
                <w:i/>
                <w:color w:val="FF0000"/>
                <w:sz w:val="20"/>
                <w:szCs w:val="20"/>
                <w:highlight w:val="yellow"/>
              </w:rPr>
              <w:t>&gt;</w:t>
            </w:r>
            <w:r w:rsidRPr="009C1993">
              <w:rPr>
                <w:rFonts w:ascii="Arial Narrow" w:hAnsi="Arial Narrow"/>
                <w:b/>
                <w:i/>
                <w:color w:val="FF0000"/>
                <w:sz w:val="20"/>
                <w:szCs w:val="20"/>
                <w:highlight w:val="yellow"/>
              </w:rPr>
              <w:t>”,</w:t>
            </w:r>
            <w:r w:rsidRPr="009C1993">
              <w:rPr>
                <w:rFonts w:ascii="Arial Narrow" w:hAnsi="Arial Narrow"/>
                <w:color w:val="FF0000"/>
                <w:sz w:val="20"/>
                <w:szCs w:val="20"/>
                <w:highlight w:val="yellow"/>
              </w:rPr>
              <w:t xml:space="preserve"> permitiendo corregir el dato</w:t>
            </w:r>
            <w:r w:rsidRPr="00285370">
              <w:rPr>
                <w:rFonts w:ascii="Arial Narrow" w:hAnsi="Arial Narrow"/>
                <w:color w:val="FF0000"/>
                <w:sz w:val="20"/>
                <w:szCs w:val="20"/>
                <w:highlight w:val="yellow"/>
              </w:rPr>
              <w:t>.</w:t>
            </w:r>
          </w:p>
        </w:tc>
      </w:tr>
      <w:tr w:rsidR="00D71656" w:rsidRPr="00285370" w:rsidTr="00C832BC">
        <w:tc>
          <w:tcPr>
            <w:tcW w:w="510" w:type="dxa"/>
            <w:tcBorders>
              <w:top w:val="single" w:sz="6" w:space="0" w:color="000000"/>
              <w:left w:val="single" w:sz="6" w:space="0" w:color="000000"/>
              <w:bottom w:val="single" w:sz="6" w:space="0" w:color="000000"/>
              <w:right w:val="single" w:sz="6" w:space="0" w:color="000000"/>
            </w:tcBorders>
            <w:hideMark/>
          </w:tcPr>
          <w:p w:rsidR="00D71656" w:rsidRPr="00285370" w:rsidRDefault="00D71656" w:rsidP="00EF6966">
            <w:pPr>
              <w:pStyle w:val="Piedepgina"/>
              <w:numPr>
                <w:ilvl w:val="0"/>
                <w:numId w:val="54"/>
              </w:numPr>
              <w:tabs>
                <w:tab w:val="left" w:pos="708"/>
              </w:tabs>
              <w:ind w:left="356" w:hanging="284"/>
              <w:jc w:val="both"/>
              <w:rPr>
                <w:rFonts w:ascii="Arial Narrow" w:hAnsi="Arial Narrow" w:cs="Times New Roman"/>
                <w:color w:val="FF0000"/>
                <w:highlight w:val="yellow"/>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D71656" w:rsidRPr="00285370" w:rsidRDefault="00D71656" w:rsidP="009929B7">
            <w:pPr>
              <w:rPr>
                <w:rFonts w:ascii="Arial Narrow" w:hAnsi="Arial Narrow"/>
                <w:color w:val="FF0000"/>
                <w:sz w:val="20"/>
                <w:highlight w:val="yellow"/>
              </w:rPr>
            </w:pPr>
            <w:r w:rsidRPr="009C1993">
              <w:rPr>
                <w:rFonts w:ascii="Arial Narrow" w:hAnsi="Arial Narrow"/>
                <w:color w:val="FF0000"/>
                <w:sz w:val="20"/>
                <w:szCs w:val="20"/>
                <w:highlight w:val="yellow"/>
              </w:rPr>
              <w:t xml:space="preserve">El sistema muestra el mensaje: </w:t>
            </w:r>
            <w:r w:rsidRPr="009C1993">
              <w:rPr>
                <w:rFonts w:ascii="Arial Narrow" w:hAnsi="Arial Narrow"/>
                <w:b/>
                <w:i/>
                <w:color w:val="FF0000"/>
                <w:sz w:val="20"/>
                <w:szCs w:val="20"/>
                <w:highlight w:val="yellow"/>
              </w:rPr>
              <w:t>“</w:t>
            </w:r>
            <w:r w:rsidR="000A127C" w:rsidRPr="00E56A55">
              <w:rPr>
                <w:rFonts w:ascii="Arial Narrow" w:hAnsi="Arial Narrow"/>
                <w:b/>
                <w:i/>
                <w:color w:val="FF0000"/>
                <w:sz w:val="20"/>
                <w:szCs w:val="20"/>
                <w:highlight w:val="yellow"/>
              </w:rPr>
              <w:t>Las fechas de inicio y término de vigencia ingresados</w:t>
            </w:r>
            <w:r>
              <w:rPr>
                <w:rFonts w:ascii="Arial Narrow" w:hAnsi="Arial Narrow"/>
                <w:b/>
                <w:i/>
                <w:color w:val="FF0000"/>
                <w:sz w:val="20"/>
                <w:szCs w:val="20"/>
                <w:highlight w:val="yellow"/>
              </w:rPr>
              <w:t>: &lt;</w:t>
            </w:r>
            <w:proofErr w:type="spellStart"/>
            <w:r>
              <w:rPr>
                <w:rFonts w:ascii="Arial Narrow" w:hAnsi="Arial Narrow"/>
                <w:b/>
                <w:i/>
                <w:color w:val="FF0000"/>
                <w:sz w:val="20"/>
                <w:szCs w:val="20"/>
                <w:highlight w:val="yellow"/>
              </w:rPr>
              <w:t>fechaInicioVigenciaTurno</w:t>
            </w:r>
            <w:proofErr w:type="spellEnd"/>
            <w:r>
              <w:rPr>
                <w:rFonts w:ascii="Arial Narrow" w:hAnsi="Arial Narrow"/>
                <w:b/>
                <w:i/>
                <w:color w:val="FF0000"/>
                <w:sz w:val="20"/>
                <w:szCs w:val="20"/>
                <w:highlight w:val="yellow"/>
              </w:rPr>
              <w:t>&gt; - &lt;</w:t>
            </w:r>
            <w:proofErr w:type="spellStart"/>
            <w:r>
              <w:rPr>
                <w:rFonts w:ascii="Arial Narrow" w:hAnsi="Arial Narrow"/>
                <w:b/>
                <w:i/>
                <w:color w:val="FF0000"/>
                <w:sz w:val="20"/>
                <w:szCs w:val="20"/>
                <w:highlight w:val="yellow"/>
              </w:rPr>
              <w:t>fechaFinVigenciaTurno</w:t>
            </w:r>
            <w:proofErr w:type="spellEnd"/>
            <w:r>
              <w:rPr>
                <w:rFonts w:ascii="Arial Narrow" w:hAnsi="Arial Narrow"/>
                <w:b/>
                <w:i/>
                <w:color w:val="FF0000"/>
                <w:sz w:val="20"/>
                <w:szCs w:val="20"/>
                <w:highlight w:val="yellow"/>
              </w:rPr>
              <w:t xml:space="preserve">&gt;, </w:t>
            </w:r>
            <w:r w:rsidR="000A127C" w:rsidRPr="00E56A55">
              <w:rPr>
                <w:rFonts w:ascii="Arial Narrow" w:hAnsi="Arial Narrow"/>
                <w:b/>
                <w:i/>
                <w:color w:val="FF0000"/>
                <w:sz w:val="20"/>
                <w:szCs w:val="20"/>
                <w:highlight w:val="yellow"/>
              </w:rPr>
              <w:t xml:space="preserve">están fuera del rango de fechas de inicio y término de </w:t>
            </w:r>
            <w:r w:rsidR="000A127C" w:rsidRPr="00E56A55">
              <w:rPr>
                <w:rFonts w:ascii="Arial Narrow" w:hAnsi="Arial Narrow"/>
                <w:b/>
                <w:i/>
                <w:color w:val="FF0000"/>
                <w:sz w:val="20"/>
                <w:szCs w:val="20"/>
                <w:highlight w:val="yellow"/>
              </w:rPr>
              <w:lastRenderedPageBreak/>
              <w:t>vigencia</w:t>
            </w:r>
            <w:r w:rsidR="000A127C">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de la zona:</w:t>
            </w:r>
            <w:r w:rsidR="000A127C">
              <w:rPr>
                <w:rFonts w:ascii="Arial Narrow" w:hAnsi="Arial Narrow"/>
                <w:b/>
                <w:i/>
                <w:color w:val="FF0000"/>
                <w:sz w:val="20"/>
                <w:szCs w:val="20"/>
                <w:highlight w:val="yellow"/>
              </w:rPr>
              <w:t xml:space="preserve"> &lt;</w:t>
            </w:r>
            <w:proofErr w:type="spellStart"/>
            <w:r w:rsidR="000A127C">
              <w:rPr>
                <w:rFonts w:ascii="Arial Narrow" w:hAnsi="Arial Narrow"/>
                <w:b/>
                <w:i/>
                <w:color w:val="FF0000"/>
                <w:sz w:val="20"/>
                <w:szCs w:val="20"/>
                <w:highlight w:val="yellow"/>
              </w:rPr>
              <w:t>nombreZona</w:t>
            </w:r>
            <w:proofErr w:type="spellEnd"/>
            <w:r w:rsidR="000A127C">
              <w:rPr>
                <w:rFonts w:ascii="Arial Narrow" w:hAnsi="Arial Narrow"/>
                <w:b/>
                <w:i/>
                <w:color w:val="FF0000"/>
                <w:sz w:val="20"/>
                <w:szCs w:val="20"/>
                <w:highlight w:val="yellow"/>
              </w:rPr>
              <w:t xml:space="preserve">&gt; </w:t>
            </w:r>
            <w:r>
              <w:rPr>
                <w:rFonts w:ascii="Arial Narrow" w:hAnsi="Arial Narrow"/>
                <w:b/>
                <w:i/>
                <w:color w:val="FF0000"/>
                <w:sz w:val="20"/>
                <w:szCs w:val="20"/>
                <w:highlight w:val="yellow"/>
              </w:rPr>
              <w:t xml:space="preserve"> &lt;</w:t>
            </w:r>
            <w:proofErr w:type="spellStart"/>
            <w:r>
              <w:rPr>
                <w:rFonts w:ascii="Arial Narrow" w:hAnsi="Arial Narrow"/>
                <w:b/>
                <w:i/>
                <w:color w:val="FF0000"/>
                <w:sz w:val="20"/>
                <w:szCs w:val="20"/>
                <w:highlight w:val="yellow"/>
              </w:rPr>
              <w:t>fechaInicioVigenciaZona</w:t>
            </w:r>
            <w:proofErr w:type="spellEnd"/>
            <w:r>
              <w:rPr>
                <w:rFonts w:ascii="Arial Narrow" w:hAnsi="Arial Narrow"/>
                <w:b/>
                <w:i/>
                <w:color w:val="FF0000"/>
                <w:sz w:val="20"/>
                <w:szCs w:val="20"/>
                <w:highlight w:val="yellow"/>
              </w:rPr>
              <w:t>&gt; - &lt;</w:t>
            </w:r>
            <w:proofErr w:type="spellStart"/>
            <w:r>
              <w:rPr>
                <w:rFonts w:ascii="Arial Narrow" w:hAnsi="Arial Narrow"/>
                <w:b/>
                <w:i/>
                <w:color w:val="FF0000"/>
                <w:sz w:val="20"/>
                <w:szCs w:val="20"/>
                <w:highlight w:val="yellow"/>
              </w:rPr>
              <w:t>fechaFinVigenciaZona</w:t>
            </w:r>
            <w:proofErr w:type="spellEnd"/>
            <w:r w:rsidR="006E6CAE">
              <w:rPr>
                <w:rFonts w:ascii="Arial Narrow" w:hAnsi="Arial Narrow"/>
                <w:b/>
                <w:i/>
                <w:color w:val="FF0000"/>
                <w:sz w:val="20"/>
                <w:szCs w:val="20"/>
                <w:highlight w:val="yellow"/>
              </w:rPr>
              <w:t>&gt;</w:t>
            </w:r>
            <w:r w:rsidRPr="009C1993">
              <w:rPr>
                <w:rFonts w:ascii="Arial Narrow" w:hAnsi="Arial Narrow"/>
                <w:b/>
                <w:i/>
                <w:color w:val="FF0000"/>
                <w:sz w:val="20"/>
                <w:szCs w:val="20"/>
                <w:highlight w:val="yellow"/>
              </w:rPr>
              <w:t>”,</w:t>
            </w:r>
            <w:r w:rsidRPr="009C1993">
              <w:rPr>
                <w:rFonts w:ascii="Arial Narrow" w:hAnsi="Arial Narrow"/>
                <w:color w:val="FF0000"/>
                <w:sz w:val="20"/>
                <w:szCs w:val="20"/>
                <w:highlight w:val="yellow"/>
              </w:rPr>
              <w:t xml:space="preserve"> permitiendo corregir el dato</w:t>
            </w:r>
            <w:r w:rsidRPr="00285370">
              <w:rPr>
                <w:rFonts w:ascii="Arial Narrow" w:hAnsi="Arial Narrow"/>
                <w:color w:val="FF0000"/>
                <w:sz w:val="20"/>
                <w:szCs w:val="20"/>
                <w:highlight w:val="yellow"/>
              </w:rPr>
              <w:t>.</w:t>
            </w:r>
          </w:p>
        </w:tc>
      </w:tr>
      <w:tr w:rsidR="00D71656" w:rsidRPr="00F97D75"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D71656" w:rsidRPr="00F97D75" w:rsidRDefault="00D71656" w:rsidP="00285123">
            <w:pPr>
              <w:pStyle w:val="NormalWeb"/>
              <w:spacing w:before="0" w:beforeAutospacing="0" w:after="0" w:afterAutospacing="0"/>
              <w:rPr>
                <w:sz w:val="18"/>
                <w:szCs w:val="18"/>
                <w:highlight w:val="yellow"/>
              </w:rPr>
            </w:pPr>
            <w:r w:rsidRPr="00F97D75">
              <w:rPr>
                <w:rFonts w:eastAsia="Times New Roman"/>
                <w:sz w:val="18"/>
                <w:szCs w:val="18"/>
                <w:highlight w:val="yellow"/>
              </w:rPr>
              <w:lastRenderedPageBreak/>
              <w:t>9. Requisito asociado (Funcional, No Funcional)</w:t>
            </w:r>
          </w:p>
        </w:tc>
      </w:tr>
      <w:tr w:rsidR="00D71656" w:rsidRPr="00F97D75"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D71656" w:rsidRPr="00F97D75" w:rsidRDefault="00D71656" w:rsidP="002D2562">
            <w:pPr>
              <w:rPr>
                <w:rFonts w:ascii="Arial Narrow" w:hAnsi="Arial Narrow" w:cs="Arial"/>
                <w:sz w:val="20"/>
                <w:szCs w:val="20"/>
                <w:highlight w:val="yellow"/>
              </w:rPr>
            </w:pPr>
            <w:r w:rsidRPr="00F97D75">
              <w:rPr>
                <w:rFonts w:ascii="Arial Narrow" w:hAnsi="Arial Narrow" w:cs="Arial"/>
                <w:sz w:val="20"/>
                <w:szCs w:val="20"/>
                <w:highlight w:val="yellow"/>
              </w:rPr>
              <w:t>RF</w:t>
            </w:r>
            <w:r>
              <w:rPr>
                <w:rFonts w:ascii="Arial Narrow" w:hAnsi="Arial Narrow" w:cs="Arial"/>
                <w:sz w:val="20"/>
                <w:szCs w:val="20"/>
                <w:highlight w:val="yellow"/>
              </w:rPr>
              <w:t>15</w:t>
            </w:r>
          </w:p>
        </w:tc>
      </w:tr>
      <w:tr w:rsidR="00D71656" w:rsidRPr="00F97D75"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D71656" w:rsidRPr="00F97D75" w:rsidRDefault="00D71656" w:rsidP="00285123">
            <w:pPr>
              <w:pStyle w:val="NormalWeb"/>
              <w:spacing w:before="0" w:beforeAutospacing="0" w:after="0" w:afterAutospacing="0"/>
              <w:rPr>
                <w:sz w:val="18"/>
                <w:szCs w:val="18"/>
                <w:highlight w:val="yellow"/>
              </w:rPr>
            </w:pPr>
            <w:r w:rsidRPr="00F97D75">
              <w:rPr>
                <w:rFonts w:eastAsia="Times New Roman"/>
                <w:sz w:val="18"/>
                <w:szCs w:val="18"/>
                <w:highlight w:val="yellow"/>
              </w:rPr>
              <w:t>10. Prototipo de interfaz de usuario</w:t>
            </w:r>
          </w:p>
        </w:tc>
      </w:tr>
      <w:tr w:rsidR="00D71656" w:rsidRPr="00740AB3"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D71656" w:rsidRPr="00740AB3" w:rsidRDefault="00D71656" w:rsidP="002A1909">
            <w:pPr>
              <w:rPr>
                <w:rFonts w:ascii="Arial Narrow" w:hAnsi="Arial Narrow" w:cs="Arial"/>
                <w:sz w:val="20"/>
                <w:szCs w:val="20"/>
              </w:rPr>
            </w:pPr>
            <w:r>
              <w:rPr>
                <w:rFonts w:ascii="Arial Narrow" w:hAnsi="Arial Narrow" w:cs="Arial"/>
                <w:sz w:val="20"/>
                <w:szCs w:val="20"/>
                <w:highlight w:val="yellow"/>
              </w:rPr>
              <w:t>IU005</w:t>
            </w:r>
            <w:r w:rsidRPr="00F97D75">
              <w:rPr>
                <w:rFonts w:ascii="Arial Narrow" w:hAnsi="Arial Narrow" w:cs="Arial"/>
                <w:sz w:val="20"/>
                <w:szCs w:val="20"/>
                <w:highlight w:val="yellow"/>
              </w:rPr>
              <w:t>, IU0</w:t>
            </w:r>
            <w:r>
              <w:rPr>
                <w:rFonts w:ascii="Arial Narrow" w:hAnsi="Arial Narrow" w:cs="Arial"/>
                <w:sz w:val="20"/>
                <w:szCs w:val="20"/>
                <w:highlight w:val="yellow"/>
              </w:rPr>
              <w:t>06</w:t>
            </w:r>
          </w:p>
        </w:tc>
      </w:tr>
    </w:tbl>
    <w:p w:rsidR="00FE74D7" w:rsidRDefault="00FE74D7"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094"/>
        <w:gridCol w:w="23"/>
        <w:gridCol w:w="6"/>
        <w:gridCol w:w="5666"/>
      </w:tblGrid>
      <w:tr w:rsidR="007601C5" w:rsidRPr="005C403B" w:rsidTr="007601C5">
        <w:tc>
          <w:tcPr>
            <w:tcW w:w="3684" w:type="dxa"/>
            <w:gridSpan w:val="3"/>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2" w:type="dxa"/>
            <w:gridSpan w:val="2"/>
          </w:tcPr>
          <w:p w:rsidR="007601C5" w:rsidRPr="005C403B" w:rsidRDefault="00F97D75" w:rsidP="007601C5">
            <w:pPr>
              <w:rPr>
                <w:rFonts w:ascii="Arial Narrow" w:hAnsi="Arial Narrow"/>
                <w:sz w:val="20"/>
                <w:szCs w:val="20"/>
              </w:rPr>
            </w:pPr>
            <w:r>
              <w:rPr>
                <w:rFonts w:ascii="Arial Narrow" w:hAnsi="Arial Narrow"/>
                <w:sz w:val="20"/>
                <w:szCs w:val="20"/>
              </w:rPr>
              <w:t>CUS04</w:t>
            </w:r>
            <w:r w:rsidR="007601C5" w:rsidRPr="005C403B">
              <w:rPr>
                <w:rFonts w:ascii="Arial Narrow" w:hAnsi="Arial Narrow"/>
                <w:sz w:val="20"/>
                <w:szCs w:val="20"/>
              </w:rPr>
              <w:t xml:space="preserve"> Incluir funcionario aduanero a un grupo de Funcionarios Aduaneros</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356" w:type="dxa"/>
            <w:gridSpan w:val="5"/>
          </w:tcPr>
          <w:p w:rsidR="007601C5" w:rsidRPr="005C403B" w:rsidRDefault="007601C5" w:rsidP="007601C5">
            <w:pPr>
              <w:rPr>
                <w:rFonts w:ascii="Arial Narrow" w:hAnsi="Arial Narrow"/>
                <w:sz w:val="20"/>
                <w:szCs w:val="20"/>
              </w:rPr>
            </w:pPr>
            <w:r w:rsidRPr="005C403B">
              <w:rPr>
                <w:rFonts w:ascii="Arial Narrow" w:hAnsi="Arial Narrow"/>
                <w:sz w:val="20"/>
                <w:szCs w:val="20"/>
              </w:rPr>
              <w:t>Permite la inclusión de un funcionario aduanero a un Grupo de Funcionarios Aduaneros en el Catálogo de Funcionarios Aduaneros</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356" w:type="dxa"/>
            <w:gridSpan w:val="5"/>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356" w:type="dxa"/>
            <w:gridSpan w:val="5"/>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5. Post condiciones</w:t>
            </w:r>
          </w:p>
        </w:tc>
      </w:tr>
      <w:tr w:rsidR="007601C5" w:rsidRPr="005C403B" w:rsidTr="007601C5">
        <w:tc>
          <w:tcPr>
            <w:tcW w:w="9356" w:type="dxa"/>
            <w:gridSpan w:val="5"/>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 xml:space="preserve">El usuario ha registrado uno o más Funcionarios Aduaneros a un grupo de </w:t>
            </w:r>
            <w:r w:rsidRPr="005C403B">
              <w:rPr>
                <w:rFonts w:ascii="Arial Narrow" w:hAnsi="Arial Narrow"/>
              </w:rPr>
              <w:t xml:space="preserve">Funcionarios Aduaneros (Ver </w:t>
            </w:r>
            <w:hyperlink w:anchor="_ANEXO_03" w:history="1">
              <w:r w:rsidRPr="00DB127F">
                <w:rPr>
                  <w:rStyle w:val="Hipervnculo"/>
                  <w:rFonts w:ascii="Arial Narrow" w:hAnsi="Arial Narrow"/>
                  <w:b/>
                  <w:u w:val="none"/>
                </w:rPr>
                <w:t>ANEXO 02</w:t>
              </w:r>
            </w:hyperlink>
            <w:r w:rsidRPr="005C403B">
              <w:rPr>
                <w:rFonts w:ascii="Arial Narrow" w:hAnsi="Arial Narrow"/>
              </w:rPr>
              <w:t>) en el Catálogo de Funcionarios.</w:t>
            </w: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7"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2"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2754B3" w:rsidRPr="00C36A51" w:rsidTr="002754B3">
        <w:tc>
          <w:tcPr>
            <w:tcW w:w="567" w:type="dxa"/>
          </w:tcPr>
          <w:p w:rsidR="002754B3" w:rsidRPr="00C36A51" w:rsidRDefault="002754B3" w:rsidP="00EF6966">
            <w:pPr>
              <w:pStyle w:val="NormalWeb"/>
              <w:numPr>
                <w:ilvl w:val="0"/>
                <w:numId w:val="45"/>
              </w:numPr>
              <w:spacing w:before="0" w:beforeAutospacing="0" w:after="0" w:afterAutospacing="0"/>
              <w:ind w:left="214" w:hanging="145"/>
              <w:jc w:val="center"/>
              <w:rPr>
                <w:rFonts w:ascii="Arial Narrow" w:eastAsia="Times New Roman" w:hAnsi="Arial Narrow"/>
              </w:rPr>
            </w:pPr>
          </w:p>
          <w:p w:rsidR="002754B3" w:rsidRPr="00C36A51" w:rsidRDefault="002754B3" w:rsidP="0093216D">
            <w:pPr>
              <w:rPr>
                <w:sz w:val="20"/>
                <w:szCs w:val="20"/>
              </w:rPr>
            </w:pPr>
          </w:p>
        </w:tc>
        <w:tc>
          <w:tcPr>
            <w:tcW w:w="3117" w:type="dxa"/>
            <w:gridSpan w:val="2"/>
          </w:tcPr>
          <w:p w:rsidR="002754B3" w:rsidRPr="00C36A51" w:rsidRDefault="002754B3" w:rsidP="008058E2">
            <w:pPr>
              <w:pStyle w:val="NormalWeb"/>
              <w:spacing w:before="0" w:beforeAutospacing="0" w:after="0" w:afterAutospacing="0"/>
              <w:rPr>
                <w:rFonts w:ascii="Arial Narrow" w:hAnsi="Arial Narrow"/>
              </w:rPr>
            </w:pPr>
            <w:r w:rsidRPr="00C36A51">
              <w:rPr>
                <w:rFonts w:ascii="Arial Narrow" w:hAnsi="Arial Narrow"/>
              </w:rPr>
              <w:t>El actor ingresa a la opción “</w:t>
            </w:r>
            <w:r w:rsidRPr="00C36A51">
              <w:rPr>
                <w:rFonts w:ascii="Arial Narrow" w:hAnsi="Arial Narrow"/>
                <w:b/>
              </w:rPr>
              <w:t>Catálogo de Funcionarios</w:t>
            </w:r>
            <w:r w:rsidRPr="00C36A51">
              <w:rPr>
                <w:rFonts w:ascii="Arial Narrow" w:hAnsi="Arial Narrow"/>
              </w:rPr>
              <w:t xml:space="preserve">” </w:t>
            </w:r>
          </w:p>
          <w:p w:rsidR="002754B3" w:rsidRPr="00C36A51" w:rsidRDefault="002754B3" w:rsidP="007601C5">
            <w:pPr>
              <w:pStyle w:val="NormalWeb"/>
              <w:spacing w:before="0" w:beforeAutospacing="0" w:after="0" w:afterAutospacing="0"/>
              <w:jc w:val="left"/>
              <w:rPr>
                <w:rFonts w:ascii="Arial Narrow" w:hAnsi="Arial Narrow"/>
                <w:b/>
                <w:strike/>
              </w:rPr>
            </w:pPr>
            <w:r w:rsidRPr="00C36A51">
              <w:rPr>
                <w:rFonts w:ascii="Arial Narrow" w:hAnsi="Arial Narrow"/>
                <w:strike/>
              </w:rPr>
              <w:t xml:space="preserve">de la </w:t>
            </w:r>
            <w:r w:rsidRPr="00C36A51">
              <w:rPr>
                <w:rFonts w:ascii="Arial Narrow" w:hAnsi="Arial Narrow"/>
                <w:b/>
                <w:strike/>
              </w:rPr>
              <w:t>IU001</w:t>
            </w:r>
          </w:p>
          <w:p w:rsidR="002754B3" w:rsidRPr="00C36A51" w:rsidRDefault="002754B3" w:rsidP="007601C5">
            <w:pPr>
              <w:pStyle w:val="NormalWeb"/>
              <w:spacing w:before="0" w:beforeAutospacing="0" w:after="0" w:afterAutospacing="0"/>
              <w:jc w:val="left"/>
              <w:rPr>
                <w:rFonts w:ascii="Arial Narrow" w:eastAsia="Times New Roman" w:hAnsi="Arial Narrow"/>
                <w:b/>
                <w:strike/>
              </w:rPr>
            </w:pPr>
          </w:p>
          <w:p w:rsidR="002754B3" w:rsidRPr="00C36A51" w:rsidRDefault="002754B3" w:rsidP="007601C5">
            <w:pPr>
              <w:pStyle w:val="NormalWeb"/>
              <w:spacing w:before="0" w:beforeAutospacing="0" w:after="0" w:afterAutospacing="0"/>
              <w:jc w:val="left"/>
              <w:rPr>
                <w:rFonts w:ascii="Arial Narrow" w:eastAsia="Times New Roman" w:hAnsi="Arial Narrow"/>
                <w:b/>
                <w:color w:val="0070C0"/>
              </w:rPr>
            </w:pPr>
            <w:r w:rsidRPr="00C36A51">
              <w:rPr>
                <w:rFonts w:ascii="Arial Narrow" w:eastAsia="Times New Roman" w:hAnsi="Arial Narrow"/>
                <w:b/>
                <w:strike/>
              </w:rPr>
              <w:t>Despacho aduanero de ingreso-&gt;Mantenimiento de criterios-&gt;Catálogo de funcionarios</w:t>
            </w:r>
          </w:p>
        </w:tc>
        <w:tc>
          <w:tcPr>
            <w:tcW w:w="5672" w:type="dxa"/>
            <w:gridSpan w:val="2"/>
          </w:tcPr>
          <w:p w:rsidR="002754B3" w:rsidRPr="00C36A51" w:rsidRDefault="002754B3" w:rsidP="00EF6966">
            <w:pPr>
              <w:pStyle w:val="NormalWeb"/>
              <w:numPr>
                <w:ilvl w:val="1"/>
                <w:numId w:val="45"/>
              </w:numPr>
              <w:spacing w:before="0" w:beforeAutospacing="0" w:after="0" w:afterAutospacing="0"/>
              <w:ind w:left="357" w:hanging="357"/>
              <w:rPr>
                <w:rFonts w:ascii="Arial Narrow" w:hAnsi="Arial Narrow"/>
              </w:rPr>
            </w:pPr>
            <w:r w:rsidRPr="00C36A51">
              <w:rPr>
                <w:rFonts w:ascii="Arial Narrow" w:eastAsia="Times New Roman" w:hAnsi="Arial Narrow"/>
              </w:rPr>
              <w:t>El</w:t>
            </w:r>
            <w:r w:rsidRPr="00C36A51">
              <w:rPr>
                <w:rFonts w:ascii="Arial Narrow" w:hAnsi="Arial Narrow"/>
              </w:rPr>
              <w:t xml:space="preserve"> sistema muestra la interfaz </w:t>
            </w:r>
            <w:r w:rsidRPr="00C36A51">
              <w:rPr>
                <w:rFonts w:ascii="Arial Narrow" w:hAnsi="Arial Narrow"/>
                <w:b/>
              </w:rPr>
              <w:t>IU007</w:t>
            </w:r>
            <w:r w:rsidRPr="00C36A51">
              <w:rPr>
                <w:rFonts w:ascii="Arial Narrow" w:hAnsi="Arial Narrow"/>
              </w:rPr>
              <w:t xml:space="preserve"> de ingreso de datos para el registro del Grupo de Funcionarios donde:</w:t>
            </w:r>
          </w:p>
          <w:p w:rsidR="002754B3" w:rsidRPr="00045416" w:rsidRDefault="002754B3" w:rsidP="00EF6966">
            <w:pPr>
              <w:pStyle w:val="Prrafodelista"/>
              <w:numPr>
                <w:ilvl w:val="0"/>
                <w:numId w:val="79"/>
              </w:numPr>
              <w:rPr>
                <w:rFonts w:ascii="Arial Narrow" w:hAnsi="Arial Narrow"/>
                <w:b/>
                <w:sz w:val="20"/>
                <w:szCs w:val="20"/>
              </w:rPr>
            </w:pPr>
            <w:r w:rsidRPr="00045416">
              <w:rPr>
                <w:rFonts w:ascii="Arial Narrow" w:hAnsi="Arial Narrow"/>
                <w:b/>
                <w:sz w:val="20"/>
                <w:szCs w:val="20"/>
              </w:rPr>
              <w:t xml:space="preserve">Se </w:t>
            </w:r>
            <w:r w:rsidRPr="00045416">
              <w:rPr>
                <w:rFonts w:ascii="Arial Narrow" w:hAnsi="Arial Narrow"/>
                <w:b/>
                <w:sz w:val="20"/>
                <w:szCs w:val="20"/>
                <w:highlight w:val="yellow"/>
              </w:rPr>
              <w:t>muestra</w:t>
            </w:r>
            <w:r w:rsidRPr="00045416">
              <w:rPr>
                <w:rFonts w:ascii="Arial Narrow" w:hAnsi="Arial Narrow"/>
                <w:b/>
                <w:sz w:val="20"/>
                <w:szCs w:val="20"/>
              </w:rPr>
              <w:t xml:space="preserve"> la siguiente información no editable:</w:t>
            </w:r>
          </w:p>
          <w:p w:rsidR="002754B3" w:rsidRPr="00C36A51" w:rsidRDefault="002754B3" w:rsidP="00EF6966">
            <w:pPr>
              <w:pStyle w:val="Prrafodelista"/>
              <w:numPr>
                <w:ilvl w:val="0"/>
                <w:numId w:val="80"/>
              </w:numPr>
              <w:rPr>
                <w:rFonts w:ascii="Arial Narrow" w:hAnsi="Arial Narrow"/>
                <w:sz w:val="20"/>
                <w:szCs w:val="20"/>
              </w:rPr>
            </w:pPr>
            <w:r w:rsidRPr="00045416">
              <w:rPr>
                <w:rFonts w:ascii="Arial Narrow" w:hAnsi="Arial Narrow"/>
                <w:b/>
                <w:sz w:val="20"/>
                <w:szCs w:val="20"/>
                <w:highlight w:val="yellow"/>
              </w:rPr>
              <w:t>Fecha</w:t>
            </w:r>
            <w:r w:rsidRPr="00C36A51">
              <w:rPr>
                <w:rFonts w:ascii="Arial Narrow" w:hAnsi="Arial Narrow"/>
                <w:b/>
                <w:sz w:val="20"/>
                <w:szCs w:val="20"/>
              </w:rPr>
              <w:t>:</w:t>
            </w:r>
            <w:r w:rsidRPr="00C36A51">
              <w:rPr>
                <w:rFonts w:ascii="Arial Narrow" w:hAnsi="Arial Narrow"/>
                <w:sz w:val="20"/>
                <w:szCs w:val="20"/>
              </w:rPr>
              <w:t xml:space="preserve"> Fecha del sistema del momento en el que se está ingresando (formato </w:t>
            </w:r>
            <w:proofErr w:type="spellStart"/>
            <w:r w:rsidRPr="00C36A51">
              <w:rPr>
                <w:rFonts w:ascii="Arial Narrow" w:hAnsi="Arial Narrow"/>
                <w:sz w:val="20"/>
                <w:szCs w:val="20"/>
              </w:rPr>
              <w:t>dd</w:t>
            </w:r>
            <w:proofErr w:type="spellEnd"/>
            <w:r w:rsidRPr="00C36A51">
              <w:rPr>
                <w:rFonts w:ascii="Arial Narrow" w:hAnsi="Arial Narrow"/>
                <w:sz w:val="20"/>
                <w:szCs w:val="20"/>
              </w:rPr>
              <w:t>/mm/</w:t>
            </w:r>
            <w:proofErr w:type="spellStart"/>
            <w:r w:rsidRPr="00C36A51">
              <w:rPr>
                <w:rFonts w:ascii="Arial Narrow" w:hAnsi="Arial Narrow"/>
                <w:sz w:val="20"/>
                <w:szCs w:val="20"/>
              </w:rPr>
              <w:t>aaaa</w:t>
            </w:r>
            <w:proofErr w:type="spellEnd"/>
            <w:r w:rsidRPr="00C36A51">
              <w:rPr>
                <w:rFonts w:ascii="Arial Narrow" w:hAnsi="Arial Narrow"/>
                <w:sz w:val="20"/>
                <w:szCs w:val="20"/>
              </w:rPr>
              <w:t>) a esta opción.</w:t>
            </w:r>
          </w:p>
          <w:p w:rsidR="002754B3" w:rsidRPr="00C36A51" w:rsidRDefault="002754B3" w:rsidP="00EF6966">
            <w:pPr>
              <w:pStyle w:val="Prrafodelista"/>
              <w:numPr>
                <w:ilvl w:val="0"/>
                <w:numId w:val="80"/>
              </w:numPr>
              <w:rPr>
                <w:rFonts w:ascii="Arial Narrow" w:hAnsi="Arial Narrow"/>
                <w:sz w:val="20"/>
                <w:szCs w:val="20"/>
              </w:rPr>
            </w:pPr>
            <w:r w:rsidRPr="00045416">
              <w:rPr>
                <w:rFonts w:ascii="Arial Narrow" w:hAnsi="Arial Narrow"/>
                <w:b/>
                <w:sz w:val="20"/>
                <w:szCs w:val="20"/>
                <w:highlight w:val="yellow"/>
              </w:rPr>
              <w:t>Hora</w:t>
            </w:r>
            <w:r w:rsidRPr="00C36A51">
              <w:rPr>
                <w:rFonts w:ascii="Arial Narrow" w:hAnsi="Arial Narrow"/>
                <w:sz w:val="20"/>
                <w:szCs w:val="20"/>
              </w:rPr>
              <w:t xml:space="preserve">: Hora del sistema del momento en el que se está ingresando (formato </w:t>
            </w:r>
            <w:proofErr w:type="spellStart"/>
            <w:r w:rsidRPr="00C36A51">
              <w:rPr>
                <w:rFonts w:ascii="Arial Narrow" w:hAnsi="Arial Narrow"/>
                <w:sz w:val="20"/>
                <w:szCs w:val="20"/>
              </w:rPr>
              <w:t>hh:mm:ss</w:t>
            </w:r>
            <w:proofErr w:type="spellEnd"/>
            <w:r w:rsidRPr="00C36A51">
              <w:rPr>
                <w:rFonts w:ascii="Arial Narrow" w:hAnsi="Arial Narrow"/>
                <w:sz w:val="20"/>
                <w:szCs w:val="20"/>
              </w:rPr>
              <w:t>) a esta opción.</w:t>
            </w:r>
          </w:p>
          <w:p w:rsidR="002754B3" w:rsidRPr="00045416" w:rsidRDefault="00AE4EC0" w:rsidP="00EF6966">
            <w:pPr>
              <w:pStyle w:val="Prrafodelista"/>
              <w:numPr>
                <w:ilvl w:val="0"/>
                <w:numId w:val="79"/>
              </w:numPr>
              <w:rPr>
                <w:rFonts w:ascii="Arial Narrow" w:hAnsi="Arial Narrow"/>
                <w:b/>
                <w:sz w:val="20"/>
                <w:szCs w:val="20"/>
              </w:rPr>
            </w:pPr>
            <w:r w:rsidRPr="00045416">
              <w:rPr>
                <w:rFonts w:ascii="Arial Narrow" w:hAnsi="Arial Narrow"/>
                <w:b/>
                <w:sz w:val="20"/>
                <w:szCs w:val="20"/>
              </w:rPr>
              <w:t xml:space="preserve">Sección parámetros de </w:t>
            </w:r>
            <w:r w:rsidR="002754B3" w:rsidRPr="00045416">
              <w:rPr>
                <w:rFonts w:ascii="Arial Narrow" w:hAnsi="Arial Narrow"/>
                <w:b/>
                <w:sz w:val="20"/>
                <w:szCs w:val="20"/>
              </w:rPr>
              <w:t xml:space="preserve">búsqueda, editables, </w:t>
            </w:r>
            <w:r w:rsidR="002754B3" w:rsidRPr="00045416">
              <w:rPr>
                <w:rFonts w:ascii="Arial Narrow" w:hAnsi="Arial Narrow"/>
                <w:b/>
                <w:sz w:val="20"/>
                <w:szCs w:val="20"/>
                <w:highlight w:val="yellow"/>
              </w:rPr>
              <w:t>de consulta:</w:t>
            </w:r>
          </w:p>
          <w:p w:rsidR="002754B3" w:rsidRPr="00C36A51" w:rsidRDefault="002754B3" w:rsidP="00EF6966">
            <w:pPr>
              <w:pStyle w:val="Prrafodelista"/>
              <w:numPr>
                <w:ilvl w:val="0"/>
                <w:numId w:val="80"/>
              </w:numPr>
              <w:rPr>
                <w:rFonts w:ascii="Arial Narrow" w:hAnsi="Arial Narrow"/>
                <w:sz w:val="20"/>
                <w:szCs w:val="20"/>
                <w:highlight w:val="yellow"/>
              </w:rPr>
            </w:pPr>
            <w:r w:rsidRPr="00C36A51">
              <w:rPr>
                <w:rFonts w:ascii="Arial Narrow" w:hAnsi="Arial Narrow"/>
                <w:b/>
                <w:sz w:val="20"/>
                <w:szCs w:val="20"/>
                <w:highlight w:val="yellow"/>
              </w:rPr>
              <w:t>Aduana</w:t>
            </w:r>
            <w:r w:rsidRPr="00C36A51">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2754B3" w:rsidRPr="00C36A51" w:rsidRDefault="002754B3" w:rsidP="00045416">
            <w:pPr>
              <w:pStyle w:val="Prrafodelista"/>
              <w:ind w:left="1075"/>
              <w:rPr>
                <w:rFonts w:ascii="Arial Narrow" w:hAnsi="Arial Narrow"/>
                <w:sz w:val="20"/>
                <w:szCs w:val="20"/>
              </w:rPr>
            </w:pPr>
            <w:r w:rsidRPr="00C36A51">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aduana del funcionario autenticado en la lista deshabilitada. </w:t>
            </w:r>
            <w:r w:rsidRPr="00C36A51">
              <w:rPr>
                <w:rFonts w:ascii="Arial Narrow" w:eastAsia="Arial Unicode MS" w:hAnsi="Arial Narrow" w:cs="Arial"/>
                <w:sz w:val="20"/>
                <w:szCs w:val="20"/>
                <w:highlight w:val="yellow"/>
              </w:rPr>
              <w:t>L</w:t>
            </w:r>
            <w:r w:rsidRPr="00C36A51">
              <w:rPr>
                <w:rFonts w:ascii="Arial Narrow" w:hAnsi="Arial Narrow"/>
                <w:sz w:val="20"/>
                <w:szCs w:val="20"/>
                <w:highlight w:val="yellow"/>
              </w:rPr>
              <w:t>a aduana del funcionario se muestra seleccionada por defecto.</w:t>
            </w:r>
            <w:r w:rsidRPr="00C36A51">
              <w:rPr>
                <w:rFonts w:ascii="Arial Narrow" w:hAnsi="Arial Narrow"/>
                <w:sz w:val="20"/>
                <w:szCs w:val="20"/>
              </w:rPr>
              <w:t xml:space="preserve"> </w:t>
            </w:r>
          </w:p>
          <w:p w:rsidR="002754B3" w:rsidRPr="00C36A51" w:rsidRDefault="002754B3" w:rsidP="00EF6966">
            <w:pPr>
              <w:pStyle w:val="Prrafodelista"/>
              <w:numPr>
                <w:ilvl w:val="0"/>
                <w:numId w:val="80"/>
              </w:numPr>
              <w:rPr>
                <w:rFonts w:ascii="Arial Narrow" w:hAnsi="Arial Narrow"/>
                <w:b/>
                <w:sz w:val="20"/>
                <w:szCs w:val="20"/>
              </w:rPr>
            </w:pPr>
            <w:r w:rsidRPr="00045416">
              <w:rPr>
                <w:rFonts w:ascii="Arial Narrow" w:hAnsi="Arial Narrow"/>
                <w:b/>
                <w:sz w:val="20"/>
                <w:szCs w:val="20"/>
                <w:highlight w:val="yellow"/>
              </w:rPr>
              <w:t>Vigente</w:t>
            </w:r>
            <w:r w:rsidRPr="00C36A51">
              <w:rPr>
                <w:rFonts w:ascii="Arial Narrow" w:hAnsi="Arial Narrow"/>
                <w:b/>
                <w:sz w:val="20"/>
                <w:szCs w:val="20"/>
              </w:rPr>
              <w:t xml:space="preserve"> Desde: </w:t>
            </w:r>
            <w:r w:rsidRPr="00C36A51">
              <w:rPr>
                <w:rFonts w:ascii="Arial Narrow" w:hAnsi="Arial Narrow"/>
                <w:sz w:val="20"/>
                <w:szCs w:val="20"/>
              </w:rPr>
              <w:t xml:space="preserve">Campo obligatorio, indica la fecha de inicio de vigencia del registro del funcionario aduanero en el Grupo que será seleccionado por el usuario. </w:t>
            </w:r>
            <w:r w:rsidRPr="00C36A51">
              <w:rPr>
                <w:rFonts w:ascii="Arial Narrow" w:hAnsi="Arial Narrow"/>
                <w:sz w:val="20"/>
                <w:szCs w:val="20"/>
                <w:highlight w:val="yellow"/>
              </w:rPr>
              <w:t>Se muestra por defecto la fecha actual.</w:t>
            </w:r>
          </w:p>
          <w:p w:rsidR="002754B3" w:rsidRPr="00C36A51" w:rsidRDefault="002754B3" w:rsidP="00EF6966">
            <w:pPr>
              <w:pStyle w:val="Prrafodelista"/>
              <w:numPr>
                <w:ilvl w:val="0"/>
                <w:numId w:val="80"/>
              </w:numPr>
              <w:rPr>
                <w:rFonts w:ascii="Arial Narrow" w:hAnsi="Arial Narrow"/>
                <w:b/>
                <w:sz w:val="20"/>
                <w:szCs w:val="20"/>
              </w:rPr>
            </w:pPr>
            <w:r w:rsidRPr="00045416">
              <w:rPr>
                <w:rFonts w:ascii="Arial Narrow" w:hAnsi="Arial Narrow"/>
                <w:b/>
                <w:sz w:val="20"/>
                <w:szCs w:val="20"/>
                <w:highlight w:val="yellow"/>
              </w:rPr>
              <w:t>Vigente</w:t>
            </w:r>
            <w:r w:rsidRPr="00C36A51">
              <w:rPr>
                <w:rFonts w:ascii="Arial Narrow" w:hAnsi="Arial Narrow"/>
                <w:b/>
                <w:sz w:val="20"/>
                <w:szCs w:val="20"/>
              </w:rPr>
              <w:t xml:space="preserve"> Hasta: </w:t>
            </w:r>
            <w:r w:rsidRPr="00C36A51">
              <w:rPr>
                <w:rFonts w:ascii="Arial Narrow" w:hAnsi="Arial Narrow"/>
                <w:sz w:val="20"/>
                <w:szCs w:val="20"/>
              </w:rPr>
              <w:t>Campo obligatorio, indica la fecha de término de vigencia del registro del funcionario aduanero en el Grupo que será seleccionado por el usuario.</w:t>
            </w:r>
            <w:r w:rsidRPr="00C36A51">
              <w:rPr>
                <w:rFonts w:ascii="Arial Narrow" w:hAnsi="Arial Narrow"/>
                <w:sz w:val="20"/>
                <w:szCs w:val="20"/>
                <w:highlight w:val="yellow"/>
              </w:rPr>
              <w:t xml:space="preserve"> Se muestra por defecto la fecha actual.</w:t>
            </w:r>
          </w:p>
          <w:p w:rsidR="002754B3" w:rsidRPr="00C36A51"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highlight w:val="yellow"/>
              </w:rPr>
              <w:t xml:space="preserve">Unidad de despacho: </w:t>
            </w:r>
            <w:r w:rsidRPr="00C36A51">
              <w:rPr>
                <w:rFonts w:ascii="Arial Narrow" w:hAnsi="Arial Narrow"/>
                <w:sz w:val="20"/>
                <w:szCs w:val="20"/>
                <w:highlight w:val="yellow"/>
              </w:rPr>
              <w:t>Campo obligatorio, muestra la lista de unidades de despacho con la descripción de las unidades de despacho vigentes, de la aduana seleccionada, ordenadas por número. Por defecto se muestra seleccionada la primera unidad de despacho de la lista.</w:t>
            </w:r>
            <w:r w:rsidRPr="00C36A51">
              <w:rPr>
                <w:rFonts w:ascii="Arial Narrow" w:hAnsi="Arial Narrow"/>
                <w:sz w:val="20"/>
                <w:szCs w:val="20"/>
              </w:rPr>
              <w:t xml:space="preserve"> </w:t>
            </w:r>
            <w:r w:rsidRPr="00C36A51">
              <w:rPr>
                <w:rFonts w:ascii="Arial Narrow" w:hAnsi="Arial Narrow"/>
                <w:b/>
                <w:strike/>
                <w:sz w:val="20"/>
                <w:szCs w:val="20"/>
              </w:rPr>
              <w:t xml:space="preserve">Régimen Aduanero: </w:t>
            </w:r>
            <w:r w:rsidRPr="00C36A51">
              <w:rPr>
                <w:rFonts w:ascii="Arial Narrow" w:hAnsi="Arial Narrow"/>
                <w:strike/>
                <w:sz w:val="20"/>
                <w:szCs w:val="20"/>
              </w:rPr>
              <w:t>donde se selecciona el Régimen aduanero a la que pertenecen los funcionarios a registrar. Se deberá mostrar sólo el régimen Envíos de Entrega Rápida – 28, el cual deberá estar seleccionado por defecto.</w:t>
            </w:r>
          </w:p>
          <w:p w:rsidR="002754B3" w:rsidRPr="00C36A51"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rPr>
              <w:t>Grupo</w:t>
            </w:r>
            <w:r w:rsidRPr="00C36A51">
              <w:rPr>
                <w:rFonts w:ascii="Arial Narrow" w:hAnsi="Arial Narrow"/>
                <w:sz w:val="20"/>
                <w:szCs w:val="20"/>
              </w:rPr>
              <w:t xml:space="preserve"> </w:t>
            </w:r>
            <w:r w:rsidRPr="00C36A51">
              <w:rPr>
                <w:rFonts w:ascii="Arial Narrow" w:hAnsi="Arial Narrow"/>
                <w:b/>
                <w:sz w:val="20"/>
                <w:szCs w:val="20"/>
              </w:rPr>
              <w:t>de</w:t>
            </w:r>
            <w:r w:rsidRPr="00C36A51">
              <w:rPr>
                <w:rFonts w:ascii="Arial Narrow" w:hAnsi="Arial Narrow"/>
                <w:sz w:val="20"/>
                <w:szCs w:val="20"/>
              </w:rPr>
              <w:t xml:space="preserve"> </w:t>
            </w:r>
            <w:r w:rsidRPr="00C36A51">
              <w:rPr>
                <w:rFonts w:ascii="Arial Narrow" w:hAnsi="Arial Narrow"/>
                <w:b/>
                <w:sz w:val="20"/>
                <w:szCs w:val="20"/>
              </w:rPr>
              <w:t xml:space="preserve">Funcionarios </w:t>
            </w:r>
            <w:r w:rsidRPr="00C36A51">
              <w:rPr>
                <w:rFonts w:ascii="Arial Narrow" w:hAnsi="Arial Narrow"/>
                <w:b/>
                <w:strike/>
                <w:sz w:val="20"/>
                <w:szCs w:val="20"/>
              </w:rPr>
              <w:t>a Registrar</w:t>
            </w:r>
            <w:r w:rsidRPr="00C36A51">
              <w:rPr>
                <w:rFonts w:ascii="Arial Narrow" w:hAnsi="Arial Narrow"/>
                <w:sz w:val="20"/>
                <w:szCs w:val="20"/>
              </w:rPr>
              <w:t xml:space="preserve">: Campo obligatorio, </w:t>
            </w:r>
            <w:r w:rsidRPr="00C36A51">
              <w:rPr>
                <w:rFonts w:ascii="Arial Narrow" w:hAnsi="Arial Narrow"/>
                <w:sz w:val="20"/>
                <w:szCs w:val="20"/>
                <w:highlight w:val="yellow"/>
              </w:rPr>
              <w:t>muestra la lista de</w:t>
            </w:r>
            <w:r w:rsidRPr="00C36A51">
              <w:rPr>
                <w:rFonts w:ascii="Arial Narrow" w:hAnsi="Arial Narrow"/>
                <w:sz w:val="20"/>
                <w:szCs w:val="20"/>
              </w:rPr>
              <w:t xml:space="preserve"> </w:t>
            </w:r>
            <w:r w:rsidRPr="00C36A51">
              <w:rPr>
                <w:rFonts w:ascii="Arial Narrow" w:hAnsi="Arial Narrow"/>
                <w:strike/>
                <w:sz w:val="20"/>
                <w:szCs w:val="20"/>
              </w:rPr>
              <w:t>donde se selecciona el</w:t>
            </w:r>
            <w:r w:rsidRPr="00C36A51">
              <w:rPr>
                <w:rFonts w:ascii="Arial Narrow" w:hAnsi="Arial Narrow"/>
                <w:sz w:val="20"/>
                <w:szCs w:val="20"/>
              </w:rPr>
              <w:t xml:space="preserve"> Grupos de Funcionarios Aduaneros </w:t>
            </w:r>
            <w:r w:rsidRPr="00C36A51">
              <w:rPr>
                <w:rFonts w:ascii="Arial Narrow" w:hAnsi="Arial Narrow"/>
                <w:sz w:val="20"/>
                <w:szCs w:val="20"/>
                <w:highlight w:val="yellow"/>
              </w:rPr>
              <w:t>de acuerdo al rol del usuario autenticado.</w:t>
            </w:r>
            <w:r w:rsidRPr="00C36A51">
              <w:rPr>
                <w:rFonts w:ascii="Arial Narrow" w:hAnsi="Arial Narrow"/>
                <w:sz w:val="20"/>
                <w:szCs w:val="20"/>
              </w:rPr>
              <w:t xml:space="preserve"> </w:t>
            </w:r>
            <w:r w:rsidRPr="00C36A51">
              <w:rPr>
                <w:rFonts w:ascii="Arial Narrow" w:hAnsi="Arial Narrow"/>
                <w:strike/>
                <w:sz w:val="20"/>
                <w:szCs w:val="20"/>
              </w:rPr>
              <w:t>que se va registrar</w:t>
            </w:r>
            <w:r w:rsidRPr="00C36A51">
              <w:rPr>
                <w:rFonts w:ascii="Arial Narrow" w:hAnsi="Arial Narrow"/>
                <w:sz w:val="20"/>
                <w:szCs w:val="20"/>
              </w:rPr>
              <w:t xml:space="preserve"> (Ver detalle de los grupos en </w:t>
            </w:r>
            <w:r w:rsidRPr="00C36A51">
              <w:rPr>
                <w:rFonts w:ascii="Arial Narrow" w:hAnsi="Arial Narrow"/>
                <w:sz w:val="20"/>
                <w:szCs w:val="20"/>
              </w:rPr>
              <w:lastRenderedPageBreak/>
              <w:t xml:space="preserve">el </w:t>
            </w:r>
            <w:r w:rsidRPr="00C36A51">
              <w:rPr>
                <w:rFonts w:ascii="Arial Narrow" w:hAnsi="Arial Narrow"/>
                <w:b/>
                <w:sz w:val="20"/>
                <w:szCs w:val="20"/>
              </w:rPr>
              <w:t>ANEXO 02</w:t>
            </w:r>
            <w:r w:rsidRPr="00C36A51">
              <w:rPr>
                <w:rFonts w:ascii="Arial Narrow" w:hAnsi="Arial Narrow"/>
                <w:sz w:val="20"/>
                <w:szCs w:val="20"/>
              </w:rPr>
              <w:t xml:space="preserve">). </w:t>
            </w:r>
          </w:p>
          <w:p w:rsidR="002754B3" w:rsidRPr="00C36A51" w:rsidRDefault="002754B3" w:rsidP="00045416">
            <w:pPr>
              <w:pStyle w:val="Prrafodelista"/>
              <w:ind w:left="1075"/>
              <w:rPr>
                <w:rFonts w:ascii="Arial Narrow" w:hAnsi="Arial Narrow"/>
                <w:sz w:val="20"/>
                <w:szCs w:val="20"/>
              </w:rPr>
            </w:pPr>
            <w:r w:rsidRPr="00C36A51">
              <w:rPr>
                <w:rFonts w:ascii="Arial Narrow" w:hAnsi="Arial Narrow"/>
                <w:sz w:val="20"/>
                <w:szCs w:val="20"/>
                <w:highlight w:val="yellow"/>
              </w:rPr>
              <w:t>En cualquier caso se muestra seleccionado el primer elemento de la lista por defecto.</w:t>
            </w:r>
            <w:r w:rsidRPr="00C36A51">
              <w:rPr>
                <w:rFonts w:ascii="Arial Narrow" w:hAnsi="Arial Narrow"/>
                <w:sz w:val="20"/>
                <w:szCs w:val="20"/>
              </w:rPr>
              <w:t xml:space="preserve"> </w:t>
            </w:r>
          </w:p>
          <w:p w:rsidR="002754B3" w:rsidRDefault="002754B3" w:rsidP="00EF6966">
            <w:pPr>
              <w:pStyle w:val="Prrafodelista"/>
              <w:numPr>
                <w:ilvl w:val="0"/>
                <w:numId w:val="80"/>
              </w:numPr>
              <w:rPr>
                <w:rFonts w:ascii="Arial Narrow" w:hAnsi="Arial Narrow"/>
                <w:sz w:val="20"/>
                <w:szCs w:val="20"/>
                <w:highlight w:val="yellow"/>
              </w:rPr>
            </w:pPr>
            <w:r w:rsidRPr="00C36A51">
              <w:rPr>
                <w:rFonts w:ascii="Arial Narrow" w:hAnsi="Arial Narrow"/>
                <w:b/>
                <w:sz w:val="20"/>
                <w:szCs w:val="20"/>
                <w:highlight w:val="yellow"/>
              </w:rPr>
              <w:t xml:space="preserve">Turno: </w:t>
            </w:r>
            <w:r w:rsidRPr="00C36A51">
              <w:rPr>
                <w:rFonts w:ascii="Arial Narrow" w:hAnsi="Arial Narrow"/>
                <w:sz w:val="20"/>
                <w:szCs w:val="20"/>
                <w:highlight w:val="yellow"/>
              </w:rPr>
              <w:t>Campo obligatorio, muestra la lista de turnos de la aduana y unidad de despacho seleccionado, indicando el nombre y la hora de inicio y de fin del turno,</w:t>
            </w:r>
            <w:r>
              <w:rPr>
                <w:rFonts w:ascii="Arial Narrow" w:hAnsi="Arial Narrow"/>
                <w:sz w:val="20"/>
                <w:szCs w:val="20"/>
                <w:highlight w:val="yellow"/>
              </w:rPr>
              <w:t xml:space="preserve"> </w:t>
            </w:r>
            <w:r w:rsidRPr="00C36A51">
              <w:rPr>
                <w:rFonts w:ascii="Arial Narrow" w:hAnsi="Arial Narrow"/>
                <w:sz w:val="20"/>
                <w:szCs w:val="20"/>
                <w:highlight w:val="yellow"/>
              </w:rPr>
              <w:t>en caso no existan registros se muestra la opción “Sin Turno” y se deshabilita la lista</w:t>
            </w:r>
            <w:r>
              <w:rPr>
                <w:rFonts w:ascii="Arial Narrow" w:hAnsi="Arial Narrow"/>
                <w:sz w:val="20"/>
                <w:szCs w:val="20"/>
                <w:highlight w:val="yellow"/>
              </w:rPr>
              <w:t>, en caso contrario se agregará al final de la lista la opción “Sin turno”</w:t>
            </w:r>
            <w:r w:rsidRPr="00C36A51">
              <w:rPr>
                <w:rFonts w:ascii="Arial Narrow" w:hAnsi="Arial Narrow"/>
                <w:sz w:val="20"/>
                <w:szCs w:val="20"/>
                <w:highlight w:val="yellow"/>
              </w:rPr>
              <w:t>. En cualquier caso se muestra seleccionado el primer elemento de la lista por defecto.</w:t>
            </w:r>
          </w:p>
          <w:p w:rsidR="002754B3" w:rsidRPr="00B7054A" w:rsidRDefault="002754B3" w:rsidP="00EF6966">
            <w:pPr>
              <w:pStyle w:val="Prrafodelista"/>
              <w:numPr>
                <w:ilvl w:val="0"/>
                <w:numId w:val="80"/>
              </w:numPr>
              <w:rPr>
                <w:rFonts w:ascii="Arial Narrow" w:hAnsi="Arial Narrow"/>
                <w:color w:val="FF0000"/>
                <w:sz w:val="20"/>
                <w:szCs w:val="20"/>
                <w:highlight w:val="yellow"/>
              </w:rPr>
            </w:pPr>
            <w:r w:rsidRPr="00B7054A">
              <w:rPr>
                <w:rFonts w:ascii="Arial Narrow" w:hAnsi="Arial Narrow"/>
                <w:b/>
                <w:color w:val="FF0000"/>
                <w:sz w:val="20"/>
                <w:szCs w:val="20"/>
                <w:highlight w:val="yellow"/>
              </w:rPr>
              <w:t>Botón consultar:</w:t>
            </w:r>
            <w:r w:rsidRPr="00B7054A">
              <w:rPr>
                <w:rFonts w:ascii="Arial Narrow" w:hAnsi="Arial Narrow"/>
                <w:color w:val="FF0000"/>
                <w:sz w:val="20"/>
                <w:szCs w:val="20"/>
                <w:highlight w:val="yellow"/>
              </w:rPr>
              <w:t xml:space="preserve"> Permite realizar la búsqueda de los funcionarios </w:t>
            </w:r>
            <w:r w:rsidR="003514DA" w:rsidRPr="003514DA">
              <w:rPr>
                <w:rFonts w:ascii="Arial Narrow" w:hAnsi="Arial Narrow"/>
                <w:color w:val="FF0000"/>
                <w:sz w:val="20"/>
                <w:highlight w:val="yellow"/>
              </w:rPr>
              <w:t>registrados</w:t>
            </w:r>
            <w:r w:rsidR="003514DA" w:rsidRPr="00B7054A">
              <w:rPr>
                <w:rFonts w:ascii="Arial Narrow" w:hAnsi="Arial Narrow"/>
                <w:color w:val="FF0000"/>
                <w:sz w:val="20"/>
                <w:szCs w:val="20"/>
                <w:highlight w:val="yellow"/>
              </w:rPr>
              <w:t xml:space="preserve"> </w:t>
            </w:r>
            <w:r w:rsidRPr="00B7054A">
              <w:rPr>
                <w:rFonts w:ascii="Arial Narrow" w:hAnsi="Arial Narrow"/>
                <w:color w:val="FF0000"/>
                <w:sz w:val="20"/>
                <w:szCs w:val="20"/>
                <w:highlight w:val="yellow"/>
              </w:rPr>
              <w:t>según los criterios de búsqueda ingresados.</w:t>
            </w:r>
          </w:p>
          <w:p w:rsidR="002754B3" w:rsidRPr="00B7054A"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rPr>
              <w:t xml:space="preserve">Botón Cancelar: </w:t>
            </w:r>
            <w:r w:rsidRPr="00C36A51">
              <w:rPr>
                <w:rFonts w:ascii="Arial Narrow" w:hAnsi="Arial Narrow"/>
                <w:sz w:val="20"/>
                <w:szCs w:val="20"/>
              </w:rPr>
              <w:t xml:space="preserve">Permite deshacer los cambios realizados refrescando la </w:t>
            </w:r>
            <w:r w:rsidRPr="00C36A51">
              <w:rPr>
                <w:rFonts w:ascii="Arial Narrow" w:hAnsi="Arial Narrow"/>
                <w:b/>
                <w:sz w:val="20"/>
                <w:szCs w:val="20"/>
              </w:rPr>
              <w:t>IU007</w:t>
            </w:r>
            <w:r w:rsidRPr="00C36A51">
              <w:rPr>
                <w:rFonts w:ascii="Arial Narrow" w:hAnsi="Arial Narrow"/>
                <w:sz w:val="20"/>
                <w:szCs w:val="20"/>
              </w:rPr>
              <w:t xml:space="preserve"> con los datos iniciales. Se muestra deshabilitado por defecto.</w:t>
            </w:r>
          </w:p>
          <w:p w:rsidR="002754B3" w:rsidRPr="00045416" w:rsidRDefault="00AE4EC0" w:rsidP="00EF6966">
            <w:pPr>
              <w:pStyle w:val="Prrafodelista"/>
              <w:numPr>
                <w:ilvl w:val="0"/>
                <w:numId w:val="79"/>
              </w:numPr>
              <w:rPr>
                <w:rFonts w:ascii="Arial Narrow" w:hAnsi="Arial Narrow"/>
                <w:b/>
                <w:sz w:val="20"/>
                <w:szCs w:val="20"/>
              </w:rPr>
            </w:pPr>
            <w:r w:rsidRPr="00045416">
              <w:rPr>
                <w:rFonts w:ascii="Arial Narrow" w:hAnsi="Arial Narrow"/>
                <w:b/>
                <w:sz w:val="20"/>
                <w:szCs w:val="20"/>
              </w:rPr>
              <w:t>Sección</w:t>
            </w:r>
            <w:r w:rsidR="002754B3" w:rsidRPr="00045416">
              <w:rPr>
                <w:rFonts w:ascii="Arial Narrow" w:hAnsi="Arial Narrow"/>
                <w:b/>
                <w:sz w:val="20"/>
                <w:szCs w:val="20"/>
                <w:highlight w:val="yellow"/>
              </w:rPr>
              <w:t xml:space="preserve"> búsqueda de funcionario</w:t>
            </w:r>
            <w:r w:rsidR="002754B3" w:rsidRPr="00045416">
              <w:rPr>
                <w:rFonts w:ascii="Arial Narrow" w:hAnsi="Arial Narrow"/>
                <w:b/>
                <w:color w:val="FF0000"/>
                <w:sz w:val="20"/>
                <w:szCs w:val="20"/>
                <w:highlight w:val="yellow"/>
              </w:rPr>
              <w:t>, esta sección se encuentra oculta al entrar a la opción</w:t>
            </w:r>
            <w:r w:rsidR="002754B3" w:rsidRPr="00045416">
              <w:rPr>
                <w:rFonts w:ascii="Arial Narrow" w:hAnsi="Arial Narrow"/>
                <w:b/>
                <w:sz w:val="20"/>
                <w:szCs w:val="20"/>
              </w:rPr>
              <w:t xml:space="preserve">: </w:t>
            </w:r>
          </w:p>
          <w:p w:rsidR="002754B3" w:rsidRPr="00C36A51" w:rsidRDefault="002754B3" w:rsidP="00EF6966">
            <w:pPr>
              <w:pStyle w:val="Prrafodelista"/>
              <w:numPr>
                <w:ilvl w:val="0"/>
                <w:numId w:val="80"/>
              </w:numPr>
              <w:rPr>
                <w:rFonts w:ascii="Arial Narrow" w:hAnsi="Arial Narrow"/>
                <w:strike/>
                <w:sz w:val="20"/>
                <w:szCs w:val="20"/>
              </w:rPr>
            </w:pPr>
            <w:r w:rsidRPr="00C36A51">
              <w:rPr>
                <w:rFonts w:ascii="Arial Narrow" w:hAnsi="Arial Narrow"/>
                <w:b/>
                <w:strike/>
                <w:sz w:val="20"/>
                <w:szCs w:val="20"/>
              </w:rPr>
              <w:t xml:space="preserve">Funcionario: </w:t>
            </w:r>
            <w:r w:rsidRPr="00C36A51">
              <w:rPr>
                <w:rFonts w:ascii="Arial Narrow" w:hAnsi="Arial Narrow"/>
                <w:strike/>
                <w:sz w:val="20"/>
                <w:szCs w:val="20"/>
              </w:rPr>
              <w:t>Dónde podrá visualizarse los campos del Número de Registro y los Apellidos y Nombres  del Funcionario Aduanero:</w:t>
            </w:r>
          </w:p>
          <w:p w:rsidR="002754B3" w:rsidRPr="00C36A51"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rPr>
              <w:t>Registro</w:t>
            </w:r>
            <w:r w:rsidRPr="00C36A51">
              <w:rPr>
                <w:rFonts w:ascii="Arial Narrow" w:hAnsi="Arial Narrow"/>
                <w:sz w:val="20"/>
                <w:szCs w:val="20"/>
              </w:rPr>
              <w:t xml:space="preserve">: Campo editable dónde se ingresa </w:t>
            </w:r>
            <w:r w:rsidRPr="00C36A51">
              <w:rPr>
                <w:rFonts w:ascii="Arial Narrow" w:hAnsi="Arial Narrow"/>
                <w:sz w:val="20"/>
                <w:szCs w:val="20"/>
                <w:highlight w:val="yellow"/>
              </w:rPr>
              <w:t>y muestra</w:t>
            </w:r>
            <w:r w:rsidRPr="00C36A51">
              <w:rPr>
                <w:rFonts w:ascii="Arial Narrow" w:hAnsi="Arial Narrow"/>
                <w:sz w:val="20"/>
                <w:szCs w:val="20"/>
              </w:rPr>
              <w:t xml:space="preserve"> el número de registro del Funcionario Aduanero a consultar</w:t>
            </w:r>
            <w:r w:rsidRPr="00C36A51">
              <w:rPr>
                <w:rFonts w:ascii="Arial Narrow" w:hAnsi="Arial Narrow"/>
                <w:sz w:val="20"/>
                <w:szCs w:val="20"/>
                <w:highlight w:val="yellow"/>
              </w:rPr>
              <w:t>. Vacío por defecto.</w:t>
            </w:r>
          </w:p>
          <w:p w:rsidR="002754B3" w:rsidRPr="00C36A51"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rPr>
              <w:t>Apellidos y Nombres</w:t>
            </w:r>
            <w:r w:rsidRPr="00C36A51">
              <w:rPr>
                <w:rFonts w:ascii="Arial Narrow" w:hAnsi="Arial Narrow"/>
                <w:sz w:val="20"/>
                <w:szCs w:val="20"/>
              </w:rPr>
              <w:t xml:space="preserve">: Campo </w:t>
            </w:r>
            <w:r w:rsidRPr="00C36A51">
              <w:rPr>
                <w:rFonts w:ascii="Arial Narrow" w:hAnsi="Arial Narrow"/>
                <w:strike/>
                <w:sz w:val="20"/>
                <w:szCs w:val="20"/>
              </w:rPr>
              <w:t>no</w:t>
            </w:r>
            <w:r w:rsidRPr="00C36A51">
              <w:rPr>
                <w:rFonts w:ascii="Arial Narrow" w:hAnsi="Arial Narrow"/>
                <w:sz w:val="20"/>
                <w:szCs w:val="20"/>
              </w:rPr>
              <w:t xml:space="preserve"> editable donde se </w:t>
            </w:r>
            <w:r w:rsidRPr="00C36A51">
              <w:rPr>
                <w:rFonts w:ascii="Arial Narrow" w:hAnsi="Arial Narrow"/>
                <w:sz w:val="20"/>
                <w:szCs w:val="20"/>
                <w:highlight w:val="yellow"/>
              </w:rPr>
              <w:t>ingresa y</w:t>
            </w:r>
            <w:r w:rsidRPr="00C36A51">
              <w:rPr>
                <w:rFonts w:ascii="Arial Narrow" w:hAnsi="Arial Narrow"/>
                <w:sz w:val="20"/>
                <w:szCs w:val="20"/>
              </w:rPr>
              <w:t xml:space="preserve"> muestran los apellidos y nombres del Funcionario Aduanero.</w:t>
            </w:r>
            <w:r w:rsidRPr="00C36A51">
              <w:rPr>
                <w:rFonts w:ascii="Arial Narrow" w:hAnsi="Arial Narrow"/>
                <w:sz w:val="20"/>
                <w:szCs w:val="20"/>
                <w:highlight w:val="yellow"/>
              </w:rPr>
              <w:t xml:space="preserve"> Vacío por defecto.</w:t>
            </w:r>
          </w:p>
          <w:p w:rsidR="002754B3" w:rsidRPr="00C36A51" w:rsidRDefault="002754B3" w:rsidP="00EF6966">
            <w:pPr>
              <w:pStyle w:val="Prrafodelista"/>
              <w:numPr>
                <w:ilvl w:val="0"/>
                <w:numId w:val="80"/>
              </w:numPr>
              <w:rPr>
                <w:rFonts w:ascii="Arial Narrow" w:hAnsi="Arial Narrow"/>
                <w:strike/>
                <w:sz w:val="20"/>
                <w:szCs w:val="20"/>
              </w:rPr>
            </w:pPr>
            <w:r w:rsidRPr="00C36A51">
              <w:rPr>
                <w:rFonts w:ascii="Arial Narrow" w:hAnsi="Arial Narrow"/>
                <w:b/>
                <w:strike/>
                <w:sz w:val="20"/>
                <w:szCs w:val="20"/>
              </w:rPr>
              <w:t xml:space="preserve">Opción (…): </w:t>
            </w:r>
            <w:r w:rsidRPr="00C36A51">
              <w:rPr>
                <w:rFonts w:ascii="Arial Narrow" w:hAnsi="Arial Narrow"/>
                <w:strike/>
                <w:sz w:val="20"/>
                <w:szCs w:val="20"/>
              </w:rPr>
              <w:t>Permite iniciar la búsqueda de un Funcionario Aduanero.</w:t>
            </w:r>
          </w:p>
          <w:p w:rsidR="002754B3" w:rsidRPr="00C36A51"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rPr>
              <w:t>Botón Agregar:</w:t>
            </w:r>
            <w:r w:rsidRPr="00C36A51">
              <w:rPr>
                <w:rFonts w:ascii="Arial Narrow" w:hAnsi="Arial Narrow"/>
                <w:sz w:val="20"/>
                <w:szCs w:val="20"/>
              </w:rPr>
              <w:t xml:space="preserve"> Permite agregar un funcionario Aduanero a la lista de Funcionarios a registrar en el grupo del Catálogo que se está creando. Se muestra deshabilitado por defecto.</w:t>
            </w:r>
          </w:p>
          <w:p w:rsidR="002754B3" w:rsidRPr="00045416" w:rsidRDefault="00AE4EC0" w:rsidP="00EF6966">
            <w:pPr>
              <w:pStyle w:val="Prrafodelista"/>
              <w:numPr>
                <w:ilvl w:val="0"/>
                <w:numId w:val="79"/>
              </w:numPr>
              <w:rPr>
                <w:rFonts w:ascii="Arial Narrow" w:hAnsi="Arial Narrow"/>
                <w:b/>
                <w:sz w:val="20"/>
                <w:szCs w:val="20"/>
                <w:highlight w:val="yellow"/>
              </w:rPr>
            </w:pPr>
            <w:r w:rsidRPr="00045416">
              <w:rPr>
                <w:rFonts w:ascii="Arial Narrow" w:hAnsi="Arial Narrow"/>
                <w:b/>
                <w:sz w:val="20"/>
                <w:szCs w:val="20"/>
                <w:highlight w:val="yellow"/>
              </w:rPr>
              <w:t xml:space="preserve">Sección </w:t>
            </w:r>
            <w:r w:rsidR="002754B3" w:rsidRPr="00045416">
              <w:rPr>
                <w:rFonts w:ascii="Arial Narrow" w:hAnsi="Arial Narrow"/>
                <w:b/>
                <w:sz w:val="20"/>
                <w:szCs w:val="20"/>
              </w:rPr>
              <w:t>funcionarios</w:t>
            </w:r>
            <w:r w:rsidRPr="00045416">
              <w:rPr>
                <w:rFonts w:ascii="Arial Narrow" w:hAnsi="Arial Narrow"/>
                <w:b/>
                <w:sz w:val="20"/>
                <w:szCs w:val="20"/>
                <w:highlight w:val="yellow"/>
              </w:rPr>
              <w:t xml:space="preserve"> </w:t>
            </w:r>
            <w:r w:rsidR="003514DA" w:rsidRPr="00045416">
              <w:rPr>
                <w:rFonts w:ascii="Arial Narrow" w:hAnsi="Arial Narrow"/>
                <w:b/>
                <w:color w:val="FF0000"/>
                <w:sz w:val="20"/>
                <w:szCs w:val="20"/>
                <w:highlight w:val="yellow"/>
              </w:rPr>
              <w:t>registrados</w:t>
            </w:r>
            <w:r w:rsidR="002754B3" w:rsidRPr="00045416">
              <w:rPr>
                <w:rFonts w:ascii="Arial Narrow" w:hAnsi="Arial Narrow"/>
                <w:b/>
                <w:sz w:val="20"/>
                <w:szCs w:val="20"/>
                <w:highlight w:val="yellow"/>
              </w:rPr>
              <w:t xml:space="preserve">, </w:t>
            </w:r>
            <w:r w:rsidR="002754B3" w:rsidRPr="00045416">
              <w:rPr>
                <w:rFonts w:ascii="Arial Narrow" w:hAnsi="Arial Narrow"/>
                <w:b/>
                <w:color w:val="FF0000"/>
                <w:sz w:val="20"/>
                <w:szCs w:val="20"/>
                <w:highlight w:val="yellow"/>
              </w:rPr>
              <w:t>esta sección se encuentra ocultar al ingresar a la opción</w:t>
            </w:r>
            <w:r w:rsidR="002754B3" w:rsidRPr="00045416">
              <w:rPr>
                <w:rFonts w:ascii="Arial Narrow" w:hAnsi="Arial Narrow"/>
                <w:b/>
                <w:sz w:val="20"/>
                <w:szCs w:val="20"/>
                <w:highlight w:val="yellow"/>
              </w:rPr>
              <w:t>:</w:t>
            </w:r>
          </w:p>
          <w:p w:rsidR="002754B3" w:rsidRPr="00C36A51"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rPr>
              <w:t xml:space="preserve">Lista Funcionarios Registrados: </w:t>
            </w:r>
            <w:r w:rsidRPr="00C36A51">
              <w:rPr>
                <w:rFonts w:ascii="Arial Narrow" w:hAnsi="Arial Narrow"/>
                <w:sz w:val="20"/>
                <w:szCs w:val="20"/>
              </w:rPr>
              <w:t>En esta lista se muestran los funcionarios aduaneros que se están asignando al catálogo de Funcionarios Aduaneros. Las columnas de información que se muestran son las siguientes:</w:t>
            </w:r>
          </w:p>
          <w:p w:rsidR="002754B3" w:rsidRPr="00C36A51" w:rsidRDefault="002754B3" w:rsidP="00EF6966">
            <w:pPr>
              <w:pStyle w:val="Prrafodelista"/>
              <w:numPr>
                <w:ilvl w:val="3"/>
                <w:numId w:val="84"/>
              </w:numPr>
              <w:ind w:left="1349" w:hanging="284"/>
              <w:rPr>
                <w:rFonts w:ascii="Arial Narrow" w:hAnsi="Arial Narrow"/>
                <w:sz w:val="20"/>
                <w:szCs w:val="20"/>
              </w:rPr>
            </w:pPr>
            <w:r w:rsidRPr="00C36A51">
              <w:rPr>
                <w:rFonts w:ascii="Arial Narrow" w:hAnsi="Arial Narrow"/>
                <w:b/>
                <w:sz w:val="20"/>
                <w:szCs w:val="20"/>
              </w:rPr>
              <w:t xml:space="preserve">Registro: </w:t>
            </w:r>
            <w:r w:rsidRPr="00C36A51">
              <w:rPr>
                <w:rFonts w:ascii="Arial Narrow" w:hAnsi="Arial Narrow"/>
                <w:sz w:val="20"/>
                <w:szCs w:val="20"/>
              </w:rPr>
              <w:t>número de registro del Funcionario Aduanero.</w:t>
            </w:r>
          </w:p>
          <w:p w:rsidR="002754B3" w:rsidRPr="00C36A51" w:rsidRDefault="002754B3" w:rsidP="00EF6966">
            <w:pPr>
              <w:pStyle w:val="Prrafodelista"/>
              <w:numPr>
                <w:ilvl w:val="3"/>
                <w:numId w:val="84"/>
              </w:numPr>
              <w:ind w:left="1349" w:hanging="284"/>
              <w:rPr>
                <w:rFonts w:ascii="Arial Narrow" w:hAnsi="Arial Narrow"/>
                <w:sz w:val="20"/>
                <w:szCs w:val="20"/>
              </w:rPr>
            </w:pPr>
            <w:r w:rsidRPr="00C36A51">
              <w:rPr>
                <w:rFonts w:ascii="Arial Narrow" w:hAnsi="Arial Narrow"/>
                <w:b/>
                <w:sz w:val="20"/>
                <w:szCs w:val="20"/>
              </w:rPr>
              <w:t xml:space="preserve">Apellido Paterno: </w:t>
            </w:r>
            <w:r w:rsidRPr="00C36A51">
              <w:rPr>
                <w:rFonts w:ascii="Arial Narrow" w:hAnsi="Arial Narrow"/>
                <w:sz w:val="20"/>
                <w:szCs w:val="20"/>
              </w:rPr>
              <w:t>Apellido Paterno del Funcionario Aduanero.</w:t>
            </w:r>
          </w:p>
          <w:p w:rsidR="002754B3" w:rsidRPr="00C36A51" w:rsidRDefault="002754B3" w:rsidP="00EF6966">
            <w:pPr>
              <w:pStyle w:val="Prrafodelista"/>
              <w:numPr>
                <w:ilvl w:val="3"/>
                <w:numId w:val="84"/>
              </w:numPr>
              <w:ind w:left="1349" w:hanging="284"/>
              <w:rPr>
                <w:rFonts w:ascii="Arial Narrow" w:hAnsi="Arial Narrow"/>
                <w:sz w:val="20"/>
                <w:szCs w:val="20"/>
              </w:rPr>
            </w:pPr>
            <w:r w:rsidRPr="00C36A51">
              <w:rPr>
                <w:rFonts w:ascii="Arial Narrow" w:hAnsi="Arial Narrow"/>
                <w:b/>
                <w:sz w:val="20"/>
                <w:szCs w:val="20"/>
              </w:rPr>
              <w:t xml:space="preserve">Apellido Materno: </w:t>
            </w:r>
            <w:r w:rsidRPr="00C36A51">
              <w:rPr>
                <w:rFonts w:ascii="Arial Narrow" w:hAnsi="Arial Narrow"/>
                <w:sz w:val="20"/>
                <w:szCs w:val="20"/>
              </w:rPr>
              <w:t>Apellido Materno del Funcionario Aduanero.</w:t>
            </w:r>
          </w:p>
          <w:p w:rsidR="002754B3" w:rsidRPr="00C36A51" w:rsidRDefault="002754B3" w:rsidP="00EF6966">
            <w:pPr>
              <w:pStyle w:val="Prrafodelista"/>
              <w:numPr>
                <w:ilvl w:val="3"/>
                <w:numId w:val="84"/>
              </w:numPr>
              <w:ind w:left="1349" w:hanging="284"/>
              <w:rPr>
                <w:rFonts w:ascii="Arial Narrow" w:hAnsi="Arial Narrow"/>
                <w:sz w:val="20"/>
                <w:szCs w:val="20"/>
              </w:rPr>
            </w:pPr>
            <w:r w:rsidRPr="00C36A51">
              <w:rPr>
                <w:rFonts w:ascii="Arial Narrow" w:hAnsi="Arial Narrow"/>
                <w:b/>
                <w:sz w:val="20"/>
                <w:szCs w:val="20"/>
              </w:rPr>
              <w:t xml:space="preserve">Nombres: </w:t>
            </w:r>
            <w:r w:rsidRPr="00C36A51">
              <w:rPr>
                <w:rFonts w:ascii="Arial Narrow" w:hAnsi="Arial Narrow"/>
                <w:sz w:val="20"/>
                <w:szCs w:val="20"/>
              </w:rPr>
              <w:t>Nombre (es) del Funcionario Aduanero.</w:t>
            </w:r>
          </w:p>
          <w:p w:rsidR="002754B3" w:rsidRPr="00C36A51" w:rsidRDefault="002754B3" w:rsidP="00EF6966">
            <w:pPr>
              <w:pStyle w:val="Prrafodelista"/>
              <w:numPr>
                <w:ilvl w:val="3"/>
                <w:numId w:val="84"/>
              </w:numPr>
              <w:ind w:left="1349" w:hanging="284"/>
              <w:rPr>
                <w:rFonts w:ascii="Arial Narrow" w:hAnsi="Arial Narrow"/>
                <w:sz w:val="20"/>
                <w:szCs w:val="20"/>
                <w:highlight w:val="yellow"/>
                <w:lang w:val="es-PE"/>
              </w:rPr>
            </w:pPr>
            <w:r w:rsidRPr="00C36A51">
              <w:rPr>
                <w:rFonts w:ascii="Arial Narrow" w:hAnsi="Arial Narrow"/>
                <w:b/>
                <w:sz w:val="20"/>
                <w:szCs w:val="20"/>
                <w:highlight w:val="yellow"/>
              </w:rPr>
              <w:t>Desde:</w:t>
            </w:r>
            <w:r w:rsidRPr="00C36A51">
              <w:rPr>
                <w:rFonts w:ascii="Arial Narrow" w:hAnsi="Arial Narrow"/>
                <w:sz w:val="20"/>
                <w:szCs w:val="20"/>
                <w:highlight w:val="yellow"/>
                <w:lang w:val="es-PE"/>
              </w:rPr>
              <w:t xml:space="preserve"> fecha de </w:t>
            </w:r>
            <w:r w:rsidRPr="00585932">
              <w:rPr>
                <w:rFonts w:ascii="Arial Narrow" w:hAnsi="Arial Narrow"/>
                <w:sz w:val="20"/>
                <w:szCs w:val="20"/>
                <w:highlight w:val="yellow"/>
              </w:rPr>
              <w:t>inicio</w:t>
            </w:r>
            <w:r w:rsidRPr="00C36A51">
              <w:rPr>
                <w:rFonts w:ascii="Arial Narrow" w:hAnsi="Arial Narrow"/>
                <w:sz w:val="20"/>
                <w:szCs w:val="20"/>
                <w:highlight w:val="yellow"/>
                <w:lang w:val="es-PE"/>
              </w:rPr>
              <w:t xml:space="preserve"> de </w:t>
            </w:r>
            <w:r w:rsidRPr="00C36A51">
              <w:rPr>
                <w:rFonts w:ascii="Arial Narrow" w:hAnsi="Arial Narrow"/>
                <w:sz w:val="20"/>
                <w:szCs w:val="20"/>
                <w:highlight w:val="yellow"/>
              </w:rPr>
              <w:t>vigencia</w:t>
            </w:r>
            <w:r w:rsidRPr="00C36A51">
              <w:rPr>
                <w:rFonts w:ascii="Arial Narrow" w:hAnsi="Arial Narrow"/>
                <w:sz w:val="20"/>
                <w:szCs w:val="20"/>
                <w:highlight w:val="yellow"/>
                <w:lang w:val="es-PE"/>
              </w:rPr>
              <w:t xml:space="preserve"> en formato </w:t>
            </w:r>
            <w:proofErr w:type="spellStart"/>
            <w:r w:rsidRPr="00C36A51">
              <w:rPr>
                <w:rFonts w:ascii="Arial Narrow" w:hAnsi="Arial Narrow"/>
                <w:sz w:val="20"/>
                <w:szCs w:val="20"/>
                <w:highlight w:val="yellow"/>
                <w:lang w:val="es-PE"/>
              </w:rPr>
              <w:t>dd</w:t>
            </w:r>
            <w:proofErr w:type="spellEnd"/>
            <w:r w:rsidRPr="00C36A51">
              <w:rPr>
                <w:rFonts w:ascii="Arial Narrow" w:hAnsi="Arial Narrow"/>
                <w:sz w:val="20"/>
                <w:szCs w:val="20"/>
                <w:highlight w:val="yellow"/>
                <w:lang w:val="es-PE"/>
              </w:rPr>
              <w:t>/mm/</w:t>
            </w:r>
            <w:proofErr w:type="spellStart"/>
            <w:r w:rsidRPr="00C36A51">
              <w:rPr>
                <w:rFonts w:ascii="Arial Narrow" w:hAnsi="Arial Narrow"/>
                <w:sz w:val="20"/>
                <w:szCs w:val="20"/>
                <w:highlight w:val="yellow"/>
                <w:lang w:val="es-PE"/>
              </w:rPr>
              <w:t>yyyy</w:t>
            </w:r>
            <w:proofErr w:type="spellEnd"/>
            <w:r w:rsidRPr="00C36A51">
              <w:rPr>
                <w:rFonts w:ascii="Arial Narrow" w:hAnsi="Arial Narrow"/>
                <w:sz w:val="20"/>
                <w:szCs w:val="20"/>
                <w:highlight w:val="yellow"/>
                <w:lang w:val="es-PE"/>
              </w:rPr>
              <w:t>.</w:t>
            </w:r>
            <w:r w:rsidRPr="00C36A51">
              <w:rPr>
                <w:rFonts w:ascii="Arial Narrow" w:hAnsi="Arial Narrow"/>
                <w:sz w:val="20"/>
                <w:szCs w:val="20"/>
                <w:highlight w:val="yellow"/>
              </w:rPr>
              <w:t xml:space="preserve"> Centrado</w:t>
            </w:r>
            <w:r>
              <w:rPr>
                <w:rFonts w:ascii="Arial Narrow" w:hAnsi="Arial Narrow"/>
                <w:sz w:val="20"/>
                <w:szCs w:val="20"/>
                <w:highlight w:val="yellow"/>
              </w:rPr>
              <w:t>.</w:t>
            </w:r>
          </w:p>
          <w:p w:rsidR="00215534" w:rsidRPr="00B7054A" w:rsidRDefault="002754B3" w:rsidP="00EF6966">
            <w:pPr>
              <w:pStyle w:val="Prrafodelista"/>
              <w:numPr>
                <w:ilvl w:val="3"/>
                <w:numId w:val="84"/>
              </w:numPr>
              <w:ind w:left="1349" w:hanging="284"/>
              <w:rPr>
                <w:rFonts w:ascii="Arial Narrow" w:hAnsi="Arial Narrow"/>
                <w:color w:val="FF0000"/>
                <w:sz w:val="20"/>
                <w:szCs w:val="20"/>
                <w:highlight w:val="yellow"/>
              </w:rPr>
            </w:pPr>
            <w:r w:rsidRPr="00C36A51">
              <w:rPr>
                <w:rFonts w:ascii="Arial Narrow" w:hAnsi="Arial Narrow"/>
                <w:b/>
                <w:sz w:val="20"/>
                <w:szCs w:val="20"/>
                <w:highlight w:val="yellow"/>
              </w:rPr>
              <w:t>Hasta:</w:t>
            </w:r>
            <w:r w:rsidRPr="00C36A51">
              <w:rPr>
                <w:rFonts w:ascii="Arial Narrow" w:hAnsi="Arial Narrow"/>
                <w:sz w:val="20"/>
                <w:szCs w:val="20"/>
                <w:highlight w:val="yellow"/>
                <w:lang w:val="es-PE"/>
              </w:rPr>
              <w:t xml:space="preserve"> fecha de </w:t>
            </w:r>
            <w:r w:rsidRPr="00C36A51">
              <w:rPr>
                <w:rFonts w:ascii="Arial Narrow" w:hAnsi="Arial Narrow"/>
                <w:sz w:val="20"/>
                <w:szCs w:val="20"/>
                <w:highlight w:val="yellow"/>
              </w:rPr>
              <w:t xml:space="preserve">término </w:t>
            </w:r>
            <w:r w:rsidRPr="00C36A51">
              <w:rPr>
                <w:rFonts w:ascii="Arial Narrow" w:hAnsi="Arial Narrow"/>
                <w:sz w:val="20"/>
                <w:szCs w:val="20"/>
                <w:highlight w:val="yellow"/>
                <w:lang w:val="es-PE"/>
              </w:rPr>
              <w:t xml:space="preserve">de vigencia en formato </w:t>
            </w:r>
            <w:proofErr w:type="spellStart"/>
            <w:r w:rsidRPr="00C36A51">
              <w:rPr>
                <w:rFonts w:ascii="Arial Narrow" w:hAnsi="Arial Narrow"/>
                <w:sz w:val="20"/>
                <w:szCs w:val="20"/>
                <w:highlight w:val="yellow"/>
                <w:lang w:val="es-PE"/>
              </w:rPr>
              <w:t>dd</w:t>
            </w:r>
            <w:proofErr w:type="spellEnd"/>
            <w:r w:rsidRPr="00C36A51">
              <w:rPr>
                <w:rFonts w:ascii="Arial Narrow" w:hAnsi="Arial Narrow"/>
                <w:sz w:val="20"/>
                <w:szCs w:val="20"/>
                <w:highlight w:val="yellow"/>
                <w:lang w:val="es-PE"/>
              </w:rPr>
              <w:t>/mm/</w:t>
            </w:r>
            <w:proofErr w:type="spellStart"/>
            <w:r w:rsidRPr="00C36A51">
              <w:rPr>
                <w:rFonts w:ascii="Arial Narrow" w:hAnsi="Arial Narrow"/>
                <w:sz w:val="20"/>
                <w:szCs w:val="20"/>
                <w:highlight w:val="yellow"/>
                <w:lang w:val="es-PE"/>
              </w:rPr>
              <w:t>yyyy</w:t>
            </w:r>
            <w:proofErr w:type="spellEnd"/>
            <w:r w:rsidRPr="00C36A51">
              <w:rPr>
                <w:rFonts w:ascii="Arial Narrow" w:hAnsi="Arial Narrow"/>
                <w:sz w:val="20"/>
                <w:szCs w:val="20"/>
                <w:highlight w:val="yellow"/>
                <w:lang w:val="es-PE"/>
              </w:rPr>
              <w:t>.</w:t>
            </w:r>
            <w:r w:rsidRPr="00C36A51">
              <w:rPr>
                <w:rFonts w:ascii="Arial Narrow" w:hAnsi="Arial Narrow"/>
                <w:sz w:val="20"/>
                <w:szCs w:val="20"/>
                <w:highlight w:val="yellow"/>
              </w:rPr>
              <w:t xml:space="preserve"> </w:t>
            </w:r>
            <w:r w:rsidRPr="00B7054A">
              <w:rPr>
                <w:rFonts w:ascii="Arial Narrow" w:hAnsi="Arial Narrow"/>
                <w:sz w:val="20"/>
                <w:szCs w:val="20"/>
                <w:highlight w:val="yellow"/>
              </w:rPr>
              <w:t>Centrado.</w:t>
            </w:r>
            <w:r w:rsidR="00215534" w:rsidRPr="00B7054A">
              <w:rPr>
                <w:rFonts w:ascii="Arial Narrow" w:hAnsi="Arial Narrow"/>
                <w:color w:val="FF0000"/>
                <w:sz w:val="20"/>
                <w:szCs w:val="20"/>
                <w:highlight w:val="yellow"/>
              </w:rPr>
              <w:t xml:space="preserve"> </w:t>
            </w:r>
          </w:p>
          <w:p w:rsidR="002754B3" w:rsidRPr="00B7054A" w:rsidRDefault="00215534" w:rsidP="00EF6966">
            <w:pPr>
              <w:pStyle w:val="Prrafodelista"/>
              <w:numPr>
                <w:ilvl w:val="3"/>
                <w:numId w:val="84"/>
              </w:numPr>
              <w:ind w:left="1349" w:hanging="284"/>
              <w:rPr>
                <w:rFonts w:ascii="Arial Narrow" w:hAnsi="Arial Narrow"/>
                <w:sz w:val="20"/>
                <w:szCs w:val="20"/>
                <w:highlight w:val="yellow"/>
              </w:rPr>
            </w:pPr>
            <w:r w:rsidRPr="00C36A51">
              <w:rPr>
                <w:rFonts w:ascii="Arial Narrow" w:hAnsi="Arial Narrow"/>
                <w:b/>
                <w:sz w:val="20"/>
                <w:szCs w:val="20"/>
                <w:highlight w:val="yellow"/>
              </w:rPr>
              <w:t>Retirar</w:t>
            </w:r>
            <w:r w:rsidRPr="00C36A51">
              <w:rPr>
                <w:rFonts w:ascii="Arial Narrow" w:hAnsi="Arial Narrow"/>
                <w:b/>
                <w:sz w:val="20"/>
                <w:szCs w:val="20"/>
              </w:rPr>
              <w:t xml:space="preserve"> </w:t>
            </w:r>
            <w:r w:rsidRPr="00C36A51">
              <w:rPr>
                <w:rFonts w:ascii="Arial Narrow" w:hAnsi="Arial Narrow"/>
                <w:b/>
                <w:strike/>
                <w:sz w:val="20"/>
                <w:szCs w:val="20"/>
              </w:rPr>
              <w:t>Acciones</w:t>
            </w:r>
            <w:r w:rsidRPr="00C36A51">
              <w:rPr>
                <w:rFonts w:ascii="Arial Narrow" w:hAnsi="Arial Narrow"/>
                <w:b/>
                <w:sz w:val="20"/>
                <w:szCs w:val="20"/>
              </w:rPr>
              <w:t xml:space="preserve">: </w:t>
            </w:r>
            <w:r w:rsidRPr="00C36A51">
              <w:rPr>
                <w:rFonts w:ascii="Arial Narrow" w:hAnsi="Arial Narrow"/>
                <w:sz w:val="20"/>
                <w:szCs w:val="20"/>
              </w:rPr>
              <w:t>opción para retirar un Funcionario Aduanero de la Lista de Funcionarios registrados.</w:t>
            </w:r>
            <w:r>
              <w:rPr>
                <w:rFonts w:ascii="Arial Narrow" w:hAnsi="Arial Narrow"/>
                <w:sz w:val="20"/>
                <w:szCs w:val="20"/>
              </w:rPr>
              <w:t xml:space="preserve"> </w:t>
            </w:r>
            <w:r w:rsidRPr="00215534">
              <w:rPr>
                <w:rFonts w:ascii="Arial Narrow" w:hAnsi="Arial Narrow"/>
                <w:color w:val="FF0000"/>
                <w:sz w:val="20"/>
                <w:szCs w:val="20"/>
                <w:highlight w:val="yellow"/>
              </w:rPr>
              <w:t>Sólo se muestra cuando la fecha de inicio de vigencia del registro es mayor o igual que la fecha actual.</w:t>
            </w:r>
          </w:p>
          <w:p w:rsidR="002754B3" w:rsidRPr="00B7054A" w:rsidRDefault="002754B3" w:rsidP="00EF6966">
            <w:pPr>
              <w:pStyle w:val="Prrafodelista"/>
              <w:numPr>
                <w:ilvl w:val="3"/>
                <w:numId w:val="84"/>
              </w:numPr>
              <w:ind w:left="1349" w:hanging="284"/>
              <w:rPr>
                <w:rFonts w:ascii="Arial Narrow" w:hAnsi="Arial Narrow"/>
                <w:color w:val="FF0000"/>
                <w:sz w:val="20"/>
                <w:szCs w:val="20"/>
                <w:highlight w:val="yellow"/>
              </w:rPr>
            </w:pPr>
            <w:r w:rsidRPr="00B7054A">
              <w:rPr>
                <w:rFonts w:ascii="Arial Narrow" w:hAnsi="Arial Narrow"/>
                <w:b/>
                <w:color w:val="FF0000"/>
                <w:sz w:val="20"/>
                <w:szCs w:val="20"/>
                <w:highlight w:val="yellow"/>
              </w:rPr>
              <w:t>Modificar</w:t>
            </w:r>
            <w:r w:rsidR="00215534">
              <w:rPr>
                <w:rFonts w:ascii="Arial Narrow" w:hAnsi="Arial Narrow"/>
                <w:b/>
                <w:color w:val="FF0000"/>
                <w:sz w:val="20"/>
                <w:szCs w:val="20"/>
                <w:highlight w:val="yellow"/>
              </w:rPr>
              <w:t xml:space="preserve"> vigencia</w:t>
            </w:r>
            <w:r w:rsidRPr="00B7054A">
              <w:rPr>
                <w:rFonts w:ascii="Arial Narrow" w:hAnsi="Arial Narrow"/>
                <w:b/>
                <w:color w:val="FF0000"/>
                <w:sz w:val="20"/>
                <w:szCs w:val="20"/>
                <w:highlight w:val="yellow"/>
              </w:rPr>
              <w:t xml:space="preserve">: </w:t>
            </w:r>
            <w:r w:rsidRPr="00B7054A">
              <w:rPr>
                <w:rFonts w:ascii="Arial Narrow" w:hAnsi="Arial Narrow"/>
                <w:color w:val="FF0000"/>
                <w:sz w:val="20"/>
                <w:szCs w:val="20"/>
                <w:highlight w:val="yellow"/>
              </w:rPr>
              <w:t xml:space="preserve">opción para modificar la vigencia </w:t>
            </w:r>
            <w:r w:rsidRPr="00045416">
              <w:rPr>
                <w:rFonts w:ascii="Arial Narrow" w:hAnsi="Arial Narrow"/>
                <w:sz w:val="20"/>
                <w:szCs w:val="20"/>
              </w:rPr>
              <w:t>del</w:t>
            </w:r>
            <w:r w:rsidRPr="00B7054A">
              <w:rPr>
                <w:rFonts w:ascii="Arial Narrow" w:hAnsi="Arial Narrow"/>
                <w:color w:val="FF0000"/>
                <w:sz w:val="20"/>
                <w:szCs w:val="20"/>
                <w:highlight w:val="yellow"/>
              </w:rPr>
              <w:t xml:space="preserve"> funcionario seleccionado.</w:t>
            </w:r>
            <w:r w:rsidR="00215534">
              <w:rPr>
                <w:rFonts w:ascii="Arial Narrow" w:hAnsi="Arial Narrow"/>
                <w:color w:val="FF0000"/>
                <w:sz w:val="20"/>
                <w:szCs w:val="20"/>
                <w:highlight w:val="yellow"/>
              </w:rPr>
              <w:t xml:space="preserve"> Sólo se muestra cuando el registro se encuentra grabado en base de datos y la fecha de fin de vigencia es menor o igual que la fecha actual.</w:t>
            </w:r>
          </w:p>
          <w:p w:rsidR="002754B3" w:rsidRPr="00C36A51" w:rsidRDefault="00215534" w:rsidP="00EF6966">
            <w:pPr>
              <w:pStyle w:val="Prrafodelista"/>
              <w:numPr>
                <w:ilvl w:val="3"/>
                <w:numId w:val="84"/>
              </w:numPr>
              <w:ind w:left="1349" w:hanging="284"/>
              <w:rPr>
                <w:rFonts w:ascii="Arial Narrow" w:hAnsi="Arial Narrow"/>
                <w:sz w:val="20"/>
                <w:szCs w:val="20"/>
              </w:rPr>
            </w:pPr>
            <w:r>
              <w:rPr>
                <w:rFonts w:ascii="Arial Narrow" w:hAnsi="Arial Narrow"/>
                <w:b/>
                <w:color w:val="FF0000"/>
                <w:sz w:val="20"/>
                <w:szCs w:val="20"/>
                <w:highlight w:val="yellow"/>
              </w:rPr>
              <w:t xml:space="preserve">Nueva </w:t>
            </w:r>
            <w:r w:rsidR="002754B3" w:rsidRPr="00B7054A">
              <w:rPr>
                <w:rFonts w:ascii="Arial Narrow" w:hAnsi="Arial Narrow"/>
                <w:b/>
                <w:color w:val="FF0000"/>
                <w:sz w:val="20"/>
                <w:szCs w:val="20"/>
                <w:highlight w:val="yellow"/>
              </w:rPr>
              <w:t xml:space="preserve">vigencia: </w:t>
            </w:r>
            <w:r w:rsidR="002754B3" w:rsidRPr="00B7054A">
              <w:rPr>
                <w:rFonts w:ascii="Arial Narrow" w:hAnsi="Arial Narrow"/>
                <w:color w:val="FF0000"/>
                <w:sz w:val="20"/>
                <w:szCs w:val="20"/>
                <w:highlight w:val="yellow"/>
              </w:rPr>
              <w:t xml:space="preserve">opción para cerrar la vigencia del funcionario </w:t>
            </w:r>
            <w:r w:rsidR="002754B3" w:rsidRPr="00215534">
              <w:rPr>
                <w:rFonts w:ascii="Arial Narrow" w:hAnsi="Arial Narrow"/>
                <w:color w:val="FF0000"/>
                <w:sz w:val="20"/>
                <w:szCs w:val="20"/>
                <w:highlight w:val="yellow"/>
              </w:rPr>
              <w:t>seleccionado.</w:t>
            </w:r>
            <w:r w:rsidRPr="00215534">
              <w:rPr>
                <w:rFonts w:ascii="Arial Narrow" w:hAnsi="Arial Narrow"/>
                <w:color w:val="FF0000"/>
                <w:sz w:val="20"/>
                <w:szCs w:val="20"/>
                <w:highlight w:val="yellow"/>
              </w:rPr>
              <w:t xml:space="preserve"> Sólo </w:t>
            </w:r>
            <w:r>
              <w:rPr>
                <w:rFonts w:ascii="Arial Narrow" w:hAnsi="Arial Narrow"/>
                <w:color w:val="FF0000"/>
                <w:sz w:val="20"/>
                <w:szCs w:val="20"/>
                <w:highlight w:val="yellow"/>
              </w:rPr>
              <w:t>se muestra cuando el registro se encuentra grabado en base de datos</w:t>
            </w:r>
            <w:r>
              <w:rPr>
                <w:rFonts w:ascii="Arial Narrow" w:hAnsi="Arial Narrow"/>
                <w:color w:val="FF0000"/>
                <w:sz w:val="20"/>
                <w:szCs w:val="20"/>
              </w:rPr>
              <w:t>.</w:t>
            </w:r>
          </w:p>
          <w:p w:rsidR="002754B3" w:rsidRPr="00535AF5" w:rsidRDefault="002754B3" w:rsidP="00EF6966">
            <w:pPr>
              <w:pStyle w:val="Prrafodelista"/>
              <w:numPr>
                <w:ilvl w:val="0"/>
                <w:numId w:val="80"/>
              </w:numPr>
              <w:rPr>
                <w:rFonts w:ascii="Arial Narrow" w:hAnsi="Arial Narrow"/>
                <w:b/>
                <w:color w:val="FF0000"/>
                <w:sz w:val="20"/>
                <w:szCs w:val="20"/>
                <w:highlight w:val="yellow"/>
              </w:rPr>
            </w:pPr>
            <w:r w:rsidRPr="00535AF5">
              <w:rPr>
                <w:rFonts w:ascii="Arial Narrow" w:hAnsi="Arial Narrow"/>
                <w:b/>
                <w:color w:val="FF0000"/>
                <w:sz w:val="20"/>
                <w:szCs w:val="20"/>
                <w:highlight w:val="yellow"/>
              </w:rPr>
              <w:lastRenderedPageBreak/>
              <w:t xml:space="preserve">Calendario de funcionarios </w:t>
            </w:r>
            <w:r w:rsidR="003514DA">
              <w:rPr>
                <w:rFonts w:ascii="Arial Narrow" w:hAnsi="Arial Narrow"/>
                <w:b/>
                <w:color w:val="FF0000"/>
                <w:sz w:val="20"/>
                <w:highlight w:val="yellow"/>
              </w:rPr>
              <w:t>registrados</w:t>
            </w:r>
            <w:r w:rsidR="003514DA" w:rsidRPr="00535AF5">
              <w:rPr>
                <w:rFonts w:ascii="Arial Narrow" w:hAnsi="Arial Narrow"/>
                <w:b/>
                <w:color w:val="FF0000"/>
                <w:sz w:val="20"/>
                <w:szCs w:val="20"/>
                <w:highlight w:val="yellow"/>
              </w:rPr>
              <w:t xml:space="preserve"> </w:t>
            </w:r>
            <w:r w:rsidRPr="00535AF5">
              <w:rPr>
                <w:rFonts w:ascii="Arial Narrow" w:hAnsi="Arial Narrow"/>
                <w:b/>
                <w:color w:val="FF0000"/>
                <w:sz w:val="20"/>
                <w:szCs w:val="20"/>
                <w:highlight w:val="yellow"/>
              </w:rPr>
              <w:t xml:space="preserve">por día: </w:t>
            </w:r>
            <w:r w:rsidRPr="00535AF5">
              <w:rPr>
                <w:rFonts w:ascii="Arial Narrow" w:hAnsi="Arial Narrow"/>
                <w:color w:val="FF0000"/>
                <w:sz w:val="20"/>
                <w:szCs w:val="20"/>
                <w:highlight w:val="yellow"/>
              </w:rPr>
              <w:t>calendario que muestra el resumen de asignaciones por cada día.</w:t>
            </w:r>
          </w:p>
          <w:p w:rsidR="002754B3" w:rsidRPr="00535AF5" w:rsidRDefault="002754B3" w:rsidP="00EF6966">
            <w:pPr>
              <w:pStyle w:val="Prrafodelista"/>
              <w:numPr>
                <w:ilvl w:val="3"/>
                <w:numId w:val="84"/>
              </w:numPr>
              <w:ind w:left="1349" w:hanging="284"/>
              <w:rPr>
                <w:rFonts w:ascii="Arial Narrow" w:hAnsi="Arial Narrow"/>
                <w:b/>
                <w:color w:val="FF0000"/>
                <w:sz w:val="20"/>
                <w:szCs w:val="20"/>
                <w:highlight w:val="yellow"/>
              </w:rPr>
            </w:pPr>
            <w:r w:rsidRPr="00535AF5">
              <w:rPr>
                <w:rFonts w:ascii="Arial Narrow" w:hAnsi="Arial Narrow"/>
                <w:b/>
                <w:color w:val="FF0000"/>
                <w:sz w:val="20"/>
                <w:szCs w:val="20"/>
                <w:highlight w:val="yellow"/>
              </w:rPr>
              <w:t xml:space="preserve">Evento de calendario: </w:t>
            </w:r>
            <w:r w:rsidRPr="00535AF5">
              <w:rPr>
                <w:rFonts w:ascii="Arial Narrow" w:hAnsi="Arial Narrow"/>
                <w:color w:val="FF0000"/>
                <w:sz w:val="20"/>
                <w:szCs w:val="20"/>
                <w:highlight w:val="yellow"/>
              </w:rPr>
              <w:t>se muestra un evento por cada d</w:t>
            </w:r>
            <w:r>
              <w:rPr>
                <w:rFonts w:ascii="Arial Narrow" w:hAnsi="Arial Narrow"/>
                <w:color w:val="FF0000"/>
                <w:sz w:val="20"/>
                <w:szCs w:val="20"/>
                <w:highlight w:val="yellow"/>
              </w:rPr>
              <w:t>ía,</w:t>
            </w:r>
            <w:r w:rsidRPr="00535AF5">
              <w:rPr>
                <w:rFonts w:ascii="Arial Narrow" w:hAnsi="Arial Narrow"/>
                <w:color w:val="FF0000"/>
                <w:sz w:val="20"/>
                <w:szCs w:val="20"/>
                <w:highlight w:val="yellow"/>
              </w:rPr>
              <w:t xml:space="preserve"> cuyo título es el nombre del Turno y la cantidad de funcionarios </w:t>
            </w:r>
            <w:r w:rsidR="003514DA" w:rsidRPr="003514DA">
              <w:rPr>
                <w:rFonts w:ascii="Arial Narrow" w:hAnsi="Arial Narrow"/>
                <w:color w:val="FF0000"/>
                <w:sz w:val="20"/>
                <w:highlight w:val="yellow"/>
              </w:rPr>
              <w:t>registrados</w:t>
            </w:r>
            <w:r>
              <w:rPr>
                <w:rFonts w:ascii="Arial Narrow" w:hAnsi="Arial Narrow"/>
                <w:color w:val="FF0000"/>
                <w:sz w:val="20"/>
                <w:szCs w:val="20"/>
                <w:highlight w:val="yellow"/>
              </w:rPr>
              <w:t>, permitiéndose seleccionar para ver el detalle de las asignaciones de la fecha seleccionada.</w:t>
            </w:r>
          </w:p>
          <w:p w:rsidR="002754B3" w:rsidRPr="00C36A51" w:rsidRDefault="002754B3" w:rsidP="00EF6966">
            <w:pPr>
              <w:pStyle w:val="Prrafodelista"/>
              <w:numPr>
                <w:ilvl w:val="0"/>
                <w:numId w:val="80"/>
              </w:numPr>
              <w:rPr>
                <w:rFonts w:ascii="Arial Narrow" w:hAnsi="Arial Narrow"/>
                <w:strike/>
                <w:sz w:val="20"/>
                <w:szCs w:val="20"/>
              </w:rPr>
            </w:pPr>
            <w:r w:rsidRPr="00C36A51">
              <w:rPr>
                <w:rFonts w:ascii="Arial Narrow" w:hAnsi="Arial Narrow"/>
                <w:b/>
                <w:strike/>
                <w:sz w:val="20"/>
                <w:szCs w:val="20"/>
              </w:rPr>
              <w:t xml:space="preserve">Opción </w:t>
            </w:r>
            <w:r w:rsidRPr="00B371F4">
              <w:rPr>
                <w:rFonts w:ascii="Arial Narrow" w:hAnsi="Arial Narrow"/>
                <w:b/>
                <w:sz w:val="20"/>
                <w:szCs w:val="20"/>
              </w:rPr>
              <w:t>Retirar</w:t>
            </w:r>
            <w:r w:rsidRPr="00C36A51">
              <w:rPr>
                <w:rFonts w:ascii="Arial Narrow" w:hAnsi="Arial Narrow"/>
                <w:b/>
                <w:strike/>
                <w:sz w:val="20"/>
                <w:szCs w:val="20"/>
              </w:rPr>
              <w:t>:</w:t>
            </w:r>
            <w:r w:rsidRPr="00C36A51">
              <w:rPr>
                <w:rFonts w:ascii="Arial Narrow" w:hAnsi="Arial Narrow"/>
                <w:strike/>
                <w:sz w:val="20"/>
                <w:szCs w:val="20"/>
              </w:rPr>
              <w:t xml:space="preserve"> Permite retirar el Funcionario Aduanero de la lista de Funcionarios Registrados.</w:t>
            </w:r>
          </w:p>
          <w:p w:rsidR="002754B3" w:rsidRPr="00C36A51" w:rsidRDefault="002754B3" w:rsidP="00EF6966">
            <w:pPr>
              <w:pStyle w:val="Prrafodelista"/>
              <w:numPr>
                <w:ilvl w:val="0"/>
                <w:numId w:val="80"/>
              </w:numPr>
              <w:rPr>
                <w:rFonts w:ascii="Arial Narrow" w:hAnsi="Arial Narrow"/>
                <w:strike/>
                <w:sz w:val="20"/>
                <w:szCs w:val="20"/>
              </w:rPr>
            </w:pPr>
            <w:r w:rsidRPr="00C36A51">
              <w:rPr>
                <w:rFonts w:ascii="Arial Narrow" w:hAnsi="Arial Narrow"/>
                <w:b/>
                <w:strike/>
                <w:sz w:val="20"/>
                <w:szCs w:val="20"/>
              </w:rPr>
              <w:t>Motivo</w:t>
            </w:r>
            <w:r w:rsidRPr="00C36A51">
              <w:rPr>
                <w:rFonts w:ascii="Arial Narrow" w:hAnsi="Arial Narrow"/>
                <w:strike/>
                <w:sz w:val="20"/>
                <w:szCs w:val="20"/>
              </w:rPr>
              <w:t>: es un campo emergente que se visualiza cuando se selecciona la opción  "</w:t>
            </w:r>
            <w:r w:rsidRPr="00B371F4">
              <w:rPr>
                <w:rFonts w:ascii="Arial Narrow" w:hAnsi="Arial Narrow"/>
                <w:b/>
                <w:sz w:val="20"/>
                <w:szCs w:val="20"/>
              </w:rPr>
              <w:t>Retirar</w:t>
            </w:r>
            <w:r w:rsidRPr="00C36A51">
              <w:rPr>
                <w:rFonts w:ascii="Arial Narrow" w:hAnsi="Arial Narrow"/>
                <w:strike/>
                <w:sz w:val="20"/>
                <w:szCs w:val="20"/>
              </w:rPr>
              <w:t>".</w:t>
            </w:r>
          </w:p>
          <w:p w:rsidR="002754B3" w:rsidRPr="00C36A51" w:rsidRDefault="002754B3" w:rsidP="00EF6966">
            <w:pPr>
              <w:pStyle w:val="Prrafodelista"/>
              <w:numPr>
                <w:ilvl w:val="0"/>
                <w:numId w:val="80"/>
              </w:numPr>
              <w:rPr>
                <w:rFonts w:ascii="Arial Narrow" w:hAnsi="Arial Narrow"/>
                <w:sz w:val="20"/>
                <w:szCs w:val="20"/>
              </w:rPr>
            </w:pPr>
            <w:r w:rsidRPr="00C36A51">
              <w:rPr>
                <w:rFonts w:ascii="Arial Narrow" w:hAnsi="Arial Narrow"/>
                <w:b/>
                <w:sz w:val="20"/>
                <w:szCs w:val="20"/>
              </w:rPr>
              <w:t>Botón Grabar:</w:t>
            </w:r>
            <w:r w:rsidRPr="00C36A51">
              <w:rPr>
                <w:rFonts w:ascii="Arial Narrow" w:hAnsi="Arial Narrow"/>
                <w:sz w:val="20"/>
                <w:szCs w:val="20"/>
              </w:rPr>
              <w:t xml:space="preserve"> Permite grabar los registros una vez que se hayan registrado los funcionarios aduaneros en el Grupo correspondiente, para el régimen y periodo solicitados. Se muestra deshabilitado por defecto.</w:t>
            </w:r>
          </w:p>
        </w:tc>
      </w:tr>
      <w:tr w:rsidR="007C46BA" w:rsidRPr="00D95732" w:rsidTr="007C46BA">
        <w:trPr>
          <w:trHeight w:val="1045"/>
        </w:trPr>
        <w:tc>
          <w:tcPr>
            <w:tcW w:w="567" w:type="dxa"/>
          </w:tcPr>
          <w:p w:rsidR="007C46BA" w:rsidRPr="005C403B" w:rsidRDefault="007C46BA"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7C46BA" w:rsidRPr="00D95732" w:rsidRDefault="007C46BA" w:rsidP="00BF4B12">
            <w:pPr>
              <w:pStyle w:val="NormalWeb"/>
              <w:spacing w:before="0" w:beforeAutospacing="0" w:after="0" w:afterAutospacing="0"/>
              <w:rPr>
                <w:rFonts w:ascii="Arial Narrow" w:hAnsi="Arial Narrow"/>
                <w:highlight w:val="yellow"/>
              </w:rPr>
            </w:pPr>
            <w:r w:rsidRPr="00F97D75">
              <w:rPr>
                <w:rFonts w:ascii="Arial Narrow" w:hAnsi="Arial Narrow"/>
                <w:highlight w:val="yellow"/>
              </w:rPr>
              <w:t xml:space="preserve">El actor selecciona una opción de la lista </w:t>
            </w:r>
            <w:r w:rsidRPr="00696544">
              <w:rPr>
                <w:rFonts w:ascii="Arial Narrow" w:hAnsi="Arial Narrow"/>
                <w:b/>
                <w:highlight w:val="yellow"/>
              </w:rPr>
              <w:t>Aduana</w:t>
            </w:r>
            <w:r>
              <w:rPr>
                <w:rFonts w:ascii="Arial Narrow" w:hAnsi="Arial Narrow"/>
                <w:highlight w:val="yellow"/>
              </w:rPr>
              <w:t xml:space="preserve">, en </w:t>
            </w:r>
            <w:r w:rsidRPr="00A17559">
              <w:rPr>
                <w:rFonts w:ascii="Arial Narrow" w:hAnsi="Arial Narrow"/>
                <w:highlight w:val="yellow"/>
              </w:rPr>
              <w:t>IU00</w:t>
            </w:r>
            <w:r>
              <w:rPr>
                <w:rFonts w:ascii="Arial Narrow" w:hAnsi="Arial Narrow"/>
                <w:highlight w:val="yellow"/>
              </w:rPr>
              <w:t>7</w:t>
            </w:r>
            <w:r w:rsidRPr="00F97D75">
              <w:rPr>
                <w:rFonts w:ascii="Arial Narrow" w:hAnsi="Arial Narrow"/>
                <w:highlight w:val="yellow"/>
              </w:rPr>
              <w:t>.</w:t>
            </w:r>
          </w:p>
        </w:tc>
        <w:tc>
          <w:tcPr>
            <w:tcW w:w="5672" w:type="dxa"/>
            <w:gridSpan w:val="2"/>
          </w:tcPr>
          <w:p w:rsidR="007C46BA" w:rsidRPr="007C46BA" w:rsidRDefault="007C46BA" w:rsidP="00EF6966">
            <w:pPr>
              <w:pStyle w:val="NormalWeb"/>
              <w:numPr>
                <w:ilvl w:val="1"/>
                <w:numId w:val="45"/>
              </w:numPr>
              <w:spacing w:before="0" w:beforeAutospacing="0" w:after="0" w:afterAutospacing="0"/>
              <w:ind w:left="357" w:hanging="357"/>
              <w:rPr>
                <w:rFonts w:ascii="Arial Narrow" w:hAnsi="Arial Narrow"/>
                <w:highlight w:val="yellow"/>
              </w:rPr>
            </w:pPr>
            <w:r w:rsidRPr="00D95732">
              <w:rPr>
                <w:rFonts w:ascii="Arial Narrow" w:hAnsi="Arial Narrow"/>
                <w:highlight w:val="yellow"/>
              </w:rPr>
              <w:t xml:space="preserve">El sistema </w:t>
            </w:r>
            <w:proofErr w:type="gramStart"/>
            <w:r>
              <w:rPr>
                <w:rFonts w:ascii="Arial Narrow" w:hAnsi="Arial Narrow"/>
                <w:highlight w:val="yellow"/>
              </w:rPr>
              <w:t>valida</w:t>
            </w:r>
            <w:proofErr w:type="gramEnd"/>
            <w:r>
              <w:rPr>
                <w:rFonts w:ascii="Arial Narrow" w:hAnsi="Arial Narrow"/>
                <w:highlight w:val="yellow"/>
              </w:rPr>
              <w:t xml:space="preserve"> que e</w:t>
            </w:r>
            <w:r w:rsidRPr="007C46BA">
              <w:rPr>
                <w:rFonts w:ascii="Arial Narrow" w:hAnsi="Arial Narrow"/>
                <w:highlight w:val="yellow"/>
              </w:rPr>
              <w:t xml:space="preserve">xistan Unidades de despacho activas asignadas a la Aduana seleccionada y rol del usuario autenticado, caso contrario, el sistema ejecuta la </w:t>
            </w:r>
            <w:r w:rsidRPr="007C46BA">
              <w:rPr>
                <w:rFonts w:ascii="Arial Narrow" w:hAnsi="Arial Narrow"/>
                <w:b/>
                <w:highlight w:val="yellow"/>
              </w:rPr>
              <w:t>excepción</w:t>
            </w:r>
            <w:r w:rsidRPr="007C46BA">
              <w:rPr>
                <w:rFonts w:ascii="Arial Narrow" w:hAnsi="Arial Narrow"/>
                <w:highlight w:val="yellow"/>
              </w:rPr>
              <w:t xml:space="preserve"> </w:t>
            </w:r>
            <w:r w:rsidRPr="007C46BA">
              <w:rPr>
                <w:rFonts w:ascii="Arial Narrow" w:hAnsi="Arial Narrow"/>
                <w:b/>
                <w:highlight w:val="yellow"/>
              </w:rPr>
              <w:t>7</w:t>
            </w:r>
            <w:r w:rsidRPr="007C46BA">
              <w:rPr>
                <w:rFonts w:ascii="Arial Narrow" w:hAnsi="Arial Narrow"/>
                <w:highlight w:val="yellow"/>
              </w:rPr>
              <w:t>.</w:t>
            </w:r>
          </w:p>
          <w:p w:rsidR="007C46BA" w:rsidRPr="007C46BA" w:rsidRDefault="007C46BA" w:rsidP="00EF6966">
            <w:pPr>
              <w:pStyle w:val="NormalWeb"/>
              <w:numPr>
                <w:ilvl w:val="1"/>
                <w:numId w:val="45"/>
              </w:numPr>
              <w:spacing w:before="0" w:beforeAutospacing="0" w:after="0" w:afterAutospacing="0"/>
              <w:ind w:left="357" w:hanging="357"/>
              <w:rPr>
                <w:rFonts w:ascii="Arial Narrow" w:hAnsi="Arial Narrow"/>
                <w:highlight w:val="yellow"/>
              </w:rPr>
            </w:pPr>
            <w:r w:rsidRPr="00D95732">
              <w:rPr>
                <w:rFonts w:ascii="Arial Narrow" w:hAnsi="Arial Narrow"/>
                <w:highlight w:val="yellow"/>
              </w:rPr>
              <w:t xml:space="preserve">Si se cumplen las validaciones, el sistema actualiza la </w:t>
            </w:r>
            <w:r w:rsidRPr="00F97D75">
              <w:rPr>
                <w:rFonts w:ascii="Arial Narrow" w:hAnsi="Arial Narrow"/>
                <w:highlight w:val="yellow"/>
              </w:rPr>
              <w:t xml:space="preserve">lista de unidades de despacho </w:t>
            </w:r>
            <w:r>
              <w:rPr>
                <w:rFonts w:ascii="Arial Narrow" w:hAnsi="Arial Narrow"/>
                <w:highlight w:val="yellow"/>
              </w:rPr>
              <w:t>vigentes</w:t>
            </w:r>
            <w:r w:rsidRPr="00F97D75">
              <w:rPr>
                <w:rFonts w:ascii="Arial Narrow" w:hAnsi="Arial Narrow"/>
                <w:highlight w:val="yellow"/>
              </w:rPr>
              <w:t xml:space="preserve"> para la aduana seleccionada. Por defecto se selecciona </w:t>
            </w:r>
            <w:r>
              <w:rPr>
                <w:rFonts w:ascii="Arial Narrow" w:hAnsi="Arial Narrow"/>
                <w:highlight w:val="yellow"/>
              </w:rPr>
              <w:t>el primer elemento de la lista</w:t>
            </w:r>
            <w:r w:rsidRPr="00F97D75">
              <w:rPr>
                <w:rFonts w:ascii="Arial Narrow" w:hAnsi="Arial Narrow"/>
                <w:highlight w:val="yellow"/>
              </w:rPr>
              <w:t xml:space="preserve"> </w:t>
            </w:r>
            <w:r w:rsidRPr="00D95732">
              <w:rPr>
                <w:rFonts w:ascii="Arial Narrow" w:hAnsi="Arial Narrow"/>
                <w:highlight w:val="yellow"/>
              </w:rPr>
              <w:t>y continúa en 3.1.</w:t>
            </w:r>
          </w:p>
        </w:tc>
      </w:tr>
      <w:tr w:rsidR="007C46BA" w:rsidRPr="005C403B" w:rsidTr="007C46BA">
        <w:trPr>
          <w:trHeight w:val="199"/>
        </w:trPr>
        <w:tc>
          <w:tcPr>
            <w:tcW w:w="567" w:type="dxa"/>
          </w:tcPr>
          <w:p w:rsidR="007C46BA" w:rsidRPr="005C403B" w:rsidRDefault="007C46BA"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7C46BA" w:rsidRPr="00EC1885" w:rsidRDefault="007C46BA" w:rsidP="002B7510">
            <w:pPr>
              <w:pStyle w:val="NormalWeb"/>
              <w:spacing w:before="0" w:beforeAutospacing="0" w:after="0" w:afterAutospacing="0"/>
              <w:rPr>
                <w:rFonts w:ascii="Arial Narrow" w:hAnsi="Arial Narrow"/>
                <w:highlight w:val="yellow"/>
              </w:rPr>
            </w:pPr>
            <w:r w:rsidRPr="00F97D75">
              <w:rPr>
                <w:rFonts w:ascii="Arial Narrow" w:hAnsi="Arial Narrow"/>
                <w:highlight w:val="yellow"/>
              </w:rPr>
              <w:t xml:space="preserve">El actor selecciona una opción de la lista </w:t>
            </w:r>
            <w:r w:rsidRPr="00FB0323">
              <w:rPr>
                <w:rFonts w:ascii="Arial Narrow" w:hAnsi="Arial Narrow"/>
                <w:b/>
                <w:highlight w:val="yellow"/>
              </w:rPr>
              <w:t>Unidad de despacho</w:t>
            </w:r>
            <w:r>
              <w:rPr>
                <w:rFonts w:ascii="Arial Narrow" w:hAnsi="Arial Narrow"/>
                <w:highlight w:val="yellow"/>
              </w:rPr>
              <w:t xml:space="preserve">, en </w:t>
            </w:r>
            <w:r w:rsidRPr="00A17559">
              <w:rPr>
                <w:rFonts w:ascii="Arial Narrow" w:hAnsi="Arial Narrow"/>
                <w:highlight w:val="yellow"/>
              </w:rPr>
              <w:t>IU00</w:t>
            </w:r>
            <w:r>
              <w:rPr>
                <w:rFonts w:ascii="Arial Narrow" w:hAnsi="Arial Narrow"/>
                <w:highlight w:val="yellow"/>
              </w:rPr>
              <w:t>7</w:t>
            </w:r>
            <w:r w:rsidRPr="00F97D75">
              <w:rPr>
                <w:rFonts w:ascii="Arial Narrow" w:hAnsi="Arial Narrow"/>
                <w:highlight w:val="yellow"/>
              </w:rPr>
              <w:t>.</w:t>
            </w:r>
          </w:p>
        </w:tc>
        <w:tc>
          <w:tcPr>
            <w:tcW w:w="5672" w:type="dxa"/>
            <w:gridSpan w:val="2"/>
          </w:tcPr>
          <w:p w:rsidR="007C46BA" w:rsidRPr="007C46BA" w:rsidRDefault="007C46BA" w:rsidP="00EF6966">
            <w:pPr>
              <w:pStyle w:val="NormalWeb"/>
              <w:numPr>
                <w:ilvl w:val="1"/>
                <w:numId w:val="45"/>
              </w:numPr>
              <w:spacing w:before="0" w:beforeAutospacing="0" w:after="0" w:afterAutospacing="0"/>
              <w:ind w:left="357" w:hanging="357"/>
              <w:rPr>
                <w:rFonts w:ascii="Arial Narrow" w:hAnsi="Arial Narrow"/>
                <w:color w:val="FF0000"/>
                <w:highlight w:val="yellow"/>
              </w:rPr>
            </w:pPr>
            <w:r w:rsidRPr="007C46BA">
              <w:rPr>
                <w:rFonts w:ascii="Arial Narrow" w:hAnsi="Arial Narrow"/>
                <w:color w:val="FF0000"/>
                <w:highlight w:val="yellow"/>
              </w:rPr>
              <w:t xml:space="preserve">El sistema valida que existan Turnos activos asignadas a la Unidad de Despacho seleccionada, caso contrario, el sistema ejecuta la </w:t>
            </w:r>
            <w:r w:rsidRPr="007C46BA">
              <w:rPr>
                <w:rFonts w:ascii="Arial Narrow" w:hAnsi="Arial Narrow"/>
                <w:b/>
                <w:color w:val="FF0000"/>
                <w:highlight w:val="yellow"/>
              </w:rPr>
              <w:t>excepción</w:t>
            </w:r>
            <w:r w:rsidR="00CD5F36">
              <w:rPr>
                <w:rFonts w:ascii="Arial Narrow" w:hAnsi="Arial Narrow"/>
                <w:b/>
                <w:color w:val="FF0000"/>
                <w:highlight w:val="yellow"/>
              </w:rPr>
              <w:t xml:space="preserve"> 16</w:t>
            </w:r>
          </w:p>
          <w:p w:rsidR="007C46BA" w:rsidRPr="00AA544B" w:rsidRDefault="007C46BA" w:rsidP="00EF6966">
            <w:pPr>
              <w:pStyle w:val="NormalWeb"/>
              <w:numPr>
                <w:ilvl w:val="1"/>
                <w:numId w:val="45"/>
              </w:numPr>
              <w:spacing w:before="0" w:beforeAutospacing="0" w:after="0" w:afterAutospacing="0"/>
              <w:ind w:left="357" w:hanging="357"/>
              <w:rPr>
                <w:rFonts w:ascii="Arial Narrow" w:hAnsi="Arial Narrow"/>
                <w:highlight w:val="yellow"/>
              </w:rPr>
            </w:pPr>
            <w:r>
              <w:rPr>
                <w:rFonts w:ascii="Arial Narrow" w:hAnsi="Arial Narrow"/>
                <w:highlight w:val="yellow"/>
              </w:rPr>
              <w:t>El</w:t>
            </w:r>
            <w:r w:rsidRPr="00AA544B">
              <w:rPr>
                <w:rFonts w:ascii="Arial Narrow" w:hAnsi="Arial Narrow"/>
                <w:highlight w:val="yellow"/>
              </w:rPr>
              <w:t xml:space="preserve"> sistema </w:t>
            </w:r>
            <w:r>
              <w:rPr>
                <w:rFonts w:ascii="Arial Narrow" w:hAnsi="Arial Narrow"/>
                <w:highlight w:val="yellow"/>
              </w:rPr>
              <w:t xml:space="preserve">obtiene la lista de Turnos vigentes para la Aduana y Unidad de despacho seleccionada, y actualiza la lista de Turnos, por defecto </w:t>
            </w:r>
            <w:r w:rsidRPr="00F97D75">
              <w:rPr>
                <w:rFonts w:ascii="Arial Narrow" w:hAnsi="Arial Narrow"/>
                <w:highlight w:val="yellow"/>
              </w:rPr>
              <w:t xml:space="preserve">se selecciona </w:t>
            </w:r>
            <w:r>
              <w:rPr>
                <w:rFonts w:ascii="Arial Narrow" w:hAnsi="Arial Narrow"/>
                <w:highlight w:val="yellow"/>
              </w:rPr>
              <w:t>el primer elemento de la lista</w:t>
            </w:r>
            <w:r w:rsidRPr="00F97D75">
              <w:rPr>
                <w:rFonts w:ascii="Arial Narrow" w:hAnsi="Arial Narrow"/>
                <w:highlight w:val="yellow"/>
              </w:rPr>
              <w:t xml:space="preserve"> </w:t>
            </w:r>
            <w:r>
              <w:rPr>
                <w:rFonts w:ascii="Arial Narrow" w:hAnsi="Arial Narrow"/>
                <w:highlight w:val="yellow"/>
              </w:rPr>
              <w:t>y continúa en 4.1.</w:t>
            </w:r>
          </w:p>
        </w:tc>
      </w:tr>
      <w:tr w:rsidR="00284381" w:rsidRPr="005C403B" w:rsidTr="00284381">
        <w:trPr>
          <w:trHeight w:val="1919"/>
        </w:trPr>
        <w:tc>
          <w:tcPr>
            <w:tcW w:w="567" w:type="dxa"/>
          </w:tcPr>
          <w:p w:rsidR="00284381" w:rsidRPr="005C403B" w:rsidRDefault="00284381"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284381" w:rsidRPr="001056ED" w:rsidRDefault="00284381" w:rsidP="003B61FD">
            <w:pPr>
              <w:pStyle w:val="NormalWeb"/>
              <w:spacing w:before="0" w:beforeAutospacing="0" w:after="0" w:afterAutospacing="0"/>
              <w:rPr>
                <w:rFonts w:ascii="Arial Narrow" w:hAnsi="Arial Narrow"/>
                <w:highlight w:val="yellow"/>
              </w:rPr>
            </w:pPr>
            <w:r w:rsidRPr="001056ED">
              <w:rPr>
                <w:rFonts w:ascii="Arial Narrow" w:hAnsi="Arial Narrow"/>
                <w:highlight w:val="yellow"/>
              </w:rPr>
              <w:t>El actor modifica el valor de alguno de los campos de búsqueda, en IU007:</w:t>
            </w:r>
          </w:p>
          <w:p w:rsidR="00284381" w:rsidRPr="00231742" w:rsidRDefault="00284381" w:rsidP="00EF6966">
            <w:pPr>
              <w:pStyle w:val="NormalWeb"/>
              <w:numPr>
                <w:ilvl w:val="0"/>
                <w:numId w:val="50"/>
              </w:numPr>
              <w:spacing w:before="0" w:beforeAutospacing="0" w:after="0" w:afterAutospacing="0"/>
              <w:rPr>
                <w:rFonts w:ascii="Arial Narrow" w:hAnsi="Arial Narrow"/>
                <w:strike/>
                <w:highlight w:val="yellow"/>
              </w:rPr>
            </w:pPr>
            <w:r w:rsidRPr="001056ED">
              <w:rPr>
                <w:rFonts w:ascii="Arial Narrow" w:hAnsi="Arial Narrow"/>
                <w:b/>
                <w:highlight w:val="yellow"/>
              </w:rPr>
              <w:t>Vigente Desde</w:t>
            </w:r>
          </w:p>
        </w:tc>
        <w:tc>
          <w:tcPr>
            <w:tcW w:w="5672" w:type="dxa"/>
            <w:gridSpan w:val="2"/>
          </w:tcPr>
          <w:p w:rsidR="00284381" w:rsidRPr="001056ED" w:rsidRDefault="00284381" w:rsidP="00EF6966">
            <w:pPr>
              <w:pStyle w:val="NormalWeb"/>
              <w:numPr>
                <w:ilvl w:val="1"/>
                <w:numId w:val="45"/>
              </w:numPr>
              <w:spacing w:before="0" w:beforeAutospacing="0" w:after="0" w:afterAutospacing="0"/>
              <w:ind w:left="357" w:hanging="357"/>
              <w:rPr>
                <w:rFonts w:ascii="Arial Narrow" w:hAnsi="Arial Narrow"/>
                <w:highlight w:val="yellow"/>
              </w:rPr>
            </w:pPr>
            <w:r w:rsidRPr="001056ED">
              <w:rPr>
                <w:rFonts w:ascii="Arial Narrow" w:hAnsi="Arial Narrow"/>
                <w:highlight w:val="yellow"/>
              </w:rPr>
              <w:t>El sistema realiza las siguientes validaciones:</w:t>
            </w:r>
          </w:p>
          <w:p w:rsidR="00284381" w:rsidRPr="001056ED" w:rsidRDefault="00284381" w:rsidP="00EF6966">
            <w:pPr>
              <w:pStyle w:val="Prrafodelista"/>
              <w:numPr>
                <w:ilvl w:val="0"/>
                <w:numId w:val="79"/>
              </w:numPr>
              <w:rPr>
                <w:rFonts w:ascii="Arial Narrow" w:hAnsi="Arial Narrow"/>
                <w:sz w:val="20"/>
                <w:szCs w:val="20"/>
                <w:highlight w:val="yellow"/>
              </w:rPr>
            </w:pPr>
            <w:r w:rsidRPr="001056ED">
              <w:rPr>
                <w:rFonts w:ascii="Arial Narrow" w:hAnsi="Arial Narrow"/>
                <w:sz w:val="20"/>
                <w:szCs w:val="20"/>
                <w:highlight w:val="yellow"/>
              </w:rPr>
              <w:t xml:space="preserve">Que la fecha de inicio de vigencia no esté vacía. Caso contrario, el sistema ejecuta la </w:t>
            </w:r>
            <w:r w:rsidRPr="001056ED">
              <w:rPr>
                <w:rFonts w:ascii="Arial Narrow" w:hAnsi="Arial Narrow"/>
                <w:b/>
                <w:sz w:val="20"/>
                <w:szCs w:val="20"/>
                <w:highlight w:val="yellow"/>
              </w:rPr>
              <w:t>excepción</w:t>
            </w:r>
            <w:r w:rsidRPr="001056ED">
              <w:rPr>
                <w:rFonts w:ascii="Arial Narrow" w:hAnsi="Arial Narrow"/>
                <w:sz w:val="20"/>
                <w:szCs w:val="20"/>
                <w:highlight w:val="yellow"/>
              </w:rPr>
              <w:t xml:space="preserve"> </w:t>
            </w:r>
            <w:r w:rsidRPr="001056ED">
              <w:rPr>
                <w:rFonts w:ascii="Arial Narrow" w:hAnsi="Arial Narrow"/>
                <w:b/>
                <w:sz w:val="20"/>
                <w:szCs w:val="20"/>
                <w:highlight w:val="yellow"/>
              </w:rPr>
              <w:t>8</w:t>
            </w:r>
          </w:p>
          <w:p w:rsidR="00284381" w:rsidRPr="001056ED" w:rsidRDefault="00284381" w:rsidP="00EF6966">
            <w:pPr>
              <w:pStyle w:val="Prrafodelista"/>
              <w:numPr>
                <w:ilvl w:val="0"/>
                <w:numId w:val="79"/>
              </w:numPr>
              <w:rPr>
                <w:rFonts w:ascii="Arial Narrow" w:hAnsi="Arial Narrow"/>
                <w:sz w:val="20"/>
                <w:szCs w:val="20"/>
                <w:highlight w:val="yellow"/>
              </w:rPr>
            </w:pPr>
            <w:r w:rsidRPr="001056ED">
              <w:rPr>
                <w:rFonts w:ascii="Arial Narrow" w:hAnsi="Arial Narrow"/>
                <w:sz w:val="20"/>
                <w:szCs w:val="20"/>
                <w:highlight w:val="yellow"/>
              </w:rPr>
              <w:t xml:space="preserve">Que la fecha de inicio de vigencia tenga el formato </w:t>
            </w:r>
            <w:proofErr w:type="spellStart"/>
            <w:r w:rsidRPr="001056ED">
              <w:rPr>
                <w:rFonts w:ascii="Arial Narrow" w:hAnsi="Arial Narrow"/>
                <w:sz w:val="20"/>
                <w:szCs w:val="20"/>
                <w:highlight w:val="yellow"/>
              </w:rPr>
              <w:t>dd</w:t>
            </w:r>
            <w:proofErr w:type="spellEnd"/>
            <w:r w:rsidRPr="001056ED">
              <w:rPr>
                <w:rFonts w:ascii="Arial Narrow" w:hAnsi="Arial Narrow"/>
                <w:sz w:val="20"/>
                <w:szCs w:val="20"/>
                <w:highlight w:val="yellow"/>
              </w:rPr>
              <w:t>/mm/</w:t>
            </w:r>
            <w:proofErr w:type="spellStart"/>
            <w:r w:rsidRPr="001056ED">
              <w:rPr>
                <w:rFonts w:ascii="Arial Narrow" w:hAnsi="Arial Narrow"/>
                <w:sz w:val="20"/>
                <w:szCs w:val="20"/>
                <w:highlight w:val="yellow"/>
              </w:rPr>
              <w:t>yyyy</w:t>
            </w:r>
            <w:proofErr w:type="spellEnd"/>
            <w:r w:rsidRPr="001056ED">
              <w:rPr>
                <w:rFonts w:ascii="Arial Narrow" w:hAnsi="Arial Narrow"/>
                <w:sz w:val="20"/>
                <w:szCs w:val="20"/>
                <w:highlight w:val="yellow"/>
              </w:rPr>
              <w:t xml:space="preserve"> y sea válida. Caso contrario, el sistema ejecuta la </w:t>
            </w:r>
            <w:r w:rsidRPr="001056ED">
              <w:rPr>
                <w:rFonts w:ascii="Arial Narrow" w:hAnsi="Arial Narrow"/>
                <w:b/>
                <w:sz w:val="20"/>
                <w:szCs w:val="20"/>
                <w:highlight w:val="yellow"/>
              </w:rPr>
              <w:t>excepción 9.</w:t>
            </w:r>
          </w:p>
          <w:p w:rsidR="00284381" w:rsidRPr="001056ED" w:rsidRDefault="00284381" w:rsidP="00EF6966">
            <w:pPr>
              <w:pStyle w:val="Prrafodelista"/>
              <w:numPr>
                <w:ilvl w:val="0"/>
                <w:numId w:val="79"/>
              </w:numPr>
              <w:rPr>
                <w:rFonts w:ascii="Arial Narrow" w:hAnsi="Arial Narrow"/>
                <w:sz w:val="20"/>
                <w:szCs w:val="20"/>
                <w:highlight w:val="yellow"/>
              </w:rPr>
            </w:pPr>
            <w:r w:rsidRPr="001056ED">
              <w:rPr>
                <w:rFonts w:ascii="Arial Narrow" w:hAnsi="Arial Narrow"/>
                <w:sz w:val="20"/>
                <w:szCs w:val="20"/>
                <w:highlight w:val="yellow"/>
              </w:rPr>
              <w:t xml:space="preserve">Que la fecha de inicio de vigencia sea igual o posterior a la fecha actual. Caso contrario, el sistema ejecuta la </w:t>
            </w:r>
            <w:r w:rsidRPr="001056ED">
              <w:rPr>
                <w:rFonts w:ascii="Arial Narrow" w:hAnsi="Arial Narrow"/>
                <w:b/>
                <w:sz w:val="20"/>
                <w:szCs w:val="20"/>
                <w:highlight w:val="yellow"/>
              </w:rPr>
              <w:t>excepción</w:t>
            </w:r>
            <w:r w:rsidRPr="001056ED">
              <w:rPr>
                <w:rFonts w:ascii="Arial Narrow" w:hAnsi="Arial Narrow"/>
                <w:sz w:val="20"/>
                <w:szCs w:val="20"/>
                <w:highlight w:val="yellow"/>
              </w:rPr>
              <w:t xml:space="preserve"> </w:t>
            </w:r>
            <w:r w:rsidRPr="001056ED">
              <w:rPr>
                <w:rFonts w:ascii="Arial Narrow" w:hAnsi="Arial Narrow"/>
                <w:b/>
                <w:sz w:val="20"/>
                <w:szCs w:val="20"/>
                <w:highlight w:val="yellow"/>
              </w:rPr>
              <w:t>1.</w:t>
            </w:r>
            <w:r w:rsidRPr="001056ED">
              <w:rPr>
                <w:rFonts w:ascii="Arial Narrow" w:hAnsi="Arial Narrow"/>
                <w:sz w:val="20"/>
                <w:szCs w:val="20"/>
                <w:highlight w:val="yellow"/>
              </w:rPr>
              <w:t xml:space="preserve"> </w:t>
            </w:r>
          </w:p>
          <w:p w:rsidR="00284381" w:rsidRPr="001056ED" w:rsidRDefault="00284381" w:rsidP="00EF6966">
            <w:pPr>
              <w:pStyle w:val="Prrafodelista"/>
              <w:numPr>
                <w:ilvl w:val="0"/>
                <w:numId w:val="79"/>
              </w:numPr>
              <w:rPr>
                <w:rFonts w:ascii="Arial Narrow" w:hAnsi="Arial Narrow"/>
                <w:highlight w:val="yellow"/>
              </w:rPr>
            </w:pPr>
            <w:r>
              <w:rPr>
                <w:rFonts w:ascii="Arial Narrow" w:hAnsi="Arial Narrow"/>
                <w:sz w:val="20"/>
                <w:szCs w:val="20"/>
                <w:highlight w:val="yellow"/>
              </w:rPr>
              <w:t>En caso de no estar vacía la fecha de término, q</w:t>
            </w:r>
            <w:r w:rsidRPr="001056ED">
              <w:rPr>
                <w:rFonts w:ascii="Arial Narrow" w:hAnsi="Arial Narrow"/>
                <w:sz w:val="20"/>
                <w:szCs w:val="20"/>
                <w:highlight w:val="yellow"/>
              </w:rPr>
              <w:t xml:space="preserve">ue sea igual o posterior a la fecha de inicio de vigencia. Caso contrario, el sistema ejecuta la </w:t>
            </w:r>
            <w:r w:rsidRPr="001056ED">
              <w:rPr>
                <w:rFonts w:ascii="Arial Narrow" w:hAnsi="Arial Narrow"/>
                <w:b/>
                <w:sz w:val="20"/>
                <w:szCs w:val="20"/>
                <w:highlight w:val="yellow"/>
              </w:rPr>
              <w:t>excepción</w:t>
            </w:r>
            <w:r w:rsidRPr="001056ED">
              <w:rPr>
                <w:rFonts w:ascii="Arial Narrow" w:hAnsi="Arial Narrow"/>
                <w:sz w:val="20"/>
                <w:szCs w:val="20"/>
                <w:highlight w:val="yellow"/>
              </w:rPr>
              <w:t xml:space="preserve"> </w:t>
            </w:r>
            <w:r w:rsidRPr="001056ED">
              <w:rPr>
                <w:rFonts w:ascii="Arial Narrow" w:hAnsi="Arial Narrow"/>
                <w:b/>
                <w:sz w:val="20"/>
                <w:szCs w:val="20"/>
                <w:highlight w:val="yellow"/>
              </w:rPr>
              <w:t>2.</w:t>
            </w:r>
          </w:p>
        </w:tc>
      </w:tr>
      <w:tr w:rsidR="009929E0" w:rsidRPr="005C403B" w:rsidTr="0038222A">
        <w:trPr>
          <w:trHeight w:val="1825"/>
        </w:trPr>
        <w:tc>
          <w:tcPr>
            <w:tcW w:w="567" w:type="dxa"/>
          </w:tcPr>
          <w:p w:rsidR="009929E0" w:rsidRPr="005C403B" w:rsidRDefault="009929E0"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9929E0" w:rsidRPr="001056ED" w:rsidRDefault="009929E0" w:rsidP="00CD1107">
            <w:pPr>
              <w:pStyle w:val="NormalWeb"/>
              <w:spacing w:before="0" w:beforeAutospacing="0" w:after="0" w:afterAutospacing="0"/>
              <w:rPr>
                <w:rFonts w:ascii="Arial Narrow" w:hAnsi="Arial Narrow"/>
                <w:highlight w:val="yellow"/>
              </w:rPr>
            </w:pPr>
            <w:r w:rsidRPr="001056ED">
              <w:rPr>
                <w:rFonts w:ascii="Arial Narrow" w:hAnsi="Arial Narrow"/>
                <w:highlight w:val="yellow"/>
              </w:rPr>
              <w:t>El actor modifica el valor de alguno de los campos de búsqueda, en IU007:</w:t>
            </w:r>
          </w:p>
          <w:p w:rsidR="009929E0" w:rsidRPr="00231742" w:rsidRDefault="009929E0" w:rsidP="00EF6966">
            <w:pPr>
              <w:pStyle w:val="NormalWeb"/>
              <w:numPr>
                <w:ilvl w:val="0"/>
                <w:numId w:val="50"/>
              </w:numPr>
              <w:spacing w:before="0" w:beforeAutospacing="0" w:after="0" w:afterAutospacing="0"/>
              <w:rPr>
                <w:rFonts w:ascii="Arial Narrow" w:hAnsi="Arial Narrow"/>
                <w:strike/>
                <w:highlight w:val="yellow"/>
              </w:rPr>
            </w:pPr>
            <w:r w:rsidRPr="001056ED">
              <w:rPr>
                <w:rFonts w:ascii="Arial Narrow" w:hAnsi="Arial Narrow"/>
                <w:b/>
                <w:highlight w:val="yellow"/>
              </w:rPr>
              <w:t>Vigente Hasta</w:t>
            </w:r>
          </w:p>
        </w:tc>
        <w:tc>
          <w:tcPr>
            <w:tcW w:w="5672" w:type="dxa"/>
            <w:gridSpan w:val="2"/>
          </w:tcPr>
          <w:p w:rsidR="009929E0" w:rsidRPr="001056ED" w:rsidRDefault="009929E0" w:rsidP="00EF6966">
            <w:pPr>
              <w:pStyle w:val="NormalWeb"/>
              <w:numPr>
                <w:ilvl w:val="1"/>
                <w:numId w:val="45"/>
              </w:numPr>
              <w:spacing w:before="0" w:beforeAutospacing="0" w:after="0" w:afterAutospacing="0"/>
              <w:ind w:left="357" w:hanging="357"/>
              <w:rPr>
                <w:rFonts w:ascii="Arial Narrow" w:hAnsi="Arial Narrow"/>
                <w:highlight w:val="yellow"/>
              </w:rPr>
            </w:pPr>
            <w:r w:rsidRPr="001056ED">
              <w:rPr>
                <w:rFonts w:ascii="Arial Narrow" w:hAnsi="Arial Narrow"/>
                <w:highlight w:val="yellow"/>
              </w:rPr>
              <w:t>El sistema realiza las siguientes validaciones:</w:t>
            </w:r>
          </w:p>
          <w:p w:rsidR="009929E0" w:rsidRPr="001056ED" w:rsidRDefault="009929E0" w:rsidP="00EF6966">
            <w:pPr>
              <w:pStyle w:val="Prrafodelista"/>
              <w:numPr>
                <w:ilvl w:val="0"/>
                <w:numId w:val="79"/>
              </w:numPr>
              <w:rPr>
                <w:rFonts w:ascii="Arial Narrow" w:hAnsi="Arial Narrow"/>
                <w:sz w:val="20"/>
                <w:szCs w:val="20"/>
                <w:highlight w:val="yellow"/>
              </w:rPr>
            </w:pPr>
            <w:r w:rsidRPr="001056ED">
              <w:rPr>
                <w:rFonts w:ascii="Arial Narrow" w:hAnsi="Arial Narrow"/>
                <w:sz w:val="20"/>
                <w:szCs w:val="20"/>
                <w:highlight w:val="yellow"/>
              </w:rPr>
              <w:t xml:space="preserve">Que la fecha de término de vigencia no esté vacía. Caso contrario, el sistema ejecuta la </w:t>
            </w:r>
            <w:r w:rsidRPr="001056ED">
              <w:rPr>
                <w:rFonts w:ascii="Arial Narrow" w:hAnsi="Arial Narrow"/>
                <w:b/>
                <w:sz w:val="20"/>
                <w:szCs w:val="20"/>
                <w:highlight w:val="yellow"/>
              </w:rPr>
              <w:t>excepción 10</w:t>
            </w:r>
            <w:r w:rsidRPr="001056ED">
              <w:rPr>
                <w:rFonts w:ascii="Arial Narrow" w:hAnsi="Arial Narrow"/>
                <w:sz w:val="20"/>
                <w:szCs w:val="20"/>
                <w:highlight w:val="yellow"/>
              </w:rPr>
              <w:t>.</w:t>
            </w:r>
          </w:p>
          <w:p w:rsidR="009929E0" w:rsidRPr="001056ED" w:rsidRDefault="009929E0" w:rsidP="00EF6966">
            <w:pPr>
              <w:pStyle w:val="Prrafodelista"/>
              <w:numPr>
                <w:ilvl w:val="0"/>
                <w:numId w:val="79"/>
              </w:numPr>
              <w:rPr>
                <w:rFonts w:ascii="Arial Narrow" w:hAnsi="Arial Narrow"/>
                <w:sz w:val="20"/>
                <w:szCs w:val="20"/>
                <w:highlight w:val="yellow"/>
              </w:rPr>
            </w:pPr>
            <w:r w:rsidRPr="001056ED">
              <w:rPr>
                <w:rFonts w:ascii="Arial Narrow" w:hAnsi="Arial Narrow"/>
                <w:sz w:val="20"/>
                <w:szCs w:val="20"/>
                <w:highlight w:val="yellow"/>
              </w:rPr>
              <w:t xml:space="preserve">Que la fecha de término de vigencia tenga el formato </w:t>
            </w:r>
            <w:proofErr w:type="spellStart"/>
            <w:r w:rsidRPr="001056ED">
              <w:rPr>
                <w:rFonts w:ascii="Arial Narrow" w:hAnsi="Arial Narrow"/>
                <w:sz w:val="20"/>
                <w:szCs w:val="20"/>
                <w:highlight w:val="yellow"/>
              </w:rPr>
              <w:t>dd</w:t>
            </w:r>
            <w:proofErr w:type="spellEnd"/>
            <w:r w:rsidRPr="001056ED">
              <w:rPr>
                <w:rFonts w:ascii="Arial Narrow" w:hAnsi="Arial Narrow"/>
                <w:sz w:val="20"/>
                <w:szCs w:val="20"/>
                <w:highlight w:val="yellow"/>
              </w:rPr>
              <w:t>/mm/</w:t>
            </w:r>
            <w:proofErr w:type="spellStart"/>
            <w:r w:rsidRPr="001056ED">
              <w:rPr>
                <w:rFonts w:ascii="Arial Narrow" w:hAnsi="Arial Narrow"/>
                <w:sz w:val="20"/>
                <w:szCs w:val="20"/>
                <w:highlight w:val="yellow"/>
              </w:rPr>
              <w:t>yyyy</w:t>
            </w:r>
            <w:proofErr w:type="spellEnd"/>
            <w:r w:rsidRPr="001056ED">
              <w:rPr>
                <w:rFonts w:ascii="Arial Narrow" w:hAnsi="Arial Narrow"/>
                <w:sz w:val="20"/>
                <w:szCs w:val="20"/>
                <w:highlight w:val="yellow"/>
              </w:rPr>
              <w:t xml:space="preserve"> y sea válida. Caso contrario, el sistema ejecuta la </w:t>
            </w:r>
            <w:r w:rsidRPr="001056ED">
              <w:rPr>
                <w:rFonts w:ascii="Arial Narrow" w:hAnsi="Arial Narrow"/>
                <w:b/>
                <w:sz w:val="20"/>
                <w:szCs w:val="20"/>
                <w:highlight w:val="yellow"/>
              </w:rPr>
              <w:t>excepción 11.</w:t>
            </w:r>
          </w:p>
          <w:p w:rsidR="009929E0" w:rsidRPr="001056ED" w:rsidRDefault="009929E0" w:rsidP="00EF6966">
            <w:pPr>
              <w:pStyle w:val="Prrafodelista"/>
              <w:numPr>
                <w:ilvl w:val="0"/>
                <w:numId w:val="79"/>
              </w:numPr>
              <w:rPr>
                <w:rFonts w:ascii="Arial Narrow" w:hAnsi="Arial Narrow"/>
                <w:highlight w:val="yellow"/>
              </w:rPr>
            </w:pPr>
            <w:r w:rsidRPr="001056ED">
              <w:rPr>
                <w:rFonts w:ascii="Arial Narrow" w:hAnsi="Arial Narrow"/>
                <w:sz w:val="20"/>
                <w:szCs w:val="20"/>
                <w:highlight w:val="yellow"/>
              </w:rPr>
              <w:t>Que la fecha de término de vigencia sea igual o posterior a la fecha de inicio de vigencia</w:t>
            </w:r>
            <w:r w:rsidR="00440869">
              <w:rPr>
                <w:rFonts w:ascii="Arial Narrow" w:hAnsi="Arial Narrow"/>
                <w:sz w:val="20"/>
                <w:szCs w:val="20"/>
                <w:highlight w:val="yellow"/>
              </w:rPr>
              <w:t>, de no estar vacía esta última</w:t>
            </w:r>
            <w:r w:rsidRPr="001056ED">
              <w:rPr>
                <w:rFonts w:ascii="Arial Narrow" w:hAnsi="Arial Narrow"/>
                <w:sz w:val="20"/>
                <w:szCs w:val="20"/>
                <w:highlight w:val="yellow"/>
              </w:rPr>
              <w:t xml:space="preserve">. Caso contrario, el sistema ejecuta la </w:t>
            </w:r>
            <w:r w:rsidRPr="001056ED">
              <w:rPr>
                <w:rFonts w:ascii="Arial Narrow" w:hAnsi="Arial Narrow"/>
                <w:b/>
                <w:sz w:val="20"/>
                <w:szCs w:val="20"/>
                <w:highlight w:val="yellow"/>
              </w:rPr>
              <w:t>excepción</w:t>
            </w:r>
            <w:r w:rsidRPr="001056ED">
              <w:rPr>
                <w:rFonts w:ascii="Arial Narrow" w:hAnsi="Arial Narrow"/>
                <w:sz w:val="20"/>
                <w:szCs w:val="20"/>
                <w:highlight w:val="yellow"/>
              </w:rPr>
              <w:t xml:space="preserve"> </w:t>
            </w:r>
            <w:r w:rsidRPr="001056ED">
              <w:rPr>
                <w:rFonts w:ascii="Arial Narrow" w:hAnsi="Arial Narrow"/>
                <w:b/>
                <w:sz w:val="20"/>
                <w:szCs w:val="20"/>
                <w:highlight w:val="yellow"/>
              </w:rPr>
              <w:t>2.</w:t>
            </w:r>
          </w:p>
        </w:tc>
      </w:tr>
      <w:tr w:rsidR="005C77AE" w:rsidRPr="002F3F64" w:rsidTr="004E2D52">
        <w:tc>
          <w:tcPr>
            <w:tcW w:w="567" w:type="dxa"/>
          </w:tcPr>
          <w:p w:rsidR="005C77AE" w:rsidRPr="002F3F64" w:rsidRDefault="005C77AE" w:rsidP="00EF6966">
            <w:pPr>
              <w:pStyle w:val="NormalWeb"/>
              <w:numPr>
                <w:ilvl w:val="0"/>
                <w:numId w:val="45"/>
              </w:numPr>
              <w:spacing w:before="0" w:beforeAutospacing="0" w:after="0" w:afterAutospacing="0"/>
              <w:ind w:left="214" w:hanging="145"/>
              <w:jc w:val="center"/>
              <w:rPr>
                <w:rFonts w:ascii="Arial Narrow" w:eastAsia="Times New Roman" w:hAnsi="Arial Narrow"/>
                <w:color w:val="FF0000"/>
              </w:rPr>
            </w:pPr>
          </w:p>
        </w:tc>
        <w:tc>
          <w:tcPr>
            <w:tcW w:w="3117" w:type="dxa"/>
            <w:gridSpan w:val="2"/>
          </w:tcPr>
          <w:p w:rsidR="005C77AE" w:rsidRPr="002F3F64" w:rsidRDefault="005C77AE" w:rsidP="004E2D52">
            <w:pPr>
              <w:pStyle w:val="NormalWeb"/>
              <w:spacing w:before="0" w:beforeAutospacing="0" w:after="0" w:afterAutospacing="0"/>
              <w:rPr>
                <w:rFonts w:ascii="Arial Narrow" w:hAnsi="Arial Narrow"/>
                <w:color w:val="FF0000"/>
                <w:highlight w:val="yellow"/>
              </w:rPr>
            </w:pPr>
            <w:r w:rsidRPr="002F3F64">
              <w:rPr>
                <w:rFonts w:ascii="Arial Narrow" w:hAnsi="Arial Narrow"/>
                <w:color w:val="FF0000"/>
                <w:highlight w:val="yellow"/>
              </w:rPr>
              <w:t xml:space="preserve">El actor presiona el botón </w:t>
            </w:r>
            <w:r w:rsidRPr="00783126">
              <w:rPr>
                <w:rFonts w:ascii="Arial Narrow" w:hAnsi="Arial Narrow"/>
                <w:b/>
                <w:color w:val="FF0000"/>
                <w:highlight w:val="yellow"/>
              </w:rPr>
              <w:t>Consultar</w:t>
            </w:r>
            <w:r w:rsidRPr="002F3F64">
              <w:rPr>
                <w:rFonts w:ascii="Arial Narrow" w:hAnsi="Arial Narrow"/>
                <w:color w:val="FF0000"/>
                <w:highlight w:val="yellow"/>
              </w:rPr>
              <w:t>, en IU007</w:t>
            </w:r>
          </w:p>
        </w:tc>
        <w:tc>
          <w:tcPr>
            <w:tcW w:w="5672" w:type="dxa"/>
            <w:gridSpan w:val="2"/>
          </w:tcPr>
          <w:p w:rsidR="005C77AE" w:rsidRPr="002F3F64" w:rsidRDefault="005C77AE" w:rsidP="00EF6966">
            <w:pPr>
              <w:pStyle w:val="NormalWeb"/>
              <w:numPr>
                <w:ilvl w:val="1"/>
                <w:numId w:val="45"/>
              </w:numPr>
              <w:spacing w:before="0" w:beforeAutospacing="0" w:after="0" w:afterAutospacing="0"/>
              <w:ind w:left="357" w:hanging="357"/>
              <w:rPr>
                <w:rFonts w:ascii="Arial Narrow" w:hAnsi="Arial Narrow"/>
                <w:color w:val="FF0000"/>
                <w:highlight w:val="yellow"/>
              </w:rPr>
            </w:pPr>
            <w:r w:rsidRPr="002F3F64">
              <w:rPr>
                <w:rFonts w:ascii="Arial Narrow" w:hAnsi="Arial Narrow"/>
                <w:color w:val="FF0000"/>
                <w:highlight w:val="yellow"/>
              </w:rPr>
              <w:t>El sistema realiza las siguientes validaciones:</w:t>
            </w:r>
          </w:p>
          <w:p w:rsidR="005C77AE" w:rsidRPr="002F3F64" w:rsidRDefault="005C77AE" w:rsidP="00EF6966">
            <w:pPr>
              <w:pStyle w:val="Prrafodelista"/>
              <w:numPr>
                <w:ilvl w:val="0"/>
                <w:numId w:val="79"/>
              </w:numPr>
              <w:rPr>
                <w:rFonts w:ascii="Arial Narrow" w:hAnsi="Arial Narrow"/>
                <w:color w:val="FF0000"/>
                <w:sz w:val="20"/>
                <w:highlight w:val="yellow"/>
              </w:rPr>
            </w:pPr>
            <w:r w:rsidRPr="002F3F64">
              <w:rPr>
                <w:rFonts w:ascii="Arial Narrow" w:hAnsi="Arial Narrow"/>
                <w:color w:val="FF0000"/>
                <w:sz w:val="20"/>
                <w:highlight w:val="yellow"/>
              </w:rPr>
              <w:t xml:space="preserve">Que se haya seleccionado una Aduana, caso contrario el sistema ejecuta la </w:t>
            </w:r>
            <w:r w:rsidRPr="002F3F64">
              <w:rPr>
                <w:rFonts w:ascii="Arial Narrow" w:hAnsi="Arial Narrow"/>
                <w:b/>
                <w:color w:val="FF0000"/>
                <w:sz w:val="20"/>
                <w:highlight w:val="yellow"/>
              </w:rPr>
              <w:t xml:space="preserve">excepción </w:t>
            </w:r>
            <w:r w:rsidR="00CD5F36">
              <w:rPr>
                <w:rFonts w:ascii="Arial Narrow" w:hAnsi="Arial Narrow"/>
                <w:b/>
                <w:color w:val="FF0000"/>
                <w:sz w:val="20"/>
                <w:highlight w:val="yellow"/>
              </w:rPr>
              <w:t>17</w:t>
            </w:r>
            <w:r w:rsidRPr="002F3F64">
              <w:rPr>
                <w:rFonts w:ascii="Arial Narrow" w:hAnsi="Arial Narrow"/>
                <w:color w:val="FF0000"/>
                <w:sz w:val="20"/>
                <w:highlight w:val="yellow"/>
              </w:rPr>
              <w:t>.</w:t>
            </w:r>
          </w:p>
          <w:p w:rsidR="005C77AE" w:rsidRPr="002F3F64" w:rsidRDefault="005C77AE" w:rsidP="00EF6966">
            <w:pPr>
              <w:pStyle w:val="Prrafodelista"/>
              <w:numPr>
                <w:ilvl w:val="0"/>
                <w:numId w:val="79"/>
              </w:numPr>
              <w:rPr>
                <w:rFonts w:ascii="Arial Narrow" w:hAnsi="Arial Narrow"/>
                <w:color w:val="FF0000"/>
                <w:sz w:val="20"/>
                <w:szCs w:val="20"/>
                <w:highlight w:val="yellow"/>
              </w:rPr>
            </w:pPr>
            <w:r w:rsidRPr="002F3F64">
              <w:rPr>
                <w:rFonts w:ascii="Arial Narrow" w:hAnsi="Arial Narrow"/>
                <w:color w:val="FF0000"/>
                <w:sz w:val="20"/>
                <w:szCs w:val="20"/>
                <w:highlight w:val="yellow"/>
              </w:rPr>
              <w:t xml:space="preserve">Que la fecha de inicio de vigencia no esté vacía. Caso contrario, el sistema ejecuta la </w:t>
            </w:r>
            <w:r w:rsidRPr="002F3F64">
              <w:rPr>
                <w:rFonts w:ascii="Arial Narrow" w:hAnsi="Arial Narrow"/>
                <w:b/>
                <w:color w:val="FF0000"/>
                <w:sz w:val="20"/>
                <w:szCs w:val="20"/>
                <w:highlight w:val="yellow"/>
              </w:rPr>
              <w:t>excepción</w:t>
            </w:r>
            <w:r w:rsidRPr="002F3F64">
              <w:rPr>
                <w:rFonts w:ascii="Arial Narrow" w:hAnsi="Arial Narrow"/>
                <w:color w:val="FF0000"/>
                <w:sz w:val="20"/>
                <w:szCs w:val="20"/>
                <w:highlight w:val="yellow"/>
              </w:rPr>
              <w:t xml:space="preserve"> </w:t>
            </w:r>
            <w:r w:rsidRPr="002F3F64">
              <w:rPr>
                <w:rFonts w:ascii="Arial Narrow" w:hAnsi="Arial Narrow"/>
                <w:b/>
                <w:color w:val="FF0000"/>
                <w:sz w:val="20"/>
                <w:szCs w:val="20"/>
                <w:highlight w:val="yellow"/>
              </w:rPr>
              <w:t>8</w:t>
            </w:r>
            <w:r>
              <w:rPr>
                <w:rFonts w:ascii="Arial Narrow" w:hAnsi="Arial Narrow"/>
                <w:b/>
                <w:color w:val="FF0000"/>
                <w:sz w:val="20"/>
                <w:szCs w:val="20"/>
                <w:highlight w:val="yellow"/>
              </w:rPr>
              <w:t>.</w:t>
            </w:r>
          </w:p>
          <w:p w:rsidR="005C77AE" w:rsidRPr="002F3F64" w:rsidRDefault="005C77AE" w:rsidP="00EF6966">
            <w:pPr>
              <w:pStyle w:val="Prrafodelista"/>
              <w:numPr>
                <w:ilvl w:val="0"/>
                <w:numId w:val="79"/>
              </w:numPr>
              <w:rPr>
                <w:rFonts w:ascii="Arial Narrow" w:hAnsi="Arial Narrow"/>
                <w:color w:val="FF0000"/>
                <w:sz w:val="20"/>
                <w:szCs w:val="20"/>
                <w:highlight w:val="yellow"/>
              </w:rPr>
            </w:pPr>
            <w:r w:rsidRPr="002F3F64">
              <w:rPr>
                <w:rFonts w:ascii="Arial Narrow" w:hAnsi="Arial Narrow"/>
                <w:color w:val="FF0000"/>
                <w:sz w:val="20"/>
                <w:szCs w:val="20"/>
                <w:highlight w:val="yellow"/>
              </w:rPr>
              <w:t xml:space="preserve">Que la fecha de inicio de vigencia tenga el formato </w:t>
            </w:r>
            <w:proofErr w:type="spellStart"/>
            <w:r w:rsidRPr="002F3F64">
              <w:rPr>
                <w:rFonts w:ascii="Arial Narrow" w:hAnsi="Arial Narrow"/>
                <w:color w:val="FF0000"/>
                <w:sz w:val="20"/>
                <w:szCs w:val="20"/>
                <w:highlight w:val="yellow"/>
              </w:rPr>
              <w:t>dd</w:t>
            </w:r>
            <w:proofErr w:type="spellEnd"/>
            <w:r w:rsidRPr="002F3F64">
              <w:rPr>
                <w:rFonts w:ascii="Arial Narrow" w:hAnsi="Arial Narrow"/>
                <w:color w:val="FF0000"/>
                <w:sz w:val="20"/>
                <w:szCs w:val="20"/>
                <w:highlight w:val="yellow"/>
              </w:rPr>
              <w:t>/mm/</w:t>
            </w:r>
            <w:proofErr w:type="spellStart"/>
            <w:r w:rsidRPr="002F3F64">
              <w:rPr>
                <w:rFonts w:ascii="Arial Narrow" w:hAnsi="Arial Narrow"/>
                <w:color w:val="FF0000"/>
                <w:sz w:val="20"/>
                <w:szCs w:val="20"/>
                <w:highlight w:val="yellow"/>
              </w:rPr>
              <w:t>yyyy</w:t>
            </w:r>
            <w:proofErr w:type="spellEnd"/>
            <w:r w:rsidRPr="002F3F64">
              <w:rPr>
                <w:rFonts w:ascii="Arial Narrow" w:hAnsi="Arial Narrow"/>
                <w:color w:val="FF0000"/>
                <w:sz w:val="20"/>
                <w:szCs w:val="20"/>
                <w:highlight w:val="yellow"/>
              </w:rPr>
              <w:t xml:space="preserve"> y sea válida. Caso contrario, el sistema ejecuta la </w:t>
            </w:r>
            <w:r w:rsidRPr="002F3F64">
              <w:rPr>
                <w:rFonts w:ascii="Arial Narrow" w:hAnsi="Arial Narrow"/>
                <w:b/>
                <w:color w:val="FF0000"/>
                <w:sz w:val="20"/>
                <w:szCs w:val="20"/>
                <w:highlight w:val="yellow"/>
              </w:rPr>
              <w:t>excepción 9.</w:t>
            </w:r>
          </w:p>
          <w:p w:rsidR="005C77AE" w:rsidRDefault="005C77AE" w:rsidP="00EF6966">
            <w:pPr>
              <w:pStyle w:val="Prrafodelista"/>
              <w:numPr>
                <w:ilvl w:val="0"/>
                <w:numId w:val="79"/>
              </w:numPr>
              <w:rPr>
                <w:rFonts w:ascii="Arial Narrow" w:hAnsi="Arial Narrow"/>
                <w:color w:val="FF0000"/>
                <w:sz w:val="20"/>
                <w:szCs w:val="20"/>
                <w:highlight w:val="yellow"/>
              </w:rPr>
            </w:pPr>
            <w:r w:rsidRPr="0095734A">
              <w:rPr>
                <w:rFonts w:ascii="Arial Narrow" w:hAnsi="Arial Narrow"/>
                <w:color w:val="FF0000"/>
                <w:sz w:val="20"/>
                <w:highlight w:val="yellow"/>
              </w:rPr>
              <w:t xml:space="preserve">Que la fecha de inicio </w:t>
            </w:r>
            <w:r w:rsidRPr="0095734A">
              <w:rPr>
                <w:rFonts w:ascii="Arial Narrow" w:hAnsi="Arial Narrow"/>
                <w:color w:val="FF0000"/>
                <w:sz w:val="18"/>
                <w:highlight w:val="yellow"/>
              </w:rPr>
              <w:t>de</w:t>
            </w:r>
            <w:r w:rsidRPr="0095734A">
              <w:rPr>
                <w:rFonts w:ascii="Arial Narrow" w:hAnsi="Arial Narrow"/>
                <w:color w:val="FF0000"/>
                <w:sz w:val="20"/>
                <w:highlight w:val="yellow"/>
              </w:rPr>
              <w:t xml:space="preserve"> vigencia sea igual o posterior a la fecha actual. Caso contrario, el sistema ejecuta la </w:t>
            </w:r>
            <w:r w:rsidRPr="0095734A">
              <w:rPr>
                <w:rFonts w:ascii="Arial Narrow" w:hAnsi="Arial Narrow"/>
                <w:b/>
                <w:color w:val="FF0000"/>
                <w:sz w:val="20"/>
                <w:highlight w:val="yellow"/>
              </w:rPr>
              <w:t xml:space="preserve">excepción </w:t>
            </w:r>
            <w:r w:rsidR="00A777EF">
              <w:rPr>
                <w:rFonts w:ascii="Arial Narrow" w:hAnsi="Arial Narrow"/>
                <w:b/>
                <w:color w:val="FF0000"/>
                <w:sz w:val="20"/>
                <w:highlight w:val="yellow"/>
              </w:rPr>
              <w:t>18</w:t>
            </w:r>
            <w:r w:rsidRPr="0095734A">
              <w:rPr>
                <w:rFonts w:ascii="Arial Narrow" w:hAnsi="Arial Narrow"/>
                <w:b/>
                <w:color w:val="FF0000"/>
                <w:sz w:val="20"/>
                <w:highlight w:val="yellow"/>
              </w:rPr>
              <w:t>.</w:t>
            </w:r>
          </w:p>
          <w:p w:rsidR="005C77AE" w:rsidRPr="002F3F64" w:rsidRDefault="005C77AE" w:rsidP="00EF6966">
            <w:pPr>
              <w:pStyle w:val="Prrafodelista"/>
              <w:numPr>
                <w:ilvl w:val="0"/>
                <w:numId w:val="79"/>
              </w:numPr>
              <w:rPr>
                <w:rFonts w:ascii="Arial Narrow" w:hAnsi="Arial Narrow"/>
                <w:color w:val="FF0000"/>
                <w:sz w:val="20"/>
                <w:szCs w:val="20"/>
                <w:highlight w:val="yellow"/>
              </w:rPr>
            </w:pPr>
            <w:r w:rsidRPr="002F3F64">
              <w:rPr>
                <w:rFonts w:ascii="Arial Narrow" w:hAnsi="Arial Narrow"/>
                <w:color w:val="FF0000"/>
                <w:sz w:val="20"/>
                <w:szCs w:val="20"/>
                <w:highlight w:val="yellow"/>
              </w:rPr>
              <w:t xml:space="preserve">Que la fecha de término de vigencia no esté vacía. Caso contrario, el sistema ejecuta la </w:t>
            </w:r>
            <w:r w:rsidRPr="002F3F64">
              <w:rPr>
                <w:rFonts w:ascii="Arial Narrow" w:hAnsi="Arial Narrow"/>
                <w:b/>
                <w:color w:val="FF0000"/>
                <w:sz w:val="20"/>
                <w:szCs w:val="20"/>
                <w:highlight w:val="yellow"/>
              </w:rPr>
              <w:t>excepción 10</w:t>
            </w:r>
            <w:r w:rsidRPr="002F3F64">
              <w:rPr>
                <w:rFonts w:ascii="Arial Narrow" w:hAnsi="Arial Narrow"/>
                <w:color w:val="FF0000"/>
                <w:sz w:val="20"/>
                <w:szCs w:val="20"/>
                <w:highlight w:val="yellow"/>
              </w:rPr>
              <w:t>.</w:t>
            </w:r>
          </w:p>
          <w:p w:rsidR="005C77AE" w:rsidRPr="002F3F64" w:rsidRDefault="005C77AE" w:rsidP="00EF6966">
            <w:pPr>
              <w:pStyle w:val="Prrafodelista"/>
              <w:numPr>
                <w:ilvl w:val="0"/>
                <w:numId w:val="79"/>
              </w:numPr>
              <w:rPr>
                <w:rFonts w:ascii="Arial Narrow" w:hAnsi="Arial Narrow"/>
                <w:color w:val="FF0000"/>
                <w:sz w:val="20"/>
                <w:szCs w:val="20"/>
                <w:highlight w:val="yellow"/>
              </w:rPr>
            </w:pPr>
            <w:r w:rsidRPr="002F3F64">
              <w:rPr>
                <w:rFonts w:ascii="Arial Narrow" w:hAnsi="Arial Narrow"/>
                <w:color w:val="FF0000"/>
                <w:sz w:val="20"/>
                <w:szCs w:val="20"/>
                <w:highlight w:val="yellow"/>
              </w:rPr>
              <w:t xml:space="preserve">Que la fecha de término de vigencia tenga el formato </w:t>
            </w:r>
            <w:proofErr w:type="spellStart"/>
            <w:r w:rsidRPr="002F3F64">
              <w:rPr>
                <w:rFonts w:ascii="Arial Narrow" w:hAnsi="Arial Narrow"/>
                <w:color w:val="FF0000"/>
                <w:sz w:val="20"/>
                <w:szCs w:val="20"/>
                <w:highlight w:val="yellow"/>
              </w:rPr>
              <w:t>dd</w:t>
            </w:r>
            <w:proofErr w:type="spellEnd"/>
            <w:r w:rsidRPr="002F3F64">
              <w:rPr>
                <w:rFonts w:ascii="Arial Narrow" w:hAnsi="Arial Narrow"/>
                <w:color w:val="FF0000"/>
                <w:sz w:val="20"/>
                <w:szCs w:val="20"/>
                <w:highlight w:val="yellow"/>
              </w:rPr>
              <w:t>/mm/</w:t>
            </w:r>
            <w:proofErr w:type="spellStart"/>
            <w:r w:rsidRPr="002F3F64">
              <w:rPr>
                <w:rFonts w:ascii="Arial Narrow" w:hAnsi="Arial Narrow"/>
                <w:color w:val="FF0000"/>
                <w:sz w:val="20"/>
                <w:szCs w:val="20"/>
                <w:highlight w:val="yellow"/>
              </w:rPr>
              <w:t>yyyy</w:t>
            </w:r>
            <w:proofErr w:type="spellEnd"/>
            <w:r w:rsidRPr="002F3F64">
              <w:rPr>
                <w:rFonts w:ascii="Arial Narrow" w:hAnsi="Arial Narrow"/>
                <w:color w:val="FF0000"/>
                <w:sz w:val="20"/>
                <w:szCs w:val="20"/>
                <w:highlight w:val="yellow"/>
              </w:rPr>
              <w:t xml:space="preserve"> y sea válida. Caso contrario, el sistema ejecuta la </w:t>
            </w:r>
            <w:r w:rsidRPr="002F3F64">
              <w:rPr>
                <w:rFonts w:ascii="Arial Narrow" w:hAnsi="Arial Narrow"/>
                <w:b/>
                <w:color w:val="FF0000"/>
                <w:sz w:val="20"/>
                <w:szCs w:val="20"/>
                <w:highlight w:val="yellow"/>
              </w:rPr>
              <w:t>excepción 11.</w:t>
            </w:r>
          </w:p>
          <w:p w:rsidR="005C77AE" w:rsidRPr="002F3F64" w:rsidRDefault="005C77AE" w:rsidP="00EF6966">
            <w:pPr>
              <w:pStyle w:val="Prrafodelista"/>
              <w:numPr>
                <w:ilvl w:val="0"/>
                <w:numId w:val="79"/>
              </w:numPr>
              <w:rPr>
                <w:rFonts w:ascii="Arial Narrow" w:hAnsi="Arial Narrow"/>
                <w:color w:val="FF0000"/>
                <w:sz w:val="20"/>
                <w:szCs w:val="20"/>
                <w:highlight w:val="yellow"/>
              </w:rPr>
            </w:pPr>
            <w:r w:rsidRPr="002F3F64">
              <w:rPr>
                <w:rFonts w:ascii="Arial Narrow" w:hAnsi="Arial Narrow"/>
                <w:color w:val="FF0000"/>
                <w:sz w:val="20"/>
                <w:szCs w:val="20"/>
                <w:highlight w:val="yellow"/>
              </w:rPr>
              <w:lastRenderedPageBreak/>
              <w:t xml:space="preserve">Que la fecha de inicio de vigencia sea igual o posterior a la fecha actual. Caso contrario, el sistema ejecuta la </w:t>
            </w:r>
            <w:r w:rsidRPr="002F3F64">
              <w:rPr>
                <w:rFonts w:ascii="Arial Narrow" w:hAnsi="Arial Narrow"/>
                <w:b/>
                <w:color w:val="FF0000"/>
                <w:sz w:val="20"/>
                <w:szCs w:val="20"/>
                <w:highlight w:val="yellow"/>
              </w:rPr>
              <w:t>excepción</w:t>
            </w:r>
            <w:r w:rsidRPr="002F3F64">
              <w:rPr>
                <w:rFonts w:ascii="Arial Narrow" w:hAnsi="Arial Narrow"/>
                <w:color w:val="FF0000"/>
                <w:sz w:val="20"/>
                <w:szCs w:val="20"/>
                <w:highlight w:val="yellow"/>
              </w:rPr>
              <w:t xml:space="preserve"> </w:t>
            </w:r>
            <w:r w:rsidRPr="002F3F64">
              <w:rPr>
                <w:rFonts w:ascii="Arial Narrow" w:hAnsi="Arial Narrow"/>
                <w:b/>
                <w:color w:val="FF0000"/>
                <w:sz w:val="20"/>
                <w:szCs w:val="20"/>
                <w:highlight w:val="yellow"/>
              </w:rPr>
              <w:t>1.</w:t>
            </w:r>
            <w:r w:rsidRPr="002F3F64">
              <w:rPr>
                <w:rFonts w:ascii="Arial Narrow" w:hAnsi="Arial Narrow"/>
                <w:color w:val="FF0000"/>
                <w:sz w:val="20"/>
                <w:szCs w:val="20"/>
                <w:highlight w:val="yellow"/>
              </w:rPr>
              <w:t xml:space="preserve"> </w:t>
            </w:r>
          </w:p>
          <w:p w:rsidR="005C77AE" w:rsidRPr="002F3F64" w:rsidRDefault="005C77AE" w:rsidP="00EF6966">
            <w:pPr>
              <w:pStyle w:val="Prrafodelista"/>
              <w:numPr>
                <w:ilvl w:val="0"/>
                <w:numId w:val="79"/>
              </w:numPr>
              <w:rPr>
                <w:rFonts w:ascii="Arial Narrow" w:hAnsi="Arial Narrow"/>
                <w:color w:val="FF0000"/>
                <w:sz w:val="20"/>
                <w:highlight w:val="yellow"/>
              </w:rPr>
            </w:pPr>
            <w:r w:rsidRPr="002F3F64">
              <w:rPr>
                <w:rFonts w:ascii="Arial Narrow" w:hAnsi="Arial Narrow"/>
                <w:color w:val="FF0000"/>
                <w:sz w:val="20"/>
                <w:szCs w:val="20"/>
                <w:highlight w:val="yellow"/>
              </w:rPr>
              <w:t xml:space="preserve">Que la fecha de término de vigencia sea igual o posterior a la fecha de inicio de vigencia. Caso contrario, el sistema ejecuta la </w:t>
            </w:r>
            <w:r w:rsidRPr="002F3F64">
              <w:rPr>
                <w:rFonts w:ascii="Arial Narrow" w:hAnsi="Arial Narrow"/>
                <w:b/>
                <w:color w:val="FF0000"/>
                <w:sz w:val="20"/>
                <w:szCs w:val="20"/>
                <w:highlight w:val="yellow"/>
              </w:rPr>
              <w:t>excepción</w:t>
            </w:r>
            <w:r w:rsidRPr="002F3F64">
              <w:rPr>
                <w:rFonts w:ascii="Arial Narrow" w:hAnsi="Arial Narrow"/>
                <w:color w:val="FF0000"/>
                <w:sz w:val="20"/>
                <w:szCs w:val="20"/>
                <w:highlight w:val="yellow"/>
              </w:rPr>
              <w:t xml:space="preserve"> </w:t>
            </w:r>
            <w:r w:rsidRPr="002F3F64">
              <w:rPr>
                <w:rFonts w:ascii="Arial Narrow" w:hAnsi="Arial Narrow"/>
                <w:b/>
                <w:color w:val="FF0000"/>
                <w:sz w:val="20"/>
                <w:szCs w:val="20"/>
                <w:highlight w:val="yellow"/>
              </w:rPr>
              <w:t>2.</w:t>
            </w:r>
          </w:p>
          <w:p w:rsidR="005C77AE" w:rsidRDefault="005C77AE" w:rsidP="00EF6966">
            <w:pPr>
              <w:pStyle w:val="Prrafodelista"/>
              <w:numPr>
                <w:ilvl w:val="0"/>
                <w:numId w:val="79"/>
              </w:numPr>
              <w:rPr>
                <w:rFonts w:ascii="Arial Narrow" w:hAnsi="Arial Narrow"/>
                <w:color w:val="FF0000"/>
                <w:sz w:val="20"/>
                <w:highlight w:val="yellow"/>
              </w:rPr>
            </w:pPr>
            <w:r>
              <w:rPr>
                <w:rFonts w:ascii="Arial Narrow" w:hAnsi="Arial Narrow"/>
                <w:color w:val="FF0000"/>
                <w:sz w:val="20"/>
                <w:highlight w:val="yellow"/>
              </w:rPr>
              <w:t>Que se haya seleccionado una Unidad de despacho</w:t>
            </w:r>
            <w:r w:rsidRPr="002F3F64">
              <w:rPr>
                <w:rFonts w:ascii="Arial Narrow" w:hAnsi="Arial Narrow"/>
                <w:color w:val="FF0000"/>
                <w:sz w:val="20"/>
                <w:highlight w:val="yellow"/>
              </w:rPr>
              <w:t xml:space="preserve">, caso contrario el sistema ejecuta la </w:t>
            </w:r>
            <w:r w:rsidRPr="002F3F64">
              <w:rPr>
                <w:rFonts w:ascii="Arial Narrow" w:hAnsi="Arial Narrow"/>
                <w:b/>
                <w:color w:val="FF0000"/>
                <w:sz w:val="20"/>
                <w:highlight w:val="yellow"/>
              </w:rPr>
              <w:t xml:space="preserve">excepción </w:t>
            </w:r>
            <w:r w:rsidR="00A777EF">
              <w:rPr>
                <w:rFonts w:ascii="Arial Narrow" w:hAnsi="Arial Narrow"/>
                <w:b/>
                <w:color w:val="FF0000"/>
                <w:sz w:val="20"/>
                <w:highlight w:val="yellow"/>
              </w:rPr>
              <w:t>19</w:t>
            </w:r>
            <w:r w:rsidRPr="002F3F64">
              <w:rPr>
                <w:rFonts w:ascii="Arial Narrow" w:hAnsi="Arial Narrow"/>
                <w:color w:val="FF0000"/>
                <w:sz w:val="20"/>
                <w:highlight w:val="yellow"/>
              </w:rPr>
              <w:t>.</w:t>
            </w:r>
          </w:p>
          <w:p w:rsidR="005C77AE" w:rsidRDefault="005C77AE" w:rsidP="00EF6966">
            <w:pPr>
              <w:pStyle w:val="Prrafodelista"/>
              <w:numPr>
                <w:ilvl w:val="0"/>
                <w:numId w:val="79"/>
              </w:numPr>
              <w:rPr>
                <w:rFonts w:ascii="Arial Narrow" w:hAnsi="Arial Narrow"/>
                <w:color w:val="FF0000"/>
                <w:sz w:val="20"/>
                <w:highlight w:val="yellow"/>
              </w:rPr>
            </w:pPr>
            <w:r>
              <w:rPr>
                <w:rFonts w:ascii="Arial Narrow" w:hAnsi="Arial Narrow"/>
                <w:color w:val="FF0000"/>
                <w:sz w:val="20"/>
                <w:highlight w:val="yellow"/>
              </w:rPr>
              <w:t>Que se haya seleccionado un Grupo de funcionarios</w:t>
            </w:r>
            <w:r w:rsidRPr="002F3F64">
              <w:rPr>
                <w:rFonts w:ascii="Arial Narrow" w:hAnsi="Arial Narrow"/>
                <w:color w:val="FF0000"/>
                <w:sz w:val="20"/>
                <w:highlight w:val="yellow"/>
              </w:rPr>
              <w:t xml:space="preserve">, caso contrario el sistema ejecuta la </w:t>
            </w:r>
            <w:r w:rsidRPr="002F3F64">
              <w:rPr>
                <w:rFonts w:ascii="Arial Narrow" w:hAnsi="Arial Narrow"/>
                <w:b/>
                <w:color w:val="FF0000"/>
                <w:sz w:val="20"/>
                <w:highlight w:val="yellow"/>
              </w:rPr>
              <w:t xml:space="preserve">excepción </w:t>
            </w:r>
            <w:r w:rsidR="00A777EF">
              <w:rPr>
                <w:rFonts w:ascii="Arial Narrow" w:hAnsi="Arial Narrow"/>
                <w:b/>
                <w:color w:val="FF0000"/>
                <w:sz w:val="20"/>
                <w:highlight w:val="yellow"/>
              </w:rPr>
              <w:t>20</w:t>
            </w:r>
            <w:r w:rsidRPr="002F3F64">
              <w:rPr>
                <w:rFonts w:ascii="Arial Narrow" w:hAnsi="Arial Narrow"/>
                <w:color w:val="FF0000"/>
                <w:sz w:val="20"/>
                <w:highlight w:val="yellow"/>
              </w:rPr>
              <w:t>.</w:t>
            </w:r>
          </w:p>
          <w:p w:rsidR="005C77AE" w:rsidRDefault="005C77AE" w:rsidP="00EF6966">
            <w:pPr>
              <w:pStyle w:val="Prrafodelista"/>
              <w:numPr>
                <w:ilvl w:val="0"/>
                <w:numId w:val="79"/>
              </w:numPr>
              <w:rPr>
                <w:rFonts w:ascii="Arial Narrow" w:hAnsi="Arial Narrow"/>
                <w:color w:val="FF0000"/>
                <w:sz w:val="20"/>
                <w:highlight w:val="yellow"/>
              </w:rPr>
            </w:pPr>
            <w:r>
              <w:rPr>
                <w:rFonts w:ascii="Arial Narrow" w:hAnsi="Arial Narrow"/>
                <w:color w:val="FF0000"/>
                <w:sz w:val="20"/>
                <w:highlight w:val="yellow"/>
              </w:rPr>
              <w:t>Que se haya seleccionado un Turno</w:t>
            </w:r>
            <w:r w:rsidRPr="002F3F64">
              <w:rPr>
                <w:rFonts w:ascii="Arial Narrow" w:hAnsi="Arial Narrow"/>
                <w:color w:val="FF0000"/>
                <w:sz w:val="20"/>
                <w:highlight w:val="yellow"/>
              </w:rPr>
              <w:t xml:space="preserve">, caso contrario el sistema ejecuta la </w:t>
            </w:r>
            <w:r w:rsidRPr="002F3F64">
              <w:rPr>
                <w:rFonts w:ascii="Arial Narrow" w:hAnsi="Arial Narrow"/>
                <w:b/>
                <w:color w:val="FF0000"/>
                <w:sz w:val="20"/>
                <w:highlight w:val="yellow"/>
              </w:rPr>
              <w:t xml:space="preserve">excepción </w:t>
            </w:r>
            <w:r w:rsidR="00B143B8">
              <w:rPr>
                <w:rFonts w:ascii="Arial Narrow" w:hAnsi="Arial Narrow"/>
                <w:b/>
                <w:color w:val="FF0000"/>
                <w:sz w:val="20"/>
                <w:highlight w:val="yellow"/>
              </w:rPr>
              <w:t>21</w:t>
            </w:r>
            <w:r w:rsidRPr="002F3F64">
              <w:rPr>
                <w:rFonts w:ascii="Arial Narrow" w:hAnsi="Arial Narrow"/>
                <w:color w:val="FF0000"/>
                <w:sz w:val="20"/>
                <w:highlight w:val="yellow"/>
              </w:rPr>
              <w:t>.</w:t>
            </w:r>
          </w:p>
          <w:p w:rsidR="00191C10" w:rsidRPr="00146ED5" w:rsidRDefault="00191C10" w:rsidP="00EF6966">
            <w:pPr>
              <w:pStyle w:val="Prrafodelista"/>
              <w:numPr>
                <w:ilvl w:val="0"/>
                <w:numId w:val="79"/>
              </w:numPr>
              <w:rPr>
                <w:rFonts w:ascii="Arial Narrow" w:hAnsi="Arial Narrow"/>
                <w:color w:val="FF0000"/>
                <w:sz w:val="20"/>
                <w:szCs w:val="20"/>
                <w:highlight w:val="yellow"/>
              </w:rPr>
            </w:pPr>
            <w:r w:rsidRPr="00146ED5">
              <w:rPr>
                <w:rFonts w:ascii="Arial Narrow" w:hAnsi="Arial Narrow"/>
                <w:color w:val="FF0000"/>
                <w:sz w:val="20"/>
                <w:szCs w:val="20"/>
                <w:highlight w:val="yellow"/>
              </w:rPr>
              <w:t>Que el rango de vigencia de</w:t>
            </w:r>
            <w:r>
              <w:rPr>
                <w:rFonts w:ascii="Arial Narrow" w:hAnsi="Arial Narrow"/>
                <w:color w:val="FF0000"/>
                <w:sz w:val="20"/>
                <w:szCs w:val="20"/>
                <w:highlight w:val="yellow"/>
              </w:rPr>
              <w:t xml:space="preserve">l funcionario </w:t>
            </w:r>
            <w:r w:rsidRPr="00146ED5">
              <w:rPr>
                <w:rFonts w:ascii="Arial Narrow" w:hAnsi="Arial Narrow"/>
                <w:color w:val="FF0000"/>
                <w:sz w:val="20"/>
                <w:szCs w:val="20"/>
                <w:highlight w:val="yellow"/>
              </w:rPr>
              <w:t xml:space="preserve">esté dentro del rango de vigencia </w:t>
            </w:r>
            <w:r>
              <w:rPr>
                <w:rFonts w:ascii="Arial Narrow" w:hAnsi="Arial Narrow"/>
                <w:color w:val="FF0000"/>
                <w:sz w:val="20"/>
                <w:szCs w:val="20"/>
                <w:highlight w:val="yellow"/>
              </w:rPr>
              <w:t>del turno</w:t>
            </w:r>
            <w:r w:rsidRPr="00146ED5">
              <w:rPr>
                <w:rFonts w:ascii="Arial Narrow" w:hAnsi="Arial Narrow"/>
                <w:color w:val="FF0000"/>
                <w:sz w:val="20"/>
                <w:szCs w:val="20"/>
                <w:highlight w:val="yellow"/>
              </w:rPr>
              <w:t xml:space="preserve">, caso contrario, el sistema ejecuta la </w:t>
            </w:r>
            <w:r w:rsidRPr="00146ED5">
              <w:rPr>
                <w:rFonts w:ascii="Arial Narrow" w:hAnsi="Arial Narrow"/>
                <w:b/>
                <w:color w:val="FF0000"/>
                <w:sz w:val="20"/>
                <w:szCs w:val="20"/>
                <w:highlight w:val="yellow"/>
              </w:rPr>
              <w:t xml:space="preserve">excepción </w:t>
            </w:r>
            <w:r>
              <w:rPr>
                <w:rFonts w:ascii="Arial Narrow" w:hAnsi="Arial Narrow"/>
                <w:b/>
                <w:color w:val="FF0000"/>
                <w:sz w:val="20"/>
                <w:szCs w:val="20"/>
                <w:highlight w:val="yellow"/>
              </w:rPr>
              <w:t>24</w:t>
            </w:r>
            <w:r w:rsidRPr="00146ED5">
              <w:rPr>
                <w:rFonts w:ascii="Arial Narrow" w:hAnsi="Arial Narrow"/>
                <w:b/>
                <w:color w:val="FF0000"/>
                <w:sz w:val="20"/>
                <w:szCs w:val="20"/>
                <w:highlight w:val="yellow"/>
              </w:rPr>
              <w:t>.</w:t>
            </w:r>
            <w:r w:rsidRPr="00146ED5">
              <w:rPr>
                <w:rFonts w:ascii="Arial Narrow" w:hAnsi="Arial Narrow"/>
                <w:color w:val="FF0000"/>
                <w:sz w:val="20"/>
                <w:szCs w:val="20"/>
                <w:highlight w:val="yellow"/>
              </w:rPr>
              <w:t xml:space="preserve"> </w:t>
            </w:r>
          </w:p>
          <w:p w:rsidR="005C77AE" w:rsidRDefault="005C77AE" w:rsidP="004E2D52">
            <w:pPr>
              <w:ind w:left="356"/>
              <w:rPr>
                <w:rFonts w:ascii="Arial Narrow" w:hAnsi="Arial Narrow"/>
                <w:color w:val="FF0000"/>
                <w:sz w:val="20"/>
                <w:highlight w:val="yellow"/>
              </w:rPr>
            </w:pPr>
            <w:r>
              <w:rPr>
                <w:rFonts w:ascii="Arial Narrow" w:hAnsi="Arial Narrow"/>
                <w:color w:val="FF0000"/>
                <w:sz w:val="20"/>
                <w:highlight w:val="yellow"/>
              </w:rPr>
              <w:t>Si se cumplen las validaciones, el sistema:</w:t>
            </w:r>
          </w:p>
          <w:p w:rsidR="005C77AE" w:rsidRDefault="005C77AE" w:rsidP="00EF6966">
            <w:pPr>
              <w:pStyle w:val="Prrafodelista"/>
              <w:numPr>
                <w:ilvl w:val="0"/>
                <w:numId w:val="79"/>
              </w:numPr>
              <w:rPr>
                <w:rFonts w:ascii="Arial Narrow" w:hAnsi="Arial Narrow"/>
                <w:color w:val="FF0000"/>
                <w:sz w:val="20"/>
                <w:highlight w:val="yellow"/>
              </w:rPr>
            </w:pPr>
            <w:r>
              <w:rPr>
                <w:rFonts w:ascii="Arial Narrow" w:hAnsi="Arial Narrow"/>
                <w:color w:val="FF0000"/>
                <w:sz w:val="20"/>
                <w:highlight w:val="yellow"/>
              </w:rPr>
              <w:t xml:space="preserve">Realiza la búsqueda de funcionarios </w:t>
            </w:r>
            <w:r w:rsidRPr="003514DA">
              <w:rPr>
                <w:rFonts w:ascii="Arial Narrow" w:hAnsi="Arial Narrow"/>
                <w:color w:val="FF0000"/>
                <w:sz w:val="20"/>
                <w:highlight w:val="yellow"/>
              </w:rPr>
              <w:t>registrados</w:t>
            </w:r>
            <w:r>
              <w:rPr>
                <w:rFonts w:ascii="Arial Narrow" w:hAnsi="Arial Narrow"/>
                <w:color w:val="FF0000"/>
                <w:sz w:val="20"/>
                <w:highlight w:val="yellow"/>
              </w:rPr>
              <w:t xml:space="preserve"> según los criterios ingresados.</w:t>
            </w:r>
          </w:p>
          <w:p w:rsidR="005C77AE" w:rsidRDefault="005C77AE" w:rsidP="00EF6966">
            <w:pPr>
              <w:pStyle w:val="Prrafodelista"/>
              <w:numPr>
                <w:ilvl w:val="0"/>
                <w:numId w:val="79"/>
              </w:numPr>
              <w:rPr>
                <w:rFonts w:ascii="Arial Narrow" w:hAnsi="Arial Narrow"/>
                <w:color w:val="FF0000"/>
                <w:sz w:val="20"/>
                <w:highlight w:val="yellow"/>
              </w:rPr>
            </w:pPr>
            <w:r>
              <w:rPr>
                <w:rFonts w:ascii="Arial Narrow" w:hAnsi="Arial Narrow"/>
                <w:color w:val="FF0000"/>
                <w:sz w:val="20"/>
                <w:highlight w:val="yellow"/>
              </w:rPr>
              <w:t xml:space="preserve">Se deshabilitan los campos de la sección </w:t>
            </w:r>
            <w:r w:rsidRPr="00AE4EC0">
              <w:rPr>
                <w:rFonts w:ascii="Arial Narrow" w:hAnsi="Arial Narrow"/>
                <w:b/>
                <w:color w:val="FF0000"/>
                <w:sz w:val="20"/>
                <w:highlight w:val="yellow"/>
              </w:rPr>
              <w:t>parámetros de búsqueda</w:t>
            </w:r>
            <w:r>
              <w:rPr>
                <w:rFonts w:ascii="Arial Narrow" w:hAnsi="Arial Narrow"/>
                <w:color w:val="FF0000"/>
                <w:sz w:val="20"/>
                <w:highlight w:val="yellow"/>
              </w:rPr>
              <w:t xml:space="preserve"> y el botón Consultar.</w:t>
            </w:r>
          </w:p>
          <w:p w:rsidR="005C77AE" w:rsidRDefault="005C77AE" w:rsidP="00EF6966">
            <w:pPr>
              <w:pStyle w:val="Prrafodelista"/>
              <w:numPr>
                <w:ilvl w:val="0"/>
                <w:numId w:val="79"/>
              </w:numPr>
              <w:rPr>
                <w:rFonts w:ascii="Arial Narrow" w:hAnsi="Arial Narrow"/>
                <w:color w:val="FF0000"/>
                <w:sz w:val="20"/>
                <w:highlight w:val="yellow"/>
              </w:rPr>
            </w:pPr>
            <w:r>
              <w:rPr>
                <w:rFonts w:ascii="Arial Narrow" w:hAnsi="Arial Narrow"/>
                <w:color w:val="FF0000"/>
                <w:sz w:val="20"/>
                <w:highlight w:val="yellow"/>
              </w:rPr>
              <w:t xml:space="preserve">Se habilitan y muestran las secciones </w:t>
            </w:r>
            <w:r w:rsidRPr="00AE4EC0">
              <w:rPr>
                <w:rFonts w:ascii="Arial Narrow" w:hAnsi="Arial Narrow"/>
                <w:b/>
                <w:color w:val="FF0000"/>
                <w:sz w:val="20"/>
                <w:highlight w:val="yellow"/>
              </w:rPr>
              <w:t>búsqueda de funcionarios</w:t>
            </w:r>
            <w:r>
              <w:rPr>
                <w:rFonts w:ascii="Arial Narrow" w:hAnsi="Arial Narrow"/>
                <w:color w:val="FF0000"/>
                <w:sz w:val="20"/>
                <w:highlight w:val="yellow"/>
              </w:rPr>
              <w:t xml:space="preserve"> y </w:t>
            </w:r>
            <w:r w:rsidRPr="00AE4EC0">
              <w:rPr>
                <w:rFonts w:ascii="Arial Narrow" w:hAnsi="Arial Narrow"/>
                <w:b/>
                <w:color w:val="FF0000"/>
                <w:sz w:val="20"/>
                <w:highlight w:val="yellow"/>
              </w:rPr>
              <w:t>funcionarios</w:t>
            </w:r>
            <w:r>
              <w:rPr>
                <w:rFonts w:ascii="Arial Narrow" w:hAnsi="Arial Narrow"/>
                <w:b/>
                <w:color w:val="FF0000"/>
                <w:sz w:val="20"/>
                <w:highlight w:val="yellow"/>
              </w:rPr>
              <w:t xml:space="preserve"> registrados</w:t>
            </w:r>
            <w:r>
              <w:rPr>
                <w:rFonts w:ascii="Arial Narrow" w:hAnsi="Arial Narrow"/>
                <w:color w:val="FF0000"/>
                <w:sz w:val="20"/>
                <w:highlight w:val="yellow"/>
              </w:rPr>
              <w:t>.</w:t>
            </w:r>
          </w:p>
          <w:p w:rsidR="005C77AE" w:rsidRDefault="005C77AE" w:rsidP="00A12EDB">
            <w:pPr>
              <w:pStyle w:val="Prrafodelista"/>
              <w:ind w:left="715"/>
              <w:rPr>
                <w:rFonts w:ascii="Arial Narrow" w:hAnsi="Arial Narrow"/>
                <w:color w:val="FF0000"/>
                <w:sz w:val="20"/>
                <w:highlight w:val="yellow"/>
              </w:rPr>
            </w:pPr>
            <w:r>
              <w:rPr>
                <w:rFonts w:ascii="Arial Narrow" w:hAnsi="Arial Narrow"/>
                <w:color w:val="FF0000"/>
                <w:sz w:val="20"/>
                <w:highlight w:val="yellow"/>
              </w:rPr>
              <w:t xml:space="preserve">En la sección </w:t>
            </w:r>
            <w:r w:rsidRPr="00AE4EC0">
              <w:rPr>
                <w:rFonts w:ascii="Arial Narrow" w:hAnsi="Arial Narrow"/>
                <w:b/>
                <w:color w:val="FF0000"/>
                <w:sz w:val="20"/>
                <w:highlight w:val="yellow"/>
              </w:rPr>
              <w:t>búsqueda de funcionarios</w:t>
            </w:r>
            <w:r>
              <w:rPr>
                <w:rFonts w:ascii="Arial Narrow" w:hAnsi="Arial Narrow"/>
                <w:b/>
                <w:color w:val="FF0000"/>
                <w:sz w:val="20"/>
                <w:highlight w:val="yellow"/>
              </w:rPr>
              <w:t xml:space="preserve">, </w:t>
            </w:r>
            <w:r>
              <w:rPr>
                <w:rFonts w:ascii="Arial Narrow" w:hAnsi="Arial Narrow"/>
                <w:color w:val="FF0000"/>
                <w:sz w:val="20"/>
                <w:highlight w:val="yellow"/>
              </w:rPr>
              <w:t>los campos Registro y  Apellidos y nombres se muestran habilitados y en blanco, el botón Agregar se muestra deshabilitado.</w:t>
            </w:r>
          </w:p>
          <w:p w:rsidR="005C77AE" w:rsidRPr="00F05B03" w:rsidRDefault="005C77AE" w:rsidP="00A12EDB">
            <w:pPr>
              <w:pStyle w:val="Prrafodelista"/>
              <w:ind w:left="715"/>
              <w:rPr>
                <w:rFonts w:ascii="Arial Narrow" w:hAnsi="Arial Narrow"/>
                <w:color w:val="FF0000"/>
                <w:sz w:val="20"/>
                <w:highlight w:val="yellow"/>
              </w:rPr>
            </w:pPr>
            <w:r>
              <w:rPr>
                <w:rFonts w:ascii="Arial Narrow" w:hAnsi="Arial Narrow"/>
                <w:color w:val="FF0000"/>
                <w:sz w:val="20"/>
                <w:highlight w:val="yellow"/>
              </w:rPr>
              <w:t xml:space="preserve">En la sección </w:t>
            </w:r>
            <w:r w:rsidRPr="00AE4EC0">
              <w:rPr>
                <w:rFonts w:ascii="Arial Narrow" w:hAnsi="Arial Narrow"/>
                <w:b/>
                <w:color w:val="FF0000"/>
                <w:sz w:val="20"/>
                <w:highlight w:val="yellow"/>
              </w:rPr>
              <w:t>funcionarios</w:t>
            </w:r>
            <w:r>
              <w:rPr>
                <w:rFonts w:ascii="Arial Narrow" w:hAnsi="Arial Narrow"/>
                <w:b/>
                <w:color w:val="FF0000"/>
                <w:sz w:val="20"/>
                <w:highlight w:val="yellow"/>
              </w:rPr>
              <w:t xml:space="preserve"> registrados,</w:t>
            </w:r>
            <w:r>
              <w:rPr>
                <w:rFonts w:ascii="Arial Narrow" w:hAnsi="Arial Narrow"/>
                <w:color w:val="FF0000"/>
                <w:sz w:val="20"/>
                <w:highlight w:val="yellow"/>
              </w:rPr>
              <w:t xml:space="preserve"> se muestra seleccionada por defecto al pestaña Lista, y se carga la lista y el calendario de funcionarios disponibles según el resultado obtenido, el calendario sólo mostrará los eventos que se encuentren dentro del rango de fechas de búsqueda, para aquellos días en los que no se tenga ningún funcionario asignado, el título del evento deberá mostrar el nombre del turno seleccionado y cantidad de funcionarios 0.</w:t>
            </w:r>
          </w:p>
        </w:tc>
      </w:tr>
      <w:tr w:rsidR="00F40CBE" w:rsidRPr="002F3F64" w:rsidTr="007C46BA">
        <w:tc>
          <w:tcPr>
            <w:tcW w:w="567" w:type="dxa"/>
          </w:tcPr>
          <w:p w:rsidR="002F3F64" w:rsidRPr="002F3F64" w:rsidRDefault="002F3F64" w:rsidP="00EF6966">
            <w:pPr>
              <w:pStyle w:val="NormalWeb"/>
              <w:numPr>
                <w:ilvl w:val="0"/>
                <w:numId w:val="45"/>
              </w:numPr>
              <w:spacing w:before="0" w:beforeAutospacing="0" w:after="0" w:afterAutospacing="0"/>
              <w:ind w:left="214" w:hanging="145"/>
              <w:jc w:val="center"/>
              <w:rPr>
                <w:rFonts w:ascii="Arial Narrow" w:eastAsia="Times New Roman" w:hAnsi="Arial Narrow"/>
                <w:color w:val="FF0000"/>
              </w:rPr>
            </w:pPr>
          </w:p>
        </w:tc>
        <w:tc>
          <w:tcPr>
            <w:tcW w:w="3117" w:type="dxa"/>
            <w:gridSpan w:val="2"/>
          </w:tcPr>
          <w:p w:rsidR="002F3F64" w:rsidRPr="002F3F64" w:rsidRDefault="002F3F64" w:rsidP="005C77AE">
            <w:pPr>
              <w:pStyle w:val="NormalWeb"/>
              <w:spacing w:before="0" w:beforeAutospacing="0" w:after="0" w:afterAutospacing="0"/>
              <w:rPr>
                <w:rFonts w:ascii="Arial Narrow" w:hAnsi="Arial Narrow"/>
                <w:color w:val="FF0000"/>
                <w:highlight w:val="yellow"/>
              </w:rPr>
            </w:pPr>
            <w:r w:rsidRPr="002F3F64">
              <w:rPr>
                <w:rFonts w:ascii="Arial Narrow" w:hAnsi="Arial Narrow"/>
                <w:color w:val="FF0000"/>
                <w:highlight w:val="yellow"/>
              </w:rPr>
              <w:t xml:space="preserve">El actor presiona el botón </w:t>
            </w:r>
            <w:r w:rsidR="005C77AE">
              <w:rPr>
                <w:rFonts w:ascii="Arial Narrow" w:hAnsi="Arial Narrow"/>
                <w:b/>
                <w:color w:val="FF0000"/>
                <w:highlight w:val="yellow"/>
              </w:rPr>
              <w:t>Cancelar</w:t>
            </w:r>
            <w:r w:rsidRPr="002F3F64">
              <w:rPr>
                <w:rFonts w:ascii="Arial Narrow" w:hAnsi="Arial Narrow"/>
                <w:color w:val="FF0000"/>
                <w:highlight w:val="yellow"/>
              </w:rPr>
              <w:t>, en IU007</w:t>
            </w:r>
          </w:p>
        </w:tc>
        <w:tc>
          <w:tcPr>
            <w:tcW w:w="5672" w:type="dxa"/>
            <w:gridSpan w:val="2"/>
          </w:tcPr>
          <w:p w:rsidR="00AE4EC0" w:rsidRPr="005C77AE" w:rsidRDefault="002F3F64" w:rsidP="00EF6966">
            <w:pPr>
              <w:pStyle w:val="NormalWeb"/>
              <w:numPr>
                <w:ilvl w:val="1"/>
                <w:numId w:val="45"/>
              </w:numPr>
              <w:spacing w:before="0" w:beforeAutospacing="0" w:after="0" w:afterAutospacing="0"/>
              <w:ind w:left="357" w:hanging="357"/>
              <w:rPr>
                <w:rFonts w:ascii="Arial Narrow" w:hAnsi="Arial Narrow"/>
                <w:color w:val="FF0000"/>
                <w:highlight w:val="yellow"/>
              </w:rPr>
            </w:pPr>
            <w:r w:rsidRPr="002F3F64">
              <w:rPr>
                <w:rFonts w:ascii="Arial Narrow" w:hAnsi="Arial Narrow"/>
                <w:color w:val="FF0000"/>
                <w:highlight w:val="yellow"/>
              </w:rPr>
              <w:t xml:space="preserve">El sistema </w:t>
            </w:r>
            <w:r w:rsidR="005C77AE">
              <w:rPr>
                <w:rFonts w:ascii="Arial Narrow" w:hAnsi="Arial Narrow"/>
                <w:color w:val="FF0000"/>
                <w:highlight w:val="yellow"/>
              </w:rPr>
              <w:t xml:space="preserve">valida si se han realizado modificaciones, de ser así continua en A3, en caso contrario se limpian los campos de las secciones </w:t>
            </w:r>
            <w:r w:rsidR="005C77AE" w:rsidRPr="005C77AE">
              <w:rPr>
                <w:rFonts w:ascii="Arial Narrow" w:hAnsi="Arial Narrow"/>
                <w:b/>
                <w:color w:val="FF0000"/>
                <w:highlight w:val="yellow"/>
              </w:rPr>
              <w:t xml:space="preserve">Búsqueda de funcionario </w:t>
            </w:r>
            <w:r w:rsidR="005C77AE" w:rsidRPr="005C77AE">
              <w:rPr>
                <w:rFonts w:ascii="Arial Narrow" w:hAnsi="Arial Narrow"/>
                <w:color w:val="FF0000"/>
                <w:highlight w:val="yellow"/>
              </w:rPr>
              <w:t>y</w:t>
            </w:r>
            <w:r w:rsidR="005C77AE" w:rsidRPr="005C77AE">
              <w:rPr>
                <w:rFonts w:ascii="Arial Narrow" w:hAnsi="Arial Narrow"/>
                <w:b/>
                <w:color w:val="FF0000"/>
                <w:highlight w:val="yellow"/>
              </w:rPr>
              <w:t xml:space="preserve"> Funcionarios registrados</w:t>
            </w:r>
            <w:r w:rsidR="005C77AE">
              <w:rPr>
                <w:rFonts w:ascii="Arial Narrow" w:hAnsi="Arial Narrow"/>
                <w:b/>
                <w:color w:val="FF0000"/>
                <w:highlight w:val="yellow"/>
              </w:rPr>
              <w:t xml:space="preserve"> </w:t>
            </w:r>
            <w:r w:rsidR="005C77AE" w:rsidRPr="005C77AE">
              <w:rPr>
                <w:rFonts w:ascii="Arial Narrow" w:hAnsi="Arial Narrow"/>
                <w:color w:val="FF0000"/>
                <w:highlight w:val="yellow"/>
              </w:rPr>
              <w:t>y se ocultan dichas secciones,</w:t>
            </w:r>
            <w:r w:rsidR="001E6A59">
              <w:rPr>
                <w:rFonts w:ascii="Arial Narrow" w:hAnsi="Arial Narrow"/>
                <w:color w:val="FF0000"/>
                <w:highlight w:val="yellow"/>
              </w:rPr>
              <w:t xml:space="preserve"> se habilitan los campos de la sección </w:t>
            </w:r>
            <w:r w:rsidR="001E6A59" w:rsidRPr="001E6A59">
              <w:rPr>
                <w:rFonts w:ascii="Arial Narrow" w:hAnsi="Arial Narrow"/>
                <w:b/>
                <w:color w:val="FF0000"/>
                <w:highlight w:val="yellow"/>
              </w:rPr>
              <w:t xml:space="preserve">Parámetros de </w:t>
            </w:r>
            <w:r w:rsidR="001E6A59">
              <w:rPr>
                <w:rFonts w:ascii="Arial Narrow" w:hAnsi="Arial Narrow"/>
                <w:b/>
                <w:color w:val="FF0000"/>
                <w:highlight w:val="yellow"/>
              </w:rPr>
              <w:t xml:space="preserve">Búsqueda </w:t>
            </w:r>
            <w:r w:rsidR="001E6A59">
              <w:rPr>
                <w:rFonts w:ascii="Arial Narrow" w:hAnsi="Arial Narrow"/>
                <w:color w:val="FF0000"/>
                <w:highlight w:val="yellow"/>
              </w:rPr>
              <w:t>y el botón Consultar.</w:t>
            </w:r>
          </w:p>
        </w:tc>
      </w:tr>
      <w:tr w:rsidR="00220505" w:rsidRPr="00220505" w:rsidTr="007C46BA">
        <w:tc>
          <w:tcPr>
            <w:tcW w:w="567" w:type="dxa"/>
          </w:tcPr>
          <w:p w:rsidR="00220505" w:rsidRPr="00220505" w:rsidRDefault="00220505" w:rsidP="00220505">
            <w:pPr>
              <w:pStyle w:val="NormalWeb"/>
              <w:spacing w:before="0" w:beforeAutospacing="0" w:after="0" w:afterAutospacing="0"/>
              <w:ind w:left="214"/>
              <w:rPr>
                <w:rFonts w:ascii="Arial Narrow" w:eastAsia="Times New Roman" w:hAnsi="Arial Narrow"/>
                <w:strike/>
              </w:rPr>
            </w:pPr>
          </w:p>
        </w:tc>
        <w:tc>
          <w:tcPr>
            <w:tcW w:w="3117" w:type="dxa"/>
            <w:gridSpan w:val="2"/>
          </w:tcPr>
          <w:p w:rsidR="00220505" w:rsidRPr="00220505" w:rsidRDefault="00220505" w:rsidP="00C82DAF">
            <w:pPr>
              <w:pStyle w:val="NormalWeb"/>
              <w:spacing w:before="0" w:beforeAutospacing="0" w:after="0" w:afterAutospacing="0"/>
              <w:rPr>
                <w:rFonts w:ascii="Arial Narrow" w:hAnsi="Arial Narrow"/>
                <w:strike/>
              </w:rPr>
            </w:pPr>
            <w:r w:rsidRPr="00220505">
              <w:rPr>
                <w:rFonts w:ascii="Arial Narrow" w:hAnsi="Arial Narrow"/>
                <w:strike/>
              </w:rPr>
              <w:t>El usuario ingresa un valor en el campo Vigente Desde</w:t>
            </w:r>
          </w:p>
        </w:tc>
        <w:tc>
          <w:tcPr>
            <w:tcW w:w="5672" w:type="dxa"/>
            <w:gridSpan w:val="2"/>
          </w:tcPr>
          <w:p w:rsidR="00220505" w:rsidRPr="00220505" w:rsidRDefault="00220505" w:rsidP="00220505">
            <w:pPr>
              <w:pStyle w:val="NormalWeb"/>
              <w:spacing w:before="0" w:beforeAutospacing="0" w:after="0" w:afterAutospacing="0"/>
              <w:ind w:left="357"/>
              <w:rPr>
                <w:rFonts w:ascii="Arial Narrow" w:hAnsi="Arial Narrow"/>
                <w:strike/>
              </w:rPr>
            </w:pPr>
            <w:r w:rsidRPr="00220505">
              <w:rPr>
                <w:rFonts w:ascii="Arial Narrow" w:hAnsi="Arial Narrow"/>
                <w:strike/>
              </w:rPr>
              <w:t>El sistema realiza las siguientes validaciones:</w:t>
            </w:r>
          </w:p>
          <w:p w:rsidR="00220505" w:rsidRPr="00220505" w:rsidRDefault="00220505" w:rsidP="00EF6966">
            <w:pPr>
              <w:pStyle w:val="Prrafodelista"/>
              <w:numPr>
                <w:ilvl w:val="0"/>
                <w:numId w:val="43"/>
              </w:numPr>
              <w:rPr>
                <w:rFonts w:ascii="Arial Narrow" w:hAnsi="Arial Narrow"/>
                <w:strike/>
                <w:sz w:val="20"/>
                <w:szCs w:val="20"/>
              </w:rPr>
            </w:pPr>
            <w:r w:rsidRPr="00220505">
              <w:rPr>
                <w:rFonts w:ascii="Arial Narrow" w:hAnsi="Arial Narrow"/>
                <w:strike/>
                <w:sz w:val="20"/>
                <w:szCs w:val="20"/>
              </w:rPr>
              <w:t>La fecha del campo “</w:t>
            </w:r>
            <w:r w:rsidRPr="00220505">
              <w:rPr>
                <w:rFonts w:ascii="Arial Narrow" w:hAnsi="Arial Narrow"/>
                <w:b/>
                <w:strike/>
                <w:sz w:val="20"/>
                <w:szCs w:val="20"/>
              </w:rPr>
              <w:t>Vigente Desde</w:t>
            </w:r>
            <w:r w:rsidRPr="00220505">
              <w:rPr>
                <w:rFonts w:ascii="Arial Narrow" w:hAnsi="Arial Narrow"/>
                <w:strike/>
                <w:sz w:val="20"/>
                <w:szCs w:val="20"/>
              </w:rPr>
              <w:t xml:space="preserve">” debe ser igual o posterior a la fecha en que se registra. Caso contrario, el sistema ejecuta la </w:t>
            </w:r>
            <w:r w:rsidRPr="00220505">
              <w:rPr>
                <w:rFonts w:ascii="Arial Narrow" w:hAnsi="Arial Narrow"/>
                <w:b/>
                <w:strike/>
                <w:sz w:val="20"/>
                <w:szCs w:val="20"/>
              </w:rPr>
              <w:t>excepción</w:t>
            </w:r>
            <w:r w:rsidRPr="00220505">
              <w:rPr>
                <w:rFonts w:ascii="Arial Narrow" w:hAnsi="Arial Narrow"/>
                <w:strike/>
                <w:sz w:val="20"/>
                <w:szCs w:val="20"/>
              </w:rPr>
              <w:t xml:space="preserve"> </w:t>
            </w:r>
            <w:r w:rsidRPr="00220505">
              <w:rPr>
                <w:rFonts w:ascii="Arial Narrow" w:hAnsi="Arial Narrow"/>
                <w:b/>
                <w:strike/>
                <w:sz w:val="20"/>
                <w:szCs w:val="20"/>
              </w:rPr>
              <w:t>1.</w:t>
            </w:r>
            <w:r w:rsidRPr="00220505">
              <w:rPr>
                <w:rFonts w:ascii="Arial Narrow" w:hAnsi="Arial Narrow"/>
                <w:strike/>
                <w:sz w:val="20"/>
                <w:szCs w:val="20"/>
                <w:highlight w:val="yellow"/>
              </w:rPr>
              <w:t xml:space="preserve"> </w:t>
            </w:r>
          </w:p>
        </w:tc>
      </w:tr>
      <w:tr w:rsidR="00220505" w:rsidRPr="00220505" w:rsidTr="007C46BA">
        <w:tc>
          <w:tcPr>
            <w:tcW w:w="567" w:type="dxa"/>
          </w:tcPr>
          <w:p w:rsidR="00220505" w:rsidRPr="00220505" w:rsidRDefault="00220505" w:rsidP="00220505">
            <w:pPr>
              <w:pStyle w:val="NormalWeb"/>
              <w:spacing w:before="0" w:beforeAutospacing="0" w:after="0" w:afterAutospacing="0"/>
              <w:ind w:left="214"/>
              <w:rPr>
                <w:rFonts w:ascii="Arial Narrow" w:eastAsia="Times New Roman" w:hAnsi="Arial Narrow"/>
                <w:strike/>
              </w:rPr>
            </w:pPr>
          </w:p>
        </w:tc>
        <w:tc>
          <w:tcPr>
            <w:tcW w:w="3117" w:type="dxa"/>
            <w:gridSpan w:val="2"/>
          </w:tcPr>
          <w:p w:rsidR="00220505" w:rsidRPr="00220505" w:rsidRDefault="00220505" w:rsidP="00C82DAF">
            <w:pPr>
              <w:pStyle w:val="NormalWeb"/>
              <w:spacing w:before="0" w:beforeAutospacing="0" w:after="0" w:afterAutospacing="0"/>
              <w:rPr>
                <w:rFonts w:ascii="Arial Narrow" w:hAnsi="Arial Narrow"/>
                <w:strike/>
              </w:rPr>
            </w:pPr>
            <w:r w:rsidRPr="00220505">
              <w:rPr>
                <w:rFonts w:ascii="Arial Narrow" w:hAnsi="Arial Narrow"/>
                <w:strike/>
              </w:rPr>
              <w:t>El usuario ingresa un valor en el campo Vigente Hasta</w:t>
            </w:r>
          </w:p>
        </w:tc>
        <w:tc>
          <w:tcPr>
            <w:tcW w:w="5672" w:type="dxa"/>
            <w:gridSpan w:val="2"/>
          </w:tcPr>
          <w:p w:rsidR="00220505" w:rsidRPr="00220505" w:rsidRDefault="00220505" w:rsidP="00220505">
            <w:pPr>
              <w:pStyle w:val="NormalWeb"/>
              <w:spacing w:before="0" w:beforeAutospacing="0" w:after="0" w:afterAutospacing="0"/>
              <w:ind w:left="357"/>
              <w:rPr>
                <w:rFonts w:ascii="Arial Narrow" w:hAnsi="Arial Narrow"/>
                <w:strike/>
              </w:rPr>
            </w:pPr>
            <w:r w:rsidRPr="00220505">
              <w:rPr>
                <w:rFonts w:ascii="Arial Narrow" w:hAnsi="Arial Narrow"/>
                <w:strike/>
              </w:rPr>
              <w:t xml:space="preserve">El sistema realiza las siguientes validaciones: </w:t>
            </w:r>
          </w:p>
          <w:p w:rsidR="00220505" w:rsidRPr="00220505" w:rsidRDefault="00220505" w:rsidP="00EF6966">
            <w:pPr>
              <w:pStyle w:val="Prrafodelista"/>
              <w:numPr>
                <w:ilvl w:val="0"/>
                <w:numId w:val="43"/>
              </w:numPr>
              <w:rPr>
                <w:rFonts w:ascii="Arial Narrow" w:hAnsi="Arial Narrow"/>
                <w:strike/>
                <w:sz w:val="20"/>
                <w:szCs w:val="20"/>
              </w:rPr>
            </w:pPr>
            <w:r w:rsidRPr="00220505">
              <w:rPr>
                <w:rFonts w:ascii="Arial Narrow" w:hAnsi="Arial Narrow"/>
                <w:strike/>
                <w:sz w:val="20"/>
                <w:szCs w:val="20"/>
              </w:rPr>
              <w:t>La fecha del campo “</w:t>
            </w:r>
            <w:r w:rsidRPr="00220505">
              <w:rPr>
                <w:rFonts w:ascii="Arial Narrow" w:hAnsi="Arial Narrow"/>
                <w:b/>
                <w:strike/>
                <w:sz w:val="20"/>
                <w:szCs w:val="20"/>
              </w:rPr>
              <w:t>Vigente Hasta</w:t>
            </w:r>
            <w:r w:rsidRPr="00220505">
              <w:rPr>
                <w:rFonts w:ascii="Arial Narrow" w:hAnsi="Arial Narrow"/>
                <w:strike/>
                <w:sz w:val="20"/>
                <w:szCs w:val="20"/>
              </w:rPr>
              <w:t>” debe ser igual o posterior a la fecha registrada en el campo “</w:t>
            </w:r>
            <w:r w:rsidRPr="00220505">
              <w:rPr>
                <w:rFonts w:ascii="Arial Narrow" w:hAnsi="Arial Narrow"/>
                <w:b/>
                <w:strike/>
                <w:sz w:val="20"/>
                <w:szCs w:val="20"/>
              </w:rPr>
              <w:t>Vigente Desde</w:t>
            </w:r>
            <w:r w:rsidRPr="00220505">
              <w:rPr>
                <w:rFonts w:ascii="Arial Narrow" w:hAnsi="Arial Narrow"/>
                <w:strike/>
                <w:sz w:val="20"/>
                <w:szCs w:val="20"/>
              </w:rPr>
              <w:t xml:space="preserve">”. Caso contrario, el sistema ejecuta la </w:t>
            </w:r>
            <w:r w:rsidRPr="00220505">
              <w:rPr>
                <w:rFonts w:ascii="Arial Narrow" w:hAnsi="Arial Narrow"/>
                <w:b/>
                <w:strike/>
                <w:sz w:val="20"/>
                <w:szCs w:val="20"/>
              </w:rPr>
              <w:t>excepción</w:t>
            </w:r>
            <w:r w:rsidRPr="00220505">
              <w:rPr>
                <w:rFonts w:ascii="Arial Narrow" w:hAnsi="Arial Narrow"/>
                <w:strike/>
                <w:sz w:val="20"/>
                <w:szCs w:val="20"/>
              </w:rPr>
              <w:t xml:space="preserve"> </w:t>
            </w:r>
            <w:r w:rsidRPr="00220505">
              <w:rPr>
                <w:rFonts w:ascii="Arial Narrow" w:hAnsi="Arial Narrow"/>
                <w:b/>
                <w:strike/>
                <w:sz w:val="20"/>
                <w:szCs w:val="20"/>
              </w:rPr>
              <w:t>2.</w:t>
            </w:r>
          </w:p>
        </w:tc>
      </w:tr>
      <w:tr w:rsidR="007601C5" w:rsidRPr="00220505" w:rsidTr="007C46BA">
        <w:tc>
          <w:tcPr>
            <w:tcW w:w="567" w:type="dxa"/>
          </w:tcPr>
          <w:p w:rsidR="007601C5" w:rsidRPr="00220505" w:rsidRDefault="007601C5" w:rsidP="00220505">
            <w:pPr>
              <w:pStyle w:val="NormalWeb"/>
              <w:spacing w:before="0" w:beforeAutospacing="0" w:after="0" w:afterAutospacing="0"/>
              <w:ind w:left="214"/>
              <w:rPr>
                <w:rFonts w:ascii="Arial Narrow" w:eastAsia="Times New Roman" w:hAnsi="Arial Narrow"/>
                <w:strike/>
              </w:rPr>
            </w:pPr>
          </w:p>
        </w:tc>
        <w:tc>
          <w:tcPr>
            <w:tcW w:w="3117" w:type="dxa"/>
            <w:gridSpan w:val="2"/>
          </w:tcPr>
          <w:p w:rsidR="007601C5" w:rsidRPr="00220505" w:rsidRDefault="007601C5" w:rsidP="007601C5">
            <w:pPr>
              <w:pStyle w:val="NormalWeb"/>
              <w:spacing w:before="0" w:beforeAutospacing="0" w:after="0" w:afterAutospacing="0"/>
              <w:jc w:val="left"/>
              <w:rPr>
                <w:rFonts w:ascii="Arial Narrow" w:hAnsi="Arial Narrow"/>
                <w:strike/>
              </w:rPr>
            </w:pPr>
            <w:r w:rsidRPr="00220505">
              <w:rPr>
                <w:rFonts w:ascii="Arial Narrow" w:hAnsi="Arial Narrow"/>
                <w:strike/>
              </w:rPr>
              <w:t>El usuari</w:t>
            </w:r>
            <w:r w:rsidR="00550676" w:rsidRPr="00220505">
              <w:rPr>
                <w:rFonts w:ascii="Arial Narrow" w:hAnsi="Arial Narrow"/>
                <w:strike/>
              </w:rPr>
              <w:t>o selecciona una opción para el</w:t>
            </w:r>
            <w:r w:rsidRPr="00220505">
              <w:rPr>
                <w:rFonts w:ascii="Arial Narrow" w:hAnsi="Arial Narrow"/>
                <w:strike/>
              </w:rPr>
              <w:t>:</w:t>
            </w:r>
          </w:p>
          <w:p w:rsidR="007601C5" w:rsidRPr="00220505" w:rsidRDefault="007601C5" w:rsidP="00626B50">
            <w:pPr>
              <w:pStyle w:val="NormalWeb"/>
              <w:numPr>
                <w:ilvl w:val="0"/>
                <w:numId w:val="15"/>
              </w:numPr>
              <w:spacing w:before="0" w:beforeAutospacing="0" w:after="0" w:afterAutospacing="0"/>
              <w:jc w:val="left"/>
              <w:rPr>
                <w:rFonts w:ascii="Arial Narrow" w:hAnsi="Arial Narrow"/>
                <w:strike/>
              </w:rPr>
            </w:pPr>
            <w:r w:rsidRPr="00220505">
              <w:rPr>
                <w:rFonts w:ascii="Arial Narrow" w:hAnsi="Arial Narrow"/>
                <w:strike/>
              </w:rPr>
              <w:t>Grupo de Funcionarios a registrar</w:t>
            </w:r>
          </w:p>
          <w:p w:rsidR="007601C5" w:rsidRPr="00220505" w:rsidRDefault="007601C5" w:rsidP="007601C5">
            <w:pPr>
              <w:pStyle w:val="NormalWeb"/>
              <w:spacing w:before="0" w:beforeAutospacing="0" w:after="0" w:afterAutospacing="0"/>
              <w:jc w:val="left"/>
              <w:rPr>
                <w:rFonts w:ascii="Arial Narrow" w:hAnsi="Arial Narrow"/>
                <w:strike/>
              </w:rPr>
            </w:pPr>
          </w:p>
        </w:tc>
        <w:tc>
          <w:tcPr>
            <w:tcW w:w="5672" w:type="dxa"/>
            <w:gridSpan w:val="2"/>
          </w:tcPr>
          <w:p w:rsidR="007601C5" w:rsidRPr="00220505" w:rsidRDefault="007601C5" w:rsidP="007601C5">
            <w:pPr>
              <w:rPr>
                <w:rFonts w:ascii="Arial Narrow" w:hAnsi="Arial Narrow"/>
                <w:strike/>
                <w:sz w:val="20"/>
                <w:szCs w:val="20"/>
              </w:rPr>
            </w:pPr>
            <w:r w:rsidRPr="00220505">
              <w:rPr>
                <w:rFonts w:ascii="Arial Narrow" w:hAnsi="Arial Narrow"/>
                <w:strike/>
                <w:sz w:val="20"/>
                <w:szCs w:val="20"/>
              </w:rPr>
              <w:t>El sistema teniendo en cuenta la información de los siguientes campos:</w:t>
            </w:r>
          </w:p>
          <w:p w:rsidR="007601C5" w:rsidRPr="00220505" w:rsidRDefault="007601C5" w:rsidP="00626B50">
            <w:pPr>
              <w:pStyle w:val="Prrafodelista"/>
              <w:numPr>
                <w:ilvl w:val="1"/>
                <w:numId w:val="24"/>
              </w:numPr>
              <w:rPr>
                <w:rFonts w:ascii="Arial Narrow" w:hAnsi="Arial Narrow"/>
                <w:strike/>
                <w:sz w:val="20"/>
                <w:szCs w:val="20"/>
              </w:rPr>
            </w:pPr>
            <w:r w:rsidRPr="00220505">
              <w:rPr>
                <w:rFonts w:ascii="Arial Narrow" w:hAnsi="Arial Narrow"/>
                <w:strike/>
                <w:sz w:val="20"/>
                <w:szCs w:val="20"/>
              </w:rPr>
              <w:t>Vigente Desde</w:t>
            </w:r>
          </w:p>
          <w:p w:rsidR="007601C5" w:rsidRPr="00220505" w:rsidRDefault="007601C5" w:rsidP="00626B50">
            <w:pPr>
              <w:pStyle w:val="Prrafodelista"/>
              <w:numPr>
                <w:ilvl w:val="1"/>
                <w:numId w:val="24"/>
              </w:numPr>
              <w:rPr>
                <w:rFonts w:ascii="Arial Narrow" w:hAnsi="Arial Narrow"/>
                <w:strike/>
                <w:sz w:val="20"/>
                <w:szCs w:val="20"/>
              </w:rPr>
            </w:pPr>
            <w:r w:rsidRPr="00220505">
              <w:rPr>
                <w:rFonts w:ascii="Arial Narrow" w:hAnsi="Arial Narrow"/>
                <w:strike/>
                <w:sz w:val="20"/>
                <w:szCs w:val="20"/>
              </w:rPr>
              <w:t>Vigente Hasta</w:t>
            </w:r>
          </w:p>
          <w:p w:rsidR="007601C5" w:rsidRPr="00220505" w:rsidRDefault="007601C5" w:rsidP="00626B50">
            <w:pPr>
              <w:pStyle w:val="NormalWeb"/>
              <w:numPr>
                <w:ilvl w:val="1"/>
                <w:numId w:val="24"/>
              </w:numPr>
              <w:spacing w:before="0" w:beforeAutospacing="0" w:after="0" w:afterAutospacing="0"/>
              <w:jc w:val="left"/>
              <w:rPr>
                <w:rFonts w:ascii="Arial Narrow" w:hAnsi="Arial Narrow"/>
                <w:strike/>
              </w:rPr>
            </w:pPr>
            <w:r w:rsidRPr="00220505">
              <w:rPr>
                <w:rFonts w:ascii="Arial Narrow" w:hAnsi="Arial Narrow"/>
                <w:strike/>
              </w:rPr>
              <w:t>Régimen  aduanero</w:t>
            </w:r>
          </w:p>
          <w:p w:rsidR="007601C5" w:rsidRPr="00220505" w:rsidRDefault="007601C5" w:rsidP="00626B50">
            <w:pPr>
              <w:pStyle w:val="NormalWeb"/>
              <w:numPr>
                <w:ilvl w:val="1"/>
                <w:numId w:val="24"/>
              </w:numPr>
              <w:spacing w:before="0" w:beforeAutospacing="0" w:after="0" w:afterAutospacing="0"/>
              <w:jc w:val="left"/>
              <w:rPr>
                <w:rFonts w:ascii="Arial Narrow" w:hAnsi="Arial Narrow"/>
                <w:strike/>
              </w:rPr>
            </w:pPr>
            <w:r w:rsidRPr="00220505">
              <w:rPr>
                <w:rFonts w:ascii="Arial Narrow" w:hAnsi="Arial Narrow"/>
                <w:strike/>
              </w:rPr>
              <w:t>Grupo de Funcionarios a registrar</w:t>
            </w:r>
          </w:p>
          <w:p w:rsidR="007601C5" w:rsidRPr="00220505" w:rsidRDefault="007601C5" w:rsidP="007601C5">
            <w:pPr>
              <w:rPr>
                <w:rFonts w:ascii="Arial Narrow" w:hAnsi="Arial Narrow"/>
                <w:strike/>
                <w:sz w:val="20"/>
                <w:szCs w:val="20"/>
              </w:rPr>
            </w:pPr>
            <w:r w:rsidRPr="00220505">
              <w:rPr>
                <w:rFonts w:ascii="Arial Narrow" w:hAnsi="Arial Narrow"/>
                <w:strike/>
                <w:sz w:val="20"/>
                <w:szCs w:val="20"/>
              </w:rPr>
              <w:t xml:space="preserve">Cargará automáticamente en la lista de </w:t>
            </w:r>
            <w:r w:rsidRPr="00220505">
              <w:rPr>
                <w:rFonts w:ascii="Arial Narrow" w:hAnsi="Arial Narrow"/>
                <w:b/>
                <w:strike/>
                <w:sz w:val="20"/>
                <w:szCs w:val="20"/>
              </w:rPr>
              <w:t xml:space="preserve">Funcionarios registrados </w:t>
            </w:r>
            <w:r w:rsidRPr="00220505">
              <w:rPr>
                <w:rFonts w:ascii="Arial Narrow" w:hAnsi="Arial Narrow"/>
                <w:strike/>
                <w:sz w:val="20"/>
                <w:szCs w:val="20"/>
              </w:rPr>
              <w:t>los resultados que coincidan con los criterios ingresados para esos parámetros teniendo en cuenta lo siguiente:</w:t>
            </w:r>
          </w:p>
          <w:p w:rsidR="007601C5" w:rsidRPr="00220505" w:rsidRDefault="007601C5" w:rsidP="00626B50">
            <w:pPr>
              <w:pStyle w:val="Prrafodelista"/>
              <w:numPr>
                <w:ilvl w:val="0"/>
                <w:numId w:val="25"/>
              </w:numPr>
              <w:rPr>
                <w:rFonts w:ascii="Arial Narrow" w:hAnsi="Arial Narrow"/>
                <w:strike/>
                <w:sz w:val="20"/>
                <w:szCs w:val="20"/>
              </w:rPr>
            </w:pPr>
            <w:r w:rsidRPr="00220505">
              <w:rPr>
                <w:rFonts w:ascii="Arial Narrow" w:hAnsi="Arial Narrow"/>
                <w:strike/>
                <w:sz w:val="20"/>
                <w:szCs w:val="20"/>
              </w:rPr>
              <w:t xml:space="preserve">Si la Fecha </w:t>
            </w:r>
            <w:r w:rsidRPr="00220505">
              <w:rPr>
                <w:rFonts w:ascii="Arial Narrow" w:hAnsi="Arial Narrow"/>
                <w:b/>
                <w:strike/>
                <w:sz w:val="20"/>
                <w:szCs w:val="20"/>
              </w:rPr>
              <w:t xml:space="preserve">Vigente Desde </w:t>
            </w:r>
            <w:r w:rsidRPr="00220505">
              <w:rPr>
                <w:rFonts w:ascii="Arial Narrow" w:hAnsi="Arial Narrow"/>
                <w:strike/>
                <w:sz w:val="20"/>
                <w:szCs w:val="20"/>
              </w:rPr>
              <w:t xml:space="preserve">ingresada por el usuario es igual o menor-igual que la Fecha </w:t>
            </w:r>
            <w:r w:rsidRPr="00220505">
              <w:rPr>
                <w:rFonts w:ascii="Arial Narrow" w:hAnsi="Arial Narrow"/>
                <w:b/>
                <w:strike/>
                <w:sz w:val="20"/>
                <w:szCs w:val="20"/>
              </w:rPr>
              <w:t xml:space="preserve">Vigente Hasta </w:t>
            </w:r>
            <w:r w:rsidRPr="00220505">
              <w:rPr>
                <w:rFonts w:ascii="Arial Narrow" w:hAnsi="Arial Narrow"/>
                <w:strike/>
                <w:sz w:val="20"/>
                <w:szCs w:val="20"/>
              </w:rPr>
              <w:t>grabada, se mostrará el registro correspondiente.</w:t>
            </w:r>
          </w:p>
          <w:p w:rsidR="007601C5" w:rsidRPr="00220505" w:rsidRDefault="007601C5" w:rsidP="00626B50">
            <w:pPr>
              <w:pStyle w:val="Prrafodelista"/>
              <w:numPr>
                <w:ilvl w:val="0"/>
                <w:numId w:val="25"/>
              </w:numPr>
              <w:rPr>
                <w:rFonts w:ascii="Arial Narrow" w:hAnsi="Arial Narrow"/>
                <w:strike/>
                <w:sz w:val="20"/>
                <w:szCs w:val="20"/>
              </w:rPr>
            </w:pPr>
            <w:r w:rsidRPr="00220505">
              <w:rPr>
                <w:rFonts w:ascii="Arial Narrow" w:hAnsi="Arial Narrow"/>
                <w:strike/>
                <w:sz w:val="20"/>
                <w:szCs w:val="20"/>
              </w:rPr>
              <w:t xml:space="preserve">Si la Fecha </w:t>
            </w:r>
            <w:r w:rsidRPr="00220505">
              <w:rPr>
                <w:rFonts w:ascii="Arial Narrow" w:hAnsi="Arial Narrow"/>
                <w:b/>
                <w:strike/>
                <w:sz w:val="20"/>
                <w:szCs w:val="20"/>
              </w:rPr>
              <w:t xml:space="preserve">Vigente Hasta </w:t>
            </w:r>
            <w:r w:rsidRPr="00220505">
              <w:rPr>
                <w:rFonts w:ascii="Arial Narrow" w:hAnsi="Arial Narrow"/>
                <w:strike/>
                <w:sz w:val="20"/>
                <w:szCs w:val="20"/>
              </w:rPr>
              <w:t xml:space="preserve">ingresada por el usuario es igual o mayor-igual que la Fecha </w:t>
            </w:r>
            <w:r w:rsidRPr="00220505">
              <w:rPr>
                <w:rFonts w:ascii="Arial Narrow" w:hAnsi="Arial Narrow"/>
                <w:b/>
                <w:strike/>
                <w:sz w:val="20"/>
                <w:szCs w:val="20"/>
              </w:rPr>
              <w:t xml:space="preserve">Vigente Desde </w:t>
            </w:r>
            <w:r w:rsidRPr="00220505">
              <w:rPr>
                <w:rFonts w:ascii="Arial Narrow" w:hAnsi="Arial Narrow"/>
                <w:strike/>
                <w:sz w:val="20"/>
                <w:szCs w:val="20"/>
              </w:rPr>
              <w:t>grabada, se mostrará el registro correspondiente.</w:t>
            </w:r>
          </w:p>
        </w:tc>
      </w:tr>
      <w:tr w:rsidR="00A12EDB" w:rsidRPr="005C403B" w:rsidTr="00A12EDB">
        <w:tc>
          <w:tcPr>
            <w:tcW w:w="567" w:type="dxa"/>
          </w:tcPr>
          <w:p w:rsidR="00A12EDB" w:rsidRPr="005C403B" w:rsidRDefault="00A12EDB"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A12EDB" w:rsidRPr="005F4600" w:rsidRDefault="00A12EDB" w:rsidP="007601C5">
            <w:pPr>
              <w:pStyle w:val="NormalWeb"/>
              <w:spacing w:before="0" w:beforeAutospacing="0" w:after="0" w:afterAutospacing="0"/>
              <w:jc w:val="left"/>
              <w:rPr>
                <w:rFonts w:ascii="Arial Narrow" w:hAnsi="Arial Narrow"/>
                <w:strike/>
              </w:rPr>
            </w:pPr>
            <w:r w:rsidRPr="005F4600">
              <w:rPr>
                <w:rFonts w:ascii="Arial Narrow" w:eastAsia="Times New Roman" w:hAnsi="Arial Narrow"/>
                <w:strike/>
              </w:rPr>
              <w:t>Para cada nuevo Funcionario Aduanero que se requiera registrar:</w:t>
            </w:r>
          </w:p>
          <w:p w:rsidR="00A12EDB" w:rsidRPr="005C403B" w:rsidRDefault="00A12EDB" w:rsidP="00DD367E">
            <w:pPr>
              <w:pStyle w:val="NormalWeb"/>
              <w:spacing w:before="0" w:beforeAutospacing="0" w:after="0" w:afterAutospacing="0"/>
              <w:rPr>
                <w:rFonts w:ascii="Arial Narrow" w:eastAsia="Times New Roman" w:hAnsi="Arial Narrow"/>
              </w:rPr>
            </w:pPr>
            <w:r w:rsidRPr="00C65F5A">
              <w:rPr>
                <w:rFonts w:ascii="Arial Narrow" w:hAnsi="Arial Narrow"/>
                <w:highlight w:val="yellow"/>
              </w:rPr>
              <w:t xml:space="preserve">El actor modifica el valor del campo </w:t>
            </w:r>
            <w:r w:rsidRPr="00C65F5A">
              <w:rPr>
                <w:rFonts w:ascii="Arial Narrow" w:hAnsi="Arial Narrow"/>
                <w:b/>
                <w:highlight w:val="yellow"/>
              </w:rPr>
              <w:t>Registro</w:t>
            </w:r>
            <w:r w:rsidRPr="00C65F5A">
              <w:rPr>
                <w:rFonts w:ascii="Arial Narrow" w:hAnsi="Arial Narrow"/>
                <w:highlight w:val="yellow"/>
              </w:rPr>
              <w:t>, en IU007.</w:t>
            </w:r>
          </w:p>
        </w:tc>
        <w:tc>
          <w:tcPr>
            <w:tcW w:w="5672" w:type="dxa"/>
            <w:gridSpan w:val="2"/>
          </w:tcPr>
          <w:p w:rsidR="00A12EDB" w:rsidRDefault="00A12EDB" w:rsidP="00EF6966">
            <w:pPr>
              <w:pStyle w:val="NormalWeb"/>
              <w:numPr>
                <w:ilvl w:val="1"/>
                <w:numId w:val="45"/>
              </w:numPr>
              <w:spacing w:before="0" w:beforeAutospacing="0" w:after="0" w:afterAutospacing="0"/>
              <w:ind w:left="357" w:hanging="357"/>
              <w:rPr>
                <w:rFonts w:ascii="Arial Narrow" w:eastAsia="Times New Roman" w:hAnsi="Arial Narrow"/>
              </w:rPr>
            </w:pPr>
            <w:r w:rsidRPr="00A5449C">
              <w:rPr>
                <w:rFonts w:ascii="Arial Narrow" w:eastAsia="Times New Roman" w:hAnsi="Arial Narrow"/>
                <w:highlight w:val="yellow"/>
              </w:rPr>
              <w:t>El sistema</w:t>
            </w:r>
            <w:r>
              <w:rPr>
                <w:rFonts w:ascii="Arial Narrow" w:eastAsia="Times New Roman" w:hAnsi="Arial Narrow"/>
                <w:highlight w:val="yellow"/>
              </w:rPr>
              <w:t xml:space="preserve"> deja en blanco el campo </w:t>
            </w:r>
            <w:r w:rsidRPr="00D675E9">
              <w:rPr>
                <w:rFonts w:ascii="Arial Narrow" w:eastAsia="Times New Roman" w:hAnsi="Arial Narrow"/>
                <w:b/>
                <w:highlight w:val="yellow"/>
              </w:rPr>
              <w:t>Apellidos y Nombres</w:t>
            </w:r>
            <w:r>
              <w:rPr>
                <w:rFonts w:ascii="Arial Narrow" w:eastAsia="Times New Roman" w:hAnsi="Arial Narrow"/>
                <w:highlight w:val="yellow"/>
              </w:rPr>
              <w:t xml:space="preserve"> y deshabilita el botón </w:t>
            </w:r>
            <w:r w:rsidRPr="00DD367E">
              <w:rPr>
                <w:rFonts w:ascii="Arial Narrow" w:eastAsia="Times New Roman" w:hAnsi="Arial Narrow"/>
                <w:b/>
                <w:highlight w:val="yellow"/>
              </w:rPr>
              <w:t>Agregar</w:t>
            </w:r>
            <w:r>
              <w:rPr>
                <w:rFonts w:ascii="Arial Narrow" w:eastAsia="Times New Roman" w:hAnsi="Arial Narrow"/>
                <w:highlight w:val="yellow"/>
              </w:rPr>
              <w:t>.</w:t>
            </w:r>
          </w:p>
          <w:p w:rsidR="00A12EDB" w:rsidRPr="00A12EDB" w:rsidRDefault="00A12EDB" w:rsidP="00EF6966">
            <w:pPr>
              <w:pStyle w:val="NormalWeb"/>
              <w:numPr>
                <w:ilvl w:val="1"/>
                <w:numId w:val="45"/>
              </w:numPr>
              <w:spacing w:before="0" w:beforeAutospacing="0" w:after="0" w:afterAutospacing="0"/>
              <w:ind w:left="357" w:hanging="357"/>
              <w:rPr>
                <w:rFonts w:ascii="Arial Narrow" w:eastAsia="Times New Roman" w:hAnsi="Arial Narrow"/>
              </w:rPr>
            </w:pPr>
            <w:r w:rsidRPr="00D675E9">
              <w:rPr>
                <w:rFonts w:ascii="Arial Narrow" w:eastAsia="Times New Roman" w:hAnsi="Arial Narrow"/>
                <w:highlight w:val="yellow"/>
              </w:rPr>
              <w:t>El sistema</w:t>
            </w:r>
            <w:r w:rsidRPr="00A5449C">
              <w:rPr>
                <w:rFonts w:ascii="Arial Narrow" w:eastAsia="Times New Roman" w:hAnsi="Arial Narrow"/>
                <w:highlight w:val="yellow"/>
              </w:rPr>
              <w:t xml:space="preserve"> </w:t>
            </w:r>
            <w:proofErr w:type="gramStart"/>
            <w:r w:rsidRPr="00A5449C">
              <w:rPr>
                <w:rFonts w:ascii="Arial Narrow" w:eastAsia="Times New Roman" w:hAnsi="Arial Narrow"/>
                <w:highlight w:val="yellow"/>
              </w:rPr>
              <w:t>valida</w:t>
            </w:r>
            <w:proofErr w:type="gramEnd"/>
            <w:r w:rsidRPr="00A5449C">
              <w:rPr>
                <w:rFonts w:ascii="Arial Narrow" w:eastAsia="Times New Roman" w:hAnsi="Arial Narrow"/>
                <w:highlight w:val="yellow"/>
              </w:rPr>
              <w:t xml:space="preserve"> que el valor ingresado sea alfanumérico y tenga una longitud de 4 </w:t>
            </w:r>
            <w:r w:rsidRPr="00D675E9">
              <w:rPr>
                <w:rFonts w:ascii="Arial Narrow" w:hAnsi="Arial Narrow"/>
                <w:highlight w:val="yellow"/>
              </w:rPr>
              <w:t>caracteres</w:t>
            </w:r>
            <w:r w:rsidRPr="00A5449C">
              <w:rPr>
                <w:rFonts w:ascii="Arial Narrow" w:eastAsia="Times New Roman" w:hAnsi="Arial Narrow"/>
                <w:highlight w:val="yellow"/>
              </w:rPr>
              <w:t>.</w:t>
            </w:r>
            <w:r w:rsidRPr="00A5449C">
              <w:rPr>
                <w:rFonts w:ascii="Arial Narrow" w:hAnsi="Arial Narrow"/>
                <w:highlight w:val="yellow"/>
              </w:rPr>
              <w:t xml:space="preserve"> Caso contrario, el sistema ejecuta la </w:t>
            </w:r>
            <w:r w:rsidRPr="00A5449C">
              <w:rPr>
                <w:rFonts w:ascii="Arial Narrow" w:hAnsi="Arial Narrow"/>
                <w:b/>
                <w:highlight w:val="yellow"/>
              </w:rPr>
              <w:t>excepción 12.</w:t>
            </w:r>
          </w:p>
          <w:p w:rsidR="00A12EDB" w:rsidRPr="0040036C" w:rsidRDefault="00A12EDB" w:rsidP="00EF6966">
            <w:pPr>
              <w:pStyle w:val="NormalWeb"/>
              <w:numPr>
                <w:ilvl w:val="1"/>
                <w:numId w:val="45"/>
              </w:numPr>
              <w:spacing w:before="0" w:beforeAutospacing="0" w:after="0" w:afterAutospacing="0"/>
              <w:ind w:left="357" w:hanging="357"/>
              <w:rPr>
                <w:rFonts w:ascii="Arial Narrow" w:eastAsia="Times New Roman" w:hAnsi="Arial Narrow"/>
              </w:rPr>
            </w:pPr>
            <w:r>
              <w:rPr>
                <w:rFonts w:ascii="Arial Narrow" w:eastAsia="Times New Roman" w:hAnsi="Arial Narrow"/>
              </w:rPr>
              <w:t xml:space="preserve">Si cumple la </w:t>
            </w:r>
            <w:r w:rsidRPr="00D675E9">
              <w:rPr>
                <w:rFonts w:ascii="Arial Narrow" w:eastAsia="Times New Roman" w:hAnsi="Arial Narrow"/>
              </w:rPr>
              <w:t>validación</w:t>
            </w:r>
            <w:r>
              <w:rPr>
                <w:rFonts w:ascii="Arial Narrow" w:eastAsia="Times New Roman" w:hAnsi="Arial Narrow"/>
              </w:rPr>
              <w:t>, e</w:t>
            </w:r>
            <w:r w:rsidRPr="005C403B">
              <w:rPr>
                <w:rFonts w:ascii="Arial Narrow" w:eastAsia="Times New Roman" w:hAnsi="Arial Narrow"/>
              </w:rPr>
              <w:t xml:space="preserve">l </w:t>
            </w:r>
            <w:r w:rsidRPr="005F4600">
              <w:rPr>
                <w:rFonts w:ascii="Arial Narrow" w:eastAsia="Times New Roman" w:hAnsi="Arial Narrow"/>
              </w:rPr>
              <w:t>sistema</w:t>
            </w:r>
            <w:r w:rsidRPr="005C403B">
              <w:rPr>
                <w:rFonts w:ascii="Arial Narrow" w:eastAsia="Times New Roman" w:hAnsi="Arial Narrow"/>
              </w:rPr>
              <w:t xml:space="preserve"> </w:t>
            </w:r>
            <w:r>
              <w:rPr>
                <w:rFonts w:ascii="Arial Narrow" w:eastAsia="Times New Roman" w:hAnsi="Arial Narrow"/>
              </w:rPr>
              <w:t xml:space="preserve">obtiene </w:t>
            </w:r>
            <w:r w:rsidRPr="005C403B">
              <w:rPr>
                <w:rFonts w:ascii="Arial Narrow" w:eastAsia="Times New Roman" w:hAnsi="Arial Narrow"/>
              </w:rPr>
              <w:t>los datos</w:t>
            </w:r>
            <w:r w:rsidRPr="005C403B">
              <w:rPr>
                <w:rFonts w:ascii="Arial Narrow" w:eastAsia="Times New Roman" w:hAnsi="Arial Narrow"/>
                <w:color w:val="FF0000"/>
              </w:rPr>
              <w:t xml:space="preserve"> </w:t>
            </w:r>
            <w:r w:rsidRPr="005C403B">
              <w:rPr>
                <w:rFonts w:ascii="Arial Narrow" w:eastAsia="Times New Roman" w:hAnsi="Arial Narrow"/>
              </w:rPr>
              <w:t xml:space="preserve">del funcionario aduanero que coincidan con el número de registro que se ha </w:t>
            </w:r>
            <w:r>
              <w:rPr>
                <w:rFonts w:ascii="Arial Narrow" w:eastAsia="Times New Roman" w:hAnsi="Arial Narrow"/>
              </w:rPr>
              <w:t>ingresado</w:t>
            </w:r>
            <w:r w:rsidRPr="005C403B">
              <w:rPr>
                <w:rFonts w:ascii="Arial Narrow" w:eastAsia="Times New Roman" w:hAnsi="Arial Narrow"/>
              </w:rPr>
              <w:t xml:space="preserve"> y </w:t>
            </w:r>
            <w:r>
              <w:rPr>
                <w:rFonts w:ascii="Arial Narrow" w:eastAsia="Times New Roman" w:hAnsi="Arial Narrow"/>
              </w:rPr>
              <w:t xml:space="preserve">la </w:t>
            </w:r>
            <w:r w:rsidRPr="005C403B">
              <w:rPr>
                <w:rFonts w:ascii="Arial Narrow" w:eastAsia="Times New Roman" w:hAnsi="Arial Narrow"/>
              </w:rPr>
              <w:t xml:space="preserve">aduana </w:t>
            </w:r>
            <w:r>
              <w:rPr>
                <w:rFonts w:ascii="Arial Narrow" w:eastAsia="Times New Roman" w:hAnsi="Arial Narrow"/>
              </w:rPr>
              <w:t>seleccionada. Si obtiene resultado entonces</w:t>
            </w:r>
            <w:r w:rsidRPr="005C403B">
              <w:rPr>
                <w:rFonts w:ascii="Arial Narrow" w:eastAsia="Times New Roman" w:hAnsi="Arial Narrow"/>
              </w:rPr>
              <w:t xml:space="preserve"> llena automáticamente el campo </w:t>
            </w:r>
            <w:r w:rsidRPr="005C403B">
              <w:rPr>
                <w:rFonts w:ascii="Arial Narrow" w:eastAsia="Times New Roman" w:hAnsi="Arial Narrow"/>
                <w:b/>
              </w:rPr>
              <w:t xml:space="preserve">Apellidos y Nombres </w:t>
            </w:r>
            <w:r w:rsidRPr="005C403B">
              <w:rPr>
                <w:rFonts w:ascii="Arial Narrow" w:eastAsia="Times New Roman" w:hAnsi="Arial Narrow"/>
              </w:rPr>
              <w:t>c</w:t>
            </w:r>
            <w:r>
              <w:rPr>
                <w:rFonts w:ascii="Arial Narrow" w:eastAsia="Times New Roman" w:hAnsi="Arial Narrow"/>
              </w:rPr>
              <w:t xml:space="preserve">on la información encontrada y habilita el botón </w:t>
            </w:r>
            <w:r w:rsidRPr="00D555B7">
              <w:rPr>
                <w:rFonts w:ascii="Arial Narrow" w:eastAsia="Times New Roman" w:hAnsi="Arial Narrow"/>
                <w:b/>
              </w:rPr>
              <w:t>Agregar</w:t>
            </w:r>
            <w:r>
              <w:rPr>
                <w:rFonts w:ascii="Arial Narrow" w:eastAsia="Times New Roman" w:hAnsi="Arial Narrow"/>
              </w:rPr>
              <w:t>. C</w:t>
            </w:r>
            <w:r w:rsidRPr="005C403B">
              <w:rPr>
                <w:rFonts w:ascii="Arial Narrow" w:eastAsia="Times New Roman" w:hAnsi="Arial Narrow"/>
              </w:rPr>
              <w:t>aso contrario</w:t>
            </w:r>
            <w:r>
              <w:rPr>
                <w:rFonts w:ascii="Arial Narrow" w:eastAsia="Times New Roman" w:hAnsi="Arial Narrow"/>
              </w:rPr>
              <w:t>, el sistema ejecuta</w:t>
            </w:r>
            <w:r w:rsidRPr="005C403B">
              <w:rPr>
                <w:rFonts w:ascii="Arial Narrow" w:eastAsia="Times New Roman" w:hAnsi="Arial Narrow"/>
              </w:rPr>
              <w:t xml:space="preserve"> la </w:t>
            </w:r>
            <w:r w:rsidRPr="005C403B">
              <w:rPr>
                <w:rFonts w:ascii="Arial Narrow" w:eastAsia="Times New Roman" w:hAnsi="Arial Narrow"/>
                <w:b/>
              </w:rPr>
              <w:t>excepción 3.</w:t>
            </w:r>
          </w:p>
        </w:tc>
      </w:tr>
      <w:tr w:rsidR="00DE322B" w:rsidRPr="00D675E9" w:rsidTr="00DE322B">
        <w:tc>
          <w:tcPr>
            <w:tcW w:w="567" w:type="dxa"/>
          </w:tcPr>
          <w:p w:rsidR="00DE322B" w:rsidRPr="00D675E9" w:rsidRDefault="00DE322B"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DE322B" w:rsidRPr="00D675E9" w:rsidRDefault="00DE322B" w:rsidP="00DD367E">
            <w:pPr>
              <w:pStyle w:val="NormalWeb"/>
              <w:spacing w:before="0" w:beforeAutospacing="0" w:after="0" w:afterAutospacing="0"/>
              <w:rPr>
                <w:rFonts w:ascii="Arial Narrow" w:hAnsi="Arial Narrow"/>
                <w:highlight w:val="yellow"/>
              </w:rPr>
            </w:pPr>
            <w:r w:rsidRPr="00C65F5A">
              <w:rPr>
                <w:rFonts w:ascii="Arial Narrow" w:hAnsi="Arial Narrow"/>
                <w:highlight w:val="yellow"/>
              </w:rPr>
              <w:t xml:space="preserve">El actor modifica el valor del campo </w:t>
            </w:r>
            <w:r w:rsidRPr="00D675E9">
              <w:rPr>
                <w:rFonts w:ascii="Arial Narrow" w:eastAsia="Times New Roman" w:hAnsi="Arial Narrow"/>
                <w:b/>
                <w:highlight w:val="yellow"/>
              </w:rPr>
              <w:t>Apellidos y Nombres</w:t>
            </w:r>
            <w:r w:rsidRPr="00C65F5A">
              <w:rPr>
                <w:rFonts w:ascii="Arial Narrow" w:hAnsi="Arial Narrow"/>
                <w:highlight w:val="yellow"/>
              </w:rPr>
              <w:t>, en IU007.</w:t>
            </w:r>
          </w:p>
        </w:tc>
        <w:tc>
          <w:tcPr>
            <w:tcW w:w="5672" w:type="dxa"/>
            <w:gridSpan w:val="2"/>
          </w:tcPr>
          <w:p w:rsidR="00DE322B" w:rsidRPr="00DE322B" w:rsidRDefault="00DE322B" w:rsidP="00EF6966">
            <w:pPr>
              <w:pStyle w:val="NormalWeb"/>
              <w:numPr>
                <w:ilvl w:val="1"/>
                <w:numId w:val="45"/>
              </w:numPr>
              <w:spacing w:before="0" w:beforeAutospacing="0" w:after="0" w:afterAutospacing="0"/>
              <w:ind w:left="357" w:hanging="357"/>
              <w:rPr>
                <w:rFonts w:ascii="Arial Narrow" w:hAnsi="Arial Narrow"/>
                <w:highlight w:val="yellow"/>
              </w:rPr>
            </w:pPr>
            <w:r w:rsidRPr="00D675E9">
              <w:rPr>
                <w:rFonts w:ascii="Arial Narrow" w:eastAsia="Times New Roman" w:hAnsi="Arial Narrow"/>
                <w:highlight w:val="yellow"/>
              </w:rPr>
              <w:t xml:space="preserve">El sistema </w:t>
            </w:r>
            <w:r>
              <w:rPr>
                <w:rFonts w:ascii="Arial Narrow" w:eastAsia="Times New Roman" w:hAnsi="Arial Narrow"/>
                <w:highlight w:val="yellow"/>
              </w:rPr>
              <w:t xml:space="preserve">deja en blanco el campo </w:t>
            </w:r>
            <w:r w:rsidRPr="00C65F5A">
              <w:rPr>
                <w:rFonts w:ascii="Arial Narrow" w:hAnsi="Arial Narrow"/>
                <w:b/>
                <w:highlight w:val="yellow"/>
              </w:rPr>
              <w:t>Registro</w:t>
            </w:r>
            <w:r>
              <w:rPr>
                <w:rFonts w:ascii="Arial Narrow" w:eastAsia="Times New Roman" w:hAnsi="Arial Narrow"/>
                <w:highlight w:val="yellow"/>
              </w:rPr>
              <w:t xml:space="preserve"> y deshabilita el botón </w:t>
            </w:r>
            <w:r w:rsidRPr="00DD367E">
              <w:rPr>
                <w:rFonts w:ascii="Arial Narrow" w:eastAsia="Times New Roman" w:hAnsi="Arial Narrow"/>
                <w:b/>
                <w:highlight w:val="yellow"/>
              </w:rPr>
              <w:t>Agregar</w:t>
            </w:r>
            <w:r>
              <w:rPr>
                <w:rFonts w:ascii="Arial Narrow" w:eastAsia="Times New Roman" w:hAnsi="Arial Narrow"/>
                <w:highlight w:val="yellow"/>
              </w:rPr>
              <w:t>.</w:t>
            </w:r>
          </w:p>
          <w:p w:rsidR="00DE322B" w:rsidRPr="00DE322B" w:rsidRDefault="00DE322B" w:rsidP="00EF6966">
            <w:pPr>
              <w:pStyle w:val="NormalWeb"/>
              <w:numPr>
                <w:ilvl w:val="1"/>
                <w:numId w:val="45"/>
              </w:numPr>
              <w:spacing w:before="0" w:beforeAutospacing="0" w:after="0" w:afterAutospacing="0"/>
              <w:ind w:left="357" w:hanging="357"/>
              <w:rPr>
                <w:rFonts w:ascii="Arial Narrow" w:hAnsi="Arial Narrow"/>
                <w:highlight w:val="yellow"/>
              </w:rPr>
            </w:pPr>
            <w:r w:rsidRPr="00D675E9">
              <w:rPr>
                <w:rFonts w:ascii="Arial Narrow" w:eastAsia="Times New Roman" w:hAnsi="Arial Narrow"/>
                <w:highlight w:val="yellow"/>
              </w:rPr>
              <w:t xml:space="preserve">El sistema </w:t>
            </w:r>
            <w:proofErr w:type="gramStart"/>
            <w:r>
              <w:rPr>
                <w:rFonts w:ascii="Arial Narrow" w:eastAsia="Times New Roman" w:hAnsi="Arial Narrow"/>
                <w:highlight w:val="yellow"/>
              </w:rPr>
              <w:t>v</w:t>
            </w:r>
            <w:r w:rsidRPr="00D675E9">
              <w:rPr>
                <w:rFonts w:ascii="Arial Narrow" w:eastAsia="Times New Roman" w:hAnsi="Arial Narrow"/>
                <w:highlight w:val="yellow"/>
              </w:rPr>
              <w:t>alida</w:t>
            </w:r>
            <w:proofErr w:type="gramEnd"/>
            <w:r w:rsidRPr="00D675E9">
              <w:rPr>
                <w:rFonts w:ascii="Arial Narrow" w:eastAsia="Times New Roman" w:hAnsi="Arial Narrow"/>
                <w:highlight w:val="yellow"/>
              </w:rPr>
              <w:t xml:space="preserve"> que el valor ingresado sea alfabético y tenga una longitud </w:t>
            </w:r>
            <w:r w:rsidRPr="00D675E9">
              <w:rPr>
                <w:rFonts w:ascii="Arial Narrow" w:hAnsi="Arial Narrow"/>
                <w:highlight w:val="yellow"/>
              </w:rPr>
              <w:t>máxima</w:t>
            </w:r>
            <w:r w:rsidRPr="00D675E9">
              <w:rPr>
                <w:rFonts w:ascii="Arial Narrow" w:eastAsia="Times New Roman" w:hAnsi="Arial Narrow"/>
                <w:highlight w:val="yellow"/>
              </w:rPr>
              <w:t xml:space="preserve"> de 100 caracteres.</w:t>
            </w:r>
            <w:r w:rsidRPr="00D675E9">
              <w:rPr>
                <w:rFonts w:ascii="Arial Narrow" w:hAnsi="Arial Narrow"/>
                <w:highlight w:val="yellow"/>
              </w:rPr>
              <w:t xml:space="preserve"> Caso contrario, el sistema ejecuta la </w:t>
            </w:r>
            <w:r w:rsidRPr="00D675E9">
              <w:rPr>
                <w:rFonts w:ascii="Arial Narrow" w:hAnsi="Arial Narrow"/>
                <w:b/>
                <w:highlight w:val="yellow"/>
              </w:rPr>
              <w:t>excepción 13.</w:t>
            </w:r>
          </w:p>
          <w:p w:rsidR="00DE322B" w:rsidRPr="00D675E9" w:rsidRDefault="00DE322B" w:rsidP="00EF6966">
            <w:pPr>
              <w:pStyle w:val="NormalWeb"/>
              <w:numPr>
                <w:ilvl w:val="1"/>
                <w:numId w:val="45"/>
              </w:numPr>
              <w:spacing w:before="0" w:beforeAutospacing="0" w:after="0" w:afterAutospacing="0"/>
              <w:ind w:left="357" w:hanging="357"/>
              <w:rPr>
                <w:rFonts w:ascii="Arial Narrow" w:eastAsia="Times New Roman" w:hAnsi="Arial Narrow"/>
                <w:highlight w:val="yellow"/>
              </w:rPr>
            </w:pPr>
            <w:r w:rsidRPr="00D675E9">
              <w:rPr>
                <w:rFonts w:ascii="Arial Narrow" w:eastAsia="Times New Roman" w:hAnsi="Arial Narrow"/>
                <w:highlight w:val="yellow"/>
              </w:rPr>
              <w:t>Si cumple la validación, el sistema obtiene los datos del funcionario aduanero que coincidan con los datos que se ha ingresado y la aduana seleccionada:</w:t>
            </w:r>
          </w:p>
          <w:p w:rsidR="00DE322B" w:rsidRPr="00D675E9" w:rsidRDefault="00DE322B" w:rsidP="00EF6966">
            <w:pPr>
              <w:pStyle w:val="Prrafodelista"/>
              <w:numPr>
                <w:ilvl w:val="0"/>
                <w:numId w:val="79"/>
              </w:numPr>
              <w:rPr>
                <w:rFonts w:ascii="Arial Narrow" w:hAnsi="Arial Narrow"/>
                <w:sz w:val="20"/>
                <w:szCs w:val="20"/>
                <w:highlight w:val="yellow"/>
              </w:rPr>
            </w:pPr>
            <w:r w:rsidRPr="00D675E9">
              <w:rPr>
                <w:rFonts w:ascii="Arial Narrow" w:hAnsi="Arial Narrow"/>
                <w:sz w:val="20"/>
                <w:szCs w:val="20"/>
                <w:highlight w:val="yellow"/>
              </w:rPr>
              <w:t xml:space="preserve">Si obtiene sólo un </w:t>
            </w:r>
            <w:r>
              <w:rPr>
                <w:rFonts w:ascii="Arial Narrow" w:hAnsi="Arial Narrow"/>
                <w:sz w:val="20"/>
                <w:szCs w:val="20"/>
                <w:highlight w:val="yellow"/>
              </w:rPr>
              <w:t>elemento,</w:t>
            </w:r>
            <w:r w:rsidRPr="00D675E9">
              <w:rPr>
                <w:rFonts w:ascii="Arial Narrow" w:hAnsi="Arial Narrow"/>
                <w:sz w:val="20"/>
                <w:szCs w:val="20"/>
                <w:highlight w:val="yellow"/>
              </w:rPr>
              <w:t xml:space="preserve"> llena automáticamente el campo </w:t>
            </w:r>
            <w:r>
              <w:rPr>
                <w:rFonts w:ascii="Arial Narrow" w:hAnsi="Arial Narrow"/>
                <w:b/>
                <w:sz w:val="20"/>
                <w:szCs w:val="20"/>
                <w:highlight w:val="yellow"/>
              </w:rPr>
              <w:t>Registro</w:t>
            </w:r>
            <w:r>
              <w:rPr>
                <w:rFonts w:ascii="Arial Narrow" w:hAnsi="Arial Narrow"/>
                <w:sz w:val="20"/>
                <w:szCs w:val="20"/>
                <w:highlight w:val="yellow"/>
              </w:rPr>
              <w:t xml:space="preserve"> y habilita el botón </w:t>
            </w:r>
            <w:r>
              <w:rPr>
                <w:rFonts w:ascii="Arial Narrow" w:hAnsi="Arial Narrow"/>
                <w:b/>
                <w:sz w:val="20"/>
                <w:szCs w:val="20"/>
                <w:highlight w:val="yellow"/>
              </w:rPr>
              <w:t>Agregar</w:t>
            </w:r>
            <w:r>
              <w:rPr>
                <w:rFonts w:ascii="Arial Narrow" w:hAnsi="Arial Narrow"/>
                <w:sz w:val="20"/>
                <w:szCs w:val="20"/>
                <w:highlight w:val="yellow"/>
              </w:rPr>
              <w:t>.</w:t>
            </w:r>
          </w:p>
          <w:p w:rsidR="00DE322B" w:rsidRPr="00D675E9" w:rsidRDefault="00DE322B" w:rsidP="00EF6966">
            <w:pPr>
              <w:pStyle w:val="Prrafodelista"/>
              <w:numPr>
                <w:ilvl w:val="0"/>
                <w:numId w:val="79"/>
              </w:numPr>
              <w:rPr>
                <w:rFonts w:ascii="Arial Narrow" w:hAnsi="Arial Narrow"/>
                <w:sz w:val="20"/>
                <w:szCs w:val="20"/>
                <w:highlight w:val="yellow"/>
              </w:rPr>
            </w:pPr>
            <w:r w:rsidRPr="00D675E9">
              <w:rPr>
                <w:rFonts w:ascii="Arial Narrow" w:hAnsi="Arial Narrow"/>
                <w:sz w:val="20"/>
                <w:szCs w:val="20"/>
                <w:highlight w:val="yellow"/>
              </w:rPr>
              <w:t xml:space="preserve">Si obtiene más de un </w:t>
            </w:r>
            <w:r>
              <w:rPr>
                <w:rFonts w:ascii="Arial Narrow" w:hAnsi="Arial Narrow"/>
                <w:sz w:val="20"/>
                <w:szCs w:val="20"/>
                <w:highlight w:val="yellow"/>
              </w:rPr>
              <w:t>elemento</w:t>
            </w:r>
            <w:r w:rsidRPr="00D675E9">
              <w:rPr>
                <w:rFonts w:ascii="Arial Narrow" w:hAnsi="Arial Narrow"/>
                <w:sz w:val="20"/>
                <w:szCs w:val="20"/>
                <w:highlight w:val="yellow"/>
              </w:rPr>
              <w:t xml:space="preserve">, entonces continúa en </w:t>
            </w:r>
            <w:r>
              <w:rPr>
                <w:rFonts w:ascii="Arial Narrow" w:hAnsi="Arial Narrow"/>
                <w:b/>
                <w:sz w:val="20"/>
                <w:szCs w:val="20"/>
                <w:highlight w:val="yellow"/>
              </w:rPr>
              <w:t>A1.</w:t>
            </w:r>
          </w:p>
          <w:p w:rsidR="00DE322B" w:rsidRPr="003A70D5" w:rsidRDefault="00DE322B" w:rsidP="00EF6966">
            <w:pPr>
              <w:pStyle w:val="Prrafodelista"/>
              <w:numPr>
                <w:ilvl w:val="0"/>
                <w:numId w:val="79"/>
              </w:numPr>
              <w:rPr>
                <w:rFonts w:ascii="Arial Narrow" w:hAnsi="Arial Narrow"/>
                <w:highlight w:val="yellow"/>
              </w:rPr>
            </w:pPr>
            <w:r w:rsidRPr="00D675E9">
              <w:rPr>
                <w:rFonts w:ascii="Arial Narrow" w:hAnsi="Arial Narrow"/>
                <w:sz w:val="20"/>
                <w:szCs w:val="20"/>
                <w:highlight w:val="yellow"/>
              </w:rPr>
              <w:t xml:space="preserve">Si no obtiene resultados se </w:t>
            </w:r>
            <w:r>
              <w:rPr>
                <w:rFonts w:ascii="Arial Narrow" w:hAnsi="Arial Narrow"/>
                <w:sz w:val="20"/>
                <w:szCs w:val="20"/>
                <w:highlight w:val="yellow"/>
              </w:rPr>
              <w:t>ejecuta</w:t>
            </w:r>
            <w:r w:rsidRPr="00D675E9">
              <w:rPr>
                <w:rFonts w:ascii="Arial Narrow" w:hAnsi="Arial Narrow"/>
                <w:sz w:val="20"/>
                <w:szCs w:val="20"/>
                <w:highlight w:val="yellow"/>
              </w:rPr>
              <w:t xml:space="preserve"> la </w:t>
            </w:r>
            <w:r w:rsidRPr="00D675E9">
              <w:rPr>
                <w:rFonts w:ascii="Arial Narrow" w:hAnsi="Arial Narrow"/>
                <w:b/>
                <w:sz w:val="20"/>
                <w:szCs w:val="20"/>
                <w:highlight w:val="yellow"/>
              </w:rPr>
              <w:t>excepción 14</w:t>
            </w:r>
            <w:r>
              <w:rPr>
                <w:rFonts w:ascii="Arial Narrow" w:hAnsi="Arial Narrow"/>
                <w:sz w:val="20"/>
                <w:szCs w:val="20"/>
                <w:highlight w:val="yellow"/>
              </w:rPr>
              <w:t>.</w:t>
            </w:r>
          </w:p>
        </w:tc>
      </w:tr>
      <w:tr w:rsidR="00022FEF" w:rsidRPr="005C403B" w:rsidTr="00022FEF">
        <w:tc>
          <w:tcPr>
            <w:tcW w:w="567" w:type="dxa"/>
          </w:tcPr>
          <w:p w:rsidR="00022FEF" w:rsidRPr="005C403B" w:rsidRDefault="00022FEF"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022FEF" w:rsidRPr="005C403B" w:rsidRDefault="00022FEF" w:rsidP="00225132">
            <w:pPr>
              <w:pStyle w:val="NormalWeb"/>
              <w:spacing w:before="0" w:beforeAutospacing="0" w:after="0" w:afterAutospacing="0"/>
              <w:jc w:val="left"/>
              <w:rPr>
                <w:rFonts w:ascii="Arial Narrow" w:hAnsi="Arial Narrow"/>
                <w:b/>
              </w:rPr>
            </w:pPr>
            <w:r w:rsidRPr="005C403B">
              <w:rPr>
                <w:rFonts w:ascii="Arial Narrow" w:hAnsi="Arial Narrow"/>
              </w:rPr>
              <w:t xml:space="preserve">El </w:t>
            </w:r>
            <w:r w:rsidRPr="00193FC7">
              <w:rPr>
                <w:rFonts w:ascii="Arial Narrow" w:hAnsi="Arial Narrow"/>
              </w:rPr>
              <w:t xml:space="preserve">actor </w:t>
            </w:r>
            <w:r>
              <w:rPr>
                <w:rFonts w:ascii="Arial Narrow" w:hAnsi="Arial Narrow"/>
              </w:rPr>
              <w:t>presiona</w:t>
            </w:r>
            <w:r w:rsidRPr="005C403B">
              <w:rPr>
                <w:rFonts w:ascii="Arial Narrow" w:hAnsi="Arial Narrow"/>
              </w:rPr>
              <w:t xml:space="preserve"> el botón </w:t>
            </w:r>
            <w:r>
              <w:rPr>
                <w:rFonts w:ascii="Arial Narrow" w:hAnsi="Arial Narrow"/>
                <w:b/>
              </w:rPr>
              <w:t xml:space="preserve">Agregar, </w:t>
            </w:r>
            <w:r>
              <w:rPr>
                <w:rFonts w:ascii="Arial Narrow" w:hAnsi="Arial Narrow"/>
              </w:rPr>
              <w:t>en IU007</w:t>
            </w:r>
          </w:p>
        </w:tc>
        <w:tc>
          <w:tcPr>
            <w:tcW w:w="5672" w:type="dxa"/>
            <w:gridSpan w:val="2"/>
          </w:tcPr>
          <w:p w:rsidR="00022FEF" w:rsidRPr="0095734A" w:rsidRDefault="00022FEF" w:rsidP="00EF6966">
            <w:pPr>
              <w:pStyle w:val="NormalWeb"/>
              <w:numPr>
                <w:ilvl w:val="1"/>
                <w:numId w:val="45"/>
              </w:numPr>
              <w:spacing w:before="0" w:beforeAutospacing="0" w:after="0" w:afterAutospacing="0"/>
              <w:ind w:left="357" w:hanging="425"/>
              <w:rPr>
                <w:rFonts w:ascii="Arial Narrow" w:hAnsi="Arial Narrow"/>
                <w:highlight w:val="yellow"/>
              </w:rPr>
            </w:pPr>
            <w:r w:rsidRPr="005C403B">
              <w:rPr>
                <w:rFonts w:ascii="Arial Narrow" w:hAnsi="Arial Narrow"/>
              </w:rPr>
              <w:t xml:space="preserve">El </w:t>
            </w:r>
            <w:r w:rsidRPr="004F0BF1">
              <w:rPr>
                <w:rFonts w:ascii="Arial Narrow" w:eastAsia="Times New Roman" w:hAnsi="Arial Narrow"/>
                <w:highlight w:val="yellow"/>
              </w:rPr>
              <w:t>sistema</w:t>
            </w:r>
            <w:r>
              <w:rPr>
                <w:rFonts w:ascii="Arial Narrow" w:eastAsia="Times New Roman" w:hAnsi="Arial Narrow"/>
              </w:rPr>
              <w:t xml:space="preserve"> realiza las siguientes validaciones:</w:t>
            </w:r>
          </w:p>
          <w:p w:rsidR="00022FEF" w:rsidRPr="004A09F7" w:rsidRDefault="00022FEF" w:rsidP="00EF6966">
            <w:pPr>
              <w:pStyle w:val="Prrafodelista"/>
              <w:numPr>
                <w:ilvl w:val="0"/>
                <w:numId w:val="79"/>
              </w:numPr>
              <w:rPr>
                <w:rFonts w:ascii="Arial Narrow" w:hAnsi="Arial Narrow"/>
                <w:b/>
                <w:sz w:val="20"/>
                <w:highlight w:val="yellow"/>
              </w:rPr>
            </w:pPr>
            <w:r w:rsidRPr="0095734A">
              <w:rPr>
                <w:rFonts w:ascii="Arial Narrow" w:hAnsi="Arial Narrow"/>
                <w:sz w:val="20"/>
              </w:rPr>
              <w:t xml:space="preserve">Que el Funcionario Aduanero no se encuentre en la lista de funcionarios registrados, teniendo en cuenta: </w:t>
            </w:r>
            <w:r w:rsidRPr="0095734A">
              <w:rPr>
                <w:rFonts w:ascii="Arial Narrow" w:hAnsi="Arial Narrow"/>
                <w:sz w:val="20"/>
                <w:highlight w:val="yellow"/>
              </w:rPr>
              <w:t xml:space="preserve">Aduana, Unidad de despacho, Grupo de funcionarios, Turno y rango de fechas de vigencia traslapadas. Caso contrario, el sistema ejecuta la </w:t>
            </w:r>
            <w:r w:rsidRPr="0095734A">
              <w:rPr>
                <w:rFonts w:ascii="Arial Narrow" w:hAnsi="Arial Narrow"/>
                <w:b/>
                <w:sz w:val="20"/>
                <w:highlight w:val="yellow"/>
              </w:rPr>
              <w:t>excepción 6.</w:t>
            </w:r>
          </w:p>
          <w:p w:rsidR="00022FEF" w:rsidRPr="004F0BF1" w:rsidRDefault="00022FEF" w:rsidP="00626B50">
            <w:pPr>
              <w:pStyle w:val="NormalWeb"/>
              <w:numPr>
                <w:ilvl w:val="0"/>
                <w:numId w:val="26"/>
              </w:numPr>
              <w:spacing w:before="0" w:beforeAutospacing="0" w:after="0" w:afterAutospacing="0"/>
              <w:jc w:val="left"/>
              <w:rPr>
                <w:rFonts w:ascii="Arial Narrow" w:hAnsi="Arial Narrow"/>
                <w:strike/>
              </w:rPr>
            </w:pPr>
            <w:r w:rsidRPr="004F0BF1">
              <w:rPr>
                <w:rFonts w:ascii="Arial Narrow" w:hAnsi="Arial Narrow"/>
                <w:strike/>
              </w:rPr>
              <w:t>Régimen  aduanero</w:t>
            </w:r>
          </w:p>
          <w:p w:rsidR="00022FEF" w:rsidRPr="004F0BF1" w:rsidRDefault="00022FEF" w:rsidP="00626B50">
            <w:pPr>
              <w:pStyle w:val="NormalWeb"/>
              <w:numPr>
                <w:ilvl w:val="0"/>
                <w:numId w:val="26"/>
              </w:numPr>
              <w:spacing w:before="0" w:beforeAutospacing="0" w:after="0" w:afterAutospacing="0"/>
              <w:jc w:val="left"/>
              <w:rPr>
                <w:rFonts w:ascii="Arial Narrow" w:hAnsi="Arial Narrow"/>
                <w:strike/>
              </w:rPr>
            </w:pPr>
            <w:r w:rsidRPr="004F0BF1">
              <w:rPr>
                <w:rFonts w:ascii="Arial Narrow" w:hAnsi="Arial Narrow"/>
                <w:strike/>
              </w:rPr>
              <w:t>Grupo de Funcionarios a registrar</w:t>
            </w:r>
          </w:p>
          <w:p w:rsidR="00022FEF" w:rsidRPr="004F0BF1" w:rsidRDefault="00022FEF" w:rsidP="00626B50">
            <w:pPr>
              <w:pStyle w:val="NormalWeb"/>
              <w:numPr>
                <w:ilvl w:val="0"/>
                <w:numId w:val="26"/>
              </w:numPr>
              <w:spacing w:before="0" w:beforeAutospacing="0" w:after="0" w:afterAutospacing="0"/>
              <w:jc w:val="left"/>
              <w:rPr>
                <w:rFonts w:ascii="Arial Narrow" w:hAnsi="Arial Narrow"/>
                <w:strike/>
              </w:rPr>
            </w:pPr>
            <w:r w:rsidRPr="004F0BF1">
              <w:rPr>
                <w:rFonts w:ascii="Arial Narrow" w:hAnsi="Arial Narrow"/>
                <w:strike/>
              </w:rPr>
              <w:t>Funcionario Aduanero</w:t>
            </w:r>
          </w:p>
          <w:p w:rsidR="00022FEF" w:rsidRPr="004F0BF1" w:rsidRDefault="00022FEF" w:rsidP="004F0BF1">
            <w:pPr>
              <w:ind w:left="708"/>
              <w:rPr>
                <w:rFonts w:ascii="Arial Narrow" w:hAnsi="Arial Narrow"/>
                <w:strike/>
                <w:sz w:val="20"/>
                <w:szCs w:val="20"/>
              </w:rPr>
            </w:pPr>
            <w:r w:rsidRPr="004F0BF1">
              <w:rPr>
                <w:rFonts w:ascii="Arial Narrow" w:hAnsi="Arial Narrow"/>
                <w:strike/>
                <w:sz w:val="20"/>
                <w:szCs w:val="20"/>
              </w:rPr>
              <w:t xml:space="preserve">Si el Funcionario Aduanero se encuentra registrado en un rango de fechas con traslape </w:t>
            </w:r>
            <w:r w:rsidRPr="004F0BF1">
              <w:rPr>
                <w:rFonts w:ascii="Arial Narrow" w:hAnsi="Arial Narrow"/>
                <w:b/>
                <w:strike/>
                <w:sz w:val="20"/>
                <w:szCs w:val="20"/>
              </w:rPr>
              <w:t>(Ver Excepción 6)</w:t>
            </w:r>
          </w:p>
          <w:p w:rsidR="00022FEF" w:rsidRDefault="00022FEF" w:rsidP="007601C5">
            <w:pPr>
              <w:rPr>
                <w:rFonts w:ascii="Arial Narrow" w:hAnsi="Arial Narrow"/>
                <w:strike/>
                <w:sz w:val="20"/>
                <w:szCs w:val="20"/>
              </w:rPr>
            </w:pPr>
            <w:r w:rsidRPr="004F0BF1">
              <w:rPr>
                <w:rFonts w:ascii="Arial Narrow" w:hAnsi="Arial Narrow"/>
                <w:strike/>
                <w:sz w:val="20"/>
                <w:szCs w:val="20"/>
              </w:rPr>
              <w:t xml:space="preserve">El sistema agrega al funcionario seleccionado a la lista de </w:t>
            </w:r>
            <w:r w:rsidRPr="004F0BF1">
              <w:rPr>
                <w:rFonts w:ascii="Arial Narrow" w:hAnsi="Arial Narrow"/>
                <w:b/>
                <w:strike/>
                <w:sz w:val="20"/>
                <w:szCs w:val="20"/>
              </w:rPr>
              <w:t>Funcionarios Registrados</w:t>
            </w:r>
            <w:r w:rsidRPr="004F0BF1">
              <w:rPr>
                <w:rFonts w:ascii="Arial Narrow" w:hAnsi="Arial Narrow"/>
                <w:strike/>
                <w:sz w:val="20"/>
                <w:szCs w:val="20"/>
              </w:rPr>
              <w:t>.</w:t>
            </w:r>
          </w:p>
          <w:p w:rsidR="00022FEF" w:rsidRPr="001D73F3" w:rsidRDefault="00022FEF" w:rsidP="00EF6966">
            <w:pPr>
              <w:pStyle w:val="NormalWeb"/>
              <w:numPr>
                <w:ilvl w:val="1"/>
                <w:numId w:val="45"/>
              </w:numPr>
              <w:spacing w:before="0" w:beforeAutospacing="0" w:after="0" w:afterAutospacing="0"/>
              <w:ind w:left="357" w:hanging="425"/>
              <w:rPr>
                <w:rFonts w:ascii="Arial Narrow" w:hAnsi="Arial Narrow"/>
                <w:highlight w:val="yellow"/>
              </w:rPr>
            </w:pPr>
            <w:r w:rsidRPr="002A4A1D">
              <w:rPr>
                <w:rFonts w:ascii="Arial Narrow" w:eastAsia="Times New Roman" w:hAnsi="Arial Narrow"/>
                <w:highlight w:val="yellow"/>
              </w:rPr>
              <w:t xml:space="preserve">Si cumple la validación, el </w:t>
            </w:r>
            <w:r w:rsidRPr="002A4A1D">
              <w:rPr>
                <w:rFonts w:ascii="Arial Narrow" w:hAnsi="Arial Narrow"/>
                <w:highlight w:val="yellow"/>
              </w:rPr>
              <w:t>sistema</w:t>
            </w:r>
            <w:r>
              <w:rPr>
                <w:rFonts w:ascii="Arial Narrow" w:eastAsia="Times New Roman" w:hAnsi="Arial Narrow"/>
                <w:highlight w:val="yellow"/>
              </w:rPr>
              <w:t>:</w:t>
            </w:r>
          </w:p>
          <w:p w:rsidR="00022FEF" w:rsidRPr="00DF1230" w:rsidRDefault="00022FEF" w:rsidP="00EF6966">
            <w:pPr>
              <w:pStyle w:val="Prrafodelista"/>
              <w:numPr>
                <w:ilvl w:val="0"/>
                <w:numId w:val="79"/>
              </w:numPr>
              <w:rPr>
                <w:rFonts w:ascii="Arial Narrow" w:hAnsi="Arial Narrow"/>
                <w:color w:val="FF0000"/>
                <w:sz w:val="20"/>
                <w:szCs w:val="20"/>
                <w:highlight w:val="yellow"/>
              </w:rPr>
            </w:pPr>
            <w:r w:rsidRPr="00DF1230">
              <w:rPr>
                <w:rFonts w:ascii="Arial Narrow" w:hAnsi="Arial Narrow"/>
                <w:color w:val="FF0000"/>
                <w:sz w:val="20"/>
                <w:highlight w:val="yellow"/>
              </w:rPr>
              <w:t xml:space="preserve">Si la fecha de inicio de vigencia es menor que la fecha actual, el sistema toma como fecha de inicio de vigencia la fecha actual y muestra el mensaje </w:t>
            </w:r>
            <w:r w:rsidRPr="00DF1230">
              <w:rPr>
                <w:rFonts w:ascii="Arial Narrow" w:hAnsi="Arial Narrow"/>
                <w:b/>
                <w:color w:val="FF0000"/>
                <w:sz w:val="20"/>
                <w:highlight w:val="yellow"/>
              </w:rPr>
              <w:t>“El funcionario será agregado con fecha de inicio de vigencia &lt;</w:t>
            </w:r>
            <w:proofErr w:type="spellStart"/>
            <w:r w:rsidRPr="00DF1230">
              <w:rPr>
                <w:rFonts w:ascii="Arial Narrow" w:hAnsi="Arial Narrow"/>
                <w:b/>
                <w:color w:val="FF0000"/>
                <w:sz w:val="20"/>
                <w:highlight w:val="yellow"/>
              </w:rPr>
              <w:t>fechaActual</w:t>
            </w:r>
            <w:proofErr w:type="spellEnd"/>
            <w:r w:rsidRPr="00DF1230">
              <w:rPr>
                <w:rFonts w:ascii="Arial Narrow" w:hAnsi="Arial Narrow"/>
                <w:b/>
                <w:color w:val="FF0000"/>
                <w:sz w:val="20"/>
                <w:highlight w:val="yellow"/>
              </w:rPr>
              <w:t>&gt;”.</w:t>
            </w:r>
          </w:p>
          <w:p w:rsidR="00022FEF" w:rsidRPr="00DF1230" w:rsidRDefault="00022FEF" w:rsidP="00EF6966">
            <w:pPr>
              <w:pStyle w:val="Prrafodelista"/>
              <w:numPr>
                <w:ilvl w:val="0"/>
                <w:numId w:val="79"/>
              </w:numPr>
              <w:rPr>
                <w:rFonts w:ascii="Arial Narrow" w:hAnsi="Arial Narrow"/>
                <w:color w:val="FF0000"/>
                <w:sz w:val="20"/>
                <w:szCs w:val="20"/>
                <w:highlight w:val="yellow"/>
              </w:rPr>
            </w:pPr>
            <w:r w:rsidRPr="00DF1230">
              <w:rPr>
                <w:rFonts w:ascii="Arial Narrow" w:hAnsi="Arial Narrow"/>
                <w:color w:val="FF0000"/>
                <w:sz w:val="20"/>
                <w:szCs w:val="20"/>
                <w:highlight w:val="yellow"/>
              </w:rPr>
              <w:t>Agrega el funcionario seleccionado en la lista de Funcionarios registrados con los datos del criterio de búsqueda.</w:t>
            </w:r>
          </w:p>
          <w:p w:rsidR="00022FEF" w:rsidRPr="00DF1230" w:rsidRDefault="00022FEF" w:rsidP="00EF6966">
            <w:pPr>
              <w:pStyle w:val="Prrafodelista"/>
              <w:numPr>
                <w:ilvl w:val="0"/>
                <w:numId w:val="79"/>
              </w:numPr>
              <w:rPr>
                <w:rFonts w:ascii="Arial Narrow" w:hAnsi="Arial Narrow"/>
                <w:color w:val="FF0000"/>
                <w:sz w:val="20"/>
                <w:highlight w:val="yellow"/>
              </w:rPr>
            </w:pPr>
            <w:r w:rsidRPr="00DF1230">
              <w:rPr>
                <w:rFonts w:ascii="Arial Narrow" w:hAnsi="Arial Narrow"/>
                <w:color w:val="FF0000"/>
                <w:sz w:val="20"/>
                <w:szCs w:val="20"/>
                <w:highlight w:val="yellow"/>
              </w:rPr>
              <w:t>Actualiza los eventos del calendario, aumentando en 1 la cantidad de funcionarios registrados por cada</w:t>
            </w:r>
            <w:r w:rsidRPr="00DF1230">
              <w:rPr>
                <w:rFonts w:ascii="Arial Narrow" w:hAnsi="Arial Narrow"/>
                <w:color w:val="FF0000"/>
                <w:sz w:val="20"/>
                <w:highlight w:val="yellow"/>
              </w:rPr>
              <w:t xml:space="preserve"> fecha dentro del rango de vigencia.</w:t>
            </w:r>
          </w:p>
          <w:p w:rsidR="00022FEF" w:rsidRPr="004F0BF1" w:rsidRDefault="00022FEF" w:rsidP="00EF6966">
            <w:pPr>
              <w:pStyle w:val="Prrafodelista"/>
              <w:numPr>
                <w:ilvl w:val="0"/>
                <w:numId w:val="79"/>
              </w:numPr>
              <w:rPr>
                <w:rFonts w:ascii="Arial Narrow" w:hAnsi="Arial Narrow"/>
                <w:strike/>
                <w:sz w:val="20"/>
                <w:szCs w:val="20"/>
              </w:rPr>
            </w:pPr>
            <w:r w:rsidRPr="00DF1230">
              <w:rPr>
                <w:rFonts w:ascii="Arial Narrow" w:hAnsi="Arial Narrow"/>
                <w:color w:val="FF0000"/>
                <w:sz w:val="20"/>
                <w:highlight w:val="yellow"/>
              </w:rPr>
              <w:t xml:space="preserve">Limpia los </w:t>
            </w:r>
            <w:r w:rsidRPr="00DF1230">
              <w:rPr>
                <w:rFonts w:ascii="Arial Narrow" w:hAnsi="Arial Narrow"/>
                <w:color w:val="FF0000"/>
                <w:sz w:val="18"/>
                <w:szCs w:val="20"/>
                <w:highlight w:val="yellow"/>
              </w:rPr>
              <w:t>campos</w:t>
            </w:r>
            <w:r w:rsidRPr="00DF1230">
              <w:rPr>
                <w:rFonts w:ascii="Arial Narrow" w:hAnsi="Arial Narrow"/>
                <w:color w:val="FF0000"/>
                <w:sz w:val="20"/>
                <w:highlight w:val="yellow"/>
              </w:rPr>
              <w:t xml:space="preserve"> </w:t>
            </w:r>
            <w:r w:rsidRPr="00DF1230">
              <w:rPr>
                <w:rFonts w:ascii="Arial Narrow" w:hAnsi="Arial Narrow"/>
                <w:b/>
                <w:color w:val="FF0000"/>
                <w:sz w:val="20"/>
                <w:highlight w:val="yellow"/>
              </w:rPr>
              <w:t>Registro</w:t>
            </w:r>
            <w:r w:rsidRPr="00DF1230">
              <w:rPr>
                <w:rFonts w:ascii="Arial Narrow" w:hAnsi="Arial Narrow"/>
                <w:color w:val="FF0000"/>
                <w:sz w:val="20"/>
                <w:highlight w:val="yellow"/>
              </w:rPr>
              <w:t xml:space="preserve"> y </w:t>
            </w:r>
            <w:r w:rsidRPr="00DF1230">
              <w:rPr>
                <w:rFonts w:ascii="Arial Narrow" w:hAnsi="Arial Narrow"/>
                <w:b/>
                <w:color w:val="FF0000"/>
                <w:sz w:val="20"/>
                <w:highlight w:val="yellow"/>
              </w:rPr>
              <w:t>Apellidos y Nombres</w:t>
            </w:r>
            <w:r w:rsidRPr="00DF1230">
              <w:rPr>
                <w:rFonts w:ascii="Arial Narrow" w:hAnsi="Arial Narrow"/>
                <w:color w:val="FF0000"/>
                <w:sz w:val="20"/>
                <w:highlight w:val="yellow"/>
              </w:rPr>
              <w:t xml:space="preserve"> y habilita el botón </w:t>
            </w:r>
            <w:r w:rsidRPr="00DF1230">
              <w:rPr>
                <w:rFonts w:ascii="Arial Narrow" w:hAnsi="Arial Narrow"/>
                <w:b/>
                <w:color w:val="FF0000"/>
                <w:sz w:val="20"/>
                <w:highlight w:val="yellow"/>
              </w:rPr>
              <w:t>Grabar</w:t>
            </w:r>
            <w:r w:rsidRPr="00DF1230">
              <w:rPr>
                <w:rFonts w:ascii="Arial Narrow" w:hAnsi="Arial Narrow"/>
                <w:color w:val="FF0000"/>
                <w:sz w:val="20"/>
                <w:highlight w:val="yellow"/>
              </w:rPr>
              <w:t>.</w:t>
            </w:r>
          </w:p>
        </w:tc>
      </w:tr>
      <w:tr w:rsidR="003514DA" w:rsidRPr="00004760" w:rsidTr="004E2D52">
        <w:tc>
          <w:tcPr>
            <w:tcW w:w="567" w:type="dxa"/>
          </w:tcPr>
          <w:p w:rsidR="003514DA" w:rsidRPr="00004760" w:rsidRDefault="003514DA"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3514DA" w:rsidRPr="00004760" w:rsidRDefault="003514DA" w:rsidP="004E2D52">
            <w:pPr>
              <w:pStyle w:val="NormalWeb"/>
              <w:spacing w:before="0" w:beforeAutospacing="0" w:after="0" w:afterAutospacing="0"/>
              <w:rPr>
                <w:rFonts w:ascii="Arial Narrow" w:hAnsi="Arial Narrow"/>
                <w:b/>
              </w:rPr>
            </w:pPr>
            <w:r w:rsidRPr="00004760">
              <w:rPr>
                <w:rFonts w:ascii="Arial Narrow" w:hAnsi="Arial Narrow"/>
              </w:rPr>
              <w:t xml:space="preserve">El </w:t>
            </w:r>
            <w:r w:rsidRPr="00193FC7">
              <w:rPr>
                <w:rFonts w:ascii="Arial Narrow" w:hAnsi="Arial Narrow"/>
              </w:rPr>
              <w:t xml:space="preserve">actor </w:t>
            </w:r>
            <w:r>
              <w:rPr>
                <w:rFonts w:ascii="Arial Narrow" w:hAnsi="Arial Narrow"/>
              </w:rPr>
              <w:t>presiona</w:t>
            </w:r>
            <w:r w:rsidRPr="00004760">
              <w:rPr>
                <w:rFonts w:ascii="Arial Narrow" w:hAnsi="Arial Narrow"/>
              </w:rPr>
              <w:t xml:space="preserve"> </w:t>
            </w:r>
            <w:r>
              <w:rPr>
                <w:rFonts w:ascii="Arial Narrow" w:hAnsi="Arial Narrow"/>
              </w:rPr>
              <w:t>la opción</w:t>
            </w:r>
            <w:r w:rsidRPr="00004760">
              <w:rPr>
                <w:rFonts w:ascii="Arial Narrow" w:hAnsi="Arial Narrow"/>
              </w:rPr>
              <w:t xml:space="preserve"> </w:t>
            </w:r>
            <w:r w:rsidRPr="00004760">
              <w:rPr>
                <w:rFonts w:ascii="Arial Narrow" w:hAnsi="Arial Narrow"/>
                <w:b/>
              </w:rPr>
              <w:t>Retirar</w:t>
            </w:r>
            <w:r>
              <w:rPr>
                <w:rFonts w:ascii="Arial Narrow" w:hAnsi="Arial Narrow"/>
                <w:b/>
              </w:rPr>
              <w:t xml:space="preserve">, </w:t>
            </w:r>
            <w:r>
              <w:rPr>
                <w:rFonts w:ascii="Arial Narrow" w:hAnsi="Arial Narrow"/>
              </w:rPr>
              <w:t>en la lista de funcionarios registrados en IU007</w:t>
            </w:r>
          </w:p>
          <w:p w:rsidR="003514DA" w:rsidRPr="00004760" w:rsidRDefault="003514DA" w:rsidP="004E2D52">
            <w:pPr>
              <w:pStyle w:val="NormalWeb"/>
              <w:spacing w:before="0" w:beforeAutospacing="0" w:after="0" w:afterAutospacing="0"/>
              <w:jc w:val="left"/>
              <w:rPr>
                <w:rFonts w:ascii="Arial Narrow" w:hAnsi="Arial Narrow"/>
              </w:rPr>
            </w:pPr>
          </w:p>
        </w:tc>
        <w:tc>
          <w:tcPr>
            <w:tcW w:w="5672" w:type="dxa"/>
            <w:gridSpan w:val="2"/>
            <w:shd w:val="clear" w:color="auto" w:fill="auto"/>
          </w:tcPr>
          <w:p w:rsidR="003514DA" w:rsidRPr="00004760" w:rsidRDefault="003514DA" w:rsidP="00EF6966">
            <w:pPr>
              <w:pStyle w:val="NormalWeb"/>
              <w:numPr>
                <w:ilvl w:val="1"/>
                <w:numId w:val="45"/>
              </w:numPr>
              <w:spacing w:before="0" w:beforeAutospacing="0" w:after="0" w:afterAutospacing="0"/>
              <w:ind w:left="357" w:hanging="425"/>
              <w:rPr>
                <w:rFonts w:ascii="Arial Narrow" w:eastAsia="Times New Roman" w:hAnsi="Arial Narrow"/>
              </w:rPr>
            </w:pPr>
            <w:r w:rsidRPr="00004760">
              <w:rPr>
                <w:rFonts w:ascii="Arial Narrow" w:eastAsia="Times New Roman" w:hAnsi="Arial Narrow"/>
              </w:rPr>
              <w:t xml:space="preserve">El </w:t>
            </w:r>
            <w:r w:rsidRPr="00EA17BD">
              <w:rPr>
                <w:rFonts w:ascii="Arial Narrow" w:eastAsia="Times New Roman" w:hAnsi="Arial Narrow"/>
                <w:highlight w:val="yellow"/>
              </w:rPr>
              <w:t>sistema</w:t>
            </w:r>
            <w:r w:rsidRPr="00F97D75">
              <w:rPr>
                <w:rFonts w:ascii="Arial Narrow" w:hAnsi="Arial Narrow"/>
                <w:highlight w:val="yellow"/>
              </w:rPr>
              <w:t xml:space="preserve"> </w:t>
            </w:r>
            <w:r>
              <w:rPr>
                <w:rFonts w:ascii="Arial Narrow" w:hAnsi="Arial Narrow"/>
                <w:highlight w:val="yellow"/>
              </w:rPr>
              <w:t>realiza las siguiente validaciones</w:t>
            </w:r>
            <w:r w:rsidRPr="00004760">
              <w:rPr>
                <w:rFonts w:ascii="Arial Narrow" w:eastAsia="Times New Roman" w:hAnsi="Arial Narrow"/>
              </w:rPr>
              <w:t>:</w:t>
            </w:r>
          </w:p>
          <w:p w:rsidR="003514DA" w:rsidRPr="00004760" w:rsidRDefault="003514DA" w:rsidP="00EF6966">
            <w:pPr>
              <w:pStyle w:val="Prrafodelista"/>
              <w:numPr>
                <w:ilvl w:val="0"/>
                <w:numId w:val="79"/>
              </w:numPr>
              <w:rPr>
                <w:rFonts w:ascii="Arial Narrow" w:hAnsi="Arial Narrow"/>
                <w:sz w:val="20"/>
                <w:szCs w:val="20"/>
              </w:rPr>
            </w:pPr>
            <w:r w:rsidRPr="00004760">
              <w:rPr>
                <w:rFonts w:ascii="Arial Narrow" w:hAnsi="Arial Narrow"/>
                <w:sz w:val="20"/>
                <w:szCs w:val="20"/>
              </w:rPr>
              <w:t xml:space="preserve">Si el Funcionario Aduanero fue agregado y no ha sido grabado previamente entonces el sistema retira el funcionario aduanero de la lista de </w:t>
            </w:r>
            <w:r>
              <w:rPr>
                <w:rFonts w:ascii="Arial Narrow" w:hAnsi="Arial Narrow"/>
                <w:b/>
                <w:sz w:val="20"/>
                <w:szCs w:val="20"/>
              </w:rPr>
              <w:t xml:space="preserve">Funcionarios registrados </w:t>
            </w:r>
            <w:r w:rsidRPr="00004760">
              <w:rPr>
                <w:rFonts w:ascii="Arial Narrow" w:hAnsi="Arial Narrow"/>
                <w:sz w:val="20"/>
                <w:szCs w:val="20"/>
              </w:rPr>
              <w:t>y se actualiza la lista.</w:t>
            </w:r>
          </w:p>
          <w:p w:rsidR="003514DA" w:rsidRPr="00004760" w:rsidRDefault="003514DA" w:rsidP="00EF6966">
            <w:pPr>
              <w:pStyle w:val="Prrafodelista"/>
              <w:numPr>
                <w:ilvl w:val="0"/>
                <w:numId w:val="79"/>
              </w:numPr>
              <w:rPr>
                <w:rFonts w:ascii="Arial Narrow" w:hAnsi="Arial Narrow"/>
                <w:sz w:val="20"/>
                <w:szCs w:val="20"/>
              </w:rPr>
            </w:pPr>
            <w:r w:rsidRPr="00004760">
              <w:rPr>
                <w:rFonts w:ascii="Arial Narrow" w:hAnsi="Arial Narrow"/>
                <w:sz w:val="20"/>
                <w:szCs w:val="20"/>
              </w:rPr>
              <w:t xml:space="preserve">Si el Funcionario Aduanero </w:t>
            </w:r>
            <w:r w:rsidRPr="00FD29A3">
              <w:rPr>
                <w:rFonts w:ascii="Arial Narrow" w:hAnsi="Arial Narrow"/>
                <w:sz w:val="20"/>
                <w:szCs w:val="20"/>
                <w:highlight w:val="yellow"/>
              </w:rPr>
              <w:t>fue agregado y ha sido grabado previamente entonces el sistema mue</w:t>
            </w:r>
            <w:r w:rsidRPr="00596EDF">
              <w:rPr>
                <w:rFonts w:ascii="Arial Narrow" w:hAnsi="Arial Narrow"/>
                <w:sz w:val="20"/>
                <w:szCs w:val="20"/>
                <w:highlight w:val="yellow"/>
              </w:rPr>
              <w:t xml:space="preserve">stra la </w:t>
            </w:r>
            <w:r w:rsidRPr="00A23640">
              <w:rPr>
                <w:rFonts w:ascii="Arial Narrow" w:hAnsi="Arial Narrow"/>
                <w:b/>
                <w:sz w:val="20"/>
                <w:szCs w:val="20"/>
                <w:highlight w:val="yellow"/>
              </w:rPr>
              <w:t>IU00</w:t>
            </w:r>
            <w:r>
              <w:rPr>
                <w:rFonts w:ascii="Arial Narrow" w:hAnsi="Arial Narrow"/>
                <w:b/>
                <w:sz w:val="20"/>
                <w:szCs w:val="20"/>
                <w:highlight w:val="yellow"/>
              </w:rPr>
              <w:t>8-</w:t>
            </w:r>
            <w:r w:rsidRPr="00A23640">
              <w:rPr>
                <w:rFonts w:ascii="Arial Narrow" w:hAnsi="Arial Narrow"/>
                <w:b/>
                <w:sz w:val="20"/>
                <w:szCs w:val="20"/>
                <w:highlight w:val="yellow"/>
              </w:rPr>
              <w:t>Motivo de retiro</w:t>
            </w:r>
            <w:r w:rsidRPr="00FD29A3">
              <w:rPr>
                <w:rFonts w:ascii="Arial Narrow" w:hAnsi="Arial Narrow"/>
                <w:sz w:val="20"/>
                <w:szCs w:val="20"/>
                <w:highlight w:val="yellow"/>
              </w:rPr>
              <w:t>. Y el Caso de Uso continúa en A4.</w:t>
            </w:r>
          </w:p>
        </w:tc>
      </w:tr>
      <w:tr w:rsidR="00BB04F6" w:rsidRPr="00004760" w:rsidTr="004E2D52">
        <w:tc>
          <w:tcPr>
            <w:tcW w:w="567" w:type="dxa"/>
          </w:tcPr>
          <w:p w:rsidR="00BB04F6" w:rsidRPr="00004760" w:rsidRDefault="00BB04F6"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BB04F6" w:rsidRPr="00704658" w:rsidRDefault="00BB04F6" w:rsidP="00704658">
            <w:pPr>
              <w:pStyle w:val="NormalWeb"/>
              <w:spacing w:before="0" w:beforeAutospacing="0" w:after="0" w:afterAutospacing="0"/>
              <w:rPr>
                <w:rFonts w:ascii="Arial Narrow" w:hAnsi="Arial Narrow"/>
                <w:b/>
              </w:rPr>
            </w:pPr>
            <w:r w:rsidRPr="00004760">
              <w:rPr>
                <w:rFonts w:ascii="Arial Narrow" w:hAnsi="Arial Narrow"/>
              </w:rPr>
              <w:t xml:space="preserve">El </w:t>
            </w:r>
            <w:r w:rsidRPr="00193FC7">
              <w:rPr>
                <w:rFonts w:ascii="Arial Narrow" w:hAnsi="Arial Narrow"/>
              </w:rPr>
              <w:t xml:space="preserve">actor </w:t>
            </w:r>
            <w:r>
              <w:rPr>
                <w:rFonts w:ascii="Arial Narrow" w:hAnsi="Arial Narrow"/>
              </w:rPr>
              <w:t>presiona</w:t>
            </w:r>
            <w:r w:rsidRPr="00004760">
              <w:rPr>
                <w:rFonts w:ascii="Arial Narrow" w:hAnsi="Arial Narrow"/>
              </w:rPr>
              <w:t xml:space="preserve"> </w:t>
            </w:r>
            <w:r>
              <w:rPr>
                <w:rFonts w:ascii="Arial Narrow" w:hAnsi="Arial Narrow"/>
              </w:rPr>
              <w:t>la opción</w:t>
            </w:r>
            <w:r w:rsidRPr="00004760">
              <w:rPr>
                <w:rFonts w:ascii="Arial Narrow" w:hAnsi="Arial Narrow"/>
              </w:rPr>
              <w:t xml:space="preserve"> </w:t>
            </w:r>
            <w:r>
              <w:rPr>
                <w:rFonts w:ascii="Arial Narrow" w:hAnsi="Arial Narrow"/>
                <w:b/>
              </w:rPr>
              <w:t>Modificar</w:t>
            </w:r>
            <w:r w:rsidR="00215534">
              <w:rPr>
                <w:rFonts w:ascii="Arial Narrow" w:hAnsi="Arial Narrow"/>
                <w:b/>
              </w:rPr>
              <w:t xml:space="preserve"> vigencia</w:t>
            </w:r>
            <w:r>
              <w:rPr>
                <w:rFonts w:ascii="Arial Narrow" w:hAnsi="Arial Narrow"/>
                <w:b/>
              </w:rPr>
              <w:t xml:space="preserve">, </w:t>
            </w:r>
            <w:r>
              <w:rPr>
                <w:rFonts w:ascii="Arial Narrow" w:hAnsi="Arial Narrow"/>
              </w:rPr>
              <w:t>en la lista de funcionarios registrados en IU007</w:t>
            </w:r>
          </w:p>
        </w:tc>
        <w:tc>
          <w:tcPr>
            <w:tcW w:w="5672" w:type="dxa"/>
            <w:gridSpan w:val="2"/>
            <w:shd w:val="clear" w:color="auto" w:fill="auto"/>
          </w:tcPr>
          <w:p w:rsidR="00BB04F6" w:rsidRPr="00BB04F6" w:rsidRDefault="00BB04F6" w:rsidP="00EF6966">
            <w:pPr>
              <w:pStyle w:val="NormalWeb"/>
              <w:numPr>
                <w:ilvl w:val="1"/>
                <w:numId w:val="45"/>
              </w:numPr>
              <w:spacing w:before="0" w:beforeAutospacing="0" w:after="0" w:afterAutospacing="0"/>
              <w:ind w:left="357" w:hanging="425"/>
              <w:rPr>
                <w:rFonts w:ascii="Arial Narrow" w:hAnsi="Arial Narrow"/>
              </w:rPr>
            </w:pPr>
            <w:r w:rsidRPr="00BB04F6">
              <w:rPr>
                <w:rFonts w:ascii="Arial Narrow" w:hAnsi="Arial Narrow"/>
                <w:highlight w:val="yellow"/>
              </w:rPr>
              <w:t xml:space="preserve">El sistema muestra la </w:t>
            </w:r>
            <w:r w:rsidRPr="00BB04F6">
              <w:rPr>
                <w:rFonts w:ascii="Arial Narrow" w:hAnsi="Arial Narrow"/>
                <w:b/>
                <w:highlight w:val="yellow"/>
              </w:rPr>
              <w:t>IU00</w:t>
            </w:r>
            <w:r w:rsidR="00F73E41">
              <w:rPr>
                <w:rFonts w:ascii="Arial Narrow" w:hAnsi="Arial Narrow"/>
                <w:b/>
                <w:highlight w:val="yellow"/>
              </w:rPr>
              <w:t>9.1</w:t>
            </w:r>
            <w:r w:rsidRPr="00BB04F6">
              <w:rPr>
                <w:rFonts w:ascii="Arial Narrow" w:hAnsi="Arial Narrow"/>
                <w:b/>
                <w:highlight w:val="yellow"/>
              </w:rPr>
              <w:t>-</w:t>
            </w:r>
            <w:r w:rsidR="00F40CBE">
              <w:rPr>
                <w:rFonts w:ascii="Arial Narrow" w:hAnsi="Arial Narrow"/>
                <w:b/>
                <w:highlight w:val="yellow"/>
              </w:rPr>
              <w:t>Modificar vigencia</w:t>
            </w:r>
            <w:r w:rsidRPr="00BB04F6">
              <w:rPr>
                <w:rFonts w:ascii="Arial Narrow" w:hAnsi="Arial Narrow"/>
                <w:highlight w:val="yellow"/>
              </w:rPr>
              <w:t>. Y el Caso de Uso continúa en A</w:t>
            </w:r>
            <w:r w:rsidR="002F112C">
              <w:rPr>
                <w:rFonts w:ascii="Arial Narrow" w:hAnsi="Arial Narrow"/>
                <w:highlight w:val="yellow"/>
              </w:rPr>
              <w:t>5</w:t>
            </w:r>
            <w:r w:rsidRPr="00BB04F6">
              <w:rPr>
                <w:rFonts w:ascii="Arial Narrow" w:hAnsi="Arial Narrow"/>
                <w:highlight w:val="yellow"/>
              </w:rPr>
              <w:t>.</w:t>
            </w:r>
          </w:p>
        </w:tc>
      </w:tr>
      <w:tr w:rsidR="00501158" w:rsidRPr="00004760" w:rsidTr="004E2D52">
        <w:trPr>
          <w:trHeight w:val="410"/>
        </w:trPr>
        <w:tc>
          <w:tcPr>
            <w:tcW w:w="567" w:type="dxa"/>
          </w:tcPr>
          <w:p w:rsidR="00501158" w:rsidRPr="00004760" w:rsidRDefault="00501158"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501158" w:rsidRPr="00215534" w:rsidRDefault="00501158" w:rsidP="004E2D52">
            <w:pPr>
              <w:pStyle w:val="NormalWeb"/>
              <w:spacing w:before="0" w:beforeAutospacing="0" w:after="0" w:afterAutospacing="0"/>
              <w:rPr>
                <w:rFonts w:ascii="Arial Narrow" w:hAnsi="Arial Narrow"/>
                <w:b/>
              </w:rPr>
            </w:pPr>
            <w:r w:rsidRPr="00004760">
              <w:rPr>
                <w:rFonts w:ascii="Arial Narrow" w:hAnsi="Arial Narrow"/>
              </w:rPr>
              <w:t xml:space="preserve">El </w:t>
            </w:r>
            <w:r w:rsidRPr="00193FC7">
              <w:rPr>
                <w:rFonts w:ascii="Arial Narrow" w:hAnsi="Arial Narrow"/>
              </w:rPr>
              <w:t xml:space="preserve">actor </w:t>
            </w:r>
            <w:r>
              <w:rPr>
                <w:rFonts w:ascii="Arial Narrow" w:hAnsi="Arial Narrow"/>
              </w:rPr>
              <w:t>presiona</w:t>
            </w:r>
            <w:r w:rsidRPr="00004760">
              <w:rPr>
                <w:rFonts w:ascii="Arial Narrow" w:hAnsi="Arial Narrow"/>
              </w:rPr>
              <w:t xml:space="preserve"> </w:t>
            </w:r>
            <w:r>
              <w:rPr>
                <w:rFonts w:ascii="Arial Narrow" w:hAnsi="Arial Narrow"/>
              </w:rPr>
              <w:t>la opción</w:t>
            </w:r>
            <w:r w:rsidRPr="00004760">
              <w:rPr>
                <w:rFonts w:ascii="Arial Narrow" w:hAnsi="Arial Narrow"/>
              </w:rPr>
              <w:t xml:space="preserve"> </w:t>
            </w:r>
            <w:r>
              <w:rPr>
                <w:rFonts w:ascii="Arial Narrow" w:hAnsi="Arial Narrow"/>
                <w:b/>
              </w:rPr>
              <w:t xml:space="preserve">Nueva vigencia, </w:t>
            </w:r>
            <w:r>
              <w:rPr>
                <w:rFonts w:ascii="Arial Narrow" w:hAnsi="Arial Narrow"/>
              </w:rPr>
              <w:t>en la lista de funcionarios registrados en IU007</w:t>
            </w:r>
          </w:p>
        </w:tc>
        <w:tc>
          <w:tcPr>
            <w:tcW w:w="5672" w:type="dxa"/>
            <w:gridSpan w:val="2"/>
            <w:shd w:val="clear" w:color="auto" w:fill="auto"/>
          </w:tcPr>
          <w:p w:rsidR="00501158" w:rsidRPr="00F06A1A" w:rsidRDefault="00501158" w:rsidP="00EF6966">
            <w:pPr>
              <w:pStyle w:val="NormalWeb"/>
              <w:numPr>
                <w:ilvl w:val="1"/>
                <w:numId w:val="45"/>
              </w:numPr>
              <w:spacing w:before="0" w:beforeAutospacing="0" w:after="0" w:afterAutospacing="0"/>
              <w:ind w:left="357" w:hanging="425"/>
              <w:rPr>
                <w:rFonts w:ascii="Arial Narrow" w:hAnsi="Arial Narrow"/>
                <w:highlight w:val="yellow"/>
              </w:rPr>
            </w:pPr>
            <w:r w:rsidRPr="00BB04F6">
              <w:rPr>
                <w:rFonts w:ascii="Arial Narrow" w:hAnsi="Arial Narrow"/>
                <w:highlight w:val="yellow"/>
              </w:rPr>
              <w:t xml:space="preserve">El sistema muestra la </w:t>
            </w:r>
            <w:r w:rsidRPr="00F40CBE">
              <w:rPr>
                <w:rFonts w:ascii="Arial Narrow" w:hAnsi="Arial Narrow"/>
                <w:b/>
                <w:highlight w:val="yellow"/>
              </w:rPr>
              <w:t>IU00</w:t>
            </w:r>
            <w:r w:rsidR="004211E6">
              <w:rPr>
                <w:rFonts w:ascii="Arial Narrow" w:hAnsi="Arial Narrow"/>
                <w:b/>
                <w:highlight w:val="yellow"/>
              </w:rPr>
              <w:t>9.2</w:t>
            </w:r>
            <w:r w:rsidRPr="00F40CBE">
              <w:rPr>
                <w:rFonts w:ascii="Arial Narrow" w:hAnsi="Arial Narrow"/>
                <w:b/>
                <w:highlight w:val="yellow"/>
              </w:rPr>
              <w:t>-</w:t>
            </w:r>
            <w:r w:rsidR="00CB1D51">
              <w:rPr>
                <w:rFonts w:ascii="Arial Narrow" w:hAnsi="Arial Narrow"/>
                <w:b/>
                <w:highlight w:val="yellow"/>
              </w:rPr>
              <w:t xml:space="preserve">Nueva </w:t>
            </w:r>
            <w:r w:rsidR="00F40CBE">
              <w:rPr>
                <w:rFonts w:ascii="Arial Narrow" w:hAnsi="Arial Narrow"/>
                <w:b/>
                <w:highlight w:val="yellow"/>
              </w:rPr>
              <w:t>vigencia</w:t>
            </w:r>
            <w:r w:rsidRPr="00BB04F6">
              <w:rPr>
                <w:rFonts w:ascii="Arial Narrow" w:hAnsi="Arial Narrow"/>
                <w:highlight w:val="yellow"/>
              </w:rPr>
              <w:t>. Y el Caso de Uso continúa en A</w:t>
            </w:r>
            <w:r w:rsidR="002F112C">
              <w:rPr>
                <w:rFonts w:ascii="Arial Narrow" w:hAnsi="Arial Narrow"/>
                <w:highlight w:val="yellow"/>
              </w:rPr>
              <w:t>6</w:t>
            </w:r>
          </w:p>
        </w:tc>
      </w:tr>
      <w:tr w:rsidR="00F40CBE" w:rsidRPr="00F40CBE" w:rsidTr="00215534">
        <w:trPr>
          <w:trHeight w:val="410"/>
        </w:trPr>
        <w:tc>
          <w:tcPr>
            <w:tcW w:w="567" w:type="dxa"/>
          </w:tcPr>
          <w:p w:rsidR="007601C5" w:rsidRPr="00F40CBE" w:rsidRDefault="007601C5" w:rsidP="00EF6966">
            <w:pPr>
              <w:pStyle w:val="NormalWeb"/>
              <w:numPr>
                <w:ilvl w:val="0"/>
                <w:numId w:val="45"/>
              </w:numPr>
              <w:spacing w:before="0" w:beforeAutospacing="0" w:after="0" w:afterAutospacing="0"/>
              <w:ind w:left="214" w:hanging="145"/>
              <w:jc w:val="center"/>
              <w:rPr>
                <w:rFonts w:ascii="Arial Narrow" w:eastAsia="Times New Roman" w:hAnsi="Arial Narrow"/>
                <w:color w:val="FF0000"/>
              </w:rPr>
            </w:pPr>
          </w:p>
        </w:tc>
        <w:tc>
          <w:tcPr>
            <w:tcW w:w="3117" w:type="dxa"/>
            <w:gridSpan w:val="2"/>
          </w:tcPr>
          <w:p w:rsidR="007601C5" w:rsidRPr="00F40CBE" w:rsidRDefault="007601C5" w:rsidP="00501158">
            <w:pPr>
              <w:pStyle w:val="NormalWeb"/>
              <w:spacing w:before="0" w:beforeAutospacing="0" w:after="0" w:afterAutospacing="0"/>
              <w:rPr>
                <w:rFonts w:ascii="Arial Narrow" w:hAnsi="Arial Narrow"/>
                <w:b/>
                <w:color w:val="FF0000"/>
                <w:highlight w:val="yellow"/>
              </w:rPr>
            </w:pPr>
            <w:r w:rsidRPr="00F40CBE">
              <w:rPr>
                <w:rFonts w:ascii="Arial Narrow" w:hAnsi="Arial Narrow"/>
                <w:color w:val="FF0000"/>
                <w:highlight w:val="yellow"/>
              </w:rPr>
              <w:t xml:space="preserve">El </w:t>
            </w:r>
            <w:r w:rsidR="006D1037" w:rsidRPr="00F40CBE">
              <w:rPr>
                <w:rFonts w:ascii="Arial Narrow" w:hAnsi="Arial Narrow"/>
                <w:color w:val="FF0000"/>
                <w:highlight w:val="yellow"/>
              </w:rPr>
              <w:t xml:space="preserve">actor </w:t>
            </w:r>
            <w:r w:rsidR="00437697" w:rsidRPr="00F40CBE">
              <w:rPr>
                <w:rFonts w:ascii="Arial Narrow" w:hAnsi="Arial Narrow"/>
                <w:color w:val="FF0000"/>
                <w:highlight w:val="yellow"/>
              </w:rPr>
              <w:t>presiona</w:t>
            </w:r>
            <w:r w:rsidRPr="00F40CBE">
              <w:rPr>
                <w:rFonts w:ascii="Arial Narrow" w:hAnsi="Arial Narrow"/>
                <w:color w:val="FF0000"/>
                <w:highlight w:val="yellow"/>
              </w:rPr>
              <w:t xml:space="preserve"> </w:t>
            </w:r>
            <w:r w:rsidR="00501158" w:rsidRPr="00F40CBE">
              <w:rPr>
                <w:rFonts w:ascii="Arial Narrow" w:hAnsi="Arial Narrow"/>
                <w:color w:val="FF0000"/>
                <w:highlight w:val="yellow"/>
              </w:rPr>
              <w:t>el evento de una fecha en el calendario</w:t>
            </w:r>
            <w:r w:rsidR="008D78B5" w:rsidRPr="00F40CBE">
              <w:rPr>
                <w:rFonts w:ascii="Arial Narrow" w:hAnsi="Arial Narrow"/>
                <w:b/>
                <w:color w:val="FF0000"/>
                <w:highlight w:val="yellow"/>
              </w:rPr>
              <w:t xml:space="preserve"> </w:t>
            </w:r>
            <w:r w:rsidR="002E4EF9" w:rsidRPr="00F40CBE">
              <w:rPr>
                <w:rFonts w:ascii="Arial Narrow" w:hAnsi="Arial Narrow"/>
                <w:color w:val="FF0000"/>
                <w:highlight w:val="yellow"/>
              </w:rPr>
              <w:t xml:space="preserve">en </w:t>
            </w:r>
            <w:r w:rsidR="008D78B5" w:rsidRPr="00F40CBE">
              <w:rPr>
                <w:rFonts w:ascii="Arial Narrow" w:hAnsi="Arial Narrow"/>
                <w:color w:val="FF0000"/>
                <w:highlight w:val="yellow"/>
              </w:rPr>
              <w:t>IU007</w:t>
            </w:r>
          </w:p>
        </w:tc>
        <w:tc>
          <w:tcPr>
            <w:tcW w:w="5672" w:type="dxa"/>
            <w:gridSpan w:val="2"/>
            <w:shd w:val="clear" w:color="auto" w:fill="auto"/>
          </w:tcPr>
          <w:p w:rsidR="007601C5" w:rsidRPr="00F40CBE" w:rsidRDefault="00215534" w:rsidP="00EF6966">
            <w:pPr>
              <w:pStyle w:val="NormalWeb"/>
              <w:numPr>
                <w:ilvl w:val="1"/>
                <w:numId w:val="45"/>
              </w:numPr>
              <w:spacing w:before="0" w:beforeAutospacing="0" w:after="0" w:afterAutospacing="0"/>
              <w:ind w:left="357" w:hanging="425"/>
              <w:rPr>
                <w:rFonts w:ascii="Arial Narrow" w:hAnsi="Arial Narrow"/>
                <w:color w:val="FF0000"/>
                <w:highlight w:val="yellow"/>
              </w:rPr>
            </w:pPr>
            <w:r w:rsidRPr="00F40CBE">
              <w:rPr>
                <w:rFonts w:ascii="Arial Narrow" w:hAnsi="Arial Narrow"/>
                <w:color w:val="FF0000"/>
                <w:highlight w:val="yellow"/>
              </w:rPr>
              <w:t xml:space="preserve">El sistema muestra la </w:t>
            </w:r>
            <w:r w:rsidRPr="007F322E">
              <w:rPr>
                <w:rFonts w:ascii="Arial Narrow" w:hAnsi="Arial Narrow"/>
                <w:b/>
                <w:color w:val="FF0000"/>
                <w:highlight w:val="yellow"/>
              </w:rPr>
              <w:t>IU00</w:t>
            </w:r>
            <w:r w:rsidR="003B1B09">
              <w:rPr>
                <w:rFonts w:ascii="Arial Narrow" w:hAnsi="Arial Narrow"/>
                <w:b/>
                <w:color w:val="FF0000"/>
                <w:highlight w:val="yellow"/>
              </w:rPr>
              <w:t>9.3</w:t>
            </w:r>
            <w:r w:rsidRPr="007F322E">
              <w:rPr>
                <w:rFonts w:ascii="Arial Narrow" w:hAnsi="Arial Narrow"/>
                <w:b/>
                <w:color w:val="FF0000"/>
                <w:highlight w:val="yellow"/>
              </w:rPr>
              <w:t>-</w:t>
            </w:r>
            <w:r w:rsidR="007F322E">
              <w:rPr>
                <w:rFonts w:ascii="Arial Narrow" w:hAnsi="Arial Narrow"/>
                <w:b/>
                <w:color w:val="FF0000"/>
                <w:highlight w:val="yellow"/>
              </w:rPr>
              <w:t>Detalle de asignación por día</w:t>
            </w:r>
            <w:r w:rsidRPr="00F40CBE">
              <w:rPr>
                <w:rFonts w:ascii="Arial Narrow" w:hAnsi="Arial Narrow"/>
                <w:color w:val="FF0000"/>
                <w:highlight w:val="yellow"/>
              </w:rPr>
              <w:t>. Y el Caso de Uso continúa en A</w:t>
            </w:r>
            <w:r w:rsidR="002F112C">
              <w:rPr>
                <w:rFonts w:ascii="Arial Narrow" w:hAnsi="Arial Narrow"/>
                <w:color w:val="FF0000"/>
                <w:highlight w:val="yellow"/>
              </w:rPr>
              <w:t>7</w:t>
            </w:r>
            <w:r w:rsidR="005975CA">
              <w:rPr>
                <w:rFonts w:ascii="Arial Narrow" w:hAnsi="Arial Narrow"/>
                <w:color w:val="FF0000"/>
                <w:highlight w:val="yellow"/>
              </w:rPr>
              <w:t>.</w:t>
            </w:r>
          </w:p>
        </w:tc>
      </w:tr>
      <w:tr w:rsidR="007601C5" w:rsidRPr="00437697" w:rsidTr="007C46BA">
        <w:tc>
          <w:tcPr>
            <w:tcW w:w="567" w:type="dxa"/>
          </w:tcPr>
          <w:p w:rsidR="007601C5" w:rsidRPr="00437697" w:rsidRDefault="007601C5" w:rsidP="00A0360E">
            <w:pPr>
              <w:pStyle w:val="NormalWeb"/>
              <w:spacing w:before="0" w:beforeAutospacing="0" w:after="0" w:afterAutospacing="0"/>
              <w:ind w:left="214"/>
              <w:rPr>
                <w:rFonts w:ascii="Arial Narrow" w:eastAsia="Times New Roman" w:hAnsi="Arial Narrow"/>
                <w:strike/>
              </w:rPr>
            </w:pPr>
          </w:p>
        </w:tc>
        <w:tc>
          <w:tcPr>
            <w:tcW w:w="3117" w:type="dxa"/>
            <w:gridSpan w:val="2"/>
          </w:tcPr>
          <w:p w:rsidR="007601C5" w:rsidRPr="00437697" w:rsidRDefault="007601C5" w:rsidP="007601C5">
            <w:pPr>
              <w:pStyle w:val="NormalWeb"/>
              <w:spacing w:before="0" w:beforeAutospacing="0" w:after="0" w:afterAutospacing="0"/>
              <w:jc w:val="left"/>
              <w:rPr>
                <w:rFonts w:ascii="Arial Narrow" w:hAnsi="Arial Narrow"/>
                <w:strike/>
              </w:rPr>
            </w:pPr>
            <w:r w:rsidRPr="00437697">
              <w:rPr>
                <w:rFonts w:ascii="Arial Narrow" w:hAnsi="Arial Narrow"/>
                <w:strike/>
              </w:rPr>
              <w:t xml:space="preserve">El usuario Ingresa </w:t>
            </w:r>
            <w:r w:rsidR="00437697" w:rsidRPr="00437697">
              <w:rPr>
                <w:rFonts w:ascii="Arial Narrow" w:hAnsi="Arial Narrow"/>
                <w:strike/>
              </w:rPr>
              <w:t xml:space="preserve">un valor en </w:t>
            </w:r>
            <w:r w:rsidRPr="00437697">
              <w:rPr>
                <w:rFonts w:ascii="Arial Narrow" w:hAnsi="Arial Narrow"/>
                <w:strike/>
              </w:rPr>
              <w:t xml:space="preserve">campo </w:t>
            </w:r>
            <w:r w:rsidRPr="00437697">
              <w:rPr>
                <w:rFonts w:ascii="Arial Narrow" w:hAnsi="Arial Narrow"/>
                <w:b/>
                <w:strike/>
              </w:rPr>
              <w:t xml:space="preserve">motivo </w:t>
            </w:r>
            <w:r w:rsidRPr="00437697">
              <w:rPr>
                <w:rFonts w:ascii="Arial Narrow" w:hAnsi="Arial Narrow"/>
                <w:strike/>
              </w:rPr>
              <w:t>de la pantalla emergente</w:t>
            </w:r>
          </w:p>
        </w:tc>
        <w:tc>
          <w:tcPr>
            <w:tcW w:w="5672" w:type="dxa"/>
            <w:gridSpan w:val="2"/>
            <w:shd w:val="clear" w:color="auto" w:fill="auto"/>
          </w:tcPr>
          <w:p w:rsidR="007601C5" w:rsidRPr="00437697" w:rsidRDefault="007601C5" w:rsidP="00A0360E">
            <w:pPr>
              <w:pStyle w:val="NormalWeb"/>
              <w:spacing w:before="0" w:beforeAutospacing="0" w:after="0" w:afterAutospacing="0"/>
              <w:ind w:left="357"/>
              <w:rPr>
                <w:rFonts w:ascii="Arial Narrow" w:eastAsia="Times New Roman" w:hAnsi="Arial Narrow"/>
                <w:strike/>
              </w:rPr>
            </w:pPr>
            <w:r w:rsidRPr="00437697">
              <w:rPr>
                <w:rFonts w:ascii="Arial Narrow" w:eastAsia="Times New Roman" w:hAnsi="Arial Narrow"/>
                <w:strike/>
              </w:rPr>
              <w:t xml:space="preserve">El sistema verifica que en el campo </w:t>
            </w:r>
            <w:r w:rsidRPr="00437697">
              <w:rPr>
                <w:rFonts w:ascii="Arial Narrow" w:eastAsia="Times New Roman" w:hAnsi="Arial Narrow"/>
                <w:b/>
                <w:strike/>
              </w:rPr>
              <w:t xml:space="preserve">Motivo </w:t>
            </w:r>
            <w:r w:rsidRPr="00437697">
              <w:rPr>
                <w:rFonts w:ascii="Arial Narrow" w:eastAsia="Times New Roman" w:hAnsi="Arial Narrow"/>
                <w:strike/>
              </w:rPr>
              <w:t xml:space="preserve">no sea vacío y se hayan consignado como mínimo de 20 caracteres. Caso contrario se muestra la </w:t>
            </w:r>
            <w:r w:rsidRPr="00437697">
              <w:rPr>
                <w:rFonts w:ascii="Arial Narrow" w:eastAsia="Times New Roman" w:hAnsi="Arial Narrow"/>
                <w:b/>
                <w:strike/>
              </w:rPr>
              <w:t>excepción 5.</w:t>
            </w:r>
            <w:r w:rsidRPr="00437697">
              <w:rPr>
                <w:rFonts w:ascii="Arial Narrow" w:eastAsia="Times New Roman" w:hAnsi="Arial Narrow"/>
                <w:strike/>
              </w:rPr>
              <w:t xml:space="preserve"> </w:t>
            </w:r>
          </w:p>
          <w:p w:rsidR="007601C5" w:rsidRPr="00437697" w:rsidRDefault="007601C5" w:rsidP="007601C5">
            <w:pPr>
              <w:pStyle w:val="NormalWeb"/>
              <w:spacing w:before="0" w:beforeAutospacing="0" w:after="0" w:afterAutospacing="0"/>
              <w:jc w:val="left"/>
              <w:rPr>
                <w:rFonts w:ascii="Arial Narrow" w:eastAsia="Times New Roman" w:hAnsi="Arial Narrow"/>
                <w:strike/>
              </w:rPr>
            </w:pPr>
            <w:r w:rsidRPr="00437697">
              <w:rPr>
                <w:rFonts w:ascii="Arial Narrow" w:eastAsia="Times New Roman" w:hAnsi="Arial Narrow"/>
                <w:strike/>
              </w:rPr>
              <w:t>Y el caso de Uso continúa en el paso 7.</w:t>
            </w:r>
          </w:p>
        </w:tc>
      </w:tr>
      <w:tr w:rsidR="005975CA" w:rsidRPr="009F7B97" w:rsidTr="005975CA">
        <w:tc>
          <w:tcPr>
            <w:tcW w:w="567" w:type="dxa"/>
          </w:tcPr>
          <w:p w:rsidR="005975CA" w:rsidRPr="009F7B97" w:rsidRDefault="005975CA" w:rsidP="00EF6966">
            <w:pPr>
              <w:pStyle w:val="NormalWeb"/>
              <w:numPr>
                <w:ilvl w:val="0"/>
                <w:numId w:val="45"/>
              </w:numPr>
              <w:spacing w:before="0" w:beforeAutospacing="0" w:after="0" w:afterAutospacing="0"/>
              <w:ind w:left="214" w:hanging="145"/>
              <w:jc w:val="center"/>
              <w:rPr>
                <w:rFonts w:ascii="Arial Narrow" w:eastAsia="Times New Roman" w:hAnsi="Arial Narrow"/>
              </w:rPr>
            </w:pPr>
          </w:p>
        </w:tc>
        <w:tc>
          <w:tcPr>
            <w:tcW w:w="3117" w:type="dxa"/>
            <w:gridSpan w:val="2"/>
          </w:tcPr>
          <w:p w:rsidR="005975CA" w:rsidRPr="009F7B97" w:rsidRDefault="005975CA" w:rsidP="007601C5">
            <w:pPr>
              <w:pStyle w:val="NormalWeb"/>
              <w:spacing w:before="0" w:beforeAutospacing="0" w:after="0" w:afterAutospacing="0"/>
              <w:jc w:val="left"/>
              <w:rPr>
                <w:rFonts w:ascii="Arial Narrow" w:hAnsi="Arial Narrow"/>
                <w:b/>
              </w:rPr>
            </w:pPr>
            <w:r w:rsidRPr="009F7B97">
              <w:rPr>
                <w:rFonts w:ascii="Arial Narrow" w:hAnsi="Arial Narrow"/>
              </w:rPr>
              <w:t xml:space="preserve">El actor presiona el botón </w:t>
            </w:r>
            <w:r w:rsidRPr="009F7B97">
              <w:rPr>
                <w:rFonts w:ascii="Arial Narrow" w:hAnsi="Arial Narrow"/>
                <w:b/>
              </w:rPr>
              <w:t xml:space="preserve">Grabar </w:t>
            </w:r>
          </w:p>
          <w:p w:rsidR="005975CA" w:rsidRPr="009F7B97" w:rsidRDefault="005975CA" w:rsidP="007601C5">
            <w:pPr>
              <w:pStyle w:val="NormalWeb"/>
              <w:spacing w:before="0" w:beforeAutospacing="0" w:after="0" w:afterAutospacing="0"/>
              <w:jc w:val="left"/>
              <w:rPr>
                <w:rFonts w:ascii="Arial Narrow" w:hAnsi="Arial Narrow"/>
                <w:b/>
              </w:rPr>
            </w:pPr>
          </w:p>
          <w:p w:rsidR="005975CA" w:rsidRPr="009F7B97" w:rsidRDefault="005975CA" w:rsidP="007601C5">
            <w:pPr>
              <w:pStyle w:val="NormalWeb"/>
              <w:spacing w:before="0" w:beforeAutospacing="0" w:after="0" w:afterAutospacing="0"/>
              <w:jc w:val="left"/>
              <w:rPr>
                <w:rFonts w:ascii="Arial Narrow" w:hAnsi="Arial Narrow"/>
              </w:rPr>
            </w:pPr>
          </w:p>
        </w:tc>
        <w:tc>
          <w:tcPr>
            <w:tcW w:w="5672" w:type="dxa"/>
            <w:gridSpan w:val="2"/>
          </w:tcPr>
          <w:p w:rsidR="005975CA" w:rsidRDefault="005975CA" w:rsidP="00EF6966">
            <w:pPr>
              <w:pStyle w:val="NormalWeb"/>
              <w:numPr>
                <w:ilvl w:val="1"/>
                <w:numId w:val="45"/>
              </w:numPr>
              <w:spacing w:before="0" w:beforeAutospacing="0" w:after="0" w:afterAutospacing="0"/>
              <w:ind w:left="357" w:hanging="425"/>
              <w:rPr>
                <w:rFonts w:ascii="Arial Narrow" w:hAnsi="Arial Narrow"/>
              </w:rPr>
            </w:pPr>
            <w:r w:rsidRPr="009F7B97">
              <w:rPr>
                <w:rFonts w:ascii="Arial Narrow" w:hAnsi="Arial Narrow"/>
              </w:rPr>
              <w:t xml:space="preserve">El </w:t>
            </w:r>
            <w:r w:rsidRPr="009F7B97">
              <w:rPr>
                <w:rFonts w:ascii="Arial Narrow" w:eastAsia="Times New Roman" w:hAnsi="Arial Narrow"/>
              </w:rPr>
              <w:t>sistema</w:t>
            </w:r>
            <w:r w:rsidRPr="009F7B97">
              <w:rPr>
                <w:rFonts w:ascii="Arial Narrow" w:hAnsi="Arial Narrow"/>
              </w:rPr>
              <w:t xml:space="preserve"> verifica que haya por lo menos un Funcionario Aduanero en la lista de </w:t>
            </w:r>
            <w:r w:rsidRPr="009F7B97">
              <w:rPr>
                <w:rFonts w:ascii="Arial Narrow" w:hAnsi="Arial Narrow"/>
                <w:b/>
              </w:rPr>
              <w:t xml:space="preserve">Funcionarios Registrados. </w:t>
            </w:r>
            <w:r w:rsidRPr="009F7B97">
              <w:rPr>
                <w:rFonts w:ascii="Arial Narrow" w:hAnsi="Arial Narrow"/>
              </w:rPr>
              <w:t xml:space="preserve">Caso contrario se ejecuta la </w:t>
            </w:r>
            <w:r w:rsidRPr="009F7B97">
              <w:rPr>
                <w:rFonts w:ascii="Arial Narrow" w:hAnsi="Arial Narrow"/>
                <w:b/>
              </w:rPr>
              <w:t>excepción 4</w:t>
            </w:r>
            <w:r w:rsidRPr="009F7B97">
              <w:rPr>
                <w:rFonts w:ascii="Arial Narrow" w:hAnsi="Arial Narrow"/>
              </w:rPr>
              <w:t>.</w:t>
            </w:r>
          </w:p>
          <w:p w:rsidR="005975CA" w:rsidRPr="009F7B97" w:rsidRDefault="005975CA" w:rsidP="00EF6966">
            <w:pPr>
              <w:pStyle w:val="NormalWeb"/>
              <w:numPr>
                <w:ilvl w:val="1"/>
                <w:numId w:val="45"/>
              </w:numPr>
              <w:spacing w:before="0" w:beforeAutospacing="0" w:after="0" w:afterAutospacing="0"/>
              <w:ind w:left="357" w:hanging="425"/>
              <w:rPr>
                <w:rFonts w:ascii="Arial Narrow" w:hAnsi="Arial Narrow"/>
              </w:rPr>
            </w:pPr>
            <w:r w:rsidRPr="009F7B97">
              <w:rPr>
                <w:rFonts w:ascii="Arial Narrow" w:eastAsia="Times New Roman" w:hAnsi="Arial Narrow"/>
              </w:rPr>
              <w:t xml:space="preserve">Si cumple la validación, el </w:t>
            </w:r>
            <w:r w:rsidRPr="009F7B97">
              <w:rPr>
                <w:rFonts w:ascii="Arial Narrow" w:hAnsi="Arial Narrow"/>
              </w:rPr>
              <w:t>sistema graba toda la información registrada en los puntos anteriores. Considerando lo siguiente:</w:t>
            </w:r>
          </w:p>
          <w:p w:rsidR="005975CA" w:rsidRPr="009F7B97" w:rsidRDefault="005975CA" w:rsidP="00EF6966">
            <w:pPr>
              <w:pStyle w:val="Prrafodelista"/>
              <w:numPr>
                <w:ilvl w:val="0"/>
                <w:numId w:val="79"/>
              </w:numPr>
              <w:rPr>
                <w:rFonts w:ascii="Arial Narrow" w:hAnsi="Arial Narrow"/>
                <w:sz w:val="20"/>
                <w:szCs w:val="20"/>
              </w:rPr>
            </w:pPr>
            <w:r w:rsidRPr="009F7B97">
              <w:rPr>
                <w:rFonts w:ascii="Arial Narrow" w:hAnsi="Arial Narrow"/>
                <w:sz w:val="20"/>
                <w:szCs w:val="20"/>
              </w:rPr>
              <w:t xml:space="preserve">Si se han </w:t>
            </w:r>
            <w:r w:rsidRPr="009F7B97">
              <w:rPr>
                <w:rFonts w:ascii="Arial Narrow" w:hAnsi="Arial Narrow"/>
                <w:strike/>
                <w:sz w:val="20"/>
                <w:szCs w:val="20"/>
              </w:rPr>
              <w:t>seleccionado la opción</w:t>
            </w:r>
            <w:r w:rsidRPr="009F7B97">
              <w:rPr>
                <w:rFonts w:ascii="Arial Narrow" w:hAnsi="Arial Narrow"/>
                <w:sz w:val="20"/>
                <w:szCs w:val="20"/>
              </w:rPr>
              <w:t xml:space="preserve"> retirado funcionarios y se ha ingresado un texto en el campo motivo la nueva  fecha de vigencia del funcionario aduanero se actualiza teniendo en cuenta:</w:t>
            </w:r>
          </w:p>
          <w:p w:rsidR="005975CA" w:rsidRPr="009F7B97" w:rsidRDefault="005975CA" w:rsidP="00EF6966">
            <w:pPr>
              <w:pStyle w:val="Prrafodelista"/>
              <w:numPr>
                <w:ilvl w:val="0"/>
                <w:numId w:val="80"/>
              </w:numPr>
              <w:rPr>
                <w:rFonts w:ascii="Arial Narrow" w:hAnsi="Arial Narrow"/>
                <w:sz w:val="20"/>
                <w:szCs w:val="20"/>
              </w:rPr>
            </w:pPr>
            <w:r w:rsidRPr="009F7B97">
              <w:rPr>
                <w:rFonts w:ascii="Arial Narrow" w:hAnsi="Arial Narrow"/>
                <w:sz w:val="20"/>
                <w:szCs w:val="20"/>
              </w:rPr>
              <w:t xml:space="preserve">Si la fecha de </w:t>
            </w:r>
            <w:r w:rsidRPr="009F7B97">
              <w:rPr>
                <w:rFonts w:ascii="Arial Narrow" w:hAnsi="Arial Narrow"/>
                <w:b/>
                <w:sz w:val="20"/>
                <w:szCs w:val="20"/>
              </w:rPr>
              <w:t>inicio</w:t>
            </w:r>
            <w:r w:rsidRPr="009F7B97">
              <w:rPr>
                <w:rFonts w:ascii="Arial Narrow" w:hAnsi="Arial Narrow"/>
                <w:sz w:val="20"/>
                <w:szCs w:val="20"/>
              </w:rPr>
              <w:t xml:space="preserve"> es menor a la fecha actual se actualiza la fecha </w:t>
            </w:r>
            <w:r w:rsidRPr="009F7B97">
              <w:rPr>
                <w:rFonts w:ascii="Arial Narrow" w:hAnsi="Arial Narrow"/>
                <w:b/>
                <w:sz w:val="20"/>
                <w:szCs w:val="20"/>
              </w:rPr>
              <w:t xml:space="preserve">Hasta </w:t>
            </w:r>
            <w:r w:rsidRPr="009F7B97">
              <w:rPr>
                <w:rFonts w:ascii="Arial Narrow" w:hAnsi="Arial Narrow"/>
                <w:sz w:val="20"/>
                <w:szCs w:val="20"/>
              </w:rPr>
              <w:t>con la fecha y hora del sistema.</w:t>
            </w:r>
          </w:p>
          <w:p w:rsidR="005975CA" w:rsidRPr="009F7B97" w:rsidRDefault="005975CA" w:rsidP="00EF6966">
            <w:pPr>
              <w:pStyle w:val="Prrafodelista"/>
              <w:numPr>
                <w:ilvl w:val="0"/>
                <w:numId w:val="80"/>
              </w:numPr>
              <w:rPr>
                <w:rFonts w:ascii="Arial Narrow" w:hAnsi="Arial Narrow"/>
                <w:sz w:val="20"/>
                <w:szCs w:val="20"/>
              </w:rPr>
            </w:pPr>
            <w:r w:rsidRPr="009F7B97">
              <w:rPr>
                <w:rFonts w:ascii="Arial Narrow" w:hAnsi="Arial Narrow"/>
                <w:sz w:val="20"/>
                <w:szCs w:val="20"/>
              </w:rPr>
              <w:t xml:space="preserve">Si la fecha de </w:t>
            </w:r>
            <w:r w:rsidRPr="009F7B97">
              <w:rPr>
                <w:rFonts w:ascii="Arial Narrow" w:hAnsi="Arial Narrow"/>
                <w:b/>
                <w:sz w:val="20"/>
                <w:szCs w:val="20"/>
              </w:rPr>
              <w:t>inicio</w:t>
            </w:r>
            <w:r w:rsidRPr="009F7B97">
              <w:rPr>
                <w:rFonts w:ascii="Arial Narrow" w:hAnsi="Arial Narrow"/>
                <w:sz w:val="20"/>
                <w:szCs w:val="20"/>
              </w:rPr>
              <w:t xml:space="preserve"> es mayor a la fecha actual se elimina el registro y solo queda registrado el motivo.</w:t>
            </w:r>
          </w:p>
          <w:p w:rsidR="005975CA" w:rsidRPr="009F7B97" w:rsidRDefault="005975CA" w:rsidP="00EF6966">
            <w:pPr>
              <w:pStyle w:val="Prrafodelista"/>
              <w:numPr>
                <w:ilvl w:val="0"/>
                <w:numId w:val="79"/>
              </w:numPr>
              <w:rPr>
                <w:rFonts w:ascii="Arial Narrow" w:hAnsi="Arial Narrow"/>
                <w:sz w:val="20"/>
                <w:szCs w:val="20"/>
              </w:rPr>
            </w:pPr>
            <w:r w:rsidRPr="009F7B97">
              <w:rPr>
                <w:rFonts w:ascii="Arial Narrow" w:hAnsi="Arial Narrow"/>
                <w:sz w:val="20"/>
                <w:szCs w:val="20"/>
              </w:rPr>
              <w:t xml:space="preserve">Si se han </w:t>
            </w:r>
            <w:r w:rsidRPr="009F7B97">
              <w:rPr>
                <w:rFonts w:ascii="Arial Narrow" w:hAnsi="Arial Narrow"/>
                <w:strike/>
                <w:sz w:val="20"/>
                <w:szCs w:val="20"/>
              </w:rPr>
              <w:t xml:space="preserve">seleccionado la opción </w:t>
            </w:r>
            <w:r w:rsidRPr="009F7B97">
              <w:rPr>
                <w:rFonts w:ascii="Arial Narrow" w:hAnsi="Arial Narrow"/>
                <w:b/>
                <w:strike/>
                <w:sz w:val="20"/>
                <w:szCs w:val="20"/>
              </w:rPr>
              <w:t>Agregar</w:t>
            </w:r>
            <w:r w:rsidRPr="009F7B97">
              <w:rPr>
                <w:rFonts w:ascii="Arial Narrow" w:hAnsi="Arial Narrow"/>
                <w:b/>
                <w:sz w:val="20"/>
                <w:szCs w:val="20"/>
              </w:rPr>
              <w:t xml:space="preserve"> </w:t>
            </w:r>
            <w:r w:rsidRPr="009F7B97">
              <w:rPr>
                <w:rFonts w:ascii="Arial Narrow" w:hAnsi="Arial Narrow"/>
                <w:sz w:val="20"/>
                <w:szCs w:val="20"/>
              </w:rPr>
              <w:t>agregado funcionarios, el sistema debe considerar lo siguiente:</w:t>
            </w:r>
          </w:p>
          <w:p w:rsidR="005975CA" w:rsidRDefault="005975CA" w:rsidP="005975CA">
            <w:pPr>
              <w:pStyle w:val="Prrafodelista"/>
              <w:ind w:left="715"/>
              <w:rPr>
                <w:rFonts w:ascii="Arial Narrow" w:hAnsi="Arial Narrow"/>
                <w:sz w:val="20"/>
                <w:szCs w:val="20"/>
              </w:rPr>
            </w:pPr>
            <w:r w:rsidRPr="009F7B97">
              <w:rPr>
                <w:rFonts w:ascii="Arial Narrow" w:hAnsi="Arial Narrow"/>
                <w:sz w:val="20"/>
                <w:szCs w:val="20"/>
              </w:rPr>
              <w:t>La fecha vigente Desde grabará considerando la hora 00:00:00 y la fecha vigente Hasta con la hora 23:59:59.</w:t>
            </w:r>
          </w:p>
          <w:p w:rsidR="005975CA" w:rsidRPr="005975CA" w:rsidRDefault="005975CA" w:rsidP="00EF6966">
            <w:pPr>
              <w:pStyle w:val="NormalWeb"/>
              <w:numPr>
                <w:ilvl w:val="1"/>
                <w:numId w:val="45"/>
              </w:numPr>
              <w:spacing w:before="0" w:beforeAutospacing="0" w:after="0" w:afterAutospacing="0"/>
              <w:ind w:left="357" w:hanging="425"/>
              <w:rPr>
                <w:rFonts w:ascii="Arial Narrow" w:hAnsi="Arial Narrow"/>
              </w:rPr>
            </w:pPr>
            <w:r w:rsidRPr="009F7B97">
              <w:rPr>
                <w:rFonts w:ascii="Arial Narrow" w:eastAsia="Times New Roman" w:hAnsi="Arial Narrow"/>
              </w:rPr>
              <w:t>Una</w:t>
            </w:r>
            <w:r w:rsidRPr="009F7B97">
              <w:rPr>
                <w:rFonts w:ascii="Arial Narrow" w:hAnsi="Arial Narrow"/>
              </w:rPr>
              <w:t xml:space="preserve"> vez grabado el sistema emite el siguiente mensaje: "</w:t>
            </w:r>
            <w:r w:rsidRPr="009F7B97">
              <w:rPr>
                <w:rFonts w:ascii="Arial Narrow" w:hAnsi="Arial Narrow"/>
                <w:b/>
              </w:rPr>
              <w:t>Grupo de Funcionarios grabado correctamente</w:t>
            </w:r>
            <w:r w:rsidRPr="009F7B97">
              <w:rPr>
                <w:rFonts w:ascii="Arial Narrow" w:hAnsi="Arial Narrow"/>
              </w:rPr>
              <w:t>".</w:t>
            </w:r>
          </w:p>
        </w:tc>
      </w:tr>
      <w:tr w:rsidR="007601C5" w:rsidRPr="00084F29" w:rsidTr="007C46BA">
        <w:tc>
          <w:tcPr>
            <w:tcW w:w="567" w:type="dxa"/>
          </w:tcPr>
          <w:p w:rsidR="007601C5" w:rsidRPr="00084F29" w:rsidRDefault="007601C5" w:rsidP="00EF6966">
            <w:pPr>
              <w:pStyle w:val="NormalWeb"/>
              <w:numPr>
                <w:ilvl w:val="0"/>
                <w:numId w:val="71"/>
              </w:numPr>
              <w:spacing w:before="0" w:beforeAutospacing="0" w:after="0" w:afterAutospacing="0"/>
              <w:ind w:left="214" w:hanging="145"/>
              <w:jc w:val="center"/>
              <w:rPr>
                <w:rFonts w:ascii="Arial Narrow" w:eastAsia="Times New Roman" w:hAnsi="Arial Narrow"/>
                <w:strike/>
              </w:rPr>
            </w:pPr>
          </w:p>
        </w:tc>
        <w:tc>
          <w:tcPr>
            <w:tcW w:w="3117" w:type="dxa"/>
            <w:gridSpan w:val="2"/>
          </w:tcPr>
          <w:p w:rsidR="007601C5" w:rsidRPr="00084F29" w:rsidRDefault="007601C5" w:rsidP="007601C5">
            <w:pPr>
              <w:pStyle w:val="NormalWeb"/>
              <w:spacing w:before="0" w:beforeAutospacing="0" w:after="0" w:afterAutospacing="0"/>
              <w:rPr>
                <w:rFonts w:ascii="Arial Narrow" w:eastAsia="Times New Roman" w:hAnsi="Arial Narrow"/>
                <w:strike/>
              </w:rPr>
            </w:pPr>
            <w:r w:rsidRPr="00084F29">
              <w:rPr>
                <w:rFonts w:ascii="Arial Narrow" w:eastAsia="Times New Roman" w:hAnsi="Arial Narrow"/>
                <w:strike/>
              </w:rPr>
              <w:t>El Caso de Uso finaliza.</w:t>
            </w:r>
          </w:p>
        </w:tc>
        <w:tc>
          <w:tcPr>
            <w:tcW w:w="5672" w:type="dxa"/>
            <w:gridSpan w:val="2"/>
          </w:tcPr>
          <w:p w:rsidR="007601C5" w:rsidRPr="00084F29" w:rsidRDefault="007601C5" w:rsidP="007601C5">
            <w:pPr>
              <w:pStyle w:val="NormalWeb"/>
              <w:spacing w:before="0" w:beforeAutospacing="0" w:after="0" w:afterAutospacing="0"/>
              <w:rPr>
                <w:rFonts w:ascii="Arial Narrow" w:hAnsi="Arial Narrow"/>
                <w:strike/>
              </w:rPr>
            </w:pP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6211">
        <w:tc>
          <w:tcPr>
            <w:tcW w:w="567" w:type="dxa"/>
            <w:tcBorders>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94" w:type="dxa"/>
            <w:tcBorders>
              <w:left w:val="single" w:sz="4" w:space="0" w:color="auto"/>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95" w:type="dxa"/>
            <w:gridSpan w:val="3"/>
            <w:tcBorders>
              <w:lef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AF13ED" w:rsidRPr="00AF13ED" w:rsidTr="00AB0FBD">
        <w:tc>
          <w:tcPr>
            <w:tcW w:w="567" w:type="dxa"/>
            <w:tcBorders>
              <w:right w:val="single" w:sz="4" w:space="0" w:color="auto"/>
            </w:tcBorders>
            <w:shd w:val="clear" w:color="auto" w:fill="auto"/>
          </w:tcPr>
          <w:p w:rsidR="00AF13ED" w:rsidRPr="00AF13ED" w:rsidRDefault="00AF13ED" w:rsidP="00443E0F">
            <w:pPr>
              <w:pStyle w:val="NormalWeb"/>
              <w:spacing w:before="0" w:beforeAutospacing="0" w:after="0" w:afterAutospacing="0"/>
              <w:rPr>
                <w:rFonts w:ascii="Arial Narrow" w:eastAsia="Times New Roman" w:hAnsi="Arial Narrow" w:cs="Times New Roman"/>
                <w:strike/>
              </w:rPr>
            </w:pPr>
            <w:r w:rsidRPr="00AF13ED">
              <w:rPr>
                <w:rFonts w:ascii="Arial Narrow" w:eastAsia="Times New Roman" w:hAnsi="Arial Narrow" w:cs="Times New Roman"/>
                <w:strike/>
              </w:rPr>
              <w:t>1</w:t>
            </w:r>
          </w:p>
        </w:tc>
        <w:tc>
          <w:tcPr>
            <w:tcW w:w="3094" w:type="dxa"/>
            <w:tcBorders>
              <w:left w:val="single" w:sz="4" w:space="0" w:color="auto"/>
              <w:right w:val="single" w:sz="4" w:space="0" w:color="auto"/>
            </w:tcBorders>
            <w:shd w:val="clear" w:color="auto" w:fill="auto"/>
          </w:tcPr>
          <w:p w:rsidR="00AF13ED" w:rsidRPr="00AF13ED" w:rsidRDefault="00AF13ED" w:rsidP="00443E0F">
            <w:pPr>
              <w:pStyle w:val="NormalWeb"/>
              <w:spacing w:before="0" w:beforeAutospacing="0" w:after="0" w:afterAutospacing="0"/>
              <w:rPr>
                <w:rFonts w:ascii="Arial Narrow" w:eastAsia="Times New Roman" w:hAnsi="Arial Narrow" w:cs="Times New Roman"/>
                <w:strike/>
              </w:rPr>
            </w:pPr>
            <w:r w:rsidRPr="00AF13ED">
              <w:rPr>
                <w:rFonts w:ascii="Arial Narrow" w:eastAsia="Times New Roman" w:hAnsi="Arial Narrow"/>
                <w:strike/>
              </w:rPr>
              <w:t xml:space="preserve">En 6, si el usuario hace clic en la opción Buscar Funcionario </w:t>
            </w:r>
            <w:r w:rsidRPr="00AF13ED">
              <w:rPr>
                <w:rFonts w:ascii="Arial Narrow" w:hAnsi="Arial Narrow"/>
                <w:strike/>
                <w:color w:val="000000"/>
              </w:rPr>
              <w:t xml:space="preserve">de la </w:t>
            </w:r>
            <w:r w:rsidRPr="00AF13ED">
              <w:rPr>
                <w:rFonts w:ascii="Arial Narrow" w:hAnsi="Arial Narrow"/>
                <w:b/>
                <w:strike/>
                <w:color w:val="000000"/>
              </w:rPr>
              <w:t>(IU002).</w:t>
            </w:r>
          </w:p>
        </w:tc>
        <w:tc>
          <w:tcPr>
            <w:tcW w:w="5695" w:type="dxa"/>
            <w:gridSpan w:val="3"/>
            <w:tcBorders>
              <w:left w:val="single" w:sz="4" w:space="0" w:color="auto"/>
            </w:tcBorders>
            <w:shd w:val="clear" w:color="auto" w:fill="auto"/>
          </w:tcPr>
          <w:p w:rsidR="00AF13ED" w:rsidRPr="00AF13ED" w:rsidRDefault="00AF13ED" w:rsidP="00443E0F">
            <w:pPr>
              <w:pStyle w:val="NormalWeb"/>
              <w:spacing w:before="0" w:beforeAutospacing="0" w:after="0" w:afterAutospacing="0"/>
              <w:rPr>
                <w:rFonts w:ascii="Arial Narrow" w:eastAsia="Times New Roman" w:hAnsi="Arial Narrow"/>
                <w:strike/>
              </w:rPr>
            </w:pPr>
            <w:r w:rsidRPr="00AF13ED">
              <w:rPr>
                <w:rFonts w:ascii="Arial Narrow" w:eastAsia="Times New Roman" w:hAnsi="Arial Narrow"/>
                <w:strike/>
              </w:rPr>
              <w:t>El Sistema invoca al</w:t>
            </w:r>
            <w:r w:rsidRPr="00AF13ED">
              <w:rPr>
                <w:rFonts w:ascii="Arial Narrow" w:eastAsia="Times New Roman" w:hAnsi="Arial Narrow"/>
                <w:b/>
                <w:strike/>
              </w:rPr>
              <w:t xml:space="preserve"> CUS11</w:t>
            </w:r>
            <w:r w:rsidRPr="00AF13ED">
              <w:rPr>
                <w:rFonts w:ascii="Arial Narrow" w:eastAsia="Times New Roman" w:hAnsi="Arial Narrow"/>
                <w:strike/>
              </w:rPr>
              <w:t xml:space="preserve">: Buscar Funcionario Aduanero. </w:t>
            </w:r>
          </w:p>
          <w:p w:rsidR="00AF13ED" w:rsidRPr="00AF13ED" w:rsidRDefault="00AF13ED" w:rsidP="00443E0F">
            <w:pPr>
              <w:pStyle w:val="NormalWeb"/>
              <w:spacing w:before="0" w:beforeAutospacing="0" w:after="0" w:afterAutospacing="0"/>
              <w:rPr>
                <w:rFonts w:ascii="Arial Narrow" w:eastAsia="Times New Roman" w:hAnsi="Arial Narrow"/>
                <w:strike/>
              </w:rPr>
            </w:pPr>
            <w:r w:rsidRPr="00AF13ED">
              <w:rPr>
                <w:rFonts w:ascii="Arial Narrow" w:eastAsia="Times New Roman" w:hAnsi="Arial Narrow"/>
                <w:strike/>
              </w:rPr>
              <w:t>Y el caso de Uso continúa en el paso 7.</w:t>
            </w:r>
          </w:p>
        </w:tc>
      </w:tr>
      <w:tr w:rsidR="00AF13ED" w:rsidRPr="00AF13ED" w:rsidTr="00AB0FBD">
        <w:tc>
          <w:tcPr>
            <w:tcW w:w="567" w:type="dxa"/>
            <w:tcBorders>
              <w:right w:val="single" w:sz="4" w:space="0" w:color="auto"/>
            </w:tcBorders>
            <w:shd w:val="clear" w:color="auto" w:fill="auto"/>
          </w:tcPr>
          <w:p w:rsidR="00AF13ED" w:rsidRPr="00A33CE4" w:rsidRDefault="00AF13ED" w:rsidP="00EF6966">
            <w:pPr>
              <w:pStyle w:val="NormalWeb"/>
              <w:numPr>
                <w:ilvl w:val="0"/>
                <w:numId w:val="86"/>
              </w:numPr>
              <w:spacing w:before="0" w:beforeAutospacing="0" w:after="0" w:afterAutospacing="0"/>
              <w:ind w:left="214" w:hanging="145"/>
              <w:rPr>
                <w:rFonts w:ascii="Arial Narrow" w:eastAsia="Times New Roman" w:hAnsi="Arial Narrow"/>
              </w:rPr>
            </w:pPr>
          </w:p>
        </w:tc>
        <w:tc>
          <w:tcPr>
            <w:tcW w:w="3094" w:type="dxa"/>
            <w:tcBorders>
              <w:left w:val="single" w:sz="4" w:space="0" w:color="auto"/>
              <w:right w:val="single" w:sz="4" w:space="0" w:color="auto"/>
            </w:tcBorders>
            <w:shd w:val="clear" w:color="auto" w:fill="auto"/>
          </w:tcPr>
          <w:p w:rsidR="00AF13ED" w:rsidRPr="00EE0C74" w:rsidRDefault="00AF13ED" w:rsidP="00443E0F">
            <w:pPr>
              <w:pStyle w:val="NormalWeb"/>
              <w:spacing w:before="0" w:beforeAutospacing="0" w:after="0" w:afterAutospacing="0"/>
              <w:rPr>
                <w:rFonts w:ascii="Arial Narrow" w:eastAsia="Times New Roman" w:hAnsi="Arial Narrow" w:cs="Times New Roman"/>
                <w:highlight w:val="yellow"/>
              </w:rPr>
            </w:pPr>
            <w:r w:rsidRPr="00EE0C74">
              <w:rPr>
                <w:rFonts w:ascii="Arial Narrow" w:hAnsi="Arial Narrow"/>
                <w:highlight w:val="yellow"/>
              </w:rPr>
              <w:t xml:space="preserve">El </w:t>
            </w:r>
            <w:r w:rsidR="006D1037" w:rsidRPr="00EE0C74">
              <w:rPr>
                <w:rFonts w:ascii="Arial Narrow" w:hAnsi="Arial Narrow"/>
                <w:highlight w:val="yellow"/>
              </w:rPr>
              <w:t xml:space="preserve">actor </w:t>
            </w:r>
            <w:r w:rsidRPr="00EE0C74">
              <w:rPr>
                <w:rFonts w:ascii="Arial Narrow" w:hAnsi="Arial Narrow"/>
                <w:highlight w:val="yellow"/>
              </w:rPr>
              <w:t xml:space="preserve">ingresa en el campo </w:t>
            </w:r>
            <w:r w:rsidRPr="00EE0C74">
              <w:rPr>
                <w:rFonts w:ascii="Arial Narrow" w:eastAsia="Times New Roman" w:hAnsi="Arial Narrow"/>
                <w:b/>
                <w:highlight w:val="yellow"/>
              </w:rPr>
              <w:t>Apellidos y Nombres</w:t>
            </w:r>
            <w:r w:rsidRPr="00EE0C74">
              <w:rPr>
                <w:rFonts w:ascii="Arial Narrow" w:eastAsia="Times New Roman" w:hAnsi="Arial Narrow"/>
                <w:highlight w:val="yellow"/>
              </w:rPr>
              <w:t xml:space="preserve"> los datos del funcionario aduanero que desea consultar, y se obtiene más de un resultado</w:t>
            </w:r>
          </w:p>
        </w:tc>
        <w:tc>
          <w:tcPr>
            <w:tcW w:w="5695" w:type="dxa"/>
            <w:gridSpan w:val="3"/>
            <w:tcBorders>
              <w:left w:val="single" w:sz="4" w:space="0" w:color="auto"/>
            </w:tcBorders>
            <w:shd w:val="clear" w:color="auto" w:fill="auto"/>
          </w:tcPr>
          <w:p w:rsidR="00AF13ED" w:rsidRPr="00EE0C74" w:rsidRDefault="00AF13ED" w:rsidP="00EF6966">
            <w:pPr>
              <w:pStyle w:val="NormalWeb"/>
              <w:numPr>
                <w:ilvl w:val="1"/>
                <w:numId w:val="86"/>
              </w:numPr>
              <w:spacing w:before="0" w:beforeAutospacing="0" w:after="0" w:afterAutospacing="0"/>
              <w:ind w:left="374"/>
              <w:rPr>
                <w:rFonts w:ascii="Arial Narrow" w:eastAsia="Times New Roman" w:hAnsi="Arial Narrow"/>
                <w:highlight w:val="yellow"/>
              </w:rPr>
            </w:pPr>
            <w:r w:rsidRPr="00EE0C74">
              <w:rPr>
                <w:rFonts w:ascii="Arial Narrow" w:eastAsia="Times New Roman" w:hAnsi="Arial Narrow"/>
                <w:highlight w:val="yellow"/>
              </w:rPr>
              <w:t xml:space="preserve">El Sistema muestra la </w:t>
            </w:r>
            <w:r w:rsidRPr="00EE0C74">
              <w:rPr>
                <w:rFonts w:ascii="Arial Narrow" w:eastAsia="Times New Roman" w:hAnsi="Arial Narrow"/>
                <w:b/>
                <w:highlight w:val="yellow"/>
              </w:rPr>
              <w:t>IU00</w:t>
            </w:r>
            <w:r w:rsidR="00F108C0" w:rsidRPr="00EE0C74">
              <w:rPr>
                <w:rFonts w:ascii="Arial Narrow" w:eastAsia="Times New Roman" w:hAnsi="Arial Narrow"/>
                <w:b/>
                <w:highlight w:val="yellow"/>
              </w:rPr>
              <w:t>9</w:t>
            </w:r>
            <w:r w:rsidR="0075001E" w:rsidRPr="00EE0C74">
              <w:rPr>
                <w:rFonts w:ascii="Arial Narrow" w:eastAsia="Times New Roman" w:hAnsi="Arial Narrow"/>
                <w:b/>
                <w:highlight w:val="yellow"/>
              </w:rPr>
              <w:t>-</w:t>
            </w:r>
            <w:r w:rsidR="002008EE" w:rsidRPr="00EE0C74">
              <w:rPr>
                <w:rFonts w:ascii="Arial Narrow" w:hAnsi="Arial Narrow"/>
                <w:b/>
                <w:highlight w:val="yellow"/>
              </w:rPr>
              <w:t>Selección de Funcionario</w:t>
            </w:r>
            <w:r w:rsidRPr="00EE0C74">
              <w:rPr>
                <w:rFonts w:ascii="Arial Narrow" w:eastAsia="Times New Roman" w:hAnsi="Arial Narrow"/>
                <w:highlight w:val="yellow"/>
              </w:rPr>
              <w:t>, con la lista de los funcionarios que coinciden con los datos ingresados por el usuario.</w:t>
            </w:r>
          </w:p>
        </w:tc>
      </w:tr>
      <w:tr w:rsidR="007601C5" w:rsidRPr="00A33CE4" w:rsidTr="00C36211">
        <w:tc>
          <w:tcPr>
            <w:tcW w:w="567" w:type="dxa"/>
            <w:tcBorders>
              <w:right w:val="single" w:sz="4" w:space="0" w:color="auto"/>
            </w:tcBorders>
            <w:shd w:val="clear" w:color="auto" w:fill="auto"/>
          </w:tcPr>
          <w:p w:rsidR="007601C5" w:rsidRPr="00A33CE4" w:rsidRDefault="007601C5" w:rsidP="00EF6966">
            <w:pPr>
              <w:pStyle w:val="NormalWeb"/>
              <w:numPr>
                <w:ilvl w:val="0"/>
                <w:numId w:val="86"/>
              </w:numPr>
              <w:spacing w:before="0" w:beforeAutospacing="0" w:after="0" w:afterAutospacing="0"/>
              <w:ind w:left="214" w:hanging="145"/>
              <w:rPr>
                <w:rFonts w:ascii="Arial Narrow" w:eastAsia="Times New Roman" w:hAnsi="Arial Narrow"/>
              </w:rPr>
            </w:pPr>
          </w:p>
        </w:tc>
        <w:tc>
          <w:tcPr>
            <w:tcW w:w="3094" w:type="dxa"/>
            <w:tcBorders>
              <w:left w:val="single" w:sz="4" w:space="0" w:color="auto"/>
              <w:right w:val="single" w:sz="4" w:space="0" w:color="auto"/>
            </w:tcBorders>
            <w:shd w:val="clear" w:color="auto" w:fill="auto"/>
          </w:tcPr>
          <w:p w:rsidR="007601C5" w:rsidRPr="00A33CE4" w:rsidRDefault="00AF13ED" w:rsidP="00443E0F">
            <w:pPr>
              <w:pStyle w:val="NormalWeb"/>
              <w:spacing w:before="0" w:beforeAutospacing="0" w:after="0" w:afterAutospacing="0"/>
              <w:rPr>
                <w:rFonts w:ascii="Arial Narrow" w:eastAsia="Times New Roman" w:hAnsi="Arial Narrow" w:cs="Times New Roman"/>
                <w:highlight w:val="yellow"/>
              </w:rPr>
            </w:pPr>
            <w:r w:rsidRPr="00A33CE4">
              <w:rPr>
                <w:rFonts w:ascii="Arial Narrow" w:hAnsi="Arial Narrow"/>
                <w:highlight w:val="yellow"/>
              </w:rPr>
              <w:t xml:space="preserve">El </w:t>
            </w:r>
            <w:r w:rsidR="006D1037" w:rsidRPr="00A33CE4">
              <w:rPr>
                <w:rFonts w:ascii="Arial Narrow" w:hAnsi="Arial Narrow"/>
                <w:highlight w:val="yellow"/>
              </w:rPr>
              <w:t xml:space="preserve">actor </w:t>
            </w:r>
            <w:r w:rsidRPr="00A33CE4">
              <w:rPr>
                <w:rFonts w:ascii="Arial Narrow" w:hAnsi="Arial Narrow"/>
                <w:highlight w:val="yellow"/>
              </w:rPr>
              <w:t>presiona el botón Aceptar</w:t>
            </w:r>
          </w:p>
        </w:tc>
        <w:tc>
          <w:tcPr>
            <w:tcW w:w="5695" w:type="dxa"/>
            <w:gridSpan w:val="3"/>
            <w:tcBorders>
              <w:left w:val="single" w:sz="4" w:space="0" w:color="auto"/>
            </w:tcBorders>
            <w:shd w:val="clear" w:color="auto" w:fill="auto"/>
          </w:tcPr>
          <w:p w:rsidR="003C1D25" w:rsidRPr="00A33CE4" w:rsidRDefault="003C1D25" w:rsidP="00EF6966">
            <w:pPr>
              <w:pStyle w:val="NormalWeb"/>
              <w:numPr>
                <w:ilvl w:val="1"/>
                <w:numId w:val="86"/>
              </w:numPr>
              <w:spacing w:before="0" w:beforeAutospacing="0" w:after="0" w:afterAutospacing="0"/>
              <w:ind w:left="374"/>
              <w:rPr>
                <w:rFonts w:ascii="Arial Narrow" w:eastAsia="Times New Roman" w:hAnsi="Arial Narrow"/>
                <w:highlight w:val="yellow"/>
              </w:rPr>
            </w:pPr>
            <w:r w:rsidRPr="00A33CE4">
              <w:rPr>
                <w:rFonts w:ascii="Arial Narrow" w:eastAsia="Times New Roman" w:hAnsi="Arial Narrow"/>
                <w:highlight w:val="yellow"/>
              </w:rPr>
              <w:t xml:space="preserve">El sistema </w:t>
            </w:r>
            <w:proofErr w:type="gramStart"/>
            <w:r w:rsidRPr="00A33CE4">
              <w:rPr>
                <w:rFonts w:ascii="Arial Narrow" w:eastAsia="Times New Roman" w:hAnsi="Arial Narrow"/>
                <w:highlight w:val="yellow"/>
              </w:rPr>
              <w:t>valida</w:t>
            </w:r>
            <w:proofErr w:type="gramEnd"/>
            <w:r w:rsidRPr="00A33CE4">
              <w:rPr>
                <w:rFonts w:ascii="Arial Narrow" w:eastAsia="Times New Roman" w:hAnsi="Arial Narrow"/>
                <w:highlight w:val="yellow"/>
              </w:rPr>
              <w:t xml:space="preserve"> que se haya seleccionado un Funcionario de la lista. Caso contrario </w:t>
            </w:r>
            <w:r w:rsidR="00B06789" w:rsidRPr="00A33CE4">
              <w:rPr>
                <w:rFonts w:ascii="Arial Narrow" w:eastAsia="Times New Roman" w:hAnsi="Arial Narrow"/>
                <w:highlight w:val="yellow"/>
              </w:rPr>
              <w:t xml:space="preserve">se ejecuta la </w:t>
            </w:r>
            <w:r w:rsidR="00476854" w:rsidRPr="00A33CE4">
              <w:rPr>
                <w:rFonts w:ascii="Arial Narrow" w:eastAsia="Times New Roman" w:hAnsi="Arial Narrow"/>
                <w:b/>
                <w:highlight w:val="yellow"/>
              </w:rPr>
              <w:t>e</w:t>
            </w:r>
            <w:r w:rsidR="00B06789" w:rsidRPr="00A33CE4">
              <w:rPr>
                <w:rFonts w:ascii="Arial Narrow" w:eastAsia="Times New Roman" w:hAnsi="Arial Narrow"/>
                <w:b/>
                <w:highlight w:val="yellow"/>
              </w:rPr>
              <w:t xml:space="preserve">xcepción </w:t>
            </w:r>
            <w:r w:rsidR="00A30D6B" w:rsidRPr="00A33CE4">
              <w:rPr>
                <w:rFonts w:ascii="Arial Narrow" w:eastAsia="Times New Roman" w:hAnsi="Arial Narrow"/>
                <w:b/>
                <w:highlight w:val="yellow"/>
              </w:rPr>
              <w:t>15</w:t>
            </w:r>
            <w:r w:rsidR="00A33CE4" w:rsidRPr="00A33CE4">
              <w:rPr>
                <w:rFonts w:ascii="Arial Narrow" w:eastAsia="Times New Roman" w:hAnsi="Arial Narrow"/>
                <w:b/>
                <w:highlight w:val="yellow"/>
              </w:rPr>
              <w:t>.</w:t>
            </w:r>
          </w:p>
          <w:p w:rsidR="007601C5" w:rsidRPr="00A33CE4" w:rsidRDefault="00B06789" w:rsidP="00EF6966">
            <w:pPr>
              <w:pStyle w:val="Prrafodelista"/>
              <w:numPr>
                <w:ilvl w:val="0"/>
                <w:numId w:val="79"/>
              </w:numPr>
              <w:rPr>
                <w:rFonts w:ascii="Arial Narrow" w:hAnsi="Arial Narrow"/>
                <w:sz w:val="20"/>
                <w:szCs w:val="20"/>
                <w:highlight w:val="yellow"/>
              </w:rPr>
            </w:pPr>
            <w:r w:rsidRPr="00A33CE4">
              <w:rPr>
                <w:rFonts w:ascii="Arial Narrow" w:hAnsi="Arial Narrow"/>
                <w:sz w:val="20"/>
                <w:szCs w:val="20"/>
                <w:highlight w:val="yellow"/>
              </w:rPr>
              <w:t>Si cumple la validación, e</w:t>
            </w:r>
            <w:r w:rsidR="00AF13ED" w:rsidRPr="00A33CE4">
              <w:rPr>
                <w:rFonts w:ascii="Arial Narrow" w:hAnsi="Arial Narrow"/>
                <w:sz w:val="20"/>
                <w:szCs w:val="20"/>
                <w:highlight w:val="yellow"/>
              </w:rPr>
              <w:t xml:space="preserve">l sistema cierra la </w:t>
            </w:r>
            <w:r w:rsidR="008F05EE" w:rsidRPr="00A33CE4">
              <w:rPr>
                <w:rFonts w:ascii="Arial Narrow" w:hAnsi="Arial Narrow"/>
                <w:b/>
                <w:sz w:val="20"/>
                <w:szCs w:val="20"/>
                <w:highlight w:val="yellow"/>
              </w:rPr>
              <w:t>IU009-Selección de Funcionario</w:t>
            </w:r>
            <w:r w:rsidR="006850F5" w:rsidRPr="00A33CE4">
              <w:rPr>
                <w:rFonts w:ascii="Arial Narrow" w:hAnsi="Arial Narrow"/>
                <w:sz w:val="20"/>
                <w:szCs w:val="20"/>
                <w:highlight w:val="yellow"/>
              </w:rPr>
              <w:t>,</w:t>
            </w:r>
            <w:r w:rsidR="00AF13ED" w:rsidRPr="00A33CE4">
              <w:rPr>
                <w:rFonts w:ascii="Arial Narrow" w:hAnsi="Arial Narrow"/>
                <w:sz w:val="20"/>
                <w:szCs w:val="20"/>
                <w:highlight w:val="yellow"/>
              </w:rPr>
              <w:t xml:space="preserve"> llena automáticamente los campos </w:t>
            </w:r>
            <w:r w:rsidR="00AF13ED" w:rsidRPr="00A33CE4">
              <w:rPr>
                <w:rFonts w:ascii="Arial Narrow" w:hAnsi="Arial Narrow"/>
                <w:b/>
                <w:sz w:val="20"/>
                <w:szCs w:val="20"/>
                <w:highlight w:val="yellow"/>
              </w:rPr>
              <w:t>Registro</w:t>
            </w:r>
            <w:r w:rsidR="00AF13ED" w:rsidRPr="00A33CE4">
              <w:rPr>
                <w:rFonts w:ascii="Arial Narrow" w:hAnsi="Arial Narrow"/>
                <w:sz w:val="20"/>
                <w:szCs w:val="20"/>
                <w:highlight w:val="yellow"/>
              </w:rPr>
              <w:t xml:space="preserve"> y </w:t>
            </w:r>
            <w:r w:rsidR="00AF13ED" w:rsidRPr="00A33CE4">
              <w:rPr>
                <w:rFonts w:ascii="Arial Narrow" w:hAnsi="Arial Narrow"/>
                <w:b/>
                <w:sz w:val="20"/>
                <w:szCs w:val="20"/>
                <w:highlight w:val="yellow"/>
              </w:rPr>
              <w:t>Apellidos y Nombres</w:t>
            </w:r>
            <w:r w:rsidR="00AF13ED" w:rsidRPr="00A33CE4">
              <w:rPr>
                <w:rFonts w:ascii="Arial Narrow" w:hAnsi="Arial Narrow"/>
                <w:sz w:val="20"/>
                <w:szCs w:val="20"/>
                <w:highlight w:val="yellow"/>
              </w:rPr>
              <w:t>, con los datos del funcionario seleccionado</w:t>
            </w:r>
            <w:r w:rsidR="006850F5" w:rsidRPr="00A33CE4">
              <w:rPr>
                <w:rFonts w:ascii="Arial Narrow" w:hAnsi="Arial Narrow"/>
                <w:sz w:val="20"/>
                <w:szCs w:val="20"/>
                <w:highlight w:val="yellow"/>
              </w:rPr>
              <w:t xml:space="preserve"> y habilita el botón </w:t>
            </w:r>
            <w:r w:rsidR="006850F5" w:rsidRPr="00A33CE4">
              <w:rPr>
                <w:rFonts w:ascii="Arial Narrow" w:hAnsi="Arial Narrow"/>
                <w:b/>
                <w:sz w:val="20"/>
                <w:szCs w:val="20"/>
                <w:highlight w:val="yellow"/>
              </w:rPr>
              <w:t>Agregar</w:t>
            </w:r>
            <w:r w:rsidR="006850F5" w:rsidRPr="00A33CE4">
              <w:rPr>
                <w:rFonts w:ascii="Arial Narrow" w:hAnsi="Arial Narrow"/>
                <w:sz w:val="20"/>
                <w:szCs w:val="20"/>
                <w:highlight w:val="yellow"/>
              </w:rPr>
              <w:t>.</w:t>
            </w: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C36211">
        <w:trPr>
          <w:trHeight w:val="223"/>
        </w:trPr>
        <w:tc>
          <w:tcPr>
            <w:tcW w:w="567" w:type="dxa"/>
            <w:tcBorders>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right w:val="single" w:sz="4" w:space="0" w:color="auto"/>
            </w:tcBorders>
            <w:shd w:val="clear" w:color="auto" w:fill="auto"/>
          </w:tcPr>
          <w:p w:rsidR="007601C5" w:rsidRPr="00A33CE4" w:rsidRDefault="007601C5" w:rsidP="00EF6966">
            <w:pPr>
              <w:pStyle w:val="NormalWeb"/>
              <w:numPr>
                <w:ilvl w:val="0"/>
                <w:numId w:val="87"/>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7601C5" w:rsidRPr="005C403B" w:rsidRDefault="007601C5" w:rsidP="00443E0F">
            <w:pPr>
              <w:pStyle w:val="NormalWeb"/>
              <w:spacing w:before="0" w:beforeAutospacing="0" w:after="0" w:afterAutospacing="0"/>
              <w:rPr>
                <w:rFonts w:ascii="Arial Narrow" w:eastAsia="Times New Roman" w:hAnsi="Arial Narrow" w:cs="Times New Roman"/>
                <w:b/>
              </w:rPr>
            </w:pPr>
            <w:r w:rsidRPr="00EE0C74">
              <w:rPr>
                <w:rFonts w:ascii="Arial Narrow" w:eastAsia="Times New Roman" w:hAnsi="Arial Narrow"/>
                <w:strike/>
              </w:rPr>
              <w:t>En 8, si</w:t>
            </w:r>
            <w:r w:rsidRPr="005C403B">
              <w:rPr>
                <w:rFonts w:ascii="Arial Narrow" w:eastAsia="Times New Roman" w:hAnsi="Arial Narrow"/>
              </w:rPr>
              <w:t xml:space="preserve"> </w:t>
            </w:r>
            <w:r w:rsidR="00EE0C74" w:rsidRPr="005C403B">
              <w:rPr>
                <w:rFonts w:ascii="Arial Narrow" w:eastAsia="Times New Roman" w:hAnsi="Arial Narrow"/>
              </w:rPr>
              <w:t xml:space="preserve">El </w:t>
            </w:r>
            <w:r w:rsidR="006D1037" w:rsidRPr="00193FC7">
              <w:rPr>
                <w:rFonts w:ascii="Arial Narrow" w:hAnsi="Arial Narrow"/>
              </w:rPr>
              <w:t xml:space="preserve">actor </w:t>
            </w:r>
            <w:r w:rsidRPr="005C403B">
              <w:rPr>
                <w:rFonts w:ascii="Arial Narrow" w:eastAsia="Times New Roman" w:hAnsi="Arial Narrow"/>
              </w:rPr>
              <w:t xml:space="preserve">selecciona la opción </w:t>
            </w:r>
            <w:r w:rsidRPr="005C403B">
              <w:rPr>
                <w:rFonts w:ascii="Arial Narrow" w:eastAsia="Times New Roman" w:hAnsi="Arial Narrow"/>
                <w:b/>
              </w:rPr>
              <w:t>Cancelar.</w:t>
            </w:r>
          </w:p>
        </w:tc>
        <w:tc>
          <w:tcPr>
            <w:tcW w:w="5666" w:type="dxa"/>
            <w:tcBorders>
              <w:left w:val="single" w:sz="4" w:space="0" w:color="auto"/>
            </w:tcBorders>
            <w:shd w:val="clear" w:color="auto" w:fill="auto"/>
          </w:tcPr>
          <w:p w:rsidR="007601C5" w:rsidRPr="005C403B" w:rsidRDefault="007601C5" w:rsidP="00EF6966">
            <w:pPr>
              <w:pStyle w:val="NormalWeb"/>
              <w:numPr>
                <w:ilvl w:val="1"/>
                <w:numId w:val="87"/>
              </w:numPr>
              <w:spacing w:before="0" w:beforeAutospacing="0" w:after="0" w:afterAutospacing="0"/>
              <w:ind w:left="346"/>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Pr="005C403B">
              <w:rPr>
                <w:rFonts w:ascii="Arial Narrow" w:eastAsia="Times New Roman" w:hAnsi="Arial Narrow"/>
              </w:rPr>
              <w:t>”</w:t>
            </w:r>
          </w:p>
          <w:p w:rsidR="007601C5" w:rsidRPr="005C403B" w:rsidRDefault="007601C5" w:rsidP="00443E0F">
            <w:pPr>
              <w:pStyle w:val="NormalWeb"/>
              <w:spacing w:before="0" w:beforeAutospacing="0" w:after="0" w:afterAutospacing="0"/>
              <w:ind w:left="346"/>
              <w:rPr>
                <w:rFonts w:ascii="Arial Narrow" w:eastAsia="Times New Roman" w:hAnsi="Arial Narrow"/>
              </w:rPr>
            </w:pPr>
            <w:r w:rsidRPr="005C403B">
              <w:rPr>
                <w:rFonts w:ascii="Arial Narrow" w:eastAsia="Times New Roman" w:hAnsi="Arial Narrow"/>
              </w:rPr>
              <w:t>Y Las Opciones Si y No</w:t>
            </w:r>
          </w:p>
        </w:tc>
      </w:tr>
      <w:tr w:rsidR="007601C5" w:rsidRPr="005C403B" w:rsidTr="00C36211">
        <w:trPr>
          <w:trHeight w:val="223"/>
        </w:trPr>
        <w:tc>
          <w:tcPr>
            <w:tcW w:w="567" w:type="dxa"/>
            <w:tcBorders>
              <w:right w:val="single" w:sz="4" w:space="0" w:color="auto"/>
            </w:tcBorders>
            <w:shd w:val="clear" w:color="auto" w:fill="auto"/>
          </w:tcPr>
          <w:p w:rsidR="007601C5" w:rsidRPr="00A33CE4" w:rsidRDefault="007601C5" w:rsidP="00EF6966">
            <w:pPr>
              <w:pStyle w:val="NormalWeb"/>
              <w:numPr>
                <w:ilvl w:val="0"/>
                <w:numId w:val="87"/>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7601C5" w:rsidRPr="005C403B" w:rsidRDefault="007601C5" w:rsidP="00443E0F">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Si el </w:t>
            </w:r>
            <w:r w:rsidR="006D1037" w:rsidRPr="00193FC7">
              <w:rPr>
                <w:rFonts w:ascii="Arial Narrow" w:hAnsi="Arial Narrow"/>
              </w:rPr>
              <w:t xml:space="preserve">actor </w:t>
            </w:r>
            <w:r w:rsidRPr="005C403B">
              <w:rPr>
                <w:rFonts w:ascii="Arial Narrow" w:eastAsia="Times New Roman" w:hAnsi="Arial Narrow"/>
              </w:rPr>
              <w:t xml:space="preserve">confirma (SI) que desea deshacer los cambios. </w:t>
            </w:r>
          </w:p>
        </w:tc>
        <w:tc>
          <w:tcPr>
            <w:tcW w:w="5666" w:type="dxa"/>
            <w:tcBorders>
              <w:left w:val="single" w:sz="4" w:space="0" w:color="auto"/>
            </w:tcBorders>
            <w:shd w:val="clear" w:color="auto" w:fill="auto"/>
          </w:tcPr>
          <w:p w:rsidR="007601C5" w:rsidRPr="005C403B" w:rsidRDefault="007601C5" w:rsidP="00EF6966">
            <w:pPr>
              <w:pStyle w:val="NormalWeb"/>
              <w:numPr>
                <w:ilvl w:val="1"/>
                <w:numId w:val="87"/>
              </w:numPr>
              <w:spacing w:before="0" w:beforeAutospacing="0" w:after="0" w:afterAutospacing="0"/>
              <w:ind w:left="346"/>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008F05EE">
              <w:rPr>
                <w:rFonts w:ascii="Arial Narrow" w:eastAsia="Times New Roman" w:hAnsi="Arial Narrow"/>
                <w:b/>
              </w:rPr>
              <w:t>IU007</w:t>
            </w:r>
            <w:r w:rsidRPr="005C403B">
              <w:rPr>
                <w:rFonts w:ascii="Arial Narrow" w:eastAsia="Times New Roman" w:hAnsi="Arial Narrow"/>
              </w:rPr>
              <w:t xml:space="preserve"> con los datos iniciales.</w:t>
            </w:r>
          </w:p>
          <w:p w:rsidR="007601C5" w:rsidRPr="005C403B" w:rsidRDefault="007601C5" w:rsidP="00443E0F">
            <w:pPr>
              <w:pStyle w:val="NormalWeb"/>
              <w:spacing w:before="0" w:beforeAutospacing="0" w:after="0" w:afterAutospacing="0"/>
              <w:ind w:left="346"/>
              <w:rPr>
                <w:rFonts w:ascii="Arial Narrow" w:eastAsia="Times New Roman" w:hAnsi="Arial Narrow"/>
              </w:rPr>
            </w:pPr>
            <w:r w:rsidRPr="005C403B">
              <w:rPr>
                <w:rFonts w:ascii="Arial Narrow" w:eastAsia="Times New Roman" w:hAnsi="Arial Narrow"/>
              </w:rPr>
              <w:t>Y el Caso de Uso Finaliza.</w:t>
            </w:r>
          </w:p>
        </w:tc>
      </w:tr>
      <w:tr w:rsidR="007601C5" w:rsidRPr="005C403B" w:rsidTr="00C36211">
        <w:trPr>
          <w:trHeight w:val="223"/>
        </w:trPr>
        <w:tc>
          <w:tcPr>
            <w:tcW w:w="567" w:type="dxa"/>
            <w:tcBorders>
              <w:right w:val="single" w:sz="4" w:space="0" w:color="auto"/>
            </w:tcBorders>
            <w:shd w:val="clear" w:color="auto" w:fill="auto"/>
          </w:tcPr>
          <w:p w:rsidR="007601C5" w:rsidRPr="00A33CE4" w:rsidRDefault="007601C5" w:rsidP="00EF6966">
            <w:pPr>
              <w:pStyle w:val="NormalWeb"/>
              <w:numPr>
                <w:ilvl w:val="0"/>
                <w:numId w:val="87"/>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7601C5" w:rsidRPr="005C403B" w:rsidRDefault="007601C5" w:rsidP="00443E0F">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Si el </w:t>
            </w:r>
            <w:r w:rsidR="006D1037" w:rsidRPr="00193FC7">
              <w:rPr>
                <w:rFonts w:ascii="Arial Narrow" w:hAnsi="Arial Narrow"/>
              </w:rPr>
              <w:t xml:space="preserve">actor </w:t>
            </w:r>
            <w:r w:rsidRPr="005C403B">
              <w:rPr>
                <w:rFonts w:ascii="Arial Narrow" w:eastAsia="Times New Roman" w:hAnsi="Arial Narrow"/>
              </w:rPr>
              <w:t>no confirma (NO) que desea deshacer los cambios.</w:t>
            </w:r>
          </w:p>
        </w:tc>
        <w:tc>
          <w:tcPr>
            <w:tcW w:w="5666" w:type="dxa"/>
            <w:tcBorders>
              <w:left w:val="single" w:sz="4" w:space="0" w:color="auto"/>
            </w:tcBorders>
            <w:shd w:val="clear" w:color="auto" w:fill="auto"/>
          </w:tcPr>
          <w:p w:rsidR="007601C5" w:rsidRPr="005C403B" w:rsidRDefault="007601C5" w:rsidP="00EF6966">
            <w:pPr>
              <w:pStyle w:val="NormalWeb"/>
              <w:numPr>
                <w:ilvl w:val="1"/>
                <w:numId w:val="87"/>
              </w:numPr>
              <w:spacing w:before="0" w:beforeAutospacing="0" w:after="0" w:afterAutospacing="0"/>
              <w:ind w:left="346"/>
              <w:rPr>
                <w:rFonts w:ascii="Arial Narrow" w:eastAsia="Times New Roman" w:hAnsi="Arial Narrow"/>
              </w:rPr>
            </w:pPr>
            <w:r w:rsidRPr="005C403B">
              <w:rPr>
                <w:rFonts w:ascii="Arial Narrow" w:eastAsia="Times New Roman" w:hAnsi="Arial Narrow"/>
              </w:rPr>
              <w:t xml:space="preserve">El sistema muestra la </w:t>
            </w:r>
            <w:r w:rsidR="00DC41C6">
              <w:rPr>
                <w:rFonts w:ascii="Arial Narrow" w:eastAsia="Times New Roman" w:hAnsi="Arial Narrow"/>
                <w:b/>
              </w:rPr>
              <w:t>IU007</w:t>
            </w:r>
            <w:r w:rsidRPr="005C403B">
              <w:rPr>
                <w:rFonts w:ascii="Arial Narrow" w:eastAsia="Times New Roman" w:hAnsi="Arial Narrow"/>
              </w:rPr>
              <w:t xml:space="preserve"> con los datos que están siendo registrados por el usuario.</w:t>
            </w:r>
          </w:p>
        </w:tc>
      </w:tr>
      <w:tr w:rsidR="001C60F2" w:rsidRPr="005C403B" w:rsidTr="00CD1107">
        <w:trPr>
          <w:trHeight w:val="223"/>
        </w:trPr>
        <w:tc>
          <w:tcPr>
            <w:tcW w:w="9356" w:type="dxa"/>
            <w:gridSpan w:val="5"/>
            <w:shd w:val="clear" w:color="auto" w:fill="E6E6E6"/>
          </w:tcPr>
          <w:p w:rsidR="001C60F2" w:rsidRPr="005C403B" w:rsidRDefault="001C60F2" w:rsidP="00CD1107">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A3</w:t>
            </w:r>
          </w:p>
        </w:tc>
      </w:tr>
      <w:tr w:rsidR="001C60F2" w:rsidRPr="005C403B" w:rsidTr="00CD1107">
        <w:trPr>
          <w:trHeight w:val="223"/>
        </w:trPr>
        <w:tc>
          <w:tcPr>
            <w:tcW w:w="567" w:type="dxa"/>
            <w:tcBorders>
              <w:right w:val="single" w:sz="4" w:space="0" w:color="auto"/>
            </w:tcBorders>
            <w:shd w:val="clear" w:color="auto" w:fill="E6E6E6"/>
          </w:tcPr>
          <w:p w:rsidR="001C60F2" w:rsidRPr="005C403B" w:rsidRDefault="001C60F2" w:rsidP="00CD1107">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1C60F2" w:rsidRPr="005C403B" w:rsidRDefault="001C60F2" w:rsidP="00CD1107">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1C60F2" w:rsidRPr="005C403B" w:rsidRDefault="001C60F2" w:rsidP="00CD1107">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1C60F2" w:rsidRPr="005C403B" w:rsidTr="00CD1107">
        <w:trPr>
          <w:trHeight w:val="223"/>
        </w:trPr>
        <w:tc>
          <w:tcPr>
            <w:tcW w:w="567" w:type="dxa"/>
            <w:tcBorders>
              <w:right w:val="single" w:sz="4" w:space="0" w:color="auto"/>
            </w:tcBorders>
            <w:shd w:val="clear" w:color="auto" w:fill="auto"/>
          </w:tcPr>
          <w:p w:rsidR="001C60F2" w:rsidRPr="00A33CE4" w:rsidRDefault="001C60F2" w:rsidP="00EF6966">
            <w:pPr>
              <w:pStyle w:val="NormalWeb"/>
              <w:numPr>
                <w:ilvl w:val="0"/>
                <w:numId w:val="88"/>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1C60F2" w:rsidRPr="005C403B" w:rsidRDefault="00672DD7" w:rsidP="00443E0F">
            <w:pPr>
              <w:pStyle w:val="NormalWeb"/>
              <w:spacing w:before="0" w:beforeAutospacing="0" w:after="0" w:afterAutospacing="0"/>
              <w:rPr>
                <w:rFonts w:ascii="Arial Narrow" w:eastAsia="Times New Roman" w:hAnsi="Arial Narrow" w:cs="Times New Roman"/>
                <w:b/>
              </w:rPr>
            </w:pPr>
            <w:r>
              <w:rPr>
                <w:rFonts w:ascii="Arial Narrow" w:eastAsia="Times New Roman" w:hAnsi="Arial Narrow"/>
              </w:rPr>
              <w:t xml:space="preserve">El </w:t>
            </w:r>
            <w:r w:rsidR="006D1037" w:rsidRPr="00193FC7">
              <w:rPr>
                <w:rFonts w:ascii="Arial Narrow" w:hAnsi="Arial Narrow"/>
              </w:rPr>
              <w:t xml:space="preserve">actor </w:t>
            </w:r>
            <w:r>
              <w:rPr>
                <w:rFonts w:ascii="Arial Narrow" w:eastAsia="Times New Roman" w:hAnsi="Arial Narrow"/>
              </w:rPr>
              <w:t xml:space="preserve">ha realizado modificaciones en la lista de funcionarios y modifica el valor </w:t>
            </w:r>
            <w:r>
              <w:rPr>
                <w:rFonts w:ascii="Arial Narrow" w:eastAsia="Times New Roman" w:hAnsi="Arial Narrow"/>
              </w:rPr>
              <w:lastRenderedPageBreak/>
              <w:t>de alguno de los campos de consulta</w:t>
            </w:r>
            <w:r w:rsidR="001C60F2" w:rsidRPr="005C403B">
              <w:rPr>
                <w:rFonts w:ascii="Arial Narrow" w:eastAsia="Times New Roman" w:hAnsi="Arial Narrow"/>
                <w:b/>
              </w:rPr>
              <w:t>.</w:t>
            </w:r>
          </w:p>
        </w:tc>
        <w:tc>
          <w:tcPr>
            <w:tcW w:w="5666" w:type="dxa"/>
            <w:tcBorders>
              <w:left w:val="single" w:sz="4" w:space="0" w:color="auto"/>
            </w:tcBorders>
            <w:shd w:val="clear" w:color="auto" w:fill="auto"/>
          </w:tcPr>
          <w:p w:rsidR="001C60F2" w:rsidRPr="005C403B" w:rsidRDefault="001C60F2" w:rsidP="00EF6966">
            <w:pPr>
              <w:pStyle w:val="NormalWeb"/>
              <w:numPr>
                <w:ilvl w:val="1"/>
                <w:numId w:val="88"/>
              </w:numPr>
              <w:spacing w:before="0" w:beforeAutospacing="0" w:after="0" w:afterAutospacing="0"/>
              <w:ind w:left="346"/>
              <w:rPr>
                <w:rFonts w:ascii="Arial Narrow" w:eastAsia="Times New Roman" w:hAnsi="Arial Narrow"/>
              </w:rPr>
            </w:pPr>
            <w:r w:rsidRPr="005C403B">
              <w:rPr>
                <w:rFonts w:ascii="Arial Narrow" w:eastAsia="Times New Roman" w:hAnsi="Arial Narrow"/>
              </w:rPr>
              <w:lastRenderedPageBreak/>
              <w:t>El sistema muestra el siguiente mensaje de confirmación “</w:t>
            </w:r>
            <w:r w:rsidR="00C22D9A" w:rsidRPr="00C22D9A">
              <w:rPr>
                <w:rFonts w:ascii="Arial Narrow" w:eastAsia="Times New Roman" w:hAnsi="Arial Narrow"/>
                <w:b/>
              </w:rPr>
              <w:t>Se han realizado cambios en la lista de funcionarios.</w:t>
            </w:r>
            <w:r w:rsidR="00C22D9A">
              <w:rPr>
                <w:rFonts w:ascii="Arial Narrow" w:eastAsia="Times New Roman" w:hAnsi="Arial Narrow"/>
                <w:b/>
              </w:rPr>
              <w:t xml:space="preserve"> Si continúa los </w:t>
            </w:r>
            <w:r w:rsidR="00C22D9A">
              <w:rPr>
                <w:rFonts w:ascii="Arial Narrow" w:eastAsia="Times New Roman" w:hAnsi="Arial Narrow"/>
                <w:b/>
              </w:rPr>
              <w:lastRenderedPageBreak/>
              <w:t>cambios serán deshechos.</w:t>
            </w:r>
            <w:r w:rsidR="00C22D9A" w:rsidRPr="00C22D9A">
              <w:rPr>
                <w:rFonts w:ascii="Arial Narrow" w:eastAsia="Times New Roman" w:hAnsi="Arial Narrow"/>
                <w:b/>
              </w:rPr>
              <w:t xml:space="preserve"> </w:t>
            </w:r>
            <w:r w:rsidRPr="00C22D9A">
              <w:rPr>
                <w:rFonts w:ascii="Arial Narrow" w:eastAsia="Times New Roman" w:hAnsi="Arial Narrow"/>
                <w:b/>
              </w:rPr>
              <w:t>¿Está seguro que d</w:t>
            </w:r>
            <w:r w:rsidRPr="005C403B">
              <w:rPr>
                <w:rFonts w:ascii="Arial Narrow" w:eastAsia="Times New Roman" w:hAnsi="Arial Narrow"/>
                <w:b/>
              </w:rPr>
              <w:t>esea deshacer los cambios?</w:t>
            </w:r>
            <w:r w:rsidRPr="005C403B">
              <w:rPr>
                <w:rFonts w:ascii="Arial Narrow" w:eastAsia="Times New Roman" w:hAnsi="Arial Narrow"/>
              </w:rPr>
              <w:t>”</w:t>
            </w:r>
          </w:p>
          <w:p w:rsidR="001C60F2" w:rsidRPr="005C403B" w:rsidRDefault="001C60F2" w:rsidP="00443E0F">
            <w:pPr>
              <w:pStyle w:val="NormalWeb"/>
              <w:spacing w:before="0" w:beforeAutospacing="0" w:after="0" w:afterAutospacing="0"/>
              <w:ind w:left="346"/>
              <w:rPr>
                <w:rFonts w:ascii="Arial Narrow" w:eastAsia="Times New Roman" w:hAnsi="Arial Narrow"/>
              </w:rPr>
            </w:pPr>
            <w:r w:rsidRPr="005C403B">
              <w:rPr>
                <w:rFonts w:ascii="Arial Narrow" w:eastAsia="Times New Roman" w:hAnsi="Arial Narrow"/>
              </w:rPr>
              <w:t>Y Las Opciones Si y No</w:t>
            </w:r>
          </w:p>
        </w:tc>
      </w:tr>
      <w:tr w:rsidR="001C60F2" w:rsidRPr="005C403B" w:rsidTr="00CD1107">
        <w:trPr>
          <w:trHeight w:val="223"/>
        </w:trPr>
        <w:tc>
          <w:tcPr>
            <w:tcW w:w="567" w:type="dxa"/>
            <w:tcBorders>
              <w:right w:val="single" w:sz="4" w:space="0" w:color="auto"/>
            </w:tcBorders>
            <w:shd w:val="clear" w:color="auto" w:fill="auto"/>
          </w:tcPr>
          <w:p w:rsidR="001C60F2" w:rsidRPr="00A33CE4" w:rsidRDefault="001C60F2" w:rsidP="00EF6966">
            <w:pPr>
              <w:pStyle w:val="NormalWeb"/>
              <w:numPr>
                <w:ilvl w:val="0"/>
                <w:numId w:val="88"/>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1C60F2" w:rsidRPr="005C403B" w:rsidRDefault="001C60F2" w:rsidP="00443E0F">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Si el usuario confirma (SI) que desea deshacer los cambios. </w:t>
            </w:r>
          </w:p>
        </w:tc>
        <w:tc>
          <w:tcPr>
            <w:tcW w:w="5666" w:type="dxa"/>
            <w:tcBorders>
              <w:left w:val="single" w:sz="4" w:space="0" w:color="auto"/>
            </w:tcBorders>
            <w:shd w:val="clear" w:color="auto" w:fill="auto"/>
          </w:tcPr>
          <w:p w:rsidR="001C60F2" w:rsidRPr="005C403B" w:rsidRDefault="001C60F2" w:rsidP="00EF6966">
            <w:pPr>
              <w:pStyle w:val="NormalWeb"/>
              <w:numPr>
                <w:ilvl w:val="1"/>
                <w:numId w:val="88"/>
              </w:numPr>
              <w:spacing w:before="0" w:beforeAutospacing="0" w:after="0" w:afterAutospacing="0"/>
              <w:ind w:left="346"/>
              <w:rPr>
                <w:rFonts w:ascii="Arial Narrow" w:eastAsia="Times New Roman" w:hAnsi="Arial Narrow"/>
              </w:rPr>
            </w:pPr>
            <w:r w:rsidRPr="005C403B">
              <w:rPr>
                <w:rFonts w:ascii="Arial Narrow" w:eastAsia="Times New Roman" w:hAnsi="Arial Narrow"/>
              </w:rPr>
              <w:t>El sistema</w:t>
            </w:r>
            <w:r w:rsidR="00E727E2">
              <w:rPr>
                <w:rFonts w:ascii="Arial Narrow" w:eastAsia="Times New Roman" w:hAnsi="Arial Narrow"/>
              </w:rPr>
              <w:t xml:space="preserve"> deshace los cambios hechos en la lista de funcionarios</w:t>
            </w:r>
            <w:r w:rsidR="00F5329E">
              <w:rPr>
                <w:rFonts w:ascii="Arial Narrow" w:eastAsia="Times New Roman" w:hAnsi="Arial Narrow"/>
              </w:rPr>
              <w:t>, vacía la lista</w:t>
            </w:r>
            <w:r w:rsidR="00E727E2">
              <w:rPr>
                <w:rFonts w:ascii="Arial Narrow" w:eastAsia="Times New Roman" w:hAnsi="Arial Narrow"/>
              </w:rPr>
              <w:t xml:space="preserve"> </w:t>
            </w:r>
            <w:r w:rsidR="00F5329E">
              <w:rPr>
                <w:rFonts w:ascii="Arial Narrow" w:eastAsia="Times New Roman" w:hAnsi="Arial Narrow"/>
              </w:rPr>
              <w:t xml:space="preserve">de funcionarios </w:t>
            </w:r>
            <w:r w:rsidR="00E727E2">
              <w:rPr>
                <w:rFonts w:ascii="Arial Narrow" w:eastAsia="Times New Roman" w:hAnsi="Arial Narrow"/>
              </w:rPr>
              <w:t>y</w:t>
            </w:r>
            <w:r w:rsidRPr="005C403B">
              <w:rPr>
                <w:rFonts w:ascii="Arial Narrow" w:eastAsia="Times New Roman" w:hAnsi="Arial Narrow"/>
              </w:rPr>
              <w:t xml:space="preserve"> </w:t>
            </w:r>
            <w:r w:rsidR="00672DD7">
              <w:rPr>
                <w:rFonts w:ascii="Arial Narrow" w:eastAsia="Times New Roman" w:hAnsi="Arial Narrow"/>
              </w:rPr>
              <w:t xml:space="preserve">continúa en el paso que sigue al paso </w:t>
            </w:r>
            <w:r w:rsidR="00E727E2">
              <w:rPr>
                <w:rFonts w:ascii="Arial Narrow" w:eastAsia="Times New Roman" w:hAnsi="Arial Narrow"/>
              </w:rPr>
              <w:t xml:space="preserve">desde el que fue </w:t>
            </w:r>
            <w:r w:rsidR="00E6487F">
              <w:rPr>
                <w:rFonts w:ascii="Arial Narrow" w:eastAsia="Times New Roman" w:hAnsi="Arial Narrow"/>
              </w:rPr>
              <w:t>invocado</w:t>
            </w:r>
            <w:r w:rsidR="00E727E2">
              <w:rPr>
                <w:rFonts w:ascii="Arial Narrow" w:eastAsia="Times New Roman" w:hAnsi="Arial Narrow"/>
              </w:rPr>
              <w:t xml:space="preserve"> </w:t>
            </w:r>
            <w:r w:rsidR="00672DD7">
              <w:rPr>
                <w:rFonts w:ascii="Arial Narrow" w:eastAsia="Times New Roman" w:hAnsi="Arial Narrow"/>
              </w:rPr>
              <w:t>A3.</w:t>
            </w:r>
          </w:p>
        </w:tc>
      </w:tr>
      <w:tr w:rsidR="001C60F2" w:rsidRPr="005C403B" w:rsidTr="00CD1107">
        <w:trPr>
          <w:trHeight w:val="223"/>
        </w:trPr>
        <w:tc>
          <w:tcPr>
            <w:tcW w:w="567" w:type="dxa"/>
            <w:tcBorders>
              <w:right w:val="single" w:sz="4" w:space="0" w:color="auto"/>
            </w:tcBorders>
            <w:shd w:val="clear" w:color="auto" w:fill="auto"/>
          </w:tcPr>
          <w:p w:rsidR="001C60F2" w:rsidRPr="00A33CE4" w:rsidRDefault="001C60F2" w:rsidP="00EF6966">
            <w:pPr>
              <w:pStyle w:val="NormalWeb"/>
              <w:numPr>
                <w:ilvl w:val="0"/>
                <w:numId w:val="88"/>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1C60F2" w:rsidRPr="005C403B" w:rsidRDefault="001C60F2" w:rsidP="00443E0F">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Si el </w:t>
            </w:r>
            <w:r w:rsidR="006D1037" w:rsidRPr="00193FC7">
              <w:rPr>
                <w:rFonts w:ascii="Arial Narrow" w:hAnsi="Arial Narrow"/>
              </w:rPr>
              <w:t xml:space="preserve">actor </w:t>
            </w:r>
            <w:r w:rsidRPr="005C403B">
              <w:rPr>
                <w:rFonts w:ascii="Arial Narrow" w:eastAsia="Times New Roman" w:hAnsi="Arial Narrow"/>
              </w:rPr>
              <w:t>no confirma (NO) que desea deshacer los cambios.</w:t>
            </w:r>
          </w:p>
        </w:tc>
        <w:tc>
          <w:tcPr>
            <w:tcW w:w="5666" w:type="dxa"/>
            <w:tcBorders>
              <w:left w:val="single" w:sz="4" w:space="0" w:color="auto"/>
            </w:tcBorders>
            <w:shd w:val="clear" w:color="auto" w:fill="auto"/>
          </w:tcPr>
          <w:p w:rsidR="001C60F2" w:rsidRPr="005C403B" w:rsidRDefault="001C60F2" w:rsidP="00EF6966">
            <w:pPr>
              <w:pStyle w:val="NormalWeb"/>
              <w:numPr>
                <w:ilvl w:val="1"/>
                <w:numId w:val="88"/>
              </w:numPr>
              <w:spacing w:before="0" w:beforeAutospacing="0" w:after="0" w:afterAutospacing="0"/>
              <w:ind w:left="346"/>
              <w:rPr>
                <w:rFonts w:ascii="Arial Narrow" w:eastAsia="Times New Roman" w:hAnsi="Arial Narrow"/>
              </w:rPr>
            </w:pPr>
            <w:r w:rsidRPr="005C403B">
              <w:rPr>
                <w:rFonts w:ascii="Arial Narrow" w:eastAsia="Times New Roman" w:hAnsi="Arial Narrow"/>
              </w:rPr>
              <w:t>El sistema</w:t>
            </w:r>
            <w:r w:rsidR="00403DC2">
              <w:rPr>
                <w:rFonts w:ascii="Arial Narrow" w:eastAsia="Times New Roman" w:hAnsi="Arial Narrow"/>
              </w:rPr>
              <w:t>, deja el campo con el valor que tenía previo a la modificación y</w:t>
            </w:r>
            <w:r w:rsidRPr="005C403B">
              <w:rPr>
                <w:rFonts w:ascii="Arial Narrow" w:eastAsia="Times New Roman" w:hAnsi="Arial Narrow"/>
              </w:rPr>
              <w:t xml:space="preserve"> muestra la </w:t>
            </w:r>
            <w:r w:rsidRPr="005C403B">
              <w:rPr>
                <w:rFonts w:ascii="Arial Narrow" w:eastAsia="Times New Roman" w:hAnsi="Arial Narrow"/>
                <w:b/>
              </w:rPr>
              <w:t>IU002</w:t>
            </w:r>
            <w:r w:rsidRPr="005C403B">
              <w:rPr>
                <w:rFonts w:ascii="Arial Narrow" w:eastAsia="Times New Roman" w:hAnsi="Arial Narrow"/>
              </w:rPr>
              <w:t xml:space="preserve"> con los datos que están siendo registrados por el usuario.</w:t>
            </w:r>
          </w:p>
          <w:p w:rsidR="001C60F2" w:rsidRPr="005C403B" w:rsidRDefault="001C60F2" w:rsidP="00443E0F">
            <w:pPr>
              <w:pStyle w:val="NormalWeb"/>
              <w:spacing w:before="0" w:beforeAutospacing="0" w:after="0" w:afterAutospacing="0"/>
              <w:ind w:left="346"/>
              <w:rPr>
                <w:rFonts w:ascii="Arial Narrow" w:eastAsia="Times New Roman" w:hAnsi="Arial Narrow"/>
              </w:rPr>
            </w:pPr>
            <w:r w:rsidRPr="005C403B">
              <w:rPr>
                <w:rFonts w:ascii="Arial Narrow" w:eastAsia="Times New Roman" w:hAnsi="Arial Narrow"/>
              </w:rPr>
              <w:t>Y el C</w:t>
            </w:r>
            <w:r w:rsidR="00E727E2">
              <w:rPr>
                <w:rFonts w:ascii="Arial Narrow" w:eastAsia="Times New Roman" w:hAnsi="Arial Narrow"/>
              </w:rPr>
              <w:t>aso de Uso continúa en el paso 2</w:t>
            </w:r>
            <w:r w:rsidRPr="005C403B">
              <w:rPr>
                <w:rFonts w:ascii="Arial Narrow" w:eastAsia="Times New Roman" w:hAnsi="Arial Narrow"/>
              </w:rPr>
              <w:t>.</w:t>
            </w:r>
          </w:p>
        </w:tc>
      </w:tr>
      <w:tr w:rsidR="003C1D25" w:rsidRPr="005C403B" w:rsidTr="00AB0FBD">
        <w:trPr>
          <w:trHeight w:val="223"/>
        </w:trPr>
        <w:tc>
          <w:tcPr>
            <w:tcW w:w="9356" w:type="dxa"/>
            <w:gridSpan w:val="5"/>
            <w:shd w:val="clear" w:color="auto" w:fill="E6E6E6"/>
          </w:tcPr>
          <w:p w:rsidR="003C1D25" w:rsidRPr="005C403B" w:rsidRDefault="003C1D25" w:rsidP="00AB0FBD">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A4</w:t>
            </w:r>
          </w:p>
        </w:tc>
      </w:tr>
      <w:tr w:rsidR="003C1D25" w:rsidRPr="005C403B" w:rsidTr="00AB0FBD">
        <w:trPr>
          <w:trHeight w:val="223"/>
        </w:trPr>
        <w:tc>
          <w:tcPr>
            <w:tcW w:w="567" w:type="dxa"/>
            <w:tcBorders>
              <w:right w:val="single" w:sz="4" w:space="0" w:color="auto"/>
            </w:tcBorders>
            <w:shd w:val="clear" w:color="auto" w:fill="E6E6E6"/>
          </w:tcPr>
          <w:p w:rsidR="003C1D25" w:rsidRPr="005C403B" w:rsidRDefault="003C1D25" w:rsidP="00AB0FBD">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3C1D25" w:rsidRPr="005C403B" w:rsidRDefault="003C1D25" w:rsidP="00AB0FBD">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3C1D25" w:rsidRPr="005C403B" w:rsidRDefault="003C1D25" w:rsidP="00AB0FBD">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3C1D25" w:rsidRPr="003C1D25" w:rsidTr="00AB0FBD">
        <w:trPr>
          <w:trHeight w:val="223"/>
        </w:trPr>
        <w:tc>
          <w:tcPr>
            <w:tcW w:w="567" w:type="dxa"/>
            <w:tcBorders>
              <w:right w:val="single" w:sz="4" w:space="0" w:color="auto"/>
            </w:tcBorders>
            <w:shd w:val="clear" w:color="auto" w:fill="auto"/>
          </w:tcPr>
          <w:p w:rsidR="003C1D25" w:rsidRPr="00A9177F" w:rsidRDefault="003C1D25" w:rsidP="00EF6966">
            <w:pPr>
              <w:pStyle w:val="NormalWeb"/>
              <w:numPr>
                <w:ilvl w:val="0"/>
                <w:numId w:val="89"/>
              </w:numPr>
              <w:spacing w:before="0" w:beforeAutospacing="0" w:after="0" w:afterAutospacing="0"/>
              <w:rPr>
                <w:rFonts w:ascii="Arial Narrow" w:eastAsia="Times New Roman" w:hAnsi="Arial Narrow" w:cs="Times New Roman"/>
                <w:highlight w:val="yellow"/>
              </w:rPr>
            </w:pPr>
          </w:p>
        </w:tc>
        <w:tc>
          <w:tcPr>
            <w:tcW w:w="3123" w:type="dxa"/>
            <w:gridSpan w:val="3"/>
            <w:tcBorders>
              <w:left w:val="single" w:sz="4" w:space="0" w:color="auto"/>
              <w:right w:val="single" w:sz="4" w:space="0" w:color="auto"/>
            </w:tcBorders>
            <w:shd w:val="clear" w:color="auto" w:fill="auto"/>
          </w:tcPr>
          <w:p w:rsidR="003C1D25" w:rsidRPr="00A9177F" w:rsidRDefault="003C1D25" w:rsidP="002A43EA">
            <w:pPr>
              <w:pStyle w:val="NormalWeb"/>
              <w:spacing w:before="0" w:beforeAutospacing="0" w:after="0" w:afterAutospacing="0"/>
              <w:jc w:val="left"/>
              <w:rPr>
                <w:rFonts w:ascii="Arial Narrow" w:eastAsia="Times New Roman" w:hAnsi="Arial Narrow" w:cs="Times New Roman"/>
                <w:b/>
                <w:highlight w:val="yellow"/>
              </w:rPr>
            </w:pPr>
            <w:r w:rsidRPr="00A9177F">
              <w:rPr>
                <w:rFonts w:ascii="Arial Narrow" w:eastAsia="Times New Roman" w:hAnsi="Arial Narrow"/>
                <w:highlight w:val="yellow"/>
              </w:rPr>
              <w:t xml:space="preserve">El </w:t>
            </w:r>
            <w:r w:rsidR="006D1037" w:rsidRPr="00A9177F">
              <w:rPr>
                <w:rFonts w:ascii="Arial Narrow" w:hAnsi="Arial Narrow"/>
                <w:highlight w:val="yellow"/>
              </w:rPr>
              <w:t xml:space="preserve">actor </w:t>
            </w:r>
            <w:r w:rsidRPr="00A9177F">
              <w:rPr>
                <w:rFonts w:ascii="Arial Narrow" w:eastAsia="Times New Roman" w:hAnsi="Arial Narrow" w:cs="Times New Roman"/>
                <w:highlight w:val="yellow"/>
              </w:rPr>
              <w:t>presiona el botón Aceptar</w:t>
            </w:r>
            <w:r w:rsidR="00476854" w:rsidRPr="00A9177F">
              <w:rPr>
                <w:rFonts w:ascii="Arial Narrow" w:eastAsia="Times New Roman" w:hAnsi="Arial Narrow" w:cs="Times New Roman"/>
                <w:highlight w:val="yellow"/>
              </w:rPr>
              <w:t xml:space="preserve"> de la </w:t>
            </w:r>
            <w:r w:rsidR="003179A5" w:rsidRPr="00A9177F">
              <w:rPr>
                <w:rFonts w:ascii="Arial Narrow" w:eastAsia="Times New Roman" w:hAnsi="Arial Narrow"/>
                <w:b/>
                <w:highlight w:val="yellow"/>
              </w:rPr>
              <w:t>IU00</w:t>
            </w:r>
            <w:r w:rsidR="002A43EA" w:rsidRPr="00A9177F">
              <w:rPr>
                <w:rFonts w:ascii="Arial Narrow" w:eastAsia="Times New Roman" w:hAnsi="Arial Narrow"/>
                <w:b/>
                <w:highlight w:val="yellow"/>
              </w:rPr>
              <w:t>8-</w:t>
            </w:r>
            <w:r w:rsidR="003179A5" w:rsidRPr="00A9177F">
              <w:rPr>
                <w:rFonts w:ascii="Arial Narrow" w:eastAsia="Times New Roman" w:hAnsi="Arial Narrow"/>
                <w:b/>
                <w:highlight w:val="yellow"/>
              </w:rPr>
              <w:t>Motivo de retiro</w:t>
            </w:r>
            <w:r w:rsidR="00476854" w:rsidRPr="00A9177F">
              <w:rPr>
                <w:rFonts w:ascii="Arial Narrow" w:eastAsia="Times New Roman" w:hAnsi="Arial Narrow" w:cs="Times New Roman"/>
                <w:highlight w:val="yellow"/>
              </w:rPr>
              <w:t>.</w:t>
            </w:r>
          </w:p>
        </w:tc>
        <w:tc>
          <w:tcPr>
            <w:tcW w:w="5666" w:type="dxa"/>
            <w:tcBorders>
              <w:left w:val="single" w:sz="4" w:space="0" w:color="auto"/>
            </w:tcBorders>
            <w:shd w:val="clear" w:color="auto" w:fill="auto"/>
          </w:tcPr>
          <w:p w:rsidR="003C1D25" w:rsidRPr="00A9177F" w:rsidRDefault="003C1D25" w:rsidP="00EF6966">
            <w:pPr>
              <w:pStyle w:val="NormalWeb"/>
              <w:numPr>
                <w:ilvl w:val="1"/>
                <w:numId w:val="89"/>
              </w:numPr>
              <w:spacing w:before="0" w:beforeAutospacing="0" w:after="0" w:afterAutospacing="0"/>
              <w:ind w:left="351"/>
              <w:rPr>
                <w:rFonts w:ascii="Arial Narrow" w:eastAsia="Times New Roman" w:hAnsi="Arial Narrow"/>
                <w:b/>
                <w:highlight w:val="yellow"/>
              </w:rPr>
            </w:pPr>
            <w:r w:rsidRPr="00A9177F">
              <w:rPr>
                <w:rFonts w:ascii="Arial Narrow" w:eastAsia="Times New Roman" w:hAnsi="Arial Narrow"/>
                <w:highlight w:val="yellow"/>
              </w:rPr>
              <w:t xml:space="preserve">El sistema </w:t>
            </w:r>
            <w:proofErr w:type="gramStart"/>
            <w:r w:rsidR="00476854" w:rsidRPr="00A9177F">
              <w:rPr>
                <w:rFonts w:ascii="Arial Narrow" w:eastAsia="Times New Roman" w:hAnsi="Arial Narrow"/>
                <w:highlight w:val="yellow"/>
              </w:rPr>
              <w:t>valida</w:t>
            </w:r>
            <w:proofErr w:type="gramEnd"/>
            <w:r w:rsidRPr="00A9177F">
              <w:rPr>
                <w:rFonts w:ascii="Arial Narrow" w:eastAsia="Times New Roman" w:hAnsi="Arial Narrow"/>
                <w:highlight w:val="yellow"/>
              </w:rPr>
              <w:t xml:space="preserve"> que el campo </w:t>
            </w:r>
            <w:r w:rsidRPr="00A9177F">
              <w:rPr>
                <w:rFonts w:ascii="Arial Narrow" w:eastAsia="Times New Roman" w:hAnsi="Arial Narrow"/>
                <w:b/>
                <w:highlight w:val="yellow"/>
              </w:rPr>
              <w:t xml:space="preserve">Motivo </w:t>
            </w:r>
            <w:r w:rsidRPr="00A9177F">
              <w:rPr>
                <w:rFonts w:ascii="Arial Narrow" w:eastAsia="Times New Roman" w:hAnsi="Arial Narrow"/>
                <w:highlight w:val="yellow"/>
              </w:rPr>
              <w:t xml:space="preserve">no sea vacío y se hayan consignado como mínimo de 20 caracteres. Caso contrario se </w:t>
            </w:r>
            <w:r w:rsidR="00476854" w:rsidRPr="00A9177F">
              <w:rPr>
                <w:rFonts w:ascii="Arial Narrow" w:eastAsia="Times New Roman" w:hAnsi="Arial Narrow"/>
                <w:highlight w:val="yellow"/>
              </w:rPr>
              <w:t>ejecuta</w:t>
            </w:r>
            <w:r w:rsidRPr="00A9177F">
              <w:rPr>
                <w:rFonts w:ascii="Arial Narrow" w:eastAsia="Times New Roman" w:hAnsi="Arial Narrow"/>
                <w:highlight w:val="yellow"/>
              </w:rPr>
              <w:t xml:space="preserve"> la </w:t>
            </w:r>
            <w:r w:rsidRPr="00A9177F">
              <w:rPr>
                <w:rFonts w:ascii="Arial Narrow" w:eastAsia="Times New Roman" w:hAnsi="Arial Narrow"/>
                <w:b/>
                <w:highlight w:val="yellow"/>
              </w:rPr>
              <w:t>excepción 5</w:t>
            </w:r>
            <w:r w:rsidR="005A38A2">
              <w:rPr>
                <w:rFonts w:ascii="Arial Narrow" w:eastAsia="Times New Roman" w:hAnsi="Arial Narrow"/>
                <w:b/>
                <w:highlight w:val="yellow"/>
              </w:rPr>
              <w:t>.</w:t>
            </w:r>
          </w:p>
          <w:p w:rsidR="00FD29A3" w:rsidRPr="00A9177F" w:rsidRDefault="00FD29A3" w:rsidP="00345EB7">
            <w:pPr>
              <w:pStyle w:val="NormalWeb"/>
              <w:spacing w:before="0" w:beforeAutospacing="0" w:after="0" w:afterAutospacing="0"/>
              <w:ind w:left="351"/>
              <w:rPr>
                <w:rFonts w:ascii="Arial Narrow" w:eastAsia="Times New Roman" w:hAnsi="Arial Narrow"/>
                <w:highlight w:val="yellow"/>
              </w:rPr>
            </w:pPr>
            <w:r w:rsidRPr="00A9177F">
              <w:rPr>
                <w:rFonts w:ascii="Arial Narrow" w:eastAsia="Times New Roman" w:hAnsi="Arial Narrow"/>
                <w:highlight w:val="yellow"/>
              </w:rPr>
              <w:t>Si cumple la validación, el sistema</w:t>
            </w:r>
            <w:r w:rsidR="00000C2D">
              <w:rPr>
                <w:rFonts w:ascii="Arial Narrow" w:eastAsia="Times New Roman" w:hAnsi="Arial Narrow"/>
                <w:highlight w:val="yellow"/>
              </w:rPr>
              <w:t xml:space="preserve"> guarda el motivo,</w:t>
            </w:r>
            <w:r w:rsidRPr="00A9177F">
              <w:rPr>
                <w:rFonts w:ascii="Arial Narrow" w:eastAsia="Times New Roman" w:hAnsi="Arial Narrow"/>
                <w:highlight w:val="yellow"/>
              </w:rPr>
              <w:t xml:space="preserve"> cierra la </w:t>
            </w:r>
            <w:r w:rsidR="002A43EA" w:rsidRPr="00A9177F">
              <w:rPr>
                <w:rFonts w:ascii="Arial Narrow" w:eastAsia="Times New Roman" w:hAnsi="Arial Narrow"/>
                <w:b/>
                <w:highlight w:val="yellow"/>
              </w:rPr>
              <w:t>IU008-</w:t>
            </w:r>
            <w:r w:rsidR="003179A5" w:rsidRPr="00A9177F">
              <w:rPr>
                <w:rFonts w:ascii="Arial Narrow" w:eastAsia="Times New Roman" w:hAnsi="Arial Narrow"/>
                <w:b/>
                <w:highlight w:val="yellow"/>
              </w:rPr>
              <w:t>Motivo de retiro</w:t>
            </w:r>
            <w:r w:rsidR="00000C2D">
              <w:rPr>
                <w:rFonts w:ascii="Arial Narrow" w:eastAsia="Times New Roman" w:hAnsi="Arial Narrow"/>
                <w:b/>
                <w:highlight w:val="yellow"/>
              </w:rPr>
              <w:t xml:space="preserve">, </w:t>
            </w:r>
            <w:r w:rsidR="00000C2D" w:rsidRPr="00000C2D">
              <w:rPr>
                <w:rFonts w:ascii="Arial Narrow" w:eastAsia="Times New Roman" w:hAnsi="Arial Narrow"/>
                <w:highlight w:val="yellow"/>
              </w:rPr>
              <w:t>actualiza</w:t>
            </w:r>
            <w:r w:rsidR="00000C2D">
              <w:rPr>
                <w:rFonts w:ascii="Arial Narrow" w:eastAsia="Times New Roman" w:hAnsi="Arial Narrow"/>
                <w:b/>
                <w:highlight w:val="yellow"/>
              </w:rPr>
              <w:t xml:space="preserve"> </w:t>
            </w:r>
            <w:r w:rsidR="00000C2D" w:rsidRPr="002A4A1D">
              <w:rPr>
                <w:rFonts w:ascii="Arial Narrow" w:eastAsia="Times New Roman" w:hAnsi="Arial Narrow"/>
                <w:highlight w:val="yellow"/>
              </w:rPr>
              <w:t xml:space="preserve">la lista de </w:t>
            </w:r>
            <w:r w:rsidR="00000C2D" w:rsidRPr="002A4A1D">
              <w:rPr>
                <w:rFonts w:ascii="Arial Narrow" w:eastAsia="Times New Roman" w:hAnsi="Arial Narrow"/>
                <w:b/>
                <w:highlight w:val="yellow"/>
              </w:rPr>
              <w:t>Funcionarios Registrados</w:t>
            </w:r>
            <w:r w:rsidR="00714FF6">
              <w:rPr>
                <w:rFonts w:ascii="Arial Narrow" w:eastAsia="Times New Roman" w:hAnsi="Arial Narrow"/>
                <w:highlight w:val="yellow"/>
              </w:rPr>
              <w:t xml:space="preserve"> y habilita el botón Aceptar.</w:t>
            </w:r>
          </w:p>
        </w:tc>
      </w:tr>
      <w:tr w:rsidR="00FF1597" w:rsidRPr="00FF1597" w:rsidTr="004E2D52">
        <w:trPr>
          <w:trHeight w:val="223"/>
        </w:trPr>
        <w:tc>
          <w:tcPr>
            <w:tcW w:w="9356" w:type="dxa"/>
            <w:gridSpan w:val="5"/>
            <w:shd w:val="clear" w:color="auto" w:fill="E6E6E6"/>
          </w:tcPr>
          <w:p w:rsidR="005F3C0E" w:rsidRPr="00FF1597" w:rsidRDefault="005F3C0E" w:rsidP="004E2D52">
            <w:pPr>
              <w:pStyle w:val="NormalWeb"/>
              <w:spacing w:before="0" w:beforeAutospacing="0" w:after="0" w:afterAutospacing="0"/>
              <w:jc w:val="left"/>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Flujo alternativo A5</w:t>
            </w:r>
          </w:p>
        </w:tc>
      </w:tr>
      <w:tr w:rsidR="00FF1597" w:rsidRPr="00FF1597" w:rsidTr="004E2D52">
        <w:trPr>
          <w:trHeight w:val="223"/>
        </w:trPr>
        <w:tc>
          <w:tcPr>
            <w:tcW w:w="567" w:type="dxa"/>
            <w:tcBorders>
              <w:right w:val="single" w:sz="4" w:space="0" w:color="auto"/>
            </w:tcBorders>
            <w:shd w:val="clear" w:color="auto" w:fill="E6E6E6"/>
          </w:tcPr>
          <w:p w:rsidR="005F3C0E" w:rsidRPr="00FF1597" w:rsidRDefault="005F3C0E"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Nro.</w:t>
            </w:r>
          </w:p>
        </w:tc>
        <w:tc>
          <w:tcPr>
            <w:tcW w:w="3123" w:type="dxa"/>
            <w:gridSpan w:val="3"/>
            <w:tcBorders>
              <w:left w:val="single" w:sz="4" w:space="0" w:color="auto"/>
              <w:right w:val="single" w:sz="4" w:space="0" w:color="auto"/>
            </w:tcBorders>
            <w:shd w:val="clear" w:color="auto" w:fill="E6E6E6"/>
          </w:tcPr>
          <w:p w:rsidR="005F3C0E" w:rsidRPr="00FF1597" w:rsidRDefault="005F3C0E"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Acción del Actor</w:t>
            </w:r>
          </w:p>
        </w:tc>
        <w:tc>
          <w:tcPr>
            <w:tcW w:w="5666" w:type="dxa"/>
            <w:tcBorders>
              <w:left w:val="single" w:sz="4" w:space="0" w:color="auto"/>
            </w:tcBorders>
            <w:shd w:val="clear" w:color="auto" w:fill="E6E6E6"/>
          </w:tcPr>
          <w:p w:rsidR="005F3C0E" w:rsidRPr="00FF1597" w:rsidRDefault="005F3C0E"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Respuesta del Sistema</w:t>
            </w:r>
          </w:p>
        </w:tc>
      </w:tr>
      <w:tr w:rsidR="00F73E41" w:rsidRPr="00F73E41" w:rsidTr="004E2D52">
        <w:trPr>
          <w:trHeight w:val="341"/>
        </w:trPr>
        <w:tc>
          <w:tcPr>
            <w:tcW w:w="567" w:type="dxa"/>
            <w:tcBorders>
              <w:right w:val="single" w:sz="4" w:space="0" w:color="auto"/>
            </w:tcBorders>
            <w:shd w:val="clear" w:color="auto" w:fill="auto"/>
          </w:tcPr>
          <w:p w:rsidR="00F73E41" w:rsidRPr="00A33CE4" w:rsidRDefault="00F73E41" w:rsidP="00EF6966">
            <w:pPr>
              <w:pStyle w:val="NormalWeb"/>
              <w:numPr>
                <w:ilvl w:val="0"/>
                <w:numId w:val="90"/>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F73E41" w:rsidRPr="00F73E41" w:rsidRDefault="00F73E41" w:rsidP="00301146">
            <w:pPr>
              <w:pStyle w:val="NormalWeb"/>
              <w:spacing w:before="0" w:beforeAutospacing="0" w:after="0" w:afterAutospacing="0"/>
              <w:rPr>
                <w:rFonts w:ascii="Arial Narrow" w:eastAsia="Times New Roman" w:hAnsi="Arial Narrow" w:cs="Times New Roman"/>
                <w:b/>
                <w:color w:val="FF0000"/>
                <w:highlight w:val="yellow"/>
              </w:rPr>
            </w:pPr>
            <w:r w:rsidRPr="00F73E41">
              <w:rPr>
                <w:rFonts w:ascii="Arial Narrow" w:hAnsi="Arial Narrow"/>
                <w:color w:val="FF0000"/>
                <w:highlight w:val="yellow"/>
              </w:rPr>
              <w:t xml:space="preserve">El actor presiona la opción </w:t>
            </w:r>
            <w:r w:rsidRPr="00F73E41">
              <w:rPr>
                <w:rFonts w:ascii="Arial Narrow" w:hAnsi="Arial Narrow"/>
                <w:b/>
                <w:color w:val="FF0000"/>
                <w:highlight w:val="yellow"/>
              </w:rPr>
              <w:t xml:space="preserve">Modificar vigencia, </w:t>
            </w:r>
            <w:r w:rsidRPr="00F73E41">
              <w:rPr>
                <w:rFonts w:ascii="Arial Narrow" w:hAnsi="Arial Narrow"/>
                <w:color w:val="FF0000"/>
                <w:highlight w:val="yellow"/>
              </w:rPr>
              <w:t>en la lista de funcionarios registrados en IU007</w:t>
            </w:r>
          </w:p>
        </w:tc>
        <w:tc>
          <w:tcPr>
            <w:tcW w:w="5666" w:type="dxa"/>
            <w:tcBorders>
              <w:left w:val="single" w:sz="4" w:space="0" w:color="auto"/>
            </w:tcBorders>
            <w:shd w:val="clear" w:color="auto" w:fill="auto"/>
          </w:tcPr>
          <w:p w:rsidR="00F73E41" w:rsidRPr="00F73E41" w:rsidRDefault="00F73E41" w:rsidP="00EF6966">
            <w:pPr>
              <w:pStyle w:val="NormalWeb"/>
              <w:numPr>
                <w:ilvl w:val="1"/>
                <w:numId w:val="90"/>
              </w:numPr>
              <w:spacing w:before="0" w:beforeAutospacing="0" w:after="0" w:afterAutospacing="0"/>
              <w:ind w:left="351"/>
              <w:rPr>
                <w:rFonts w:ascii="Arial Narrow" w:hAnsi="Arial Narrow"/>
                <w:color w:val="FF0000"/>
              </w:rPr>
            </w:pPr>
            <w:r w:rsidRPr="00F73E41">
              <w:rPr>
                <w:rFonts w:ascii="Arial Narrow" w:eastAsia="Times New Roman" w:hAnsi="Arial Narrow"/>
                <w:color w:val="FF0000"/>
                <w:highlight w:val="yellow"/>
              </w:rPr>
              <w:t>El sistema muestra la IU009.1-Modificar vigencia. Si la fecha de inicio de vigencia es igual o anterior a la fecha actual entonces se deshabilita.</w:t>
            </w:r>
          </w:p>
        </w:tc>
      </w:tr>
      <w:tr w:rsidR="00FF1597" w:rsidRPr="00FF1597" w:rsidTr="004E2D52">
        <w:trPr>
          <w:trHeight w:val="341"/>
        </w:trPr>
        <w:tc>
          <w:tcPr>
            <w:tcW w:w="567" w:type="dxa"/>
            <w:tcBorders>
              <w:right w:val="single" w:sz="4" w:space="0" w:color="auto"/>
            </w:tcBorders>
            <w:shd w:val="clear" w:color="auto" w:fill="auto"/>
          </w:tcPr>
          <w:p w:rsidR="005F3C0E" w:rsidRPr="00A33CE4" w:rsidRDefault="005F3C0E" w:rsidP="00EF6966">
            <w:pPr>
              <w:pStyle w:val="NormalWeb"/>
              <w:numPr>
                <w:ilvl w:val="0"/>
                <w:numId w:val="90"/>
              </w:numPr>
              <w:spacing w:before="0" w:beforeAutospacing="0" w:after="0" w:afterAutospacing="0"/>
              <w:ind w:left="214" w:hanging="145"/>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5F3C0E" w:rsidRPr="00FF1597" w:rsidRDefault="005F3C0E" w:rsidP="00301146">
            <w:pPr>
              <w:pStyle w:val="NormalWeb"/>
              <w:spacing w:before="0" w:beforeAutospacing="0" w:after="0" w:afterAutospacing="0"/>
              <w:rPr>
                <w:rFonts w:ascii="Arial Narrow" w:eastAsia="Times New Roman" w:hAnsi="Arial Narrow" w:cs="Times New Roman"/>
                <w:b/>
                <w:color w:val="FF0000"/>
                <w:highlight w:val="yellow"/>
              </w:rPr>
            </w:pPr>
            <w:r w:rsidRPr="00FF1597">
              <w:rPr>
                <w:rFonts w:ascii="Arial Narrow" w:eastAsia="Times New Roman" w:hAnsi="Arial Narrow"/>
                <w:color w:val="FF0000"/>
                <w:highlight w:val="yellow"/>
              </w:rPr>
              <w:t xml:space="preserve">El </w:t>
            </w:r>
            <w:r w:rsidRPr="00FF1597">
              <w:rPr>
                <w:rFonts w:ascii="Arial Narrow" w:hAnsi="Arial Narrow"/>
                <w:color w:val="FF0000"/>
                <w:highlight w:val="yellow"/>
              </w:rPr>
              <w:t xml:space="preserve">actor </w:t>
            </w:r>
            <w:r w:rsidRPr="00FF1597">
              <w:rPr>
                <w:rFonts w:ascii="Arial Narrow" w:eastAsia="Times New Roman" w:hAnsi="Arial Narrow"/>
                <w:color w:val="FF0000"/>
                <w:highlight w:val="yellow"/>
              </w:rPr>
              <w:t>ingresa la fecha de</w:t>
            </w:r>
            <w:r w:rsidR="00F73E41">
              <w:rPr>
                <w:rFonts w:ascii="Arial Narrow" w:eastAsia="Times New Roman" w:hAnsi="Arial Narrow"/>
                <w:color w:val="FF0000"/>
                <w:highlight w:val="yellow"/>
              </w:rPr>
              <w:t xml:space="preserve"> inicio y</w:t>
            </w:r>
            <w:r w:rsidRPr="00FF1597">
              <w:rPr>
                <w:rFonts w:ascii="Arial Narrow" w:eastAsia="Times New Roman" w:hAnsi="Arial Narrow"/>
                <w:color w:val="FF0000"/>
                <w:highlight w:val="yellow"/>
              </w:rPr>
              <w:t xml:space="preserve"> fin de vigencia y el motivo de la modificación y presiona el botón Aceptar</w:t>
            </w:r>
            <w:r w:rsidRPr="00FF1597">
              <w:rPr>
                <w:rFonts w:ascii="Arial Narrow" w:eastAsia="Times New Roman" w:hAnsi="Arial Narrow"/>
                <w:b/>
                <w:color w:val="FF0000"/>
                <w:highlight w:val="yellow"/>
              </w:rPr>
              <w:t>.</w:t>
            </w:r>
          </w:p>
        </w:tc>
        <w:tc>
          <w:tcPr>
            <w:tcW w:w="5666" w:type="dxa"/>
            <w:tcBorders>
              <w:left w:val="single" w:sz="4" w:space="0" w:color="auto"/>
            </w:tcBorders>
            <w:shd w:val="clear" w:color="auto" w:fill="auto"/>
          </w:tcPr>
          <w:p w:rsidR="005F3C0E" w:rsidRPr="00FF1597" w:rsidRDefault="005F3C0E" w:rsidP="00EF6966">
            <w:pPr>
              <w:pStyle w:val="NormalWeb"/>
              <w:numPr>
                <w:ilvl w:val="1"/>
                <w:numId w:val="90"/>
              </w:numPr>
              <w:spacing w:before="0" w:beforeAutospacing="0" w:after="0" w:afterAutospacing="0"/>
              <w:ind w:left="351"/>
              <w:rPr>
                <w:rFonts w:ascii="Arial Narrow" w:eastAsia="Times New Roman" w:hAnsi="Arial Narrow"/>
                <w:color w:val="FF0000"/>
                <w:highlight w:val="yellow"/>
              </w:rPr>
            </w:pPr>
            <w:r w:rsidRPr="00FF1597">
              <w:rPr>
                <w:rFonts w:ascii="Arial Narrow" w:eastAsia="Times New Roman" w:hAnsi="Arial Narrow"/>
                <w:color w:val="FF0000"/>
                <w:highlight w:val="yellow"/>
              </w:rPr>
              <w:t>El sistema realiza las siguientes validaciones:</w:t>
            </w:r>
          </w:p>
          <w:p w:rsidR="00F73E41" w:rsidRPr="00FF1597" w:rsidRDefault="00F73E41"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inicio de vigencia no esté vacía. Caso contrario, el sistema ejecuta la </w:t>
            </w:r>
            <w:r w:rsidRPr="00FF1597">
              <w:rPr>
                <w:rFonts w:ascii="Arial Narrow" w:hAnsi="Arial Narrow"/>
                <w:b/>
                <w:color w:val="FF0000"/>
                <w:sz w:val="20"/>
                <w:szCs w:val="20"/>
                <w:highlight w:val="yellow"/>
              </w:rPr>
              <w:t>excepción</w:t>
            </w:r>
            <w:r w:rsidRPr="00FF1597">
              <w:rPr>
                <w:rFonts w:ascii="Arial Narrow" w:hAnsi="Arial Narrow"/>
                <w:color w:val="FF0000"/>
                <w:sz w:val="20"/>
                <w:szCs w:val="20"/>
                <w:highlight w:val="yellow"/>
              </w:rPr>
              <w:t xml:space="preserve"> </w:t>
            </w:r>
            <w:r w:rsidRPr="00FF1597">
              <w:rPr>
                <w:rFonts w:ascii="Arial Narrow" w:hAnsi="Arial Narrow"/>
                <w:b/>
                <w:color w:val="FF0000"/>
                <w:sz w:val="20"/>
                <w:szCs w:val="20"/>
                <w:highlight w:val="yellow"/>
              </w:rPr>
              <w:t>8.</w:t>
            </w:r>
          </w:p>
          <w:p w:rsidR="00F73E41" w:rsidRPr="00FF1597" w:rsidRDefault="00F73E41"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inicio de vigencia tenga el formato </w:t>
            </w:r>
            <w:proofErr w:type="spellStart"/>
            <w:r w:rsidRPr="00FF1597">
              <w:rPr>
                <w:rFonts w:ascii="Arial Narrow" w:hAnsi="Arial Narrow"/>
                <w:color w:val="FF0000"/>
                <w:sz w:val="20"/>
                <w:szCs w:val="20"/>
                <w:highlight w:val="yellow"/>
              </w:rPr>
              <w:t>dd</w:t>
            </w:r>
            <w:proofErr w:type="spellEnd"/>
            <w:r w:rsidRPr="00FF1597">
              <w:rPr>
                <w:rFonts w:ascii="Arial Narrow" w:hAnsi="Arial Narrow"/>
                <w:color w:val="FF0000"/>
                <w:sz w:val="20"/>
                <w:szCs w:val="20"/>
                <w:highlight w:val="yellow"/>
              </w:rPr>
              <w:t>/mm/</w:t>
            </w:r>
            <w:proofErr w:type="spellStart"/>
            <w:r w:rsidRPr="00FF1597">
              <w:rPr>
                <w:rFonts w:ascii="Arial Narrow" w:hAnsi="Arial Narrow"/>
                <w:color w:val="FF0000"/>
                <w:sz w:val="20"/>
                <w:szCs w:val="20"/>
                <w:highlight w:val="yellow"/>
              </w:rPr>
              <w:t>yyyy</w:t>
            </w:r>
            <w:proofErr w:type="spellEnd"/>
            <w:r w:rsidRPr="00FF1597">
              <w:rPr>
                <w:rFonts w:ascii="Arial Narrow" w:hAnsi="Arial Narrow"/>
                <w:color w:val="FF0000"/>
                <w:sz w:val="20"/>
                <w:szCs w:val="20"/>
                <w:highlight w:val="yellow"/>
              </w:rPr>
              <w:t xml:space="preserve"> y sea válida. Caso contrario, el sistema ejecuta la </w:t>
            </w:r>
            <w:r w:rsidRPr="00FF1597">
              <w:rPr>
                <w:rFonts w:ascii="Arial Narrow" w:hAnsi="Arial Narrow"/>
                <w:b/>
                <w:color w:val="FF0000"/>
                <w:sz w:val="20"/>
                <w:szCs w:val="20"/>
                <w:highlight w:val="yellow"/>
              </w:rPr>
              <w:t>excepción 9.</w:t>
            </w:r>
          </w:p>
          <w:p w:rsidR="00F73E41" w:rsidRPr="00FF1597" w:rsidRDefault="00F73E41"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highlight w:val="yellow"/>
              </w:rPr>
              <w:t xml:space="preserve">Que la fecha de inicio </w:t>
            </w:r>
            <w:r w:rsidRPr="00FF1597">
              <w:rPr>
                <w:rFonts w:ascii="Arial Narrow" w:hAnsi="Arial Narrow"/>
                <w:color w:val="FF0000"/>
                <w:sz w:val="18"/>
                <w:highlight w:val="yellow"/>
              </w:rPr>
              <w:t>de</w:t>
            </w:r>
            <w:r w:rsidRPr="00FF1597">
              <w:rPr>
                <w:rFonts w:ascii="Arial Narrow" w:hAnsi="Arial Narrow"/>
                <w:color w:val="FF0000"/>
                <w:sz w:val="20"/>
                <w:highlight w:val="yellow"/>
              </w:rPr>
              <w:t xml:space="preserve"> vigencia sea igual o posterior a la fecha actual. Caso contrario, el sistema ejecuta la </w:t>
            </w:r>
            <w:r w:rsidRPr="00FF1597">
              <w:rPr>
                <w:rFonts w:ascii="Arial Narrow" w:hAnsi="Arial Narrow"/>
                <w:b/>
                <w:color w:val="FF0000"/>
                <w:sz w:val="20"/>
                <w:highlight w:val="yellow"/>
              </w:rPr>
              <w:t xml:space="preserve">excepción </w:t>
            </w:r>
            <w:r>
              <w:rPr>
                <w:rFonts w:ascii="Arial Narrow" w:hAnsi="Arial Narrow"/>
                <w:b/>
                <w:color w:val="FF0000"/>
                <w:sz w:val="20"/>
                <w:highlight w:val="yellow"/>
              </w:rPr>
              <w:t>1</w:t>
            </w:r>
            <w:r w:rsidRPr="00FF1597">
              <w:rPr>
                <w:rFonts w:ascii="Arial Narrow" w:hAnsi="Arial Narrow"/>
                <w:b/>
                <w:color w:val="FF0000"/>
                <w:sz w:val="20"/>
                <w:highlight w:val="yellow"/>
              </w:rPr>
              <w:t>.</w:t>
            </w:r>
          </w:p>
          <w:p w:rsidR="00F73E41" w:rsidRPr="00FF1597" w:rsidRDefault="00F73E41"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término de vigencia no esté vacía. Caso contrario, el sistema ejecuta la </w:t>
            </w:r>
            <w:r w:rsidRPr="00FF1597">
              <w:rPr>
                <w:rFonts w:ascii="Arial Narrow" w:hAnsi="Arial Narrow"/>
                <w:b/>
                <w:color w:val="FF0000"/>
                <w:sz w:val="20"/>
                <w:szCs w:val="20"/>
                <w:highlight w:val="yellow"/>
              </w:rPr>
              <w:t>excepción 10</w:t>
            </w:r>
            <w:r w:rsidRPr="00FF1597">
              <w:rPr>
                <w:rFonts w:ascii="Arial Narrow" w:hAnsi="Arial Narrow"/>
                <w:color w:val="FF0000"/>
                <w:sz w:val="20"/>
                <w:szCs w:val="20"/>
                <w:highlight w:val="yellow"/>
              </w:rPr>
              <w:t>.</w:t>
            </w:r>
          </w:p>
          <w:p w:rsidR="00F73E41" w:rsidRPr="00FF1597" w:rsidRDefault="00F73E41"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término de vigencia tenga el formato </w:t>
            </w:r>
            <w:proofErr w:type="spellStart"/>
            <w:r w:rsidRPr="00FF1597">
              <w:rPr>
                <w:rFonts w:ascii="Arial Narrow" w:hAnsi="Arial Narrow"/>
                <w:color w:val="FF0000"/>
                <w:sz w:val="20"/>
                <w:szCs w:val="20"/>
                <w:highlight w:val="yellow"/>
              </w:rPr>
              <w:t>dd</w:t>
            </w:r>
            <w:proofErr w:type="spellEnd"/>
            <w:r w:rsidRPr="00FF1597">
              <w:rPr>
                <w:rFonts w:ascii="Arial Narrow" w:hAnsi="Arial Narrow"/>
                <w:color w:val="FF0000"/>
                <w:sz w:val="20"/>
                <w:szCs w:val="20"/>
                <w:highlight w:val="yellow"/>
              </w:rPr>
              <w:t>/mm/</w:t>
            </w:r>
            <w:proofErr w:type="spellStart"/>
            <w:r w:rsidRPr="00FF1597">
              <w:rPr>
                <w:rFonts w:ascii="Arial Narrow" w:hAnsi="Arial Narrow"/>
                <w:color w:val="FF0000"/>
                <w:sz w:val="20"/>
                <w:szCs w:val="20"/>
                <w:highlight w:val="yellow"/>
              </w:rPr>
              <w:t>yyyy</w:t>
            </w:r>
            <w:proofErr w:type="spellEnd"/>
            <w:r w:rsidRPr="00FF1597">
              <w:rPr>
                <w:rFonts w:ascii="Arial Narrow" w:hAnsi="Arial Narrow"/>
                <w:color w:val="FF0000"/>
                <w:sz w:val="20"/>
                <w:szCs w:val="20"/>
                <w:highlight w:val="yellow"/>
              </w:rPr>
              <w:t xml:space="preserve"> y sea válida. Caso contrario, el sistema ejecuta la </w:t>
            </w:r>
            <w:r w:rsidRPr="00FF1597">
              <w:rPr>
                <w:rFonts w:ascii="Arial Narrow" w:hAnsi="Arial Narrow"/>
                <w:b/>
                <w:color w:val="FF0000"/>
                <w:sz w:val="20"/>
                <w:szCs w:val="20"/>
                <w:highlight w:val="yellow"/>
              </w:rPr>
              <w:t>excepción 11.</w:t>
            </w:r>
          </w:p>
          <w:p w:rsidR="00F73E41" w:rsidRPr="00FF1597" w:rsidRDefault="00F73E41" w:rsidP="00EF6966">
            <w:pPr>
              <w:pStyle w:val="Prrafodelista"/>
              <w:numPr>
                <w:ilvl w:val="0"/>
                <w:numId w:val="79"/>
              </w:numPr>
              <w:rPr>
                <w:rFonts w:ascii="Arial Narrow" w:hAnsi="Arial Narrow"/>
                <w:color w:val="FF0000"/>
                <w:sz w:val="20"/>
                <w:highlight w:val="yellow"/>
              </w:rPr>
            </w:pPr>
            <w:r w:rsidRPr="00FF1597">
              <w:rPr>
                <w:rFonts w:ascii="Arial Narrow" w:hAnsi="Arial Narrow"/>
                <w:color w:val="FF0000"/>
                <w:sz w:val="20"/>
                <w:szCs w:val="20"/>
                <w:highlight w:val="yellow"/>
              </w:rPr>
              <w:t xml:space="preserve">Que la fecha de término de vigencia sea igual o posterior a la fecha de inicio de vigencia. Caso contrario, el sistema ejecuta la </w:t>
            </w:r>
            <w:r w:rsidRPr="00FF1597">
              <w:rPr>
                <w:rFonts w:ascii="Arial Narrow" w:hAnsi="Arial Narrow"/>
                <w:b/>
                <w:color w:val="FF0000"/>
                <w:sz w:val="20"/>
                <w:szCs w:val="20"/>
                <w:highlight w:val="yellow"/>
              </w:rPr>
              <w:t>excepción</w:t>
            </w:r>
            <w:r w:rsidRPr="00FF1597">
              <w:rPr>
                <w:rFonts w:ascii="Arial Narrow" w:hAnsi="Arial Narrow"/>
                <w:color w:val="FF0000"/>
                <w:sz w:val="20"/>
                <w:szCs w:val="20"/>
                <w:highlight w:val="yellow"/>
              </w:rPr>
              <w:t xml:space="preserve"> </w:t>
            </w:r>
            <w:r w:rsidRPr="00FF1597">
              <w:rPr>
                <w:rFonts w:ascii="Arial Narrow" w:hAnsi="Arial Narrow"/>
                <w:b/>
                <w:color w:val="FF0000"/>
                <w:sz w:val="20"/>
                <w:szCs w:val="20"/>
                <w:highlight w:val="yellow"/>
              </w:rPr>
              <w:t>2.</w:t>
            </w:r>
          </w:p>
          <w:p w:rsidR="005F3C0E" w:rsidRPr="00FF1597" w:rsidRDefault="00F73E41" w:rsidP="00EF6966">
            <w:pPr>
              <w:pStyle w:val="Prrafodelista"/>
              <w:numPr>
                <w:ilvl w:val="0"/>
                <w:numId w:val="79"/>
              </w:numPr>
              <w:rPr>
                <w:rFonts w:ascii="Arial Narrow" w:hAnsi="Arial Narrow"/>
                <w:color w:val="FF0000"/>
                <w:sz w:val="20"/>
                <w:highlight w:val="yellow"/>
              </w:rPr>
            </w:pPr>
            <w:r w:rsidRPr="00FF1597">
              <w:rPr>
                <w:rFonts w:ascii="Arial Narrow" w:hAnsi="Arial Narrow"/>
                <w:color w:val="FF0000"/>
                <w:sz w:val="20"/>
                <w:szCs w:val="20"/>
                <w:highlight w:val="yellow"/>
              </w:rPr>
              <w:t>Que el nuevo rango de fechas no se traslape con el rango de fechas de los parámetros de búsqueda. Caso contrario se ejecuta la</w:t>
            </w:r>
            <w:r w:rsidRPr="00FF1597">
              <w:rPr>
                <w:rFonts w:ascii="Arial Narrow" w:hAnsi="Arial Narrow"/>
                <w:color w:val="FF0000"/>
                <w:highlight w:val="yellow"/>
              </w:rPr>
              <w:t xml:space="preserve"> </w:t>
            </w:r>
            <w:r w:rsidRPr="00FF1597">
              <w:rPr>
                <w:rFonts w:ascii="Arial Narrow" w:hAnsi="Arial Narrow"/>
                <w:b/>
                <w:color w:val="FF0000"/>
                <w:sz w:val="20"/>
                <w:szCs w:val="20"/>
                <w:highlight w:val="yellow"/>
              </w:rPr>
              <w:t xml:space="preserve">excepción </w:t>
            </w:r>
            <w:r>
              <w:rPr>
                <w:rFonts w:ascii="Arial Narrow" w:hAnsi="Arial Narrow"/>
                <w:b/>
                <w:color w:val="FF0000"/>
                <w:sz w:val="20"/>
                <w:szCs w:val="20"/>
                <w:highlight w:val="yellow"/>
              </w:rPr>
              <w:t>23</w:t>
            </w:r>
            <w:r w:rsidR="005F3C0E" w:rsidRPr="00FF1597">
              <w:rPr>
                <w:rFonts w:ascii="Arial Narrow" w:hAnsi="Arial Narrow"/>
                <w:b/>
                <w:color w:val="FF0000"/>
                <w:sz w:val="20"/>
                <w:szCs w:val="20"/>
                <w:highlight w:val="yellow"/>
              </w:rPr>
              <w:t>.</w:t>
            </w:r>
          </w:p>
          <w:p w:rsidR="005F3C0E" w:rsidRPr="00FF1597" w:rsidRDefault="005F3C0E" w:rsidP="00EF6966">
            <w:pPr>
              <w:pStyle w:val="Prrafodelista"/>
              <w:numPr>
                <w:ilvl w:val="0"/>
                <w:numId w:val="79"/>
              </w:numPr>
              <w:rPr>
                <w:rFonts w:ascii="Arial Narrow" w:hAnsi="Arial Narrow"/>
                <w:b/>
                <w:color w:val="FF0000"/>
                <w:sz w:val="20"/>
                <w:szCs w:val="20"/>
                <w:highlight w:val="yellow"/>
              </w:rPr>
            </w:pPr>
            <w:r w:rsidRPr="00FF1597">
              <w:rPr>
                <w:rFonts w:ascii="Arial Narrow" w:hAnsi="Arial Narrow"/>
                <w:color w:val="FF0000"/>
                <w:sz w:val="20"/>
                <w:szCs w:val="20"/>
                <w:highlight w:val="yellow"/>
              </w:rPr>
              <w:t>Que haya ingresado Motivo y se hayan consignado como mínimo 20 caracteres. Caso contrario se ejecuta la</w:t>
            </w:r>
            <w:r w:rsidRPr="00FF1597">
              <w:rPr>
                <w:rFonts w:ascii="Arial Narrow" w:hAnsi="Arial Narrow"/>
                <w:color w:val="FF0000"/>
                <w:highlight w:val="yellow"/>
              </w:rPr>
              <w:t xml:space="preserve"> </w:t>
            </w:r>
            <w:r w:rsidRPr="00FF1597">
              <w:rPr>
                <w:rFonts w:ascii="Arial Narrow" w:hAnsi="Arial Narrow"/>
                <w:b/>
                <w:color w:val="FF0000"/>
                <w:sz w:val="20"/>
                <w:szCs w:val="20"/>
                <w:highlight w:val="yellow"/>
              </w:rPr>
              <w:t>excepción 5.</w:t>
            </w:r>
          </w:p>
          <w:p w:rsidR="005F3C0E" w:rsidRPr="00FF1597" w:rsidRDefault="005F3C0E" w:rsidP="00301146">
            <w:pPr>
              <w:pStyle w:val="NormalWeb"/>
              <w:spacing w:before="0" w:beforeAutospacing="0" w:after="0" w:afterAutospacing="0"/>
              <w:ind w:left="351"/>
              <w:rPr>
                <w:rFonts w:ascii="Arial Narrow" w:hAnsi="Arial Narrow"/>
                <w:color w:val="FF0000"/>
                <w:highlight w:val="yellow"/>
              </w:rPr>
            </w:pPr>
            <w:r w:rsidRPr="00FF1597">
              <w:rPr>
                <w:rFonts w:ascii="Arial Narrow" w:hAnsi="Arial Narrow"/>
                <w:color w:val="FF0000"/>
                <w:highlight w:val="yellow"/>
              </w:rPr>
              <w:t xml:space="preserve">Si se cumplen las validaciones, el sistema actualiza el registro con la nueva fecha de fin de vigencia y motivo y actualiza la lista de funcionarios registrados y el calendario de funcionarios registrados, muestra el mensaje </w:t>
            </w:r>
            <w:r w:rsidRPr="00FF1597">
              <w:rPr>
                <w:rFonts w:ascii="Arial Narrow" w:hAnsi="Arial Narrow"/>
                <w:b/>
                <w:color w:val="FF0000"/>
                <w:highlight w:val="yellow"/>
              </w:rPr>
              <w:t xml:space="preserve">“Datos grabados correctamente”, </w:t>
            </w:r>
            <w:r w:rsidRPr="00FF1597">
              <w:rPr>
                <w:rFonts w:ascii="Arial Narrow" w:hAnsi="Arial Narrow"/>
                <w:color w:val="FF0000"/>
                <w:highlight w:val="yellow"/>
              </w:rPr>
              <w:t xml:space="preserve">cierra la </w:t>
            </w:r>
            <w:r w:rsidRPr="00FF1597">
              <w:rPr>
                <w:rFonts w:ascii="Arial Narrow" w:hAnsi="Arial Narrow"/>
                <w:b/>
                <w:color w:val="FF0000"/>
                <w:highlight w:val="yellow"/>
              </w:rPr>
              <w:t>IU00</w:t>
            </w:r>
            <w:r w:rsidR="00F73E41">
              <w:rPr>
                <w:rFonts w:ascii="Arial Narrow" w:hAnsi="Arial Narrow"/>
                <w:b/>
                <w:color w:val="FF0000"/>
                <w:highlight w:val="yellow"/>
              </w:rPr>
              <w:t>9.1</w:t>
            </w:r>
            <w:r w:rsidRPr="00FF1597">
              <w:rPr>
                <w:rFonts w:ascii="Arial Narrow" w:hAnsi="Arial Narrow"/>
                <w:b/>
                <w:color w:val="FF0000"/>
                <w:highlight w:val="yellow"/>
              </w:rPr>
              <w:t xml:space="preserve">-Modificar vigencia </w:t>
            </w:r>
            <w:r w:rsidRPr="00FF1597">
              <w:rPr>
                <w:rFonts w:ascii="Arial Narrow" w:hAnsi="Arial Narrow"/>
                <w:color w:val="FF0000"/>
                <w:highlight w:val="yellow"/>
              </w:rPr>
              <w:t>y continua en el paso desde el que fue invocado.</w:t>
            </w:r>
          </w:p>
        </w:tc>
      </w:tr>
      <w:tr w:rsidR="00FF1597" w:rsidRPr="00FF1597" w:rsidTr="004E2D52">
        <w:trPr>
          <w:trHeight w:val="223"/>
        </w:trPr>
        <w:tc>
          <w:tcPr>
            <w:tcW w:w="9356" w:type="dxa"/>
            <w:gridSpan w:val="5"/>
            <w:shd w:val="clear" w:color="auto" w:fill="E6E6E6"/>
          </w:tcPr>
          <w:p w:rsidR="00712607" w:rsidRPr="00FF1597" w:rsidRDefault="00712607" w:rsidP="004E2D52">
            <w:pPr>
              <w:pStyle w:val="NormalWeb"/>
              <w:spacing w:before="0" w:beforeAutospacing="0" w:after="0" w:afterAutospacing="0"/>
              <w:jc w:val="left"/>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Flujo alternativo A6</w:t>
            </w:r>
          </w:p>
        </w:tc>
      </w:tr>
      <w:tr w:rsidR="00FF1597" w:rsidRPr="00FF1597" w:rsidTr="004E2D52">
        <w:trPr>
          <w:trHeight w:val="223"/>
        </w:trPr>
        <w:tc>
          <w:tcPr>
            <w:tcW w:w="567" w:type="dxa"/>
            <w:tcBorders>
              <w:right w:val="single" w:sz="4" w:space="0" w:color="auto"/>
            </w:tcBorders>
            <w:shd w:val="clear" w:color="auto" w:fill="E6E6E6"/>
          </w:tcPr>
          <w:p w:rsidR="00712607" w:rsidRPr="00FF1597" w:rsidRDefault="00712607"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Nro.</w:t>
            </w:r>
          </w:p>
        </w:tc>
        <w:tc>
          <w:tcPr>
            <w:tcW w:w="3123" w:type="dxa"/>
            <w:gridSpan w:val="3"/>
            <w:tcBorders>
              <w:left w:val="single" w:sz="4" w:space="0" w:color="auto"/>
              <w:right w:val="single" w:sz="4" w:space="0" w:color="auto"/>
            </w:tcBorders>
            <w:shd w:val="clear" w:color="auto" w:fill="E6E6E6"/>
          </w:tcPr>
          <w:p w:rsidR="00712607" w:rsidRPr="00FF1597" w:rsidRDefault="00712607"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Acción del Actor</w:t>
            </w:r>
          </w:p>
        </w:tc>
        <w:tc>
          <w:tcPr>
            <w:tcW w:w="5666" w:type="dxa"/>
            <w:tcBorders>
              <w:left w:val="single" w:sz="4" w:space="0" w:color="auto"/>
            </w:tcBorders>
            <w:shd w:val="clear" w:color="auto" w:fill="E6E6E6"/>
          </w:tcPr>
          <w:p w:rsidR="00712607" w:rsidRPr="00FF1597" w:rsidRDefault="00712607"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Respuesta del Sistema</w:t>
            </w:r>
          </w:p>
        </w:tc>
      </w:tr>
      <w:tr w:rsidR="00FF1597" w:rsidRPr="00FF1597" w:rsidTr="004E2D52">
        <w:trPr>
          <w:trHeight w:val="341"/>
        </w:trPr>
        <w:tc>
          <w:tcPr>
            <w:tcW w:w="567" w:type="dxa"/>
            <w:tcBorders>
              <w:right w:val="single" w:sz="4" w:space="0" w:color="auto"/>
            </w:tcBorders>
            <w:shd w:val="clear" w:color="auto" w:fill="auto"/>
          </w:tcPr>
          <w:p w:rsidR="00712607" w:rsidRPr="00FF1597" w:rsidRDefault="00712607" w:rsidP="00EF6966">
            <w:pPr>
              <w:pStyle w:val="NormalWeb"/>
              <w:numPr>
                <w:ilvl w:val="0"/>
                <w:numId w:val="91"/>
              </w:numPr>
              <w:spacing w:before="0" w:beforeAutospacing="0" w:after="0" w:afterAutospacing="0"/>
              <w:jc w:val="center"/>
              <w:rPr>
                <w:rFonts w:ascii="Arial Narrow" w:eastAsia="Times New Roman" w:hAnsi="Arial Narrow" w:cs="Times New Roman"/>
                <w:color w:val="FF0000"/>
                <w:highlight w:val="yellow"/>
              </w:rPr>
            </w:pPr>
          </w:p>
        </w:tc>
        <w:tc>
          <w:tcPr>
            <w:tcW w:w="3123" w:type="dxa"/>
            <w:gridSpan w:val="3"/>
            <w:tcBorders>
              <w:left w:val="single" w:sz="4" w:space="0" w:color="auto"/>
              <w:right w:val="single" w:sz="4" w:space="0" w:color="auto"/>
            </w:tcBorders>
            <w:shd w:val="clear" w:color="auto" w:fill="auto"/>
          </w:tcPr>
          <w:p w:rsidR="00712607" w:rsidRPr="00FF1597" w:rsidRDefault="00712607" w:rsidP="00E575C4">
            <w:pPr>
              <w:pStyle w:val="NormalWeb"/>
              <w:spacing w:before="0" w:beforeAutospacing="0" w:after="0" w:afterAutospacing="0"/>
              <w:jc w:val="left"/>
              <w:rPr>
                <w:rFonts w:ascii="Arial Narrow" w:eastAsia="Times New Roman" w:hAnsi="Arial Narrow" w:cs="Times New Roman"/>
                <w:b/>
                <w:color w:val="FF0000"/>
                <w:highlight w:val="yellow"/>
              </w:rPr>
            </w:pPr>
            <w:r w:rsidRPr="00FF1597">
              <w:rPr>
                <w:rFonts w:ascii="Arial Narrow" w:eastAsia="Times New Roman" w:hAnsi="Arial Narrow"/>
                <w:color w:val="FF0000"/>
                <w:highlight w:val="yellow"/>
              </w:rPr>
              <w:t xml:space="preserve">El </w:t>
            </w:r>
            <w:r w:rsidRPr="00FF1597">
              <w:rPr>
                <w:rFonts w:ascii="Arial Narrow" w:hAnsi="Arial Narrow"/>
                <w:color w:val="FF0000"/>
                <w:highlight w:val="yellow"/>
              </w:rPr>
              <w:t xml:space="preserve">actor </w:t>
            </w:r>
            <w:r w:rsidRPr="00FF1597">
              <w:rPr>
                <w:rFonts w:ascii="Arial Narrow" w:eastAsia="Times New Roman" w:hAnsi="Arial Narrow"/>
                <w:color w:val="FF0000"/>
                <w:highlight w:val="yellow"/>
              </w:rPr>
              <w:t>ingresa la</w:t>
            </w:r>
            <w:r w:rsidR="00E575C4" w:rsidRPr="00FF1597">
              <w:rPr>
                <w:rFonts w:ascii="Arial Narrow" w:eastAsia="Times New Roman" w:hAnsi="Arial Narrow"/>
                <w:color w:val="FF0000"/>
                <w:highlight w:val="yellow"/>
              </w:rPr>
              <w:t>s</w:t>
            </w:r>
            <w:r w:rsidRPr="00FF1597">
              <w:rPr>
                <w:rFonts w:ascii="Arial Narrow" w:eastAsia="Times New Roman" w:hAnsi="Arial Narrow"/>
                <w:color w:val="FF0000"/>
                <w:highlight w:val="yellow"/>
              </w:rPr>
              <w:t xml:space="preserve"> fecha</w:t>
            </w:r>
            <w:r w:rsidR="00E575C4" w:rsidRPr="00FF1597">
              <w:rPr>
                <w:rFonts w:ascii="Arial Narrow" w:eastAsia="Times New Roman" w:hAnsi="Arial Narrow"/>
                <w:color w:val="FF0000"/>
                <w:highlight w:val="yellow"/>
              </w:rPr>
              <w:t>s</w:t>
            </w:r>
            <w:r w:rsidRPr="00FF1597">
              <w:rPr>
                <w:rFonts w:ascii="Arial Narrow" w:eastAsia="Times New Roman" w:hAnsi="Arial Narrow"/>
                <w:color w:val="FF0000"/>
                <w:highlight w:val="yellow"/>
              </w:rPr>
              <w:t xml:space="preserve"> de </w:t>
            </w:r>
            <w:r w:rsidR="00E575C4" w:rsidRPr="00FF1597">
              <w:rPr>
                <w:rFonts w:ascii="Arial Narrow" w:eastAsia="Times New Roman" w:hAnsi="Arial Narrow"/>
                <w:color w:val="FF0000"/>
                <w:highlight w:val="yellow"/>
              </w:rPr>
              <w:t xml:space="preserve">inicio y </w:t>
            </w:r>
            <w:r w:rsidRPr="00FF1597">
              <w:rPr>
                <w:rFonts w:ascii="Arial Narrow" w:eastAsia="Times New Roman" w:hAnsi="Arial Narrow"/>
                <w:color w:val="FF0000"/>
                <w:highlight w:val="yellow"/>
              </w:rPr>
              <w:t>fin de vigencia y presiona el botón Aceptar</w:t>
            </w:r>
            <w:r w:rsidRPr="00FF1597">
              <w:rPr>
                <w:rFonts w:ascii="Arial Narrow" w:eastAsia="Times New Roman" w:hAnsi="Arial Narrow"/>
                <w:b/>
                <w:color w:val="FF0000"/>
                <w:highlight w:val="yellow"/>
              </w:rPr>
              <w:t>.</w:t>
            </w:r>
          </w:p>
        </w:tc>
        <w:tc>
          <w:tcPr>
            <w:tcW w:w="5666" w:type="dxa"/>
            <w:tcBorders>
              <w:left w:val="single" w:sz="4" w:space="0" w:color="auto"/>
            </w:tcBorders>
            <w:shd w:val="clear" w:color="auto" w:fill="auto"/>
          </w:tcPr>
          <w:p w:rsidR="00712607" w:rsidRPr="00FF1597" w:rsidRDefault="00712607" w:rsidP="00EF6966">
            <w:pPr>
              <w:pStyle w:val="NormalWeb"/>
              <w:numPr>
                <w:ilvl w:val="1"/>
                <w:numId w:val="91"/>
              </w:numPr>
              <w:spacing w:before="0" w:beforeAutospacing="0" w:after="0" w:afterAutospacing="0"/>
              <w:ind w:left="351"/>
              <w:rPr>
                <w:rFonts w:ascii="Arial Narrow" w:eastAsia="Times New Roman" w:hAnsi="Arial Narrow"/>
                <w:color w:val="FF0000"/>
                <w:highlight w:val="yellow"/>
              </w:rPr>
            </w:pPr>
            <w:r w:rsidRPr="00FF1597">
              <w:rPr>
                <w:rFonts w:ascii="Arial Narrow" w:eastAsia="Times New Roman" w:hAnsi="Arial Narrow"/>
                <w:color w:val="FF0000"/>
                <w:highlight w:val="yellow"/>
              </w:rPr>
              <w:t>El sistema realiza las siguientes validaciones:</w:t>
            </w:r>
          </w:p>
          <w:p w:rsidR="00712607" w:rsidRPr="00FF1597" w:rsidRDefault="00712607"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inicio de vigencia no esté vacía. Caso contrario, el sistema ejecuta la </w:t>
            </w:r>
            <w:r w:rsidRPr="00FF1597">
              <w:rPr>
                <w:rFonts w:ascii="Arial Narrow" w:hAnsi="Arial Narrow"/>
                <w:b/>
                <w:color w:val="FF0000"/>
                <w:sz w:val="20"/>
                <w:szCs w:val="20"/>
                <w:highlight w:val="yellow"/>
              </w:rPr>
              <w:t>excepción</w:t>
            </w:r>
            <w:r w:rsidRPr="00FF1597">
              <w:rPr>
                <w:rFonts w:ascii="Arial Narrow" w:hAnsi="Arial Narrow"/>
                <w:color w:val="FF0000"/>
                <w:sz w:val="20"/>
                <w:szCs w:val="20"/>
                <w:highlight w:val="yellow"/>
              </w:rPr>
              <w:t xml:space="preserve"> </w:t>
            </w:r>
            <w:r w:rsidRPr="00FF1597">
              <w:rPr>
                <w:rFonts w:ascii="Arial Narrow" w:hAnsi="Arial Narrow"/>
                <w:b/>
                <w:color w:val="FF0000"/>
                <w:sz w:val="20"/>
                <w:szCs w:val="20"/>
                <w:highlight w:val="yellow"/>
              </w:rPr>
              <w:t>8.</w:t>
            </w:r>
          </w:p>
          <w:p w:rsidR="00712607" w:rsidRPr="00FF1597" w:rsidRDefault="00712607"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inicio de vigencia tenga el formato </w:t>
            </w:r>
            <w:proofErr w:type="spellStart"/>
            <w:r w:rsidRPr="00FF1597">
              <w:rPr>
                <w:rFonts w:ascii="Arial Narrow" w:hAnsi="Arial Narrow"/>
                <w:color w:val="FF0000"/>
                <w:sz w:val="20"/>
                <w:szCs w:val="20"/>
                <w:highlight w:val="yellow"/>
              </w:rPr>
              <w:t>dd</w:t>
            </w:r>
            <w:proofErr w:type="spellEnd"/>
            <w:r w:rsidRPr="00FF1597">
              <w:rPr>
                <w:rFonts w:ascii="Arial Narrow" w:hAnsi="Arial Narrow"/>
                <w:color w:val="FF0000"/>
                <w:sz w:val="20"/>
                <w:szCs w:val="20"/>
                <w:highlight w:val="yellow"/>
              </w:rPr>
              <w:t>/mm/</w:t>
            </w:r>
            <w:proofErr w:type="spellStart"/>
            <w:r w:rsidRPr="00FF1597">
              <w:rPr>
                <w:rFonts w:ascii="Arial Narrow" w:hAnsi="Arial Narrow"/>
                <w:color w:val="FF0000"/>
                <w:sz w:val="20"/>
                <w:szCs w:val="20"/>
                <w:highlight w:val="yellow"/>
              </w:rPr>
              <w:t>yyyy</w:t>
            </w:r>
            <w:proofErr w:type="spellEnd"/>
            <w:r w:rsidRPr="00FF1597">
              <w:rPr>
                <w:rFonts w:ascii="Arial Narrow" w:hAnsi="Arial Narrow"/>
                <w:color w:val="FF0000"/>
                <w:sz w:val="20"/>
                <w:szCs w:val="20"/>
                <w:highlight w:val="yellow"/>
              </w:rPr>
              <w:t xml:space="preserve"> y sea válida. Caso contrario, el sistema ejecuta la </w:t>
            </w:r>
            <w:r w:rsidRPr="00FF1597">
              <w:rPr>
                <w:rFonts w:ascii="Arial Narrow" w:hAnsi="Arial Narrow"/>
                <w:b/>
                <w:color w:val="FF0000"/>
                <w:sz w:val="20"/>
                <w:szCs w:val="20"/>
                <w:highlight w:val="yellow"/>
              </w:rPr>
              <w:t>excepción 9.</w:t>
            </w:r>
          </w:p>
          <w:p w:rsidR="00712607" w:rsidRPr="00FF1597" w:rsidRDefault="00712607"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highlight w:val="yellow"/>
              </w:rPr>
              <w:t xml:space="preserve">Que la </w:t>
            </w:r>
            <w:r w:rsidRPr="009D7FEF">
              <w:rPr>
                <w:rFonts w:ascii="Arial Narrow" w:hAnsi="Arial Narrow"/>
                <w:color w:val="FF0000"/>
                <w:sz w:val="20"/>
                <w:szCs w:val="20"/>
                <w:highlight w:val="yellow"/>
              </w:rPr>
              <w:t>fecha</w:t>
            </w:r>
            <w:r w:rsidRPr="00FF1597">
              <w:rPr>
                <w:rFonts w:ascii="Arial Narrow" w:hAnsi="Arial Narrow"/>
                <w:color w:val="FF0000"/>
                <w:sz w:val="20"/>
                <w:highlight w:val="yellow"/>
              </w:rPr>
              <w:t xml:space="preserve"> de inicio </w:t>
            </w:r>
            <w:r w:rsidRPr="00FF1597">
              <w:rPr>
                <w:rFonts w:ascii="Arial Narrow" w:hAnsi="Arial Narrow"/>
                <w:color w:val="FF0000"/>
                <w:sz w:val="18"/>
                <w:highlight w:val="yellow"/>
              </w:rPr>
              <w:t>de</w:t>
            </w:r>
            <w:r w:rsidRPr="00FF1597">
              <w:rPr>
                <w:rFonts w:ascii="Arial Narrow" w:hAnsi="Arial Narrow"/>
                <w:color w:val="FF0000"/>
                <w:sz w:val="20"/>
                <w:highlight w:val="yellow"/>
              </w:rPr>
              <w:t xml:space="preserve"> vigencia sea igual o posterior a la fecha actual. Caso contrario, el sistema ejecuta la </w:t>
            </w:r>
            <w:r w:rsidRPr="00FF1597">
              <w:rPr>
                <w:rFonts w:ascii="Arial Narrow" w:hAnsi="Arial Narrow"/>
                <w:b/>
                <w:color w:val="FF0000"/>
                <w:sz w:val="20"/>
                <w:highlight w:val="yellow"/>
              </w:rPr>
              <w:t xml:space="preserve">excepción </w:t>
            </w:r>
            <w:r w:rsidR="00F73E41">
              <w:rPr>
                <w:rFonts w:ascii="Arial Narrow" w:hAnsi="Arial Narrow"/>
                <w:b/>
                <w:color w:val="FF0000"/>
                <w:sz w:val="20"/>
                <w:highlight w:val="yellow"/>
              </w:rPr>
              <w:t>1</w:t>
            </w:r>
            <w:r w:rsidRPr="00FF1597">
              <w:rPr>
                <w:rFonts w:ascii="Arial Narrow" w:hAnsi="Arial Narrow"/>
                <w:b/>
                <w:color w:val="FF0000"/>
                <w:sz w:val="20"/>
                <w:highlight w:val="yellow"/>
              </w:rPr>
              <w:t>.</w:t>
            </w:r>
          </w:p>
          <w:p w:rsidR="00712607" w:rsidRPr="00FF1597" w:rsidRDefault="00712607"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término de vigencia no esté vacía. Caso </w:t>
            </w:r>
            <w:r w:rsidRPr="00FF1597">
              <w:rPr>
                <w:rFonts w:ascii="Arial Narrow" w:hAnsi="Arial Narrow"/>
                <w:color w:val="FF0000"/>
                <w:sz w:val="20"/>
                <w:szCs w:val="20"/>
                <w:highlight w:val="yellow"/>
              </w:rPr>
              <w:lastRenderedPageBreak/>
              <w:t xml:space="preserve">contrario, el sistema ejecuta la </w:t>
            </w:r>
            <w:r w:rsidRPr="00FF1597">
              <w:rPr>
                <w:rFonts w:ascii="Arial Narrow" w:hAnsi="Arial Narrow"/>
                <w:b/>
                <w:color w:val="FF0000"/>
                <w:sz w:val="20"/>
                <w:szCs w:val="20"/>
                <w:highlight w:val="yellow"/>
              </w:rPr>
              <w:t>excepción 10</w:t>
            </w:r>
            <w:r w:rsidRPr="00FF1597">
              <w:rPr>
                <w:rFonts w:ascii="Arial Narrow" w:hAnsi="Arial Narrow"/>
                <w:color w:val="FF0000"/>
                <w:sz w:val="20"/>
                <w:szCs w:val="20"/>
                <w:highlight w:val="yellow"/>
              </w:rPr>
              <w:t>.</w:t>
            </w:r>
          </w:p>
          <w:p w:rsidR="00712607" w:rsidRPr="00FF1597" w:rsidRDefault="00712607" w:rsidP="00EF6966">
            <w:pPr>
              <w:pStyle w:val="Prrafodelista"/>
              <w:numPr>
                <w:ilvl w:val="0"/>
                <w:numId w:val="79"/>
              </w:numPr>
              <w:rPr>
                <w:rFonts w:ascii="Arial Narrow" w:hAnsi="Arial Narrow"/>
                <w:color w:val="FF0000"/>
                <w:sz w:val="20"/>
                <w:szCs w:val="20"/>
                <w:highlight w:val="yellow"/>
              </w:rPr>
            </w:pPr>
            <w:r w:rsidRPr="00FF1597">
              <w:rPr>
                <w:rFonts w:ascii="Arial Narrow" w:hAnsi="Arial Narrow"/>
                <w:color w:val="FF0000"/>
                <w:sz w:val="20"/>
                <w:szCs w:val="20"/>
                <w:highlight w:val="yellow"/>
              </w:rPr>
              <w:t xml:space="preserve">Que la fecha de término de vigencia tenga el formato </w:t>
            </w:r>
            <w:proofErr w:type="spellStart"/>
            <w:r w:rsidRPr="00FF1597">
              <w:rPr>
                <w:rFonts w:ascii="Arial Narrow" w:hAnsi="Arial Narrow"/>
                <w:color w:val="FF0000"/>
                <w:sz w:val="20"/>
                <w:szCs w:val="20"/>
                <w:highlight w:val="yellow"/>
              </w:rPr>
              <w:t>dd</w:t>
            </w:r>
            <w:proofErr w:type="spellEnd"/>
            <w:r w:rsidRPr="00FF1597">
              <w:rPr>
                <w:rFonts w:ascii="Arial Narrow" w:hAnsi="Arial Narrow"/>
                <w:color w:val="FF0000"/>
                <w:sz w:val="20"/>
                <w:szCs w:val="20"/>
                <w:highlight w:val="yellow"/>
              </w:rPr>
              <w:t>/mm/</w:t>
            </w:r>
            <w:proofErr w:type="spellStart"/>
            <w:r w:rsidRPr="00FF1597">
              <w:rPr>
                <w:rFonts w:ascii="Arial Narrow" w:hAnsi="Arial Narrow"/>
                <w:color w:val="FF0000"/>
                <w:sz w:val="20"/>
                <w:szCs w:val="20"/>
                <w:highlight w:val="yellow"/>
              </w:rPr>
              <w:t>yyyy</w:t>
            </w:r>
            <w:proofErr w:type="spellEnd"/>
            <w:r w:rsidRPr="00FF1597">
              <w:rPr>
                <w:rFonts w:ascii="Arial Narrow" w:hAnsi="Arial Narrow"/>
                <w:color w:val="FF0000"/>
                <w:sz w:val="20"/>
                <w:szCs w:val="20"/>
                <w:highlight w:val="yellow"/>
              </w:rPr>
              <w:t xml:space="preserve"> y sea válida. Caso contrario, el sistema ejecuta la </w:t>
            </w:r>
            <w:r w:rsidRPr="00FF1597">
              <w:rPr>
                <w:rFonts w:ascii="Arial Narrow" w:hAnsi="Arial Narrow"/>
                <w:b/>
                <w:color w:val="FF0000"/>
                <w:sz w:val="20"/>
                <w:szCs w:val="20"/>
                <w:highlight w:val="yellow"/>
              </w:rPr>
              <w:t>excepción 11.</w:t>
            </w:r>
          </w:p>
          <w:p w:rsidR="00712607" w:rsidRPr="00FF1597" w:rsidRDefault="00712607" w:rsidP="00EF6966">
            <w:pPr>
              <w:pStyle w:val="Prrafodelista"/>
              <w:numPr>
                <w:ilvl w:val="0"/>
                <w:numId w:val="79"/>
              </w:numPr>
              <w:rPr>
                <w:rFonts w:ascii="Arial Narrow" w:hAnsi="Arial Narrow"/>
                <w:color w:val="FF0000"/>
                <w:sz w:val="20"/>
                <w:highlight w:val="yellow"/>
              </w:rPr>
            </w:pPr>
            <w:r w:rsidRPr="00FF1597">
              <w:rPr>
                <w:rFonts w:ascii="Arial Narrow" w:hAnsi="Arial Narrow"/>
                <w:color w:val="FF0000"/>
                <w:sz w:val="20"/>
                <w:szCs w:val="20"/>
                <w:highlight w:val="yellow"/>
              </w:rPr>
              <w:t xml:space="preserve">Que la fecha de término de vigencia sea igual o posterior a la fecha de inicio de vigencia. Caso contrario, el sistema ejecuta la </w:t>
            </w:r>
            <w:r w:rsidRPr="00FF1597">
              <w:rPr>
                <w:rFonts w:ascii="Arial Narrow" w:hAnsi="Arial Narrow"/>
                <w:b/>
                <w:color w:val="FF0000"/>
                <w:sz w:val="20"/>
                <w:szCs w:val="20"/>
                <w:highlight w:val="yellow"/>
              </w:rPr>
              <w:t>excepción</w:t>
            </w:r>
            <w:r w:rsidRPr="00FF1597">
              <w:rPr>
                <w:rFonts w:ascii="Arial Narrow" w:hAnsi="Arial Narrow"/>
                <w:color w:val="FF0000"/>
                <w:sz w:val="20"/>
                <w:szCs w:val="20"/>
                <w:highlight w:val="yellow"/>
              </w:rPr>
              <w:t xml:space="preserve"> </w:t>
            </w:r>
            <w:r w:rsidRPr="00FF1597">
              <w:rPr>
                <w:rFonts w:ascii="Arial Narrow" w:hAnsi="Arial Narrow"/>
                <w:b/>
                <w:color w:val="FF0000"/>
                <w:sz w:val="20"/>
                <w:szCs w:val="20"/>
                <w:highlight w:val="yellow"/>
              </w:rPr>
              <w:t>2.</w:t>
            </w:r>
          </w:p>
          <w:p w:rsidR="00712607" w:rsidRPr="00FF1597" w:rsidRDefault="00712607" w:rsidP="00EF6966">
            <w:pPr>
              <w:pStyle w:val="Prrafodelista"/>
              <w:numPr>
                <w:ilvl w:val="0"/>
                <w:numId w:val="79"/>
              </w:numPr>
              <w:rPr>
                <w:rFonts w:ascii="Arial Narrow" w:hAnsi="Arial Narrow"/>
                <w:b/>
                <w:color w:val="FF0000"/>
                <w:sz w:val="20"/>
                <w:szCs w:val="20"/>
                <w:highlight w:val="yellow"/>
              </w:rPr>
            </w:pPr>
            <w:r w:rsidRPr="00FF1597">
              <w:rPr>
                <w:rFonts w:ascii="Arial Narrow" w:hAnsi="Arial Narrow"/>
                <w:color w:val="FF0000"/>
                <w:sz w:val="20"/>
                <w:szCs w:val="20"/>
                <w:highlight w:val="yellow"/>
              </w:rPr>
              <w:t>Que el nuevo rango de fechas no se traslape con el rango de fechas de los parámetros de búsqueda. Caso contrario se ejecuta la</w:t>
            </w:r>
            <w:r w:rsidRPr="00FF1597">
              <w:rPr>
                <w:rFonts w:ascii="Arial Narrow" w:hAnsi="Arial Narrow"/>
                <w:color w:val="FF0000"/>
                <w:highlight w:val="yellow"/>
              </w:rPr>
              <w:t xml:space="preserve"> </w:t>
            </w:r>
            <w:r w:rsidRPr="00FF1597">
              <w:rPr>
                <w:rFonts w:ascii="Arial Narrow" w:hAnsi="Arial Narrow"/>
                <w:b/>
                <w:color w:val="FF0000"/>
                <w:sz w:val="20"/>
                <w:szCs w:val="20"/>
                <w:highlight w:val="yellow"/>
              </w:rPr>
              <w:t xml:space="preserve">excepción </w:t>
            </w:r>
            <w:r w:rsidR="00006BED">
              <w:rPr>
                <w:rFonts w:ascii="Arial Narrow" w:hAnsi="Arial Narrow"/>
                <w:b/>
                <w:color w:val="FF0000"/>
                <w:sz w:val="20"/>
                <w:szCs w:val="20"/>
                <w:highlight w:val="yellow"/>
              </w:rPr>
              <w:t>23</w:t>
            </w:r>
            <w:r w:rsidRPr="00FF1597">
              <w:rPr>
                <w:rFonts w:ascii="Arial Narrow" w:hAnsi="Arial Narrow"/>
                <w:b/>
                <w:color w:val="FF0000"/>
                <w:sz w:val="20"/>
                <w:szCs w:val="20"/>
                <w:highlight w:val="yellow"/>
              </w:rPr>
              <w:t>.</w:t>
            </w:r>
          </w:p>
          <w:p w:rsidR="00712607" w:rsidRPr="00FF1597" w:rsidRDefault="00712607" w:rsidP="009D7FEF">
            <w:pPr>
              <w:pStyle w:val="NormalWeb"/>
              <w:spacing w:before="0" w:beforeAutospacing="0" w:after="0" w:afterAutospacing="0"/>
              <w:ind w:left="351"/>
              <w:rPr>
                <w:rFonts w:ascii="Arial Narrow" w:hAnsi="Arial Narrow"/>
                <w:color w:val="FF0000"/>
                <w:highlight w:val="yellow"/>
              </w:rPr>
            </w:pPr>
            <w:r w:rsidRPr="00FF1597">
              <w:rPr>
                <w:rFonts w:ascii="Arial Narrow" w:hAnsi="Arial Narrow"/>
                <w:color w:val="FF0000"/>
                <w:highlight w:val="yellow"/>
              </w:rPr>
              <w:t xml:space="preserve">Si se cumplen las validaciones, el </w:t>
            </w:r>
            <w:r w:rsidRPr="009D7FEF">
              <w:rPr>
                <w:rFonts w:ascii="Arial Narrow" w:eastAsia="Times New Roman" w:hAnsi="Arial Narrow"/>
                <w:color w:val="FF0000"/>
                <w:highlight w:val="yellow"/>
              </w:rPr>
              <w:t>sistema</w:t>
            </w:r>
            <w:r w:rsidRPr="00FF1597">
              <w:rPr>
                <w:rFonts w:ascii="Arial Narrow" w:hAnsi="Arial Narrow"/>
                <w:color w:val="FF0000"/>
                <w:highlight w:val="yellow"/>
              </w:rPr>
              <w:t xml:space="preserve"> inserta el registro y actualiza la lista de funcionarios registrados y el calendario de funcionarios registrados, muestra el mensaje </w:t>
            </w:r>
            <w:r w:rsidRPr="00FF1597">
              <w:rPr>
                <w:rFonts w:ascii="Arial Narrow" w:hAnsi="Arial Narrow"/>
                <w:b/>
                <w:color w:val="FF0000"/>
                <w:highlight w:val="yellow"/>
              </w:rPr>
              <w:t xml:space="preserve">“Datos grabados correctamente”, </w:t>
            </w:r>
            <w:r w:rsidRPr="00FF1597">
              <w:rPr>
                <w:rFonts w:ascii="Arial Narrow" w:hAnsi="Arial Narrow"/>
                <w:color w:val="FF0000"/>
                <w:highlight w:val="yellow"/>
              </w:rPr>
              <w:t xml:space="preserve">cierra la </w:t>
            </w:r>
            <w:r w:rsidRPr="00FF1597">
              <w:rPr>
                <w:rFonts w:ascii="Arial Narrow" w:hAnsi="Arial Narrow"/>
                <w:b/>
                <w:color w:val="FF0000"/>
                <w:highlight w:val="yellow"/>
              </w:rPr>
              <w:t>IU00</w:t>
            </w:r>
            <w:r w:rsidR="004211E6">
              <w:rPr>
                <w:rFonts w:ascii="Arial Narrow" w:hAnsi="Arial Narrow"/>
                <w:b/>
                <w:color w:val="FF0000"/>
                <w:highlight w:val="yellow"/>
              </w:rPr>
              <w:t>9.2</w:t>
            </w:r>
            <w:r w:rsidRPr="00FF1597">
              <w:rPr>
                <w:rFonts w:ascii="Arial Narrow" w:hAnsi="Arial Narrow"/>
                <w:b/>
                <w:color w:val="FF0000"/>
                <w:highlight w:val="yellow"/>
              </w:rPr>
              <w:t>-</w:t>
            </w:r>
            <w:r w:rsidRPr="00FF1597">
              <w:rPr>
                <w:color w:val="FF0000"/>
                <w:highlight w:val="yellow"/>
              </w:rPr>
              <w:t xml:space="preserve"> </w:t>
            </w:r>
            <w:r w:rsidRPr="00FF1597">
              <w:rPr>
                <w:rFonts w:ascii="Arial Narrow" w:hAnsi="Arial Narrow"/>
                <w:b/>
                <w:color w:val="FF0000"/>
                <w:highlight w:val="yellow"/>
              </w:rPr>
              <w:t xml:space="preserve">Nueva vigencia </w:t>
            </w:r>
            <w:r w:rsidRPr="00FF1597">
              <w:rPr>
                <w:rFonts w:ascii="Arial Narrow" w:hAnsi="Arial Narrow"/>
                <w:color w:val="FF0000"/>
                <w:highlight w:val="yellow"/>
              </w:rPr>
              <w:t>y continua en el paso desde el que fue invocado.</w:t>
            </w:r>
          </w:p>
        </w:tc>
      </w:tr>
      <w:tr w:rsidR="00FF1597" w:rsidRPr="00FF1597" w:rsidTr="004E2D52">
        <w:trPr>
          <w:trHeight w:val="223"/>
        </w:trPr>
        <w:tc>
          <w:tcPr>
            <w:tcW w:w="9356" w:type="dxa"/>
            <w:gridSpan w:val="5"/>
            <w:shd w:val="clear" w:color="auto" w:fill="E6E6E6"/>
          </w:tcPr>
          <w:p w:rsidR="002F112C" w:rsidRPr="00FF1597" w:rsidRDefault="002F112C" w:rsidP="004E2D52">
            <w:pPr>
              <w:pStyle w:val="NormalWeb"/>
              <w:spacing w:before="0" w:beforeAutospacing="0" w:after="0" w:afterAutospacing="0"/>
              <w:jc w:val="left"/>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lastRenderedPageBreak/>
              <w:t>Flujo alternativo A</w:t>
            </w:r>
            <w:r w:rsidR="00712607" w:rsidRPr="00FF1597">
              <w:rPr>
                <w:rFonts w:ascii="Arial Narrow" w:eastAsia="Times New Roman" w:hAnsi="Arial Narrow" w:cs="Times New Roman"/>
                <w:color w:val="FF0000"/>
                <w:highlight w:val="yellow"/>
              </w:rPr>
              <w:t>7</w:t>
            </w:r>
          </w:p>
        </w:tc>
      </w:tr>
      <w:tr w:rsidR="00FF1597" w:rsidRPr="00FF1597" w:rsidTr="004E2D52">
        <w:trPr>
          <w:trHeight w:val="223"/>
        </w:trPr>
        <w:tc>
          <w:tcPr>
            <w:tcW w:w="567" w:type="dxa"/>
            <w:tcBorders>
              <w:right w:val="single" w:sz="4" w:space="0" w:color="auto"/>
            </w:tcBorders>
            <w:shd w:val="clear" w:color="auto" w:fill="E6E6E6"/>
          </w:tcPr>
          <w:p w:rsidR="002F112C" w:rsidRPr="00FF1597" w:rsidRDefault="002F112C"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Nro.</w:t>
            </w:r>
          </w:p>
        </w:tc>
        <w:tc>
          <w:tcPr>
            <w:tcW w:w="3123" w:type="dxa"/>
            <w:gridSpan w:val="3"/>
            <w:tcBorders>
              <w:left w:val="single" w:sz="4" w:space="0" w:color="auto"/>
              <w:right w:val="single" w:sz="4" w:space="0" w:color="auto"/>
            </w:tcBorders>
            <w:shd w:val="clear" w:color="auto" w:fill="E6E6E6"/>
          </w:tcPr>
          <w:p w:rsidR="002F112C" w:rsidRPr="00FF1597" w:rsidRDefault="002F112C"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Acción del Actor</w:t>
            </w:r>
          </w:p>
        </w:tc>
        <w:tc>
          <w:tcPr>
            <w:tcW w:w="5666" w:type="dxa"/>
            <w:tcBorders>
              <w:left w:val="single" w:sz="4" w:space="0" w:color="auto"/>
            </w:tcBorders>
            <w:shd w:val="clear" w:color="auto" w:fill="E6E6E6"/>
          </w:tcPr>
          <w:p w:rsidR="002F112C" w:rsidRPr="00FF1597" w:rsidRDefault="002F112C" w:rsidP="004E2D52">
            <w:pPr>
              <w:pStyle w:val="NormalWeb"/>
              <w:spacing w:before="0" w:beforeAutospacing="0" w:after="0" w:afterAutospacing="0"/>
              <w:jc w:val="center"/>
              <w:rPr>
                <w:rFonts w:ascii="Arial Narrow" w:eastAsia="Times New Roman" w:hAnsi="Arial Narrow" w:cs="Times New Roman"/>
                <w:color w:val="FF0000"/>
                <w:highlight w:val="yellow"/>
              </w:rPr>
            </w:pPr>
            <w:r w:rsidRPr="00FF1597">
              <w:rPr>
                <w:rFonts w:ascii="Arial Narrow" w:eastAsia="Times New Roman" w:hAnsi="Arial Narrow" w:cs="Times New Roman"/>
                <w:color w:val="FF0000"/>
                <w:highlight w:val="yellow"/>
              </w:rPr>
              <w:t>Respuesta del Sistema</w:t>
            </w:r>
          </w:p>
        </w:tc>
      </w:tr>
      <w:tr w:rsidR="00E47C34" w:rsidRPr="00FF1597" w:rsidTr="004E2D52">
        <w:trPr>
          <w:trHeight w:val="341"/>
        </w:trPr>
        <w:tc>
          <w:tcPr>
            <w:tcW w:w="567" w:type="dxa"/>
            <w:tcBorders>
              <w:right w:val="single" w:sz="4" w:space="0" w:color="auto"/>
            </w:tcBorders>
            <w:shd w:val="clear" w:color="auto" w:fill="auto"/>
          </w:tcPr>
          <w:p w:rsidR="00E47C34" w:rsidRPr="00FF1597" w:rsidRDefault="00E47C34" w:rsidP="00EF6966">
            <w:pPr>
              <w:pStyle w:val="NormalWeb"/>
              <w:numPr>
                <w:ilvl w:val="0"/>
                <w:numId w:val="92"/>
              </w:numPr>
              <w:spacing w:before="0" w:beforeAutospacing="0" w:after="0" w:afterAutospacing="0"/>
              <w:jc w:val="left"/>
              <w:rPr>
                <w:rFonts w:ascii="Arial Narrow" w:eastAsia="Times New Roman" w:hAnsi="Arial Narrow" w:cs="Times New Roman"/>
                <w:color w:val="FF0000"/>
                <w:highlight w:val="yellow"/>
              </w:rPr>
            </w:pPr>
          </w:p>
        </w:tc>
        <w:tc>
          <w:tcPr>
            <w:tcW w:w="3123" w:type="dxa"/>
            <w:gridSpan w:val="3"/>
            <w:tcBorders>
              <w:left w:val="single" w:sz="4" w:space="0" w:color="auto"/>
              <w:right w:val="single" w:sz="4" w:space="0" w:color="auto"/>
            </w:tcBorders>
            <w:shd w:val="clear" w:color="auto" w:fill="auto"/>
          </w:tcPr>
          <w:p w:rsidR="00E47C34" w:rsidRPr="00FF1597" w:rsidRDefault="00E47C34" w:rsidP="004E2D52">
            <w:pPr>
              <w:pStyle w:val="NormalWeb"/>
              <w:spacing w:before="0" w:beforeAutospacing="0" w:after="0" w:afterAutospacing="0"/>
              <w:jc w:val="left"/>
              <w:rPr>
                <w:rFonts w:ascii="Arial Narrow" w:eastAsia="Times New Roman" w:hAnsi="Arial Narrow" w:cs="Times New Roman"/>
                <w:b/>
                <w:color w:val="FF0000"/>
                <w:highlight w:val="yellow"/>
              </w:rPr>
            </w:pPr>
            <w:r w:rsidRPr="00F40CBE">
              <w:rPr>
                <w:rFonts w:ascii="Arial Narrow" w:hAnsi="Arial Narrow"/>
                <w:color w:val="FF0000"/>
                <w:highlight w:val="yellow"/>
              </w:rPr>
              <w:t>El actor presiona el evento de una fecha en el calendario</w:t>
            </w:r>
            <w:r w:rsidRPr="00F40CBE">
              <w:rPr>
                <w:rFonts w:ascii="Arial Narrow" w:hAnsi="Arial Narrow"/>
                <w:b/>
                <w:color w:val="FF0000"/>
                <w:highlight w:val="yellow"/>
              </w:rPr>
              <w:t xml:space="preserve"> </w:t>
            </w:r>
            <w:r w:rsidRPr="00F40CBE">
              <w:rPr>
                <w:rFonts w:ascii="Arial Narrow" w:hAnsi="Arial Narrow"/>
                <w:color w:val="FF0000"/>
                <w:highlight w:val="yellow"/>
              </w:rPr>
              <w:t>en IU007</w:t>
            </w:r>
          </w:p>
        </w:tc>
        <w:tc>
          <w:tcPr>
            <w:tcW w:w="5666" w:type="dxa"/>
            <w:tcBorders>
              <w:left w:val="single" w:sz="4" w:space="0" w:color="auto"/>
            </w:tcBorders>
            <w:shd w:val="clear" w:color="auto" w:fill="auto"/>
          </w:tcPr>
          <w:p w:rsidR="00E47C34" w:rsidRDefault="00E47C34" w:rsidP="00EF6966">
            <w:pPr>
              <w:pStyle w:val="NormalWeb"/>
              <w:numPr>
                <w:ilvl w:val="1"/>
                <w:numId w:val="92"/>
              </w:numPr>
              <w:spacing w:before="0" w:beforeAutospacing="0" w:after="0" w:afterAutospacing="0"/>
              <w:ind w:left="351"/>
              <w:jc w:val="left"/>
              <w:rPr>
                <w:rFonts w:ascii="Arial Narrow" w:hAnsi="Arial Narrow"/>
                <w:color w:val="FF0000"/>
                <w:highlight w:val="yellow"/>
              </w:rPr>
            </w:pPr>
            <w:r w:rsidRPr="00FF1597">
              <w:rPr>
                <w:rFonts w:ascii="Arial Narrow" w:hAnsi="Arial Narrow"/>
                <w:color w:val="FF0000"/>
                <w:highlight w:val="yellow"/>
              </w:rPr>
              <w:t xml:space="preserve">El sistema muestra la </w:t>
            </w:r>
            <w:r w:rsidRPr="00FF1597">
              <w:rPr>
                <w:rFonts w:ascii="Arial Narrow" w:hAnsi="Arial Narrow"/>
                <w:b/>
                <w:color w:val="FF0000"/>
                <w:highlight w:val="yellow"/>
              </w:rPr>
              <w:t>IU00</w:t>
            </w:r>
            <w:r w:rsidR="004A7336">
              <w:rPr>
                <w:rFonts w:ascii="Arial Narrow" w:hAnsi="Arial Narrow"/>
                <w:b/>
                <w:color w:val="FF0000"/>
                <w:highlight w:val="yellow"/>
              </w:rPr>
              <w:t>9.3</w:t>
            </w:r>
            <w:r w:rsidRPr="00FF1597">
              <w:rPr>
                <w:rFonts w:ascii="Arial Narrow" w:hAnsi="Arial Narrow"/>
                <w:b/>
                <w:color w:val="FF0000"/>
                <w:highlight w:val="yellow"/>
              </w:rPr>
              <w:t>-Detalle de asignación por día</w:t>
            </w:r>
            <w:r>
              <w:rPr>
                <w:rFonts w:ascii="Arial Narrow" w:hAnsi="Arial Narrow"/>
                <w:b/>
                <w:color w:val="FF0000"/>
                <w:highlight w:val="yellow"/>
              </w:rPr>
              <w:t>,</w:t>
            </w:r>
            <w:r w:rsidRPr="00A547F5">
              <w:rPr>
                <w:rFonts w:ascii="Arial Narrow" w:hAnsi="Arial Narrow"/>
                <w:color w:val="FF0000"/>
                <w:highlight w:val="yellow"/>
              </w:rPr>
              <w:t xml:space="preserve"> </w:t>
            </w:r>
            <w:r>
              <w:rPr>
                <w:rFonts w:ascii="Arial Narrow" w:hAnsi="Arial Narrow"/>
                <w:color w:val="FF0000"/>
                <w:highlight w:val="yellow"/>
              </w:rPr>
              <w:t>con el siguiente detalle:</w:t>
            </w:r>
          </w:p>
          <w:p w:rsidR="00E47C34" w:rsidRDefault="00E47C34" w:rsidP="00EF6966">
            <w:pPr>
              <w:pStyle w:val="Prrafodelista"/>
              <w:numPr>
                <w:ilvl w:val="0"/>
                <w:numId w:val="79"/>
              </w:numPr>
              <w:rPr>
                <w:rFonts w:ascii="Arial Narrow" w:hAnsi="Arial Narrow"/>
                <w:color w:val="FF0000"/>
                <w:sz w:val="20"/>
                <w:szCs w:val="20"/>
                <w:highlight w:val="yellow"/>
              </w:rPr>
            </w:pPr>
            <w:r>
              <w:rPr>
                <w:rFonts w:ascii="Arial Narrow" w:hAnsi="Arial Narrow"/>
                <w:color w:val="FF0000"/>
                <w:sz w:val="20"/>
                <w:szCs w:val="20"/>
                <w:highlight w:val="yellow"/>
              </w:rPr>
              <w:t xml:space="preserve">El título del modal es Funcionarios registrados en el turno </w:t>
            </w:r>
            <w:r w:rsidRPr="00D65A6C">
              <w:rPr>
                <w:rFonts w:ascii="Arial Narrow" w:hAnsi="Arial Narrow"/>
                <w:b/>
                <w:color w:val="FF0000"/>
                <w:sz w:val="20"/>
                <w:szCs w:val="20"/>
                <w:highlight w:val="yellow"/>
              </w:rPr>
              <w:t>&lt;</w:t>
            </w:r>
            <w:proofErr w:type="spellStart"/>
            <w:r w:rsidRPr="00D65A6C">
              <w:rPr>
                <w:rFonts w:ascii="Arial Narrow" w:hAnsi="Arial Narrow"/>
                <w:b/>
                <w:color w:val="FF0000"/>
                <w:sz w:val="20"/>
                <w:szCs w:val="20"/>
                <w:highlight w:val="yellow"/>
              </w:rPr>
              <w:t>nombreTurno</w:t>
            </w:r>
            <w:proofErr w:type="spellEnd"/>
            <w:r w:rsidRPr="00D65A6C">
              <w:rPr>
                <w:rFonts w:ascii="Arial Narrow" w:hAnsi="Arial Narrow"/>
                <w:b/>
                <w:color w:val="FF0000"/>
                <w:sz w:val="20"/>
                <w:szCs w:val="20"/>
                <w:highlight w:val="yellow"/>
              </w:rPr>
              <w:t>&gt;</w:t>
            </w:r>
            <w:r>
              <w:rPr>
                <w:rFonts w:ascii="Arial Narrow" w:hAnsi="Arial Narrow"/>
                <w:color w:val="FF0000"/>
                <w:sz w:val="20"/>
                <w:szCs w:val="20"/>
                <w:highlight w:val="yellow"/>
              </w:rPr>
              <w:t xml:space="preserve"> del </w:t>
            </w:r>
            <w:r w:rsidRPr="00D65A6C">
              <w:rPr>
                <w:rFonts w:ascii="Arial Narrow" w:hAnsi="Arial Narrow"/>
                <w:b/>
                <w:color w:val="FF0000"/>
                <w:sz w:val="20"/>
                <w:szCs w:val="20"/>
                <w:highlight w:val="yellow"/>
              </w:rPr>
              <w:t>&lt;</w:t>
            </w:r>
            <w:proofErr w:type="spellStart"/>
            <w:r w:rsidRPr="00D65A6C">
              <w:rPr>
                <w:rFonts w:ascii="Arial Narrow" w:hAnsi="Arial Narrow"/>
                <w:b/>
                <w:color w:val="FF0000"/>
                <w:sz w:val="20"/>
                <w:szCs w:val="20"/>
                <w:highlight w:val="yellow"/>
              </w:rPr>
              <w:t>fechaDelEvento</w:t>
            </w:r>
            <w:proofErr w:type="spellEnd"/>
            <w:r w:rsidRPr="00D65A6C">
              <w:rPr>
                <w:rFonts w:ascii="Arial Narrow" w:hAnsi="Arial Narrow"/>
                <w:b/>
                <w:color w:val="FF0000"/>
                <w:sz w:val="20"/>
                <w:szCs w:val="20"/>
                <w:highlight w:val="yellow"/>
              </w:rPr>
              <w:t>&gt;</w:t>
            </w:r>
            <w:r>
              <w:rPr>
                <w:rFonts w:ascii="Arial Narrow" w:hAnsi="Arial Narrow"/>
                <w:b/>
                <w:color w:val="FF0000"/>
                <w:sz w:val="20"/>
                <w:szCs w:val="20"/>
                <w:highlight w:val="yellow"/>
              </w:rPr>
              <w:t>.</w:t>
            </w:r>
          </w:p>
          <w:p w:rsidR="002159DC" w:rsidRPr="002159DC" w:rsidRDefault="002159DC" w:rsidP="00EF6966">
            <w:pPr>
              <w:pStyle w:val="Prrafodelista"/>
              <w:numPr>
                <w:ilvl w:val="0"/>
                <w:numId w:val="79"/>
              </w:numPr>
              <w:rPr>
                <w:rFonts w:ascii="Arial Narrow" w:hAnsi="Arial Narrow"/>
                <w:b/>
                <w:color w:val="FF0000"/>
                <w:sz w:val="20"/>
                <w:szCs w:val="20"/>
                <w:highlight w:val="yellow"/>
              </w:rPr>
            </w:pPr>
            <w:r w:rsidRPr="002159DC">
              <w:rPr>
                <w:rFonts w:ascii="Arial Narrow" w:hAnsi="Arial Narrow"/>
                <w:b/>
                <w:color w:val="FF0000"/>
                <w:sz w:val="20"/>
                <w:szCs w:val="20"/>
                <w:highlight w:val="yellow"/>
              </w:rPr>
              <w:t>Aduana</w:t>
            </w:r>
            <w:r w:rsidRPr="002159DC">
              <w:rPr>
                <w:rFonts w:ascii="Arial Narrow" w:hAnsi="Arial Narrow"/>
                <w:color w:val="FF0000"/>
                <w:sz w:val="20"/>
                <w:szCs w:val="20"/>
                <w:highlight w:val="yellow"/>
              </w:rPr>
              <w:t>: muestra el nombre de la aduana seleccionada en los parámetros de búsqueda en IU007</w:t>
            </w:r>
            <w:r>
              <w:rPr>
                <w:rFonts w:ascii="Arial Narrow" w:hAnsi="Arial Narrow"/>
                <w:color w:val="FF0000"/>
                <w:sz w:val="20"/>
                <w:szCs w:val="20"/>
                <w:highlight w:val="yellow"/>
              </w:rPr>
              <w:t>.</w:t>
            </w:r>
          </w:p>
          <w:p w:rsidR="002159DC" w:rsidRPr="002159DC" w:rsidRDefault="002159DC" w:rsidP="00EF6966">
            <w:pPr>
              <w:pStyle w:val="Prrafodelista"/>
              <w:numPr>
                <w:ilvl w:val="0"/>
                <w:numId w:val="79"/>
              </w:numPr>
              <w:rPr>
                <w:rFonts w:ascii="Arial Narrow" w:hAnsi="Arial Narrow"/>
                <w:b/>
                <w:color w:val="FF0000"/>
                <w:sz w:val="20"/>
                <w:szCs w:val="20"/>
                <w:highlight w:val="yellow"/>
              </w:rPr>
            </w:pPr>
            <w:r>
              <w:rPr>
                <w:rFonts w:ascii="Arial Narrow" w:hAnsi="Arial Narrow"/>
                <w:b/>
                <w:color w:val="FF0000"/>
                <w:sz w:val="20"/>
                <w:szCs w:val="20"/>
                <w:highlight w:val="yellow"/>
              </w:rPr>
              <w:t>Unidad de despacho</w:t>
            </w:r>
            <w:r w:rsidRPr="002159DC">
              <w:rPr>
                <w:rFonts w:ascii="Arial Narrow" w:hAnsi="Arial Narrow"/>
                <w:color w:val="FF0000"/>
                <w:sz w:val="20"/>
                <w:szCs w:val="20"/>
                <w:highlight w:val="yellow"/>
              </w:rPr>
              <w:t>: muestra el nombre de la Unidad de despacho seleccionada en los parámetros de búsqueda en IU007</w:t>
            </w:r>
            <w:r>
              <w:rPr>
                <w:rFonts w:ascii="Arial Narrow" w:hAnsi="Arial Narrow"/>
                <w:color w:val="FF0000"/>
                <w:sz w:val="20"/>
                <w:szCs w:val="20"/>
                <w:highlight w:val="yellow"/>
              </w:rPr>
              <w:t>.</w:t>
            </w:r>
          </w:p>
          <w:p w:rsidR="002159DC" w:rsidRPr="002159DC" w:rsidRDefault="002159DC" w:rsidP="00EF6966">
            <w:pPr>
              <w:pStyle w:val="Prrafodelista"/>
              <w:numPr>
                <w:ilvl w:val="0"/>
                <w:numId w:val="79"/>
              </w:numPr>
              <w:rPr>
                <w:rFonts w:ascii="Arial Narrow" w:hAnsi="Arial Narrow"/>
                <w:b/>
                <w:color w:val="FF0000"/>
                <w:sz w:val="20"/>
                <w:szCs w:val="20"/>
                <w:highlight w:val="yellow"/>
              </w:rPr>
            </w:pPr>
            <w:r>
              <w:rPr>
                <w:rFonts w:ascii="Arial Narrow" w:hAnsi="Arial Narrow"/>
                <w:b/>
                <w:color w:val="FF0000"/>
                <w:sz w:val="20"/>
                <w:szCs w:val="20"/>
                <w:highlight w:val="yellow"/>
              </w:rPr>
              <w:t>Grupo de funcionarios</w:t>
            </w:r>
            <w:r w:rsidRPr="002159DC">
              <w:rPr>
                <w:rFonts w:ascii="Arial Narrow" w:hAnsi="Arial Narrow"/>
                <w:color w:val="FF0000"/>
                <w:sz w:val="20"/>
                <w:szCs w:val="20"/>
                <w:highlight w:val="yellow"/>
              </w:rPr>
              <w:t>: m</w:t>
            </w:r>
            <w:r>
              <w:rPr>
                <w:rFonts w:ascii="Arial Narrow" w:hAnsi="Arial Narrow"/>
                <w:color w:val="FF0000"/>
                <w:sz w:val="20"/>
                <w:szCs w:val="20"/>
                <w:highlight w:val="yellow"/>
              </w:rPr>
              <w:t xml:space="preserve">uestra el nombre </w:t>
            </w:r>
            <w:r w:rsidRPr="002159DC">
              <w:rPr>
                <w:rFonts w:ascii="Arial Narrow" w:hAnsi="Arial Narrow"/>
                <w:color w:val="FF0000"/>
                <w:sz w:val="20"/>
                <w:szCs w:val="20"/>
                <w:highlight w:val="yellow"/>
              </w:rPr>
              <w:t xml:space="preserve">del Grupo de funcionarios seleccionada en los </w:t>
            </w:r>
            <w:r w:rsidRPr="0002022C">
              <w:rPr>
                <w:rFonts w:ascii="Arial Narrow" w:hAnsi="Arial Narrow"/>
                <w:b/>
                <w:color w:val="FF0000"/>
                <w:sz w:val="20"/>
                <w:szCs w:val="20"/>
                <w:highlight w:val="yellow"/>
              </w:rPr>
              <w:t>parámetros</w:t>
            </w:r>
            <w:r w:rsidRPr="002159DC">
              <w:rPr>
                <w:rFonts w:ascii="Arial Narrow" w:hAnsi="Arial Narrow"/>
                <w:color w:val="FF0000"/>
                <w:sz w:val="20"/>
                <w:szCs w:val="20"/>
                <w:highlight w:val="yellow"/>
              </w:rPr>
              <w:t xml:space="preserve"> de búsqueda en IU007</w:t>
            </w:r>
            <w:r>
              <w:rPr>
                <w:rFonts w:ascii="Arial Narrow" w:hAnsi="Arial Narrow"/>
                <w:color w:val="FF0000"/>
                <w:sz w:val="20"/>
                <w:szCs w:val="20"/>
                <w:highlight w:val="yellow"/>
              </w:rPr>
              <w:t>.</w:t>
            </w:r>
          </w:p>
          <w:p w:rsidR="00E47C34" w:rsidRDefault="00E47C34" w:rsidP="00EF6966">
            <w:pPr>
              <w:pStyle w:val="Prrafodelista"/>
              <w:numPr>
                <w:ilvl w:val="0"/>
                <w:numId w:val="79"/>
              </w:numPr>
              <w:rPr>
                <w:rFonts w:ascii="Arial Narrow" w:hAnsi="Arial Narrow"/>
                <w:color w:val="FF0000"/>
                <w:sz w:val="20"/>
                <w:szCs w:val="20"/>
                <w:highlight w:val="yellow"/>
              </w:rPr>
            </w:pPr>
            <w:r w:rsidRPr="00D65A6C">
              <w:rPr>
                <w:rFonts w:ascii="Arial Narrow" w:hAnsi="Arial Narrow"/>
                <w:b/>
                <w:color w:val="FF0000"/>
                <w:sz w:val="20"/>
                <w:szCs w:val="20"/>
                <w:highlight w:val="yellow"/>
              </w:rPr>
              <w:t>Lista de funcionarios registrados</w:t>
            </w:r>
            <w:r>
              <w:rPr>
                <w:rFonts w:ascii="Arial Narrow" w:hAnsi="Arial Narrow"/>
                <w:b/>
                <w:color w:val="FF0000"/>
                <w:sz w:val="20"/>
                <w:szCs w:val="20"/>
                <w:highlight w:val="yellow"/>
              </w:rPr>
              <w:t>:</w:t>
            </w:r>
            <w:r>
              <w:rPr>
                <w:rFonts w:ascii="Arial Narrow" w:hAnsi="Arial Narrow"/>
                <w:color w:val="FF0000"/>
                <w:sz w:val="20"/>
                <w:szCs w:val="20"/>
                <w:highlight w:val="yellow"/>
              </w:rPr>
              <w:t xml:space="preserve"> es </w:t>
            </w:r>
            <w:r w:rsidRPr="0002022C">
              <w:rPr>
                <w:rFonts w:ascii="Arial Narrow" w:hAnsi="Arial Narrow"/>
                <w:b/>
                <w:color w:val="FF0000"/>
                <w:sz w:val="20"/>
                <w:szCs w:val="20"/>
                <w:highlight w:val="yellow"/>
              </w:rPr>
              <w:t>la</w:t>
            </w:r>
            <w:r>
              <w:rPr>
                <w:rFonts w:ascii="Arial Narrow" w:hAnsi="Arial Narrow"/>
                <w:color w:val="FF0000"/>
                <w:sz w:val="20"/>
                <w:szCs w:val="20"/>
                <w:highlight w:val="yellow"/>
              </w:rPr>
              <w:t xml:space="preserve"> lista de usuarios registrados en la fecha, tiene las siguientes columnas:</w:t>
            </w:r>
          </w:p>
          <w:p w:rsidR="00E47C34" w:rsidRDefault="00E47C34"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Registro:</w:t>
            </w:r>
            <w:r>
              <w:rPr>
                <w:rFonts w:ascii="Arial Narrow" w:hAnsi="Arial Narrow"/>
                <w:color w:val="FF0000"/>
                <w:sz w:val="20"/>
                <w:szCs w:val="20"/>
                <w:highlight w:val="yellow"/>
              </w:rPr>
              <w:t xml:space="preserve"> es el número de registro del funcionario.</w:t>
            </w:r>
          </w:p>
          <w:p w:rsidR="00E47C34" w:rsidRDefault="00E47C34"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Nombres y apellidos:</w:t>
            </w:r>
            <w:r>
              <w:rPr>
                <w:rFonts w:ascii="Arial Narrow" w:hAnsi="Arial Narrow"/>
                <w:color w:val="FF0000"/>
                <w:sz w:val="20"/>
                <w:szCs w:val="20"/>
                <w:highlight w:val="yellow"/>
              </w:rPr>
              <w:t xml:space="preserve"> son los nombres y apellidos del funcionario.</w:t>
            </w:r>
          </w:p>
          <w:p w:rsidR="00E47C34" w:rsidRDefault="00E47C34"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Retirar:</w:t>
            </w:r>
            <w:r>
              <w:rPr>
                <w:rFonts w:ascii="Arial Narrow" w:hAnsi="Arial Narrow"/>
                <w:color w:val="FF0000"/>
                <w:sz w:val="20"/>
                <w:szCs w:val="20"/>
                <w:highlight w:val="yellow"/>
              </w:rPr>
              <w:t xml:space="preserve"> es un enlace que permite retirar un funcionario de la lista.</w:t>
            </w:r>
          </w:p>
          <w:p w:rsidR="00E47C34" w:rsidRDefault="00E47C34" w:rsidP="00EF6966">
            <w:pPr>
              <w:pStyle w:val="Prrafodelista"/>
              <w:numPr>
                <w:ilvl w:val="0"/>
                <w:numId w:val="79"/>
              </w:numPr>
              <w:rPr>
                <w:rFonts w:ascii="Arial Narrow" w:hAnsi="Arial Narrow"/>
                <w:color w:val="FF0000"/>
                <w:sz w:val="20"/>
                <w:szCs w:val="20"/>
                <w:highlight w:val="yellow"/>
              </w:rPr>
            </w:pPr>
            <w:r w:rsidRPr="00880C13">
              <w:rPr>
                <w:rFonts w:ascii="Arial Narrow" w:hAnsi="Arial Narrow"/>
                <w:b/>
                <w:color w:val="FF0000"/>
                <w:sz w:val="20"/>
                <w:szCs w:val="20"/>
                <w:highlight w:val="yellow"/>
              </w:rPr>
              <w:t>Lista de funcionarios disponibles:</w:t>
            </w:r>
            <w:r>
              <w:rPr>
                <w:rFonts w:ascii="Arial Narrow" w:hAnsi="Arial Narrow"/>
                <w:color w:val="FF0000"/>
                <w:sz w:val="20"/>
                <w:szCs w:val="20"/>
                <w:highlight w:val="yellow"/>
              </w:rPr>
              <w:t xml:space="preserve"> </w:t>
            </w:r>
            <w:r w:rsidRPr="0002022C">
              <w:rPr>
                <w:rFonts w:ascii="Arial Narrow" w:hAnsi="Arial Narrow"/>
                <w:b/>
                <w:color w:val="FF0000"/>
                <w:sz w:val="20"/>
                <w:szCs w:val="20"/>
                <w:highlight w:val="yellow"/>
              </w:rPr>
              <w:t>es</w:t>
            </w:r>
            <w:r>
              <w:rPr>
                <w:rFonts w:ascii="Arial Narrow" w:hAnsi="Arial Narrow"/>
                <w:color w:val="FF0000"/>
                <w:sz w:val="20"/>
                <w:szCs w:val="20"/>
                <w:highlight w:val="yellow"/>
              </w:rPr>
              <w:t xml:space="preserve"> la lista de funcionarios que en el momento de realizar la consulta estuvieron registrados en el evento pero luego fueron retirados, tiene las siguientes columnas: </w:t>
            </w:r>
          </w:p>
          <w:p w:rsidR="00E47C34" w:rsidRDefault="00E47C34"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Registro:</w:t>
            </w:r>
            <w:r>
              <w:rPr>
                <w:rFonts w:ascii="Arial Narrow" w:hAnsi="Arial Narrow"/>
                <w:color w:val="FF0000"/>
                <w:sz w:val="20"/>
                <w:szCs w:val="20"/>
                <w:highlight w:val="yellow"/>
              </w:rPr>
              <w:t xml:space="preserve"> es el número de registro del funcionario.</w:t>
            </w:r>
          </w:p>
          <w:p w:rsidR="00E47C34" w:rsidRDefault="00E47C34"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Nombres y apellidos:</w:t>
            </w:r>
            <w:r>
              <w:rPr>
                <w:rFonts w:ascii="Arial Narrow" w:hAnsi="Arial Narrow"/>
                <w:color w:val="FF0000"/>
                <w:sz w:val="20"/>
                <w:szCs w:val="20"/>
                <w:highlight w:val="yellow"/>
              </w:rPr>
              <w:t xml:space="preserve"> son los nombres y apellidos del funcionario.</w:t>
            </w:r>
          </w:p>
          <w:p w:rsidR="00E47C34" w:rsidRPr="00E47C34" w:rsidRDefault="00E47C34"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Agregar:</w:t>
            </w:r>
            <w:r>
              <w:rPr>
                <w:rFonts w:ascii="Arial Narrow" w:hAnsi="Arial Narrow"/>
                <w:color w:val="FF0000"/>
                <w:sz w:val="20"/>
                <w:szCs w:val="20"/>
                <w:highlight w:val="yellow"/>
              </w:rPr>
              <w:t xml:space="preserve"> es un enlace que permite agregar un funcionario a la lista de funcionarios registrados en el evento.</w:t>
            </w:r>
          </w:p>
        </w:tc>
      </w:tr>
      <w:tr w:rsidR="00EA674D" w:rsidRPr="00FF1597" w:rsidTr="004E2D52">
        <w:trPr>
          <w:trHeight w:val="341"/>
        </w:trPr>
        <w:tc>
          <w:tcPr>
            <w:tcW w:w="567" w:type="dxa"/>
            <w:tcBorders>
              <w:right w:val="single" w:sz="4" w:space="0" w:color="auto"/>
            </w:tcBorders>
            <w:shd w:val="clear" w:color="auto" w:fill="auto"/>
          </w:tcPr>
          <w:p w:rsidR="00EA674D" w:rsidRPr="00A33CE4" w:rsidRDefault="00EA674D" w:rsidP="00EF6966">
            <w:pPr>
              <w:pStyle w:val="NormalWeb"/>
              <w:numPr>
                <w:ilvl w:val="0"/>
                <w:numId w:val="92"/>
              </w:numPr>
              <w:spacing w:before="0" w:beforeAutospacing="0" w:after="0" w:afterAutospacing="0"/>
              <w:ind w:left="214" w:hanging="145"/>
              <w:jc w:val="center"/>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EA674D" w:rsidRPr="00714FF6" w:rsidRDefault="00EA674D" w:rsidP="00842DF1">
            <w:pPr>
              <w:pStyle w:val="NormalWeb"/>
              <w:spacing w:before="0" w:beforeAutospacing="0" w:after="0" w:afterAutospacing="0"/>
              <w:rPr>
                <w:rFonts w:ascii="Arial Narrow" w:eastAsia="Times New Roman" w:hAnsi="Arial Narrow" w:cs="Times New Roman"/>
                <w:b/>
                <w:color w:val="FF0000"/>
                <w:highlight w:val="yellow"/>
              </w:rPr>
            </w:pPr>
            <w:r w:rsidRPr="00714FF6">
              <w:rPr>
                <w:rFonts w:ascii="Arial Narrow" w:hAnsi="Arial Narrow"/>
                <w:color w:val="FF0000"/>
                <w:highlight w:val="yellow"/>
              </w:rPr>
              <w:t xml:space="preserve">El actor presiona Retirar en </w:t>
            </w:r>
            <w:r w:rsidRPr="00714FF6">
              <w:rPr>
                <w:rFonts w:ascii="Arial Narrow" w:hAnsi="Arial Narrow"/>
                <w:b/>
                <w:color w:val="FF0000"/>
                <w:highlight w:val="yellow"/>
              </w:rPr>
              <w:t>IU00</w:t>
            </w:r>
            <w:r w:rsidR="00842DF1">
              <w:rPr>
                <w:rFonts w:ascii="Arial Narrow" w:hAnsi="Arial Narrow"/>
                <w:b/>
                <w:color w:val="FF0000"/>
                <w:highlight w:val="yellow"/>
              </w:rPr>
              <w:t>9.3</w:t>
            </w:r>
            <w:r w:rsidRPr="00714FF6">
              <w:rPr>
                <w:rFonts w:ascii="Arial Narrow" w:hAnsi="Arial Narrow"/>
                <w:b/>
                <w:color w:val="FF0000"/>
                <w:highlight w:val="yellow"/>
              </w:rPr>
              <w:t>-Detalle de asignación por día</w:t>
            </w:r>
          </w:p>
        </w:tc>
        <w:tc>
          <w:tcPr>
            <w:tcW w:w="5666" w:type="dxa"/>
            <w:tcBorders>
              <w:left w:val="single" w:sz="4" w:space="0" w:color="auto"/>
            </w:tcBorders>
            <w:shd w:val="clear" w:color="auto" w:fill="auto"/>
          </w:tcPr>
          <w:p w:rsidR="00EA674D" w:rsidRPr="0002022C" w:rsidRDefault="00EA674D" w:rsidP="00EF6966">
            <w:pPr>
              <w:pStyle w:val="NormalWeb"/>
              <w:numPr>
                <w:ilvl w:val="1"/>
                <w:numId w:val="92"/>
              </w:numPr>
              <w:spacing w:before="0" w:beforeAutospacing="0" w:after="0" w:afterAutospacing="0"/>
              <w:ind w:left="351"/>
              <w:jc w:val="left"/>
              <w:rPr>
                <w:rFonts w:ascii="Arial Narrow" w:hAnsi="Arial Narrow"/>
                <w:color w:val="FF0000"/>
                <w:highlight w:val="yellow"/>
              </w:rPr>
            </w:pPr>
            <w:r w:rsidRPr="00714FF6">
              <w:rPr>
                <w:rFonts w:ascii="Arial Narrow" w:hAnsi="Arial Narrow"/>
                <w:color w:val="FF0000"/>
                <w:highlight w:val="yellow"/>
              </w:rPr>
              <w:t>El sistema verifica si el funcionario a retirar se encuentra grabado, de ser así continua en A4, en caso contrario retira el funcionario de la lista de Funcionarios registrados y lo agrega en la lista de Funcionarios disponibles, actualiza ambas listas y habilita el botón Aceptar.</w:t>
            </w:r>
          </w:p>
        </w:tc>
      </w:tr>
      <w:tr w:rsidR="00EA674D" w:rsidRPr="00FF1597" w:rsidTr="004E2D52">
        <w:trPr>
          <w:trHeight w:val="341"/>
        </w:trPr>
        <w:tc>
          <w:tcPr>
            <w:tcW w:w="567" w:type="dxa"/>
            <w:tcBorders>
              <w:right w:val="single" w:sz="4" w:space="0" w:color="auto"/>
            </w:tcBorders>
            <w:shd w:val="clear" w:color="auto" w:fill="auto"/>
          </w:tcPr>
          <w:p w:rsidR="00EA674D" w:rsidRPr="00A33CE4" w:rsidRDefault="00EA674D" w:rsidP="00EF6966">
            <w:pPr>
              <w:pStyle w:val="NormalWeb"/>
              <w:numPr>
                <w:ilvl w:val="0"/>
                <w:numId w:val="92"/>
              </w:numPr>
              <w:spacing w:before="0" w:beforeAutospacing="0" w:after="0" w:afterAutospacing="0"/>
              <w:ind w:left="214" w:hanging="145"/>
              <w:jc w:val="center"/>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EA674D" w:rsidRPr="00714FF6" w:rsidRDefault="00EA674D" w:rsidP="003C32E6">
            <w:pPr>
              <w:pStyle w:val="NormalWeb"/>
              <w:spacing w:before="0" w:beforeAutospacing="0" w:after="0" w:afterAutospacing="0"/>
              <w:rPr>
                <w:rFonts w:ascii="Arial Narrow" w:eastAsia="Times New Roman" w:hAnsi="Arial Narrow" w:cs="Times New Roman"/>
                <w:b/>
                <w:color w:val="FF0000"/>
                <w:highlight w:val="yellow"/>
              </w:rPr>
            </w:pPr>
            <w:r w:rsidRPr="00714FF6">
              <w:rPr>
                <w:rFonts w:ascii="Arial Narrow" w:hAnsi="Arial Narrow"/>
                <w:color w:val="FF0000"/>
                <w:highlight w:val="yellow"/>
              </w:rPr>
              <w:t xml:space="preserve">El actor presiona </w:t>
            </w:r>
            <w:r>
              <w:rPr>
                <w:rFonts w:ascii="Arial Narrow" w:hAnsi="Arial Narrow"/>
                <w:color w:val="FF0000"/>
                <w:highlight w:val="yellow"/>
              </w:rPr>
              <w:t>Agregar</w:t>
            </w:r>
            <w:r w:rsidRPr="00714FF6">
              <w:rPr>
                <w:rFonts w:ascii="Arial Narrow" w:hAnsi="Arial Narrow"/>
                <w:color w:val="FF0000"/>
                <w:highlight w:val="yellow"/>
              </w:rPr>
              <w:t xml:space="preserve"> en </w:t>
            </w:r>
            <w:r w:rsidRPr="00714FF6">
              <w:rPr>
                <w:rFonts w:ascii="Arial Narrow" w:hAnsi="Arial Narrow"/>
                <w:b/>
                <w:color w:val="FF0000"/>
                <w:highlight w:val="yellow"/>
              </w:rPr>
              <w:t>IU00</w:t>
            </w:r>
            <w:r w:rsidR="00842DF1">
              <w:rPr>
                <w:rFonts w:ascii="Arial Narrow" w:hAnsi="Arial Narrow"/>
                <w:b/>
                <w:color w:val="FF0000"/>
                <w:highlight w:val="yellow"/>
              </w:rPr>
              <w:t>9.3</w:t>
            </w:r>
            <w:r w:rsidRPr="00714FF6">
              <w:rPr>
                <w:rFonts w:ascii="Arial Narrow" w:hAnsi="Arial Narrow"/>
                <w:b/>
                <w:color w:val="FF0000"/>
                <w:highlight w:val="yellow"/>
              </w:rPr>
              <w:t>-Detalle de asignación por día</w:t>
            </w:r>
          </w:p>
        </w:tc>
        <w:tc>
          <w:tcPr>
            <w:tcW w:w="5666" w:type="dxa"/>
            <w:tcBorders>
              <w:left w:val="single" w:sz="4" w:space="0" w:color="auto"/>
            </w:tcBorders>
            <w:shd w:val="clear" w:color="auto" w:fill="auto"/>
          </w:tcPr>
          <w:p w:rsidR="00EA674D" w:rsidRPr="0002022C" w:rsidRDefault="00EA674D" w:rsidP="00EF6966">
            <w:pPr>
              <w:pStyle w:val="NormalWeb"/>
              <w:numPr>
                <w:ilvl w:val="1"/>
                <w:numId w:val="92"/>
              </w:numPr>
              <w:spacing w:before="0" w:beforeAutospacing="0" w:after="0" w:afterAutospacing="0"/>
              <w:ind w:left="351"/>
              <w:jc w:val="left"/>
              <w:rPr>
                <w:rFonts w:ascii="Arial Narrow" w:hAnsi="Arial Narrow"/>
                <w:color w:val="FF0000"/>
                <w:highlight w:val="yellow"/>
              </w:rPr>
            </w:pPr>
            <w:r w:rsidRPr="00714FF6">
              <w:rPr>
                <w:rFonts w:ascii="Arial Narrow" w:hAnsi="Arial Narrow"/>
                <w:color w:val="FF0000"/>
                <w:highlight w:val="yellow"/>
              </w:rPr>
              <w:t xml:space="preserve">El sistema </w:t>
            </w:r>
            <w:r>
              <w:rPr>
                <w:rFonts w:ascii="Arial Narrow" w:hAnsi="Arial Narrow"/>
                <w:color w:val="FF0000"/>
                <w:highlight w:val="yellow"/>
              </w:rPr>
              <w:t>agrega</w:t>
            </w:r>
            <w:r w:rsidRPr="00714FF6">
              <w:rPr>
                <w:rFonts w:ascii="Arial Narrow" w:hAnsi="Arial Narrow"/>
                <w:color w:val="FF0000"/>
                <w:highlight w:val="yellow"/>
              </w:rPr>
              <w:t xml:space="preserve"> el funcionario </w:t>
            </w:r>
            <w:r>
              <w:rPr>
                <w:rFonts w:ascii="Arial Narrow" w:hAnsi="Arial Narrow"/>
                <w:color w:val="FF0000"/>
                <w:highlight w:val="yellow"/>
              </w:rPr>
              <w:t xml:space="preserve">a </w:t>
            </w:r>
            <w:r w:rsidRPr="00714FF6">
              <w:rPr>
                <w:rFonts w:ascii="Arial Narrow" w:hAnsi="Arial Narrow"/>
                <w:color w:val="FF0000"/>
                <w:highlight w:val="yellow"/>
              </w:rPr>
              <w:t xml:space="preserve">la lista de Funcionarios registrados y lo </w:t>
            </w:r>
            <w:r>
              <w:rPr>
                <w:rFonts w:ascii="Arial Narrow" w:hAnsi="Arial Narrow"/>
                <w:color w:val="FF0000"/>
                <w:highlight w:val="yellow"/>
              </w:rPr>
              <w:t>retira de</w:t>
            </w:r>
            <w:r w:rsidRPr="00714FF6">
              <w:rPr>
                <w:rFonts w:ascii="Arial Narrow" w:hAnsi="Arial Narrow"/>
                <w:color w:val="FF0000"/>
                <w:highlight w:val="yellow"/>
              </w:rPr>
              <w:t xml:space="preserve"> la lista de Funcionarios disponibles, actualiza ambas listas y habilita el botón Aceptar.</w:t>
            </w:r>
          </w:p>
        </w:tc>
      </w:tr>
      <w:tr w:rsidR="003C32E6" w:rsidRPr="00FF1597" w:rsidTr="004E2D52">
        <w:trPr>
          <w:trHeight w:val="341"/>
        </w:trPr>
        <w:tc>
          <w:tcPr>
            <w:tcW w:w="567" w:type="dxa"/>
            <w:tcBorders>
              <w:right w:val="single" w:sz="4" w:space="0" w:color="auto"/>
            </w:tcBorders>
            <w:shd w:val="clear" w:color="auto" w:fill="auto"/>
          </w:tcPr>
          <w:p w:rsidR="003C32E6" w:rsidRPr="00A33CE4" w:rsidRDefault="003C32E6" w:rsidP="00EF6966">
            <w:pPr>
              <w:pStyle w:val="NormalWeb"/>
              <w:numPr>
                <w:ilvl w:val="0"/>
                <w:numId w:val="92"/>
              </w:numPr>
              <w:spacing w:before="0" w:beforeAutospacing="0" w:after="0" w:afterAutospacing="0"/>
              <w:ind w:left="214" w:hanging="145"/>
              <w:jc w:val="center"/>
              <w:rPr>
                <w:rFonts w:ascii="Arial Narrow" w:eastAsia="Times New Roman" w:hAnsi="Arial Narrow"/>
              </w:rPr>
            </w:pPr>
          </w:p>
        </w:tc>
        <w:tc>
          <w:tcPr>
            <w:tcW w:w="3123" w:type="dxa"/>
            <w:gridSpan w:val="3"/>
            <w:tcBorders>
              <w:left w:val="single" w:sz="4" w:space="0" w:color="auto"/>
              <w:right w:val="single" w:sz="4" w:space="0" w:color="auto"/>
            </w:tcBorders>
            <w:shd w:val="clear" w:color="auto" w:fill="auto"/>
          </w:tcPr>
          <w:p w:rsidR="003C32E6" w:rsidRPr="00EE0F3E" w:rsidRDefault="003C32E6" w:rsidP="00842DF1">
            <w:pPr>
              <w:pStyle w:val="NormalWeb"/>
              <w:spacing w:before="0" w:beforeAutospacing="0" w:after="0" w:afterAutospacing="0"/>
              <w:rPr>
                <w:rFonts w:ascii="Arial Narrow" w:eastAsia="Times New Roman" w:hAnsi="Arial Narrow" w:cs="Times New Roman"/>
                <w:b/>
                <w:color w:val="FF0000"/>
                <w:highlight w:val="yellow"/>
              </w:rPr>
            </w:pPr>
            <w:r w:rsidRPr="00EE0F3E">
              <w:rPr>
                <w:rFonts w:ascii="Arial Narrow" w:hAnsi="Arial Narrow"/>
                <w:color w:val="FF0000"/>
                <w:highlight w:val="yellow"/>
              </w:rPr>
              <w:t xml:space="preserve">El actor presiona el botón Aceptar en </w:t>
            </w:r>
            <w:r w:rsidRPr="00EE0F3E">
              <w:rPr>
                <w:rFonts w:ascii="Arial Narrow" w:hAnsi="Arial Narrow"/>
                <w:b/>
                <w:color w:val="FF0000"/>
                <w:highlight w:val="yellow"/>
              </w:rPr>
              <w:t>IU00</w:t>
            </w:r>
            <w:r w:rsidR="00842DF1">
              <w:rPr>
                <w:rFonts w:ascii="Arial Narrow" w:hAnsi="Arial Narrow"/>
                <w:b/>
                <w:color w:val="FF0000"/>
                <w:highlight w:val="yellow"/>
              </w:rPr>
              <w:t>9.3</w:t>
            </w:r>
            <w:r w:rsidRPr="00EE0F3E">
              <w:rPr>
                <w:rFonts w:ascii="Arial Narrow" w:hAnsi="Arial Narrow"/>
                <w:b/>
                <w:color w:val="FF0000"/>
                <w:highlight w:val="yellow"/>
              </w:rPr>
              <w:t>-Detalle de asignación por día</w:t>
            </w:r>
          </w:p>
        </w:tc>
        <w:tc>
          <w:tcPr>
            <w:tcW w:w="5666" w:type="dxa"/>
            <w:tcBorders>
              <w:left w:val="single" w:sz="4" w:space="0" w:color="auto"/>
            </w:tcBorders>
            <w:shd w:val="clear" w:color="auto" w:fill="auto"/>
          </w:tcPr>
          <w:p w:rsidR="003C32E6" w:rsidRPr="00F575AC" w:rsidRDefault="003C32E6" w:rsidP="00EF6966">
            <w:pPr>
              <w:pStyle w:val="NormalWeb"/>
              <w:numPr>
                <w:ilvl w:val="1"/>
                <w:numId w:val="92"/>
              </w:numPr>
              <w:spacing w:before="0" w:beforeAutospacing="0" w:after="0" w:afterAutospacing="0"/>
              <w:ind w:left="351"/>
              <w:jc w:val="left"/>
              <w:rPr>
                <w:rFonts w:ascii="Arial Narrow" w:hAnsi="Arial Narrow"/>
                <w:color w:val="FF0000"/>
              </w:rPr>
            </w:pPr>
            <w:r w:rsidRPr="00EE0F3E">
              <w:rPr>
                <w:rFonts w:ascii="Arial Narrow" w:hAnsi="Arial Narrow"/>
                <w:color w:val="FF0000"/>
                <w:highlight w:val="yellow"/>
              </w:rPr>
              <w:t xml:space="preserve">El sistema </w:t>
            </w:r>
            <w:r w:rsidR="00EE0F3E" w:rsidRPr="00EE0F3E">
              <w:rPr>
                <w:rFonts w:ascii="Arial Narrow" w:hAnsi="Arial Narrow"/>
                <w:color w:val="FF0000"/>
                <w:highlight w:val="yellow"/>
              </w:rPr>
              <w:t xml:space="preserve">cierra la </w:t>
            </w:r>
            <w:r w:rsidR="00EE0F3E" w:rsidRPr="00EE0F3E">
              <w:rPr>
                <w:rFonts w:ascii="Arial Narrow" w:hAnsi="Arial Narrow"/>
                <w:b/>
                <w:color w:val="FF0000"/>
                <w:highlight w:val="yellow"/>
              </w:rPr>
              <w:t>IU00</w:t>
            </w:r>
            <w:r w:rsidR="00842DF1">
              <w:rPr>
                <w:rFonts w:ascii="Arial Narrow" w:hAnsi="Arial Narrow"/>
                <w:b/>
                <w:color w:val="FF0000"/>
                <w:highlight w:val="yellow"/>
              </w:rPr>
              <w:t>9.3</w:t>
            </w:r>
            <w:r w:rsidR="00EE0F3E" w:rsidRPr="00EE0F3E">
              <w:rPr>
                <w:rFonts w:ascii="Arial Narrow" w:hAnsi="Arial Narrow"/>
                <w:b/>
                <w:color w:val="FF0000"/>
                <w:highlight w:val="yellow"/>
              </w:rPr>
              <w:t xml:space="preserve">-Detalle de asignación por día y actualiza la lista de Funcionarios registrados y el Calendario de funcionarios registrados </w:t>
            </w:r>
            <w:r w:rsidR="00EE0F3E" w:rsidRPr="00EE0F3E">
              <w:rPr>
                <w:rFonts w:ascii="Arial Narrow" w:hAnsi="Arial Narrow"/>
                <w:color w:val="FF0000"/>
                <w:highlight w:val="yellow"/>
              </w:rPr>
              <w:t>en IU007.</w:t>
            </w:r>
          </w:p>
        </w:tc>
      </w:tr>
      <w:tr w:rsidR="007601C5" w:rsidRPr="005C403B" w:rsidTr="007601C5">
        <w:trPr>
          <w:trHeight w:val="223"/>
        </w:trPr>
        <w:tc>
          <w:tcPr>
            <w:tcW w:w="3690" w:type="dxa"/>
            <w:gridSpan w:val="4"/>
            <w:tcBorders>
              <w:right w:val="single" w:sz="4" w:space="0" w:color="auto"/>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c>
          <w:tcPr>
            <w:tcW w:w="5666"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4"/>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Pr>
          <w:p w:rsidR="007601C5" w:rsidRPr="005C403B" w:rsidRDefault="007601C5" w:rsidP="00EF6966">
            <w:pPr>
              <w:pStyle w:val="Piedepgina"/>
              <w:numPr>
                <w:ilvl w:val="0"/>
                <w:numId w:val="51"/>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601C5">
            <w:pPr>
              <w:rPr>
                <w:rFonts w:ascii="Arial Narrow" w:hAnsi="Arial Narrow"/>
                <w:sz w:val="20"/>
                <w:szCs w:val="20"/>
              </w:rPr>
            </w:pPr>
            <w:r w:rsidRPr="007A0F07">
              <w:rPr>
                <w:rFonts w:ascii="Arial Narrow" w:hAnsi="Arial Narrow"/>
                <w:strike/>
                <w:sz w:val="20"/>
                <w:szCs w:val="20"/>
              </w:rPr>
              <w:t>En el paso (2), en caso de que se haya ingresado una fecha menor a la fecha indicada por el sistema,</w:t>
            </w:r>
            <w:r w:rsidR="007A0F07">
              <w:rPr>
                <w:rFonts w:ascii="Arial Narrow" w:hAnsi="Arial Narrow"/>
                <w:sz w:val="20"/>
                <w:szCs w:val="20"/>
              </w:rPr>
              <w:t xml:space="preserve"> E</w:t>
            </w:r>
            <w:r w:rsidRPr="005C403B">
              <w:rPr>
                <w:rFonts w:ascii="Arial Narrow" w:hAnsi="Arial Narrow"/>
                <w:sz w:val="20"/>
                <w:szCs w:val="20"/>
              </w:rPr>
              <w:t xml:space="preserve">l sistema muestra el siguiente mensaje: </w:t>
            </w:r>
            <w:r w:rsidRPr="005C403B">
              <w:rPr>
                <w:rFonts w:ascii="Arial Narrow" w:hAnsi="Arial Narrow"/>
                <w:b/>
                <w:sz w:val="20"/>
                <w:szCs w:val="20"/>
              </w:rPr>
              <w:t>“</w:t>
            </w:r>
            <w:r w:rsidR="003B35A2" w:rsidRPr="003B35A2">
              <w:rPr>
                <w:rFonts w:ascii="Arial Narrow" w:hAnsi="Arial Narrow"/>
                <w:b/>
                <w:i/>
                <w:sz w:val="20"/>
                <w:szCs w:val="20"/>
              </w:rPr>
              <w:t>La fecha de inicio de vigencia</w:t>
            </w:r>
            <w:r w:rsidRPr="005C403B">
              <w:rPr>
                <w:rFonts w:ascii="Arial Narrow" w:hAnsi="Arial Narrow"/>
                <w:b/>
                <w:i/>
                <w:sz w:val="20"/>
                <w:szCs w:val="20"/>
              </w:rPr>
              <w:t xml:space="preserve"> del Funcionario Aduanero debe igual o posterior a la fecha en que se registra</w:t>
            </w:r>
            <w:r w:rsidRPr="005C403B">
              <w:rPr>
                <w:rFonts w:ascii="Arial Narrow" w:hAnsi="Arial Narrow"/>
                <w:sz w:val="20"/>
                <w:szCs w:val="20"/>
              </w:rPr>
              <w:t>”, permitiendo corregir el dato.</w:t>
            </w:r>
          </w:p>
        </w:tc>
      </w:tr>
      <w:tr w:rsidR="007601C5" w:rsidRPr="005C403B" w:rsidTr="00C36211">
        <w:tc>
          <w:tcPr>
            <w:tcW w:w="567" w:type="dxa"/>
          </w:tcPr>
          <w:p w:rsidR="007601C5" w:rsidRPr="00D62D43" w:rsidRDefault="007601C5" w:rsidP="00EF6966">
            <w:pPr>
              <w:pStyle w:val="Piedepgina"/>
              <w:numPr>
                <w:ilvl w:val="0"/>
                <w:numId w:val="51"/>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3B35A2">
            <w:pPr>
              <w:rPr>
                <w:rFonts w:ascii="Arial Narrow" w:hAnsi="Arial Narrow"/>
                <w:sz w:val="20"/>
                <w:szCs w:val="20"/>
              </w:rPr>
            </w:pPr>
            <w:r w:rsidRPr="007A0F07">
              <w:rPr>
                <w:rFonts w:ascii="Arial Narrow" w:hAnsi="Arial Narrow"/>
                <w:strike/>
                <w:sz w:val="20"/>
                <w:szCs w:val="20"/>
              </w:rPr>
              <w:t>En el paso (3), en caso de que se haya ingresado una fecha menor a la fecha registrada en el campo “</w:t>
            </w:r>
            <w:r w:rsidRPr="007A0F07">
              <w:rPr>
                <w:rFonts w:ascii="Arial Narrow" w:hAnsi="Arial Narrow"/>
                <w:b/>
                <w:strike/>
                <w:sz w:val="20"/>
                <w:szCs w:val="20"/>
              </w:rPr>
              <w:t>Vigente Desde</w:t>
            </w:r>
            <w:r w:rsidRPr="007A0F07">
              <w:rPr>
                <w:rFonts w:ascii="Arial Narrow" w:hAnsi="Arial Narrow"/>
                <w:strike/>
                <w:sz w:val="20"/>
                <w:szCs w:val="20"/>
              </w:rPr>
              <w:t>”,</w:t>
            </w:r>
            <w:r w:rsidR="007A0F07">
              <w:rPr>
                <w:rFonts w:ascii="Arial Narrow" w:hAnsi="Arial Narrow"/>
                <w:sz w:val="20"/>
                <w:szCs w:val="20"/>
              </w:rPr>
              <w:t xml:space="preserve"> E</w:t>
            </w:r>
            <w:r w:rsidRPr="005C403B">
              <w:rPr>
                <w:rFonts w:ascii="Arial Narrow" w:hAnsi="Arial Narrow"/>
                <w:sz w:val="20"/>
                <w:szCs w:val="20"/>
              </w:rPr>
              <w:t xml:space="preserve">l sistema muestra el siguiente mensaje: </w:t>
            </w:r>
            <w:r w:rsidRPr="005C403B">
              <w:rPr>
                <w:rFonts w:ascii="Arial Narrow" w:hAnsi="Arial Narrow"/>
                <w:b/>
                <w:sz w:val="20"/>
                <w:szCs w:val="20"/>
              </w:rPr>
              <w:t>“</w:t>
            </w:r>
            <w:r w:rsidR="003B35A2">
              <w:rPr>
                <w:rFonts w:ascii="Arial Narrow" w:hAnsi="Arial Narrow"/>
                <w:b/>
                <w:i/>
                <w:sz w:val="20"/>
                <w:szCs w:val="20"/>
              </w:rPr>
              <w:t>La</w:t>
            </w:r>
            <w:r w:rsidR="003B35A2">
              <w:t xml:space="preserve"> </w:t>
            </w:r>
            <w:r w:rsidR="003B35A2" w:rsidRPr="003B35A2">
              <w:rPr>
                <w:rFonts w:ascii="Arial Narrow" w:hAnsi="Arial Narrow"/>
                <w:b/>
                <w:i/>
                <w:sz w:val="20"/>
                <w:szCs w:val="20"/>
              </w:rPr>
              <w:t>fecha de término de vigencia</w:t>
            </w:r>
            <w:r w:rsidRPr="005C403B">
              <w:rPr>
                <w:rFonts w:ascii="Arial Narrow" w:hAnsi="Arial Narrow"/>
                <w:b/>
                <w:i/>
                <w:sz w:val="20"/>
                <w:szCs w:val="20"/>
              </w:rPr>
              <w:t xml:space="preserve"> del Funcionario Aduanero debe ser igual o posterior a la fecha de inicio de vigencia</w:t>
            </w:r>
            <w:r w:rsidRPr="005C403B">
              <w:rPr>
                <w:rFonts w:ascii="Arial Narrow" w:hAnsi="Arial Narrow"/>
                <w:sz w:val="20"/>
                <w:szCs w:val="20"/>
              </w:rPr>
              <w:t>”, permitiendo corregir el dato.</w:t>
            </w:r>
          </w:p>
        </w:tc>
      </w:tr>
      <w:tr w:rsidR="007601C5" w:rsidRPr="005C403B" w:rsidTr="00C36211">
        <w:tc>
          <w:tcPr>
            <w:tcW w:w="567" w:type="dxa"/>
          </w:tcPr>
          <w:p w:rsidR="007601C5" w:rsidRPr="00D62D43" w:rsidRDefault="007601C5" w:rsidP="00EF6966">
            <w:pPr>
              <w:pStyle w:val="Piedepgina"/>
              <w:numPr>
                <w:ilvl w:val="0"/>
                <w:numId w:val="51"/>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601C5">
            <w:pPr>
              <w:rPr>
                <w:rFonts w:ascii="Arial Narrow" w:hAnsi="Arial Narrow"/>
                <w:sz w:val="20"/>
                <w:szCs w:val="20"/>
              </w:rPr>
            </w:pPr>
            <w:r w:rsidRPr="007A0F07">
              <w:rPr>
                <w:rFonts w:ascii="Arial Narrow" w:hAnsi="Arial Narrow"/>
                <w:strike/>
                <w:sz w:val="20"/>
                <w:szCs w:val="20"/>
              </w:rPr>
              <w:t>En el paso (6), si no se encuentran resultados coincidentes con el número registro ingresado,</w:t>
            </w:r>
            <w:r w:rsidR="007A0F07">
              <w:rPr>
                <w:rFonts w:ascii="Arial Narrow" w:hAnsi="Arial Narrow"/>
                <w:sz w:val="20"/>
                <w:szCs w:val="20"/>
              </w:rPr>
              <w:t xml:space="preserve"> E</w:t>
            </w:r>
            <w:r w:rsidRPr="005C403B">
              <w:rPr>
                <w:rFonts w:ascii="Arial Narrow" w:hAnsi="Arial Narrow"/>
                <w:sz w:val="20"/>
                <w:szCs w:val="20"/>
              </w:rPr>
              <w:t xml:space="preserve">l sistema </w:t>
            </w:r>
            <w:r w:rsidR="007A0F07" w:rsidRPr="005C403B">
              <w:rPr>
                <w:rFonts w:ascii="Arial Narrow" w:hAnsi="Arial Narrow"/>
                <w:sz w:val="20"/>
                <w:szCs w:val="20"/>
              </w:rPr>
              <w:t xml:space="preserve">muestra </w:t>
            </w:r>
            <w:r w:rsidRPr="005C403B">
              <w:rPr>
                <w:rFonts w:ascii="Arial Narrow" w:hAnsi="Arial Narrow"/>
                <w:sz w:val="20"/>
                <w:szCs w:val="20"/>
              </w:rPr>
              <w:t>el siguiente mensaje: “</w:t>
            </w:r>
            <w:r w:rsidRPr="005C403B">
              <w:rPr>
                <w:rFonts w:ascii="Arial Narrow" w:hAnsi="Arial Narrow"/>
                <w:b/>
                <w:i/>
                <w:sz w:val="20"/>
                <w:szCs w:val="20"/>
              </w:rPr>
              <w:t>No se han encontrado resultados coincidentes con el número de registro del Funcionario Aduanero</w:t>
            </w:r>
            <w:r w:rsidRPr="005C403B">
              <w:rPr>
                <w:rFonts w:ascii="Arial Narrow" w:hAnsi="Arial Narrow"/>
                <w:sz w:val="20"/>
                <w:szCs w:val="20"/>
              </w:rPr>
              <w:t>”, permitiendo corregir el dato.</w:t>
            </w:r>
          </w:p>
        </w:tc>
      </w:tr>
      <w:tr w:rsidR="007601C5" w:rsidRPr="005C403B" w:rsidTr="00C36211">
        <w:tc>
          <w:tcPr>
            <w:tcW w:w="567" w:type="dxa"/>
          </w:tcPr>
          <w:p w:rsidR="007601C5" w:rsidRPr="00D62D43" w:rsidRDefault="007601C5" w:rsidP="00EF6966">
            <w:pPr>
              <w:pStyle w:val="Piedepgina"/>
              <w:numPr>
                <w:ilvl w:val="0"/>
                <w:numId w:val="51"/>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601C5">
            <w:pPr>
              <w:rPr>
                <w:rFonts w:ascii="Arial Narrow" w:hAnsi="Arial Narrow"/>
                <w:sz w:val="20"/>
                <w:szCs w:val="20"/>
              </w:rPr>
            </w:pPr>
            <w:r w:rsidRPr="007A0F07">
              <w:rPr>
                <w:rFonts w:ascii="Arial Narrow" w:hAnsi="Arial Narrow"/>
                <w:strike/>
                <w:sz w:val="20"/>
                <w:szCs w:val="20"/>
              </w:rPr>
              <w:t>En el paso (10), el sistema no permitirá grabar en el caso no se hubiese registrado ningún funcionario aduanero, y</w:t>
            </w:r>
            <w:r w:rsidRPr="005C403B">
              <w:rPr>
                <w:rFonts w:ascii="Arial Narrow" w:hAnsi="Arial Narrow"/>
                <w:sz w:val="20"/>
                <w:szCs w:val="20"/>
              </w:rPr>
              <w:t xml:space="preserve"> </w:t>
            </w:r>
            <w:r w:rsidR="007A0F07">
              <w:rPr>
                <w:rFonts w:ascii="Arial Narrow" w:hAnsi="Arial Narrow"/>
                <w:sz w:val="20"/>
                <w:szCs w:val="20"/>
              </w:rPr>
              <w:t>E</w:t>
            </w:r>
            <w:r w:rsidR="007A0F07" w:rsidRPr="005C403B">
              <w:rPr>
                <w:rFonts w:ascii="Arial Narrow" w:hAnsi="Arial Narrow"/>
                <w:sz w:val="20"/>
                <w:szCs w:val="20"/>
              </w:rPr>
              <w:t xml:space="preserve">l sistema muestra </w:t>
            </w:r>
            <w:r w:rsidRPr="005C403B">
              <w:rPr>
                <w:rFonts w:ascii="Arial Narrow" w:hAnsi="Arial Narrow"/>
                <w:sz w:val="20"/>
                <w:szCs w:val="20"/>
              </w:rPr>
              <w:t>el siguiente mensaje: "</w:t>
            </w:r>
            <w:r w:rsidRPr="005C403B">
              <w:rPr>
                <w:rFonts w:ascii="Arial Narrow" w:hAnsi="Arial Narrow"/>
                <w:b/>
                <w:i/>
                <w:sz w:val="20"/>
                <w:szCs w:val="20"/>
              </w:rPr>
              <w:t>Registre por lo menos un funcionario aduanero en el presente Grupo</w:t>
            </w:r>
            <w:r w:rsidRPr="005C403B">
              <w:rPr>
                <w:rFonts w:ascii="Arial Narrow" w:hAnsi="Arial Narrow"/>
                <w:sz w:val="20"/>
                <w:szCs w:val="20"/>
              </w:rPr>
              <w:t>", permitiendo registrar uno a varios funcionarios aduaneros.</w:t>
            </w:r>
          </w:p>
        </w:tc>
      </w:tr>
      <w:tr w:rsidR="007601C5" w:rsidRPr="005C403B" w:rsidTr="00C36211">
        <w:tc>
          <w:tcPr>
            <w:tcW w:w="567" w:type="dxa"/>
          </w:tcPr>
          <w:p w:rsidR="007601C5" w:rsidRPr="00D62D43" w:rsidRDefault="007601C5" w:rsidP="00EF6966">
            <w:pPr>
              <w:pStyle w:val="Piedepgina"/>
              <w:numPr>
                <w:ilvl w:val="0"/>
                <w:numId w:val="51"/>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A0F07">
            <w:pPr>
              <w:rPr>
                <w:rFonts w:ascii="Arial Narrow" w:hAnsi="Arial Narrow"/>
                <w:sz w:val="20"/>
                <w:szCs w:val="20"/>
              </w:rPr>
            </w:pPr>
            <w:r w:rsidRPr="007A0F07">
              <w:rPr>
                <w:rFonts w:ascii="Arial Narrow" w:hAnsi="Arial Narrow"/>
                <w:strike/>
                <w:sz w:val="20"/>
                <w:szCs w:val="20"/>
              </w:rPr>
              <w:t xml:space="preserve">En el paso (9). El sistema no permitirá retirar al funcionario aduanero en el caso no se hubiese registrado el correspondiente motivo, y </w:t>
            </w:r>
            <w:r w:rsidR="007A0F07">
              <w:rPr>
                <w:rFonts w:ascii="Arial Narrow" w:hAnsi="Arial Narrow"/>
                <w:sz w:val="20"/>
                <w:szCs w:val="20"/>
              </w:rPr>
              <w:t>E</w:t>
            </w:r>
            <w:r w:rsidR="007A0F07" w:rsidRPr="005C403B">
              <w:rPr>
                <w:rFonts w:ascii="Arial Narrow" w:hAnsi="Arial Narrow"/>
                <w:sz w:val="20"/>
                <w:szCs w:val="20"/>
              </w:rPr>
              <w:t xml:space="preserve">l sistema muestra </w:t>
            </w:r>
            <w:r w:rsidRPr="005C403B">
              <w:rPr>
                <w:rFonts w:ascii="Arial Narrow" w:hAnsi="Arial Narrow"/>
                <w:sz w:val="20"/>
                <w:szCs w:val="20"/>
              </w:rPr>
              <w:t>el siguiente mensaje: "</w:t>
            </w:r>
            <w:r w:rsidRPr="005C403B">
              <w:rPr>
                <w:rFonts w:ascii="Arial Narrow" w:hAnsi="Arial Narrow"/>
                <w:b/>
                <w:i/>
                <w:sz w:val="20"/>
                <w:szCs w:val="20"/>
              </w:rPr>
              <w:t>Registre el motivo del retiro del funcionario aduanero</w:t>
            </w:r>
            <w:r w:rsidRPr="005C403B">
              <w:rPr>
                <w:rFonts w:ascii="Arial Narrow" w:hAnsi="Arial Narrow"/>
                <w:sz w:val="20"/>
                <w:szCs w:val="20"/>
              </w:rPr>
              <w:t>", permitiendo ingresar el motivo de retiro.</w:t>
            </w:r>
          </w:p>
        </w:tc>
      </w:tr>
      <w:tr w:rsidR="007601C5" w:rsidRPr="005C403B" w:rsidTr="00C36211">
        <w:tc>
          <w:tcPr>
            <w:tcW w:w="567" w:type="dxa"/>
          </w:tcPr>
          <w:p w:rsidR="007601C5" w:rsidRPr="00D62D43" w:rsidRDefault="007601C5" w:rsidP="00EF6966">
            <w:pPr>
              <w:pStyle w:val="Piedepgina"/>
              <w:numPr>
                <w:ilvl w:val="0"/>
                <w:numId w:val="51"/>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3B35A2">
            <w:pPr>
              <w:rPr>
                <w:rFonts w:ascii="Arial Narrow" w:hAnsi="Arial Narrow"/>
                <w:b/>
                <w:sz w:val="20"/>
                <w:szCs w:val="20"/>
              </w:rPr>
            </w:pPr>
            <w:r w:rsidRPr="007A0F07">
              <w:rPr>
                <w:rFonts w:ascii="Arial Narrow" w:hAnsi="Arial Narrow"/>
                <w:strike/>
                <w:sz w:val="20"/>
                <w:szCs w:val="20"/>
              </w:rPr>
              <w:t>El sistema no permitirá el registro y</w:t>
            </w:r>
            <w:r w:rsidRPr="005C403B">
              <w:rPr>
                <w:rFonts w:ascii="Arial Narrow" w:hAnsi="Arial Narrow"/>
                <w:sz w:val="20"/>
                <w:szCs w:val="20"/>
              </w:rPr>
              <w:t xml:space="preserve"> </w:t>
            </w:r>
            <w:r w:rsidR="007A0F07">
              <w:rPr>
                <w:rFonts w:ascii="Arial Narrow" w:hAnsi="Arial Narrow"/>
                <w:sz w:val="20"/>
                <w:szCs w:val="20"/>
              </w:rPr>
              <w:t>E</w:t>
            </w:r>
            <w:r w:rsidR="007A0F07" w:rsidRPr="005C403B">
              <w:rPr>
                <w:rFonts w:ascii="Arial Narrow" w:hAnsi="Arial Narrow"/>
                <w:sz w:val="20"/>
                <w:szCs w:val="20"/>
              </w:rPr>
              <w:t xml:space="preserve">l sistema muestra </w:t>
            </w:r>
            <w:r w:rsidRPr="005C403B">
              <w:rPr>
                <w:rFonts w:ascii="Arial Narrow" w:hAnsi="Arial Narrow"/>
                <w:sz w:val="20"/>
                <w:szCs w:val="20"/>
              </w:rPr>
              <w:t>el mensaje: “</w:t>
            </w:r>
            <w:r w:rsidRPr="00523947">
              <w:rPr>
                <w:rFonts w:ascii="Arial Narrow" w:hAnsi="Arial Narrow"/>
                <w:b/>
                <w:i/>
                <w:sz w:val="20"/>
                <w:szCs w:val="20"/>
              </w:rPr>
              <w:t xml:space="preserve">Funcionario aduanero ya se encuentra registrado con </w:t>
            </w:r>
            <w:r w:rsidR="003B35A2" w:rsidRPr="003B35A2">
              <w:rPr>
                <w:rFonts w:ascii="Arial Narrow" w:hAnsi="Arial Narrow"/>
                <w:b/>
                <w:i/>
                <w:sz w:val="20"/>
                <w:szCs w:val="20"/>
              </w:rPr>
              <w:t>fecha de inicio de vigencia</w:t>
            </w:r>
            <w:r w:rsidR="003B35A2">
              <w:rPr>
                <w:rFonts w:ascii="Arial Narrow" w:hAnsi="Arial Narrow"/>
                <w:b/>
                <w:i/>
                <w:sz w:val="20"/>
                <w:szCs w:val="20"/>
              </w:rPr>
              <w:t xml:space="preserve"> </w:t>
            </w:r>
            <w:r w:rsidRPr="003B35A2">
              <w:rPr>
                <w:rFonts w:ascii="Arial Narrow" w:hAnsi="Arial Narrow"/>
                <w:b/>
                <w:i/>
                <w:sz w:val="20"/>
                <w:szCs w:val="20"/>
              </w:rPr>
              <w:t>&lt;</w:t>
            </w:r>
            <w:proofErr w:type="spellStart"/>
            <w:r w:rsidR="003B35A2" w:rsidRPr="003B35A2">
              <w:rPr>
                <w:rFonts w:ascii="Arial Narrow" w:hAnsi="Arial Narrow"/>
                <w:b/>
                <w:i/>
                <w:sz w:val="20"/>
                <w:szCs w:val="20"/>
              </w:rPr>
              <w:t>fechaInicioVigenciaFuncionario</w:t>
            </w:r>
            <w:proofErr w:type="spellEnd"/>
            <w:r w:rsidRPr="003B35A2">
              <w:rPr>
                <w:rFonts w:ascii="Arial Narrow" w:hAnsi="Arial Narrow"/>
                <w:b/>
                <w:i/>
                <w:sz w:val="20"/>
                <w:szCs w:val="20"/>
              </w:rPr>
              <w:t xml:space="preserve">&gt; y </w:t>
            </w:r>
            <w:r w:rsidR="003B35A2" w:rsidRPr="003B35A2">
              <w:rPr>
                <w:rFonts w:ascii="Arial Narrow" w:hAnsi="Arial Narrow"/>
                <w:b/>
                <w:i/>
                <w:sz w:val="20"/>
                <w:szCs w:val="20"/>
              </w:rPr>
              <w:t xml:space="preserve">fecha de término de vigencia </w:t>
            </w:r>
            <w:r w:rsidRPr="003B35A2">
              <w:rPr>
                <w:rFonts w:ascii="Arial Narrow" w:hAnsi="Arial Narrow"/>
                <w:b/>
                <w:i/>
                <w:sz w:val="20"/>
                <w:szCs w:val="20"/>
              </w:rPr>
              <w:t>&lt;</w:t>
            </w:r>
            <w:proofErr w:type="spellStart"/>
            <w:r w:rsidR="003B35A2" w:rsidRPr="003B35A2">
              <w:rPr>
                <w:rFonts w:ascii="Arial Narrow" w:hAnsi="Arial Narrow"/>
                <w:b/>
                <w:i/>
                <w:sz w:val="20"/>
                <w:szCs w:val="20"/>
              </w:rPr>
              <w:t>fechaFinVigenciaFuncionario</w:t>
            </w:r>
            <w:proofErr w:type="spellEnd"/>
            <w:r w:rsidRPr="003B35A2">
              <w:rPr>
                <w:rFonts w:ascii="Arial Narrow" w:hAnsi="Arial Narrow"/>
                <w:b/>
                <w:i/>
                <w:sz w:val="20"/>
                <w:szCs w:val="20"/>
              </w:rPr>
              <w:t>&gt; verifique</w:t>
            </w:r>
            <w:r w:rsidRPr="003B35A2">
              <w:rPr>
                <w:rFonts w:ascii="Arial Narrow" w:hAnsi="Arial Narrow"/>
                <w:b/>
                <w:sz w:val="20"/>
                <w:szCs w:val="20"/>
              </w:rPr>
              <w:t>”</w:t>
            </w:r>
            <w:r w:rsidRPr="003B35A2">
              <w:rPr>
                <w:rFonts w:ascii="Arial Narrow" w:hAnsi="Arial Narrow"/>
                <w:sz w:val="20"/>
                <w:szCs w:val="20"/>
              </w:rPr>
              <w:t>, permitiendo c</w:t>
            </w:r>
            <w:r w:rsidRPr="005C403B">
              <w:rPr>
                <w:rFonts w:ascii="Arial Narrow" w:hAnsi="Arial Narrow"/>
                <w:sz w:val="20"/>
                <w:szCs w:val="20"/>
              </w:rPr>
              <w:t>orregir el dato.</w:t>
            </w:r>
          </w:p>
        </w:tc>
      </w:tr>
      <w:tr w:rsidR="007A0F07" w:rsidRPr="000B610D" w:rsidTr="00C36211">
        <w:tc>
          <w:tcPr>
            <w:tcW w:w="567" w:type="dxa"/>
          </w:tcPr>
          <w:p w:rsidR="007A0F07" w:rsidRPr="00D62D43" w:rsidRDefault="007A0F07" w:rsidP="00EF6966">
            <w:pPr>
              <w:pStyle w:val="Piedepgina"/>
              <w:numPr>
                <w:ilvl w:val="0"/>
                <w:numId w:val="51"/>
              </w:numPr>
              <w:tabs>
                <w:tab w:val="clear" w:pos="4419"/>
                <w:tab w:val="clear" w:pos="8838"/>
              </w:tabs>
              <w:ind w:left="356"/>
              <w:rPr>
                <w:rFonts w:ascii="Arial Narrow" w:hAnsi="Arial Narrow" w:cs="Times New Roman"/>
                <w:szCs w:val="20"/>
                <w:lang w:val="es-ES"/>
              </w:rPr>
            </w:pPr>
          </w:p>
        </w:tc>
        <w:tc>
          <w:tcPr>
            <w:tcW w:w="8789" w:type="dxa"/>
            <w:gridSpan w:val="4"/>
          </w:tcPr>
          <w:p w:rsidR="007A0F07" w:rsidRPr="000B610D" w:rsidRDefault="006871D1" w:rsidP="0012449F">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E83EBF" w:rsidRPr="000B610D">
              <w:rPr>
                <w:rFonts w:ascii="Arial Narrow" w:hAnsi="Arial Narrow"/>
                <w:b/>
                <w:i/>
                <w:sz w:val="20"/>
                <w:szCs w:val="20"/>
                <w:highlight w:val="yellow"/>
              </w:rPr>
              <w:t>No existen unidades de despacho asignadas a la Aduana &lt;</w:t>
            </w:r>
            <w:proofErr w:type="spellStart"/>
            <w:r w:rsidR="00E83EBF" w:rsidRPr="000B610D">
              <w:rPr>
                <w:rFonts w:ascii="Arial Narrow" w:hAnsi="Arial Narrow"/>
                <w:b/>
                <w:i/>
                <w:sz w:val="20"/>
                <w:szCs w:val="20"/>
                <w:highlight w:val="yellow"/>
              </w:rPr>
              <w:t>nombreAduana</w:t>
            </w:r>
            <w:proofErr w:type="spellEnd"/>
            <w:r w:rsidR="00E83EBF" w:rsidRPr="000B610D">
              <w:rPr>
                <w:rFonts w:ascii="Arial Narrow" w:hAnsi="Arial Narrow"/>
                <w:b/>
                <w:i/>
                <w:sz w:val="20"/>
                <w:szCs w:val="20"/>
                <w:highlight w:val="yellow"/>
              </w:rPr>
              <w:t>&gt;</w:t>
            </w:r>
            <w:r w:rsidRPr="000B610D">
              <w:rPr>
                <w:rFonts w:ascii="Arial Narrow" w:hAnsi="Arial Narrow"/>
                <w:b/>
                <w:i/>
                <w:sz w:val="20"/>
                <w:szCs w:val="20"/>
                <w:highlight w:val="yellow"/>
              </w:rPr>
              <w:t>”</w:t>
            </w:r>
          </w:p>
        </w:tc>
      </w:tr>
      <w:tr w:rsidR="00D62D43" w:rsidRPr="000B610D" w:rsidTr="00AB0FBD">
        <w:tc>
          <w:tcPr>
            <w:tcW w:w="567" w:type="dxa"/>
          </w:tcPr>
          <w:p w:rsidR="00D62D43" w:rsidRPr="000B610D" w:rsidRDefault="00D62D43"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AB0FBD">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12449F" w:rsidRPr="000B610D">
              <w:rPr>
                <w:rFonts w:ascii="Arial Narrow" w:hAnsi="Arial Narrow"/>
                <w:b/>
                <w:i/>
                <w:sz w:val="20"/>
                <w:szCs w:val="20"/>
                <w:highlight w:val="yellow"/>
              </w:rPr>
              <w:t xml:space="preserve">Debe ingresar </w:t>
            </w:r>
            <w:r w:rsidR="00662883" w:rsidRPr="00662883">
              <w:rPr>
                <w:rFonts w:ascii="Arial Narrow" w:hAnsi="Arial Narrow"/>
                <w:b/>
                <w:i/>
                <w:sz w:val="20"/>
                <w:szCs w:val="20"/>
                <w:highlight w:val="yellow"/>
              </w:rPr>
              <w:t>fecha de inicio de vigencia</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12449F">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0012449F" w:rsidRPr="000B610D">
              <w:rPr>
                <w:rFonts w:ascii="Arial Narrow" w:hAnsi="Arial Narrow"/>
                <w:b/>
                <w:i/>
                <w:sz w:val="20"/>
                <w:szCs w:val="20"/>
                <w:highlight w:val="yellow"/>
              </w:rPr>
              <w:t>“</w:t>
            </w:r>
            <w:r w:rsidR="00990B38" w:rsidRPr="00F97D75">
              <w:rPr>
                <w:rFonts w:ascii="Arial Narrow" w:hAnsi="Arial Narrow"/>
                <w:b/>
                <w:i/>
                <w:sz w:val="20"/>
                <w:szCs w:val="20"/>
                <w:highlight w:val="yellow"/>
              </w:rPr>
              <w:t xml:space="preserve">Fecha </w:t>
            </w:r>
            <w:r w:rsidR="0012449F" w:rsidRPr="000B610D">
              <w:rPr>
                <w:rFonts w:ascii="Arial Narrow" w:hAnsi="Arial Narrow"/>
                <w:b/>
                <w:i/>
                <w:sz w:val="20"/>
                <w:szCs w:val="20"/>
                <w:highlight w:val="yellow"/>
              </w:rPr>
              <w:t xml:space="preserve">de inicio de vigencia </w:t>
            </w:r>
            <w:r w:rsidR="000D3A95" w:rsidRPr="000B610D">
              <w:rPr>
                <w:rFonts w:ascii="Arial Narrow" w:hAnsi="Arial Narrow"/>
                <w:b/>
                <w:i/>
                <w:sz w:val="20"/>
                <w:szCs w:val="20"/>
                <w:highlight w:val="yellow"/>
              </w:rPr>
              <w:t xml:space="preserve">es </w:t>
            </w:r>
            <w:r w:rsidR="0012449F" w:rsidRPr="000B610D">
              <w:rPr>
                <w:rFonts w:ascii="Arial Narrow" w:hAnsi="Arial Narrow"/>
                <w:b/>
                <w:i/>
                <w:sz w:val="20"/>
                <w:szCs w:val="20"/>
                <w:highlight w:val="yellow"/>
              </w:rPr>
              <w:t>incorrecto. Verifique”</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12449F">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0012449F" w:rsidRPr="000B610D">
              <w:rPr>
                <w:rFonts w:ascii="Arial Narrow" w:hAnsi="Arial Narrow"/>
                <w:b/>
                <w:i/>
                <w:sz w:val="20"/>
                <w:szCs w:val="20"/>
                <w:highlight w:val="yellow"/>
              </w:rPr>
              <w:t xml:space="preserve">“Debe ingresar </w:t>
            </w:r>
            <w:r w:rsidR="00662883" w:rsidRPr="00662883">
              <w:rPr>
                <w:rFonts w:ascii="Arial Narrow" w:hAnsi="Arial Narrow"/>
                <w:b/>
                <w:i/>
                <w:sz w:val="20"/>
                <w:szCs w:val="20"/>
                <w:highlight w:val="yellow"/>
              </w:rPr>
              <w:t>fecha de término de vigencia</w:t>
            </w:r>
            <w:r w:rsidR="0012449F"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0D3A95">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990B38" w:rsidRPr="00F97D75">
              <w:rPr>
                <w:rFonts w:ascii="Arial Narrow" w:hAnsi="Arial Narrow"/>
                <w:b/>
                <w:i/>
                <w:sz w:val="20"/>
                <w:szCs w:val="20"/>
                <w:highlight w:val="yellow"/>
              </w:rPr>
              <w:t xml:space="preserve">Fecha </w:t>
            </w:r>
            <w:r w:rsidR="0012449F" w:rsidRPr="000B610D">
              <w:rPr>
                <w:rFonts w:ascii="Arial Narrow" w:hAnsi="Arial Narrow"/>
                <w:b/>
                <w:i/>
                <w:sz w:val="20"/>
                <w:szCs w:val="20"/>
                <w:highlight w:val="yellow"/>
              </w:rPr>
              <w:t>de término de vigencia</w:t>
            </w:r>
            <w:r w:rsidR="000D3A95" w:rsidRPr="000B610D">
              <w:rPr>
                <w:rFonts w:ascii="Arial Narrow" w:hAnsi="Arial Narrow"/>
                <w:b/>
                <w:i/>
                <w:sz w:val="20"/>
                <w:szCs w:val="20"/>
                <w:highlight w:val="yellow"/>
              </w:rPr>
              <w:t xml:space="preserve"> es </w:t>
            </w:r>
            <w:r w:rsidR="0012449F" w:rsidRPr="000B610D">
              <w:rPr>
                <w:rFonts w:ascii="Arial Narrow" w:hAnsi="Arial Narrow"/>
                <w:b/>
                <w:i/>
                <w:sz w:val="20"/>
                <w:szCs w:val="20"/>
                <w:highlight w:val="yellow"/>
              </w:rPr>
              <w:t>incorrecto. Verifique</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AB0FBD">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0D3A95" w:rsidRPr="000B610D">
              <w:rPr>
                <w:rFonts w:ascii="Arial Narrow" w:hAnsi="Arial Narrow"/>
                <w:b/>
                <w:i/>
                <w:sz w:val="20"/>
                <w:szCs w:val="20"/>
                <w:highlight w:val="yellow"/>
              </w:rPr>
              <w:t>Valor de registro es incorrecto. Verifique</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0D3A95">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000D3A95" w:rsidRPr="000B610D">
              <w:rPr>
                <w:rFonts w:ascii="Arial Narrow" w:hAnsi="Arial Narrow"/>
                <w:b/>
                <w:i/>
                <w:sz w:val="20"/>
                <w:szCs w:val="20"/>
                <w:highlight w:val="yellow"/>
              </w:rPr>
              <w:t>“Valor de apellidos y nombres es incorrecto. Verifique”</w:t>
            </w:r>
            <w:r w:rsidR="000D3A95" w:rsidRPr="000B610D">
              <w:rPr>
                <w:rFonts w:ascii="Arial Narrow" w:hAnsi="Arial Narrow"/>
                <w:sz w:val="20"/>
                <w:szCs w:val="20"/>
                <w:highlight w:val="yellow"/>
              </w:rPr>
              <w:t xml:space="preserve">, </w:t>
            </w:r>
            <w:r w:rsidRPr="000B610D">
              <w:rPr>
                <w:rFonts w:ascii="Arial Narrow" w:hAnsi="Arial Narrow"/>
                <w:sz w:val="20"/>
                <w:szCs w:val="20"/>
                <w:highlight w:val="yellow"/>
              </w:rPr>
              <w:t>permitiendo corregir el dato.</w:t>
            </w:r>
          </w:p>
        </w:tc>
      </w:tr>
      <w:tr w:rsidR="00A30D6B" w:rsidRPr="000B610D" w:rsidTr="00AB0FBD">
        <w:tc>
          <w:tcPr>
            <w:tcW w:w="567" w:type="dxa"/>
          </w:tcPr>
          <w:p w:rsidR="00A30D6B" w:rsidRPr="000B610D" w:rsidRDefault="00A30D6B"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A30D6B" w:rsidRPr="000B610D" w:rsidRDefault="00A30D6B" w:rsidP="00AB0FBD">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“No se encontraron funcionarios con los datos ingresados”</w:t>
            </w:r>
            <w:r w:rsidRPr="000B610D">
              <w:rPr>
                <w:rFonts w:ascii="Arial Narrow" w:hAnsi="Arial Narrow"/>
                <w:sz w:val="20"/>
                <w:szCs w:val="20"/>
                <w:highlight w:val="yellow"/>
              </w:rPr>
              <w:t>, permitiendo corregir el dato.</w:t>
            </w:r>
          </w:p>
        </w:tc>
      </w:tr>
      <w:tr w:rsidR="00CD5F36" w:rsidRPr="005C403B" w:rsidTr="004E2D52">
        <w:tc>
          <w:tcPr>
            <w:tcW w:w="567" w:type="dxa"/>
          </w:tcPr>
          <w:p w:rsidR="00CD5F36" w:rsidRPr="000B610D" w:rsidRDefault="00CD5F36" w:rsidP="00EF6966">
            <w:pPr>
              <w:pStyle w:val="Piedepgina"/>
              <w:numPr>
                <w:ilvl w:val="0"/>
                <w:numId w:val="51"/>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CD5F36" w:rsidRPr="005C403B" w:rsidRDefault="00CD5F36" w:rsidP="004E2D52">
            <w:pPr>
              <w:rPr>
                <w:rFonts w:ascii="Arial Narrow" w:hAnsi="Arial Narrow"/>
                <w:sz w:val="20"/>
                <w:szCs w:val="20"/>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“Debe seleccionar un funcionario de la lista”</w:t>
            </w:r>
            <w:r w:rsidRPr="000B610D">
              <w:rPr>
                <w:rFonts w:ascii="Arial Narrow" w:hAnsi="Arial Narrow"/>
                <w:sz w:val="20"/>
                <w:szCs w:val="20"/>
                <w:highlight w:val="yellow"/>
              </w:rPr>
              <w:t>, permitiendo corregir el dato.</w:t>
            </w:r>
          </w:p>
        </w:tc>
      </w:tr>
      <w:tr w:rsidR="00A777EF" w:rsidRPr="00A777EF" w:rsidTr="004E2D52">
        <w:tc>
          <w:tcPr>
            <w:tcW w:w="567" w:type="dxa"/>
          </w:tcPr>
          <w:p w:rsidR="00CD5F36" w:rsidRPr="00A777EF" w:rsidRDefault="00CD5F36"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CD5F36" w:rsidRPr="00A777EF" w:rsidRDefault="00CD5F36" w:rsidP="00CD5F36">
            <w:pPr>
              <w:rPr>
                <w:rFonts w:ascii="Arial Narrow" w:hAnsi="Arial Narrow"/>
                <w:color w:val="FF0000"/>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“No existen turnos asociados a la unidad de despacho &lt;</w:t>
            </w:r>
            <w:proofErr w:type="spellStart"/>
            <w:r w:rsidRPr="00A777EF">
              <w:rPr>
                <w:rFonts w:ascii="Arial Narrow" w:hAnsi="Arial Narrow"/>
                <w:b/>
                <w:i/>
                <w:color w:val="FF0000"/>
                <w:sz w:val="20"/>
                <w:szCs w:val="20"/>
                <w:highlight w:val="yellow"/>
              </w:rPr>
              <w:t>nombreUnidaDespacho</w:t>
            </w:r>
            <w:proofErr w:type="spellEnd"/>
            <w:r w:rsidRPr="00A777EF">
              <w:rPr>
                <w:rFonts w:ascii="Arial Narrow" w:hAnsi="Arial Narrow"/>
                <w:b/>
                <w:i/>
                <w:color w:val="FF0000"/>
                <w:sz w:val="20"/>
                <w:szCs w:val="20"/>
                <w:highlight w:val="yellow"/>
              </w:rPr>
              <w:t>&gt;”</w:t>
            </w:r>
            <w:r w:rsidRPr="00A777EF">
              <w:rPr>
                <w:rFonts w:ascii="Arial Narrow" w:hAnsi="Arial Narrow"/>
                <w:color w:val="FF0000"/>
                <w:sz w:val="20"/>
                <w:szCs w:val="20"/>
                <w:highlight w:val="yellow"/>
              </w:rPr>
              <w:t>, permitiendo corregir el dato.</w:t>
            </w:r>
          </w:p>
        </w:tc>
      </w:tr>
      <w:tr w:rsidR="00A777EF" w:rsidRPr="00A777EF" w:rsidTr="004E2D52">
        <w:tc>
          <w:tcPr>
            <w:tcW w:w="567" w:type="dxa"/>
          </w:tcPr>
          <w:p w:rsidR="00CD5F36" w:rsidRPr="00A777EF" w:rsidRDefault="00CD5F36"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CD5F36" w:rsidRPr="00A777EF" w:rsidRDefault="00CD5F36" w:rsidP="00CD5F36">
            <w:pPr>
              <w:rPr>
                <w:rFonts w:ascii="Arial Narrow" w:hAnsi="Arial Narrow"/>
                <w:color w:val="FF0000"/>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“Debe seleccionar aduana”</w:t>
            </w:r>
            <w:r w:rsidRPr="00A777EF">
              <w:rPr>
                <w:rFonts w:ascii="Arial Narrow" w:hAnsi="Arial Narrow"/>
                <w:color w:val="FF0000"/>
                <w:sz w:val="20"/>
                <w:szCs w:val="20"/>
                <w:highlight w:val="yellow"/>
              </w:rPr>
              <w:t>, permitiendo corregir el dato.</w:t>
            </w:r>
          </w:p>
        </w:tc>
      </w:tr>
      <w:tr w:rsidR="00A777EF" w:rsidRPr="00A777EF" w:rsidTr="004E2D52">
        <w:tc>
          <w:tcPr>
            <w:tcW w:w="567" w:type="dxa"/>
          </w:tcPr>
          <w:p w:rsidR="00CD5F36" w:rsidRPr="00A777EF" w:rsidRDefault="00CD5F36"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CD5F36" w:rsidRPr="00A777EF" w:rsidRDefault="00CD5F36" w:rsidP="004E2D52">
            <w:pPr>
              <w:rPr>
                <w:rFonts w:ascii="Arial Narrow" w:hAnsi="Arial Narrow"/>
                <w:color w:val="FF0000"/>
                <w:sz w:val="20"/>
                <w:szCs w:val="20"/>
              </w:rPr>
            </w:pPr>
          </w:p>
        </w:tc>
      </w:tr>
      <w:tr w:rsidR="00A777EF" w:rsidRPr="00A777EF" w:rsidTr="004E2D52">
        <w:tc>
          <w:tcPr>
            <w:tcW w:w="567" w:type="dxa"/>
          </w:tcPr>
          <w:p w:rsidR="00CD5F36" w:rsidRPr="00A777EF" w:rsidRDefault="00CD5F36"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CD5F36" w:rsidRPr="00A777EF" w:rsidRDefault="00CD5F36" w:rsidP="004E2D52">
            <w:pPr>
              <w:rPr>
                <w:rFonts w:ascii="Arial Narrow" w:hAnsi="Arial Narrow"/>
                <w:color w:val="FF0000"/>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sidR="00A777EF">
              <w:rPr>
                <w:rFonts w:ascii="Arial Narrow" w:hAnsi="Arial Narrow"/>
                <w:b/>
                <w:i/>
                <w:color w:val="FF0000"/>
                <w:sz w:val="20"/>
                <w:szCs w:val="20"/>
                <w:highlight w:val="yellow"/>
              </w:rPr>
              <w:t>Debe seleccionar unidad de despacho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p>
        </w:tc>
      </w:tr>
      <w:tr w:rsidR="00A777EF" w:rsidRPr="00A777EF" w:rsidTr="004E2D52">
        <w:tc>
          <w:tcPr>
            <w:tcW w:w="567" w:type="dxa"/>
          </w:tcPr>
          <w:p w:rsidR="00CD5F36" w:rsidRPr="00A777EF" w:rsidRDefault="00CD5F36"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CD5F36" w:rsidRPr="00A777EF" w:rsidRDefault="00CD5F36" w:rsidP="004E2D52">
            <w:pPr>
              <w:rPr>
                <w:rFonts w:ascii="Arial Narrow" w:hAnsi="Arial Narrow"/>
                <w:color w:val="FF0000"/>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sidR="00A777EF">
              <w:rPr>
                <w:rFonts w:ascii="Arial Narrow" w:hAnsi="Arial Narrow"/>
                <w:b/>
                <w:i/>
                <w:color w:val="FF0000"/>
                <w:sz w:val="20"/>
                <w:szCs w:val="20"/>
                <w:highlight w:val="yellow"/>
              </w:rPr>
              <w:t>Debe seleccionar grupo de funcionarios</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p>
        </w:tc>
      </w:tr>
      <w:tr w:rsidR="00B143B8" w:rsidRPr="00A777EF" w:rsidTr="004E2D52">
        <w:tc>
          <w:tcPr>
            <w:tcW w:w="567" w:type="dxa"/>
          </w:tcPr>
          <w:p w:rsidR="00B143B8" w:rsidRPr="00A777EF" w:rsidRDefault="00B143B8"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B143B8" w:rsidRPr="00A777EF" w:rsidRDefault="00B143B8" w:rsidP="004E2D52">
            <w:pPr>
              <w:rPr>
                <w:rFonts w:ascii="Arial Narrow" w:hAnsi="Arial Narrow"/>
                <w:color w:val="FF0000"/>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Debe seleccionar turno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p>
        </w:tc>
      </w:tr>
      <w:tr w:rsidR="00B143B8" w:rsidRPr="00A777EF" w:rsidTr="004E2D52">
        <w:tc>
          <w:tcPr>
            <w:tcW w:w="567" w:type="dxa"/>
          </w:tcPr>
          <w:p w:rsidR="00B143B8" w:rsidRPr="00A777EF" w:rsidRDefault="00B143B8"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B143B8" w:rsidRPr="00A777EF" w:rsidRDefault="00B143B8" w:rsidP="00B143B8">
            <w:pPr>
              <w:rPr>
                <w:rFonts w:ascii="Arial Narrow" w:hAnsi="Arial Narrow"/>
                <w:color w:val="FF0000"/>
                <w:sz w:val="20"/>
                <w:szCs w:val="20"/>
              </w:rPr>
            </w:pPr>
          </w:p>
        </w:tc>
      </w:tr>
      <w:tr w:rsidR="00B143B8" w:rsidRPr="00A777EF" w:rsidTr="004E2D52">
        <w:tc>
          <w:tcPr>
            <w:tcW w:w="567" w:type="dxa"/>
          </w:tcPr>
          <w:p w:rsidR="00B143B8" w:rsidRPr="00FB7F98" w:rsidRDefault="00B143B8"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Pr>
          <w:p w:rsidR="00B143B8" w:rsidRPr="00A777EF" w:rsidRDefault="00B143B8" w:rsidP="004E2D52">
            <w:pPr>
              <w:rPr>
                <w:rFonts w:ascii="Arial Narrow" w:hAnsi="Arial Narrow"/>
                <w:color w:val="FF0000"/>
                <w:sz w:val="20"/>
                <w:szCs w:val="20"/>
              </w:rPr>
            </w:pPr>
            <w:r w:rsidRPr="00FB7F98">
              <w:rPr>
                <w:rFonts w:ascii="Arial Narrow" w:hAnsi="Arial Narrow"/>
                <w:color w:val="FF0000"/>
                <w:sz w:val="20"/>
                <w:szCs w:val="20"/>
                <w:highlight w:val="yellow"/>
              </w:rPr>
              <w:t xml:space="preserve">El sistema muestra el mensaje: </w:t>
            </w:r>
            <w:r w:rsidRPr="00FB7F98">
              <w:rPr>
                <w:rFonts w:ascii="Arial Narrow" w:hAnsi="Arial Narrow"/>
                <w:b/>
                <w:i/>
                <w:color w:val="FF0000"/>
                <w:sz w:val="20"/>
                <w:szCs w:val="20"/>
                <w:highlight w:val="yellow"/>
              </w:rPr>
              <w:t>“</w:t>
            </w:r>
            <w:r w:rsidR="00FB7F98" w:rsidRPr="00FB7F98">
              <w:rPr>
                <w:rFonts w:ascii="Arial Narrow" w:hAnsi="Arial Narrow"/>
                <w:b/>
                <w:i/>
                <w:color w:val="FF0000"/>
                <w:sz w:val="20"/>
                <w:szCs w:val="20"/>
                <w:highlight w:val="yellow"/>
              </w:rPr>
              <w:t xml:space="preserve">Las fechas de inicio y término de vigencia ingresados </w:t>
            </w:r>
            <w:r w:rsidR="00006BED" w:rsidRPr="00FB7F98">
              <w:rPr>
                <w:rFonts w:ascii="Arial Narrow" w:hAnsi="Arial Narrow"/>
                <w:b/>
                <w:i/>
                <w:color w:val="FF0000"/>
                <w:sz w:val="20"/>
                <w:szCs w:val="20"/>
                <w:highlight w:val="yellow"/>
              </w:rPr>
              <w:t xml:space="preserve">se traslapa con el rango de </w:t>
            </w:r>
            <w:r w:rsidR="00FB7F98" w:rsidRPr="00FB7F98">
              <w:rPr>
                <w:rFonts w:ascii="Arial Narrow" w:hAnsi="Arial Narrow"/>
                <w:b/>
                <w:i/>
                <w:color w:val="FF0000"/>
                <w:sz w:val="20"/>
                <w:szCs w:val="20"/>
                <w:highlight w:val="yellow"/>
              </w:rPr>
              <w:t xml:space="preserve">fechas de inicio y término de vigencia </w:t>
            </w:r>
            <w:r w:rsidR="00006BED" w:rsidRPr="00FB7F98">
              <w:rPr>
                <w:rFonts w:ascii="Arial Narrow" w:hAnsi="Arial Narrow"/>
                <w:b/>
                <w:i/>
                <w:color w:val="FF0000"/>
                <w:sz w:val="20"/>
                <w:szCs w:val="20"/>
                <w:highlight w:val="yellow"/>
              </w:rPr>
              <w:t>de los parámetros de búsqueda</w:t>
            </w:r>
            <w:r w:rsidRPr="00FB7F98">
              <w:rPr>
                <w:rFonts w:ascii="Arial Narrow" w:hAnsi="Arial Narrow"/>
                <w:b/>
                <w:i/>
                <w:color w:val="FF0000"/>
                <w:sz w:val="20"/>
                <w:szCs w:val="20"/>
                <w:highlight w:val="yellow"/>
              </w:rPr>
              <w:t>”</w:t>
            </w:r>
            <w:r w:rsidRPr="00FB7F98">
              <w:rPr>
                <w:rFonts w:ascii="Arial Narrow" w:hAnsi="Arial Narrow"/>
                <w:color w:val="FF0000"/>
                <w:sz w:val="20"/>
                <w:szCs w:val="20"/>
                <w:highlight w:val="yellow"/>
              </w:rPr>
              <w:t>, permitiendo corregir el dato.</w:t>
            </w:r>
          </w:p>
        </w:tc>
      </w:tr>
      <w:tr w:rsidR="00191C10" w:rsidRPr="00285370" w:rsidTr="00191C10">
        <w:tc>
          <w:tcPr>
            <w:tcW w:w="567" w:type="dxa"/>
            <w:tcBorders>
              <w:top w:val="single" w:sz="6" w:space="0" w:color="000000"/>
              <w:left w:val="single" w:sz="6" w:space="0" w:color="000000"/>
              <w:bottom w:val="single" w:sz="6" w:space="0" w:color="000000"/>
              <w:right w:val="single" w:sz="6" w:space="0" w:color="000000"/>
            </w:tcBorders>
            <w:hideMark/>
          </w:tcPr>
          <w:p w:rsidR="00191C10" w:rsidRPr="00FB7F98" w:rsidRDefault="00191C10" w:rsidP="00EF6966">
            <w:pPr>
              <w:pStyle w:val="Piedepgina"/>
              <w:numPr>
                <w:ilvl w:val="0"/>
                <w:numId w:val="51"/>
              </w:numPr>
              <w:tabs>
                <w:tab w:val="clear" w:pos="4419"/>
                <w:tab w:val="clear" w:pos="8838"/>
              </w:tabs>
              <w:ind w:left="356"/>
              <w:rPr>
                <w:rFonts w:ascii="Arial Narrow" w:hAnsi="Arial Narrow" w:cs="Times New Roman"/>
                <w:color w:val="FF0000"/>
                <w:szCs w:val="20"/>
                <w:highlight w:val="yellow"/>
                <w:lang w:val="es-ES"/>
              </w:rPr>
            </w:pPr>
          </w:p>
        </w:tc>
        <w:tc>
          <w:tcPr>
            <w:tcW w:w="8789" w:type="dxa"/>
            <w:gridSpan w:val="4"/>
            <w:tcBorders>
              <w:top w:val="single" w:sz="6" w:space="0" w:color="000000"/>
              <w:left w:val="single" w:sz="6" w:space="0" w:color="000000"/>
              <w:bottom w:val="single" w:sz="6" w:space="0" w:color="000000"/>
              <w:right w:val="single" w:sz="6" w:space="0" w:color="000000"/>
            </w:tcBorders>
          </w:tcPr>
          <w:p w:rsidR="00191C10" w:rsidRPr="00FB7F98" w:rsidRDefault="00191C10" w:rsidP="00A63BB6">
            <w:pPr>
              <w:rPr>
                <w:rFonts w:ascii="Arial Narrow" w:hAnsi="Arial Narrow"/>
                <w:color w:val="FF0000"/>
                <w:sz w:val="20"/>
                <w:highlight w:val="yellow"/>
              </w:rPr>
            </w:pPr>
            <w:r w:rsidRPr="00FB7F98">
              <w:rPr>
                <w:rFonts w:ascii="Arial Narrow" w:hAnsi="Arial Narrow"/>
                <w:color w:val="FF0000"/>
                <w:sz w:val="20"/>
                <w:szCs w:val="20"/>
                <w:highlight w:val="yellow"/>
              </w:rPr>
              <w:t xml:space="preserve">El sistema muestra el mensaje: </w:t>
            </w:r>
            <w:r w:rsidRPr="00FB7F98">
              <w:rPr>
                <w:rFonts w:ascii="Arial Narrow" w:hAnsi="Arial Narrow"/>
                <w:b/>
                <w:i/>
                <w:color w:val="FF0000"/>
                <w:sz w:val="20"/>
                <w:szCs w:val="20"/>
                <w:highlight w:val="yellow"/>
              </w:rPr>
              <w:t>“</w:t>
            </w:r>
            <w:r w:rsidR="00FB7F98" w:rsidRPr="00FB7F98">
              <w:rPr>
                <w:rFonts w:ascii="Arial Narrow" w:hAnsi="Arial Narrow"/>
                <w:b/>
                <w:i/>
                <w:color w:val="FF0000"/>
                <w:sz w:val="20"/>
                <w:szCs w:val="20"/>
                <w:highlight w:val="yellow"/>
              </w:rPr>
              <w:t>Las fechas de inicio y término de vigencia ingresados</w:t>
            </w:r>
            <w:r w:rsidRPr="00FB7F98">
              <w:rPr>
                <w:rFonts w:ascii="Arial Narrow" w:hAnsi="Arial Narrow"/>
                <w:b/>
                <w:i/>
                <w:color w:val="FF0000"/>
                <w:sz w:val="20"/>
                <w:szCs w:val="20"/>
                <w:highlight w:val="yellow"/>
              </w:rPr>
              <w:t xml:space="preserve">, </w:t>
            </w:r>
            <w:r w:rsidR="00FB7F98" w:rsidRPr="00FB7F98">
              <w:rPr>
                <w:rFonts w:ascii="Arial Narrow" w:hAnsi="Arial Narrow"/>
                <w:b/>
                <w:i/>
                <w:color w:val="FF0000"/>
                <w:sz w:val="20"/>
                <w:szCs w:val="20"/>
                <w:highlight w:val="yellow"/>
              </w:rPr>
              <w:t>están fuera del rango de fechas de inicio y término de vigencia</w:t>
            </w:r>
            <w:r w:rsidRPr="00FB7F98">
              <w:rPr>
                <w:rFonts w:ascii="Arial Narrow" w:hAnsi="Arial Narrow"/>
                <w:b/>
                <w:i/>
                <w:color w:val="FF0000"/>
                <w:sz w:val="20"/>
                <w:szCs w:val="20"/>
                <w:highlight w:val="yellow"/>
              </w:rPr>
              <w:t xml:space="preserve"> del turno: &lt;</w:t>
            </w:r>
            <w:proofErr w:type="spellStart"/>
            <w:r w:rsidRPr="00FB7F98">
              <w:rPr>
                <w:rFonts w:ascii="Arial Narrow" w:hAnsi="Arial Narrow"/>
                <w:b/>
                <w:i/>
                <w:color w:val="FF0000"/>
                <w:sz w:val="20"/>
                <w:szCs w:val="20"/>
                <w:highlight w:val="yellow"/>
              </w:rPr>
              <w:t>fechaInicioVigenciaTurno</w:t>
            </w:r>
            <w:proofErr w:type="spellEnd"/>
            <w:r w:rsidRPr="00FB7F98">
              <w:rPr>
                <w:rFonts w:ascii="Arial Narrow" w:hAnsi="Arial Narrow"/>
                <w:b/>
                <w:i/>
                <w:color w:val="FF0000"/>
                <w:sz w:val="20"/>
                <w:szCs w:val="20"/>
                <w:highlight w:val="yellow"/>
              </w:rPr>
              <w:t>&gt; - &lt;</w:t>
            </w:r>
            <w:proofErr w:type="spellStart"/>
            <w:r w:rsidRPr="00FB7F98">
              <w:rPr>
                <w:rFonts w:ascii="Arial Narrow" w:hAnsi="Arial Narrow"/>
                <w:b/>
                <w:i/>
                <w:color w:val="FF0000"/>
                <w:sz w:val="20"/>
                <w:szCs w:val="20"/>
                <w:highlight w:val="yellow"/>
              </w:rPr>
              <w:t>fechaFinVigenciaTurno</w:t>
            </w:r>
            <w:proofErr w:type="spellEnd"/>
            <w:r w:rsidRPr="00FB7F98">
              <w:rPr>
                <w:rFonts w:ascii="Arial Narrow" w:hAnsi="Arial Narrow"/>
                <w:b/>
                <w:i/>
                <w:color w:val="FF0000"/>
                <w:sz w:val="20"/>
                <w:szCs w:val="20"/>
                <w:highlight w:val="yellow"/>
              </w:rPr>
              <w:t>&gt;”,</w:t>
            </w:r>
            <w:r w:rsidRPr="00FB7F98">
              <w:rPr>
                <w:rFonts w:ascii="Arial Narrow" w:hAnsi="Arial Narrow"/>
                <w:color w:val="FF0000"/>
                <w:sz w:val="20"/>
                <w:szCs w:val="20"/>
                <w:highlight w:val="yellow"/>
              </w:rPr>
              <w:t xml:space="preserve"> permitiendo corregir el dato.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90456A" w:rsidTr="007601C5">
        <w:tc>
          <w:tcPr>
            <w:tcW w:w="9356" w:type="dxa"/>
            <w:gridSpan w:val="5"/>
          </w:tcPr>
          <w:p w:rsidR="007601C5" w:rsidRPr="006871D1" w:rsidRDefault="007601C5" w:rsidP="00A73A8B">
            <w:pPr>
              <w:rPr>
                <w:rFonts w:ascii="Arial Narrow" w:hAnsi="Arial Narrow"/>
                <w:sz w:val="20"/>
                <w:szCs w:val="20"/>
                <w:lang w:val="es-PE"/>
              </w:rPr>
            </w:pPr>
            <w:r w:rsidRPr="006C59C9">
              <w:rPr>
                <w:rFonts w:ascii="Arial Narrow" w:hAnsi="Arial Narrow"/>
                <w:sz w:val="20"/>
                <w:szCs w:val="20"/>
                <w:highlight w:val="red"/>
                <w:lang w:val="es-PE"/>
              </w:rPr>
              <w:t>RF1</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356" w:type="dxa"/>
            <w:gridSpan w:val="5"/>
          </w:tcPr>
          <w:p w:rsidR="007601C5" w:rsidRPr="005C403B" w:rsidRDefault="00F022D0" w:rsidP="00F022D0">
            <w:pPr>
              <w:rPr>
                <w:rFonts w:ascii="Arial Narrow" w:hAnsi="Arial Narrow"/>
                <w:sz w:val="20"/>
                <w:szCs w:val="20"/>
              </w:rPr>
            </w:pPr>
            <w:r w:rsidRPr="00D163C2">
              <w:rPr>
                <w:rFonts w:ascii="Arial Narrow" w:hAnsi="Arial Narrow"/>
                <w:sz w:val="20"/>
                <w:szCs w:val="20"/>
                <w:highlight w:val="yellow"/>
              </w:rPr>
              <w:t>IU007</w:t>
            </w:r>
            <w:r w:rsidR="007601C5" w:rsidRPr="00D163C2">
              <w:rPr>
                <w:rFonts w:ascii="Arial Narrow" w:hAnsi="Arial Narrow"/>
                <w:sz w:val="20"/>
                <w:szCs w:val="20"/>
                <w:highlight w:val="yellow"/>
              </w:rPr>
              <w:t>, IU00</w:t>
            </w:r>
            <w:r w:rsidRPr="00D163C2">
              <w:rPr>
                <w:rFonts w:ascii="Arial Narrow" w:hAnsi="Arial Narrow"/>
                <w:sz w:val="20"/>
                <w:szCs w:val="20"/>
                <w:highlight w:val="yellow"/>
              </w:rPr>
              <w:t>8</w:t>
            </w:r>
            <w:r w:rsidR="004F0D7E" w:rsidRPr="00D163C2">
              <w:rPr>
                <w:rFonts w:ascii="Arial Narrow" w:hAnsi="Arial Narrow"/>
                <w:sz w:val="20"/>
                <w:szCs w:val="20"/>
                <w:highlight w:val="yellow"/>
              </w:rPr>
              <w:t>, IU00</w:t>
            </w:r>
            <w:r w:rsidRPr="00D163C2">
              <w:rPr>
                <w:rFonts w:ascii="Arial Narrow" w:hAnsi="Arial Narrow"/>
                <w:sz w:val="20"/>
                <w:szCs w:val="20"/>
                <w:highlight w:val="yellow"/>
              </w:rPr>
              <w:t>9</w:t>
            </w:r>
          </w:p>
        </w:tc>
      </w:tr>
    </w:tbl>
    <w:p w:rsidR="007601C5" w:rsidRPr="005C403B" w:rsidRDefault="007601C5" w:rsidP="007601C5">
      <w:pPr>
        <w:rPr>
          <w:rFonts w:ascii="Arial Narrow" w:hAnsi="Arial Narrow"/>
          <w:sz w:val="20"/>
          <w:szCs w:val="20"/>
        </w:rPr>
      </w:pPr>
    </w:p>
    <w:tbl>
      <w:tblPr>
        <w:tblStyle w:val="Tablaconcuadrcula"/>
        <w:tblW w:w="0" w:type="auto"/>
        <w:tblInd w:w="108" w:type="dxa"/>
        <w:tblLayout w:type="fixed"/>
        <w:tblLook w:val="00A0" w:firstRow="1" w:lastRow="0" w:firstColumn="1" w:lastColumn="0" w:noHBand="0" w:noVBand="0"/>
      </w:tblPr>
      <w:tblGrid>
        <w:gridCol w:w="567"/>
        <w:gridCol w:w="3133"/>
        <w:gridCol w:w="5645"/>
      </w:tblGrid>
      <w:tr w:rsidR="007601C5" w:rsidRPr="005C403B" w:rsidTr="004A5F4F">
        <w:tc>
          <w:tcPr>
            <w:tcW w:w="3700" w:type="dxa"/>
            <w:gridSpan w:val="2"/>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45" w:type="dxa"/>
          </w:tcPr>
          <w:p w:rsidR="007601C5" w:rsidRPr="005C403B" w:rsidRDefault="00D652C0" w:rsidP="007601C5">
            <w:pPr>
              <w:rPr>
                <w:rFonts w:ascii="Arial Narrow" w:hAnsi="Arial Narrow"/>
                <w:sz w:val="20"/>
                <w:szCs w:val="20"/>
              </w:rPr>
            </w:pPr>
            <w:r>
              <w:rPr>
                <w:rFonts w:ascii="Arial Narrow" w:hAnsi="Arial Narrow"/>
                <w:sz w:val="20"/>
                <w:szCs w:val="20"/>
              </w:rPr>
              <w:t>CUS05</w:t>
            </w:r>
            <w:r w:rsidR="007601C5" w:rsidRPr="005C403B">
              <w:rPr>
                <w:rFonts w:ascii="Arial Narrow" w:hAnsi="Arial Narrow"/>
                <w:sz w:val="20"/>
                <w:szCs w:val="20"/>
              </w:rPr>
              <w:t xml:space="preserve"> Consultar Catálogo de Funcionarios</w:t>
            </w:r>
          </w:p>
        </w:tc>
      </w:tr>
      <w:tr w:rsidR="007601C5" w:rsidRPr="005C403B" w:rsidTr="004A5F4F">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4A5F4F">
        <w:tc>
          <w:tcPr>
            <w:tcW w:w="9345" w:type="dxa"/>
            <w:gridSpan w:val="3"/>
          </w:tcPr>
          <w:p w:rsidR="007601C5" w:rsidRPr="005C403B" w:rsidRDefault="00063BDF" w:rsidP="007601C5">
            <w:pPr>
              <w:rPr>
                <w:rFonts w:ascii="Arial Narrow" w:hAnsi="Arial Narrow"/>
                <w:sz w:val="20"/>
                <w:szCs w:val="20"/>
              </w:rPr>
            </w:pPr>
            <w:r>
              <w:rPr>
                <w:rFonts w:ascii="Arial Narrow" w:hAnsi="Arial Narrow"/>
                <w:sz w:val="20"/>
                <w:szCs w:val="20"/>
              </w:rPr>
              <w:t xml:space="preserve">Permite </w:t>
            </w:r>
            <w:r w:rsidR="007601C5" w:rsidRPr="005C403B">
              <w:rPr>
                <w:rFonts w:ascii="Arial Narrow" w:hAnsi="Arial Narrow"/>
                <w:sz w:val="20"/>
                <w:szCs w:val="20"/>
              </w:rPr>
              <w:t>consultar:</w:t>
            </w:r>
          </w:p>
          <w:p w:rsidR="007601C5" w:rsidRPr="005C403B" w:rsidRDefault="007601C5" w:rsidP="00EF6966">
            <w:pPr>
              <w:pStyle w:val="Prrafodelista"/>
              <w:numPr>
                <w:ilvl w:val="0"/>
                <w:numId w:val="55"/>
              </w:numPr>
              <w:rPr>
                <w:rFonts w:ascii="Arial Narrow" w:hAnsi="Arial Narrow"/>
                <w:sz w:val="20"/>
                <w:szCs w:val="20"/>
              </w:rPr>
            </w:pPr>
            <w:r w:rsidRPr="005C403B">
              <w:rPr>
                <w:rFonts w:ascii="Arial Narrow" w:hAnsi="Arial Narrow"/>
                <w:sz w:val="20"/>
                <w:szCs w:val="20"/>
              </w:rPr>
              <w:t>Lista de Funcionarios aduaneros registrados en un Grupo de Funcionarios Aduaneros para un determinado Régimen</w:t>
            </w:r>
          </w:p>
          <w:p w:rsidR="007601C5" w:rsidRPr="005C403B" w:rsidRDefault="007601C5" w:rsidP="00EF6966">
            <w:pPr>
              <w:pStyle w:val="Prrafodelista"/>
              <w:numPr>
                <w:ilvl w:val="0"/>
                <w:numId w:val="55"/>
              </w:numPr>
              <w:rPr>
                <w:rFonts w:ascii="Arial Narrow" w:hAnsi="Arial Narrow"/>
                <w:sz w:val="20"/>
                <w:szCs w:val="20"/>
              </w:rPr>
            </w:pPr>
            <w:r w:rsidRPr="005C403B">
              <w:rPr>
                <w:rFonts w:ascii="Arial Narrow" w:hAnsi="Arial Narrow"/>
                <w:sz w:val="20"/>
                <w:szCs w:val="20"/>
              </w:rPr>
              <w:t>Historial de registro de Funcionarios Aduaneros para uno o todos los Regímenes en uno o todos los Grupos.</w:t>
            </w:r>
          </w:p>
        </w:tc>
      </w:tr>
      <w:tr w:rsidR="007601C5" w:rsidRPr="005C403B" w:rsidTr="004A5F4F">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4A5F4F">
        <w:tc>
          <w:tcPr>
            <w:tcW w:w="9345"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Funcionario aduanero </w:t>
            </w:r>
          </w:p>
        </w:tc>
      </w:tr>
      <w:tr w:rsidR="007601C5" w:rsidRPr="005C403B" w:rsidTr="004A5F4F">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4A5F4F">
        <w:tc>
          <w:tcPr>
            <w:tcW w:w="9345" w:type="dxa"/>
            <w:gridSpan w:val="3"/>
          </w:tcPr>
          <w:p w:rsidR="007601C5" w:rsidRPr="005C403B" w:rsidRDefault="007601C5" w:rsidP="007601C5">
            <w:pPr>
              <w:tabs>
                <w:tab w:val="left" w:pos="7275"/>
              </w:tabs>
              <w:jc w:val="left"/>
              <w:rPr>
                <w:rFonts w:ascii="Arial Narrow" w:hAnsi="Arial Narrow"/>
                <w:sz w:val="20"/>
                <w:szCs w:val="20"/>
              </w:rPr>
            </w:pPr>
            <w:r w:rsidRPr="005C403B">
              <w:rPr>
                <w:rFonts w:ascii="Arial Narrow" w:hAnsi="Arial Narrow"/>
                <w:sz w:val="20"/>
                <w:szCs w:val="20"/>
              </w:rPr>
              <w:t>El usuario se encuentre autenticado en el P</w:t>
            </w:r>
            <w:r w:rsidR="00585BBE">
              <w:rPr>
                <w:rFonts w:ascii="Arial Narrow" w:hAnsi="Arial Narrow"/>
                <w:sz w:val="20"/>
                <w:szCs w:val="20"/>
              </w:rPr>
              <w:t>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4A5F4F">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4A5F4F">
        <w:tc>
          <w:tcPr>
            <w:tcW w:w="9345"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Mostrar la información de los Catálogos de Funcionarios</w:t>
            </w:r>
          </w:p>
        </w:tc>
      </w:tr>
      <w:tr w:rsidR="007601C5" w:rsidRPr="005C403B" w:rsidTr="004A5F4F">
        <w:trPr>
          <w:trHeight w:val="223"/>
        </w:trPr>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6. Flujo de eventos *</w:t>
            </w:r>
          </w:p>
        </w:tc>
      </w:tr>
      <w:tr w:rsidR="007601C5" w:rsidRPr="005C403B" w:rsidTr="002B0497">
        <w:tc>
          <w:tcPr>
            <w:tcW w:w="567"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4A5F4F">
              <w:rPr>
                <w:rFonts w:eastAsia="Times New Roman"/>
                <w:sz w:val="18"/>
                <w:szCs w:val="18"/>
              </w:rPr>
              <w:t>Nro</w:t>
            </w:r>
            <w:r w:rsidRPr="005C403B">
              <w:rPr>
                <w:rFonts w:ascii="Arial Narrow" w:eastAsia="Times New Roman" w:hAnsi="Arial Narrow" w:cs="Times New Roman"/>
              </w:rPr>
              <w:t>.</w:t>
            </w:r>
          </w:p>
        </w:tc>
        <w:tc>
          <w:tcPr>
            <w:tcW w:w="3133"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45"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EA39B3" w:rsidTr="002B0497">
        <w:trPr>
          <w:trHeight w:val="629"/>
        </w:trPr>
        <w:tc>
          <w:tcPr>
            <w:tcW w:w="567" w:type="dxa"/>
          </w:tcPr>
          <w:p w:rsidR="007601C5" w:rsidRPr="00EA39B3" w:rsidRDefault="007601C5" w:rsidP="00EF6966">
            <w:pPr>
              <w:pStyle w:val="Prrafodelista"/>
              <w:numPr>
                <w:ilvl w:val="0"/>
                <w:numId w:val="93"/>
              </w:numPr>
              <w:rPr>
                <w:rFonts w:ascii="Arial Narrow" w:hAnsi="Arial Narrow"/>
                <w:color w:val="000000" w:themeColor="text1"/>
                <w:sz w:val="20"/>
                <w:szCs w:val="20"/>
              </w:rPr>
            </w:pPr>
          </w:p>
        </w:tc>
        <w:tc>
          <w:tcPr>
            <w:tcW w:w="3133" w:type="dxa"/>
          </w:tcPr>
          <w:p w:rsidR="007601C5" w:rsidRPr="00EA39B3" w:rsidRDefault="007601C5" w:rsidP="007601C5">
            <w:pPr>
              <w:pStyle w:val="NormalWeb"/>
              <w:spacing w:before="0" w:beforeAutospacing="0" w:after="0" w:afterAutospacing="0"/>
              <w:jc w:val="left"/>
              <w:rPr>
                <w:rFonts w:ascii="Arial Narrow" w:hAnsi="Arial Narrow"/>
                <w:b/>
                <w:strike/>
              </w:rPr>
            </w:pPr>
            <w:r w:rsidRPr="00EA39B3">
              <w:rPr>
                <w:rFonts w:ascii="Arial Narrow" w:hAnsi="Arial Narrow"/>
              </w:rPr>
              <w:t xml:space="preserve">El usuario ingresa a la opción de </w:t>
            </w:r>
            <w:r w:rsidRPr="00EA39B3">
              <w:rPr>
                <w:rFonts w:ascii="Arial Narrow" w:hAnsi="Arial Narrow"/>
                <w:b/>
              </w:rPr>
              <w:t>“Consulta del Catálogo de Funcionarios”</w:t>
            </w:r>
            <w:r w:rsidRPr="00EA39B3">
              <w:rPr>
                <w:rFonts w:ascii="Arial Narrow" w:hAnsi="Arial Narrow"/>
              </w:rPr>
              <w:t xml:space="preserve"> </w:t>
            </w:r>
            <w:r w:rsidRPr="00EA39B3">
              <w:rPr>
                <w:rFonts w:ascii="Arial Narrow" w:hAnsi="Arial Narrow"/>
                <w:strike/>
              </w:rPr>
              <w:t>en la I</w:t>
            </w:r>
            <w:r w:rsidRPr="00EA39B3">
              <w:rPr>
                <w:rFonts w:ascii="Arial Narrow" w:hAnsi="Arial Narrow"/>
                <w:b/>
                <w:strike/>
              </w:rPr>
              <w:t>U001</w:t>
            </w:r>
          </w:p>
          <w:p w:rsidR="007601C5" w:rsidRPr="00EA39B3" w:rsidRDefault="007601C5" w:rsidP="007601C5">
            <w:pPr>
              <w:pStyle w:val="NormalWeb"/>
              <w:spacing w:before="0" w:beforeAutospacing="0" w:after="0" w:afterAutospacing="0"/>
              <w:jc w:val="left"/>
              <w:rPr>
                <w:rFonts w:ascii="Arial Narrow" w:eastAsia="Times New Roman" w:hAnsi="Arial Narrow"/>
                <w:b/>
                <w:strike/>
              </w:rPr>
            </w:pPr>
          </w:p>
          <w:p w:rsidR="007601C5" w:rsidRPr="00EA39B3" w:rsidRDefault="007601C5" w:rsidP="007601C5">
            <w:pPr>
              <w:pStyle w:val="NormalWeb"/>
              <w:spacing w:before="0" w:beforeAutospacing="0" w:after="0" w:afterAutospacing="0"/>
              <w:jc w:val="left"/>
              <w:rPr>
                <w:rFonts w:ascii="Arial Narrow" w:eastAsia="Times New Roman" w:hAnsi="Arial Narrow"/>
              </w:rPr>
            </w:pPr>
            <w:r w:rsidRPr="00EA39B3">
              <w:rPr>
                <w:rFonts w:ascii="Arial Narrow" w:eastAsia="Times New Roman" w:hAnsi="Arial Narrow"/>
                <w:b/>
                <w:strike/>
              </w:rPr>
              <w:t>Despacho aduanero de ingreso-&gt;Mantenimiento de criterios-&gt;</w:t>
            </w:r>
            <w:r w:rsidRPr="00EA39B3">
              <w:rPr>
                <w:rFonts w:ascii="Arial Narrow" w:hAnsi="Arial Narrow"/>
                <w:strike/>
              </w:rPr>
              <w:t xml:space="preserve"> </w:t>
            </w:r>
            <w:r w:rsidRPr="00EA39B3">
              <w:rPr>
                <w:rFonts w:ascii="Arial Narrow" w:eastAsia="Times New Roman" w:hAnsi="Arial Narrow"/>
                <w:b/>
                <w:strike/>
              </w:rPr>
              <w:t>Consulta del catálogo de funcionarios</w:t>
            </w:r>
          </w:p>
        </w:tc>
        <w:tc>
          <w:tcPr>
            <w:tcW w:w="5645" w:type="dxa"/>
          </w:tcPr>
          <w:p w:rsidR="00A7458E" w:rsidRPr="00EA39B3" w:rsidRDefault="007601C5" w:rsidP="00EF6966">
            <w:pPr>
              <w:pStyle w:val="Prrafodelista"/>
              <w:numPr>
                <w:ilvl w:val="1"/>
                <w:numId w:val="93"/>
              </w:numPr>
              <w:ind w:left="357" w:hanging="357"/>
              <w:rPr>
                <w:rFonts w:ascii="Arial Narrow" w:hAnsi="Arial Narrow"/>
                <w:sz w:val="20"/>
                <w:szCs w:val="20"/>
              </w:rPr>
            </w:pPr>
            <w:r w:rsidRPr="00EA39B3">
              <w:rPr>
                <w:rFonts w:ascii="Arial Narrow" w:hAnsi="Arial Narrow"/>
                <w:sz w:val="20"/>
                <w:szCs w:val="20"/>
              </w:rPr>
              <w:t xml:space="preserve">El sistema muestra la </w:t>
            </w:r>
            <w:r w:rsidR="00517042" w:rsidRPr="00EA39B3">
              <w:rPr>
                <w:rFonts w:ascii="Arial Narrow" w:hAnsi="Arial Narrow"/>
                <w:b/>
                <w:sz w:val="20"/>
                <w:szCs w:val="20"/>
              </w:rPr>
              <w:t>IU010</w:t>
            </w:r>
            <w:r w:rsidRPr="00EA39B3">
              <w:rPr>
                <w:rFonts w:ascii="Arial Narrow" w:hAnsi="Arial Narrow"/>
                <w:b/>
                <w:sz w:val="20"/>
                <w:szCs w:val="20"/>
              </w:rPr>
              <w:t xml:space="preserve"> </w:t>
            </w:r>
            <w:r w:rsidRPr="00EA39B3">
              <w:rPr>
                <w:rFonts w:ascii="Arial Narrow" w:hAnsi="Arial Narrow"/>
                <w:sz w:val="20"/>
                <w:szCs w:val="20"/>
              </w:rPr>
              <w:t>de Consulta de Catálogo de Funcionarios</w:t>
            </w:r>
            <w:r w:rsidR="00845ED8" w:rsidRPr="00EA39B3">
              <w:rPr>
                <w:rFonts w:ascii="Arial Narrow" w:hAnsi="Arial Narrow"/>
                <w:sz w:val="20"/>
                <w:szCs w:val="20"/>
              </w:rPr>
              <w:t>,</w:t>
            </w:r>
            <w:r w:rsidR="00A7458E" w:rsidRPr="00EA39B3">
              <w:rPr>
                <w:rFonts w:ascii="Arial Narrow" w:hAnsi="Arial Narrow"/>
                <w:sz w:val="20"/>
                <w:szCs w:val="20"/>
              </w:rPr>
              <w:t xml:space="preserve"> donde:</w:t>
            </w:r>
          </w:p>
          <w:p w:rsidR="007601C5" w:rsidRPr="00EA39B3" w:rsidRDefault="00A7458E" w:rsidP="00EF6966">
            <w:pPr>
              <w:pStyle w:val="Prrafodelista"/>
              <w:numPr>
                <w:ilvl w:val="0"/>
                <w:numId w:val="79"/>
              </w:numPr>
              <w:rPr>
                <w:rFonts w:ascii="Arial Narrow" w:hAnsi="Arial Narrow"/>
                <w:sz w:val="20"/>
                <w:szCs w:val="20"/>
              </w:rPr>
            </w:pPr>
            <w:r w:rsidRPr="00EA39B3">
              <w:rPr>
                <w:rFonts w:ascii="Arial Narrow" w:hAnsi="Arial Narrow"/>
                <w:b/>
                <w:sz w:val="20"/>
                <w:szCs w:val="20"/>
              </w:rPr>
              <w:t>Se muestra la siguiente información no editable:</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rPr>
              <w:t>Fecha:</w:t>
            </w:r>
            <w:r w:rsidRPr="00EA39B3">
              <w:rPr>
                <w:rFonts w:ascii="Arial Narrow" w:hAnsi="Arial Narrow"/>
                <w:sz w:val="20"/>
                <w:szCs w:val="20"/>
              </w:rPr>
              <w:t xml:space="preserve"> Fecha del sistema del momento en el que se está ingresando (formato </w:t>
            </w:r>
            <w:proofErr w:type="spellStart"/>
            <w:r w:rsidRPr="00EA39B3">
              <w:rPr>
                <w:rFonts w:ascii="Arial Narrow" w:hAnsi="Arial Narrow"/>
                <w:sz w:val="20"/>
                <w:szCs w:val="20"/>
              </w:rPr>
              <w:t>dd</w:t>
            </w:r>
            <w:proofErr w:type="spellEnd"/>
            <w:r w:rsidRPr="00EA39B3">
              <w:rPr>
                <w:rFonts w:ascii="Arial Narrow" w:hAnsi="Arial Narrow"/>
                <w:sz w:val="20"/>
                <w:szCs w:val="20"/>
              </w:rPr>
              <w:t>/mm/</w:t>
            </w:r>
            <w:proofErr w:type="spellStart"/>
            <w:r w:rsidRPr="00EA39B3">
              <w:rPr>
                <w:rFonts w:ascii="Arial Narrow" w:hAnsi="Arial Narrow"/>
                <w:sz w:val="20"/>
                <w:szCs w:val="20"/>
              </w:rPr>
              <w:t>aaaa</w:t>
            </w:r>
            <w:proofErr w:type="spellEnd"/>
            <w:r w:rsidRPr="00EA39B3">
              <w:rPr>
                <w:rFonts w:ascii="Arial Narrow" w:hAnsi="Arial Narrow"/>
                <w:sz w:val="20"/>
                <w:szCs w:val="20"/>
              </w:rPr>
              <w:t>) a esta opción.</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rPr>
              <w:t>Hora</w:t>
            </w:r>
            <w:r w:rsidRPr="00EA39B3">
              <w:rPr>
                <w:rFonts w:ascii="Arial Narrow" w:hAnsi="Arial Narrow"/>
                <w:sz w:val="20"/>
                <w:szCs w:val="20"/>
              </w:rPr>
              <w:t xml:space="preserve">: Hora del sistema del momento en el que se está ingresando (formato </w:t>
            </w:r>
            <w:proofErr w:type="spellStart"/>
            <w:r w:rsidRPr="00EA39B3">
              <w:rPr>
                <w:rFonts w:ascii="Arial Narrow" w:hAnsi="Arial Narrow"/>
                <w:sz w:val="20"/>
                <w:szCs w:val="20"/>
              </w:rPr>
              <w:t>hh:mm:ss</w:t>
            </w:r>
            <w:proofErr w:type="spellEnd"/>
            <w:r w:rsidRPr="00EA39B3">
              <w:rPr>
                <w:rFonts w:ascii="Arial Narrow" w:hAnsi="Arial Narrow"/>
                <w:sz w:val="20"/>
                <w:szCs w:val="20"/>
              </w:rPr>
              <w:t>) a esta opción</w:t>
            </w:r>
          </w:p>
          <w:p w:rsidR="00845ED8" w:rsidRPr="00EA39B3" w:rsidRDefault="00845ED8" w:rsidP="00EF6966">
            <w:pPr>
              <w:pStyle w:val="Prrafodelista"/>
              <w:numPr>
                <w:ilvl w:val="0"/>
                <w:numId w:val="79"/>
              </w:numPr>
              <w:rPr>
                <w:rFonts w:ascii="Arial Narrow" w:hAnsi="Arial Narrow"/>
                <w:b/>
                <w:sz w:val="20"/>
                <w:szCs w:val="20"/>
              </w:rPr>
            </w:pPr>
            <w:r w:rsidRPr="00EA39B3">
              <w:rPr>
                <w:rFonts w:ascii="Arial Narrow" w:hAnsi="Arial Narrow"/>
                <w:b/>
                <w:sz w:val="20"/>
                <w:szCs w:val="20"/>
              </w:rPr>
              <w:t>Se muestran los siguientes campos, editables, de consulta:</w:t>
            </w:r>
          </w:p>
          <w:p w:rsidR="008239C2" w:rsidRPr="00EA39B3" w:rsidRDefault="008239C2" w:rsidP="00EF6966">
            <w:pPr>
              <w:pStyle w:val="Prrafodelista"/>
              <w:numPr>
                <w:ilvl w:val="0"/>
                <w:numId w:val="80"/>
              </w:numPr>
              <w:rPr>
                <w:rFonts w:ascii="Arial Narrow" w:hAnsi="Arial Narrow"/>
                <w:sz w:val="20"/>
                <w:szCs w:val="20"/>
                <w:highlight w:val="yellow"/>
              </w:rPr>
            </w:pPr>
            <w:r w:rsidRPr="00EA39B3">
              <w:rPr>
                <w:rFonts w:ascii="Arial Narrow" w:hAnsi="Arial Narrow"/>
                <w:b/>
                <w:sz w:val="20"/>
                <w:szCs w:val="20"/>
                <w:highlight w:val="yellow"/>
              </w:rPr>
              <w:t>Aduana</w:t>
            </w:r>
            <w:r w:rsidRPr="00EA39B3">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8239C2" w:rsidRPr="00EA39B3" w:rsidRDefault="008239C2" w:rsidP="00EF6966">
            <w:pPr>
              <w:pStyle w:val="Prrafodelista"/>
              <w:numPr>
                <w:ilvl w:val="0"/>
                <w:numId w:val="80"/>
              </w:numPr>
              <w:rPr>
                <w:rFonts w:ascii="Arial Narrow" w:hAnsi="Arial Narrow"/>
                <w:b/>
                <w:sz w:val="20"/>
                <w:szCs w:val="20"/>
                <w:highlight w:val="yellow"/>
              </w:rPr>
            </w:pPr>
            <w:r w:rsidRPr="00EA39B3">
              <w:rPr>
                <w:rFonts w:ascii="Arial Narrow" w:hAnsi="Arial Narrow"/>
                <w:b/>
                <w:sz w:val="20"/>
                <w:szCs w:val="20"/>
                <w:highlight w:val="yellow"/>
              </w:rPr>
              <w:t>Si el usuario autenticado tiene el rol</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Jefe o Supervisor de régimen</w:t>
            </w:r>
            <w:r w:rsidR="00B270AC" w:rsidRPr="00EA39B3">
              <w:rPr>
                <w:rFonts w:ascii="Arial Narrow" w:hAnsi="Arial Narrow"/>
                <w:b/>
                <w:sz w:val="20"/>
                <w:szCs w:val="20"/>
                <w:highlight w:val="yellow"/>
              </w:rPr>
              <w:t xml:space="preserve"> </w:t>
            </w:r>
            <w:r w:rsidR="00B270AC" w:rsidRPr="00EA39B3">
              <w:rPr>
                <w:rFonts w:ascii="Arial Narrow" w:hAnsi="Arial Narrow" w:cs="Arial"/>
                <w:b/>
                <w:bCs/>
                <w:sz w:val="20"/>
                <w:szCs w:val="20"/>
                <w:highlight w:val="green"/>
                <w:lang w:val="es-PE" w:eastAsia="es-PE"/>
              </w:rPr>
              <w:t>(ver Anexo 1)</w:t>
            </w:r>
            <w:r w:rsidRPr="00EA39B3">
              <w:rPr>
                <w:rFonts w:ascii="Arial Narrow" w:hAnsi="Arial Narrow"/>
                <w:b/>
                <w:sz w:val="20"/>
                <w:szCs w:val="20"/>
                <w:highlight w:val="yellow"/>
              </w:rPr>
              <w:t>:</w:t>
            </w:r>
          </w:p>
          <w:p w:rsidR="008239C2" w:rsidRPr="00EA39B3" w:rsidRDefault="008239C2" w:rsidP="00A80F21">
            <w:pPr>
              <w:pStyle w:val="Prrafodelista"/>
              <w:ind w:left="1075"/>
              <w:rPr>
                <w:rFonts w:ascii="Arial Narrow" w:hAnsi="Arial Narrow"/>
                <w:sz w:val="20"/>
                <w:szCs w:val="20"/>
                <w:highlight w:val="yellow"/>
              </w:rPr>
            </w:pPr>
            <w:r w:rsidRPr="00EA39B3">
              <w:rPr>
                <w:rFonts w:ascii="Arial Narrow" w:hAnsi="Arial Narrow"/>
                <w:sz w:val="20"/>
                <w:szCs w:val="20"/>
                <w:highlight w:val="yellow"/>
              </w:rPr>
              <w:t>Si la aduana del funcionario autenticado corresponde a una aduana asociada, entonces se muestran todas las aduanas que forman parte de la asociación, caso contrario se muestra solo la aduana del funcionario autenticado en la lista deshabilitada.</w:t>
            </w:r>
          </w:p>
          <w:p w:rsidR="008239C2" w:rsidRPr="00EA39B3" w:rsidRDefault="008239C2" w:rsidP="00EF6966">
            <w:pPr>
              <w:pStyle w:val="Prrafodelista"/>
              <w:numPr>
                <w:ilvl w:val="0"/>
                <w:numId w:val="80"/>
              </w:numPr>
              <w:rPr>
                <w:rFonts w:ascii="Arial Narrow" w:hAnsi="Arial Narrow"/>
                <w:b/>
                <w:sz w:val="20"/>
                <w:szCs w:val="20"/>
                <w:highlight w:val="yellow"/>
              </w:rPr>
            </w:pPr>
            <w:r w:rsidRPr="00EA39B3">
              <w:rPr>
                <w:rFonts w:ascii="Arial Narrow" w:hAnsi="Arial Narrow"/>
                <w:b/>
                <w:sz w:val="20"/>
                <w:szCs w:val="20"/>
                <w:highlight w:val="yellow"/>
              </w:rPr>
              <w:t>Si el usuario autenticado tiene asignado el rol</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Profesional normativo:</w:t>
            </w:r>
          </w:p>
          <w:p w:rsidR="008239C2" w:rsidRPr="00EA39B3" w:rsidRDefault="008239C2" w:rsidP="00A80F21">
            <w:pPr>
              <w:pStyle w:val="Prrafodelista"/>
              <w:ind w:left="1075"/>
              <w:rPr>
                <w:rFonts w:ascii="Arial Narrow" w:hAnsi="Arial Narrow"/>
                <w:sz w:val="20"/>
                <w:szCs w:val="20"/>
                <w:highlight w:val="yellow"/>
              </w:rPr>
            </w:pPr>
            <w:r w:rsidRPr="00EA39B3">
              <w:rPr>
                <w:rFonts w:ascii="Arial Narrow" w:hAnsi="Arial Narrow"/>
                <w:sz w:val="20"/>
                <w:szCs w:val="20"/>
                <w:highlight w:val="yellow"/>
              </w:rPr>
              <w:t>Se muestran todas las aduanas.</w:t>
            </w:r>
          </w:p>
          <w:p w:rsidR="00044037" w:rsidRPr="00EA39B3" w:rsidRDefault="008239C2" w:rsidP="00A80F21">
            <w:pPr>
              <w:pStyle w:val="Prrafodelista"/>
              <w:ind w:left="715"/>
              <w:rPr>
                <w:rFonts w:ascii="Arial Narrow" w:hAnsi="Arial Narrow"/>
                <w:sz w:val="20"/>
                <w:szCs w:val="20"/>
              </w:rPr>
            </w:pPr>
            <w:r w:rsidRPr="00EA39B3">
              <w:rPr>
                <w:rFonts w:ascii="Arial Narrow" w:hAnsi="Arial Narrow"/>
                <w:sz w:val="20"/>
                <w:szCs w:val="20"/>
                <w:highlight w:val="yellow"/>
              </w:rPr>
              <w:t>En cualquier caso la aduana del funcionario se muestra seleccionada por defecto</w:t>
            </w:r>
            <w:r w:rsidR="00044037" w:rsidRPr="00EA39B3">
              <w:rPr>
                <w:rFonts w:ascii="Arial Narrow" w:hAnsi="Arial Narrow"/>
                <w:sz w:val="20"/>
                <w:szCs w:val="20"/>
                <w:highlight w:val="yellow"/>
              </w:rPr>
              <w:t>.</w:t>
            </w:r>
          </w:p>
          <w:p w:rsidR="00044037" w:rsidRPr="00EA39B3" w:rsidRDefault="00044037" w:rsidP="00EF6966">
            <w:pPr>
              <w:pStyle w:val="Prrafodelista"/>
              <w:numPr>
                <w:ilvl w:val="0"/>
                <w:numId w:val="80"/>
              </w:numPr>
              <w:rPr>
                <w:rFonts w:ascii="Arial Narrow" w:hAnsi="Arial Narrow"/>
                <w:b/>
                <w:sz w:val="20"/>
                <w:szCs w:val="20"/>
              </w:rPr>
            </w:pPr>
            <w:r w:rsidRPr="00EA39B3">
              <w:rPr>
                <w:rFonts w:ascii="Arial Narrow" w:hAnsi="Arial Narrow"/>
                <w:b/>
                <w:sz w:val="20"/>
                <w:szCs w:val="20"/>
                <w:highlight w:val="yellow"/>
              </w:rPr>
              <w:t>Vigente</w:t>
            </w:r>
            <w:r w:rsidRPr="00EA39B3">
              <w:rPr>
                <w:rFonts w:ascii="Arial Narrow" w:hAnsi="Arial Narrow"/>
                <w:b/>
                <w:sz w:val="20"/>
                <w:szCs w:val="20"/>
              </w:rPr>
              <w:t xml:space="preserve"> Desde: </w:t>
            </w:r>
            <w:r w:rsidRPr="00EA39B3">
              <w:rPr>
                <w:rFonts w:ascii="Arial Narrow" w:hAnsi="Arial Narrow"/>
                <w:sz w:val="20"/>
                <w:szCs w:val="20"/>
              </w:rPr>
              <w:t xml:space="preserve">Campo obligatorio, indica la fecha de inicio de vigencia del registro del funcionario aduanero en el Grupo que será seleccionado por el usuario. </w:t>
            </w:r>
            <w:r w:rsidRPr="00EA39B3">
              <w:rPr>
                <w:rFonts w:ascii="Arial Narrow" w:hAnsi="Arial Narrow"/>
                <w:sz w:val="20"/>
                <w:szCs w:val="20"/>
                <w:highlight w:val="yellow"/>
              </w:rPr>
              <w:t>Se muestra por defecto la fecha actual.</w:t>
            </w:r>
          </w:p>
          <w:p w:rsidR="00845ED8" w:rsidRPr="00EA39B3" w:rsidRDefault="00044037" w:rsidP="00EF6966">
            <w:pPr>
              <w:pStyle w:val="Prrafodelista"/>
              <w:numPr>
                <w:ilvl w:val="0"/>
                <w:numId w:val="80"/>
              </w:numPr>
              <w:rPr>
                <w:rFonts w:ascii="Arial Narrow" w:hAnsi="Arial Narrow"/>
                <w:b/>
                <w:sz w:val="20"/>
                <w:szCs w:val="20"/>
              </w:rPr>
            </w:pPr>
            <w:r w:rsidRPr="00EA39B3">
              <w:rPr>
                <w:rFonts w:ascii="Arial Narrow" w:hAnsi="Arial Narrow"/>
                <w:b/>
                <w:sz w:val="20"/>
                <w:szCs w:val="20"/>
                <w:highlight w:val="yellow"/>
              </w:rPr>
              <w:t>Vigente</w:t>
            </w:r>
            <w:r w:rsidRPr="00EA39B3">
              <w:rPr>
                <w:rFonts w:ascii="Arial Narrow" w:hAnsi="Arial Narrow"/>
                <w:b/>
                <w:sz w:val="20"/>
                <w:szCs w:val="20"/>
              </w:rPr>
              <w:t xml:space="preserve"> Hasta: </w:t>
            </w:r>
            <w:r w:rsidRPr="00EA39B3">
              <w:rPr>
                <w:rFonts w:ascii="Arial Narrow" w:hAnsi="Arial Narrow"/>
                <w:sz w:val="20"/>
                <w:szCs w:val="20"/>
              </w:rPr>
              <w:t>Campo obligatorio, indica la fecha de término de vigencia del registro del funcionario aduanero en el Grupo que será seleccionado por el usuario.</w:t>
            </w:r>
            <w:r w:rsidRPr="00EA39B3">
              <w:rPr>
                <w:rFonts w:ascii="Arial Narrow" w:hAnsi="Arial Narrow"/>
                <w:sz w:val="20"/>
                <w:szCs w:val="20"/>
                <w:highlight w:val="yellow"/>
              </w:rPr>
              <w:t xml:space="preserve"> Se muestra por defecto la fecha actual.</w:t>
            </w:r>
            <w:r w:rsidRPr="00EA39B3">
              <w:rPr>
                <w:rFonts w:ascii="Arial Narrow" w:hAnsi="Arial Narrow"/>
                <w:sz w:val="20"/>
                <w:szCs w:val="20"/>
              </w:rPr>
              <w:t xml:space="preserve"> El período de consulta no será mayor a un (01) año.</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highlight w:val="yellow"/>
              </w:rPr>
              <w:t>Unidad de despacho</w:t>
            </w:r>
            <w:r w:rsidRPr="00EA39B3">
              <w:rPr>
                <w:rFonts w:ascii="Arial Narrow" w:hAnsi="Arial Narrow"/>
                <w:b/>
                <w:strike/>
                <w:sz w:val="20"/>
                <w:szCs w:val="20"/>
              </w:rPr>
              <w:t xml:space="preserve"> </w:t>
            </w:r>
            <w:r w:rsidRPr="00EA39B3">
              <w:rPr>
                <w:rFonts w:ascii="Arial Narrow" w:hAnsi="Arial Narrow"/>
                <w:sz w:val="20"/>
                <w:szCs w:val="20"/>
              </w:rPr>
              <w:t xml:space="preserve">Campo </w:t>
            </w:r>
            <w:r w:rsidR="005E541D" w:rsidRPr="00EA39B3">
              <w:rPr>
                <w:rFonts w:ascii="Arial Narrow" w:hAnsi="Arial Narrow"/>
                <w:sz w:val="20"/>
                <w:szCs w:val="20"/>
              </w:rPr>
              <w:t>opcional</w:t>
            </w:r>
            <w:r w:rsidRPr="00EA39B3">
              <w:rPr>
                <w:rFonts w:ascii="Arial Narrow" w:hAnsi="Arial Narrow"/>
                <w:sz w:val="20"/>
                <w:szCs w:val="20"/>
              </w:rPr>
              <w:t xml:space="preserve">, </w:t>
            </w:r>
            <w:r w:rsidR="00DB2B0C" w:rsidRPr="00EA39B3">
              <w:rPr>
                <w:rFonts w:ascii="Arial Narrow" w:hAnsi="Arial Narrow"/>
                <w:sz w:val="20"/>
                <w:szCs w:val="20"/>
                <w:highlight w:val="yellow"/>
              </w:rPr>
              <w:t>muestra la lista de unidades de despacho con la descripción de las unidades de despacho vigentes, de la aduana seleccionada, ordenadas por número. Por defecto se muestra seleccionada la primera unidad de despacho de la lista</w:t>
            </w:r>
            <w:r w:rsidRPr="00EA39B3">
              <w:rPr>
                <w:rFonts w:ascii="Arial Narrow" w:hAnsi="Arial Narrow"/>
                <w:sz w:val="20"/>
                <w:szCs w:val="20"/>
                <w:highlight w:val="yellow"/>
              </w:rPr>
              <w:t>.</w:t>
            </w:r>
            <w:r w:rsidRPr="00EA39B3">
              <w:rPr>
                <w:rFonts w:ascii="Arial Narrow" w:hAnsi="Arial Narrow"/>
                <w:sz w:val="20"/>
                <w:szCs w:val="20"/>
              </w:rPr>
              <w:t xml:space="preserve"> </w:t>
            </w:r>
            <w:r w:rsidRPr="00EA39B3">
              <w:rPr>
                <w:rFonts w:ascii="Arial Narrow" w:hAnsi="Arial Narrow"/>
                <w:b/>
                <w:strike/>
                <w:sz w:val="20"/>
                <w:szCs w:val="20"/>
              </w:rPr>
              <w:t xml:space="preserve">Régimen Aduanero: </w:t>
            </w:r>
            <w:r w:rsidRPr="00EA39B3">
              <w:rPr>
                <w:rFonts w:ascii="Arial Narrow" w:hAnsi="Arial Narrow"/>
                <w:strike/>
                <w:sz w:val="20"/>
                <w:szCs w:val="20"/>
              </w:rPr>
              <w:t>donde se selecciona el Régimen aduanero a la que pertenecen los funcionarios a registrar. Se deberá mostrar sólo el régimen Envíos de Entrega Rápida – 28, el cual deberá estar seleccionado por defecto.</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highlight w:val="yellow"/>
              </w:rPr>
              <w:t>Grupo</w:t>
            </w:r>
            <w:r w:rsidRPr="00EA39B3">
              <w:rPr>
                <w:rFonts w:ascii="Arial Narrow" w:hAnsi="Arial Narrow"/>
                <w:sz w:val="20"/>
                <w:szCs w:val="20"/>
              </w:rPr>
              <w:t xml:space="preserve"> </w:t>
            </w:r>
            <w:r w:rsidRPr="00EA39B3">
              <w:rPr>
                <w:rFonts w:ascii="Arial Narrow" w:hAnsi="Arial Narrow"/>
                <w:b/>
                <w:sz w:val="20"/>
                <w:szCs w:val="20"/>
              </w:rPr>
              <w:t>de</w:t>
            </w:r>
            <w:r w:rsidRPr="00EA39B3">
              <w:rPr>
                <w:rFonts w:ascii="Arial Narrow" w:hAnsi="Arial Narrow"/>
                <w:sz w:val="20"/>
                <w:szCs w:val="20"/>
              </w:rPr>
              <w:t xml:space="preserve"> </w:t>
            </w:r>
            <w:r w:rsidRPr="00EA39B3">
              <w:rPr>
                <w:rFonts w:ascii="Arial Narrow" w:hAnsi="Arial Narrow"/>
                <w:b/>
                <w:sz w:val="20"/>
                <w:szCs w:val="20"/>
              </w:rPr>
              <w:t xml:space="preserve">Funcionarios </w:t>
            </w:r>
            <w:r w:rsidRPr="00EA39B3">
              <w:rPr>
                <w:rFonts w:ascii="Arial Narrow" w:hAnsi="Arial Narrow"/>
                <w:b/>
                <w:strike/>
                <w:sz w:val="20"/>
                <w:szCs w:val="20"/>
              </w:rPr>
              <w:t>a Registrar</w:t>
            </w:r>
            <w:r w:rsidRPr="00EA39B3">
              <w:rPr>
                <w:rFonts w:ascii="Arial Narrow" w:hAnsi="Arial Narrow"/>
                <w:sz w:val="20"/>
                <w:szCs w:val="20"/>
              </w:rPr>
              <w:t xml:space="preserve">: Campo </w:t>
            </w:r>
            <w:r w:rsidR="005E541D" w:rsidRPr="00EA39B3">
              <w:rPr>
                <w:rFonts w:ascii="Arial Narrow" w:hAnsi="Arial Narrow"/>
                <w:sz w:val="20"/>
                <w:szCs w:val="20"/>
              </w:rPr>
              <w:t>opcional</w:t>
            </w:r>
            <w:r w:rsidRPr="00EA39B3">
              <w:rPr>
                <w:rFonts w:ascii="Arial Narrow" w:hAnsi="Arial Narrow"/>
                <w:sz w:val="20"/>
                <w:szCs w:val="20"/>
              </w:rPr>
              <w:t xml:space="preserve">, </w:t>
            </w:r>
            <w:r w:rsidRPr="00EA39B3">
              <w:rPr>
                <w:rFonts w:ascii="Arial Narrow" w:hAnsi="Arial Narrow"/>
                <w:sz w:val="20"/>
                <w:szCs w:val="20"/>
                <w:highlight w:val="yellow"/>
              </w:rPr>
              <w:t>muestra la lista de</w:t>
            </w:r>
            <w:r w:rsidRPr="00EA39B3">
              <w:rPr>
                <w:rFonts w:ascii="Arial Narrow" w:hAnsi="Arial Narrow"/>
                <w:sz w:val="20"/>
                <w:szCs w:val="20"/>
              </w:rPr>
              <w:t xml:space="preserve"> </w:t>
            </w:r>
            <w:r w:rsidRPr="00EA39B3">
              <w:rPr>
                <w:rFonts w:ascii="Arial Narrow" w:hAnsi="Arial Narrow"/>
                <w:strike/>
                <w:sz w:val="20"/>
                <w:szCs w:val="20"/>
              </w:rPr>
              <w:t>donde se selecciona el</w:t>
            </w:r>
            <w:r w:rsidRPr="00EA39B3">
              <w:rPr>
                <w:rFonts w:ascii="Arial Narrow" w:hAnsi="Arial Narrow"/>
                <w:sz w:val="20"/>
                <w:szCs w:val="20"/>
              </w:rPr>
              <w:t xml:space="preserve"> Grupos de Funcionarios Aduaneros </w:t>
            </w:r>
            <w:r w:rsidRPr="00EA39B3">
              <w:rPr>
                <w:rFonts w:ascii="Arial Narrow" w:hAnsi="Arial Narrow"/>
                <w:sz w:val="20"/>
                <w:szCs w:val="20"/>
                <w:highlight w:val="yellow"/>
              </w:rPr>
              <w:t>de acuerdo al rol del usuario autenticado.</w:t>
            </w:r>
            <w:r w:rsidRPr="00EA39B3">
              <w:rPr>
                <w:rFonts w:ascii="Arial Narrow" w:hAnsi="Arial Narrow"/>
                <w:sz w:val="20"/>
                <w:szCs w:val="20"/>
              </w:rPr>
              <w:t xml:space="preserve"> </w:t>
            </w:r>
            <w:r w:rsidRPr="00EA39B3">
              <w:rPr>
                <w:rFonts w:ascii="Arial Narrow" w:hAnsi="Arial Narrow"/>
                <w:strike/>
                <w:sz w:val="20"/>
                <w:szCs w:val="20"/>
              </w:rPr>
              <w:t>que se va registrar</w:t>
            </w:r>
            <w:r w:rsidRPr="00EA39B3">
              <w:rPr>
                <w:rFonts w:ascii="Arial Narrow" w:hAnsi="Arial Narrow"/>
                <w:sz w:val="20"/>
                <w:szCs w:val="20"/>
              </w:rPr>
              <w:t xml:space="preserve"> (Ver detalle de los grupos en el </w:t>
            </w:r>
            <w:r w:rsidRPr="00EA39B3">
              <w:rPr>
                <w:rFonts w:ascii="Arial Narrow" w:hAnsi="Arial Narrow"/>
                <w:b/>
                <w:sz w:val="20"/>
                <w:szCs w:val="20"/>
              </w:rPr>
              <w:t>ANEXO 02</w:t>
            </w:r>
            <w:r w:rsidRPr="00EA39B3">
              <w:rPr>
                <w:rFonts w:ascii="Arial Narrow" w:hAnsi="Arial Narrow"/>
                <w:sz w:val="20"/>
                <w:szCs w:val="20"/>
              </w:rPr>
              <w:t xml:space="preserve">). </w:t>
            </w:r>
          </w:p>
          <w:p w:rsidR="00845ED8" w:rsidRPr="00EA39B3" w:rsidRDefault="00845ED8" w:rsidP="00A80F21">
            <w:pPr>
              <w:pStyle w:val="Prrafodelista"/>
              <w:ind w:left="1075"/>
              <w:rPr>
                <w:rFonts w:ascii="Arial Narrow" w:hAnsi="Arial Narrow"/>
                <w:sz w:val="20"/>
                <w:szCs w:val="20"/>
              </w:rPr>
            </w:pPr>
            <w:r w:rsidRPr="00EA39B3">
              <w:rPr>
                <w:rFonts w:ascii="Arial Narrow" w:hAnsi="Arial Narrow"/>
                <w:sz w:val="20"/>
                <w:szCs w:val="20"/>
                <w:highlight w:val="yellow"/>
              </w:rPr>
              <w:t>En cualquier caso se muestra seleccionado el primer elemento de la lista por defecto.</w:t>
            </w:r>
            <w:r w:rsidRPr="00EA39B3">
              <w:rPr>
                <w:rFonts w:ascii="Arial Narrow" w:hAnsi="Arial Narrow"/>
                <w:sz w:val="20"/>
                <w:szCs w:val="20"/>
              </w:rPr>
              <w:t xml:space="preserve"> </w:t>
            </w:r>
          </w:p>
          <w:p w:rsidR="00845ED8" w:rsidRPr="00EA39B3" w:rsidRDefault="00845ED8" w:rsidP="00EF6966">
            <w:pPr>
              <w:pStyle w:val="Prrafodelista"/>
              <w:numPr>
                <w:ilvl w:val="0"/>
                <w:numId w:val="80"/>
              </w:numPr>
              <w:rPr>
                <w:rFonts w:ascii="Arial Narrow" w:hAnsi="Arial Narrow"/>
                <w:sz w:val="20"/>
                <w:szCs w:val="20"/>
                <w:highlight w:val="yellow"/>
              </w:rPr>
            </w:pPr>
            <w:r w:rsidRPr="00EA39B3">
              <w:rPr>
                <w:rFonts w:ascii="Arial Narrow" w:hAnsi="Arial Narrow"/>
                <w:b/>
                <w:sz w:val="20"/>
                <w:szCs w:val="20"/>
                <w:highlight w:val="yellow"/>
              </w:rPr>
              <w:t xml:space="preserve">Turno: </w:t>
            </w:r>
            <w:r w:rsidRPr="00EA39B3">
              <w:rPr>
                <w:rFonts w:ascii="Arial Narrow" w:hAnsi="Arial Narrow"/>
                <w:sz w:val="20"/>
                <w:szCs w:val="20"/>
                <w:highlight w:val="yellow"/>
              </w:rPr>
              <w:t xml:space="preserve">Campo </w:t>
            </w:r>
            <w:r w:rsidR="005E541D" w:rsidRPr="00EA39B3">
              <w:rPr>
                <w:rFonts w:ascii="Arial Narrow" w:hAnsi="Arial Narrow"/>
                <w:sz w:val="20"/>
                <w:szCs w:val="20"/>
                <w:highlight w:val="yellow"/>
              </w:rPr>
              <w:t>opcional</w:t>
            </w:r>
            <w:r w:rsidRPr="00EA39B3">
              <w:rPr>
                <w:rFonts w:ascii="Arial Narrow" w:hAnsi="Arial Narrow"/>
                <w:sz w:val="20"/>
                <w:szCs w:val="20"/>
                <w:highlight w:val="yellow"/>
              </w:rPr>
              <w:t>, muestra la lista de turnos de la aduana y unidad de despacho seleccionado, indicando el nombre y la hora de inicio y de fin del turno, se muestra seleccionado el primer elemento de la lista por defecto.</w:t>
            </w:r>
          </w:p>
          <w:p w:rsidR="00845ED8" w:rsidRPr="00EA39B3" w:rsidRDefault="00845ED8" w:rsidP="00EF6966">
            <w:pPr>
              <w:pStyle w:val="Prrafodelista"/>
              <w:numPr>
                <w:ilvl w:val="0"/>
                <w:numId w:val="79"/>
              </w:numPr>
              <w:rPr>
                <w:rFonts w:ascii="Arial Narrow" w:hAnsi="Arial Narrow"/>
                <w:b/>
                <w:sz w:val="20"/>
                <w:szCs w:val="20"/>
              </w:rPr>
            </w:pPr>
            <w:r w:rsidRPr="00EA39B3">
              <w:rPr>
                <w:rFonts w:ascii="Arial Narrow" w:hAnsi="Arial Narrow"/>
                <w:b/>
                <w:sz w:val="20"/>
                <w:szCs w:val="20"/>
              </w:rPr>
              <w:t>Se muestran los siguientes campos, editables</w:t>
            </w:r>
            <w:r w:rsidR="00930AFE" w:rsidRPr="00EA39B3">
              <w:rPr>
                <w:rFonts w:ascii="Arial Narrow" w:hAnsi="Arial Narrow"/>
                <w:b/>
                <w:sz w:val="20"/>
                <w:szCs w:val="20"/>
              </w:rPr>
              <w:t>, de búsqueda de funcionario</w:t>
            </w:r>
            <w:r w:rsidRPr="00EA39B3">
              <w:rPr>
                <w:rFonts w:ascii="Arial Narrow" w:hAnsi="Arial Narrow"/>
                <w:b/>
                <w:sz w:val="20"/>
                <w:szCs w:val="20"/>
              </w:rPr>
              <w:t xml:space="preserve">: </w:t>
            </w:r>
          </w:p>
          <w:p w:rsidR="00845ED8" w:rsidRPr="00EA39B3" w:rsidRDefault="00845ED8" w:rsidP="00EF6966">
            <w:pPr>
              <w:pStyle w:val="Prrafodelista"/>
              <w:numPr>
                <w:ilvl w:val="0"/>
                <w:numId w:val="80"/>
              </w:numPr>
              <w:rPr>
                <w:rFonts w:ascii="Arial Narrow" w:hAnsi="Arial Narrow"/>
                <w:strike/>
                <w:sz w:val="20"/>
                <w:szCs w:val="20"/>
              </w:rPr>
            </w:pPr>
            <w:r w:rsidRPr="00EA39B3">
              <w:rPr>
                <w:rFonts w:ascii="Arial Narrow" w:hAnsi="Arial Narrow"/>
                <w:b/>
                <w:strike/>
                <w:sz w:val="20"/>
                <w:szCs w:val="20"/>
              </w:rPr>
              <w:t xml:space="preserve">Funcionario: </w:t>
            </w:r>
            <w:r w:rsidRPr="00EA39B3">
              <w:rPr>
                <w:rFonts w:ascii="Arial Narrow" w:hAnsi="Arial Narrow"/>
                <w:strike/>
                <w:sz w:val="20"/>
                <w:szCs w:val="20"/>
              </w:rPr>
              <w:t>Dónde podrá visualizarse los campos del Número de Registro y los Apellidos y Nombres  del Funcionario Aduanero:</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rPr>
              <w:lastRenderedPageBreak/>
              <w:t>Registro</w:t>
            </w:r>
            <w:r w:rsidRPr="00EA39B3">
              <w:rPr>
                <w:rFonts w:ascii="Arial Narrow" w:hAnsi="Arial Narrow"/>
                <w:sz w:val="20"/>
                <w:szCs w:val="20"/>
              </w:rPr>
              <w:t xml:space="preserve">: Campo editable dónde se ingresa </w:t>
            </w:r>
            <w:r w:rsidRPr="00EA39B3">
              <w:rPr>
                <w:rFonts w:ascii="Arial Narrow" w:hAnsi="Arial Narrow"/>
                <w:sz w:val="20"/>
                <w:szCs w:val="20"/>
                <w:highlight w:val="yellow"/>
              </w:rPr>
              <w:t>y muestra</w:t>
            </w:r>
            <w:r w:rsidRPr="00EA39B3">
              <w:rPr>
                <w:rFonts w:ascii="Arial Narrow" w:hAnsi="Arial Narrow"/>
                <w:sz w:val="20"/>
                <w:szCs w:val="20"/>
              </w:rPr>
              <w:t xml:space="preserve"> el número de registro del Funcionario Aduanero a consultar</w:t>
            </w:r>
            <w:r w:rsidRPr="00EA39B3">
              <w:rPr>
                <w:rFonts w:ascii="Arial Narrow" w:hAnsi="Arial Narrow"/>
                <w:sz w:val="20"/>
                <w:szCs w:val="20"/>
                <w:highlight w:val="yellow"/>
              </w:rPr>
              <w:t>. Vacío por defecto.</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rPr>
              <w:t>Apellidos y Nombres</w:t>
            </w:r>
            <w:r w:rsidRPr="00EA39B3">
              <w:rPr>
                <w:rFonts w:ascii="Arial Narrow" w:hAnsi="Arial Narrow"/>
                <w:sz w:val="20"/>
                <w:szCs w:val="20"/>
              </w:rPr>
              <w:t xml:space="preserve">: Campo </w:t>
            </w:r>
            <w:r w:rsidRPr="00EA39B3">
              <w:rPr>
                <w:rFonts w:ascii="Arial Narrow" w:hAnsi="Arial Narrow"/>
                <w:strike/>
                <w:sz w:val="20"/>
                <w:szCs w:val="20"/>
              </w:rPr>
              <w:t>no</w:t>
            </w:r>
            <w:r w:rsidRPr="00EA39B3">
              <w:rPr>
                <w:rFonts w:ascii="Arial Narrow" w:hAnsi="Arial Narrow"/>
                <w:sz w:val="20"/>
                <w:szCs w:val="20"/>
              </w:rPr>
              <w:t xml:space="preserve"> editable donde se </w:t>
            </w:r>
            <w:r w:rsidRPr="00EA39B3">
              <w:rPr>
                <w:rFonts w:ascii="Arial Narrow" w:hAnsi="Arial Narrow"/>
                <w:sz w:val="20"/>
                <w:szCs w:val="20"/>
                <w:highlight w:val="yellow"/>
              </w:rPr>
              <w:t>ingresa y</w:t>
            </w:r>
            <w:r w:rsidRPr="00EA39B3">
              <w:rPr>
                <w:rFonts w:ascii="Arial Narrow" w:hAnsi="Arial Narrow"/>
                <w:sz w:val="20"/>
                <w:szCs w:val="20"/>
              </w:rPr>
              <w:t xml:space="preserve"> muestran los apellidos y nombres del Funcionario Aduanero.</w:t>
            </w:r>
            <w:r w:rsidRPr="00EA39B3">
              <w:rPr>
                <w:rFonts w:ascii="Arial Narrow" w:hAnsi="Arial Narrow"/>
                <w:sz w:val="20"/>
                <w:szCs w:val="20"/>
                <w:highlight w:val="yellow"/>
              </w:rPr>
              <w:t xml:space="preserve"> Vacío por defecto.</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trike/>
                <w:sz w:val="20"/>
                <w:szCs w:val="20"/>
              </w:rPr>
              <w:t xml:space="preserve">Opción (…): </w:t>
            </w:r>
            <w:r w:rsidRPr="00EA39B3">
              <w:rPr>
                <w:rFonts w:ascii="Arial Narrow" w:hAnsi="Arial Narrow"/>
                <w:strike/>
                <w:sz w:val="20"/>
                <w:szCs w:val="20"/>
              </w:rPr>
              <w:t>Permite iniciar la búsqueda de un Funcionario Aduanero.</w:t>
            </w:r>
          </w:p>
          <w:p w:rsidR="00845ED8" w:rsidRPr="00EA39B3" w:rsidRDefault="00845ED8" w:rsidP="00EF6966">
            <w:pPr>
              <w:pStyle w:val="Prrafodelista"/>
              <w:numPr>
                <w:ilvl w:val="0"/>
                <w:numId w:val="79"/>
              </w:numPr>
              <w:rPr>
                <w:rFonts w:ascii="Arial Narrow" w:hAnsi="Arial Narrow"/>
                <w:b/>
                <w:sz w:val="20"/>
                <w:szCs w:val="20"/>
              </w:rPr>
            </w:pPr>
            <w:r w:rsidRPr="00EA39B3">
              <w:rPr>
                <w:rFonts w:ascii="Arial Narrow" w:hAnsi="Arial Narrow"/>
                <w:b/>
                <w:sz w:val="20"/>
                <w:szCs w:val="20"/>
              </w:rPr>
              <w:t>Se muestra la lista de funcionarios:</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rPr>
              <w:t xml:space="preserve">Lista Funcionarios Registrados: </w:t>
            </w:r>
            <w:r w:rsidR="007777EA" w:rsidRPr="00EA39B3">
              <w:rPr>
                <w:rFonts w:ascii="Arial Narrow" w:hAnsi="Arial Narrow"/>
                <w:sz w:val="20"/>
                <w:szCs w:val="20"/>
              </w:rPr>
              <w:t xml:space="preserve">Se muestra sólo si no se ingresan datos en los campos de Funcionario. </w:t>
            </w:r>
            <w:r w:rsidRPr="00EA39B3">
              <w:rPr>
                <w:rFonts w:ascii="Arial Narrow" w:hAnsi="Arial Narrow"/>
                <w:sz w:val="20"/>
                <w:szCs w:val="20"/>
              </w:rPr>
              <w:t xml:space="preserve">En esta lista se muestran los funcionarios aduaneros que </w:t>
            </w:r>
            <w:r w:rsidR="00930AFE" w:rsidRPr="00EA39B3">
              <w:rPr>
                <w:rFonts w:ascii="Arial Narrow" w:hAnsi="Arial Narrow"/>
                <w:sz w:val="20"/>
                <w:szCs w:val="20"/>
              </w:rPr>
              <w:t>están asigna</w:t>
            </w:r>
            <w:r w:rsidRPr="00EA39B3">
              <w:rPr>
                <w:rFonts w:ascii="Arial Narrow" w:hAnsi="Arial Narrow"/>
                <w:sz w:val="20"/>
                <w:szCs w:val="20"/>
              </w:rPr>
              <w:t>do</w:t>
            </w:r>
            <w:r w:rsidR="00930AFE" w:rsidRPr="00EA39B3">
              <w:rPr>
                <w:rFonts w:ascii="Arial Narrow" w:hAnsi="Arial Narrow"/>
                <w:sz w:val="20"/>
                <w:szCs w:val="20"/>
              </w:rPr>
              <w:t>s</w:t>
            </w:r>
            <w:r w:rsidRPr="00EA39B3">
              <w:rPr>
                <w:rFonts w:ascii="Arial Narrow" w:hAnsi="Arial Narrow"/>
                <w:sz w:val="20"/>
                <w:szCs w:val="20"/>
              </w:rPr>
              <w:t xml:space="preserve"> al catálogo de Funcionarios Aduaneros. Las columnas de información que se muestran son las siguientes:</w:t>
            </w:r>
          </w:p>
          <w:p w:rsidR="00DE78D3" w:rsidRPr="00EA39B3" w:rsidRDefault="00DE78D3" w:rsidP="00EF6966">
            <w:pPr>
              <w:pStyle w:val="Prrafodelista"/>
              <w:numPr>
                <w:ilvl w:val="3"/>
                <w:numId w:val="84"/>
              </w:numPr>
              <w:ind w:left="1349" w:hanging="284"/>
              <w:rPr>
                <w:rFonts w:ascii="Arial Narrow" w:hAnsi="Arial Narrow"/>
                <w:sz w:val="20"/>
                <w:szCs w:val="20"/>
              </w:rPr>
            </w:pPr>
            <w:r w:rsidRPr="00EA39B3">
              <w:rPr>
                <w:rFonts w:ascii="Arial Narrow" w:hAnsi="Arial Narrow"/>
                <w:b/>
                <w:sz w:val="20"/>
                <w:szCs w:val="20"/>
              </w:rPr>
              <w:t xml:space="preserve">Registro: </w:t>
            </w:r>
            <w:r w:rsidRPr="00EA39B3">
              <w:rPr>
                <w:rFonts w:ascii="Arial Narrow" w:hAnsi="Arial Narrow"/>
                <w:sz w:val="20"/>
                <w:szCs w:val="20"/>
              </w:rPr>
              <w:t>número de registro del Funcionario Aduanero.</w:t>
            </w:r>
          </w:p>
          <w:p w:rsidR="00DE78D3" w:rsidRPr="00EA39B3" w:rsidRDefault="00DE78D3" w:rsidP="00EF6966">
            <w:pPr>
              <w:pStyle w:val="Prrafodelista"/>
              <w:numPr>
                <w:ilvl w:val="3"/>
                <w:numId w:val="84"/>
              </w:numPr>
              <w:ind w:left="1349" w:hanging="284"/>
              <w:rPr>
                <w:rFonts w:ascii="Arial Narrow" w:hAnsi="Arial Narrow"/>
                <w:sz w:val="20"/>
                <w:szCs w:val="20"/>
              </w:rPr>
            </w:pPr>
            <w:r w:rsidRPr="00EA39B3">
              <w:rPr>
                <w:rFonts w:ascii="Arial Narrow" w:hAnsi="Arial Narrow"/>
                <w:b/>
                <w:sz w:val="20"/>
                <w:szCs w:val="20"/>
              </w:rPr>
              <w:t xml:space="preserve">Apellido Paterno: </w:t>
            </w:r>
            <w:r w:rsidRPr="00EA39B3">
              <w:rPr>
                <w:rFonts w:ascii="Arial Narrow" w:hAnsi="Arial Narrow"/>
                <w:sz w:val="20"/>
                <w:szCs w:val="20"/>
              </w:rPr>
              <w:t>Apellido Paterno del Funcionario Aduanero.</w:t>
            </w:r>
          </w:p>
          <w:p w:rsidR="00DE78D3" w:rsidRPr="00EA39B3" w:rsidRDefault="00DE78D3" w:rsidP="00EF6966">
            <w:pPr>
              <w:pStyle w:val="Prrafodelista"/>
              <w:numPr>
                <w:ilvl w:val="3"/>
                <w:numId w:val="84"/>
              </w:numPr>
              <w:ind w:left="1349" w:hanging="284"/>
              <w:rPr>
                <w:rFonts w:ascii="Arial Narrow" w:hAnsi="Arial Narrow"/>
                <w:sz w:val="20"/>
                <w:szCs w:val="20"/>
              </w:rPr>
            </w:pPr>
            <w:r w:rsidRPr="00EA39B3">
              <w:rPr>
                <w:rFonts w:ascii="Arial Narrow" w:hAnsi="Arial Narrow"/>
                <w:b/>
                <w:sz w:val="20"/>
                <w:szCs w:val="20"/>
              </w:rPr>
              <w:t xml:space="preserve">Apellido Materno: </w:t>
            </w:r>
            <w:r w:rsidRPr="00EA39B3">
              <w:rPr>
                <w:rFonts w:ascii="Arial Narrow" w:hAnsi="Arial Narrow"/>
                <w:sz w:val="20"/>
                <w:szCs w:val="20"/>
              </w:rPr>
              <w:t>Apellido Materno del Funcionario Aduanero.</w:t>
            </w:r>
          </w:p>
          <w:p w:rsidR="00DE78D3" w:rsidRPr="00EA39B3" w:rsidRDefault="00DE78D3" w:rsidP="00EF6966">
            <w:pPr>
              <w:pStyle w:val="Prrafodelista"/>
              <w:numPr>
                <w:ilvl w:val="3"/>
                <w:numId w:val="84"/>
              </w:numPr>
              <w:ind w:left="1349" w:hanging="284"/>
              <w:rPr>
                <w:rFonts w:ascii="Arial Narrow" w:hAnsi="Arial Narrow"/>
                <w:sz w:val="20"/>
                <w:szCs w:val="20"/>
              </w:rPr>
            </w:pPr>
            <w:r w:rsidRPr="00EA39B3">
              <w:rPr>
                <w:rFonts w:ascii="Arial Narrow" w:hAnsi="Arial Narrow"/>
                <w:b/>
                <w:sz w:val="20"/>
                <w:szCs w:val="20"/>
              </w:rPr>
              <w:t xml:space="preserve">Nombres: </w:t>
            </w:r>
            <w:r w:rsidRPr="00EA39B3">
              <w:rPr>
                <w:rFonts w:ascii="Arial Narrow" w:hAnsi="Arial Narrow"/>
                <w:sz w:val="20"/>
                <w:szCs w:val="20"/>
              </w:rPr>
              <w:t>Nombre (es) del Funcionario Aduanero.</w:t>
            </w:r>
          </w:p>
          <w:p w:rsidR="00DE78D3" w:rsidRPr="00EA39B3" w:rsidRDefault="00DE78D3" w:rsidP="00EF6966">
            <w:pPr>
              <w:pStyle w:val="Prrafodelista"/>
              <w:numPr>
                <w:ilvl w:val="3"/>
                <w:numId w:val="84"/>
              </w:numPr>
              <w:ind w:left="1349" w:hanging="284"/>
              <w:rPr>
                <w:rFonts w:ascii="Arial Narrow" w:hAnsi="Arial Narrow"/>
                <w:sz w:val="20"/>
                <w:szCs w:val="20"/>
                <w:highlight w:val="yellow"/>
                <w:lang w:val="es-PE"/>
              </w:rPr>
            </w:pPr>
            <w:r w:rsidRPr="00EA39B3">
              <w:rPr>
                <w:rFonts w:ascii="Arial Narrow" w:hAnsi="Arial Narrow"/>
                <w:b/>
                <w:sz w:val="20"/>
                <w:szCs w:val="20"/>
                <w:highlight w:val="yellow"/>
              </w:rPr>
              <w:t>Desde:</w:t>
            </w:r>
            <w:r w:rsidRPr="00EA39B3">
              <w:rPr>
                <w:rFonts w:ascii="Arial Narrow" w:hAnsi="Arial Narrow"/>
                <w:sz w:val="20"/>
                <w:szCs w:val="20"/>
                <w:highlight w:val="yellow"/>
                <w:lang w:val="es-PE"/>
              </w:rPr>
              <w:t xml:space="preserve"> </w:t>
            </w:r>
            <w:r w:rsidRPr="00EA39B3">
              <w:rPr>
                <w:rFonts w:ascii="Arial Narrow" w:hAnsi="Arial Narrow"/>
                <w:sz w:val="20"/>
                <w:szCs w:val="20"/>
                <w:highlight w:val="yellow"/>
              </w:rPr>
              <w:t>fecha</w:t>
            </w:r>
            <w:r w:rsidRPr="00EA39B3">
              <w:rPr>
                <w:rFonts w:ascii="Arial Narrow" w:hAnsi="Arial Narrow"/>
                <w:sz w:val="20"/>
                <w:szCs w:val="20"/>
                <w:highlight w:val="yellow"/>
                <w:lang w:val="es-PE"/>
              </w:rPr>
              <w:t xml:space="preserve"> de inicio de </w:t>
            </w:r>
            <w:r w:rsidRPr="00EA39B3">
              <w:rPr>
                <w:rFonts w:ascii="Arial Narrow" w:hAnsi="Arial Narrow"/>
                <w:sz w:val="20"/>
                <w:szCs w:val="20"/>
                <w:highlight w:val="yellow"/>
              </w:rPr>
              <w:t>vigencia</w:t>
            </w:r>
            <w:r w:rsidRPr="00EA39B3">
              <w:rPr>
                <w:rFonts w:ascii="Arial Narrow" w:hAnsi="Arial Narrow"/>
                <w:sz w:val="20"/>
                <w:szCs w:val="20"/>
                <w:highlight w:val="yellow"/>
                <w:lang w:val="es-PE"/>
              </w:rPr>
              <w:t xml:space="preserve"> en formato </w:t>
            </w:r>
            <w:proofErr w:type="spellStart"/>
            <w:r w:rsidRPr="00EA39B3">
              <w:rPr>
                <w:rFonts w:ascii="Arial Narrow" w:hAnsi="Arial Narrow"/>
                <w:sz w:val="20"/>
                <w:szCs w:val="20"/>
                <w:highlight w:val="yellow"/>
                <w:lang w:val="es-PE"/>
              </w:rPr>
              <w:t>dd</w:t>
            </w:r>
            <w:proofErr w:type="spellEnd"/>
            <w:r w:rsidRPr="00EA39B3">
              <w:rPr>
                <w:rFonts w:ascii="Arial Narrow" w:hAnsi="Arial Narrow"/>
                <w:sz w:val="20"/>
                <w:szCs w:val="20"/>
                <w:highlight w:val="yellow"/>
                <w:lang w:val="es-PE"/>
              </w:rPr>
              <w:t>/mm/</w:t>
            </w:r>
            <w:proofErr w:type="spellStart"/>
            <w:r w:rsidRPr="00EA39B3">
              <w:rPr>
                <w:rFonts w:ascii="Arial Narrow" w:hAnsi="Arial Narrow"/>
                <w:sz w:val="20"/>
                <w:szCs w:val="20"/>
                <w:highlight w:val="yellow"/>
                <w:lang w:val="es-PE"/>
              </w:rPr>
              <w:t>yyyy</w:t>
            </w:r>
            <w:proofErr w:type="spellEnd"/>
            <w:r w:rsidRPr="00EA39B3">
              <w:rPr>
                <w:rFonts w:ascii="Arial Narrow" w:hAnsi="Arial Narrow"/>
                <w:sz w:val="20"/>
                <w:szCs w:val="20"/>
                <w:highlight w:val="yellow"/>
                <w:lang w:val="es-PE"/>
              </w:rPr>
              <w:t>.</w:t>
            </w:r>
            <w:r w:rsidRPr="00EA39B3">
              <w:rPr>
                <w:rFonts w:ascii="Arial Narrow" w:hAnsi="Arial Narrow"/>
                <w:sz w:val="20"/>
                <w:szCs w:val="20"/>
                <w:highlight w:val="yellow"/>
              </w:rPr>
              <w:t xml:space="preserve"> Centrado</w:t>
            </w:r>
          </w:p>
          <w:p w:rsidR="00930AFE" w:rsidRPr="00EA39B3" w:rsidRDefault="00DE78D3" w:rsidP="00EF6966">
            <w:pPr>
              <w:pStyle w:val="Prrafodelista"/>
              <w:numPr>
                <w:ilvl w:val="3"/>
                <w:numId w:val="84"/>
              </w:numPr>
              <w:ind w:left="1349" w:hanging="284"/>
              <w:rPr>
                <w:rFonts w:ascii="Arial Narrow" w:hAnsi="Arial Narrow"/>
                <w:b/>
                <w:sz w:val="20"/>
                <w:szCs w:val="20"/>
              </w:rPr>
            </w:pPr>
            <w:r w:rsidRPr="00EA39B3">
              <w:rPr>
                <w:rFonts w:ascii="Arial Narrow" w:hAnsi="Arial Narrow"/>
                <w:b/>
                <w:sz w:val="20"/>
                <w:szCs w:val="20"/>
                <w:highlight w:val="yellow"/>
              </w:rPr>
              <w:t>Hasta:</w:t>
            </w:r>
            <w:r w:rsidRPr="00EA39B3">
              <w:rPr>
                <w:rFonts w:ascii="Arial Narrow" w:hAnsi="Arial Narrow"/>
                <w:sz w:val="20"/>
                <w:szCs w:val="20"/>
                <w:highlight w:val="yellow"/>
                <w:lang w:val="es-PE"/>
              </w:rPr>
              <w:t xml:space="preserve"> fecha </w:t>
            </w:r>
            <w:r w:rsidRPr="00EA39B3">
              <w:rPr>
                <w:rFonts w:ascii="Arial Narrow" w:hAnsi="Arial Narrow"/>
                <w:sz w:val="20"/>
                <w:szCs w:val="20"/>
                <w:highlight w:val="yellow"/>
              </w:rPr>
              <w:t>de</w:t>
            </w:r>
            <w:r w:rsidRPr="00EA39B3">
              <w:rPr>
                <w:rFonts w:ascii="Arial Narrow" w:hAnsi="Arial Narrow"/>
                <w:sz w:val="20"/>
                <w:szCs w:val="20"/>
                <w:highlight w:val="yellow"/>
                <w:lang w:val="es-PE"/>
              </w:rPr>
              <w:t xml:space="preserve"> </w:t>
            </w:r>
            <w:r w:rsidRPr="00EA39B3">
              <w:rPr>
                <w:rFonts w:ascii="Arial Narrow" w:hAnsi="Arial Narrow"/>
                <w:sz w:val="20"/>
                <w:szCs w:val="20"/>
                <w:highlight w:val="yellow"/>
              </w:rPr>
              <w:t xml:space="preserve">término </w:t>
            </w:r>
            <w:r w:rsidRPr="00EA39B3">
              <w:rPr>
                <w:rFonts w:ascii="Arial Narrow" w:hAnsi="Arial Narrow"/>
                <w:sz w:val="20"/>
                <w:szCs w:val="20"/>
                <w:highlight w:val="yellow"/>
                <w:lang w:val="es-PE"/>
              </w:rPr>
              <w:t xml:space="preserve">de vigencia en formato </w:t>
            </w:r>
            <w:proofErr w:type="spellStart"/>
            <w:r w:rsidRPr="00EA39B3">
              <w:rPr>
                <w:rFonts w:ascii="Arial Narrow" w:hAnsi="Arial Narrow"/>
                <w:sz w:val="20"/>
                <w:szCs w:val="20"/>
                <w:highlight w:val="yellow"/>
                <w:lang w:val="es-PE"/>
              </w:rPr>
              <w:t>dd</w:t>
            </w:r>
            <w:proofErr w:type="spellEnd"/>
            <w:r w:rsidRPr="00EA39B3">
              <w:rPr>
                <w:rFonts w:ascii="Arial Narrow" w:hAnsi="Arial Narrow"/>
                <w:sz w:val="20"/>
                <w:szCs w:val="20"/>
                <w:highlight w:val="yellow"/>
                <w:lang w:val="es-PE"/>
              </w:rPr>
              <w:t>/mm/</w:t>
            </w:r>
            <w:proofErr w:type="spellStart"/>
            <w:r w:rsidRPr="00EA39B3">
              <w:rPr>
                <w:rFonts w:ascii="Arial Narrow" w:hAnsi="Arial Narrow"/>
                <w:sz w:val="20"/>
                <w:szCs w:val="20"/>
                <w:highlight w:val="yellow"/>
                <w:lang w:val="es-PE"/>
              </w:rPr>
              <w:t>yyyy</w:t>
            </w:r>
            <w:proofErr w:type="spellEnd"/>
            <w:r w:rsidRPr="00EA39B3">
              <w:rPr>
                <w:rFonts w:ascii="Arial Narrow" w:hAnsi="Arial Narrow"/>
                <w:sz w:val="20"/>
                <w:szCs w:val="20"/>
                <w:highlight w:val="yellow"/>
                <w:lang w:val="es-PE"/>
              </w:rPr>
              <w:t>.</w:t>
            </w:r>
            <w:r w:rsidRPr="00EA39B3">
              <w:rPr>
                <w:rFonts w:ascii="Arial Narrow" w:hAnsi="Arial Narrow"/>
                <w:sz w:val="20"/>
                <w:szCs w:val="20"/>
                <w:highlight w:val="yellow"/>
              </w:rPr>
              <w:t xml:space="preserve"> Centrado</w:t>
            </w:r>
            <w:r w:rsidR="00845ED8" w:rsidRPr="00EA39B3">
              <w:rPr>
                <w:rFonts w:ascii="Arial Narrow" w:hAnsi="Arial Narrow"/>
                <w:sz w:val="20"/>
                <w:szCs w:val="20"/>
              </w:rPr>
              <w:t>.</w:t>
            </w:r>
          </w:p>
          <w:p w:rsidR="004A770B" w:rsidRPr="00EA39B3" w:rsidRDefault="004A770B" w:rsidP="00EF6966">
            <w:pPr>
              <w:pStyle w:val="Prrafodelista"/>
              <w:numPr>
                <w:ilvl w:val="3"/>
                <w:numId w:val="84"/>
              </w:numPr>
              <w:ind w:left="1349" w:hanging="284"/>
              <w:rPr>
                <w:rFonts w:ascii="Arial Narrow" w:hAnsi="Arial Narrow"/>
                <w:b/>
                <w:sz w:val="20"/>
                <w:szCs w:val="20"/>
              </w:rPr>
            </w:pPr>
            <w:r w:rsidRPr="00EA39B3">
              <w:rPr>
                <w:rFonts w:ascii="Arial Narrow" w:hAnsi="Arial Narrow"/>
                <w:b/>
                <w:sz w:val="20"/>
                <w:szCs w:val="20"/>
              </w:rPr>
              <w:t xml:space="preserve">Ver motivo: </w:t>
            </w:r>
            <w:r w:rsidRPr="00EA39B3">
              <w:rPr>
                <w:rFonts w:ascii="Arial Narrow" w:hAnsi="Arial Narrow"/>
                <w:sz w:val="20"/>
                <w:szCs w:val="20"/>
              </w:rPr>
              <w:t>opción para ver el motivo de retiro de un funcionario retirado.</w:t>
            </w:r>
          </w:p>
          <w:p w:rsidR="00EE293E" w:rsidRPr="00EA39B3" w:rsidRDefault="00930AFE" w:rsidP="00EF6966">
            <w:pPr>
              <w:pStyle w:val="Prrafodelista"/>
              <w:numPr>
                <w:ilvl w:val="0"/>
                <w:numId w:val="80"/>
              </w:numPr>
              <w:rPr>
                <w:rFonts w:ascii="Arial Narrow" w:hAnsi="Arial Narrow"/>
                <w:sz w:val="20"/>
                <w:szCs w:val="20"/>
              </w:rPr>
            </w:pPr>
            <w:r w:rsidRPr="00EA39B3">
              <w:rPr>
                <w:rFonts w:ascii="Arial Narrow" w:hAnsi="Arial Narrow"/>
                <w:b/>
                <w:sz w:val="20"/>
                <w:szCs w:val="20"/>
              </w:rPr>
              <w:t xml:space="preserve">Lista Asignaciones de Funcionario: </w:t>
            </w:r>
            <w:r w:rsidR="00850CF6" w:rsidRPr="00EA39B3">
              <w:rPr>
                <w:rFonts w:ascii="Arial Narrow" w:hAnsi="Arial Narrow"/>
                <w:sz w:val="20"/>
                <w:szCs w:val="20"/>
              </w:rPr>
              <w:t xml:space="preserve">Se muestra sólo si se ingresan datos en los campos de Funcionario. </w:t>
            </w:r>
            <w:r w:rsidRPr="00EA39B3">
              <w:rPr>
                <w:rFonts w:ascii="Arial Narrow" w:hAnsi="Arial Narrow"/>
                <w:sz w:val="20"/>
                <w:szCs w:val="20"/>
              </w:rPr>
              <w:t>En esta lista se muestran las asignaciones del Funcionario Aduanero ingresado en los campos de Funcionario. Las columnas de información que se muestran son las siguientes:</w:t>
            </w:r>
          </w:p>
          <w:p w:rsidR="00EE293E" w:rsidRPr="00EA39B3" w:rsidRDefault="00EE293E" w:rsidP="00EF6966">
            <w:pPr>
              <w:pStyle w:val="Prrafodelista"/>
              <w:numPr>
                <w:ilvl w:val="3"/>
                <w:numId w:val="84"/>
              </w:numPr>
              <w:ind w:left="1349" w:hanging="284"/>
              <w:rPr>
                <w:rFonts w:ascii="Arial Narrow" w:hAnsi="Arial Narrow"/>
                <w:sz w:val="20"/>
                <w:szCs w:val="20"/>
                <w:highlight w:val="yellow"/>
                <w:lang w:val="es-PE"/>
              </w:rPr>
            </w:pPr>
            <w:r w:rsidRPr="00EA39B3">
              <w:rPr>
                <w:rFonts w:ascii="Arial Narrow" w:hAnsi="Arial Narrow"/>
                <w:b/>
                <w:sz w:val="20"/>
                <w:szCs w:val="20"/>
                <w:highlight w:val="yellow"/>
              </w:rPr>
              <w:t>Desde:</w:t>
            </w:r>
            <w:r w:rsidRPr="00EA39B3">
              <w:rPr>
                <w:rFonts w:ascii="Arial Narrow" w:hAnsi="Arial Narrow"/>
                <w:sz w:val="20"/>
                <w:szCs w:val="20"/>
                <w:highlight w:val="yellow"/>
                <w:lang w:val="es-PE"/>
              </w:rPr>
              <w:t xml:space="preserve"> fecha de inicio de </w:t>
            </w:r>
            <w:r w:rsidRPr="00EA39B3">
              <w:rPr>
                <w:rFonts w:ascii="Arial Narrow" w:hAnsi="Arial Narrow"/>
                <w:sz w:val="20"/>
                <w:szCs w:val="20"/>
                <w:highlight w:val="yellow"/>
              </w:rPr>
              <w:t>vigencia</w:t>
            </w:r>
            <w:r w:rsidRPr="00EA39B3">
              <w:rPr>
                <w:rFonts w:ascii="Arial Narrow" w:hAnsi="Arial Narrow"/>
                <w:sz w:val="20"/>
                <w:szCs w:val="20"/>
                <w:highlight w:val="yellow"/>
                <w:lang w:val="es-PE"/>
              </w:rPr>
              <w:t xml:space="preserve"> en formato </w:t>
            </w:r>
            <w:proofErr w:type="spellStart"/>
            <w:r w:rsidRPr="00EA39B3">
              <w:rPr>
                <w:rFonts w:ascii="Arial Narrow" w:hAnsi="Arial Narrow"/>
                <w:sz w:val="20"/>
                <w:szCs w:val="20"/>
                <w:highlight w:val="yellow"/>
                <w:lang w:val="es-PE"/>
              </w:rPr>
              <w:t>dd</w:t>
            </w:r>
            <w:proofErr w:type="spellEnd"/>
            <w:r w:rsidRPr="00EA39B3">
              <w:rPr>
                <w:rFonts w:ascii="Arial Narrow" w:hAnsi="Arial Narrow"/>
                <w:sz w:val="20"/>
                <w:szCs w:val="20"/>
                <w:highlight w:val="yellow"/>
                <w:lang w:val="es-PE"/>
              </w:rPr>
              <w:t>/mm/</w:t>
            </w:r>
            <w:proofErr w:type="spellStart"/>
            <w:r w:rsidRPr="00EA39B3">
              <w:rPr>
                <w:rFonts w:ascii="Arial Narrow" w:hAnsi="Arial Narrow"/>
                <w:sz w:val="20"/>
                <w:szCs w:val="20"/>
                <w:highlight w:val="yellow"/>
                <w:lang w:val="es-PE"/>
              </w:rPr>
              <w:t>yyyy</w:t>
            </w:r>
            <w:proofErr w:type="spellEnd"/>
            <w:r w:rsidRPr="00EA39B3">
              <w:rPr>
                <w:rFonts w:ascii="Arial Narrow" w:hAnsi="Arial Narrow"/>
                <w:sz w:val="20"/>
                <w:szCs w:val="20"/>
                <w:highlight w:val="yellow"/>
                <w:lang w:val="es-PE"/>
              </w:rPr>
              <w:t>.</w:t>
            </w:r>
            <w:r w:rsidRPr="00EA39B3">
              <w:rPr>
                <w:rFonts w:ascii="Arial Narrow" w:hAnsi="Arial Narrow"/>
                <w:sz w:val="20"/>
                <w:szCs w:val="20"/>
                <w:highlight w:val="yellow"/>
              </w:rPr>
              <w:t xml:space="preserve"> Centrado</w:t>
            </w:r>
          </w:p>
          <w:p w:rsidR="00EE293E" w:rsidRPr="00EA39B3" w:rsidRDefault="00EE293E" w:rsidP="00EF6966">
            <w:pPr>
              <w:pStyle w:val="Prrafodelista"/>
              <w:numPr>
                <w:ilvl w:val="3"/>
                <w:numId w:val="84"/>
              </w:numPr>
              <w:ind w:left="1349" w:hanging="284"/>
              <w:rPr>
                <w:rFonts w:ascii="Arial Narrow" w:hAnsi="Arial Narrow"/>
                <w:sz w:val="20"/>
                <w:szCs w:val="20"/>
              </w:rPr>
            </w:pPr>
            <w:r w:rsidRPr="00EA39B3">
              <w:rPr>
                <w:rFonts w:ascii="Arial Narrow" w:hAnsi="Arial Narrow"/>
                <w:b/>
                <w:sz w:val="20"/>
                <w:szCs w:val="20"/>
                <w:highlight w:val="yellow"/>
              </w:rPr>
              <w:t>Hasta:</w:t>
            </w:r>
            <w:r w:rsidRPr="00EA39B3">
              <w:rPr>
                <w:rFonts w:ascii="Arial Narrow" w:hAnsi="Arial Narrow"/>
                <w:sz w:val="20"/>
                <w:szCs w:val="20"/>
                <w:highlight w:val="yellow"/>
                <w:lang w:val="es-PE"/>
              </w:rPr>
              <w:t xml:space="preserve"> fecha de </w:t>
            </w:r>
            <w:r w:rsidRPr="00EA39B3">
              <w:rPr>
                <w:rFonts w:ascii="Arial Narrow" w:hAnsi="Arial Narrow"/>
                <w:sz w:val="20"/>
                <w:szCs w:val="20"/>
                <w:highlight w:val="yellow"/>
              </w:rPr>
              <w:t xml:space="preserve">término </w:t>
            </w:r>
            <w:r w:rsidRPr="00EA39B3">
              <w:rPr>
                <w:rFonts w:ascii="Arial Narrow" w:hAnsi="Arial Narrow"/>
                <w:sz w:val="20"/>
                <w:szCs w:val="20"/>
                <w:highlight w:val="yellow"/>
                <w:lang w:val="es-PE"/>
              </w:rPr>
              <w:t xml:space="preserve">de vigencia en formato </w:t>
            </w:r>
            <w:proofErr w:type="spellStart"/>
            <w:r w:rsidRPr="00EA39B3">
              <w:rPr>
                <w:rFonts w:ascii="Arial Narrow" w:hAnsi="Arial Narrow"/>
                <w:sz w:val="20"/>
                <w:szCs w:val="20"/>
                <w:highlight w:val="yellow"/>
                <w:lang w:val="es-PE"/>
              </w:rPr>
              <w:t>dd</w:t>
            </w:r>
            <w:proofErr w:type="spellEnd"/>
            <w:r w:rsidRPr="00EA39B3">
              <w:rPr>
                <w:rFonts w:ascii="Arial Narrow" w:hAnsi="Arial Narrow"/>
                <w:sz w:val="20"/>
                <w:szCs w:val="20"/>
                <w:highlight w:val="yellow"/>
                <w:lang w:val="es-PE"/>
              </w:rPr>
              <w:t>/mm/</w:t>
            </w:r>
            <w:proofErr w:type="spellStart"/>
            <w:r w:rsidRPr="00EA39B3">
              <w:rPr>
                <w:rFonts w:ascii="Arial Narrow" w:hAnsi="Arial Narrow"/>
                <w:sz w:val="20"/>
                <w:szCs w:val="20"/>
                <w:highlight w:val="yellow"/>
                <w:lang w:val="es-PE"/>
              </w:rPr>
              <w:t>yyyy</w:t>
            </w:r>
            <w:proofErr w:type="spellEnd"/>
            <w:r w:rsidRPr="00EA39B3">
              <w:rPr>
                <w:rFonts w:ascii="Arial Narrow" w:hAnsi="Arial Narrow"/>
                <w:sz w:val="20"/>
                <w:szCs w:val="20"/>
                <w:highlight w:val="yellow"/>
                <w:lang w:val="es-PE"/>
              </w:rPr>
              <w:t>.</w:t>
            </w:r>
            <w:r w:rsidRPr="00EA39B3">
              <w:rPr>
                <w:rFonts w:ascii="Arial Narrow" w:hAnsi="Arial Narrow"/>
                <w:sz w:val="20"/>
                <w:szCs w:val="20"/>
                <w:highlight w:val="yellow"/>
              </w:rPr>
              <w:t xml:space="preserve"> Centrado</w:t>
            </w:r>
          </w:p>
          <w:p w:rsidR="00930AFE" w:rsidRPr="00EA39B3" w:rsidRDefault="006D4B61" w:rsidP="00EF6966">
            <w:pPr>
              <w:pStyle w:val="Prrafodelista"/>
              <w:numPr>
                <w:ilvl w:val="3"/>
                <w:numId w:val="84"/>
              </w:numPr>
              <w:ind w:left="1349" w:hanging="284"/>
              <w:rPr>
                <w:rFonts w:ascii="Arial Narrow" w:hAnsi="Arial Narrow"/>
                <w:sz w:val="20"/>
                <w:szCs w:val="20"/>
              </w:rPr>
            </w:pPr>
            <w:r w:rsidRPr="00EA39B3">
              <w:rPr>
                <w:rFonts w:ascii="Arial Narrow" w:hAnsi="Arial Narrow"/>
                <w:b/>
                <w:sz w:val="20"/>
                <w:szCs w:val="20"/>
              </w:rPr>
              <w:t xml:space="preserve">Unidad de despacho </w:t>
            </w:r>
            <w:r w:rsidRPr="00EA39B3">
              <w:rPr>
                <w:rFonts w:ascii="Arial Narrow" w:hAnsi="Arial Narrow"/>
                <w:b/>
                <w:strike/>
                <w:sz w:val="20"/>
                <w:szCs w:val="20"/>
              </w:rPr>
              <w:t>Régimen Aduanero</w:t>
            </w:r>
            <w:r w:rsidR="00930AFE" w:rsidRPr="00EA39B3">
              <w:rPr>
                <w:rFonts w:ascii="Arial Narrow" w:hAnsi="Arial Narrow"/>
                <w:b/>
                <w:sz w:val="20"/>
                <w:szCs w:val="20"/>
              </w:rPr>
              <w:t xml:space="preserve">: </w:t>
            </w:r>
            <w:r w:rsidR="0043530D" w:rsidRPr="00EA39B3">
              <w:rPr>
                <w:rFonts w:ascii="Arial Narrow" w:hAnsi="Arial Narrow"/>
                <w:sz w:val="20"/>
                <w:szCs w:val="20"/>
              </w:rPr>
              <w:t>descripción de la</w:t>
            </w:r>
            <w:r w:rsidR="0043530D" w:rsidRPr="00EA39B3">
              <w:rPr>
                <w:rFonts w:ascii="Arial Narrow" w:hAnsi="Arial Narrow"/>
                <w:b/>
                <w:sz w:val="20"/>
                <w:szCs w:val="20"/>
              </w:rPr>
              <w:t xml:space="preserve"> </w:t>
            </w:r>
            <w:r w:rsidRPr="00EA39B3">
              <w:rPr>
                <w:rFonts w:ascii="Arial Narrow" w:hAnsi="Arial Narrow"/>
                <w:sz w:val="20"/>
                <w:szCs w:val="20"/>
              </w:rPr>
              <w:t xml:space="preserve">unidad de despacho </w:t>
            </w:r>
            <w:r w:rsidR="00930AFE" w:rsidRPr="00EA39B3">
              <w:rPr>
                <w:rFonts w:ascii="Arial Narrow" w:hAnsi="Arial Narrow"/>
                <w:sz w:val="20"/>
                <w:szCs w:val="20"/>
              </w:rPr>
              <w:t>del Funcionario Aduanero.</w:t>
            </w:r>
          </w:p>
          <w:p w:rsidR="00930AFE" w:rsidRPr="00EA39B3" w:rsidRDefault="006D4B61" w:rsidP="00EF6966">
            <w:pPr>
              <w:pStyle w:val="Prrafodelista"/>
              <w:numPr>
                <w:ilvl w:val="3"/>
                <w:numId w:val="84"/>
              </w:numPr>
              <w:ind w:left="1349" w:hanging="284"/>
              <w:rPr>
                <w:rFonts w:ascii="Arial Narrow" w:hAnsi="Arial Narrow"/>
                <w:sz w:val="20"/>
                <w:szCs w:val="20"/>
              </w:rPr>
            </w:pPr>
            <w:r w:rsidRPr="00EA39B3">
              <w:rPr>
                <w:rFonts w:ascii="Arial Narrow" w:hAnsi="Arial Narrow"/>
                <w:b/>
                <w:sz w:val="20"/>
                <w:szCs w:val="20"/>
              </w:rPr>
              <w:t>Grupo de funcionarios</w:t>
            </w:r>
            <w:r w:rsidR="00930AFE" w:rsidRPr="00EA39B3">
              <w:rPr>
                <w:rFonts w:ascii="Arial Narrow" w:hAnsi="Arial Narrow"/>
                <w:b/>
                <w:sz w:val="20"/>
                <w:szCs w:val="20"/>
              </w:rPr>
              <w:t xml:space="preserve">: </w:t>
            </w:r>
            <w:r w:rsidRPr="00EA39B3">
              <w:rPr>
                <w:rFonts w:ascii="Arial Narrow" w:hAnsi="Arial Narrow"/>
                <w:sz w:val="20"/>
                <w:szCs w:val="20"/>
              </w:rPr>
              <w:t>grupo</w:t>
            </w:r>
            <w:r w:rsidR="00930AFE" w:rsidRPr="00EA39B3">
              <w:rPr>
                <w:rFonts w:ascii="Arial Narrow" w:hAnsi="Arial Narrow"/>
                <w:sz w:val="20"/>
                <w:szCs w:val="20"/>
              </w:rPr>
              <w:t xml:space="preserve"> del Funcionario Aduanero.</w:t>
            </w:r>
          </w:p>
          <w:p w:rsidR="004524FA" w:rsidRPr="00EA39B3" w:rsidRDefault="006D4B61" w:rsidP="00EF6966">
            <w:pPr>
              <w:pStyle w:val="Prrafodelista"/>
              <w:numPr>
                <w:ilvl w:val="3"/>
                <w:numId w:val="84"/>
              </w:numPr>
              <w:ind w:left="1349" w:hanging="284"/>
              <w:rPr>
                <w:rFonts w:ascii="Arial Narrow" w:hAnsi="Arial Narrow"/>
                <w:b/>
                <w:sz w:val="20"/>
                <w:szCs w:val="20"/>
              </w:rPr>
            </w:pPr>
            <w:r w:rsidRPr="00EA39B3">
              <w:rPr>
                <w:rFonts w:ascii="Arial Narrow" w:hAnsi="Arial Narrow"/>
                <w:b/>
                <w:sz w:val="20"/>
                <w:szCs w:val="20"/>
              </w:rPr>
              <w:t>Turno</w:t>
            </w:r>
            <w:r w:rsidR="00930AFE" w:rsidRPr="00EA39B3">
              <w:rPr>
                <w:rFonts w:ascii="Arial Narrow" w:hAnsi="Arial Narrow"/>
                <w:b/>
                <w:sz w:val="20"/>
                <w:szCs w:val="20"/>
              </w:rPr>
              <w:t xml:space="preserve">: </w:t>
            </w:r>
            <w:r w:rsidRPr="00EA39B3">
              <w:rPr>
                <w:rFonts w:ascii="Arial Narrow" w:hAnsi="Arial Narrow"/>
                <w:sz w:val="20"/>
                <w:szCs w:val="20"/>
              </w:rPr>
              <w:t>turno</w:t>
            </w:r>
            <w:r w:rsidR="00930AFE" w:rsidRPr="00EA39B3">
              <w:rPr>
                <w:rFonts w:ascii="Arial Narrow" w:hAnsi="Arial Narrow"/>
                <w:sz w:val="20"/>
                <w:szCs w:val="20"/>
              </w:rPr>
              <w:t xml:space="preserve"> del Funcionario Aduanero.</w:t>
            </w:r>
          </w:p>
          <w:p w:rsidR="00930AFE" w:rsidRPr="00EA39B3" w:rsidRDefault="004524FA" w:rsidP="00EF6966">
            <w:pPr>
              <w:pStyle w:val="Prrafodelista"/>
              <w:numPr>
                <w:ilvl w:val="3"/>
                <w:numId w:val="84"/>
              </w:numPr>
              <w:ind w:left="1349" w:hanging="284"/>
              <w:rPr>
                <w:rFonts w:ascii="Arial Narrow" w:hAnsi="Arial Narrow"/>
                <w:b/>
                <w:sz w:val="20"/>
                <w:szCs w:val="20"/>
              </w:rPr>
            </w:pPr>
            <w:r w:rsidRPr="00EA39B3">
              <w:rPr>
                <w:rFonts w:ascii="Arial Narrow" w:hAnsi="Arial Narrow"/>
                <w:b/>
                <w:sz w:val="20"/>
                <w:szCs w:val="20"/>
              </w:rPr>
              <w:t xml:space="preserve">Ver motivo: </w:t>
            </w:r>
            <w:r w:rsidRPr="00EA39B3">
              <w:rPr>
                <w:rFonts w:ascii="Arial Narrow" w:hAnsi="Arial Narrow"/>
                <w:sz w:val="20"/>
                <w:szCs w:val="20"/>
              </w:rPr>
              <w:t>opción para ver el motivo de retiro de un funcionario retirado.</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rPr>
              <w:t xml:space="preserve">Botón </w:t>
            </w:r>
            <w:r w:rsidR="00930AFE" w:rsidRPr="00EA39B3">
              <w:rPr>
                <w:rFonts w:ascii="Arial Narrow" w:hAnsi="Arial Narrow"/>
                <w:b/>
                <w:sz w:val="20"/>
                <w:szCs w:val="20"/>
              </w:rPr>
              <w:t>Buscar</w:t>
            </w:r>
            <w:r w:rsidRPr="00EA39B3">
              <w:rPr>
                <w:rFonts w:ascii="Arial Narrow" w:hAnsi="Arial Narrow"/>
                <w:b/>
                <w:sz w:val="20"/>
                <w:szCs w:val="20"/>
              </w:rPr>
              <w:t xml:space="preserve">: </w:t>
            </w:r>
            <w:r w:rsidR="00930AFE" w:rsidRPr="00EA39B3">
              <w:rPr>
                <w:rFonts w:ascii="Arial Narrow" w:hAnsi="Arial Narrow"/>
                <w:sz w:val="20"/>
                <w:szCs w:val="20"/>
              </w:rPr>
              <w:t xml:space="preserve">ejecuta la consulta con </w:t>
            </w:r>
            <w:r w:rsidR="00CB7BCB" w:rsidRPr="00EA39B3">
              <w:rPr>
                <w:rFonts w:ascii="Arial Narrow" w:hAnsi="Arial Narrow"/>
                <w:sz w:val="20"/>
                <w:szCs w:val="20"/>
              </w:rPr>
              <w:t>los</w:t>
            </w:r>
            <w:r w:rsidR="00930AFE" w:rsidRPr="00EA39B3">
              <w:rPr>
                <w:rFonts w:ascii="Arial Narrow" w:hAnsi="Arial Narrow"/>
                <w:sz w:val="20"/>
                <w:szCs w:val="20"/>
              </w:rPr>
              <w:t xml:space="preserve"> filtros ingresados y </w:t>
            </w:r>
            <w:r w:rsidR="00EA28E2" w:rsidRPr="00EA39B3">
              <w:rPr>
                <w:rFonts w:ascii="Arial Narrow" w:hAnsi="Arial Narrow"/>
                <w:sz w:val="20"/>
                <w:szCs w:val="20"/>
              </w:rPr>
              <w:t>muestra e</w:t>
            </w:r>
            <w:r w:rsidR="00930AFE" w:rsidRPr="00EA39B3">
              <w:rPr>
                <w:rFonts w:ascii="Arial Narrow" w:hAnsi="Arial Narrow"/>
                <w:sz w:val="20"/>
                <w:szCs w:val="20"/>
              </w:rPr>
              <w:t xml:space="preserve">l resultado </w:t>
            </w:r>
            <w:r w:rsidR="00930AFE" w:rsidRPr="00EA39B3">
              <w:rPr>
                <w:rFonts w:ascii="Arial Narrow" w:hAnsi="Arial Narrow"/>
                <w:strike/>
                <w:sz w:val="20"/>
                <w:szCs w:val="20"/>
              </w:rPr>
              <w:t xml:space="preserve">se mostrará en la </w:t>
            </w:r>
            <w:r w:rsidR="00930AFE" w:rsidRPr="00EA39B3">
              <w:rPr>
                <w:rFonts w:ascii="Arial Narrow" w:hAnsi="Arial Narrow"/>
                <w:b/>
                <w:strike/>
                <w:sz w:val="20"/>
                <w:szCs w:val="20"/>
              </w:rPr>
              <w:t>IU005</w:t>
            </w:r>
            <w:r w:rsidR="00930AFE" w:rsidRPr="00EA39B3">
              <w:rPr>
                <w:rFonts w:ascii="Arial Narrow" w:hAnsi="Arial Narrow"/>
                <w:strike/>
                <w:sz w:val="20"/>
                <w:szCs w:val="20"/>
              </w:rPr>
              <w:t xml:space="preserve"> o la </w:t>
            </w:r>
            <w:r w:rsidR="00930AFE" w:rsidRPr="00EA39B3">
              <w:rPr>
                <w:rFonts w:ascii="Arial Narrow" w:hAnsi="Arial Narrow"/>
                <w:b/>
                <w:strike/>
                <w:sz w:val="20"/>
                <w:szCs w:val="20"/>
              </w:rPr>
              <w:t>IU006</w:t>
            </w:r>
            <w:r w:rsidR="00930AFE" w:rsidRPr="00EA39B3">
              <w:rPr>
                <w:rFonts w:ascii="Arial Narrow" w:hAnsi="Arial Narrow"/>
                <w:strike/>
                <w:sz w:val="20"/>
                <w:szCs w:val="20"/>
              </w:rPr>
              <w:t>, dependiendo del filtro de Funcionario Aduanero</w:t>
            </w:r>
            <w:r w:rsidRPr="00EA39B3">
              <w:rPr>
                <w:rFonts w:ascii="Arial Narrow" w:hAnsi="Arial Narrow"/>
                <w:sz w:val="20"/>
                <w:szCs w:val="20"/>
              </w:rPr>
              <w:t>.</w:t>
            </w:r>
          </w:p>
          <w:p w:rsidR="00845ED8" w:rsidRPr="00EA39B3" w:rsidRDefault="00845ED8" w:rsidP="00EF6966">
            <w:pPr>
              <w:pStyle w:val="Prrafodelista"/>
              <w:numPr>
                <w:ilvl w:val="0"/>
                <w:numId w:val="80"/>
              </w:numPr>
              <w:rPr>
                <w:rFonts w:ascii="Arial Narrow" w:hAnsi="Arial Narrow"/>
                <w:sz w:val="20"/>
                <w:szCs w:val="20"/>
              </w:rPr>
            </w:pPr>
            <w:r w:rsidRPr="00EA39B3">
              <w:rPr>
                <w:rFonts w:ascii="Arial Narrow" w:hAnsi="Arial Narrow"/>
                <w:b/>
                <w:sz w:val="20"/>
                <w:szCs w:val="20"/>
              </w:rPr>
              <w:t xml:space="preserve">Botón </w:t>
            </w:r>
            <w:r w:rsidR="005C28F2" w:rsidRPr="00EA39B3">
              <w:rPr>
                <w:rFonts w:ascii="Arial Narrow" w:hAnsi="Arial Narrow"/>
                <w:b/>
                <w:sz w:val="20"/>
                <w:szCs w:val="20"/>
              </w:rPr>
              <w:t>Cancelar</w:t>
            </w:r>
            <w:r w:rsidRPr="00EA39B3">
              <w:rPr>
                <w:rFonts w:ascii="Arial Narrow" w:hAnsi="Arial Narrow"/>
                <w:b/>
                <w:sz w:val="20"/>
                <w:szCs w:val="20"/>
              </w:rPr>
              <w:t>:</w:t>
            </w:r>
            <w:r w:rsidRPr="00EA39B3">
              <w:rPr>
                <w:rFonts w:ascii="Arial Narrow" w:hAnsi="Arial Narrow"/>
                <w:sz w:val="20"/>
                <w:szCs w:val="20"/>
              </w:rPr>
              <w:t xml:space="preserve"> </w:t>
            </w:r>
            <w:r w:rsidR="003E00D7" w:rsidRPr="00EA39B3">
              <w:rPr>
                <w:rFonts w:ascii="Arial Narrow" w:hAnsi="Arial Narrow"/>
                <w:sz w:val="20"/>
                <w:szCs w:val="20"/>
              </w:rPr>
              <w:t xml:space="preserve">permite </w:t>
            </w:r>
            <w:r w:rsidR="005C28F2" w:rsidRPr="00EA39B3">
              <w:rPr>
                <w:rFonts w:ascii="Arial Narrow" w:hAnsi="Arial Narrow"/>
                <w:sz w:val="20"/>
                <w:szCs w:val="20"/>
              </w:rPr>
              <w:t xml:space="preserve">deshacer los cambios realizados refrescando la </w:t>
            </w:r>
            <w:r w:rsidR="005C28F2" w:rsidRPr="00EA39B3">
              <w:rPr>
                <w:rFonts w:ascii="Arial Narrow" w:hAnsi="Arial Narrow"/>
                <w:b/>
                <w:sz w:val="20"/>
                <w:szCs w:val="20"/>
              </w:rPr>
              <w:t>IU0</w:t>
            </w:r>
            <w:r w:rsidR="0050313C" w:rsidRPr="00EA39B3">
              <w:rPr>
                <w:rFonts w:ascii="Arial Narrow" w:hAnsi="Arial Narrow"/>
                <w:b/>
                <w:sz w:val="20"/>
                <w:szCs w:val="20"/>
              </w:rPr>
              <w:t>10</w:t>
            </w:r>
            <w:r w:rsidR="005C28F2" w:rsidRPr="00EA39B3">
              <w:rPr>
                <w:rFonts w:ascii="Arial Narrow" w:hAnsi="Arial Narrow"/>
                <w:sz w:val="20"/>
                <w:szCs w:val="20"/>
              </w:rPr>
              <w:t xml:space="preserve"> con los datos iniciales</w:t>
            </w:r>
            <w:r w:rsidRPr="00EA39B3">
              <w:rPr>
                <w:rFonts w:ascii="Arial Narrow" w:hAnsi="Arial Narrow"/>
                <w:sz w:val="20"/>
                <w:szCs w:val="20"/>
              </w:rPr>
              <w:t>.</w:t>
            </w:r>
          </w:p>
          <w:p w:rsidR="00303C7D" w:rsidRPr="00EA39B3" w:rsidRDefault="00303C7D" w:rsidP="00EF6966">
            <w:pPr>
              <w:pStyle w:val="Prrafodelista"/>
              <w:numPr>
                <w:ilvl w:val="0"/>
                <w:numId w:val="80"/>
              </w:numPr>
              <w:rPr>
                <w:rFonts w:ascii="Arial Narrow" w:hAnsi="Arial Narrow"/>
                <w:sz w:val="20"/>
                <w:szCs w:val="20"/>
              </w:rPr>
            </w:pPr>
            <w:r w:rsidRPr="00EA39B3">
              <w:rPr>
                <w:rFonts w:ascii="Arial Narrow" w:hAnsi="Arial Narrow"/>
                <w:b/>
                <w:sz w:val="20"/>
                <w:szCs w:val="20"/>
              </w:rPr>
              <w:t>Botón Imprimir:</w:t>
            </w:r>
            <w:r w:rsidRPr="00EA39B3">
              <w:rPr>
                <w:rFonts w:ascii="Arial Narrow" w:hAnsi="Arial Narrow"/>
                <w:sz w:val="20"/>
                <w:szCs w:val="20"/>
              </w:rPr>
              <w:t xml:space="preserve"> </w:t>
            </w:r>
            <w:r w:rsidR="003E00D7" w:rsidRPr="00EA39B3">
              <w:rPr>
                <w:rFonts w:ascii="Arial Narrow" w:hAnsi="Arial Narrow"/>
                <w:sz w:val="20"/>
                <w:szCs w:val="20"/>
              </w:rPr>
              <w:t xml:space="preserve">permite </w:t>
            </w:r>
            <w:r w:rsidRPr="00EA39B3">
              <w:rPr>
                <w:rFonts w:ascii="Arial Narrow" w:hAnsi="Arial Narrow"/>
                <w:sz w:val="20"/>
                <w:szCs w:val="20"/>
              </w:rPr>
              <w:t>generar un reporte en PDF.</w:t>
            </w:r>
            <w:r w:rsidR="00F2116E" w:rsidRPr="00EA39B3">
              <w:rPr>
                <w:rFonts w:ascii="Arial Narrow" w:hAnsi="Arial Narrow"/>
                <w:sz w:val="20"/>
                <w:szCs w:val="20"/>
              </w:rPr>
              <w:t xml:space="preserve"> Sólo se muestra si hay datos en la Lista Funcionarios Registrados o en la Lista Asignaciones de Funcionario.</w:t>
            </w:r>
          </w:p>
          <w:p w:rsidR="007601C5" w:rsidRPr="00EA39B3" w:rsidRDefault="00303C7D" w:rsidP="00EF6966">
            <w:pPr>
              <w:pStyle w:val="Prrafodelista"/>
              <w:numPr>
                <w:ilvl w:val="0"/>
                <w:numId w:val="80"/>
              </w:numPr>
              <w:rPr>
                <w:rFonts w:ascii="Arial Narrow" w:hAnsi="Arial Narrow"/>
                <w:sz w:val="20"/>
                <w:szCs w:val="20"/>
              </w:rPr>
            </w:pPr>
            <w:r w:rsidRPr="00EA39B3">
              <w:rPr>
                <w:rFonts w:ascii="Arial Narrow" w:hAnsi="Arial Narrow"/>
                <w:b/>
                <w:sz w:val="20"/>
                <w:szCs w:val="20"/>
              </w:rPr>
              <w:t>Botón Exportar</w:t>
            </w:r>
            <w:r w:rsidRPr="00EA39B3">
              <w:rPr>
                <w:rFonts w:ascii="Arial Narrow" w:hAnsi="Arial Narrow"/>
                <w:sz w:val="20"/>
                <w:szCs w:val="20"/>
              </w:rPr>
              <w:t xml:space="preserve">: </w:t>
            </w:r>
            <w:r w:rsidR="003E00D7" w:rsidRPr="00EA39B3">
              <w:rPr>
                <w:rFonts w:ascii="Arial Narrow" w:hAnsi="Arial Narrow"/>
                <w:sz w:val="20"/>
                <w:szCs w:val="20"/>
              </w:rPr>
              <w:t xml:space="preserve">permite </w:t>
            </w:r>
            <w:r w:rsidRPr="00EA39B3">
              <w:rPr>
                <w:rFonts w:ascii="Arial Narrow" w:hAnsi="Arial Narrow"/>
                <w:sz w:val="20"/>
                <w:szCs w:val="20"/>
              </w:rPr>
              <w:t>generar un reporte en Excel.</w:t>
            </w:r>
            <w:r w:rsidR="00F2116E" w:rsidRPr="00EA39B3">
              <w:rPr>
                <w:rFonts w:ascii="Arial Narrow" w:hAnsi="Arial Narrow"/>
                <w:sz w:val="20"/>
                <w:szCs w:val="20"/>
              </w:rPr>
              <w:t xml:space="preserve"> Sólo se muestra si hay datos en la Lista Funcionarios Registrados o en la Lista Asignaciones de Funcionario.</w:t>
            </w:r>
          </w:p>
        </w:tc>
      </w:tr>
      <w:tr w:rsidR="00B6673B" w:rsidRPr="00EA39B3" w:rsidTr="00B6673B">
        <w:tc>
          <w:tcPr>
            <w:tcW w:w="567" w:type="dxa"/>
          </w:tcPr>
          <w:p w:rsidR="00B6673B" w:rsidRPr="00EA39B3" w:rsidRDefault="00B6673B" w:rsidP="00EF6966">
            <w:pPr>
              <w:pStyle w:val="Prrafodelista"/>
              <w:numPr>
                <w:ilvl w:val="0"/>
                <w:numId w:val="93"/>
              </w:numPr>
              <w:rPr>
                <w:rFonts w:ascii="Arial Narrow" w:hAnsi="Arial Narrow"/>
                <w:color w:val="000000" w:themeColor="text1"/>
                <w:sz w:val="20"/>
                <w:szCs w:val="20"/>
              </w:rPr>
            </w:pPr>
          </w:p>
        </w:tc>
        <w:tc>
          <w:tcPr>
            <w:tcW w:w="3133" w:type="dxa"/>
          </w:tcPr>
          <w:p w:rsidR="00B6673B" w:rsidRPr="00EA39B3" w:rsidRDefault="00B6673B" w:rsidP="0039156E">
            <w:pPr>
              <w:pStyle w:val="NormalWeb"/>
              <w:spacing w:before="0" w:beforeAutospacing="0" w:after="0" w:afterAutospacing="0"/>
              <w:rPr>
                <w:rFonts w:ascii="Arial Narrow" w:hAnsi="Arial Narrow"/>
                <w:highlight w:val="yellow"/>
              </w:rPr>
            </w:pPr>
            <w:r w:rsidRPr="00EA39B3">
              <w:rPr>
                <w:rFonts w:ascii="Arial Narrow" w:hAnsi="Arial Narrow"/>
                <w:highlight w:val="yellow"/>
              </w:rPr>
              <w:t xml:space="preserve">El actor selecciona una opción de la lista </w:t>
            </w:r>
            <w:r w:rsidRPr="00EA39B3">
              <w:rPr>
                <w:rFonts w:ascii="Arial Narrow" w:hAnsi="Arial Narrow"/>
                <w:b/>
                <w:highlight w:val="yellow"/>
              </w:rPr>
              <w:t>Aduana</w:t>
            </w:r>
            <w:r w:rsidRPr="00EA39B3">
              <w:rPr>
                <w:rFonts w:ascii="Arial Narrow" w:hAnsi="Arial Narrow"/>
                <w:highlight w:val="yellow"/>
              </w:rPr>
              <w:t>, en IU010.</w:t>
            </w:r>
          </w:p>
        </w:tc>
        <w:tc>
          <w:tcPr>
            <w:tcW w:w="5645" w:type="dxa"/>
          </w:tcPr>
          <w:p w:rsidR="00B6673B" w:rsidRPr="00EA39B3" w:rsidRDefault="00B6673B"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sz w:val="20"/>
                <w:szCs w:val="20"/>
                <w:highlight w:val="yellow"/>
              </w:rPr>
              <w:t xml:space="preserve">El sistema </w:t>
            </w:r>
            <w:proofErr w:type="gramStart"/>
            <w:r w:rsidRPr="00EA39B3">
              <w:rPr>
                <w:rFonts w:ascii="Arial Narrow" w:hAnsi="Arial Narrow"/>
                <w:sz w:val="20"/>
                <w:szCs w:val="20"/>
                <w:highlight w:val="yellow"/>
              </w:rPr>
              <w:t>valida</w:t>
            </w:r>
            <w:proofErr w:type="gramEnd"/>
            <w:r w:rsidRPr="00EA39B3">
              <w:rPr>
                <w:rFonts w:ascii="Arial Narrow" w:hAnsi="Arial Narrow"/>
                <w:sz w:val="20"/>
                <w:szCs w:val="20"/>
                <w:highlight w:val="yellow"/>
              </w:rPr>
              <w:t xml:space="preserve"> que existan Unidades de despacho activas asignadas a la Aduana seleccionada y rol del usuario autenticado, caso contrario, el sistema ejecuta la </w:t>
            </w:r>
            <w:r w:rsidRPr="00EA39B3">
              <w:rPr>
                <w:rFonts w:ascii="Arial Narrow" w:hAnsi="Arial Narrow"/>
                <w:b/>
                <w:sz w:val="20"/>
                <w:szCs w:val="20"/>
                <w:highlight w:val="yellow"/>
              </w:rPr>
              <w:t>excepción</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7</w:t>
            </w:r>
            <w:r w:rsidRPr="00EA39B3">
              <w:rPr>
                <w:rFonts w:ascii="Arial Narrow" w:hAnsi="Arial Narrow"/>
                <w:sz w:val="20"/>
                <w:szCs w:val="20"/>
                <w:highlight w:val="yellow"/>
              </w:rPr>
              <w:t>.</w:t>
            </w:r>
          </w:p>
          <w:p w:rsidR="00B6673B" w:rsidRPr="00EA39B3" w:rsidRDefault="00B6673B"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sz w:val="20"/>
                <w:szCs w:val="20"/>
                <w:highlight w:val="yellow"/>
              </w:rPr>
              <w:lastRenderedPageBreak/>
              <w:t>Si se cumplen las validaciones, el sistema actualiza la lista de Unidades de despacho, selecciona por defecto la primera opción de la lista y continúa en 3.1.</w:t>
            </w:r>
          </w:p>
        </w:tc>
      </w:tr>
      <w:tr w:rsidR="00A659D4" w:rsidRPr="00EA39B3" w:rsidTr="002B0497">
        <w:trPr>
          <w:trHeight w:val="345"/>
        </w:trPr>
        <w:tc>
          <w:tcPr>
            <w:tcW w:w="567" w:type="dxa"/>
          </w:tcPr>
          <w:p w:rsidR="00A659D4" w:rsidRPr="00EA39B3" w:rsidRDefault="00A659D4" w:rsidP="00EF6966">
            <w:pPr>
              <w:pStyle w:val="Prrafodelista"/>
              <w:numPr>
                <w:ilvl w:val="0"/>
                <w:numId w:val="93"/>
              </w:numPr>
              <w:rPr>
                <w:rFonts w:ascii="Arial Narrow" w:hAnsi="Arial Narrow"/>
                <w:color w:val="000000" w:themeColor="text1"/>
                <w:sz w:val="20"/>
                <w:szCs w:val="20"/>
              </w:rPr>
            </w:pPr>
          </w:p>
        </w:tc>
        <w:tc>
          <w:tcPr>
            <w:tcW w:w="3133" w:type="dxa"/>
          </w:tcPr>
          <w:p w:rsidR="00A659D4" w:rsidRPr="00EA39B3" w:rsidRDefault="00A659D4" w:rsidP="00A659D4">
            <w:pPr>
              <w:pStyle w:val="NormalWeb"/>
              <w:spacing w:before="0" w:beforeAutospacing="0" w:after="0" w:afterAutospacing="0"/>
              <w:rPr>
                <w:rFonts w:ascii="Arial Narrow" w:hAnsi="Arial Narrow"/>
                <w:highlight w:val="yellow"/>
              </w:rPr>
            </w:pPr>
            <w:r w:rsidRPr="00EA39B3">
              <w:rPr>
                <w:rFonts w:ascii="Arial Narrow" w:hAnsi="Arial Narrow"/>
                <w:highlight w:val="yellow"/>
              </w:rPr>
              <w:t xml:space="preserve">El actor selecciona una opción de la lista </w:t>
            </w:r>
            <w:r w:rsidRPr="00EA39B3">
              <w:rPr>
                <w:rFonts w:ascii="Arial Narrow" w:hAnsi="Arial Narrow"/>
                <w:b/>
                <w:highlight w:val="yellow"/>
              </w:rPr>
              <w:t>Unidad de despacho</w:t>
            </w:r>
            <w:r w:rsidRPr="00EA39B3">
              <w:rPr>
                <w:rFonts w:ascii="Arial Narrow" w:hAnsi="Arial Narrow"/>
                <w:highlight w:val="yellow"/>
              </w:rPr>
              <w:t>, en IU010.</w:t>
            </w:r>
          </w:p>
        </w:tc>
        <w:tc>
          <w:tcPr>
            <w:tcW w:w="5645" w:type="dxa"/>
          </w:tcPr>
          <w:p w:rsidR="00BC05C4" w:rsidRPr="00EA39B3" w:rsidRDefault="00BC05C4"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color w:val="FF0000"/>
                <w:sz w:val="20"/>
                <w:szCs w:val="20"/>
                <w:highlight w:val="yellow"/>
              </w:rPr>
              <w:t xml:space="preserve">El sistema valida que existan Turnos activos asignadas a la Unidad de Despacho seleccionada, caso contrario, el sistema ejecuta la </w:t>
            </w:r>
            <w:r w:rsidRPr="00EA39B3">
              <w:rPr>
                <w:rFonts w:ascii="Arial Narrow" w:hAnsi="Arial Narrow"/>
                <w:b/>
                <w:color w:val="FF0000"/>
                <w:sz w:val="20"/>
                <w:szCs w:val="20"/>
                <w:highlight w:val="yellow"/>
              </w:rPr>
              <w:t>excepción 16</w:t>
            </w:r>
          </w:p>
          <w:p w:rsidR="00A659D4" w:rsidRPr="00EA39B3" w:rsidRDefault="00A659D4"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sz w:val="20"/>
                <w:szCs w:val="20"/>
                <w:highlight w:val="yellow"/>
              </w:rPr>
              <w:t xml:space="preserve">El sistema obtiene la lista de Turnos </w:t>
            </w:r>
            <w:r w:rsidR="00284381" w:rsidRPr="00EA39B3">
              <w:rPr>
                <w:rFonts w:ascii="Arial Narrow" w:hAnsi="Arial Narrow"/>
                <w:sz w:val="20"/>
                <w:szCs w:val="20"/>
                <w:highlight w:val="yellow"/>
              </w:rPr>
              <w:t>asociados a la</w:t>
            </w:r>
            <w:r w:rsidRPr="00EA39B3">
              <w:rPr>
                <w:rFonts w:ascii="Arial Narrow" w:hAnsi="Arial Narrow"/>
                <w:sz w:val="20"/>
                <w:szCs w:val="20"/>
                <w:highlight w:val="yellow"/>
              </w:rPr>
              <w:t xml:space="preserve"> Unidad de despacho seleccionada, y actualiza la lista de Turnos, se selecciona por defecto la primera  opción de la lista y continúa en 4.1.</w:t>
            </w:r>
          </w:p>
        </w:tc>
      </w:tr>
      <w:tr w:rsidR="00403F3E" w:rsidRPr="00EA39B3" w:rsidTr="003B61FD">
        <w:trPr>
          <w:trHeight w:val="70"/>
        </w:trPr>
        <w:tc>
          <w:tcPr>
            <w:tcW w:w="567" w:type="dxa"/>
          </w:tcPr>
          <w:p w:rsidR="00403F3E" w:rsidRPr="00EA39B3" w:rsidRDefault="00403F3E" w:rsidP="00EF6966">
            <w:pPr>
              <w:pStyle w:val="Prrafodelista"/>
              <w:numPr>
                <w:ilvl w:val="0"/>
                <w:numId w:val="93"/>
              </w:numPr>
              <w:rPr>
                <w:rFonts w:ascii="Arial Narrow" w:hAnsi="Arial Narrow"/>
                <w:color w:val="000000" w:themeColor="text1"/>
                <w:sz w:val="20"/>
                <w:szCs w:val="20"/>
              </w:rPr>
            </w:pPr>
          </w:p>
        </w:tc>
        <w:tc>
          <w:tcPr>
            <w:tcW w:w="3133" w:type="dxa"/>
          </w:tcPr>
          <w:p w:rsidR="00403F3E" w:rsidRPr="00EA39B3" w:rsidRDefault="00403F3E" w:rsidP="003B61FD">
            <w:pPr>
              <w:pStyle w:val="NormalWeb"/>
              <w:spacing w:before="0" w:beforeAutospacing="0" w:after="0" w:afterAutospacing="0"/>
              <w:rPr>
                <w:rFonts w:ascii="Arial Narrow" w:hAnsi="Arial Narrow"/>
                <w:highlight w:val="yellow"/>
              </w:rPr>
            </w:pPr>
            <w:r w:rsidRPr="00EA39B3">
              <w:rPr>
                <w:rFonts w:ascii="Arial Narrow" w:hAnsi="Arial Narrow"/>
                <w:highlight w:val="yellow"/>
              </w:rPr>
              <w:t>El actor modifica el valor de alguno de los campos de búsqueda, en IU010:</w:t>
            </w:r>
          </w:p>
          <w:p w:rsidR="00403F3E" w:rsidRPr="00EA39B3" w:rsidRDefault="00403F3E" w:rsidP="00EF6966">
            <w:pPr>
              <w:pStyle w:val="NormalWeb"/>
              <w:numPr>
                <w:ilvl w:val="0"/>
                <w:numId w:val="50"/>
              </w:numPr>
              <w:spacing w:before="0" w:beforeAutospacing="0" w:after="0" w:afterAutospacing="0"/>
              <w:rPr>
                <w:rFonts w:ascii="Arial Narrow" w:hAnsi="Arial Narrow"/>
                <w:highlight w:val="yellow"/>
              </w:rPr>
            </w:pPr>
            <w:r w:rsidRPr="00EA39B3">
              <w:rPr>
                <w:rFonts w:ascii="Arial Narrow" w:hAnsi="Arial Narrow"/>
                <w:b/>
                <w:highlight w:val="yellow"/>
              </w:rPr>
              <w:t>Vigente Desde</w:t>
            </w:r>
          </w:p>
        </w:tc>
        <w:tc>
          <w:tcPr>
            <w:tcW w:w="5645" w:type="dxa"/>
          </w:tcPr>
          <w:p w:rsidR="00403F3E" w:rsidRPr="00EA39B3" w:rsidRDefault="00403F3E"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sz w:val="20"/>
                <w:szCs w:val="20"/>
                <w:highlight w:val="yellow"/>
              </w:rPr>
              <w:t>El sistema realiza las siguientes validaciones:</w:t>
            </w:r>
          </w:p>
          <w:p w:rsidR="00403F3E" w:rsidRPr="00EA39B3" w:rsidRDefault="00403F3E"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inicio de vigencia no esté vacía. Caso contrario, el sistema ejecuta la </w:t>
            </w:r>
            <w:r w:rsidRPr="00EA39B3">
              <w:rPr>
                <w:rFonts w:ascii="Arial Narrow" w:hAnsi="Arial Narrow"/>
                <w:b/>
                <w:sz w:val="20"/>
                <w:szCs w:val="20"/>
                <w:highlight w:val="yellow"/>
              </w:rPr>
              <w:t>excepción</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8</w:t>
            </w:r>
            <w:r w:rsidR="00B6673B" w:rsidRPr="00EA39B3">
              <w:rPr>
                <w:rFonts w:ascii="Arial Narrow" w:hAnsi="Arial Narrow"/>
                <w:b/>
                <w:sz w:val="20"/>
                <w:szCs w:val="20"/>
                <w:highlight w:val="yellow"/>
              </w:rPr>
              <w:t>.</w:t>
            </w:r>
          </w:p>
          <w:p w:rsidR="00403F3E" w:rsidRPr="00EA39B3" w:rsidRDefault="00403F3E"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inicio de vigencia tenga el formato </w:t>
            </w:r>
            <w:proofErr w:type="spellStart"/>
            <w:r w:rsidRPr="00EA39B3">
              <w:rPr>
                <w:rFonts w:ascii="Arial Narrow" w:hAnsi="Arial Narrow"/>
                <w:sz w:val="20"/>
                <w:szCs w:val="20"/>
                <w:highlight w:val="yellow"/>
              </w:rPr>
              <w:t>dd</w:t>
            </w:r>
            <w:proofErr w:type="spellEnd"/>
            <w:r w:rsidRPr="00EA39B3">
              <w:rPr>
                <w:rFonts w:ascii="Arial Narrow" w:hAnsi="Arial Narrow"/>
                <w:sz w:val="20"/>
                <w:szCs w:val="20"/>
                <w:highlight w:val="yellow"/>
              </w:rPr>
              <w:t>/mm/</w:t>
            </w:r>
            <w:proofErr w:type="spellStart"/>
            <w:r w:rsidRPr="00EA39B3">
              <w:rPr>
                <w:rFonts w:ascii="Arial Narrow" w:hAnsi="Arial Narrow"/>
                <w:sz w:val="20"/>
                <w:szCs w:val="20"/>
                <w:highlight w:val="yellow"/>
              </w:rPr>
              <w:t>yyyy</w:t>
            </w:r>
            <w:proofErr w:type="spellEnd"/>
            <w:r w:rsidRPr="00EA39B3">
              <w:rPr>
                <w:rFonts w:ascii="Arial Narrow" w:hAnsi="Arial Narrow"/>
                <w:sz w:val="20"/>
                <w:szCs w:val="20"/>
                <w:highlight w:val="yellow"/>
              </w:rPr>
              <w:t xml:space="preserve"> y sea válida. Caso contrario, el sistema ejecuta la </w:t>
            </w:r>
            <w:r w:rsidRPr="00EA39B3">
              <w:rPr>
                <w:rFonts w:ascii="Arial Narrow" w:hAnsi="Arial Narrow"/>
                <w:b/>
                <w:sz w:val="20"/>
                <w:szCs w:val="20"/>
                <w:highlight w:val="yellow"/>
              </w:rPr>
              <w:t>excepción 9.</w:t>
            </w:r>
          </w:p>
          <w:p w:rsidR="00403F3E" w:rsidRPr="00EA39B3" w:rsidRDefault="00403F3E"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inicio de vigencia sea igual o posterior a la fecha actual. Caso contrario, el sistema ejecuta la </w:t>
            </w:r>
            <w:r w:rsidRPr="00EA39B3">
              <w:rPr>
                <w:rFonts w:ascii="Arial Narrow" w:hAnsi="Arial Narrow"/>
                <w:b/>
                <w:sz w:val="20"/>
                <w:szCs w:val="20"/>
                <w:highlight w:val="yellow"/>
              </w:rPr>
              <w:t>excepción</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1.</w:t>
            </w:r>
            <w:r w:rsidRPr="00EA39B3">
              <w:rPr>
                <w:rFonts w:ascii="Arial Narrow" w:hAnsi="Arial Narrow"/>
                <w:sz w:val="20"/>
                <w:szCs w:val="20"/>
                <w:highlight w:val="yellow"/>
              </w:rPr>
              <w:t xml:space="preserve"> </w:t>
            </w:r>
          </w:p>
          <w:p w:rsidR="00403F3E" w:rsidRPr="00EA39B3" w:rsidRDefault="00403F3E"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En caso de no estar vacía la fecha de término, que sea igual o posterior a la fecha de inicio de vigencia. Caso contrario, el sistema ejecuta la </w:t>
            </w:r>
            <w:r w:rsidRPr="00EA39B3">
              <w:rPr>
                <w:rFonts w:ascii="Arial Narrow" w:hAnsi="Arial Narrow"/>
                <w:b/>
                <w:sz w:val="20"/>
                <w:szCs w:val="20"/>
                <w:highlight w:val="yellow"/>
              </w:rPr>
              <w:t>excepción</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2.</w:t>
            </w:r>
          </w:p>
        </w:tc>
      </w:tr>
      <w:tr w:rsidR="006267E3" w:rsidRPr="00EA39B3" w:rsidTr="002B0497">
        <w:trPr>
          <w:trHeight w:val="70"/>
        </w:trPr>
        <w:tc>
          <w:tcPr>
            <w:tcW w:w="567" w:type="dxa"/>
          </w:tcPr>
          <w:p w:rsidR="006267E3" w:rsidRPr="00EA39B3" w:rsidRDefault="006267E3" w:rsidP="00EF6966">
            <w:pPr>
              <w:pStyle w:val="Prrafodelista"/>
              <w:numPr>
                <w:ilvl w:val="0"/>
                <w:numId w:val="93"/>
              </w:numPr>
              <w:rPr>
                <w:rFonts w:ascii="Arial Narrow" w:hAnsi="Arial Narrow"/>
                <w:color w:val="000000" w:themeColor="text1"/>
                <w:sz w:val="20"/>
                <w:szCs w:val="20"/>
              </w:rPr>
            </w:pPr>
          </w:p>
        </w:tc>
        <w:tc>
          <w:tcPr>
            <w:tcW w:w="3133" w:type="dxa"/>
          </w:tcPr>
          <w:p w:rsidR="00636A3D" w:rsidRPr="00EA39B3" w:rsidRDefault="00636A3D" w:rsidP="00636A3D">
            <w:pPr>
              <w:pStyle w:val="NormalWeb"/>
              <w:spacing w:before="0" w:beforeAutospacing="0" w:after="0" w:afterAutospacing="0"/>
              <w:rPr>
                <w:rFonts w:ascii="Arial Narrow" w:hAnsi="Arial Narrow"/>
                <w:highlight w:val="yellow"/>
              </w:rPr>
            </w:pPr>
            <w:r w:rsidRPr="00EA39B3">
              <w:rPr>
                <w:rFonts w:ascii="Arial Narrow" w:hAnsi="Arial Narrow"/>
                <w:highlight w:val="yellow"/>
              </w:rPr>
              <w:t>El actor modifica el valor de alguno de los campos de búsqueda, en IU010:</w:t>
            </w:r>
          </w:p>
          <w:p w:rsidR="006267E3" w:rsidRPr="00EA39B3" w:rsidRDefault="00636A3D" w:rsidP="00EF6966">
            <w:pPr>
              <w:pStyle w:val="NormalWeb"/>
              <w:numPr>
                <w:ilvl w:val="0"/>
                <w:numId w:val="50"/>
              </w:numPr>
              <w:spacing w:before="0" w:beforeAutospacing="0" w:after="0" w:afterAutospacing="0"/>
              <w:rPr>
                <w:rFonts w:ascii="Arial Narrow" w:hAnsi="Arial Narrow"/>
                <w:highlight w:val="yellow"/>
              </w:rPr>
            </w:pPr>
            <w:r w:rsidRPr="00EA39B3">
              <w:rPr>
                <w:rFonts w:ascii="Arial Narrow" w:hAnsi="Arial Narrow"/>
                <w:b/>
                <w:highlight w:val="yellow"/>
              </w:rPr>
              <w:t>Vigente Hasta</w:t>
            </w:r>
          </w:p>
        </w:tc>
        <w:tc>
          <w:tcPr>
            <w:tcW w:w="5645" w:type="dxa"/>
          </w:tcPr>
          <w:p w:rsidR="006267E3" w:rsidRPr="00EA39B3" w:rsidRDefault="006267E3"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sz w:val="20"/>
                <w:szCs w:val="20"/>
                <w:highlight w:val="yellow"/>
              </w:rPr>
              <w:t>El sistema realiza las siguientes validaciones:</w:t>
            </w:r>
          </w:p>
          <w:p w:rsidR="008B56F8" w:rsidRPr="00EA39B3" w:rsidRDefault="008B56F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término de vigencia no esté vacía. Caso contrario, el sistema ejecuta la </w:t>
            </w:r>
            <w:r w:rsidRPr="00EA39B3">
              <w:rPr>
                <w:rFonts w:ascii="Arial Narrow" w:hAnsi="Arial Narrow"/>
                <w:b/>
                <w:sz w:val="20"/>
                <w:szCs w:val="20"/>
                <w:highlight w:val="yellow"/>
              </w:rPr>
              <w:t>excepción 10</w:t>
            </w:r>
            <w:r w:rsidRPr="00EA39B3">
              <w:rPr>
                <w:rFonts w:ascii="Arial Narrow" w:hAnsi="Arial Narrow"/>
                <w:sz w:val="20"/>
                <w:szCs w:val="20"/>
                <w:highlight w:val="yellow"/>
              </w:rPr>
              <w:t>.</w:t>
            </w:r>
          </w:p>
          <w:p w:rsidR="008B56F8" w:rsidRPr="00EA39B3" w:rsidRDefault="008B56F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término de vigencia tenga el formato </w:t>
            </w:r>
            <w:proofErr w:type="spellStart"/>
            <w:r w:rsidRPr="00EA39B3">
              <w:rPr>
                <w:rFonts w:ascii="Arial Narrow" w:hAnsi="Arial Narrow"/>
                <w:sz w:val="20"/>
                <w:szCs w:val="20"/>
                <w:highlight w:val="yellow"/>
              </w:rPr>
              <w:t>dd</w:t>
            </w:r>
            <w:proofErr w:type="spellEnd"/>
            <w:r w:rsidRPr="00EA39B3">
              <w:rPr>
                <w:rFonts w:ascii="Arial Narrow" w:hAnsi="Arial Narrow"/>
                <w:sz w:val="20"/>
                <w:szCs w:val="20"/>
                <w:highlight w:val="yellow"/>
              </w:rPr>
              <w:t>/mm/</w:t>
            </w:r>
            <w:proofErr w:type="spellStart"/>
            <w:r w:rsidRPr="00EA39B3">
              <w:rPr>
                <w:rFonts w:ascii="Arial Narrow" w:hAnsi="Arial Narrow"/>
                <w:sz w:val="20"/>
                <w:szCs w:val="20"/>
                <w:highlight w:val="yellow"/>
              </w:rPr>
              <w:t>yyyy</w:t>
            </w:r>
            <w:proofErr w:type="spellEnd"/>
            <w:r w:rsidRPr="00EA39B3">
              <w:rPr>
                <w:rFonts w:ascii="Arial Narrow" w:hAnsi="Arial Narrow"/>
                <w:sz w:val="20"/>
                <w:szCs w:val="20"/>
                <w:highlight w:val="yellow"/>
              </w:rPr>
              <w:t xml:space="preserve"> y sea válida. Caso contrario, el sistema ejecuta la </w:t>
            </w:r>
            <w:r w:rsidRPr="00EA39B3">
              <w:rPr>
                <w:rFonts w:ascii="Arial Narrow" w:hAnsi="Arial Narrow"/>
                <w:b/>
                <w:sz w:val="20"/>
                <w:szCs w:val="20"/>
                <w:highlight w:val="yellow"/>
              </w:rPr>
              <w:t>excepción 11.</w:t>
            </w:r>
          </w:p>
          <w:p w:rsidR="006267E3" w:rsidRPr="00EA39B3" w:rsidRDefault="008B56F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Que la fecha de término de vigencia sea igual o posterior a la fecha de inicio de vigencia</w:t>
            </w:r>
            <w:r w:rsidR="00403F3E" w:rsidRPr="00EA39B3">
              <w:rPr>
                <w:rFonts w:ascii="Arial Narrow" w:hAnsi="Arial Narrow"/>
                <w:sz w:val="20"/>
                <w:szCs w:val="20"/>
                <w:highlight w:val="yellow"/>
              </w:rPr>
              <w:t>, de no estar vacía esta última</w:t>
            </w:r>
            <w:r w:rsidRPr="00EA39B3">
              <w:rPr>
                <w:rFonts w:ascii="Arial Narrow" w:hAnsi="Arial Narrow"/>
                <w:sz w:val="20"/>
                <w:szCs w:val="20"/>
                <w:highlight w:val="yellow"/>
              </w:rPr>
              <w:t xml:space="preserve">. Caso contrario, el sistema ejecuta la </w:t>
            </w:r>
            <w:r w:rsidRPr="00EA39B3">
              <w:rPr>
                <w:rFonts w:ascii="Arial Narrow" w:hAnsi="Arial Narrow"/>
                <w:b/>
                <w:sz w:val="20"/>
                <w:szCs w:val="20"/>
                <w:highlight w:val="yellow"/>
              </w:rPr>
              <w:t>excepción</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2</w:t>
            </w:r>
            <w:r w:rsidR="006267E3" w:rsidRPr="00EA39B3">
              <w:rPr>
                <w:rFonts w:ascii="Arial Narrow" w:hAnsi="Arial Narrow"/>
                <w:b/>
                <w:sz w:val="20"/>
                <w:szCs w:val="20"/>
                <w:highlight w:val="yellow"/>
              </w:rPr>
              <w:t>.</w:t>
            </w:r>
          </w:p>
        </w:tc>
      </w:tr>
      <w:tr w:rsidR="00EA39B3" w:rsidRPr="00EA39B3" w:rsidTr="00EA39B3">
        <w:tc>
          <w:tcPr>
            <w:tcW w:w="567" w:type="dxa"/>
          </w:tcPr>
          <w:p w:rsidR="00EA39B3" w:rsidRPr="00EA39B3" w:rsidRDefault="00EA39B3" w:rsidP="00EF6966">
            <w:pPr>
              <w:pStyle w:val="Prrafodelista"/>
              <w:numPr>
                <w:ilvl w:val="0"/>
                <w:numId w:val="93"/>
              </w:numPr>
              <w:rPr>
                <w:rFonts w:ascii="Arial Narrow" w:hAnsi="Arial Narrow"/>
                <w:color w:val="000000" w:themeColor="text1"/>
                <w:sz w:val="20"/>
                <w:szCs w:val="20"/>
              </w:rPr>
            </w:pPr>
          </w:p>
        </w:tc>
        <w:tc>
          <w:tcPr>
            <w:tcW w:w="3133" w:type="dxa"/>
          </w:tcPr>
          <w:p w:rsidR="00EA39B3" w:rsidRPr="00EA39B3" w:rsidRDefault="00EA39B3" w:rsidP="0039156E">
            <w:pPr>
              <w:pStyle w:val="NormalWeb"/>
              <w:spacing w:before="0" w:beforeAutospacing="0" w:after="0" w:afterAutospacing="0"/>
              <w:rPr>
                <w:rFonts w:ascii="Arial Narrow" w:hAnsi="Arial Narrow"/>
              </w:rPr>
            </w:pPr>
            <w:r w:rsidRPr="00EA39B3">
              <w:rPr>
                <w:rFonts w:ascii="Arial Narrow" w:hAnsi="Arial Narrow"/>
                <w:highlight w:val="yellow"/>
              </w:rPr>
              <w:t xml:space="preserve">El actor modifica el valor del campo </w:t>
            </w:r>
            <w:r w:rsidRPr="00EA39B3">
              <w:rPr>
                <w:rFonts w:ascii="Arial Narrow" w:hAnsi="Arial Narrow"/>
                <w:b/>
                <w:highlight w:val="yellow"/>
              </w:rPr>
              <w:t>Registro</w:t>
            </w:r>
            <w:r w:rsidRPr="00EA39B3">
              <w:rPr>
                <w:rFonts w:ascii="Arial Narrow" w:hAnsi="Arial Narrow"/>
                <w:highlight w:val="yellow"/>
              </w:rPr>
              <w:t>, en IU010.</w:t>
            </w:r>
          </w:p>
          <w:p w:rsidR="00EA39B3" w:rsidRPr="00EA39B3" w:rsidRDefault="00EA39B3" w:rsidP="0039156E">
            <w:pPr>
              <w:pStyle w:val="NormalWeb"/>
              <w:spacing w:before="0" w:beforeAutospacing="0" w:after="0" w:afterAutospacing="0"/>
              <w:rPr>
                <w:rFonts w:ascii="Arial Narrow" w:eastAsia="Times New Roman" w:hAnsi="Arial Narrow"/>
                <w:strike/>
              </w:rPr>
            </w:pPr>
            <w:r w:rsidRPr="00EA39B3">
              <w:rPr>
                <w:rFonts w:ascii="Arial Narrow" w:eastAsia="Times New Roman" w:hAnsi="Arial Narrow"/>
                <w:strike/>
              </w:rPr>
              <w:t xml:space="preserve">El </w:t>
            </w:r>
            <w:r w:rsidRPr="00EA39B3">
              <w:rPr>
                <w:rFonts w:ascii="Arial Narrow" w:hAnsi="Arial Narrow"/>
                <w:strike/>
              </w:rPr>
              <w:t xml:space="preserve">actor </w:t>
            </w:r>
            <w:r w:rsidRPr="00EA39B3">
              <w:rPr>
                <w:rFonts w:ascii="Arial Narrow" w:eastAsia="Times New Roman" w:hAnsi="Arial Narrow"/>
                <w:strike/>
              </w:rPr>
              <w:t xml:space="preserve">ingresa en el campo </w:t>
            </w:r>
            <w:r w:rsidRPr="00EA39B3">
              <w:rPr>
                <w:rFonts w:ascii="Arial Narrow" w:eastAsia="Times New Roman" w:hAnsi="Arial Narrow"/>
                <w:b/>
                <w:strike/>
              </w:rPr>
              <w:t xml:space="preserve">Registro </w:t>
            </w:r>
            <w:r w:rsidRPr="00EA39B3">
              <w:rPr>
                <w:rFonts w:ascii="Arial Narrow" w:eastAsia="Times New Roman" w:hAnsi="Arial Narrow"/>
                <w:strike/>
              </w:rPr>
              <w:t>el número de Registro del funcionario aduanero que desea consultar, y presiona ENTER.</w:t>
            </w:r>
          </w:p>
        </w:tc>
        <w:tc>
          <w:tcPr>
            <w:tcW w:w="5645" w:type="dxa"/>
          </w:tcPr>
          <w:p w:rsidR="00EA39B3" w:rsidRPr="00EA39B3" w:rsidRDefault="00EA39B3" w:rsidP="00EF6966">
            <w:pPr>
              <w:pStyle w:val="Prrafodelista"/>
              <w:numPr>
                <w:ilvl w:val="1"/>
                <w:numId w:val="93"/>
              </w:numPr>
              <w:ind w:left="357" w:hanging="357"/>
              <w:rPr>
                <w:rFonts w:ascii="Arial Narrow" w:hAnsi="Arial Narrow"/>
                <w:sz w:val="20"/>
                <w:szCs w:val="20"/>
              </w:rPr>
            </w:pPr>
            <w:r w:rsidRPr="00EA39B3">
              <w:rPr>
                <w:rFonts w:ascii="Arial Narrow" w:hAnsi="Arial Narrow"/>
                <w:sz w:val="20"/>
                <w:szCs w:val="20"/>
                <w:highlight w:val="yellow"/>
              </w:rPr>
              <w:t xml:space="preserve">El sistema deja en blanco el campo </w:t>
            </w:r>
            <w:r w:rsidRPr="00EA39B3">
              <w:rPr>
                <w:rFonts w:ascii="Arial Narrow" w:hAnsi="Arial Narrow"/>
                <w:b/>
                <w:sz w:val="20"/>
                <w:szCs w:val="20"/>
                <w:highlight w:val="yellow"/>
              </w:rPr>
              <w:t>Apellidos y Nombres</w:t>
            </w:r>
            <w:r w:rsidRPr="00EA39B3">
              <w:rPr>
                <w:rFonts w:ascii="Arial Narrow" w:hAnsi="Arial Narrow"/>
                <w:sz w:val="20"/>
                <w:szCs w:val="20"/>
                <w:highlight w:val="yellow"/>
              </w:rPr>
              <w:t xml:space="preserve"> y valida que el valor ingresado sea alfanumérico y tenga una longitud de 4 caracteres. Caso contrario, el sistema ejecuta la </w:t>
            </w:r>
            <w:r w:rsidRPr="00EA39B3">
              <w:rPr>
                <w:rFonts w:ascii="Arial Narrow" w:hAnsi="Arial Narrow"/>
                <w:b/>
                <w:sz w:val="20"/>
                <w:szCs w:val="20"/>
                <w:highlight w:val="yellow"/>
              </w:rPr>
              <w:t>excepción 12.</w:t>
            </w:r>
          </w:p>
          <w:p w:rsidR="00EA39B3" w:rsidRPr="00EA39B3" w:rsidRDefault="00EA39B3" w:rsidP="00EF6966">
            <w:pPr>
              <w:pStyle w:val="Prrafodelista"/>
              <w:numPr>
                <w:ilvl w:val="1"/>
                <w:numId w:val="93"/>
              </w:numPr>
              <w:ind w:left="357" w:hanging="357"/>
              <w:rPr>
                <w:rFonts w:ascii="Arial Narrow" w:hAnsi="Arial Narrow"/>
                <w:sz w:val="20"/>
                <w:szCs w:val="20"/>
              </w:rPr>
            </w:pPr>
            <w:r w:rsidRPr="00EA39B3">
              <w:rPr>
                <w:rFonts w:ascii="Arial Narrow" w:hAnsi="Arial Narrow"/>
                <w:sz w:val="20"/>
                <w:szCs w:val="20"/>
              </w:rPr>
              <w:t>Si cumple la validación, el sistema obtiene los datos</w:t>
            </w:r>
            <w:r w:rsidRPr="00EA39B3">
              <w:rPr>
                <w:rFonts w:ascii="Arial Narrow" w:hAnsi="Arial Narrow"/>
                <w:color w:val="FF0000"/>
                <w:sz w:val="20"/>
                <w:szCs w:val="20"/>
              </w:rPr>
              <w:t xml:space="preserve"> </w:t>
            </w:r>
            <w:r w:rsidRPr="00EA39B3">
              <w:rPr>
                <w:rFonts w:ascii="Arial Narrow" w:hAnsi="Arial Narrow"/>
                <w:sz w:val="20"/>
                <w:szCs w:val="20"/>
              </w:rPr>
              <w:t xml:space="preserve">del funcionario aduanero que coincidan con el número de registro que se ha ingresado y la aduana seleccionada. Si obtiene resultado entonces llena automáticamente el campo </w:t>
            </w:r>
            <w:r w:rsidRPr="00EA39B3">
              <w:rPr>
                <w:rFonts w:ascii="Arial Narrow" w:hAnsi="Arial Narrow"/>
                <w:b/>
                <w:sz w:val="20"/>
                <w:szCs w:val="20"/>
              </w:rPr>
              <w:t xml:space="preserve">Apellidos y Nombres </w:t>
            </w:r>
            <w:r w:rsidRPr="00EA39B3">
              <w:rPr>
                <w:rFonts w:ascii="Arial Narrow" w:hAnsi="Arial Narrow"/>
                <w:sz w:val="20"/>
                <w:szCs w:val="20"/>
              </w:rPr>
              <w:t xml:space="preserve">con la información encontrada. Caso contrario, el sistema ejecuta la </w:t>
            </w:r>
            <w:r w:rsidRPr="00EA39B3">
              <w:rPr>
                <w:rFonts w:ascii="Arial Narrow" w:hAnsi="Arial Narrow"/>
                <w:b/>
                <w:sz w:val="20"/>
                <w:szCs w:val="20"/>
              </w:rPr>
              <w:t>excepción 3.</w:t>
            </w:r>
          </w:p>
        </w:tc>
      </w:tr>
      <w:tr w:rsidR="00EA39B3" w:rsidRPr="00EA39B3" w:rsidTr="00EA39B3">
        <w:tc>
          <w:tcPr>
            <w:tcW w:w="567" w:type="dxa"/>
          </w:tcPr>
          <w:p w:rsidR="00EA39B3" w:rsidRPr="00EA39B3" w:rsidRDefault="00EA39B3" w:rsidP="00EF6966">
            <w:pPr>
              <w:pStyle w:val="Prrafodelista"/>
              <w:numPr>
                <w:ilvl w:val="0"/>
                <w:numId w:val="93"/>
              </w:numPr>
              <w:rPr>
                <w:rFonts w:ascii="Arial Narrow" w:hAnsi="Arial Narrow"/>
                <w:color w:val="000000" w:themeColor="text1"/>
                <w:sz w:val="20"/>
                <w:szCs w:val="20"/>
              </w:rPr>
            </w:pPr>
          </w:p>
        </w:tc>
        <w:tc>
          <w:tcPr>
            <w:tcW w:w="3133" w:type="dxa"/>
          </w:tcPr>
          <w:p w:rsidR="00EA39B3" w:rsidRPr="00EA39B3" w:rsidRDefault="00EA39B3" w:rsidP="00EA39B3">
            <w:pPr>
              <w:pStyle w:val="NormalWeb"/>
              <w:spacing w:before="0" w:beforeAutospacing="0" w:after="0" w:afterAutospacing="0"/>
              <w:rPr>
                <w:rFonts w:ascii="Arial Narrow" w:hAnsi="Arial Narrow"/>
              </w:rPr>
            </w:pPr>
            <w:r w:rsidRPr="00EA39B3">
              <w:rPr>
                <w:rFonts w:ascii="Arial Narrow" w:hAnsi="Arial Narrow"/>
                <w:highlight w:val="yellow"/>
              </w:rPr>
              <w:t xml:space="preserve">El actor modifica el valor del campo </w:t>
            </w:r>
            <w:r w:rsidRPr="00EA39B3">
              <w:rPr>
                <w:rFonts w:ascii="Arial Narrow" w:eastAsia="Times New Roman" w:hAnsi="Arial Narrow"/>
                <w:b/>
                <w:highlight w:val="yellow"/>
              </w:rPr>
              <w:t>Apellidos y Nombres</w:t>
            </w:r>
            <w:r w:rsidRPr="00EA39B3">
              <w:rPr>
                <w:rFonts w:ascii="Arial Narrow" w:hAnsi="Arial Narrow"/>
                <w:highlight w:val="yellow"/>
              </w:rPr>
              <w:t>, en IU010.</w:t>
            </w:r>
          </w:p>
        </w:tc>
        <w:tc>
          <w:tcPr>
            <w:tcW w:w="5645" w:type="dxa"/>
          </w:tcPr>
          <w:p w:rsidR="00EA39B3" w:rsidRPr="00EA39B3" w:rsidRDefault="00EA39B3"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sz w:val="20"/>
                <w:szCs w:val="20"/>
                <w:highlight w:val="yellow"/>
              </w:rPr>
              <w:t xml:space="preserve">El sistema deja en blanco el campo </w:t>
            </w:r>
            <w:r w:rsidRPr="00EA39B3">
              <w:rPr>
                <w:rFonts w:ascii="Arial Narrow" w:hAnsi="Arial Narrow"/>
                <w:b/>
                <w:sz w:val="20"/>
                <w:szCs w:val="20"/>
                <w:highlight w:val="yellow"/>
              </w:rPr>
              <w:t>Registro</w:t>
            </w:r>
            <w:r w:rsidRPr="00EA39B3">
              <w:rPr>
                <w:rFonts w:ascii="Arial Narrow" w:hAnsi="Arial Narrow"/>
                <w:sz w:val="20"/>
                <w:szCs w:val="20"/>
                <w:highlight w:val="yellow"/>
              </w:rPr>
              <w:t xml:space="preserve"> y valida que el valor ingresado sea alfabético y tenga una longitud máxima de 100 caracteres. Caso contrario, el sistema ejecuta la </w:t>
            </w:r>
            <w:r w:rsidRPr="00EA39B3">
              <w:rPr>
                <w:rFonts w:ascii="Arial Narrow" w:hAnsi="Arial Narrow"/>
                <w:b/>
                <w:sz w:val="20"/>
                <w:szCs w:val="20"/>
                <w:highlight w:val="yellow"/>
              </w:rPr>
              <w:t>excepción 13.</w:t>
            </w:r>
          </w:p>
          <w:p w:rsidR="00EA39B3" w:rsidRPr="00EA39B3" w:rsidRDefault="00EA39B3" w:rsidP="00EF6966">
            <w:pPr>
              <w:pStyle w:val="Prrafodelista"/>
              <w:numPr>
                <w:ilvl w:val="1"/>
                <w:numId w:val="93"/>
              </w:numPr>
              <w:ind w:left="357" w:hanging="357"/>
              <w:rPr>
                <w:rFonts w:ascii="Arial Narrow" w:hAnsi="Arial Narrow"/>
                <w:sz w:val="20"/>
                <w:szCs w:val="20"/>
                <w:highlight w:val="yellow"/>
              </w:rPr>
            </w:pPr>
            <w:r w:rsidRPr="00EA39B3">
              <w:rPr>
                <w:rFonts w:ascii="Arial Narrow" w:hAnsi="Arial Narrow"/>
                <w:sz w:val="20"/>
                <w:szCs w:val="20"/>
                <w:highlight w:val="yellow"/>
              </w:rPr>
              <w:t>Si cumple la validación, el sistema obtiene los datos del funcionario aduanero que coincidan con los datos que se ha ingresado y la aduana seleccionada:</w:t>
            </w:r>
          </w:p>
          <w:p w:rsidR="00EA39B3" w:rsidRPr="00EA39B3" w:rsidRDefault="00EA39B3"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Si obtiene sólo un elemento, llena automáticamente el campo </w:t>
            </w:r>
            <w:r w:rsidRPr="00EA39B3">
              <w:rPr>
                <w:rFonts w:ascii="Arial Narrow" w:hAnsi="Arial Narrow"/>
                <w:b/>
                <w:sz w:val="20"/>
                <w:szCs w:val="20"/>
                <w:highlight w:val="yellow"/>
              </w:rPr>
              <w:t>Registro</w:t>
            </w:r>
            <w:r w:rsidRPr="00EA39B3">
              <w:rPr>
                <w:rFonts w:ascii="Arial Narrow" w:hAnsi="Arial Narrow"/>
                <w:sz w:val="20"/>
                <w:szCs w:val="20"/>
                <w:highlight w:val="yellow"/>
              </w:rPr>
              <w:t>.</w:t>
            </w:r>
          </w:p>
          <w:p w:rsidR="00EA39B3" w:rsidRPr="00EA39B3" w:rsidRDefault="00EA39B3"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Si obtiene más de un elemento, entonces continúa en </w:t>
            </w:r>
            <w:r w:rsidRPr="00EA39B3">
              <w:rPr>
                <w:rFonts w:ascii="Arial Narrow" w:hAnsi="Arial Narrow"/>
                <w:b/>
                <w:sz w:val="20"/>
                <w:szCs w:val="20"/>
                <w:highlight w:val="yellow"/>
              </w:rPr>
              <w:t>A1.</w:t>
            </w:r>
          </w:p>
          <w:p w:rsidR="00EA39B3" w:rsidRPr="00EA39B3" w:rsidRDefault="00EA39B3"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Si no obtiene resultados se ejecuta la </w:t>
            </w:r>
            <w:r w:rsidRPr="00EA39B3">
              <w:rPr>
                <w:rFonts w:ascii="Arial Narrow" w:hAnsi="Arial Narrow"/>
                <w:b/>
                <w:sz w:val="20"/>
                <w:szCs w:val="20"/>
                <w:highlight w:val="yellow"/>
              </w:rPr>
              <w:t>excepción 14.</w:t>
            </w:r>
          </w:p>
        </w:tc>
      </w:tr>
      <w:tr w:rsidR="007601C5" w:rsidRPr="00EA39B3" w:rsidTr="002B0497">
        <w:tc>
          <w:tcPr>
            <w:tcW w:w="567" w:type="dxa"/>
          </w:tcPr>
          <w:p w:rsidR="007601C5" w:rsidRPr="00EA39B3" w:rsidRDefault="007601C5" w:rsidP="00EF6966">
            <w:pPr>
              <w:pStyle w:val="Prrafodelista"/>
              <w:numPr>
                <w:ilvl w:val="0"/>
                <w:numId w:val="93"/>
              </w:numPr>
              <w:rPr>
                <w:rFonts w:ascii="Arial Narrow" w:hAnsi="Arial Narrow"/>
                <w:color w:val="000000" w:themeColor="text1"/>
                <w:sz w:val="20"/>
                <w:szCs w:val="20"/>
              </w:rPr>
            </w:pPr>
          </w:p>
        </w:tc>
        <w:tc>
          <w:tcPr>
            <w:tcW w:w="3133" w:type="dxa"/>
          </w:tcPr>
          <w:p w:rsidR="007601C5" w:rsidRPr="00EA39B3" w:rsidRDefault="007601C5" w:rsidP="00517042">
            <w:pPr>
              <w:pStyle w:val="NormalWeb"/>
              <w:spacing w:before="0" w:beforeAutospacing="0" w:after="0" w:afterAutospacing="0"/>
              <w:jc w:val="left"/>
              <w:rPr>
                <w:rFonts w:ascii="Arial Narrow" w:hAnsi="Arial Narrow"/>
              </w:rPr>
            </w:pPr>
            <w:r w:rsidRPr="00EA39B3">
              <w:rPr>
                <w:rFonts w:ascii="Arial Narrow" w:hAnsi="Arial Narrow"/>
              </w:rPr>
              <w:t xml:space="preserve">El </w:t>
            </w:r>
            <w:r w:rsidR="00054A48" w:rsidRPr="00EA39B3">
              <w:rPr>
                <w:rFonts w:ascii="Arial Narrow" w:hAnsi="Arial Narrow"/>
              </w:rPr>
              <w:t xml:space="preserve">actor </w:t>
            </w:r>
            <w:r w:rsidRPr="00EA39B3">
              <w:rPr>
                <w:rFonts w:ascii="Arial Narrow" w:hAnsi="Arial Narrow"/>
                <w:strike/>
              </w:rPr>
              <w:t xml:space="preserve">luego de ingresar el </w:t>
            </w:r>
            <w:r w:rsidRPr="00EA39B3">
              <w:rPr>
                <w:rFonts w:ascii="Arial Narrow" w:hAnsi="Arial Narrow"/>
                <w:b/>
                <w:strike/>
              </w:rPr>
              <w:t>Régimen Aduanero</w:t>
            </w:r>
            <w:r w:rsidRPr="00EA39B3">
              <w:rPr>
                <w:rFonts w:ascii="Arial Narrow" w:hAnsi="Arial Narrow"/>
                <w:strike/>
              </w:rPr>
              <w:t xml:space="preserve"> y </w:t>
            </w:r>
            <w:r w:rsidRPr="00EA39B3">
              <w:rPr>
                <w:rFonts w:ascii="Arial Narrow" w:hAnsi="Arial Narrow"/>
                <w:b/>
                <w:strike/>
              </w:rPr>
              <w:t xml:space="preserve">Grupo de Funcionarios </w:t>
            </w:r>
            <w:r w:rsidRPr="00EA39B3">
              <w:rPr>
                <w:rFonts w:ascii="Arial Narrow" w:hAnsi="Arial Narrow"/>
                <w:strike/>
              </w:rPr>
              <w:t>selecciona la opción</w:t>
            </w:r>
            <w:r w:rsidRPr="00EA39B3">
              <w:rPr>
                <w:rFonts w:ascii="Arial Narrow" w:hAnsi="Arial Narrow"/>
              </w:rPr>
              <w:t xml:space="preserve"> </w:t>
            </w:r>
            <w:r w:rsidR="00C57C9D" w:rsidRPr="00EA39B3">
              <w:rPr>
                <w:rFonts w:ascii="Arial Narrow" w:hAnsi="Arial Narrow"/>
              </w:rPr>
              <w:t>presiona el botón</w:t>
            </w:r>
            <w:r w:rsidR="00C57C9D" w:rsidRPr="00EA39B3">
              <w:rPr>
                <w:rFonts w:ascii="Arial Narrow" w:hAnsi="Arial Narrow"/>
                <w:b/>
              </w:rPr>
              <w:t xml:space="preserve"> </w:t>
            </w:r>
            <w:r w:rsidR="00054A48" w:rsidRPr="00EA39B3">
              <w:rPr>
                <w:rFonts w:ascii="Arial Narrow" w:hAnsi="Arial Narrow"/>
                <w:b/>
              </w:rPr>
              <w:t>Buscar</w:t>
            </w:r>
            <w:r w:rsidRPr="00EA39B3">
              <w:rPr>
                <w:rFonts w:ascii="Arial Narrow" w:hAnsi="Arial Narrow"/>
              </w:rPr>
              <w:t xml:space="preserve"> de la IU0</w:t>
            </w:r>
            <w:r w:rsidR="00517042" w:rsidRPr="00EA39B3">
              <w:rPr>
                <w:rFonts w:ascii="Arial Narrow" w:hAnsi="Arial Narrow"/>
              </w:rPr>
              <w:t>1</w:t>
            </w:r>
            <w:r w:rsidRPr="00EA39B3">
              <w:rPr>
                <w:rFonts w:ascii="Arial Narrow" w:hAnsi="Arial Narrow"/>
              </w:rPr>
              <w:t>0</w:t>
            </w:r>
          </w:p>
        </w:tc>
        <w:tc>
          <w:tcPr>
            <w:tcW w:w="5645" w:type="dxa"/>
          </w:tcPr>
          <w:p w:rsidR="00086273" w:rsidRPr="00EA39B3" w:rsidRDefault="00086273" w:rsidP="00EF6966">
            <w:pPr>
              <w:pStyle w:val="Prrafodelista"/>
              <w:numPr>
                <w:ilvl w:val="1"/>
                <w:numId w:val="93"/>
              </w:numPr>
              <w:ind w:left="357" w:hanging="357"/>
              <w:rPr>
                <w:rFonts w:ascii="Arial Narrow" w:hAnsi="Arial Narrow"/>
                <w:sz w:val="20"/>
                <w:szCs w:val="20"/>
              </w:rPr>
            </w:pPr>
            <w:r w:rsidRPr="00EA39B3">
              <w:rPr>
                <w:rFonts w:ascii="Arial Narrow" w:hAnsi="Arial Narrow"/>
                <w:sz w:val="20"/>
                <w:szCs w:val="20"/>
              </w:rPr>
              <w:t xml:space="preserve">El </w:t>
            </w:r>
            <w:r w:rsidRPr="00EA39B3">
              <w:rPr>
                <w:rFonts w:ascii="Arial Narrow" w:hAnsi="Arial Narrow"/>
                <w:sz w:val="20"/>
                <w:szCs w:val="20"/>
                <w:highlight w:val="yellow"/>
              </w:rPr>
              <w:t>sistema</w:t>
            </w:r>
            <w:r w:rsidRPr="00EA39B3">
              <w:rPr>
                <w:rFonts w:ascii="Arial Narrow" w:hAnsi="Arial Narrow"/>
                <w:sz w:val="20"/>
                <w:szCs w:val="20"/>
              </w:rPr>
              <w:t xml:space="preserve"> realiza las siguientes validaciones:</w:t>
            </w:r>
          </w:p>
          <w:p w:rsidR="004D7908" w:rsidRPr="00EA39B3" w:rsidRDefault="004D790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inicio de vigencia no esté vacía. Caso contrario, el sistema ejecuta la </w:t>
            </w:r>
            <w:r w:rsidRPr="00EA39B3">
              <w:rPr>
                <w:rFonts w:ascii="Arial Narrow" w:hAnsi="Arial Narrow"/>
                <w:b/>
                <w:sz w:val="20"/>
                <w:szCs w:val="20"/>
                <w:highlight w:val="yellow"/>
              </w:rPr>
              <w:t>excepción</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8</w:t>
            </w:r>
            <w:r w:rsidR="00F81011">
              <w:rPr>
                <w:rFonts w:ascii="Arial Narrow" w:hAnsi="Arial Narrow"/>
                <w:b/>
                <w:sz w:val="20"/>
                <w:szCs w:val="20"/>
                <w:highlight w:val="yellow"/>
              </w:rPr>
              <w:t>.</w:t>
            </w:r>
          </w:p>
          <w:p w:rsidR="004D7908" w:rsidRPr="00EA39B3" w:rsidRDefault="004D790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inicio de vigencia tenga el formato </w:t>
            </w:r>
            <w:proofErr w:type="spellStart"/>
            <w:r w:rsidRPr="00EA39B3">
              <w:rPr>
                <w:rFonts w:ascii="Arial Narrow" w:hAnsi="Arial Narrow"/>
                <w:sz w:val="20"/>
                <w:szCs w:val="20"/>
                <w:highlight w:val="yellow"/>
              </w:rPr>
              <w:t>dd</w:t>
            </w:r>
            <w:proofErr w:type="spellEnd"/>
            <w:r w:rsidRPr="00EA39B3">
              <w:rPr>
                <w:rFonts w:ascii="Arial Narrow" w:hAnsi="Arial Narrow"/>
                <w:sz w:val="20"/>
                <w:szCs w:val="20"/>
                <w:highlight w:val="yellow"/>
              </w:rPr>
              <w:t>/mm/</w:t>
            </w:r>
            <w:proofErr w:type="spellStart"/>
            <w:r w:rsidRPr="00EA39B3">
              <w:rPr>
                <w:rFonts w:ascii="Arial Narrow" w:hAnsi="Arial Narrow"/>
                <w:sz w:val="20"/>
                <w:szCs w:val="20"/>
                <w:highlight w:val="yellow"/>
              </w:rPr>
              <w:t>yyyy</w:t>
            </w:r>
            <w:proofErr w:type="spellEnd"/>
            <w:r w:rsidRPr="00EA39B3">
              <w:rPr>
                <w:rFonts w:ascii="Arial Narrow" w:hAnsi="Arial Narrow"/>
                <w:sz w:val="20"/>
                <w:szCs w:val="20"/>
                <w:highlight w:val="yellow"/>
              </w:rPr>
              <w:t xml:space="preserve"> y sea válida. Caso contrario, el sistema ejecuta la </w:t>
            </w:r>
            <w:r w:rsidRPr="00EA39B3">
              <w:rPr>
                <w:rFonts w:ascii="Arial Narrow" w:hAnsi="Arial Narrow"/>
                <w:b/>
                <w:sz w:val="20"/>
                <w:szCs w:val="20"/>
                <w:highlight w:val="yellow"/>
              </w:rPr>
              <w:t>excepción 9.</w:t>
            </w:r>
          </w:p>
          <w:p w:rsidR="004D7908" w:rsidRPr="00EA39B3" w:rsidRDefault="004D790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término de vigencia no esté vacía. Caso contrario, el sistema ejecuta la </w:t>
            </w:r>
            <w:r w:rsidRPr="00EA39B3">
              <w:rPr>
                <w:rFonts w:ascii="Arial Narrow" w:hAnsi="Arial Narrow"/>
                <w:b/>
                <w:sz w:val="20"/>
                <w:szCs w:val="20"/>
                <w:highlight w:val="yellow"/>
              </w:rPr>
              <w:t>excepción 10</w:t>
            </w:r>
            <w:r w:rsidRPr="00EA39B3">
              <w:rPr>
                <w:rFonts w:ascii="Arial Narrow" w:hAnsi="Arial Narrow"/>
                <w:sz w:val="20"/>
                <w:szCs w:val="20"/>
                <w:highlight w:val="yellow"/>
              </w:rPr>
              <w:t>.</w:t>
            </w:r>
          </w:p>
          <w:p w:rsidR="004D7908" w:rsidRPr="00EA39B3" w:rsidRDefault="004D790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término de vigencia tenga el formato </w:t>
            </w:r>
            <w:proofErr w:type="spellStart"/>
            <w:r w:rsidRPr="00EA39B3">
              <w:rPr>
                <w:rFonts w:ascii="Arial Narrow" w:hAnsi="Arial Narrow"/>
                <w:sz w:val="20"/>
                <w:szCs w:val="20"/>
                <w:highlight w:val="yellow"/>
              </w:rPr>
              <w:t>dd</w:t>
            </w:r>
            <w:proofErr w:type="spellEnd"/>
            <w:r w:rsidRPr="00EA39B3">
              <w:rPr>
                <w:rFonts w:ascii="Arial Narrow" w:hAnsi="Arial Narrow"/>
                <w:sz w:val="20"/>
                <w:szCs w:val="20"/>
                <w:highlight w:val="yellow"/>
              </w:rPr>
              <w:t>/mm/</w:t>
            </w:r>
            <w:proofErr w:type="spellStart"/>
            <w:r w:rsidRPr="00EA39B3">
              <w:rPr>
                <w:rFonts w:ascii="Arial Narrow" w:hAnsi="Arial Narrow"/>
                <w:sz w:val="20"/>
                <w:szCs w:val="20"/>
                <w:highlight w:val="yellow"/>
              </w:rPr>
              <w:t>yyyy</w:t>
            </w:r>
            <w:proofErr w:type="spellEnd"/>
            <w:r w:rsidRPr="00EA39B3">
              <w:rPr>
                <w:rFonts w:ascii="Arial Narrow" w:hAnsi="Arial Narrow"/>
                <w:sz w:val="20"/>
                <w:szCs w:val="20"/>
                <w:highlight w:val="yellow"/>
              </w:rPr>
              <w:t xml:space="preserve"> y sea válida. Caso contrario, el sistema ejecuta la </w:t>
            </w:r>
            <w:r w:rsidRPr="00EA39B3">
              <w:rPr>
                <w:rFonts w:ascii="Arial Narrow" w:hAnsi="Arial Narrow"/>
                <w:b/>
                <w:sz w:val="20"/>
                <w:szCs w:val="20"/>
                <w:highlight w:val="yellow"/>
              </w:rPr>
              <w:t>excepción 11.</w:t>
            </w:r>
          </w:p>
          <w:p w:rsidR="006B560C" w:rsidRPr="00EA39B3" w:rsidRDefault="004D7908" w:rsidP="00EF6966">
            <w:pPr>
              <w:pStyle w:val="Prrafodelista"/>
              <w:numPr>
                <w:ilvl w:val="0"/>
                <w:numId w:val="79"/>
              </w:numPr>
              <w:rPr>
                <w:rFonts w:ascii="Arial Narrow" w:hAnsi="Arial Narrow"/>
                <w:sz w:val="20"/>
                <w:szCs w:val="20"/>
                <w:highlight w:val="yellow"/>
              </w:rPr>
            </w:pPr>
            <w:r w:rsidRPr="00EA39B3">
              <w:rPr>
                <w:rFonts w:ascii="Arial Narrow" w:hAnsi="Arial Narrow"/>
                <w:sz w:val="20"/>
                <w:szCs w:val="20"/>
                <w:highlight w:val="yellow"/>
              </w:rPr>
              <w:t xml:space="preserve">Que la fecha de término de vigencia sea igual o posterior a la fecha de inicio de vigencia. Caso contrario, el sistema ejecuta la </w:t>
            </w:r>
            <w:r w:rsidRPr="00EA39B3">
              <w:rPr>
                <w:rFonts w:ascii="Arial Narrow" w:hAnsi="Arial Narrow"/>
                <w:b/>
                <w:sz w:val="20"/>
                <w:szCs w:val="20"/>
                <w:highlight w:val="yellow"/>
              </w:rPr>
              <w:lastRenderedPageBreak/>
              <w:t>excepción</w:t>
            </w:r>
            <w:r w:rsidRPr="00EA39B3">
              <w:rPr>
                <w:rFonts w:ascii="Arial Narrow" w:hAnsi="Arial Narrow"/>
                <w:sz w:val="20"/>
                <w:szCs w:val="20"/>
                <w:highlight w:val="yellow"/>
              </w:rPr>
              <w:t xml:space="preserve"> </w:t>
            </w:r>
            <w:r w:rsidRPr="00EA39B3">
              <w:rPr>
                <w:rFonts w:ascii="Arial Narrow" w:hAnsi="Arial Narrow"/>
                <w:b/>
                <w:sz w:val="20"/>
                <w:szCs w:val="20"/>
                <w:highlight w:val="yellow"/>
              </w:rPr>
              <w:t>2</w:t>
            </w:r>
            <w:r w:rsidR="00086273" w:rsidRPr="00EA39B3">
              <w:rPr>
                <w:rFonts w:ascii="Arial Narrow" w:hAnsi="Arial Narrow"/>
                <w:b/>
                <w:sz w:val="20"/>
                <w:szCs w:val="20"/>
                <w:highlight w:val="yellow"/>
              </w:rPr>
              <w:t>.</w:t>
            </w:r>
            <w:r w:rsidR="006B560C" w:rsidRPr="00EA39B3">
              <w:rPr>
                <w:rFonts w:ascii="Arial Narrow" w:hAnsi="Arial Narrow"/>
                <w:sz w:val="20"/>
                <w:szCs w:val="20"/>
                <w:highlight w:val="yellow"/>
              </w:rPr>
              <w:t xml:space="preserve"> </w:t>
            </w:r>
          </w:p>
          <w:p w:rsidR="00086273" w:rsidRPr="00EA39B3" w:rsidRDefault="00054A48" w:rsidP="00EF6966">
            <w:pPr>
              <w:pStyle w:val="Prrafodelista"/>
              <w:numPr>
                <w:ilvl w:val="0"/>
                <w:numId w:val="79"/>
              </w:numPr>
              <w:rPr>
                <w:rFonts w:ascii="Arial Narrow" w:hAnsi="Arial Narrow"/>
                <w:sz w:val="20"/>
                <w:szCs w:val="20"/>
              </w:rPr>
            </w:pPr>
            <w:r w:rsidRPr="00EA39B3">
              <w:rPr>
                <w:rFonts w:ascii="Arial Narrow" w:hAnsi="Arial Narrow"/>
                <w:sz w:val="20"/>
                <w:szCs w:val="20"/>
                <w:highlight w:val="yellow"/>
              </w:rPr>
              <w:t xml:space="preserve">Que la </w:t>
            </w:r>
            <w:r w:rsidR="006B560C" w:rsidRPr="00EA39B3">
              <w:rPr>
                <w:rFonts w:ascii="Arial Narrow" w:hAnsi="Arial Narrow"/>
                <w:sz w:val="20"/>
                <w:szCs w:val="20"/>
                <w:highlight w:val="yellow"/>
              </w:rPr>
              <w:t xml:space="preserve">diferencia entre </w:t>
            </w:r>
            <w:r w:rsidRPr="00EA39B3">
              <w:rPr>
                <w:rFonts w:ascii="Arial Narrow" w:hAnsi="Arial Narrow"/>
                <w:sz w:val="20"/>
                <w:szCs w:val="20"/>
                <w:highlight w:val="yellow"/>
              </w:rPr>
              <w:t xml:space="preserve">la fecha de inicio de vigencia </w:t>
            </w:r>
            <w:r w:rsidR="006B560C" w:rsidRPr="00EA39B3">
              <w:rPr>
                <w:rFonts w:ascii="Arial Narrow" w:hAnsi="Arial Narrow"/>
                <w:sz w:val="20"/>
                <w:szCs w:val="20"/>
                <w:highlight w:val="yellow"/>
              </w:rPr>
              <w:t xml:space="preserve">y </w:t>
            </w:r>
            <w:r w:rsidRPr="00EA39B3">
              <w:rPr>
                <w:rFonts w:ascii="Arial Narrow" w:hAnsi="Arial Narrow"/>
                <w:sz w:val="20"/>
                <w:szCs w:val="20"/>
                <w:highlight w:val="yellow"/>
              </w:rPr>
              <w:t>la fecha de término de vigencia</w:t>
            </w:r>
            <w:r w:rsidR="006B560C" w:rsidRPr="00EA39B3">
              <w:rPr>
                <w:rFonts w:ascii="Arial Narrow" w:hAnsi="Arial Narrow"/>
                <w:sz w:val="20"/>
                <w:szCs w:val="20"/>
                <w:highlight w:val="yellow"/>
              </w:rPr>
              <w:t xml:space="preserve"> no </w:t>
            </w:r>
            <w:r w:rsidRPr="00EA39B3">
              <w:rPr>
                <w:rFonts w:ascii="Arial Narrow" w:hAnsi="Arial Narrow"/>
                <w:sz w:val="20"/>
                <w:szCs w:val="20"/>
                <w:highlight w:val="yellow"/>
              </w:rPr>
              <w:t>exceda</w:t>
            </w:r>
            <w:r w:rsidR="006B560C" w:rsidRPr="00EA39B3">
              <w:rPr>
                <w:rFonts w:ascii="Arial Narrow" w:hAnsi="Arial Narrow"/>
                <w:sz w:val="20"/>
                <w:szCs w:val="20"/>
                <w:highlight w:val="yellow"/>
              </w:rPr>
              <w:t xml:space="preserve"> 1 año. Caso contrario, el sistema ejecuta la </w:t>
            </w:r>
            <w:r w:rsidR="006B560C" w:rsidRPr="00EA39B3">
              <w:rPr>
                <w:rFonts w:ascii="Arial Narrow" w:hAnsi="Arial Narrow"/>
                <w:b/>
                <w:sz w:val="20"/>
                <w:szCs w:val="20"/>
                <w:highlight w:val="yellow"/>
              </w:rPr>
              <w:t>excepción</w:t>
            </w:r>
            <w:r w:rsidR="006B560C" w:rsidRPr="00EA39B3">
              <w:rPr>
                <w:rFonts w:ascii="Arial Narrow" w:hAnsi="Arial Narrow"/>
                <w:sz w:val="20"/>
                <w:szCs w:val="20"/>
                <w:highlight w:val="yellow"/>
              </w:rPr>
              <w:t xml:space="preserve"> </w:t>
            </w:r>
            <w:r w:rsidR="006B560C" w:rsidRPr="00EA39B3">
              <w:rPr>
                <w:rFonts w:ascii="Arial Narrow" w:hAnsi="Arial Narrow"/>
                <w:b/>
                <w:sz w:val="20"/>
                <w:szCs w:val="20"/>
                <w:highlight w:val="yellow"/>
              </w:rPr>
              <w:t>1.</w:t>
            </w:r>
          </w:p>
          <w:p w:rsidR="00521C7A" w:rsidRPr="00EA39B3" w:rsidRDefault="00086273" w:rsidP="00EF6966">
            <w:pPr>
              <w:pStyle w:val="Prrafodelista"/>
              <w:numPr>
                <w:ilvl w:val="1"/>
                <w:numId w:val="93"/>
              </w:numPr>
              <w:ind w:left="357" w:hanging="357"/>
              <w:rPr>
                <w:rFonts w:ascii="Arial Narrow" w:hAnsi="Arial Narrow"/>
                <w:sz w:val="20"/>
                <w:szCs w:val="20"/>
              </w:rPr>
            </w:pPr>
            <w:r w:rsidRPr="00EA39B3">
              <w:rPr>
                <w:rFonts w:ascii="Arial Narrow" w:hAnsi="Arial Narrow"/>
                <w:sz w:val="20"/>
                <w:szCs w:val="20"/>
              </w:rPr>
              <w:t>Si cumple las validaciones, e</w:t>
            </w:r>
            <w:r w:rsidR="00521C7A" w:rsidRPr="00EA39B3">
              <w:rPr>
                <w:rFonts w:ascii="Arial Narrow" w:hAnsi="Arial Narrow"/>
                <w:sz w:val="20"/>
                <w:szCs w:val="20"/>
              </w:rPr>
              <w:t xml:space="preserve">l </w:t>
            </w:r>
            <w:r w:rsidR="00521C7A" w:rsidRPr="00EA39B3">
              <w:rPr>
                <w:rFonts w:ascii="Arial Narrow" w:hAnsi="Arial Narrow"/>
                <w:sz w:val="20"/>
                <w:szCs w:val="20"/>
                <w:highlight w:val="yellow"/>
              </w:rPr>
              <w:t>sistema</w:t>
            </w:r>
            <w:r w:rsidR="00521C7A" w:rsidRPr="00EA39B3">
              <w:rPr>
                <w:rFonts w:ascii="Arial Narrow" w:hAnsi="Arial Narrow"/>
                <w:sz w:val="20"/>
                <w:szCs w:val="20"/>
              </w:rPr>
              <w:t xml:space="preserve"> verifica si dentro de los filtros seleccionados se considera algún Funcionario Aduanero:</w:t>
            </w:r>
          </w:p>
          <w:p w:rsidR="00086273" w:rsidRPr="00EA39B3" w:rsidRDefault="00521C7A" w:rsidP="00EF6966">
            <w:pPr>
              <w:pStyle w:val="Prrafodelista"/>
              <w:numPr>
                <w:ilvl w:val="0"/>
                <w:numId w:val="79"/>
              </w:numPr>
              <w:rPr>
                <w:rFonts w:ascii="Arial Narrow" w:hAnsi="Arial Narrow"/>
                <w:sz w:val="20"/>
                <w:szCs w:val="20"/>
              </w:rPr>
            </w:pPr>
            <w:r w:rsidRPr="00EA39B3">
              <w:rPr>
                <w:rFonts w:ascii="Arial Narrow" w:hAnsi="Arial Narrow"/>
                <w:sz w:val="20"/>
                <w:szCs w:val="20"/>
              </w:rPr>
              <w:t xml:space="preserve">Si se considera, </w:t>
            </w:r>
            <w:r w:rsidR="00086273" w:rsidRPr="00EA39B3">
              <w:rPr>
                <w:rFonts w:ascii="Arial Narrow" w:hAnsi="Arial Narrow"/>
                <w:sz w:val="20"/>
                <w:szCs w:val="20"/>
              </w:rPr>
              <w:t xml:space="preserve">el sistema realiza la búsqueda de los funcionarios registrados según los valores ingresados, carga y muestra la </w:t>
            </w:r>
            <w:r w:rsidR="00086273" w:rsidRPr="00EA39B3">
              <w:rPr>
                <w:rFonts w:ascii="Arial Narrow" w:hAnsi="Arial Narrow"/>
                <w:b/>
                <w:sz w:val="20"/>
                <w:szCs w:val="20"/>
              </w:rPr>
              <w:t xml:space="preserve">Lista Funcionarios Registrados. </w:t>
            </w:r>
            <w:r w:rsidR="00086273" w:rsidRPr="00EA39B3">
              <w:rPr>
                <w:rFonts w:ascii="Arial Narrow" w:hAnsi="Arial Narrow"/>
                <w:sz w:val="20"/>
                <w:szCs w:val="20"/>
              </w:rPr>
              <w:t>Para la búsqueda se toman en cuenta los valores de todos los campos.</w:t>
            </w:r>
          </w:p>
          <w:p w:rsidR="008B0280" w:rsidRPr="00EA39B3" w:rsidRDefault="00521C7A" w:rsidP="00EF6966">
            <w:pPr>
              <w:pStyle w:val="Prrafodelista"/>
              <w:numPr>
                <w:ilvl w:val="0"/>
                <w:numId w:val="79"/>
              </w:numPr>
              <w:rPr>
                <w:rFonts w:ascii="Arial Narrow" w:hAnsi="Arial Narrow"/>
                <w:sz w:val="20"/>
                <w:szCs w:val="20"/>
              </w:rPr>
            </w:pPr>
            <w:r w:rsidRPr="00EA39B3">
              <w:rPr>
                <w:rFonts w:ascii="Arial Narrow" w:hAnsi="Arial Narrow"/>
                <w:sz w:val="20"/>
                <w:szCs w:val="20"/>
              </w:rPr>
              <w:t xml:space="preserve">Si </w:t>
            </w:r>
            <w:r w:rsidRPr="00EA39B3">
              <w:rPr>
                <w:rFonts w:ascii="Arial Narrow" w:hAnsi="Arial Narrow"/>
                <w:sz w:val="20"/>
                <w:szCs w:val="20"/>
                <w:highlight w:val="yellow"/>
              </w:rPr>
              <w:t>no</w:t>
            </w:r>
            <w:r w:rsidRPr="00EA39B3">
              <w:rPr>
                <w:rFonts w:ascii="Arial Narrow" w:hAnsi="Arial Narrow"/>
                <w:sz w:val="20"/>
                <w:szCs w:val="20"/>
              </w:rPr>
              <w:t xml:space="preserve"> se </w:t>
            </w:r>
            <w:r w:rsidRPr="00EA39B3">
              <w:rPr>
                <w:rFonts w:ascii="Arial Narrow" w:hAnsi="Arial Narrow"/>
                <w:sz w:val="20"/>
                <w:szCs w:val="20"/>
                <w:highlight w:val="yellow"/>
              </w:rPr>
              <w:t>considera</w:t>
            </w:r>
            <w:r w:rsidRPr="00EA39B3">
              <w:rPr>
                <w:rFonts w:ascii="Arial Narrow" w:hAnsi="Arial Narrow"/>
                <w:sz w:val="20"/>
                <w:szCs w:val="20"/>
              </w:rPr>
              <w:t xml:space="preserve">, </w:t>
            </w:r>
            <w:r w:rsidR="008B0280" w:rsidRPr="00EA39B3">
              <w:rPr>
                <w:rFonts w:ascii="Arial Narrow" w:hAnsi="Arial Narrow"/>
                <w:sz w:val="20"/>
                <w:szCs w:val="20"/>
              </w:rPr>
              <w:t xml:space="preserve">el sistema realiza la búsqueda de los funcionarios registrados según los valores ingresados, carga y muestra la </w:t>
            </w:r>
            <w:r w:rsidR="00086273" w:rsidRPr="00EA39B3">
              <w:rPr>
                <w:rFonts w:ascii="Arial Narrow" w:hAnsi="Arial Narrow"/>
                <w:b/>
                <w:sz w:val="20"/>
                <w:szCs w:val="20"/>
              </w:rPr>
              <w:t>Lista Asignaciones de Funcionario</w:t>
            </w:r>
            <w:r w:rsidR="008B0280" w:rsidRPr="00EA39B3">
              <w:rPr>
                <w:rFonts w:ascii="Arial Narrow" w:hAnsi="Arial Narrow"/>
                <w:b/>
                <w:sz w:val="20"/>
                <w:szCs w:val="20"/>
              </w:rPr>
              <w:t>.</w:t>
            </w:r>
            <w:r w:rsidR="00086273" w:rsidRPr="00EA39B3">
              <w:rPr>
                <w:rFonts w:ascii="Arial Narrow" w:hAnsi="Arial Narrow"/>
                <w:sz w:val="20"/>
                <w:szCs w:val="20"/>
              </w:rPr>
              <w:t xml:space="preserve"> Para la búsqueda sólo se toman en cuenta los valores de los campos:</w:t>
            </w:r>
          </w:p>
          <w:p w:rsidR="00086273" w:rsidRPr="00EA39B3" w:rsidRDefault="00086273" w:rsidP="00EF6966">
            <w:pPr>
              <w:pStyle w:val="Prrafodelista"/>
              <w:numPr>
                <w:ilvl w:val="0"/>
                <w:numId w:val="80"/>
              </w:numPr>
              <w:rPr>
                <w:rFonts w:ascii="Arial Narrow" w:hAnsi="Arial Narrow"/>
                <w:sz w:val="20"/>
                <w:szCs w:val="20"/>
              </w:rPr>
            </w:pPr>
            <w:r w:rsidRPr="00EA39B3">
              <w:rPr>
                <w:rFonts w:ascii="Arial Narrow" w:hAnsi="Arial Narrow"/>
                <w:sz w:val="20"/>
                <w:szCs w:val="20"/>
              </w:rPr>
              <w:t>Aduana, Fecha inicio, Fecha fin y código de registro de</w:t>
            </w:r>
            <w:r w:rsidR="00911F6C" w:rsidRPr="00EA39B3">
              <w:rPr>
                <w:rFonts w:ascii="Arial Narrow" w:hAnsi="Arial Narrow"/>
                <w:sz w:val="20"/>
                <w:szCs w:val="20"/>
              </w:rPr>
              <w:t xml:space="preserve"> funcionario</w:t>
            </w:r>
            <w:r w:rsidRPr="00EA39B3">
              <w:rPr>
                <w:rFonts w:ascii="Arial Narrow" w:hAnsi="Arial Narrow"/>
                <w:sz w:val="20"/>
                <w:szCs w:val="20"/>
              </w:rPr>
              <w:t>.</w:t>
            </w:r>
          </w:p>
          <w:p w:rsidR="007601C5" w:rsidRPr="00EA39B3" w:rsidRDefault="007601C5" w:rsidP="001D62A9">
            <w:pPr>
              <w:pStyle w:val="Prrafodelista"/>
              <w:ind w:left="639"/>
              <w:rPr>
                <w:rFonts w:ascii="Arial Narrow" w:hAnsi="Arial Narrow"/>
                <w:strike/>
                <w:sz w:val="20"/>
                <w:szCs w:val="20"/>
              </w:rPr>
            </w:pPr>
            <w:r w:rsidRPr="00EA39B3">
              <w:rPr>
                <w:rFonts w:ascii="Arial Narrow" w:hAnsi="Arial Narrow"/>
                <w:strike/>
                <w:sz w:val="20"/>
                <w:szCs w:val="20"/>
              </w:rPr>
              <w:t>En la columna Acciones se mostrará el enlace “</w:t>
            </w:r>
            <w:r w:rsidRPr="00EA39B3">
              <w:rPr>
                <w:rFonts w:ascii="Arial Narrow" w:hAnsi="Arial Narrow"/>
                <w:b/>
                <w:i/>
                <w:strike/>
                <w:sz w:val="20"/>
                <w:szCs w:val="20"/>
              </w:rPr>
              <w:t>Ver motivo</w:t>
            </w:r>
            <w:r w:rsidRPr="00EA39B3">
              <w:rPr>
                <w:rFonts w:ascii="Arial Narrow" w:hAnsi="Arial Narrow"/>
                <w:strike/>
                <w:sz w:val="20"/>
                <w:szCs w:val="20"/>
              </w:rPr>
              <w:t>” cuando el registro corresponda a un registro eliminado lógicamente  o para aquellos registros a los cuales se haya cerrado la vigencia</w:t>
            </w:r>
          </w:p>
          <w:p w:rsidR="008D78B5" w:rsidRPr="00F81011" w:rsidRDefault="00963B34" w:rsidP="00F81011">
            <w:pPr>
              <w:pStyle w:val="Prrafodelista"/>
              <w:ind w:left="357"/>
              <w:rPr>
                <w:rFonts w:ascii="Arial Narrow" w:hAnsi="Arial Narrow"/>
                <w:sz w:val="20"/>
                <w:szCs w:val="20"/>
              </w:rPr>
            </w:pPr>
            <w:r w:rsidRPr="00F81011">
              <w:rPr>
                <w:rFonts w:ascii="Arial Narrow" w:hAnsi="Arial Narrow"/>
                <w:sz w:val="20"/>
                <w:szCs w:val="20"/>
              </w:rPr>
              <w:t>En cualquiera de los casos,</w:t>
            </w:r>
            <w:r w:rsidR="008D78B5" w:rsidRPr="00F81011">
              <w:rPr>
                <w:rFonts w:ascii="Arial Narrow" w:hAnsi="Arial Narrow"/>
                <w:sz w:val="20"/>
                <w:szCs w:val="20"/>
              </w:rPr>
              <w:t xml:space="preserve"> si se obtiene como resultado una lista vacía, se deshabilitan los botones </w:t>
            </w:r>
            <w:r w:rsidR="008D78B5" w:rsidRPr="00F81011">
              <w:rPr>
                <w:rFonts w:ascii="Arial Narrow" w:hAnsi="Arial Narrow"/>
                <w:b/>
                <w:sz w:val="20"/>
                <w:szCs w:val="20"/>
              </w:rPr>
              <w:t>Imprimir</w:t>
            </w:r>
            <w:r w:rsidR="008D78B5" w:rsidRPr="00F81011">
              <w:rPr>
                <w:rFonts w:ascii="Arial Narrow" w:hAnsi="Arial Narrow"/>
                <w:sz w:val="20"/>
                <w:szCs w:val="20"/>
              </w:rPr>
              <w:t xml:space="preserve"> y </w:t>
            </w:r>
            <w:r w:rsidR="008D78B5" w:rsidRPr="00F81011">
              <w:rPr>
                <w:rFonts w:ascii="Arial Narrow" w:hAnsi="Arial Narrow"/>
                <w:b/>
                <w:sz w:val="20"/>
                <w:szCs w:val="20"/>
              </w:rPr>
              <w:t>Exportar</w:t>
            </w:r>
            <w:r w:rsidR="008D78B5" w:rsidRPr="00F81011">
              <w:rPr>
                <w:rFonts w:ascii="Arial Narrow" w:hAnsi="Arial Narrow"/>
                <w:sz w:val="20"/>
                <w:szCs w:val="20"/>
              </w:rPr>
              <w:t>, en caso contrario se habilitan ambos botones.</w:t>
            </w:r>
          </w:p>
          <w:p w:rsidR="007601C5" w:rsidRPr="00EA39B3" w:rsidRDefault="00963B34" w:rsidP="008D78B5">
            <w:pPr>
              <w:pStyle w:val="NormalWeb"/>
              <w:spacing w:before="0" w:beforeAutospacing="0" w:after="0" w:afterAutospacing="0"/>
              <w:ind w:left="303"/>
              <w:rPr>
                <w:rFonts w:ascii="Arial Narrow" w:hAnsi="Arial Narrow"/>
                <w:strike/>
              </w:rPr>
            </w:pPr>
            <w:r w:rsidRPr="00EA39B3">
              <w:rPr>
                <w:rFonts w:ascii="Arial Narrow" w:hAnsi="Arial Narrow"/>
              </w:rPr>
              <w:t xml:space="preserve"> </w:t>
            </w:r>
            <w:r w:rsidRPr="00EA39B3">
              <w:rPr>
                <w:rFonts w:ascii="Arial Narrow" w:hAnsi="Arial Narrow"/>
                <w:strike/>
              </w:rPr>
              <w:t>e</w:t>
            </w:r>
            <w:r w:rsidR="007601C5" w:rsidRPr="00EA39B3">
              <w:rPr>
                <w:rFonts w:ascii="Arial Narrow" w:hAnsi="Arial Narrow"/>
                <w:strike/>
              </w:rPr>
              <w:t>ste resultado se puede imprimir, haciendo clic en el botón “</w:t>
            </w:r>
            <w:r w:rsidR="007601C5" w:rsidRPr="00EA39B3">
              <w:rPr>
                <w:rFonts w:ascii="Arial Narrow" w:hAnsi="Arial Narrow"/>
                <w:b/>
                <w:strike/>
              </w:rPr>
              <w:t>Imprimir</w:t>
            </w:r>
            <w:r w:rsidR="007601C5" w:rsidRPr="00EA39B3">
              <w:rPr>
                <w:rFonts w:ascii="Arial Narrow" w:hAnsi="Arial Narrow"/>
                <w:strike/>
              </w:rPr>
              <w:t>” y también se puede exportar mediante el botón “</w:t>
            </w:r>
            <w:r w:rsidR="007601C5" w:rsidRPr="00EA39B3">
              <w:rPr>
                <w:rFonts w:ascii="Arial Narrow" w:hAnsi="Arial Narrow"/>
                <w:b/>
                <w:strike/>
              </w:rPr>
              <w:t>Exportar</w:t>
            </w:r>
            <w:r w:rsidR="007601C5" w:rsidRPr="00EA39B3">
              <w:rPr>
                <w:rFonts w:ascii="Arial Narrow" w:hAnsi="Arial Narrow"/>
                <w:strike/>
              </w:rPr>
              <w:t>” que permitirá exportar los resultados en formato Excel, teniendo en consideración que en estas opciones no se mostrará la info</w:t>
            </w:r>
            <w:r w:rsidR="008B0280" w:rsidRPr="00EA39B3">
              <w:rPr>
                <w:rFonts w:ascii="Arial Narrow" w:hAnsi="Arial Narrow"/>
                <w:strike/>
              </w:rPr>
              <w:t xml:space="preserve">rmación de la columna </w:t>
            </w:r>
            <w:r w:rsidR="00B560C4" w:rsidRPr="00EA39B3">
              <w:rPr>
                <w:rFonts w:ascii="Arial Narrow" w:hAnsi="Arial Narrow"/>
                <w:strike/>
              </w:rPr>
              <w:t>Ver motivo</w:t>
            </w:r>
            <w:r w:rsidR="008B0280" w:rsidRPr="00EA39B3">
              <w:rPr>
                <w:rFonts w:ascii="Arial Narrow" w:hAnsi="Arial Narrow"/>
                <w:strike/>
              </w:rPr>
              <w:t>.</w:t>
            </w:r>
          </w:p>
        </w:tc>
      </w:tr>
      <w:tr w:rsidR="00212F35" w:rsidRPr="00EA39B3" w:rsidTr="002B0497">
        <w:tc>
          <w:tcPr>
            <w:tcW w:w="567" w:type="dxa"/>
          </w:tcPr>
          <w:p w:rsidR="00212F35" w:rsidRPr="00EA39B3" w:rsidRDefault="00212F35" w:rsidP="00EF6966">
            <w:pPr>
              <w:pStyle w:val="Prrafodelista"/>
              <w:numPr>
                <w:ilvl w:val="0"/>
                <w:numId w:val="93"/>
              </w:numPr>
              <w:rPr>
                <w:rFonts w:ascii="Arial Narrow" w:hAnsi="Arial Narrow"/>
                <w:color w:val="000000" w:themeColor="text1"/>
                <w:sz w:val="20"/>
                <w:szCs w:val="20"/>
              </w:rPr>
            </w:pPr>
          </w:p>
        </w:tc>
        <w:tc>
          <w:tcPr>
            <w:tcW w:w="3133" w:type="dxa"/>
          </w:tcPr>
          <w:p w:rsidR="00212F35" w:rsidRPr="00EA39B3" w:rsidRDefault="00212F35" w:rsidP="009A16CE">
            <w:pPr>
              <w:pStyle w:val="NormalWeb"/>
              <w:spacing w:before="0" w:beforeAutospacing="0" w:after="0" w:afterAutospacing="0"/>
              <w:jc w:val="left"/>
              <w:rPr>
                <w:rFonts w:ascii="Arial Narrow" w:eastAsia="Times New Roman" w:hAnsi="Arial Narrow"/>
              </w:rPr>
            </w:pPr>
            <w:r w:rsidRPr="00EA39B3">
              <w:rPr>
                <w:rFonts w:ascii="Arial Narrow" w:hAnsi="Arial Narrow"/>
              </w:rPr>
              <w:t xml:space="preserve">El actor presiona el botón </w:t>
            </w:r>
            <w:r w:rsidRPr="00EA39B3">
              <w:rPr>
                <w:rFonts w:ascii="Arial Narrow" w:eastAsia="Times New Roman" w:hAnsi="Arial Narrow"/>
                <w:b/>
              </w:rPr>
              <w:t>Ver motivo</w:t>
            </w:r>
            <w:r w:rsidRPr="00EA39B3">
              <w:rPr>
                <w:rFonts w:ascii="Arial Narrow" w:hAnsi="Arial Narrow"/>
                <w:b/>
              </w:rPr>
              <w:t xml:space="preserve">, </w:t>
            </w:r>
            <w:r w:rsidRPr="00EA39B3">
              <w:rPr>
                <w:rFonts w:ascii="Arial Narrow" w:hAnsi="Arial Narrow"/>
              </w:rPr>
              <w:t>en IU010.</w:t>
            </w:r>
          </w:p>
        </w:tc>
        <w:tc>
          <w:tcPr>
            <w:tcW w:w="5645" w:type="dxa"/>
          </w:tcPr>
          <w:p w:rsidR="00212F35" w:rsidRPr="00EA39B3" w:rsidRDefault="00212F35" w:rsidP="00EF6966">
            <w:pPr>
              <w:pStyle w:val="Prrafodelista"/>
              <w:numPr>
                <w:ilvl w:val="1"/>
                <w:numId w:val="93"/>
              </w:numPr>
              <w:ind w:left="357" w:hanging="357"/>
              <w:rPr>
                <w:rFonts w:ascii="Arial Narrow" w:hAnsi="Arial Narrow"/>
                <w:sz w:val="20"/>
                <w:szCs w:val="20"/>
              </w:rPr>
            </w:pPr>
            <w:r w:rsidRPr="00EA39B3">
              <w:rPr>
                <w:rFonts w:ascii="Arial Narrow" w:hAnsi="Arial Narrow"/>
                <w:sz w:val="20"/>
                <w:szCs w:val="20"/>
              </w:rPr>
              <w:t>El sistema muestra el motivo en una ventana emergente.</w:t>
            </w:r>
          </w:p>
          <w:p w:rsidR="00212F35" w:rsidRPr="00EA39B3" w:rsidRDefault="00212F35" w:rsidP="00EF6966">
            <w:pPr>
              <w:pStyle w:val="Prrafodelista"/>
              <w:numPr>
                <w:ilvl w:val="1"/>
                <w:numId w:val="93"/>
              </w:numPr>
              <w:ind w:left="357" w:hanging="357"/>
              <w:rPr>
                <w:rFonts w:ascii="Arial Narrow" w:hAnsi="Arial Narrow"/>
                <w:sz w:val="20"/>
                <w:szCs w:val="20"/>
              </w:rPr>
            </w:pPr>
            <w:r w:rsidRPr="00EA39B3">
              <w:rPr>
                <w:rFonts w:ascii="Arial Narrow" w:hAnsi="Arial Narrow"/>
                <w:sz w:val="20"/>
                <w:szCs w:val="20"/>
              </w:rPr>
              <w:t xml:space="preserve">Este motivo se debe mostrar cuando el registro corresponda a un </w:t>
            </w:r>
            <w:r w:rsidR="008B2EA2" w:rsidRPr="00EA39B3">
              <w:rPr>
                <w:rFonts w:ascii="Arial Narrow" w:hAnsi="Arial Narrow"/>
                <w:sz w:val="20"/>
                <w:szCs w:val="20"/>
              </w:rPr>
              <w:t xml:space="preserve">registro eliminado lógicamente </w:t>
            </w:r>
            <w:r w:rsidRPr="00EA39B3">
              <w:rPr>
                <w:rFonts w:ascii="Arial Narrow" w:hAnsi="Arial Narrow"/>
                <w:sz w:val="20"/>
                <w:szCs w:val="20"/>
              </w:rPr>
              <w:t>o para aquellos registros a los cuales se haya cerrado la vigencia</w:t>
            </w:r>
          </w:p>
        </w:tc>
      </w:tr>
      <w:tr w:rsidR="00212F35" w:rsidRPr="00EA39B3" w:rsidTr="002B0497">
        <w:tc>
          <w:tcPr>
            <w:tcW w:w="567" w:type="dxa"/>
          </w:tcPr>
          <w:p w:rsidR="00212F35" w:rsidRPr="00EA39B3" w:rsidRDefault="00212F35" w:rsidP="00EF6966">
            <w:pPr>
              <w:pStyle w:val="Prrafodelista"/>
              <w:numPr>
                <w:ilvl w:val="0"/>
                <w:numId w:val="93"/>
              </w:numPr>
              <w:rPr>
                <w:rFonts w:ascii="Arial Narrow" w:hAnsi="Arial Narrow"/>
                <w:color w:val="000000" w:themeColor="text1"/>
                <w:sz w:val="20"/>
                <w:szCs w:val="20"/>
              </w:rPr>
            </w:pPr>
          </w:p>
        </w:tc>
        <w:tc>
          <w:tcPr>
            <w:tcW w:w="3133" w:type="dxa"/>
          </w:tcPr>
          <w:p w:rsidR="00212F35" w:rsidRPr="00EA39B3" w:rsidRDefault="00212F35" w:rsidP="00212F35">
            <w:pPr>
              <w:pStyle w:val="NormalWeb"/>
              <w:spacing w:before="0" w:beforeAutospacing="0" w:after="0" w:afterAutospacing="0"/>
              <w:jc w:val="left"/>
              <w:rPr>
                <w:rFonts w:ascii="Arial Narrow" w:eastAsia="Times New Roman" w:hAnsi="Arial Narrow"/>
              </w:rPr>
            </w:pPr>
            <w:r w:rsidRPr="00EA39B3">
              <w:rPr>
                <w:rFonts w:ascii="Arial Narrow" w:hAnsi="Arial Narrow"/>
              </w:rPr>
              <w:t xml:space="preserve">El actor presiona el botón </w:t>
            </w:r>
            <w:r w:rsidRPr="00EA39B3">
              <w:rPr>
                <w:rFonts w:ascii="Arial Narrow" w:eastAsia="Times New Roman" w:hAnsi="Arial Narrow"/>
                <w:b/>
              </w:rPr>
              <w:t>Imprimir</w:t>
            </w:r>
            <w:r w:rsidRPr="00EA39B3">
              <w:rPr>
                <w:rFonts w:ascii="Arial Narrow" w:hAnsi="Arial Narrow"/>
                <w:b/>
              </w:rPr>
              <w:t xml:space="preserve">, </w:t>
            </w:r>
            <w:r w:rsidRPr="00EA39B3">
              <w:rPr>
                <w:rFonts w:ascii="Arial Narrow" w:hAnsi="Arial Narrow"/>
              </w:rPr>
              <w:t>en IU010.</w:t>
            </w:r>
          </w:p>
        </w:tc>
        <w:tc>
          <w:tcPr>
            <w:tcW w:w="5645" w:type="dxa"/>
          </w:tcPr>
          <w:p w:rsidR="008B2EA2" w:rsidRPr="00EA39B3" w:rsidRDefault="00212F35" w:rsidP="00EF6966">
            <w:pPr>
              <w:pStyle w:val="Prrafodelista"/>
              <w:numPr>
                <w:ilvl w:val="1"/>
                <w:numId w:val="93"/>
              </w:numPr>
              <w:ind w:left="357" w:hanging="479"/>
              <w:rPr>
                <w:rFonts w:ascii="Arial Narrow" w:hAnsi="Arial Narrow"/>
                <w:sz w:val="20"/>
                <w:szCs w:val="20"/>
              </w:rPr>
            </w:pPr>
            <w:r w:rsidRPr="00EA39B3">
              <w:rPr>
                <w:rFonts w:ascii="Arial Narrow" w:hAnsi="Arial Narrow"/>
                <w:sz w:val="20"/>
                <w:szCs w:val="20"/>
              </w:rPr>
              <w:t xml:space="preserve">El sistema </w:t>
            </w:r>
            <w:r w:rsidR="008B2EA2" w:rsidRPr="00EA39B3">
              <w:rPr>
                <w:rFonts w:ascii="Arial Narrow" w:hAnsi="Arial Narrow"/>
                <w:sz w:val="20"/>
                <w:szCs w:val="20"/>
              </w:rPr>
              <w:t>genera un reporte en formato PDF, según la lista resultante:</w:t>
            </w:r>
          </w:p>
          <w:p w:rsidR="00212F35" w:rsidRPr="00EA39B3" w:rsidRDefault="008B2EA2" w:rsidP="00EF6966">
            <w:pPr>
              <w:pStyle w:val="Prrafodelista"/>
              <w:numPr>
                <w:ilvl w:val="0"/>
                <w:numId w:val="79"/>
              </w:numPr>
              <w:rPr>
                <w:rFonts w:ascii="Arial Narrow" w:hAnsi="Arial Narrow"/>
                <w:sz w:val="20"/>
                <w:szCs w:val="20"/>
              </w:rPr>
            </w:pPr>
            <w:r w:rsidRPr="00EA39B3">
              <w:rPr>
                <w:rFonts w:ascii="Arial Narrow" w:hAnsi="Arial Narrow"/>
                <w:sz w:val="20"/>
                <w:szCs w:val="20"/>
              </w:rPr>
              <w:t xml:space="preserve">Si se cargó la </w:t>
            </w:r>
            <w:r w:rsidRPr="00EA39B3">
              <w:rPr>
                <w:rFonts w:ascii="Arial Narrow" w:hAnsi="Arial Narrow"/>
                <w:b/>
                <w:sz w:val="20"/>
                <w:szCs w:val="20"/>
              </w:rPr>
              <w:t>Lista Funcionarios Registrados</w:t>
            </w:r>
            <w:r w:rsidRPr="00EA39B3">
              <w:rPr>
                <w:rFonts w:ascii="Arial Narrow" w:hAnsi="Arial Narrow"/>
                <w:sz w:val="20"/>
                <w:szCs w:val="20"/>
              </w:rPr>
              <w:t xml:space="preserve">, entonces utilizar </w:t>
            </w:r>
            <w:r w:rsidRPr="00EA39B3">
              <w:rPr>
                <w:rFonts w:ascii="Arial Narrow" w:hAnsi="Arial Narrow"/>
                <w:b/>
                <w:sz w:val="20"/>
                <w:szCs w:val="20"/>
              </w:rPr>
              <w:t>Formato 01</w:t>
            </w:r>
            <w:r w:rsidRPr="00EA39B3">
              <w:rPr>
                <w:rFonts w:ascii="Arial Narrow" w:hAnsi="Arial Narrow"/>
                <w:sz w:val="20"/>
                <w:szCs w:val="20"/>
              </w:rPr>
              <w:t>.</w:t>
            </w:r>
          </w:p>
          <w:p w:rsidR="008B2EA2" w:rsidRPr="00EA39B3" w:rsidRDefault="008B2EA2" w:rsidP="00EF6966">
            <w:pPr>
              <w:pStyle w:val="Prrafodelista"/>
              <w:numPr>
                <w:ilvl w:val="0"/>
                <w:numId w:val="79"/>
              </w:numPr>
              <w:rPr>
                <w:rFonts w:ascii="Arial Narrow" w:hAnsi="Arial Narrow"/>
                <w:sz w:val="20"/>
                <w:szCs w:val="20"/>
              </w:rPr>
            </w:pPr>
            <w:r w:rsidRPr="00EA39B3">
              <w:rPr>
                <w:rFonts w:ascii="Arial Narrow" w:hAnsi="Arial Narrow"/>
                <w:sz w:val="20"/>
                <w:szCs w:val="20"/>
              </w:rPr>
              <w:t xml:space="preserve">Si se cargó la </w:t>
            </w:r>
            <w:r w:rsidR="002B2B7C" w:rsidRPr="00EA39B3">
              <w:rPr>
                <w:rFonts w:ascii="Arial Narrow" w:hAnsi="Arial Narrow"/>
                <w:b/>
                <w:sz w:val="20"/>
                <w:szCs w:val="20"/>
              </w:rPr>
              <w:t>Lista Asignaciones de Funcionario</w:t>
            </w:r>
            <w:r w:rsidRPr="00EA39B3">
              <w:rPr>
                <w:rFonts w:ascii="Arial Narrow" w:hAnsi="Arial Narrow"/>
                <w:sz w:val="20"/>
                <w:szCs w:val="20"/>
              </w:rPr>
              <w:t xml:space="preserve">, entonces utilizar </w:t>
            </w:r>
            <w:r w:rsidR="002B2B7C" w:rsidRPr="00EA39B3">
              <w:rPr>
                <w:rFonts w:ascii="Arial Narrow" w:hAnsi="Arial Narrow"/>
                <w:b/>
                <w:sz w:val="20"/>
                <w:szCs w:val="20"/>
              </w:rPr>
              <w:t>Formato 05</w:t>
            </w:r>
            <w:r w:rsidRPr="00EA39B3">
              <w:rPr>
                <w:rFonts w:ascii="Arial Narrow" w:hAnsi="Arial Narrow"/>
                <w:sz w:val="20"/>
                <w:szCs w:val="20"/>
              </w:rPr>
              <w:t>.</w:t>
            </w:r>
          </w:p>
        </w:tc>
      </w:tr>
      <w:tr w:rsidR="007601C5" w:rsidRPr="00EA39B3" w:rsidTr="002B0497">
        <w:tc>
          <w:tcPr>
            <w:tcW w:w="567" w:type="dxa"/>
          </w:tcPr>
          <w:p w:rsidR="007601C5" w:rsidRPr="00EA39B3" w:rsidRDefault="007601C5" w:rsidP="00EF6966">
            <w:pPr>
              <w:pStyle w:val="Prrafodelista"/>
              <w:numPr>
                <w:ilvl w:val="0"/>
                <w:numId w:val="93"/>
              </w:numPr>
              <w:rPr>
                <w:rFonts w:ascii="Arial Narrow" w:hAnsi="Arial Narrow"/>
                <w:color w:val="000000" w:themeColor="text1"/>
                <w:sz w:val="20"/>
                <w:szCs w:val="20"/>
              </w:rPr>
            </w:pPr>
          </w:p>
        </w:tc>
        <w:tc>
          <w:tcPr>
            <w:tcW w:w="3133" w:type="dxa"/>
          </w:tcPr>
          <w:p w:rsidR="008D78B5" w:rsidRPr="00EA39B3" w:rsidRDefault="008D78B5" w:rsidP="008D78B5">
            <w:pPr>
              <w:pStyle w:val="NormalWeb"/>
              <w:spacing w:before="0" w:beforeAutospacing="0" w:after="0" w:afterAutospacing="0"/>
              <w:jc w:val="left"/>
              <w:rPr>
                <w:rFonts w:ascii="Arial Narrow" w:eastAsia="Times New Roman" w:hAnsi="Arial Narrow"/>
              </w:rPr>
            </w:pPr>
            <w:r w:rsidRPr="00EA39B3">
              <w:rPr>
                <w:rFonts w:ascii="Arial Narrow" w:hAnsi="Arial Narrow"/>
              </w:rPr>
              <w:t xml:space="preserve">El actor presiona el botón </w:t>
            </w:r>
            <w:r w:rsidR="00212F35" w:rsidRPr="00EA39B3">
              <w:rPr>
                <w:rFonts w:ascii="Arial Narrow" w:hAnsi="Arial Narrow"/>
                <w:b/>
              </w:rPr>
              <w:t>Exportar</w:t>
            </w:r>
            <w:r w:rsidRPr="00EA39B3">
              <w:rPr>
                <w:rFonts w:ascii="Arial Narrow" w:hAnsi="Arial Narrow"/>
                <w:b/>
              </w:rPr>
              <w:t xml:space="preserve">, </w:t>
            </w:r>
            <w:r w:rsidRPr="00EA39B3">
              <w:rPr>
                <w:rFonts w:ascii="Arial Narrow" w:hAnsi="Arial Narrow"/>
              </w:rPr>
              <w:t>en IU010.</w:t>
            </w:r>
          </w:p>
        </w:tc>
        <w:tc>
          <w:tcPr>
            <w:tcW w:w="5645" w:type="dxa"/>
          </w:tcPr>
          <w:p w:rsidR="00B9174D" w:rsidRPr="00EA39B3" w:rsidRDefault="00B9174D" w:rsidP="00EF6966">
            <w:pPr>
              <w:pStyle w:val="Prrafodelista"/>
              <w:numPr>
                <w:ilvl w:val="1"/>
                <w:numId w:val="93"/>
              </w:numPr>
              <w:ind w:left="357" w:hanging="479"/>
              <w:rPr>
                <w:rFonts w:ascii="Arial Narrow" w:hAnsi="Arial Narrow"/>
                <w:sz w:val="20"/>
                <w:szCs w:val="20"/>
              </w:rPr>
            </w:pPr>
            <w:r w:rsidRPr="00EA39B3">
              <w:rPr>
                <w:rFonts w:ascii="Arial Narrow" w:hAnsi="Arial Narrow"/>
                <w:sz w:val="20"/>
                <w:szCs w:val="20"/>
              </w:rPr>
              <w:t>El sistema genera un reporte en formato Excel, según la lista resultante:</w:t>
            </w:r>
          </w:p>
          <w:p w:rsidR="00B9174D" w:rsidRPr="00EA39B3" w:rsidRDefault="00B9174D" w:rsidP="00EF6966">
            <w:pPr>
              <w:pStyle w:val="Prrafodelista"/>
              <w:numPr>
                <w:ilvl w:val="0"/>
                <w:numId w:val="79"/>
              </w:numPr>
              <w:rPr>
                <w:rFonts w:ascii="Arial Narrow" w:hAnsi="Arial Narrow"/>
                <w:sz w:val="20"/>
                <w:szCs w:val="20"/>
              </w:rPr>
            </w:pPr>
            <w:r w:rsidRPr="00EA39B3">
              <w:rPr>
                <w:rFonts w:ascii="Arial Narrow" w:hAnsi="Arial Narrow"/>
                <w:sz w:val="20"/>
                <w:szCs w:val="20"/>
              </w:rPr>
              <w:t xml:space="preserve">Si se cargó la </w:t>
            </w:r>
            <w:r w:rsidRPr="00EA39B3">
              <w:rPr>
                <w:rFonts w:ascii="Arial Narrow" w:hAnsi="Arial Narrow"/>
                <w:b/>
                <w:sz w:val="20"/>
                <w:szCs w:val="20"/>
              </w:rPr>
              <w:t>Lista Funcionarios Registrados</w:t>
            </w:r>
            <w:r w:rsidRPr="00EA39B3">
              <w:rPr>
                <w:rFonts w:ascii="Arial Narrow" w:hAnsi="Arial Narrow"/>
                <w:sz w:val="20"/>
                <w:szCs w:val="20"/>
              </w:rPr>
              <w:t xml:space="preserve">, entonces utilizar </w:t>
            </w:r>
            <w:r w:rsidRPr="00EA39B3">
              <w:rPr>
                <w:rFonts w:ascii="Arial Narrow" w:hAnsi="Arial Narrow"/>
                <w:b/>
                <w:sz w:val="20"/>
                <w:szCs w:val="20"/>
              </w:rPr>
              <w:t>Formato 01</w:t>
            </w:r>
            <w:r w:rsidRPr="00EA39B3">
              <w:rPr>
                <w:rFonts w:ascii="Arial Narrow" w:hAnsi="Arial Narrow"/>
                <w:sz w:val="20"/>
                <w:szCs w:val="20"/>
              </w:rPr>
              <w:t>.</w:t>
            </w:r>
          </w:p>
          <w:p w:rsidR="007601C5" w:rsidRPr="00EA39B3" w:rsidRDefault="00B9174D" w:rsidP="00EF6966">
            <w:pPr>
              <w:pStyle w:val="Prrafodelista"/>
              <w:numPr>
                <w:ilvl w:val="0"/>
                <w:numId w:val="79"/>
              </w:numPr>
              <w:rPr>
                <w:rFonts w:ascii="Arial Narrow" w:hAnsi="Arial Narrow"/>
                <w:sz w:val="20"/>
                <w:szCs w:val="20"/>
              </w:rPr>
            </w:pPr>
            <w:r w:rsidRPr="00EA39B3">
              <w:rPr>
                <w:rFonts w:ascii="Arial Narrow" w:hAnsi="Arial Narrow"/>
                <w:sz w:val="20"/>
                <w:szCs w:val="20"/>
              </w:rPr>
              <w:t xml:space="preserve">Si se cargó la </w:t>
            </w:r>
            <w:r w:rsidRPr="00EA39B3">
              <w:rPr>
                <w:rFonts w:ascii="Arial Narrow" w:hAnsi="Arial Narrow"/>
                <w:b/>
                <w:sz w:val="20"/>
                <w:szCs w:val="20"/>
              </w:rPr>
              <w:t>Lista Asignaciones de Funcionario</w:t>
            </w:r>
            <w:r w:rsidRPr="00EA39B3">
              <w:rPr>
                <w:rFonts w:ascii="Arial Narrow" w:hAnsi="Arial Narrow"/>
                <w:sz w:val="20"/>
                <w:szCs w:val="20"/>
              </w:rPr>
              <w:t xml:space="preserve">, entonces utilizar </w:t>
            </w:r>
            <w:r w:rsidRPr="00EA39B3">
              <w:rPr>
                <w:rFonts w:ascii="Arial Narrow" w:hAnsi="Arial Narrow"/>
                <w:b/>
                <w:sz w:val="20"/>
                <w:szCs w:val="20"/>
              </w:rPr>
              <w:t>Formato 05</w:t>
            </w:r>
            <w:r w:rsidRPr="00EA39B3">
              <w:rPr>
                <w:rFonts w:ascii="Arial Narrow" w:hAnsi="Arial Narrow"/>
                <w:sz w:val="20"/>
                <w:szCs w:val="20"/>
              </w:rPr>
              <w:t>.</w:t>
            </w:r>
          </w:p>
        </w:tc>
      </w:tr>
      <w:tr w:rsidR="007601C5" w:rsidRPr="005C403B" w:rsidTr="004A5F4F">
        <w:trPr>
          <w:trHeight w:val="223"/>
        </w:trPr>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4A5F4F">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4A5F4F">
        <w:tc>
          <w:tcPr>
            <w:tcW w:w="567"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33"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45"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9E5289" w:rsidRPr="00250E78" w:rsidTr="004A5F4F">
        <w:tc>
          <w:tcPr>
            <w:tcW w:w="567" w:type="dxa"/>
            <w:shd w:val="clear" w:color="auto" w:fill="FFFFFF" w:themeFill="background1"/>
          </w:tcPr>
          <w:p w:rsidR="009E5289" w:rsidRPr="00250E78" w:rsidRDefault="009E5289" w:rsidP="00EF6966">
            <w:pPr>
              <w:pStyle w:val="Prrafodelista"/>
              <w:numPr>
                <w:ilvl w:val="0"/>
                <w:numId w:val="94"/>
              </w:numPr>
              <w:rPr>
                <w:rFonts w:ascii="Arial Narrow" w:hAnsi="Arial Narrow"/>
                <w:sz w:val="20"/>
                <w:szCs w:val="20"/>
                <w:highlight w:val="yellow"/>
              </w:rPr>
            </w:pPr>
          </w:p>
        </w:tc>
        <w:tc>
          <w:tcPr>
            <w:tcW w:w="3133" w:type="dxa"/>
            <w:shd w:val="clear" w:color="auto" w:fill="FFFFFF" w:themeFill="background1"/>
          </w:tcPr>
          <w:p w:rsidR="009E5289" w:rsidRPr="00250E78" w:rsidRDefault="009E5289" w:rsidP="00BB6985">
            <w:pPr>
              <w:pStyle w:val="NormalWeb"/>
              <w:spacing w:before="0" w:beforeAutospacing="0" w:after="0" w:afterAutospacing="0"/>
              <w:rPr>
                <w:rFonts w:ascii="Arial Narrow" w:eastAsia="Times New Roman" w:hAnsi="Arial Narrow" w:cs="Times New Roman"/>
                <w:highlight w:val="yellow"/>
              </w:rPr>
            </w:pPr>
            <w:r w:rsidRPr="00250E78">
              <w:rPr>
                <w:rFonts w:ascii="Arial Narrow" w:hAnsi="Arial Narrow"/>
                <w:highlight w:val="yellow"/>
              </w:rPr>
              <w:t xml:space="preserve">El actor ingresa en el campo </w:t>
            </w:r>
            <w:r w:rsidRPr="00250E78">
              <w:rPr>
                <w:rFonts w:ascii="Arial Narrow" w:eastAsia="Times New Roman" w:hAnsi="Arial Narrow"/>
                <w:b/>
                <w:highlight w:val="yellow"/>
              </w:rPr>
              <w:t>Apellidos y Nombres</w:t>
            </w:r>
            <w:r w:rsidRPr="00250E78">
              <w:rPr>
                <w:rFonts w:ascii="Arial Narrow" w:eastAsia="Times New Roman" w:hAnsi="Arial Narrow"/>
                <w:highlight w:val="yellow"/>
              </w:rPr>
              <w:t xml:space="preserve"> los datos del funcionario aduanero que desea consultar, y se obtiene más de un resultado</w:t>
            </w:r>
          </w:p>
        </w:tc>
        <w:tc>
          <w:tcPr>
            <w:tcW w:w="5645" w:type="dxa"/>
            <w:shd w:val="clear" w:color="auto" w:fill="FFFFFF" w:themeFill="background1"/>
          </w:tcPr>
          <w:p w:rsidR="009E5289" w:rsidRPr="00250E78" w:rsidRDefault="009E5289" w:rsidP="00EF6966">
            <w:pPr>
              <w:pStyle w:val="Prrafodelista"/>
              <w:numPr>
                <w:ilvl w:val="1"/>
                <w:numId w:val="94"/>
              </w:numPr>
              <w:ind w:left="303" w:hanging="303"/>
              <w:rPr>
                <w:rFonts w:ascii="Arial Narrow" w:hAnsi="Arial Narrow"/>
                <w:sz w:val="20"/>
                <w:szCs w:val="20"/>
                <w:highlight w:val="yellow"/>
              </w:rPr>
            </w:pPr>
            <w:r w:rsidRPr="00250E78">
              <w:rPr>
                <w:rFonts w:ascii="Arial Narrow" w:hAnsi="Arial Narrow"/>
                <w:sz w:val="20"/>
                <w:szCs w:val="20"/>
                <w:highlight w:val="yellow"/>
              </w:rPr>
              <w:t xml:space="preserve">El Sistema muestra la </w:t>
            </w:r>
            <w:r w:rsidR="00FF505B" w:rsidRPr="00250E78">
              <w:rPr>
                <w:rFonts w:ascii="Arial Narrow" w:hAnsi="Arial Narrow"/>
                <w:sz w:val="20"/>
                <w:szCs w:val="20"/>
                <w:highlight w:val="yellow"/>
              </w:rPr>
              <w:t>IU009</w:t>
            </w:r>
            <w:r w:rsidRPr="00250E78">
              <w:rPr>
                <w:rFonts w:ascii="Arial Narrow" w:hAnsi="Arial Narrow"/>
                <w:sz w:val="20"/>
                <w:szCs w:val="20"/>
                <w:highlight w:val="yellow"/>
              </w:rPr>
              <w:t>-Selección de Funcionario, con la lista de los funcionarios que coinciden con los datos ingresados por el usuario.</w:t>
            </w:r>
          </w:p>
        </w:tc>
      </w:tr>
      <w:tr w:rsidR="009E5289" w:rsidRPr="00BB6985" w:rsidTr="004A5F4F">
        <w:tc>
          <w:tcPr>
            <w:tcW w:w="567" w:type="dxa"/>
            <w:shd w:val="clear" w:color="auto" w:fill="FFFFFF" w:themeFill="background1"/>
          </w:tcPr>
          <w:p w:rsidR="009E5289" w:rsidRPr="00250E78" w:rsidRDefault="009E5289" w:rsidP="00EF6966">
            <w:pPr>
              <w:pStyle w:val="Prrafodelista"/>
              <w:numPr>
                <w:ilvl w:val="0"/>
                <w:numId w:val="94"/>
              </w:numPr>
              <w:rPr>
                <w:rFonts w:ascii="Arial Narrow" w:hAnsi="Arial Narrow"/>
                <w:sz w:val="20"/>
                <w:szCs w:val="20"/>
                <w:highlight w:val="yellow"/>
              </w:rPr>
            </w:pPr>
          </w:p>
        </w:tc>
        <w:tc>
          <w:tcPr>
            <w:tcW w:w="3133" w:type="dxa"/>
            <w:shd w:val="clear" w:color="auto" w:fill="FFFFFF" w:themeFill="background1"/>
          </w:tcPr>
          <w:p w:rsidR="009E5289" w:rsidRPr="00250E78" w:rsidRDefault="009E5289" w:rsidP="00BB6985">
            <w:pPr>
              <w:pStyle w:val="NormalWeb"/>
              <w:spacing w:before="0" w:beforeAutospacing="0" w:after="0" w:afterAutospacing="0"/>
              <w:rPr>
                <w:rFonts w:ascii="Arial Narrow" w:eastAsia="Times New Roman" w:hAnsi="Arial Narrow" w:cs="Times New Roman"/>
                <w:highlight w:val="yellow"/>
              </w:rPr>
            </w:pPr>
            <w:r w:rsidRPr="00250E78">
              <w:rPr>
                <w:rFonts w:ascii="Arial Narrow" w:hAnsi="Arial Narrow"/>
                <w:highlight w:val="yellow"/>
              </w:rPr>
              <w:t>El actor presiona el botón Aceptar</w:t>
            </w:r>
          </w:p>
        </w:tc>
        <w:tc>
          <w:tcPr>
            <w:tcW w:w="5645" w:type="dxa"/>
            <w:shd w:val="clear" w:color="auto" w:fill="FFFFFF" w:themeFill="background1"/>
          </w:tcPr>
          <w:p w:rsidR="009E5289" w:rsidRPr="00250E78" w:rsidRDefault="009E5289" w:rsidP="00EF6966">
            <w:pPr>
              <w:pStyle w:val="Prrafodelista"/>
              <w:numPr>
                <w:ilvl w:val="1"/>
                <w:numId w:val="94"/>
              </w:numPr>
              <w:ind w:left="303" w:hanging="303"/>
              <w:rPr>
                <w:rFonts w:ascii="Arial Narrow" w:hAnsi="Arial Narrow"/>
                <w:sz w:val="20"/>
                <w:szCs w:val="20"/>
                <w:highlight w:val="yellow"/>
              </w:rPr>
            </w:pPr>
            <w:r w:rsidRPr="00250E78">
              <w:rPr>
                <w:rFonts w:ascii="Arial Narrow" w:hAnsi="Arial Narrow"/>
                <w:sz w:val="20"/>
                <w:szCs w:val="20"/>
                <w:highlight w:val="yellow"/>
              </w:rPr>
              <w:t xml:space="preserve">El sistema </w:t>
            </w:r>
            <w:proofErr w:type="gramStart"/>
            <w:r w:rsidRPr="00250E78">
              <w:rPr>
                <w:rFonts w:ascii="Arial Narrow" w:hAnsi="Arial Narrow"/>
                <w:sz w:val="20"/>
                <w:szCs w:val="20"/>
                <w:highlight w:val="yellow"/>
              </w:rPr>
              <w:t>valida</w:t>
            </w:r>
            <w:proofErr w:type="gramEnd"/>
            <w:r w:rsidRPr="00250E78">
              <w:rPr>
                <w:rFonts w:ascii="Arial Narrow" w:hAnsi="Arial Narrow"/>
                <w:sz w:val="20"/>
                <w:szCs w:val="20"/>
                <w:highlight w:val="yellow"/>
              </w:rPr>
              <w:t xml:space="preserve"> que se haya seleccionado un Funcionario de la lista. Caso contrario se ejecuta la </w:t>
            </w:r>
            <w:r w:rsidRPr="00250E78">
              <w:rPr>
                <w:rFonts w:ascii="Arial Narrow" w:hAnsi="Arial Narrow"/>
                <w:b/>
                <w:sz w:val="20"/>
                <w:szCs w:val="20"/>
                <w:highlight w:val="yellow"/>
              </w:rPr>
              <w:t>excepción 15</w:t>
            </w:r>
          </w:p>
          <w:p w:rsidR="009E5289" w:rsidRPr="00BB6985" w:rsidRDefault="009E5289" w:rsidP="00BB6985">
            <w:pPr>
              <w:pStyle w:val="Prrafodelista"/>
              <w:ind w:left="303"/>
              <w:rPr>
                <w:rFonts w:ascii="Arial Narrow" w:hAnsi="Arial Narrow"/>
                <w:sz w:val="20"/>
                <w:szCs w:val="20"/>
              </w:rPr>
            </w:pPr>
            <w:r w:rsidRPr="00250E78">
              <w:rPr>
                <w:rFonts w:ascii="Arial Narrow" w:hAnsi="Arial Narrow"/>
                <w:sz w:val="20"/>
                <w:szCs w:val="20"/>
                <w:highlight w:val="yellow"/>
              </w:rPr>
              <w:t>Si cumple la validación, el sistema cierra la IU00</w:t>
            </w:r>
            <w:r w:rsidR="00074CCB" w:rsidRPr="00250E78">
              <w:rPr>
                <w:rFonts w:ascii="Arial Narrow" w:hAnsi="Arial Narrow"/>
                <w:sz w:val="20"/>
                <w:szCs w:val="20"/>
                <w:highlight w:val="yellow"/>
              </w:rPr>
              <w:t>9</w:t>
            </w:r>
            <w:r w:rsidRPr="00250E78">
              <w:rPr>
                <w:rFonts w:ascii="Arial Narrow" w:hAnsi="Arial Narrow"/>
                <w:sz w:val="20"/>
                <w:szCs w:val="20"/>
                <w:highlight w:val="yellow"/>
              </w:rPr>
              <w:t xml:space="preserve">-Selección de Funcionario y llena automáticamente los campos </w:t>
            </w:r>
            <w:r w:rsidRPr="00250E78">
              <w:rPr>
                <w:rFonts w:ascii="Arial Narrow" w:hAnsi="Arial Narrow"/>
                <w:b/>
                <w:sz w:val="20"/>
                <w:szCs w:val="20"/>
                <w:highlight w:val="yellow"/>
              </w:rPr>
              <w:t>Registro</w:t>
            </w:r>
            <w:r w:rsidRPr="00250E78">
              <w:rPr>
                <w:rFonts w:ascii="Arial Narrow" w:hAnsi="Arial Narrow"/>
                <w:sz w:val="20"/>
                <w:szCs w:val="20"/>
                <w:highlight w:val="yellow"/>
              </w:rPr>
              <w:t xml:space="preserve"> y </w:t>
            </w:r>
            <w:r w:rsidRPr="00250E78">
              <w:rPr>
                <w:rFonts w:ascii="Arial Narrow" w:hAnsi="Arial Narrow"/>
                <w:b/>
                <w:sz w:val="20"/>
                <w:szCs w:val="20"/>
                <w:highlight w:val="yellow"/>
              </w:rPr>
              <w:t>Apellidos y Nombres</w:t>
            </w:r>
            <w:r w:rsidRPr="00250E78">
              <w:rPr>
                <w:rFonts w:ascii="Arial Narrow" w:hAnsi="Arial Narrow"/>
                <w:sz w:val="20"/>
                <w:szCs w:val="20"/>
                <w:highlight w:val="yellow"/>
              </w:rPr>
              <w:t>, con los datos del funcionario seleccionado.</w:t>
            </w:r>
          </w:p>
        </w:tc>
      </w:tr>
      <w:tr w:rsidR="007601C5" w:rsidRPr="005C403B" w:rsidTr="004A5F4F">
        <w:trPr>
          <w:trHeight w:val="223"/>
        </w:trPr>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4A5F4F">
        <w:trPr>
          <w:trHeight w:val="186"/>
        </w:trPr>
        <w:tc>
          <w:tcPr>
            <w:tcW w:w="567"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78" w:type="dxa"/>
            <w:gridSpan w:val="2"/>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Descripción</w:t>
            </w:r>
          </w:p>
        </w:tc>
      </w:tr>
      <w:tr w:rsidR="00DC09FD" w:rsidRPr="005C403B" w:rsidTr="004A5F4F">
        <w:tc>
          <w:tcPr>
            <w:tcW w:w="567" w:type="dxa"/>
          </w:tcPr>
          <w:p w:rsidR="00DC09FD" w:rsidRPr="00744EE0" w:rsidRDefault="00DC09FD"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DC09FD" w:rsidRPr="005C403B" w:rsidRDefault="00DC09FD" w:rsidP="0039156E">
            <w:pPr>
              <w:rPr>
                <w:rFonts w:ascii="Arial Narrow" w:hAnsi="Arial Narrow"/>
                <w:sz w:val="20"/>
                <w:szCs w:val="20"/>
              </w:rPr>
            </w:pPr>
            <w:r w:rsidRPr="007A0F07">
              <w:rPr>
                <w:rFonts w:ascii="Arial Narrow" w:hAnsi="Arial Narrow"/>
                <w:strike/>
                <w:sz w:val="20"/>
                <w:szCs w:val="20"/>
              </w:rPr>
              <w:t>En el paso (2), en caso de que se haya ingresado una fecha menor a la fecha indicada por el sistema,</w:t>
            </w:r>
            <w:r>
              <w:rPr>
                <w:rFonts w:ascii="Arial Narrow" w:hAnsi="Arial Narrow"/>
                <w:sz w:val="20"/>
                <w:szCs w:val="20"/>
              </w:rPr>
              <w:t xml:space="preserve"> E</w:t>
            </w:r>
            <w:r w:rsidRPr="005C403B">
              <w:rPr>
                <w:rFonts w:ascii="Arial Narrow" w:hAnsi="Arial Narrow"/>
                <w:sz w:val="20"/>
                <w:szCs w:val="20"/>
              </w:rPr>
              <w:t xml:space="preserve">l sistema </w:t>
            </w:r>
            <w:r w:rsidRPr="005C403B">
              <w:rPr>
                <w:rFonts w:ascii="Arial Narrow" w:hAnsi="Arial Narrow"/>
                <w:sz w:val="20"/>
                <w:szCs w:val="20"/>
              </w:rPr>
              <w:lastRenderedPageBreak/>
              <w:t xml:space="preserve">muestra el siguiente mensaje: </w:t>
            </w:r>
            <w:r w:rsidRPr="005C403B">
              <w:rPr>
                <w:rFonts w:ascii="Arial Narrow" w:hAnsi="Arial Narrow"/>
                <w:b/>
                <w:sz w:val="20"/>
                <w:szCs w:val="20"/>
              </w:rPr>
              <w:t>“</w:t>
            </w:r>
            <w:r>
              <w:rPr>
                <w:rFonts w:ascii="Arial Narrow" w:hAnsi="Arial Narrow"/>
                <w:b/>
                <w:i/>
                <w:sz w:val="20"/>
                <w:szCs w:val="20"/>
              </w:rPr>
              <w:t>La</w:t>
            </w:r>
            <w:r w:rsidR="00F113E5">
              <w:rPr>
                <w:rFonts w:ascii="Arial Narrow" w:hAnsi="Arial Narrow"/>
                <w:b/>
                <w:i/>
                <w:sz w:val="20"/>
                <w:szCs w:val="20"/>
              </w:rPr>
              <w:t xml:space="preserve"> diferencia entre </w:t>
            </w:r>
            <w:r w:rsidR="00C810E9">
              <w:rPr>
                <w:rFonts w:ascii="Arial Narrow" w:hAnsi="Arial Narrow"/>
                <w:b/>
                <w:i/>
                <w:sz w:val="20"/>
                <w:szCs w:val="20"/>
              </w:rPr>
              <w:t>l</w:t>
            </w:r>
            <w:r w:rsidR="00C810E9" w:rsidRPr="00C810E9">
              <w:rPr>
                <w:rFonts w:ascii="Arial Narrow" w:hAnsi="Arial Narrow"/>
                <w:b/>
                <w:i/>
                <w:sz w:val="20"/>
                <w:szCs w:val="20"/>
              </w:rPr>
              <w:t>as fechas de inicio y término de vigencia</w:t>
            </w:r>
            <w:r w:rsidR="00C810E9">
              <w:rPr>
                <w:rFonts w:ascii="Arial Narrow" w:hAnsi="Arial Narrow"/>
                <w:b/>
                <w:i/>
                <w:sz w:val="20"/>
                <w:szCs w:val="20"/>
              </w:rPr>
              <w:t xml:space="preserve"> </w:t>
            </w:r>
            <w:r>
              <w:rPr>
                <w:rFonts w:ascii="Arial Narrow" w:hAnsi="Arial Narrow"/>
                <w:b/>
                <w:i/>
                <w:sz w:val="20"/>
                <w:szCs w:val="20"/>
              </w:rPr>
              <w:t>no debe exceder 1 año</w:t>
            </w:r>
            <w:r w:rsidRPr="005C403B">
              <w:rPr>
                <w:rFonts w:ascii="Arial Narrow" w:hAnsi="Arial Narrow"/>
                <w:sz w:val="20"/>
                <w:szCs w:val="20"/>
              </w:rPr>
              <w:t>”, permitiendo corregir el dato.</w:t>
            </w:r>
          </w:p>
        </w:tc>
      </w:tr>
      <w:tr w:rsidR="00DC09FD" w:rsidRPr="005C403B" w:rsidTr="004A5F4F">
        <w:tc>
          <w:tcPr>
            <w:tcW w:w="567" w:type="dxa"/>
          </w:tcPr>
          <w:p w:rsidR="00DC09FD" w:rsidRPr="00D62D43" w:rsidRDefault="00DC09FD"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DC09FD" w:rsidRPr="005C403B" w:rsidRDefault="00DC09FD" w:rsidP="00C810E9">
            <w:pPr>
              <w:rPr>
                <w:rFonts w:ascii="Arial Narrow" w:hAnsi="Arial Narrow"/>
                <w:sz w:val="20"/>
                <w:szCs w:val="20"/>
              </w:rPr>
            </w:pPr>
            <w:r w:rsidRPr="007A0F07">
              <w:rPr>
                <w:rFonts w:ascii="Arial Narrow" w:hAnsi="Arial Narrow"/>
                <w:strike/>
                <w:sz w:val="20"/>
                <w:szCs w:val="20"/>
              </w:rPr>
              <w:t>En el paso (3), en caso de que se haya ingresado una fecha menor a la fecha registrada en el campo “</w:t>
            </w:r>
            <w:r w:rsidRPr="007A0F07">
              <w:rPr>
                <w:rFonts w:ascii="Arial Narrow" w:hAnsi="Arial Narrow"/>
                <w:b/>
                <w:strike/>
                <w:sz w:val="20"/>
                <w:szCs w:val="20"/>
              </w:rPr>
              <w:t>Vigente Desde</w:t>
            </w:r>
            <w:r w:rsidRPr="007A0F07">
              <w:rPr>
                <w:rFonts w:ascii="Arial Narrow" w:hAnsi="Arial Narrow"/>
                <w:strike/>
                <w:sz w:val="20"/>
                <w:szCs w:val="20"/>
              </w:rPr>
              <w:t>”,</w:t>
            </w:r>
            <w:r>
              <w:rPr>
                <w:rFonts w:ascii="Arial Narrow" w:hAnsi="Arial Narrow"/>
                <w:sz w:val="20"/>
                <w:szCs w:val="20"/>
              </w:rPr>
              <w:t xml:space="preserve"> E</w:t>
            </w:r>
            <w:r w:rsidRPr="005C403B">
              <w:rPr>
                <w:rFonts w:ascii="Arial Narrow" w:hAnsi="Arial Narrow"/>
                <w:sz w:val="20"/>
                <w:szCs w:val="20"/>
              </w:rPr>
              <w:t xml:space="preserve">l sistema muestra el siguiente mensaje: </w:t>
            </w:r>
            <w:r w:rsidRPr="005C403B">
              <w:rPr>
                <w:rFonts w:ascii="Arial Narrow" w:hAnsi="Arial Narrow"/>
                <w:b/>
                <w:sz w:val="20"/>
                <w:szCs w:val="20"/>
              </w:rPr>
              <w:t>“</w:t>
            </w:r>
            <w:r w:rsidR="00C810E9">
              <w:rPr>
                <w:rFonts w:ascii="Arial Narrow" w:hAnsi="Arial Narrow"/>
                <w:b/>
                <w:i/>
                <w:sz w:val="20"/>
                <w:szCs w:val="20"/>
              </w:rPr>
              <w:t>La</w:t>
            </w:r>
            <w:r w:rsidRPr="005C403B">
              <w:rPr>
                <w:rFonts w:ascii="Arial Narrow" w:hAnsi="Arial Narrow"/>
                <w:b/>
                <w:i/>
                <w:sz w:val="20"/>
                <w:szCs w:val="20"/>
              </w:rPr>
              <w:t xml:space="preserve"> </w:t>
            </w:r>
            <w:r w:rsidR="00C810E9" w:rsidRPr="00C810E9">
              <w:rPr>
                <w:rFonts w:ascii="Arial Narrow" w:hAnsi="Arial Narrow"/>
                <w:b/>
                <w:i/>
                <w:sz w:val="20"/>
                <w:szCs w:val="20"/>
              </w:rPr>
              <w:t>fecha de término de vigencia</w:t>
            </w:r>
            <w:r w:rsidR="00C810E9">
              <w:rPr>
                <w:rFonts w:ascii="Arial Narrow" w:hAnsi="Arial Narrow"/>
                <w:b/>
                <w:i/>
                <w:sz w:val="20"/>
                <w:szCs w:val="20"/>
              </w:rPr>
              <w:t xml:space="preserve"> </w:t>
            </w:r>
            <w:r w:rsidRPr="005C403B">
              <w:rPr>
                <w:rFonts w:ascii="Arial Narrow" w:hAnsi="Arial Narrow"/>
                <w:b/>
                <w:i/>
                <w:sz w:val="20"/>
                <w:szCs w:val="20"/>
              </w:rPr>
              <w:t>del Funcionario Aduanero debe ser igual o posterior a la fecha de inicio de vigencia</w:t>
            </w:r>
            <w:r w:rsidRPr="005C403B">
              <w:rPr>
                <w:rFonts w:ascii="Arial Narrow" w:hAnsi="Arial Narrow"/>
                <w:sz w:val="20"/>
                <w:szCs w:val="20"/>
              </w:rPr>
              <w:t>”, permitiendo corregir el dato.</w:t>
            </w:r>
          </w:p>
        </w:tc>
      </w:tr>
      <w:tr w:rsidR="00DC09FD" w:rsidRPr="005C403B" w:rsidTr="004A5F4F">
        <w:tc>
          <w:tcPr>
            <w:tcW w:w="567" w:type="dxa"/>
          </w:tcPr>
          <w:p w:rsidR="00DC09FD" w:rsidRPr="00D62D43" w:rsidRDefault="00DC09FD"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DC09FD" w:rsidRPr="005C403B" w:rsidRDefault="00DC09FD" w:rsidP="0039156E">
            <w:pPr>
              <w:rPr>
                <w:rFonts w:ascii="Arial Narrow" w:hAnsi="Arial Narrow"/>
                <w:sz w:val="20"/>
                <w:szCs w:val="20"/>
              </w:rPr>
            </w:pPr>
            <w:r w:rsidRPr="007A0F07">
              <w:rPr>
                <w:rFonts w:ascii="Arial Narrow" w:hAnsi="Arial Narrow"/>
                <w:strike/>
                <w:sz w:val="20"/>
                <w:szCs w:val="20"/>
              </w:rPr>
              <w:t>En el paso (6), si no se encuentran resultados coincidentes con el número registro ingresado,</w:t>
            </w:r>
            <w:r>
              <w:rPr>
                <w:rFonts w:ascii="Arial Narrow" w:hAnsi="Arial Narrow"/>
                <w:sz w:val="20"/>
                <w:szCs w:val="20"/>
              </w:rPr>
              <w:t xml:space="preserve"> E</w:t>
            </w:r>
            <w:r w:rsidRPr="005C403B">
              <w:rPr>
                <w:rFonts w:ascii="Arial Narrow" w:hAnsi="Arial Narrow"/>
                <w:sz w:val="20"/>
                <w:szCs w:val="20"/>
              </w:rPr>
              <w:t>l sistema muestra el siguiente mensaje: “</w:t>
            </w:r>
            <w:r w:rsidRPr="005C403B">
              <w:rPr>
                <w:rFonts w:ascii="Arial Narrow" w:hAnsi="Arial Narrow"/>
                <w:b/>
                <w:i/>
                <w:sz w:val="20"/>
                <w:szCs w:val="20"/>
              </w:rPr>
              <w:t>No se han encontrado resultados coincidentes con el número de registro del Funcionario Aduanero</w:t>
            </w:r>
            <w:r w:rsidRPr="005C403B">
              <w:rPr>
                <w:rFonts w:ascii="Arial Narrow" w:hAnsi="Arial Narrow"/>
                <w:sz w:val="20"/>
                <w:szCs w:val="20"/>
              </w:rPr>
              <w:t>”, permitiendo corregir el dato.</w:t>
            </w:r>
          </w:p>
        </w:tc>
      </w:tr>
      <w:tr w:rsidR="00DC09FD" w:rsidRPr="005C403B" w:rsidTr="004A5F4F">
        <w:tc>
          <w:tcPr>
            <w:tcW w:w="567" w:type="dxa"/>
          </w:tcPr>
          <w:p w:rsidR="00DC09FD" w:rsidRPr="0072597A" w:rsidRDefault="00DC09FD" w:rsidP="00EF6966">
            <w:pPr>
              <w:pStyle w:val="Piedepgina"/>
              <w:numPr>
                <w:ilvl w:val="0"/>
                <w:numId w:val="56"/>
              </w:numPr>
              <w:tabs>
                <w:tab w:val="clear" w:pos="4419"/>
                <w:tab w:val="clear" w:pos="8838"/>
              </w:tabs>
              <w:ind w:left="356" w:hanging="295"/>
              <w:jc w:val="both"/>
              <w:rPr>
                <w:rFonts w:ascii="Arial Narrow" w:hAnsi="Arial Narrow" w:cs="Times New Roman"/>
                <w:strike/>
                <w:szCs w:val="20"/>
                <w:lang w:val="es-ES"/>
              </w:rPr>
            </w:pPr>
          </w:p>
        </w:tc>
        <w:tc>
          <w:tcPr>
            <w:tcW w:w="8778" w:type="dxa"/>
            <w:gridSpan w:val="2"/>
          </w:tcPr>
          <w:p w:rsidR="00DC09FD" w:rsidRPr="0072597A" w:rsidRDefault="00DC09FD" w:rsidP="0039156E">
            <w:pPr>
              <w:rPr>
                <w:rFonts w:ascii="Arial Narrow" w:hAnsi="Arial Narrow"/>
                <w:strike/>
                <w:sz w:val="20"/>
                <w:szCs w:val="20"/>
              </w:rPr>
            </w:pPr>
            <w:r w:rsidRPr="0072597A">
              <w:rPr>
                <w:rFonts w:ascii="Arial Narrow" w:hAnsi="Arial Narrow"/>
                <w:strike/>
                <w:sz w:val="20"/>
                <w:szCs w:val="20"/>
              </w:rPr>
              <w:t>En el paso (10), el sistema no permitirá grabar en el caso no se hubiese registrado ningún funcionario aduanero, y El sistema muestra el siguiente mensaje: "</w:t>
            </w:r>
            <w:r w:rsidRPr="0072597A">
              <w:rPr>
                <w:rFonts w:ascii="Arial Narrow" w:hAnsi="Arial Narrow"/>
                <w:b/>
                <w:i/>
                <w:strike/>
                <w:sz w:val="20"/>
                <w:szCs w:val="20"/>
              </w:rPr>
              <w:t>Registre por lo menos un funcionario aduanero en el presente Grupo</w:t>
            </w:r>
            <w:r w:rsidRPr="0072597A">
              <w:rPr>
                <w:rFonts w:ascii="Arial Narrow" w:hAnsi="Arial Narrow"/>
                <w:strike/>
                <w:sz w:val="20"/>
                <w:szCs w:val="20"/>
              </w:rPr>
              <w:t>", permitiendo registrar uno a varios funcionarios aduaneros.</w:t>
            </w:r>
          </w:p>
        </w:tc>
      </w:tr>
      <w:tr w:rsidR="00DC09FD" w:rsidRPr="005C403B" w:rsidTr="004A5F4F">
        <w:tc>
          <w:tcPr>
            <w:tcW w:w="567" w:type="dxa"/>
          </w:tcPr>
          <w:p w:rsidR="00DC09FD" w:rsidRPr="0072597A" w:rsidRDefault="00DC09FD" w:rsidP="00EF6966">
            <w:pPr>
              <w:pStyle w:val="Piedepgina"/>
              <w:numPr>
                <w:ilvl w:val="0"/>
                <w:numId w:val="56"/>
              </w:numPr>
              <w:tabs>
                <w:tab w:val="clear" w:pos="4419"/>
                <w:tab w:val="clear" w:pos="8838"/>
              </w:tabs>
              <w:ind w:left="356" w:hanging="295"/>
              <w:jc w:val="both"/>
              <w:rPr>
                <w:rFonts w:ascii="Arial Narrow" w:hAnsi="Arial Narrow" w:cs="Times New Roman"/>
                <w:strike/>
                <w:szCs w:val="20"/>
                <w:lang w:val="es-ES"/>
              </w:rPr>
            </w:pPr>
          </w:p>
        </w:tc>
        <w:tc>
          <w:tcPr>
            <w:tcW w:w="8778" w:type="dxa"/>
            <w:gridSpan w:val="2"/>
          </w:tcPr>
          <w:p w:rsidR="00DC09FD" w:rsidRPr="0072597A" w:rsidRDefault="00DC09FD" w:rsidP="0039156E">
            <w:pPr>
              <w:rPr>
                <w:rFonts w:ascii="Arial Narrow" w:hAnsi="Arial Narrow"/>
                <w:strike/>
                <w:sz w:val="20"/>
                <w:szCs w:val="20"/>
              </w:rPr>
            </w:pPr>
            <w:r w:rsidRPr="0072597A">
              <w:rPr>
                <w:rFonts w:ascii="Arial Narrow" w:hAnsi="Arial Narrow"/>
                <w:strike/>
                <w:sz w:val="20"/>
                <w:szCs w:val="20"/>
              </w:rPr>
              <w:t>En el paso (9). El sistema no permitirá retirar al funcionario aduanero en el caso no se hubiese registrado el correspondiente motivo, y El sistema muestra el siguiente mensaje: "</w:t>
            </w:r>
            <w:r w:rsidRPr="0072597A">
              <w:rPr>
                <w:rFonts w:ascii="Arial Narrow" w:hAnsi="Arial Narrow"/>
                <w:b/>
                <w:i/>
                <w:strike/>
                <w:sz w:val="20"/>
                <w:szCs w:val="20"/>
              </w:rPr>
              <w:t>Registre el motivo del retiro del funcionario aduanero</w:t>
            </w:r>
            <w:r w:rsidRPr="0072597A">
              <w:rPr>
                <w:rFonts w:ascii="Arial Narrow" w:hAnsi="Arial Narrow"/>
                <w:strike/>
                <w:sz w:val="20"/>
                <w:szCs w:val="20"/>
              </w:rPr>
              <w:t>", permitiendo ingresar el motivo de retiro.</w:t>
            </w:r>
          </w:p>
        </w:tc>
      </w:tr>
      <w:tr w:rsidR="00DC09FD" w:rsidRPr="005C403B" w:rsidTr="004A5F4F">
        <w:tc>
          <w:tcPr>
            <w:tcW w:w="567" w:type="dxa"/>
          </w:tcPr>
          <w:p w:rsidR="00DC09FD" w:rsidRPr="0072597A" w:rsidRDefault="00DC09FD" w:rsidP="00EF6966">
            <w:pPr>
              <w:pStyle w:val="Piedepgina"/>
              <w:numPr>
                <w:ilvl w:val="0"/>
                <w:numId w:val="56"/>
              </w:numPr>
              <w:tabs>
                <w:tab w:val="clear" w:pos="4419"/>
                <w:tab w:val="clear" w:pos="8838"/>
              </w:tabs>
              <w:ind w:left="356" w:hanging="295"/>
              <w:jc w:val="both"/>
              <w:rPr>
                <w:rFonts w:ascii="Arial Narrow" w:hAnsi="Arial Narrow" w:cs="Times New Roman"/>
                <w:strike/>
                <w:szCs w:val="20"/>
                <w:lang w:val="es-ES"/>
              </w:rPr>
            </w:pPr>
          </w:p>
        </w:tc>
        <w:tc>
          <w:tcPr>
            <w:tcW w:w="8778" w:type="dxa"/>
            <w:gridSpan w:val="2"/>
          </w:tcPr>
          <w:p w:rsidR="00DC09FD" w:rsidRPr="0072597A" w:rsidRDefault="00DC09FD" w:rsidP="0039156E">
            <w:pPr>
              <w:rPr>
                <w:rFonts w:ascii="Arial Narrow" w:hAnsi="Arial Narrow"/>
                <w:b/>
                <w:strike/>
                <w:sz w:val="20"/>
                <w:szCs w:val="20"/>
              </w:rPr>
            </w:pPr>
            <w:r w:rsidRPr="0072597A">
              <w:rPr>
                <w:rFonts w:ascii="Arial Narrow" w:hAnsi="Arial Narrow"/>
                <w:strike/>
                <w:sz w:val="20"/>
                <w:szCs w:val="20"/>
              </w:rPr>
              <w:t>El sistema no permitirá el registro y El sistema muestra el mensaje: “</w:t>
            </w:r>
            <w:r w:rsidRPr="0072597A">
              <w:rPr>
                <w:rFonts w:ascii="Arial Narrow" w:hAnsi="Arial Narrow"/>
                <w:b/>
                <w:i/>
                <w:strike/>
                <w:sz w:val="20"/>
                <w:szCs w:val="20"/>
              </w:rPr>
              <w:t>Funcionario aduanero ya se encuentra registrado con vigencia desde &lt;</w:t>
            </w:r>
            <w:proofErr w:type="spellStart"/>
            <w:r w:rsidRPr="0072597A">
              <w:rPr>
                <w:rFonts w:ascii="Arial Narrow" w:hAnsi="Arial Narrow"/>
                <w:b/>
                <w:i/>
                <w:strike/>
                <w:sz w:val="20"/>
                <w:szCs w:val="20"/>
              </w:rPr>
              <w:t>Fecha_desde</w:t>
            </w:r>
            <w:proofErr w:type="spellEnd"/>
            <w:r w:rsidRPr="0072597A">
              <w:rPr>
                <w:rFonts w:ascii="Arial Narrow" w:hAnsi="Arial Narrow"/>
                <w:b/>
                <w:i/>
                <w:strike/>
                <w:sz w:val="20"/>
                <w:szCs w:val="20"/>
              </w:rPr>
              <w:t>&gt; y hasta &lt;</w:t>
            </w:r>
            <w:proofErr w:type="spellStart"/>
            <w:r w:rsidRPr="0072597A">
              <w:rPr>
                <w:rFonts w:ascii="Arial Narrow" w:hAnsi="Arial Narrow"/>
                <w:b/>
                <w:i/>
                <w:strike/>
                <w:sz w:val="20"/>
                <w:szCs w:val="20"/>
              </w:rPr>
              <w:t>Fecha_hasta</w:t>
            </w:r>
            <w:proofErr w:type="spellEnd"/>
            <w:r w:rsidRPr="0072597A">
              <w:rPr>
                <w:rFonts w:ascii="Arial Narrow" w:hAnsi="Arial Narrow"/>
                <w:b/>
                <w:i/>
                <w:strike/>
                <w:sz w:val="20"/>
                <w:szCs w:val="20"/>
              </w:rPr>
              <w:t>&gt; verifique</w:t>
            </w:r>
            <w:r w:rsidRPr="0072597A">
              <w:rPr>
                <w:rFonts w:ascii="Arial Narrow" w:hAnsi="Arial Narrow"/>
                <w:b/>
                <w:strike/>
                <w:sz w:val="20"/>
                <w:szCs w:val="20"/>
              </w:rPr>
              <w:t>”</w:t>
            </w:r>
            <w:r w:rsidRPr="0072597A">
              <w:rPr>
                <w:rFonts w:ascii="Arial Narrow" w:hAnsi="Arial Narrow"/>
                <w:strike/>
                <w:sz w:val="20"/>
                <w:szCs w:val="20"/>
              </w:rPr>
              <w:t>, permitiendo corregir el dato.</w:t>
            </w:r>
          </w:p>
        </w:tc>
      </w:tr>
      <w:tr w:rsidR="00F113E5" w:rsidRPr="005C403B" w:rsidTr="004A5F4F">
        <w:tc>
          <w:tcPr>
            <w:tcW w:w="567" w:type="dxa"/>
          </w:tcPr>
          <w:p w:rsidR="00F113E5" w:rsidRPr="00D62D43"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“No existen unidades de despacho asignadas a la Aduana &lt;</w:t>
            </w:r>
            <w:proofErr w:type="spellStart"/>
            <w:r w:rsidRPr="000B610D">
              <w:rPr>
                <w:rFonts w:ascii="Arial Narrow" w:hAnsi="Arial Narrow"/>
                <w:b/>
                <w:i/>
                <w:sz w:val="20"/>
                <w:szCs w:val="20"/>
                <w:highlight w:val="yellow"/>
              </w:rPr>
              <w:t>nombreAduana</w:t>
            </w:r>
            <w:proofErr w:type="spellEnd"/>
            <w:r w:rsidRPr="000B610D">
              <w:rPr>
                <w:rFonts w:ascii="Arial Narrow" w:hAnsi="Arial Narrow"/>
                <w:b/>
                <w:i/>
                <w:sz w:val="20"/>
                <w:szCs w:val="20"/>
                <w:highlight w:val="yellow"/>
              </w:rPr>
              <w:t>&gt;”</w:t>
            </w:r>
          </w:p>
        </w:tc>
      </w:tr>
      <w:tr w:rsidR="00F113E5" w:rsidRPr="005C403B" w:rsidTr="004A5F4F">
        <w:tc>
          <w:tcPr>
            <w:tcW w:w="567" w:type="dxa"/>
          </w:tcPr>
          <w:p w:rsidR="00F113E5" w:rsidRPr="00744EE0"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 xml:space="preserve">“Debe ingresar </w:t>
            </w:r>
            <w:r w:rsidR="00C810E9" w:rsidRPr="00F97D75">
              <w:rPr>
                <w:rFonts w:ascii="Arial Narrow" w:hAnsi="Arial Narrow"/>
                <w:b/>
                <w:i/>
                <w:sz w:val="20"/>
                <w:szCs w:val="20"/>
                <w:highlight w:val="yellow"/>
              </w:rPr>
              <w:t xml:space="preserve">fecha </w:t>
            </w:r>
            <w:r w:rsidR="00C810E9" w:rsidRPr="000B610D">
              <w:rPr>
                <w:rFonts w:ascii="Arial Narrow" w:hAnsi="Arial Narrow"/>
                <w:b/>
                <w:i/>
                <w:sz w:val="20"/>
                <w:szCs w:val="20"/>
                <w:highlight w:val="yellow"/>
              </w:rPr>
              <w:t>de inicio de vigencia</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F113E5" w:rsidRPr="005C403B" w:rsidTr="004A5F4F">
        <w:tc>
          <w:tcPr>
            <w:tcW w:w="567" w:type="dxa"/>
          </w:tcPr>
          <w:p w:rsidR="00F113E5" w:rsidRPr="00744EE0"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Pr="00F97D75">
              <w:rPr>
                <w:rFonts w:ascii="Arial Narrow" w:hAnsi="Arial Narrow"/>
                <w:b/>
                <w:i/>
                <w:sz w:val="20"/>
                <w:szCs w:val="20"/>
                <w:highlight w:val="yellow"/>
              </w:rPr>
              <w:t xml:space="preserve">Fecha </w:t>
            </w:r>
            <w:r w:rsidRPr="000B610D">
              <w:rPr>
                <w:rFonts w:ascii="Arial Narrow" w:hAnsi="Arial Narrow"/>
                <w:b/>
                <w:i/>
                <w:sz w:val="20"/>
                <w:szCs w:val="20"/>
                <w:highlight w:val="yellow"/>
              </w:rPr>
              <w:t>de inicio de vigencia es incorrecto. Verifique”</w:t>
            </w:r>
            <w:r w:rsidRPr="000B610D">
              <w:rPr>
                <w:rFonts w:ascii="Arial Narrow" w:hAnsi="Arial Narrow"/>
                <w:sz w:val="20"/>
                <w:szCs w:val="20"/>
                <w:highlight w:val="yellow"/>
              </w:rPr>
              <w:t>, permitiendo corregir el dato.</w:t>
            </w:r>
          </w:p>
        </w:tc>
      </w:tr>
      <w:tr w:rsidR="00F113E5" w:rsidRPr="005C403B" w:rsidTr="004A5F4F">
        <w:tc>
          <w:tcPr>
            <w:tcW w:w="567" w:type="dxa"/>
          </w:tcPr>
          <w:p w:rsidR="00F113E5" w:rsidRPr="00744EE0"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 xml:space="preserve">“Debe ingresar </w:t>
            </w:r>
            <w:r w:rsidR="00C810E9" w:rsidRPr="00C810E9">
              <w:rPr>
                <w:rFonts w:ascii="Arial Narrow" w:hAnsi="Arial Narrow"/>
                <w:b/>
                <w:i/>
                <w:sz w:val="20"/>
                <w:szCs w:val="20"/>
                <w:highlight w:val="yellow"/>
              </w:rPr>
              <w:t>fecha de término de vigencia</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F113E5" w:rsidRPr="005C403B" w:rsidTr="004A5F4F">
        <w:tc>
          <w:tcPr>
            <w:tcW w:w="567" w:type="dxa"/>
          </w:tcPr>
          <w:p w:rsidR="00F113E5" w:rsidRPr="00744EE0"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Pr="00F97D75">
              <w:rPr>
                <w:rFonts w:ascii="Arial Narrow" w:hAnsi="Arial Narrow"/>
                <w:b/>
                <w:i/>
                <w:sz w:val="20"/>
                <w:szCs w:val="20"/>
                <w:highlight w:val="yellow"/>
              </w:rPr>
              <w:t xml:space="preserve">Fecha </w:t>
            </w:r>
            <w:r w:rsidRPr="000B610D">
              <w:rPr>
                <w:rFonts w:ascii="Arial Narrow" w:hAnsi="Arial Narrow"/>
                <w:b/>
                <w:i/>
                <w:sz w:val="20"/>
                <w:szCs w:val="20"/>
                <w:highlight w:val="yellow"/>
              </w:rPr>
              <w:t>de término de vigencia es incorrecto. Verifique”</w:t>
            </w:r>
            <w:r w:rsidRPr="000B610D">
              <w:rPr>
                <w:rFonts w:ascii="Arial Narrow" w:hAnsi="Arial Narrow"/>
                <w:sz w:val="20"/>
                <w:szCs w:val="20"/>
                <w:highlight w:val="yellow"/>
              </w:rPr>
              <w:t>, permitiendo corregir el dato.</w:t>
            </w:r>
          </w:p>
        </w:tc>
      </w:tr>
      <w:tr w:rsidR="00F113E5" w:rsidRPr="005C403B" w:rsidTr="004A5F4F">
        <w:tc>
          <w:tcPr>
            <w:tcW w:w="567" w:type="dxa"/>
          </w:tcPr>
          <w:p w:rsidR="00F113E5" w:rsidRPr="00744EE0"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“Valor de registro es incorrecto. Verifique”</w:t>
            </w:r>
            <w:r w:rsidRPr="000B610D">
              <w:rPr>
                <w:rFonts w:ascii="Arial Narrow" w:hAnsi="Arial Narrow"/>
                <w:sz w:val="20"/>
                <w:szCs w:val="20"/>
                <w:highlight w:val="yellow"/>
              </w:rPr>
              <w:t>, permitiendo corregir el dato.</w:t>
            </w:r>
          </w:p>
        </w:tc>
      </w:tr>
      <w:tr w:rsidR="00F113E5" w:rsidRPr="005C403B" w:rsidTr="004A5F4F">
        <w:tc>
          <w:tcPr>
            <w:tcW w:w="567" w:type="dxa"/>
          </w:tcPr>
          <w:p w:rsidR="00F113E5" w:rsidRPr="00744EE0"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“Valor de apellidos y nombres es incorrecto. Verifique”</w:t>
            </w:r>
            <w:r w:rsidRPr="000B610D">
              <w:rPr>
                <w:rFonts w:ascii="Arial Narrow" w:hAnsi="Arial Narrow"/>
                <w:sz w:val="20"/>
                <w:szCs w:val="20"/>
                <w:highlight w:val="yellow"/>
              </w:rPr>
              <w:t>, permitiendo corregir el dato.</w:t>
            </w:r>
          </w:p>
        </w:tc>
      </w:tr>
      <w:tr w:rsidR="00F113E5" w:rsidRPr="005C403B" w:rsidTr="004A5F4F">
        <w:tc>
          <w:tcPr>
            <w:tcW w:w="567" w:type="dxa"/>
          </w:tcPr>
          <w:p w:rsidR="00F113E5" w:rsidRPr="00744EE0" w:rsidRDefault="00F113E5"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F113E5" w:rsidRPr="000B610D" w:rsidRDefault="00F113E5" w:rsidP="009A16CE">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“No se encontraron funcionarios con los datos ingresados”</w:t>
            </w:r>
            <w:r w:rsidRPr="000B610D">
              <w:rPr>
                <w:rFonts w:ascii="Arial Narrow" w:hAnsi="Arial Narrow"/>
                <w:sz w:val="20"/>
                <w:szCs w:val="20"/>
                <w:highlight w:val="yellow"/>
              </w:rPr>
              <w:t>, permitiendo corregir el dato.</w:t>
            </w:r>
          </w:p>
        </w:tc>
      </w:tr>
      <w:tr w:rsidR="009F5B73" w:rsidRPr="005C403B" w:rsidTr="003B61FD">
        <w:tc>
          <w:tcPr>
            <w:tcW w:w="567" w:type="dxa"/>
          </w:tcPr>
          <w:p w:rsidR="009F5B73" w:rsidRPr="00744EE0" w:rsidRDefault="009F5B73" w:rsidP="00EF6966">
            <w:pPr>
              <w:pStyle w:val="Piedepgina"/>
              <w:numPr>
                <w:ilvl w:val="0"/>
                <w:numId w:val="56"/>
              </w:numPr>
              <w:tabs>
                <w:tab w:val="clear" w:pos="4419"/>
                <w:tab w:val="clear" w:pos="8838"/>
              </w:tabs>
              <w:ind w:left="356" w:hanging="295"/>
              <w:jc w:val="both"/>
              <w:rPr>
                <w:rFonts w:ascii="Arial Narrow" w:hAnsi="Arial Narrow" w:cs="Times New Roman"/>
                <w:szCs w:val="20"/>
                <w:lang w:val="es-ES"/>
              </w:rPr>
            </w:pPr>
          </w:p>
        </w:tc>
        <w:tc>
          <w:tcPr>
            <w:tcW w:w="8778" w:type="dxa"/>
            <w:gridSpan w:val="2"/>
          </w:tcPr>
          <w:p w:rsidR="009F5B73" w:rsidRPr="005C403B" w:rsidRDefault="009F5B73" w:rsidP="003B61FD">
            <w:pPr>
              <w:rPr>
                <w:rFonts w:ascii="Arial Narrow" w:hAnsi="Arial Narrow"/>
                <w:sz w:val="20"/>
                <w:szCs w:val="20"/>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“Debe seleccionar un funcionario de la lista”</w:t>
            </w:r>
            <w:r w:rsidRPr="000B610D">
              <w:rPr>
                <w:rFonts w:ascii="Arial Narrow" w:hAnsi="Arial Narrow"/>
                <w:sz w:val="20"/>
                <w:szCs w:val="20"/>
                <w:highlight w:val="yellow"/>
              </w:rPr>
              <w:t>, permitiendo corregir el dato.</w:t>
            </w:r>
          </w:p>
        </w:tc>
      </w:tr>
      <w:tr w:rsidR="00E57A81" w:rsidRPr="00E57A81" w:rsidTr="004A5F4F">
        <w:tc>
          <w:tcPr>
            <w:tcW w:w="567" w:type="dxa"/>
          </w:tcPr>
          <w:p w:rsidR="00F113E5" w:rsidRPr="00E57A81" w:rsidRDefault="00F113E5" w:rsidP="00EF6966">
            <w:pPr>
              <w:pStyle w:val="Piedepgina"/>
              <w:numPr>
                <w:ilvl w:val="0"/>
                <w:numId w:val="56"/>
              </w:numPr>
              <w:tabs>
                <w:tab w:val="clear" w:pos="4419"/>
                <w:tab w:val="clear" w:pos="8838"/>
              </w:tabs>
              <w:ind w:left="356" w:hanging="295"/>
              <w:jc w:val="both"/>
              <w:rPr>
                <w:rFonts w:ascii="Arial Narrow" w:hAnsi="Arial Narrow" w:cs="Times New Roman"/>
                <w:color w:val="FF0000"/>
                <w:szCs w:val="20"/>
                <w:lang w:val="es-ES"/>
              </w:rPr>
            </w:pPr>
          </w:p>
        </w:tc>
        <w:tc>
          <w:tcPr>
            <w:tcW w:w="8778" w:type="dxa"/>
            <w:gridSpan w:val="2"/>
          </w:tcPr>
          <w:p w:rsidR="00F113E5" w:rsidRPr="00E57A81" w:rsidRDefault="009F5B73" w:rsidP="009A16CE">
            <w:pPr>
              <w:rPr>
                <w:rFonts w:ascii="Arial Narrow" w:hAnsi="Arial Narrow"/>
                <w:color w:val="FF0000"/>
                <w:sz w:val="20"/>
                <w:szCs w:val="20"/>
              </w:rPr>
            </w:pPr>
            <w:r w:rsidRPr="00E57A81">
              <w:rPr>
                <w:rFonts w:ascii="Arial Narrow" w:hAnsi="Arial Narrow"/>
                <w:color w:val="FF0000"/>
                <w:sz w:val="20"/>
                <w:szCs w:val="20"/>
                <w:highlight w:val="yellow"/>
              </w:rPr>
              <w:t xml:space="preserve">El sistema muestra el mensaje: </w:t>
            </w:r>
            <w:r w:rsidRPr="00E57A81">
              <w:rPr>
                <w:rFonts w:ascii="Arial Narrow" w:hAnsi="Arial Narrow"/>
                <w:b/>
                <w:i/>
                <w:color w:val="FF0000"/>
                <w:sz w:val="20"/>
                <w:szCs w:val="20"/>
                <w:highlight w:val="yellow"/>
              </w:rPr>
              <w:t>“No existen turnos asociados a la unidad de despacho &lt;</w:t>
            </w:r>
            <w:proofErr w:type="spellStart"/>
            <w:r w:rsidRPr="00E57A81">
              <w:rPr>
                <w:rFonts w:ascii="Arial Narrow" w:hAnsi="Arial Narrow"/>
                <w:b/>
                <w:i/>
                <w:color w:val="FF0000"/>
                <w:sz w:val="20"/>
                <w:szCs w:val="20"/>
                <w:highlight w:val="yellow"/>
              </w:rPr>
              <w:t>nombreUnidaDespacho</w:t>
            </w:r>
            <w:proofErr w:type="spellEnd"/>
            <w:r w:rsidRPr="00E57A81">
              <w:rPr>
                <w:rFonts w:ascii="Arial Narrow" w:hAnsi="Arial Narrow"/>
                <w:b/>
                <w:i/>
                <w:color w:val="FF0000"/>
                <w:sz w:val="20"/>
                <w:szCs w:val="20"/>
                <w:highlight w:val="yellow"/>
              </w:rPr>
              <w:t>&gt;”</w:t>
            </w:r>
            <w:r w:rsidRPr="00E57A81">
              <w:rPr>
                <w:rFonts w:ascii="Arial Narrow" w:hAnsi="Arial Narrow"/>
                <w:color w:val="FF0000"/>
                <w:sz w:val="20"/>
                <w:szCs w:val="20"/>
                <w:highlight w:val="yellow"/>
              </w:rPr>
              <w:t>, permitiendo corregir el dato.</w:t>
            </w:r>
          </w:p>
        </w:tc>
      </w:tr>
      <w:tr w:rsidR="00DC09FD" w:rsidRPr="005C403B" w:rsidTr="004A5F4F">
        <w:tc>
          <w:tcPr>
            <w:tcW w:w="9345" w:type="dxa"/>
            <w:gridSpan w:val="3"/>
            <w:shd w:val="clear" w:color="auto" w:fill="D9D9D9" w:themeFill="background1" w:themeFillShade="D9"/>
          </w:tcPr>
          <w:p w:rsidR="00DC09FD" w:rsidRPr="005C403B" w:rsidRDefault="00DC09FD"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DC09FD" w:rsidRPr="005C403B" w:rsidTr="004A5F4F">
        <w:tc>
          <w:tcPr>
            <w:tcW w:w="9345" w:type="dxa"/>
            <w:gridSpan w:val="3"/>
          </w:tcPr>
          <w:p w:rsidR="00DC09FD" w:rsidRPr="005C403B" w:rsidRDefault="00DC09FD" w:rsidP="007601C5">
            <w:pPr>
              <w:rPr>
                <w:rFonts w:ascii="Arial Narrow" w:hAnsi="Arial Narrow"/>
                <w:sz w:val="20"/>
                <w:szCs w:val="20"/>
                <w:lang w:val="en-US"/>
              </w:rPr>
            </w:pPr>
            <w:r>
              <w:rPr>
                <w:rFonts w:ascii="Arial Narrow" w:hAnsi="Arial Narrow"/>
                <w:sz w:val="20"/>
                <w:szCs w:val="20"/>
                <w:lang w:val="en-US"/>
              </w:rPr>
              <w:t>RF2</w:t>
            </w:r>
          </w:p>
        </w:tc>
      </w:tr>
      <w:tr w:rsidR="00DC09FD" w:rsidRPr="005C403B" w:rsidTr="004A5F4F">
        <w:tc>
          <w:tcPr>
            <w:tcW w:w="9345" w:type="dxa"/>
            <w:gridSpan w:val="3"/>
            <w:shd w:val="clear" w:color="auto" w:fill="D9D9D9" w:themeFill="background1" w:themeFillShade="D9"/>
          </w:tcPr>
          <w:p w:rsidR="00DC09FD" w:rsidRPr="005C403B" w:rsidRDefault="00DC09FD"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DC09FD" w:rsidRPr="005C403B" w:rsidTr="004A5F4F">
        <w:tc>
          <w:tcPr>
            <w:tcW w:w="9345" w:type="dxa"/>
            <w:gridSpan w:val="3"/>
            <w:shd w:val="clear" w:color="auto" w:fill="auto"/>
          </w:tcPr>
          <w:p w:rsidR="00DC09FD" w:rsidRPr="005C403B" w:rsidRDefault="00C168AC" w:rsidP="00C168AC">
            <w:pPr>
              <w:rPr>
                <w:rFonts w:ascii="Arial Narrow" w:hAnsi="Arial Narrow"/>
                <w:sz w:val="20"/>
                <w:szCs w:val="20"/>
              </w:rPr>
            </w:pPr>
            <w:r>
              <w:rPr>
                <w:rFonts w:ascii="Arial Narrow" w:hAnsi="Arial Narrow"/>
                <w:sz w:val="20"/>
                <w:szCs w:val="20"/>
              </w:rPr>
              <w:t>IU009</w:t>
            </w:r>
            <w:r w:rsidR="00DC09FD" w:rsidRPr="005C403B">
              <w:rPr>
                <w:rFonts w:ascii="Arial Narrow" w:hAnsi="Arial Narrow"/>
                <w:sz w:val="20"/>
                <w:szCs w:val="20"/>
              </w:rPr>
              <w:t>, IU0</w:t>
            </w:r>
            <w:r>
              <w:rPr>
                <w:rFonts w:ascii="Arial Narrow" w:hAnsi="Arial Narrow"/>
                <w:sz w:val="20"/>
                <w:szCs w:val="20"/>
              </w:rPr>
              <w:t>10</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5670"/>
      </w:tblGrid>
      <w:tr w:rsidR="007601C5" w:rsidRPr="005C403B" w:rsidTr="00D57AAF">
        <w:tc>
          <w:tcPr>
            <w:tcW w:w="3686"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0" w:type="dxa"/>
          </w:tcPr>
          <w:p w:rsidR="007601C5" w:rsidRPr="005C403B" w:rsidRDefault="007601C5" w:rsidP="00D652C0">
            <w:pPr>
              <w:rPr>
                <w:rFonts w:ascii="Arial Narrow" w:hAnsi="Arial Narrow"/>
                <w:sz w:val="20"/>
                <w:szCs w:val="20"/>
              </w:rPr>
            </w:pPr>
            <w:r w:rsidRPr="005C403B">
              <w:rPr>
                <w:rFonts w:ascii="Arial Narrow" w:hAnsi="Arial Narrow"/>
                <w:sz w:val="20"/>
                <w:szCs w:val="20"/>
              </w:rPr>
              <w:t>CUS0</w:t>
            </w:r>
            <w:r w:rsidR="00D652C0">
              <w:rPr>
                <w:rFonts w:ascii="Arial Narrow" w:hAnsi="Arial Narrow"/>
                <w:sz w:val="20"/>
                <w:szCs w:val="20"/>
              </w:rPr>
              <w:t>6</w:t>
            </w:r>
            <w:r w:rsidRPr="005C403B">
              <w:rPr>
                <w:rFonts w:ascii="Arial Narrow" w:hAnsi="Arial Narrow"/>
                <w:sz w:val="20"/>
                <w:szCs w:val="20"/>
              </w:rPr>
              <w:t xml:space="preserve"> Consultar criterios de Carga Laboral</w:t>
            </w:r>
          </w:p>
        </w:tc>
      </w:tr>
      <w:tr w:rsidR="007601C5" w:rsidRPr="005C403B" w:rsidTr="00D57AA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D57AAF">
        <w:tc>
          <w:tcPr>
            <w:tcW w:w="935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Permite visualizar los Criterios para determinar la Carga Laboral por declaración y sus respectivos pesos.</w:t>
            </w:r>
          </w:p>
        </w:tc>
      </w:tr>
      <w:tr w:rsidR="007601C5" w:rsidRPr="005C403B" w:rsidTr="00D57AA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D57AAF">
        <w:tc>
          <w:tcPr>
            <w:tcW w:w="935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D57AA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D57AAF">
        <w:tc>
          <w:tcPr>
            <w:tcW w:w="9356" w:type="dxa"/>
            <w:gridSpan w:val="3"/>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D57AA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D57AAF">
        <w:tc>
          <w:tcPr>
            <w:tcW w:w="9356"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 xml:space="preserve">Se muestran los </w:t>
            </w:r>
            <w:r w:rsidRPr="005C403B">
              <w:rPr>
                <w:rFonts w:ascii="Arial Narrow" w:hAnsi="Arial Narrow"/>
              </w:rPr>
              <w:t>criterios de Carga Laboral.</w:t>
            </w:r>
          </w:p>
        </w:tc>
      </w:tr>
      <w:tr w:rsidR="007601C5" w:rsidRPr="005C403B" w:rsidTr="00D57AAF">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D57AAF">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D57AAF" w:rsidTr="00D57AAF">
        <w:tc>
          <w:tcPr>
            <w:tcW w:w="567" w:type="dxa"/>
          </w:tcPr>
          <w:p w:rsidR="007601C5" w:rsidRPr="00D57AAF" w:rsidRDefault="007601C5" w:rsidP="00EF6966">
            <w:pPr>
              <w:pStyle w:val="NormalWeb"/>
              <w:numPr>
                <w:ilvl w:val="0"/>
                <w:numId w:val="57"/>
              </w:numPr>
              <w:spacing w:before="0" w:beforeAutospacing="0" w:after="0" w:afterAutospacing="0"/>
              <w:ind w:left="356"/>
              <w:jc w:val="center"/>
              <w:rPr>
                <w:rFonts w:ascii="Arial Narrow" w:eastAsia="Times New Roman" w:hAnsi="Arial Narrow"/>
              </w:rPr>
            </w:pPr>
          </w:p>
        </w:tc>
        <w:tc>
          <w:tcPr>
            <w:tcW w:w="3119" w:type="dxa"/>
          </w:tcPr>
          <w:p w:rsidR="007601C5" w:rsidRPr="00D57AAF" w:rsidRDefault="007601C5" w:rsidP="007601C5">
            <w:pPr>
              <w:pStyle w:val="NormalWeb"/>
              <w:spacing w:before="0" w:beforeAutospacing="0" w:after="0" w:afterAutospacing="0"/>
              <w:jc w:val="left"/>
              <w:rPr>
                <w:rFonts w:ascii="Arial Narrow" w:hAnsi="Arial Narrow"/>
                <w:b/>
                <w:strike/>
              </w:rPr>
            </w:pPr>
            <w:r w:rsidRPr="00D57AAF">
              <w:rPr>
                <w:rFonts w:ascii="Arial Narrow" w:hAnsi="Arial Narrow"/>
              </w:rPr>
              <w:t xml:space="preserve">El </w:t>
            </w:r>
            <w:r w:rsidR="007760AA" w:rsidRPr="00D57AAF">
              <w:rPr>
                <w:rFonts w:ascii="Arial Narrow" w:hAnsi="Arial Narrow"/>
              </w:rPr>
              <w:t>actor</w:t>
            </w:r>
            <w:r w:rsidRPr="00D57AAF">
              <w:rPr>
                <w:rFonts w:ascii="Arial Narrow" w:hAnsi="Arial Narrow"/>
              </w:rPr>
              <w:t xml:space="preserve"> ingresa a la opción de </w:t>
            </w:r>
            <w:r w:rsidRPr="00D57AAF">
              <w:rPr>
                <w:rFonts w:ascii="Arial Narrow" w:hAnsi="Arial Narrow"/>
                <w:b/>
              </w:rPr>
              <w:t>“Criterios de Carga Laboral”</w:t>
            </w:r>
            <w:r w:rsidRPr="00D57AAF">
              <w:rPr>
                <w:rFonts w:ascii="Arial Narrow" w:hAnsi="Arial Narrow"/>
              </w:rPr>
              <w:t xml:space="preserve"> </w:t>
            </w:r>
            <w:r w:rsidRPr="00D57AAF">
              <w:rPr>
                <w:rFonts w:ascii="Arial Narrow" w:hAnsi="Arial Narrow"/>
                <w:strike/>
              </w:rPr>
              <w:t xml:space="preserve">en la </w:t>
            </w:r>
            <w:r w:rsidRPr="00D57AAF">
              <w:rPr>
                <w:rFonts w:ascii="Arial Narrow" w:hAnsi="Arial Narrow"/>
                <w:b/>
                <w:strike/>
              </w:rPr>
              <w:t>IU001</w:t>
            </w:r>
          </w:p>
          <w:p w:rsidR="007601C5" w:rsidRPr="00D57AAF" w:rsidRDefault="007601C5" w:rsidP="007601C5">
            <w:pPr>
              <w:pStyle w:val="NormalWeb"/>
              <w:spacing w:before="0" w:beforeAutospacing="0" w:after="0" w:afterAutospacing="0"/>
              <w:jc w:val="left"/>
              <w:rPr>
                <w:rFonts w:ascii="Arial Narrow" w:hAnsi="Arial Narrow"/>
                <w:b/>
              </w:rPr>
            </w:pPr>
          </w:p>
          <w:p w:rsidR="007601C5" w:rsidRPr="00D57AAF" w:rsidRDefault="007601C5" w:rsidP="007601C5">
            <w:pPr>
              <w:pStyle w:val="NormalWeb"/>
              <w:spacing w:before="0" w:beforeAutospacing="0" w:after="0" w:afterAutospacing="0"/>
              <w:jc w:val="left"/>
              <w:rPr>
                <w:rFonts w:ascii="Arial Narrow" w:eastAsia="Times New Roman" w:hAnsi="Arial Narrow"/>
                <w:strike/>
              </w:rPr>
            </w:pPr>
            <w:r w:rsidRPr="00D57AAF">
              <w:rPr>
                <w:rFonts w:ascii="Arial Narrow" w:eastAsia="Times New Roman" w:hAnsi="Arial Narrow"/>
                <w:b/>
                <w:strike/>
              </w:rPr>
              <w:t>Despacho aduanero de ingreso-&gt;Mantenimiento de criterios-&gt;</w:t>
            </w:r>
            <w:r w:rsidRPr="00D57AAF">
              <w:rPr>
                <w:rFonts w:ascii="Arial Narrow" w:hAnsi="Arial Narrow"/>
                <w:strike/>
              </w:rPr>
              <w:t xml:space="preserve"> </w:t>
            </w:r>
            <w:r w:rsidRPr="00D57AAF">
              <w:rPr>
                <w:rFonts w:ascii="Arial Narrow" w:eastAsia="Times New Roman" w:hAnsi="Arial Narrow"/>
                <w:b/>
                <w:strike/>
              </w:rPr>
              <w:t>Criterios de carga laboral</w:t>
            </w:r>
          </w:p>
        </w:tc>
        <w:tc>
          <w:tcPr>
            <w:tcW w:w="5670" w:type="dxa"/>
          </w:tcPr>
          <w:p w:rsidR="00D57AAF" w:rsidRPr="00D57AAF" w:rsidRDefault="007601C5" w:rsidP="00EF6966">
            <w:pPr>
              <w:pStyle w:val="NormalWeb"/>
              <w:numPr>
                <w:ilvl w:val="1"/>
                <w:numId w:val="57"/>
              </w:numPr>
              <w:spacing w:before="0" w:beforeAutospacing="0" w:after="0" w:afterAutospacing="0"/>
              <w:ind w:left="355" w:hanging="355"/>
              <w:rPr>
                <w:rFonts w:ascii="Arial Narrow" w:hAnsi="Arial Narrow"/>
              </w:rPr>
            </w:pPr>
            <w:r w:rsidRPr="00D57AAF">
              <w:rPr>
                <w:rFonts w:ascii="Arial Narrow" w:hAnsi="Arial Narrow"/>
              </w:rPr>
              <w:t xml:space="preserve">El </w:t>
            </w:r>
            <w:r w:rsidRPr="00D57AAF">
              <w:rPr>
                <w:rFonts w:ascii="Arial Narrow" w:eastAsia="Times New Roman" w:hAnsi="Arial Narrow"/>
              </w:rPr>
              <w:t>sistema</w:t>
            </w:r>
            <w:r w:rsidRPr="00D57AAF">
              <w:rPr>
                <w:rFonts w:ascii="Arial Narrow" w:hAnsi="Arial Narrow"/>
              </w:rPr>
              <w:t xml:space="preserve"> muestra la </w:t>
            </w:r>
            <w:r w:rsidR="00952746" w:rsidRPr="00D57AAF">
              <w:rPr>
                <w:rFonts w:ascii="Arial Narrow" w:hAnsi="Arial Narrow"/>
                <w:b/>
              </w:rPr>
              <w:t>IU011</w:t>
            </w:r>
            <w:r w:rsidR="00D57AAF" w:rsidRPr="00D57AAF">
              <w:rPr>
                <w:rFonts w:ascii="Arial Narrow" w:hAnsi="Arial Narrow"/>
                <w:b/>
              </w:rPr>
              <w:t xml:space="preserve">, </w:t>
            </w:r>
            <w:r w:rsidR="00D57AAF" w:rsidRPr="00D57AAF">
              <w:rPr>
                <w:rFonts w:ascii="Arial Narrow" w:hAnsi="Arial Narrow"/>
              </w:rPr>
              <w:t>con los siguientes campos:</w:t>
            </w:r>
            <w:r w:rsidRPr="00D57AAF">
              <w:rPr>
                <w:rFonts w:ascii="Arial Narrow" w:hAnsi="Arial Narrow"/>
              </w:rPr>
              <w:t xml:space="preserve"> </w:t>
            </w:r>
          </w:p>
          <w:p w:rsidR="00D57AAF" w:rsidRPr="00D57AAF" w:rsidRDefault="00D57AAF" w:rsidP="00EF6966">
            <w:pPr>
              <w:pStyle w:val="Prrafodelista"/>
              <w:numPr>
                <w:ilvl w:val="0"/>
                <w:numId w:val="79"/>
              </w:numPr>
              <w:rPr>
                <w:rFonts w:ascii="Arial Narrow" w:hAnsi="Arial Narrow"/>
                <w:sz w:val="20"/>
                <w:szCs w:val="20"/>
                <w:highlight w:val="yellow"/>
              </w:rPr>
            </w:pPr>
            <w:r w:rsidRPr="00D57AAF">
              <w:rPr>
                <w:rFonts w:ascii="Arial Narrow" w:hAnsi="Arial Narrow"/>
                <w:b/>
                <w:sz w:val="20"/>
                <w:szCs w:val="20"/>
                <w:highlight w:val="yellow"/>
              </w:rPr>
              <w:t>Aduana</w:t>
            </w:r>
            <w:r w:rsidRPr="00D57AAF">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D57AAF" w:rsidRPr="00D57AAF" w:rsidRDefault="00D57AAF" w:rsidP="0093018C">
            <w:pPr>
              <w:pStyle w:val="Prrafodelista"/>
              <w:ind w:left="715"/>
              <w:rPr>
                <w:rFonts w:ascii="Arial Narrow" w:hAnsi="Arial Narrow"/>
                <w:b/>
                <w:sz w:val="20"/>
                <w:szCs w:val="20"/>
              </w:rPr>
            </w:pPr>
            <w:r w:rsidRPr="00D57AAF">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aduana del funcionario autenticado en la lista deshabilitada. </w:t>
            </w:r>
            <w:r w:rsidRPr="00D57AAF">
              <w:rPr>
                <w:rFonts w:ascii="Arial Narrow" w:eastAsia="Arial Unicode MS" w:hAnsi="Arial Narrow" w:cs="Arial"/>
                <w:sz w:val="20"/>
                <w:szCs w:val="20"/>
                <w:highlight w:val="yellow"/>
              </w:rPr>
              <w:t>L</w:t>
            </w:r>
            <w:r w:rsidRPr="00D57AAF">
              <w:rPr>
                <w:rFonts w:ascii="Arial Narrow" w:hAnsi="Arial Narrow"/>
                <w:sz w:val="20"/>
                <w:szCs w:val="20"/>
                <w:highlight w:val="yellow"/>
              </w:rPr>
              <w:t>a aduana del funcionario se muestra seleccionada por defecto.</w:t>
            </w:r>
            <w:r w:rsidRPr="00D57AAF">
              <w:rPr>
                <w:rFonts w:ascii="Arial Narrow" w:hAnsi="Arial Narrow"/>
                <w:sz w:val="20"/>
                <w:szCs w:val="20"/>
              </w:rPr>
              <w:t xml:space="preserve"> </w:t>
            </w:r>
          </w:p>
          <w:p w:rsidR="00D57AAF" w:rsidRPr="00D57AAF" w:rsidRDefault="00D57AAF" w:rsidP="00EF6966">
            <w:pPr>
              <w:pStyle w:val="Prrafodelista"/>
              <w:numPr>
                <w:ilvl w:val="0"/>
                <w:numId w:val="79"/>
              </w:numPr>
              <w:rPr>
                <w:rFonts w:ascii="Arial Narrow" w:hAnsi="Arial Narrow"/>
                <w:sz w:val="20"/>
                <w:szCs w:val="20"/>
              </w:rPr>
            </w:pPr>
            <w:r w:rsidRPr="00D57AAF">
              <w:rPr>
                <w:rFonts w:ascii="Arial Narrow" w:hAnsi="Arial Narrow"/>
                <w:b/>
                <w:sz w:val="20"/>
                <w:szCs w:val="20"/>
                <w:highlight w:val="yellow"/>
              </w:rPr>
              <w:t xml:space="preserve">Unidad de despacho: </w:t>
            </w:r>
            <w:r w:rsidRPr="00D57AAF">
              <w:rPr>
                <w:rFonts w:ascii="Arial Narrow" w:hAnsi="Arial Narrow"/>
                <w:sz w:val="20"/>
                <w:szCs w:val="20"/>
                <w:highlight w:val="yellow"/>
              </w:rPr>
              <w:t xml:space="preserve">Campo obligatorio, muestra la lista de </w:t>
            </w:r>
            <w:r w:rsidRPr="00D57AAF">
              <w:rPr>
                <w:rFonts w:ascii="Arial Narrow" w:hAnsi="Arial Narrow"/>
                <w:sz w:val="20"/>
                <w:szCs w:val="20"/>
                <w:highlight w:val="yellow"/>
              </w:rPr>
              <w:lastRenderedPageBreak/>
              <w:t>unidades de despacho con la descripción de las unidades de despacho vigentes, de la aduana seleccionada, ordenadas por número. Por defecto se muestra seleccionada la primera unidad de despacho de la lista.</w:t>
            </w:r>
          </w:p>
          <w:p w:rsidR="00D57AAF" w:rsidRPr="00D57AAF" w:rsidRDefault="00D57AAF" w:rsidP="0093018C">
            <w:pPr>
              <w:pStyle w:val="Prrafodelista"/>
              <w:ind w:left="715"/>
              <w:rPr>
                <w:rFonts w:ascii="Arial Narrow" w:hAnsi="Arial Narrow"/>
                <w:sz w:val="20"/>
                <w:szCs w:val="20"/>
              </w:rPr>
            </w:pPr>
            <w:proofErr w:type="gramStart"/>
            <w:r w:rsidRPr="00D57AAF">
              <w:rPr>
                <w:rFonts w:ascii="Arial Narrow" w:hAnsi="Arial Narrow"/>
                <w:strike/>
                <w:sz w:val="20"/>
                <w:szCs w:val="20"/>
              </w:rPr>
              <w:t>con</w:t>
            </w:r>
            <w:proofErr w:type="gramEnd"/>
            <w:r w:rsidRPr="00D57AAF">
              <w:rPr>
                <w:rFonts w:ascii="Arial Narrow" w:hAnsi="Arial Narrow"/>
                <w:strike/>
                <w:sz w:val="20"/>
                <w:szCs w:val="20"/>
              </w:rPr>
              <w:t xml:space="preserve"> la información obtenida para el Catálogo de Criterios de Carga Laboral.</w:t>
            </w:r>
            <w:r w:rsidRPr="00D57AAF">
              <w:rPr>
                <w:rFonts w:ascii="Arial Narrow" w:hAnsi="Arial Narrow"/>
                <w:sz w:val="20"/>
                <w:szCs w:val="20"/>
              </w:rPr>
              <w:t xml:space="preserve"> </w:t>
            </w:r>
          </w:p>
          <w:p w:rsidR="00D57AAF" w:rsidRPr="00D57AAF" w:rsidRDefault="00D57AAF" w:rsidP="00EF6966">
            <w:pPr>
              <w:pStyle w:val="Prrafodelista"/>
              <w:numPr>
                <w:ilvl w:val="0"/>
                <w:numId w:val="79"/>
              </w:numPr>
              <w:rPr>
                <w:rFonts w:ascii="Arial Narrow" w:hAnsi="Arial Narrow"/>
                <w:sz w:val="20"/>
                <w:szCs w:val="20"/>
              </w:rPr>
            </w:pPr>
            <w:r w:rsidRPr="00D57AAF">
              <w:rPr>
                <w:rFonts w:ascii="Arial Narrow" w:hAnsi="Arial Narrow"/>
                <w:b/>
                <w:sz w:val="20"/>
                <w:szCs w:val="20"/>
                <w:highlight w:val="yellow"/>
              </w:rPr>
              <w:t>Lista de criterios</w:t>
            </w:r>
            <w:r w:rsidRPr="00D57AAF">
              <w:rPr>
                <w:rFonts w:ascii="Arial Narrow" w:hAnsi="Arial Narrow"/>
                <w:b/>
                <w:sz w:val="20"/>
                <w:szCs w:val="20"/>
              </w:rPr>
              <w:t>:</w:t>
            </w:r>
            <w:r w:rsidRPr="00D57AAF">
              <w:rPr>
                <w:rFonts w:ascii="Arial Narrow" w:hAnsi="Arial Narrow"/>
                <w:sz w:val="20"/>
                <w:szCs w:val="20"/>
              </w:rPr>
              <w:t xml:space="preserve"> se muestra según la aduana </w:t>
            </w:r>
            <w:r w:rsidRPr="00D57AAF">
              <w:rPr>
                <w:rFonts w:ascii="Arial Narrow" w:hAnsi="Arial Narrow"/>
                <w:sz w:val="20"/>
                <w:szCs w:val="20"/>
                <w:highlight w:val="yellow"/>
              </w:rPr>
              <w:t>y la unidad de despacho seleccionada</w:t>
            </w:r>
            <w:r w:rsidRPr="00D57AAF">
              <w:rPr>
                <w:rFonts w:ascii="Arial Narrow" w:hAnsi="Arial Narrow"/>
                <w:sz w:val="20"/>
                <w:szCs w:val="20"/>
              </w:rPr>
              <w:t>. Las columnas de información que se muestran son las siguientes:</w:t>
            </w:r>
          </w:p>
          <w:p w:rsidR="007601C5" w:rsidRPr="00D57AAF" w:rsidRDefault="007601C5" w:rsidP="00EF6966">
            <w:pPr>
              <w:pStyle w:val="Prrafodelista"/>
              <w:numPr>
                <w:ilvl w:val="0"/>
                <w:numId w:val="80"/>
              </w:numPr>
              <w:rPr>
                <w:rFonts w:ascii="Arial Narrow" w:hAnsi="Arial Narrow"/>
                <w:sz w:val="20"/>
                <w:szCs w:val="20"/>
              </w:rPr>
            </w:pPr>
            <w:r w:rsidRPr="00D57AAF">
              <w:rPr>
                <w:rFonts w:ascii="Arial Narrow" w:hAnsi="Arial Narrow"/>
                <w:b/>
                <w:sz w:val="20"/>
                <w:szCs w:val="20"/>
              </w:rPr>
              <w:t xml:space="preserve">Nombre </w:t>
            </w:r>
            <w:r w:rsidRPr="00E9797B">
              <w:rPr>
                <w:rFonts w:ascii="Arial Narrow" w:hAnsi="Arial Narrow"/>
                <w:b/>
                <w:sz w:val="20"/>
                <w:szCs w:val="20"/>
              </w:rPr>
              <w:t>del</w:t>
            </w:r>
            <w:r w:rsidRPr="00D57AAF">
              <w:rPr>
                <w:rFonts w:ascii="Arial Narrow" w:hAnsi="Arial Narrow"/>
                <w:b/>
                <w:sz w:val="20"/>
                <w:szCs w:val="20"/>
              </w:rPr>
              <w:t xml:space="preserve"> criterio</w:t>
            </w:r>
            <w:r w:rsidRPr="00D57AAF">
              <w:rPr>
                <w:rFonts w:ascii="Arial Narrow" w:hAnsi="Arial Narrow"/>
                <w:sz w:val="20"/>
                <w:szCs w:val="20"/>
              </w:rPr>
              <w:t xml:space="preserve">: </w:t>
            </w:r>
            <w:r w:rsidRPr="00D57AAF">
              <w:rPr>
                <w:rFonts w:ascii="Arial Narrow" w:hAnsi="Arial Narrow"/>
                <w:strike/>
                <w:sz w:val="20"/>
                <w:szCs w:val="20"/>
              </w:rPr>
              <w:t>Sección donde</w:t>
            </w:r>
            <w:r w:rsidRPr="00D57AAF">
              <w:rPr>
                <w:rFonts w:ascii="Arial Narrow" w:hAnsi="Arial Narrow"/>
                <w:sz w:val="20"/>
                <w:szCs w:val="20"/>
              </w:rPr>
              <w:t xml:space="preserve"> se muestra el nombre del criterio.</w:t>
            </w:r>
          </w:p>
          <w:p w:rsidR="007601C5" w:rsidRPr="00D57AAF" w:rsidRDefault="007601C5" w:rsidP="00EF6966">
            <w:pPr>
              <w:pStyle w:val="Prrafodelista"/>
              <w:numPr>
                <w:ilvl w:val="0"/>
                <w:numId w:val="80"/>
              </w:numPr>
              <w:rPr>
                <w:rFonts w:ascii="Arial Narrow" w:hAnsi="Arial Narrow"/>
                <w:sz w:val="20"/>
                <w:szCs w:val="20"/>
              </w:rPr>
            </w:pPr>
            <w:r w:rsidRPr="00D57AAF">
              <w:rPr>
                <w:rFonts w:ascii="Arial Narrow" w:hAnsi="Arial Narrow"/>
                <w:b/>
                <w:sz w:val="20"/>
                <w:szCs w:val="20"/>
              </w:rPr>
              <w:t>Descripción</w:t>
            </w:r>
            <w:r w:rsidRPr="00D57AAF">
              <w:rPr>
                <w:rFonts w:ascii="Arial Narrow" w:hAnsi="Arial Narrow"/>
                <w:sz w:val="20"/>
                <w:szCs w:val="20"/>
              </w:rPr>
              <w:t xml:space="preserve">: </w:t>
            </w:r>
            <w:r w:rsidRPr="00D57AAF">
              <w:rPr>
                <w:rFonts w:ascii="Arial Narrow" w:hAnsi="Arial Narrow"/>
                <w:strike/>
                <w:sz w:val="20"/>
                <w:szCs w:val="20"/>
              </w:rPr>
              <w:t>Sección donde</w:t>
            </w:r>
            <w:r w:rsidRPr="00D57AAF">
              <w:rPr>
                <w:rFonts w:ascii="Arial Narrow" w:hAnsi="Arial Narrow"/>
                <w:sz w:val="20"/>
                <w:szCs w:val="20"/>
              </w:rPr>
              <w:t xml:space="preserve"> se muestra los ítems definidos por cada criterio.</w:t>
            </w:r>
          </w:p>
          <w:p w:rsidR="007601C5" w:rsidRPr="00D57AAF" w:rsidRDefault="007601C5" w:rsidP="00EF6966">
            <w:pPr>
              <w:pStyle w:val="Prrafodelista"/>
              <w:numPr>
                <w:ilvl w:val="0"/>
                <w:numId w:val="80"/>
              </w:numPr>
              <w:rPr>
                <w:rFonts w:ascii="Arial Narrow" w:hAnsi="Arial Narrow"/>
                <w:sz w:val="20"/>
                <w:szCs w:val="20"/>
              </w:rPr>
            </w:pPr>
            <w:r w:rsidRPr="00D57AAF">
              <w:rPr>
                <w:rFonts w:ascii="Arial Narrow" w:hAnsi="Arial Narrow"/>
                <w:b/>
                <w:sz w:val="20"/>
                <w:szCs w:val="20"/>
              </w:rPr>
              <w:t>Peso</w:t>
            </w:r>
            <w:r w:rsidRPr="00D57AAF">
              <w:rPr>
                <w:rFonts w:ascii="Arial Narrow" w:hAnsi="Arial Narrow"/>
                <w:sz w:val="20"/>
                <w:szCs w:val="20"/>
              </w:rPr>
              <w:t xml:space="preserve">: </w:t>
            </w:r>
            <w:r w:rsidRPr="00D57AAF">
              <w:rPr>
                <w:rFonts w:ascii="Arial Narrow" w:hAnsi="Arial Narrow"/>
                <w:strike/>
                <w:sz w:val="20"/>
                <w:szCs w:val="20"/>
              </w:rPr>
              <w:t>Sección donde</w:t>
            </w:r>
            <w:r w:rsidRPr="00D57AAF">
              <w:rPr>
                <w:rFonts w:ascii="Arial Narrow" w:hAnsi="Arial Narrow"/>
                <w:sz w:val="20"/>
                <w:szCs w:val="20"/>
              </w:rPr>
              <w:t xml:space="preserve"> se muestra los valores asociados a cada ítem definido para cada criterio.</w:t>
            </w:r>
          </w:p>
        </w:tc>
      </w:tr>
      <w:tr w:rsidR="00D57AAF" w:rsidRPr="00F97D75" w:rsidTr="00D57AAF">
        <w:tc>
          <w:tcPr>
            <w:tcW w:w="567" w:type="dxa"/>
            <w:tcBorders>
              <w:top w:val="single" w:sz="6" w:space="0" w:color="000000"/>
              <w:left w:val="single" w:sz="6" w:space="0" w:color="000000"/>
              <w:bottom w:val="single" w:sz="6" w:space="0" w:color="000000"/>
              <w:right w:val="single" w:sz="6" w:space="0" w:color="000000"/>
            </w:tcBorders>
          </w:tcPr>
          <w:p w:rsidR="00D57AAF" w:rsidRPr="00D57AAF" w:rsidRDefault="00D57AAF" w:rsidP="00EF6966">
            <w:pPr>
              <w:pStyle w:val="NormalWeb"/>
              <w:numPr>
                <w:ilvl w:val="0"/>
                <w:numId w:val="57"/>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D57AAF" w:rsidRPr="00F97D75" w:rsidRDefault="00D57AAF" w:rsidP="008D5E0B">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696544">
              <w:rPr>
                <w:rFonts w:ascii="Arial Narrow" w:hAnsi="Arial Narrow" w:cs="Arial"/>
                <w:b/>
                <w:sz w:val="20"/>
                <w:szCs w:val="20"/>
                <w:highlight w:val="yellow"/>
              </w:rPr>
              <w:t>Aduana</w:t>
            </w:r>
            <w:r>
              <w:rPr>
                <w:rFonts w:ascii="Arial Narrow" w:hAnsi="Arial Narrow" w:cs="Arial"/>
                <w:sz w:val="20"/>
                <w:szCs w:val="20"/>
                <w:highlight w:val="yellow"/>
              </w:rPr>
              <w:t xml:space="preserve">, en </w:t>
            </w:r>
            <w:r w:rsidRPr="00A17559">
              <w:rPr>
                <w:rFonts w:ascii="Arial Narrow" w:hAnsi="Arial Narrow"/>
                <w:sz w:val="20"/>
                <w:szCs w:val="20"/>
                <w:highlight w:val="yellow"/>
              </w:rPr>
              <w:t>IU0</w:t>
            </w:r>
            <w:r w:rsidR="008D5E0B">
              <w:rPr>
                <w:rFonts w:ascii="Arial Narrow" w:hAnsi="Arial Narrow"/>
                <w:sz w:val="20"/>
                <w:szCs w:val="20"/>
                <w:highlight w:val="yellow"/>
              </w:rPr>
              <w:t>11</w:t>
            </w:r>
            <w:r>
              <w:rPr>
                <w:rFonts w:ascii="Arial Narrow" w:hAnsi="Arial Narrow"/>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D57AAF" w:rsidRPr="00F97D75" w:rsidRDefault="00D57AAF" w:rsidP="00EF6966">
            <w:pPr>
              <w:pStyle w:val="NormalWeb"/>
              <w:numPr>
                <w:ilvl w:val="1"/>
                <w:numId w:val="57"/>
              </w:numPr>
              <w:spacing w:before="0" w:beforeAutospacing="0" w:after="0" w:afterAutospacing="0"/>
              <w:ind w:left="355" w:hanging="355"/>
              <w:rPr>
                <w:rFonts w:ascii="Arial Narrow" w:hAnsi="Arial Narrow"/>
                <w:highlight w:val="yellow"/>
              </w:rPr>
            </w:pPr>
            <w:r w:rsidRPr="00F97D75">
              <w:rPr>
                <w:rFonts w:ascii="Arial Narrow" w:hAnsi="Arial Narrow"/>
                <w:highlight w:val="yellow"/>
              </w:rPr>
              <w:t>El sistema actualiza la lista de unidades de despacho activas para la aduana seleccionada. Por defecto se selecciona la primera unidad de despacho y continúa en 3.1.</w:t>
            </w:r>
          </w:p>
        </w:tc>
      </w:tr>
      <w:tr w:rsidR="00D57AAF" w:rsidRPr="00F97D75" w:rsidTr="00D57AAF">
        <w:tc>
          <w:tcPr>
            <w:tcW w:w="567" w:type="dxa"/>
            <w:tcBorders>
              <w:top w:val="single" w:sz="6" w:space="0" w:color="000000"/>
              <w:left w:val="single" w:sz="6" w:space="0" w:color="000000"/>
              <w:bottom w:val="single" w:sz="6" w:space="0" w:color="000000"/>
              <w:right w:val="single" w:sz="6" w:space="0" w:color="000000"/>
            </w:tcBorders>
          </w:tcPr>
          <w:p w:rsidR="00D57AAF" w:rsidRPr="00D57AAF" w:rsidRDefault="00D57AAF" w:rsidP="00EF6966">
            <w:pPr>
              <w:pStyle w:val="NormalWeb"/>
              <w:numPr>
                <w:ilvl w:val="0"/>
                <w:numId w:val="57"/>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D57AAF" w:rsidRPr="00F97D75" w:rsidRDefault="00D57AAF" w:rsidP="008D5E0B">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FB0323">
              <w:rPr>
                <w:rFonts w:ascii="Arial Narrow" w:hAnsi="Arial Narrow" w:cs="Arial"/>
                <w:b/>
                <w:sz w:val="20"/>
                <w:szCs w:val="20"/>
                <w:highlight w:val="yellow"/>
              </w:rPr>
              <w:t>Unidad de despacho</w:t>
            </w:r>
            <w:r>
              <w:rPr>
                <w:rFonts w:ascii="Arial Narrow" w:hAnsi="Arial Narrow" w:cs="Arial"/>
                <w:sz w:val="20"/>
                <w:szCs w:val="20"/>
                <w:highlight w:val="yellow"/>
              </w:rPr>
              <w:t xml:space="preserve">, en </w:t>
            </w:r>
            <w:r w:rsidRPr="00A17559">
              <w:rPr>
                <w:rFonts w:ascii="Arial Narrow" w:hAnsi="Arial Narrow"/>
                <w:sz w:val="20"/>
                <w:szCs w:val="20"/>
                <w:highlight w:val="yellow"/>
              </w:rPr>
              <w:t>IU0</w:t>
            </w:r>
            <w:r w:rsidR="008D5E0B">
              <w:rPr>
                <w:rFonts w:ascii="Arial Narrow" w:hAnsi="Arial Narrow"/>
                <w:sz w:val="20"/>
                <w:szCs w:val="20"/>
                <w:highlight w:val="yellow"/>
              </w:rPr>
              <w:t>11</w:t>
            </w:r>
            <w:r>
              <w:rPr>
                <w:rFonts w:ascii="Arial Narrow" w:hAnsi="Arial Narrow"/>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D57AAF" w:rsidRPr="00F97D75" w:rsidRDefault="00D57AAF" w:rsidP="00EF6966">
            <w:pPr>
              <w:pStyle w:val="NormalWeb"/>
              <w:numPr>
                <w:ilvl w:val="1"/>
                <w:numId w:val="57"/>
              </w:numPr>
              <w:spacing w:before="0" w:beforeAutospacing="0" w:after="0" w:afterAutospacing="0"/>
              <w:ind w:left="355" w:hanging="355"/>
              <w:rPr>
                <w:rFonts w:ascii="Arial Narrow" w:hAnsi="Arial Narrow"/>
                <w:highlight w:val="yellow"/>
              </w:rPr>
            </w:pPr>
            <w:r w:rsidRPr="00F97D75">
              <w:rPr>
                <w:rFonts w:ascii="Arial Narrow" w:hAnsi="Arial Narrow"/>
                <w:highlight w:val="yellow"/>
              </w:rPr>
              <w:t xml:space="preserve">El sistema actualiza la lista de </w:t>
            </w:r>
            <w:r w:rsidR="00C54666">
              <w:rPr>
                <w:rFonts w:ascii="Arial Narrow" w:hAnsi="Arial Narrow"/>
                <w:highlight w:val="yellow"/>
              </w:rPr>
              <w:t>criterios</w:t>
            </w:r>
            <w:r w:rsidRPr="00F97D75">
              <w:rPr>
                <w:rFonts w:ascii="Arial Narrow" w:hAnsi="Arial Narrow"/>
                <w:highlight w:val="yellow"/>
              </w:rPr>
              <w:t xml:space="preserve"> de acuerdo a los datos sele</w:t>
            </w:r>
            <w:r w:rsidR="00C54666">
              <w:rPr>
                <w:rFonts w:ascii="Arial Narrow" w:hAnsi="Arial Narrow"/>
                <w:highlight w:val="yellow"/>
              </w:rPr>
              <w:t xml:space="preserve">ccionados en los campos aduana y </w:t>
            </w:r>
            <w:r w:rsidRPr="00F97D75">
              <w:rPr>
                <w:rFonts w:ascii="Arial Narrow" w:hAnsi="Arial Narrow"/>
                <w:highlight w:val="yellow"/>
              </w:rPr>
              <w:t>unidad de despacho</w:t>
            </w:r>
          </w:p>
        </w:tc>
      </w:tr>
      <w:tr w:rsidR="007601C5" w:rsidRPr="005C403B" w:rsidTr="00D57AAF">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D57AAF">
        <w:tc>
          <w:tcPr>
            <w:tcW w:w="9356"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D57AAF">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D57AAF">
        <w:tc>
          <w:tcPr>
            <w:tcW w:w="9356" w:type="dxa"/>
            <w:gridSpan w:val="3"/>
            <w:shd w:val="clear" w:color="auto" w:fill="auto"/>
          </w:tcPr>
          <w:p w:rsidR="007601C5" w:rsidRPr="005C403B" w:rsidRDefault="007601C5" w:rsidP="007601C5">
            <w:pPr>
              <w:rPr>
                <w:rFonts w:ascii="Arial Narrow" w:hAnsi="Arial Narrow"/>
                <w:sz w:val="20"/>
                <w:szCs w:val="20"/>
              </w:rPr>
            </w:pPr>
            <w:r w:rsidRPr="005C403B">
              <w:rPr>
                <w:rFonts w:ascii="Arial Narrow" w:hAnsi="Arial Narrow"/>
                <w:sz w:val="20"/>
                <w:szCs w:val="20"/>
              </w:rPr>
              <w:t>No aplica</w:t>
            </w:r>
          </w:p>
        </w:tc>
      </w:tr>
      <w:tr w:rsidR="007601C5" w:rsidRPr="005C403B" w:rsidTr="00D57AAF">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D57AAF">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D57AAF">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789"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No aplica</w:t>
            </w:r>
          </w:p>
        </w:tc>
      </w:tr>
      <w:tr w:rsidR="007601C5" w:rsidRPr="005C403B" w:rsidTr="00D57AA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D57AAF">
        <w:tc>
          <w:tcPr>
            <w:tcW w:w="9356" w:type="dxa"/>
            <w:gridSpan w:val="3"/>
          </w:tcPr>
          <w:p w:rsidR="007601C5" w:rsidRPr="005C403B" w:rsidRDefault="00A73A8B" w:rsidP="007601C5">
            <w:pPr>
              <w:ind w:left="708" w:hanging="708"/>
              <w:rPr>
                <w:rFonts w:ascii="Arial Narrow" w:hAnsi="Arial Narrow"/>
                <w:sz w:val="20"/>
                <w:szCs w:val="20"/>
              </w:rPr>
            </w:pPr>
            <w:r>
              <w:rPr>
                <w:rFonts w:ascii="Arial Narrow" w:hAnsi="Arial Narrow"/>
                <w:sz w:val="20"/>
                <w:szCs w:val="20"/>
                <w:lang w:val="en-US"/>
              </w:rPr>
              <w:t>RF4</w:t>
            </w:r>
          </w:p>
        </w:tc>
      </w:tr>
      <w:tr w:rsidR="007601C5" w:rsidRPr="005C403B" w:rsidTr="00D57AA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D57AAF">
        <w:tc>
          <w:tcPr>
            <w:tcW w:w="9356" w:type="dxa"/>
            <w:gridSpan w:val="3"/>
          </w:tcPr>
          <w:p w:rsidR="007601C5" w:rsidRPr="005C403B" w:rsidRDefault="00B233E4" w:rsidP="007601C5">
            <w:pPr>
              <w:rPr>
                <w:rFonts w:ascii="Arial Narrow" w:hAnsi="Arial Narrow"/>
                <w:sz w:val="20"/>
                <w:szCs w:val="20"/>
              </w:rPr>
            </w:pPr>
            <w:r>
              <w:rPr>
                <w:rFonts w:ascii="Arial Narrow" w:hAnsi="Arial Narrow"/>
                <w:sz w:val="20"/>
                <w:szCs w:val="20"/>
              </w:rPr>
              <w:t>IU011</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5670"/>
      </w:tblGrid>
      <w:tr w:rsidR="007601C5" w:rsidRPr="005C403B" w:rsidTr="00BF3FEB">
        <w:tc>
          <w:tcPr>
            <w:tcW w:w="3686"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0" w:type="dxa"/>
          </w:tcPr>
          <w:p w:rsidR="007601C5" w:rsidRPr="005C403B" w:rsidRDefault="00D652C0" w:rsidP="007601C5">
            <w:pPr>
              <w:rPr>
                <w:rFonts w:ascii="Arial Narrow" w:hAnsi="Arial Narrow"/>
                <w:sz w:val="20"/>
                <w:szCs w:val="20"/>
              </w:rPr>
            </w:pPr>
            <w:r>
              <w:rPr>
                <w:rFonts w:ascii="Arial Narrow" w:hAnsi="Arial Narrow"/>
                <w:sz w:val="20"/>
                <w:szCs w:val="20"/>
              </w:rPr>
              <w:t>CUS07</w:t>
            </w:r>
            <w:r w:rsidR="007601C5" w:rsidRPr="005C403B">
              <w:rPr>
                <w:rFonts w:ascii="Arial Narrow" w:hAnsi="Arial Narrow"/>
                <w:sz w:val="20"/>
                <w:szCs w:val="20"/>
              </w:rPr>
              <w:t xml:space="preserve"> Gestionar Ponderación de Criterios</w:t>
            </w:r>
          </w:p>
        </w:tc>
      </w:tr>
      <w:tr w:rsidR="007601C5" w:rsidRPr="005C403B" w:rsidTr="00C23B9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C23B91">
        <w:tc>
          <w:tcPr>
            <w:tcW w:w="935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7601C5">
            <w:pPr>
              <w:rPr>
                <w:rFonts w:ascii="Arial Narrow" w:hAnsi="Arial Narrow"/>
                <w:sz w:val="20"/>
                <w:szCs w:val="20"/>
              </w:rPr>
            </w:pPr>
            <w:r w:rsidRPr="005C403B">
              <w:rPr>
                <w:rFonts w:ascii="Arial Narrow" w:hAnsi="Arial Narrow"/>
                <w:sz w:val="20"/>
                <w:szCs w:val="20"/>
              </w:rPr>
              <w:t>Permitir administrar el porcentaje de importancia atribuido a cada uno de los criterios para determinar la Carga laboral por declaración.</w:t>
            </w:r>
          </w:p>
        </w:tc>
      </w:tr>
      <w:tr w:rsidR="007601C5" w:rsidRPr="005C403B" w:rsidTr="00C23B9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C23B91">
        <w:tc>
          <w:tcPr>
            <w:tcW w:w="935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C23B9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C23B91">
        <w:tc>
          <w:tcPr>
            <w:tcW w:w="9356" w:type="dxa"/>
            <w:gridSpan w:val="3"/>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C23B9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C23B91">
        <w:tc>
          <w:tcPr>
            <w:tcW w:w="9356"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El usuario ha registrado y/o modificado la columna “Ponderación” en uno o más registros del catálogo de Ponderación de Criterios.</w:t>
            </w:r>
          </w:p>
        </w:tc>
      </w:tr>
      <w:tr w:rsidR="007601C5" w:rsidRPr="005C403B" w:rsidTr="00C23B91">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B90C4A">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1165EC" w:rsidTr="00B90C4A">
        <w:tc>
          <w:tcPr>
            <w:tcW w:w="567" w:type="dxa"/>
          </w:tcPr>
          <w:p w:rsidR="007601C5" w:rsidRPr="001165EC" w:rsidRDefault="007601C5" w:rsidP="00EF6966">
            <w:pPr>
              <w:pStyle w:val="NormalWeb"/>
              <w:numPr>
                <w:ilvl w:val="0"/>
                <w:numId w:val="95"/>
              </w:numPr>
              <w:spacing w:before="0" w:beforeAutospacing="0" w:after="0" w:afterAutospacing="0"/>
              <w:ind w:left="214" w:hanging="145"/>
              <w:rPr>
                <w:rFonts w:ascii="Arial Narrow" w:eastAsia="Times New Roman" w:hAnsi="Arial Narrow"/>
              </w:rPr>
            </w:pPr>
          </w:p>
        </w:tc>
        <w:tc>
          <w:tcPr>
            <w:tcW w:w="3119" w:type="dxa"/>
          </w:tcPr>
          <w:p w:rsidR="00A501CF" w:rsidRPr="001165EC" w:rsidRDefault="007601C5" w:rsidP="00A14FCE">
            <w:pPr>
              <w:pStyle w:val="NormalWeb"/>
              <w:spacing w:before="0" w:beforeAutospacing="0" w:after="0" w:afterAutospacing="0"/>
              <w:rPr>
                <w:rFonts w:ascii="Arial Narrow" w:hAnsi="Arial Narrow"/>
              </w:rPr>
            </w:pPr>
            <w:r w:rsidRPr="001165EC">
              <w:rPr>
                <w:rFonts w:ascii="Arial Narrow" w:hAnsi="Arial Narrow"/>
              </w:rPr>
              <w:t xml:space="preserve">El </w:t>
            </w:r>
            <w:r w:rsidR="007760AA" w:rsidRPr="001165EC">
              <w:rPr>
                <w:rFonts w:ascii="Arial Narrow" w:hAnsi="Arial Narrow"/>
              </w:rPr>
              <w:t>actor</w:t>
            </w:r>
            <w:r w:rsidRPr="001165EC">
              <w:rPr>
                <w:rFonts w:ascii="Arial Narrow" w:hAnsi="Arial Narrow"/>
              </w:rPr>
              <w:t xml:space="preserve"> ingresa a la opción de </w:t>
            </w:r>
            <w:r w:rsidRPr="001165EC">
              <w:rPr>
                <w:rFonts w:ascii="Arial Narrow" w:hAnsi="Arial Narrow"/>
                <w:b/>
              </w:rPr>
              <w:t>“Ponderación de Criterios”</w:t>
            </w:r>
            <w:r w:rsidRPr="001165EC">
              <w:rPr>
                <w:rFonts w:ascii="Arial Narrow" w:hAnsi="Arial Narrow"/>
              </w:rPr>
              <w:t xml:space="preserve"> </w:t>
            </w:r>
          </w:p>
          <w:p w:rsidR="007601C5" w:rsidRPr="001165EC" w:rsidRDefault="007601C5" w:rsidP="00A14FCE">
            <w:pPr>
              <w:pStyle w:val="NormalWeb"/>
              <w:spacing w:before="0" w:beforeAutospacing="0" w:after="0" w:afterAutospacing="0"/>
              <w:rPr>
                <w:rFonts w:ascii="Arial Narrow" w:hAnsi="Arial Narrow"/>
                <w:strike/>
              </w:rPr>
            </w:pPr>
            <w:r w:rsidRPr="001165EC">
              <w:rPr>
                <w:rFonts w:ascii="Arial Narrow" w:hAnsi="Arial Narrow"/>
                <w:strike/>
              </w:rPr>
              <w:t>en la (</w:t>
            </w:r>
            <w:r w:rsidRPr="001165EC">
              <w:rPr>
                <w:rFonts w:ascii="Arial Narrow" w:hAnsi="Arial Narrow"/>
                <w:b/>
                <w:strike/>
              </w:rPr>
              <w:t>IU001</w:t>
            </w:r>
            <w:r w:rsidRPr="001165EC">
              <w:rPr>
                <w:rFonts w:ascii="Arial Narrow" w:hAnsi="Arial Narrow"/>
                <w:strike/>
              </w:rPr>
              <w:t>)</w:t>
            </w:r>
          </w:p>
          <w:p w:rsidR="007601C5" w:rsidRPr="001165EC" w:rsidRDefault="007601C5" w:rsidP="00A14FCE">
            <w:pPr>
              <w:pStyle w:val="NormalWeb"/>
              <w:spacing w:before="0" w:beforeAutospacing="0" w:after="0" w:afterAutospacing="0"/>
              <w:rPr>
                <w:rFonts w:ascii="Arial Narrow" w:eastAsia="Times New Roman" w:hAnsi="Arial Narrow"/>
                <w:b/>
                <w:strike/>
              </w:rPr>
            </w:pPr>
          </w:p>
          <w:p w:rsidR="007601C5" w:rsidRPr="001165EC" w:rsidRDefault="007601C5" w:rsidP="00A14FCE">
            <w:pPr>
              <w:pStyle w:val="NormalWeb"/>
              <w:spacing w:before="0" w:beforeAutospacing="0" w:after="0" w:afterAutospacing="0"/>
              <w:rPr>
                <w:rFonts w:ascii="Arial Narrow" w:eastAsia="Times New Roman" w:hAnsi="Arial Narrow"/>
              </w:rPr>
            </w:pPr>
            <w:r w:rsidRPr="001165EC">
              <w:rPr>
                <w:rFonts w:ascii="Arial Narrow" w:eastAsia="Times New Roman" w:hAnsi="Arial Narrow"/>
                <w:b/>
                <w:strike/>
              </w:rPr>
              <w:t>Despacho aduanero de ingreso-&gt;Mantenimiento de criterios-&gt;</w:t>
            </w:r>
            <w:r w:rsidRPr="001165EC">
              <w:rPr>
                <w:rFonts w:ascii="Arial Narrow" w:hAnsi="Arial Narrow"/>
                <w:strike/>
              </w:rPr>
              <w:t xml:space="preserve"> </w:t>
            </w:r>
            <w:r w:rsidRPr="001165EC">
              <w:rPr>
                <w:rFonts w:ascii="Arial Narrow" w:eastAsia="Times New Roman" w:hAnsi="Arial Narrow"/>
                <w:b/>
                <w:strike/>
              </w:rPr>
              <w:t>Ponderación de criterios</w:t>
            </w:r>
          </w:p>
        </w:tc>
        <w:tc>
          <w:tcPr>
            <w:tcW w:w="5670" w:type="dxa"/>
          </w:tcPr>
          <w:p w:rsidR="00BB2E01" w:rsidRPr="00BB2E01" w:rsidRDefault="007601C5" w:rsidP="00EF6966">
            <w:pPr>
              <w:pStyle w:val="NormalWeb"/>
              <w:numPr>
                <w:ilvl w:val="1"/>
                <w:numId w:val="95"/>
              </w:numPr>
              <w:spacing w:before="0" w:beforeAutospacing="0" w:after="0" w:afterAutospacing="0"/>
              <w:ind w:left="355"/>
              <w:rPr>
                <w:rFonts w:ascii="Arial Narrow" w:hAnsi="Arial Narrow"/>
                <w:highlight w:val="yellow"/>
              </w:rPr>
            </w:pPr>
            <w:r w:rsidRPr="001165EC">
              <w:rPr>
                <w:rFonts w:ascii="Arial Narrow" w:hAnsi="Arial Narrow"/>
              </w:rPr>
              <w:t xml:space="preserve">El </w:t>
            </w:r>
            <w:r w:rsidRPr="001165EC">
              <w:rPr>
                <w:rFonts w:ascii="Arial Narrow" w:eastAsia="Times New Roman" w:hAnsi="Arial Narrow"/>
              </w:rPr>
              <w:t>sistema</w:t>
            </w:r>
            <w:r w:rsidRPr="001165EC">
              <w:rPr>
                <w:rFonts w:ascii="Arial Narrow" w:hAnsi="Arial Narrow"/>
              </w:rPr>
              <w:t xml:space="preserve"> verifica que sea un Funcionario aduanero encargado del área (</w:t>
            </w:r>
            <w:r w:rsidR="00B35E55" w:rsidRPr="001165EC">
              <w:rPr>
                <w:rFonts w:ascii="Arial Narrow" w:hAnsi="Arial Narrow"/>
              </w:rPr>
              <w:t xml:space="preserve">con rol </w:t>
            </w:r>
            <w:r w:rsidRPr="001165EC">
              <w:rPr>
                <w:rFonts w:ascii="Arial Narrow" w:hAnsi="Arial Narrow"/>
              </w:rPr>
              <w:t>Jefe que ad</w:t>
            </w:r>
            <w:r w:rsidR="00B35E55" w:rsidRPr="001165EC">
              <w:rPr>
                <w:rFonts w:ascii="Arial Narrow" w:hAnsi="Arial Narrow"/>
              </w:rPr>
              <w:t>ministra el régimen respectivo</w:t>
            </w:r>
            <w:r w:rsidR="000355DF" w:rsidRPr="001165EC">
              <w:rPr>
                <w:rFonts w:ascii="Arial Narrow" w:hAnsi="Arial Narrow"/>
              </w:rPr>
              <w:t>, v</w:t>
            </w:r>
            <w:r w:rsidRPr="001165EC">
              <w:rPr>
                <w:rFonts w:ascii="Arial Narrow" w:hAnsi="Arial Narrow"/>
              </w:rPr>
              <w:t>er</w:t>
            </w:r>
            <w:r w:rsidR="00B35E55" w:rsidRPr="001165EC">
              <w:rPr>
                <w:rFonts w:ascii="Arial Narrow" w:hAnsi="Arial Narrow"/>
              </w:rPr>
              <w:t xml:space="preserve"> detalle en</w:t>
            </w:r>
            <w:r w:rsidRPr="001165EC">
              <w:rPr>
                <w:rFonts w:ascii="Arial Narrow" w:hAnsi="Arial Narrow"/>
              </w:rPr>
              <w:t xml:space="preserve"> </w:t>
            </w:r>
            <w:hyperlink w:anchor="_ANEXO_02" w:history="1">
              <w:r w:rsidRPr="001165EC">
                <w:rPr>
                  <w:rStyle w:val="Hipervnculo"/>
                  <w:rFonts w:ascii="Arial Narrow" w:hAnsi="Arial Narrow"/>
                  <w:b/>
                </w:rPr>
                <w:t>ANEXO 01</w:t>
              </w:r>
            </w:hyperlink>
            <w:r w:rsidRPr="001165EC">
              <w:rPr>
                <w:rFonts w:ascii="Arial Narrow" w:hAnsi="Arial Narrow"/>
              </w:rPr>
              <w:t>)</w:t>
            </w:r>
            <w:r w:rsidR="00B11626" w:rsidRPr="001165EC">
              <w:rPr>
                <w:rFonts w:ascii="Arial Narrow" w:hAnsi="Arial Narrow"/>
              </w:rPr>
              <w:t>. Si se cumple, e</w:t>
            </w:r>
            <w:r w:rsidRPr="001165EC">
              <w:rPr>
                <w:rFonts w:ascii="Arial Narrow" w:hAnsi="Arial Narrow"/>
              </w:rPr>
              <w:t xml:space="preserve">l sistema muestra la </w:t>
            </w:r>
            <w:r w:rsidRPr="001165EC">
              <w:rPr>
                <w:rFonts w:ascii="Arial Narrow" w:hAnsi="Arial Narrow"/>
                <w:b/>
              </w:rPr>
              <w:t>IU0</w:t>
            </w:r>
            <w:r w:rsidR="00252A67" w:rsidRPr="001165EC">
              <w:rPr>
                <w:rFonts w:ascii="Arial Narrow" w:hAnsi="Arial Narrow"/>
                <w:b/>
              </w:rPr>
              <w:t>12</w:t>
            </w:r>
            <w:r w:rsidR="00BB2E01">
              <w:rPr>
                <w:rFonts w:ascii="Arial Narrow" w:hAnsi="Arial Narrow"/>
                <w:b/>
              </w:rPr>
              <w:t>,</w:t>
            </w:r>
            <w:r w:rsidR="00BB2E01">
              <w:rPr>
                <w:rFonts w:ascii="Arial Narrow" w:hAnsi="Arial Narrow"/>
              </w:rPr>
              <w:t xml:space="preserve"> </w:t>
            </w:r>
            <w:r w:rsidR="00B90C4A">
              <w:rPr>
                <w:rFonts w:ascii="Arial Narrow" w:hAnsi="Arial Narrow"/>
                <w:highlight w:val="yellow"/>
              </w:rPr>
              <w:t>con los siguientes campos:</w:t>
            </w:r>
          </w:p>
          <w:p w:rsidR="00BB2E01" w:rsidRPr="00D57AAF" w:rsidRDefault="00BB2E01" w:rsidP="00EF6966">
            <w:pPr>
              <w:pStyle w:val="Prrafodelista"/>
              <w:numPr>
                <w:ilvl w:val="0"/>
                <w:numId w:val="79"/>
              </w:numPr>
              <w:rPr>
                <w:rFonts w:ascii="Arial Narrow" w:hAnsi="Arial Narrow"/>
                <w:sz w:val="20"/>
                <w:szCs w:val="20"/>
                <w:highlight w:val="yellow"/>
              </w:rPr>
            </w:pPr>
            <w:r w:rsidRPr="00D57AAF">
              <w:rPr>
                <w:rFonts w:ascii="Arial Narrow" w:hAnsi="Arial Narrow"/>
                <w:b/>
                <w:sz w:val="20"/>
                <w:szCs w:val="20"/>
                <w:highlight w:val="yellow"/>
              </w:rPr>
              <w:t>Aduana</w:t>
            </w:r>
            <w:r w:rsidRPr="00D57AAF">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BB2E01" w:rsidRPr="00D57AAF" w:rsidRDefault="00BB2E01" w:rsidP="00A14FCE">
            <w:pPr>
              <w:pStyle w:val="Prrafodelista"/>
              <w:ind w:left="715"/>
              <w:rPr>
                <w:rFonts w:ascii="Arial Narrow" w:hAnsi="Arial Narrow"/>
                <w:b/>
                <w:sz w:val="20"/>
                <w:szCs w:val="20"/>
              </w:rPr>
            </w:pPr>
            <w:r w:rsidRPr="00D57AAF">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aduana del funcionario autenticado en la lista deshabilitada. </w:t>
            </w:r>
            <w:r w:rsidRPr="00D57AAF">
              <w:rPr>
                <w:rFonts w:ascii="Arial Narrow" w:eastAsia="Arial Unicode MS" w:hAnsi="Arial Narrow" w:cs="Arial"/>
                <w:sz w:val="20"/>
                <w:szCs w:val="20"/>
                <w:highlight w:val="yellow"/>
              </w:rPr>
              <w:t>L</w:t>
            </w:r>
            <w:r w:rsidRPr="00D57AAF">
              <w:rPr>
                <w:rFonts w:ascii="Arial Narrow" w:hAnsi="Arial Narrow"/>
                <w:sz w:val="20"/>
                <w:szCs w:val="20"/>
                <w:highlight w:val="yellow"/>
              </w:rPr>
              <w:t xml:space="preserve">a </w:t>
            </w:r>
            <w:r w:rsidRPr="00D57AAF">
              <w:rPr>
                <w:rFonts w:ascii="Arial Narrow" w:hAnsi="Arial Narrow"/>
                <w:sz w:val="20"/>
                <w:szCs w:val="20"/>
                <w:highlight w:val="yellow"/>
              </w:rPr>
              <w:lastRenderedPageBreak/>
              <w:t>aduana del funcionario se muestra seleccionada por defecto.</w:t>
            </w:r>
            <w:r w:rsidRPr="00D57AAF">
              <w:rPr>
                <w:rFonts w:ascii="Arial Narrow" w:hAnsi="Arial Narrow"/>
                <w:sz w:val="20"/>
                <w:szCs w:val="20"/>
              </w:rPr>
              <w:t xml:space="preserve"> </w:t>
            </w:r>
          </w:p>
          <w:p w:rsidR="00BB2E01" w:rsidRPr="00B90C4A" w:rsidRDefault="00BB2E01" w:rsidP="00EF6966">
            <w:pPr>
              <w:pStyle w:val="Prrafodelista"/>
              <w:numPr>
                <w:ilvl w:val="0"/>
                <w:numId w:val="79"/>
              </w:numPr>
              <w:rPr>
                <w:rFonts w:ascii="Arial Narrow" w:hAnsi="Arial Narrow"/>
                <w:sz w:val="20"/>
                <w:szCs w:val="20"/>
              </w:rPr>
            </w:pPr>
            <w:r w:rsidRPr="00D57AAF">
              <w:rPr>
                <w:rFonts w:ascii="Arial Narrow" w:hAnsi="Arial Narrow"/>
                <w:b/>
                <w:sz w:val="20"/>
                <w:szCs w:val="20"/>
                <w:highlight w:val="yellow"/>
              </w:rPr>
              <w:t xml:space="preserve">Unidad de despacho: </w:t>
            </w:r>
            <w:r w:rsidRPr="00D57AAF">
              <w:rPr>
                <w:rFonts w:ascii="Arial Narrow" w:hAnsi="Arial Narrow"/>
                <w:sz w:val="20"/>
                <w:szCs w:val="20"/>
                <w:highlight w:val="yellow"/>
              </w:rPr>
              <w:t xml:space="preserve">Campo obligatorio, muestra la lista de unidades de despacho con la descripción de las unidades de despacho vigentes, de la aduana seleccionada, ordenadas por número. Por defecto se muestra seleccionada la primera unidad de </w:t>
            </w:r>
            <w:r w:rsidRPr="00B90C4A">
              <w:rPr>
                <w:rFonts w:ascii="Arial Narrow" w:hAnsi="Arial Narrow"/>
                <w:sz w:val="20"/>
                <w:szCs w:val="20"/>
                <w:highlight w:val="yellow"/>
              </w:rPr>
              <w:t>despacho de la lista.</w:t>
            </w:r>
          </w:p>
          <w:p w:rsidR="00BB2E01" w:rsidRPr="00B90C4A" w:rsidRDefault="007601C5" w:rsidP="00A14FCE">
            <w:pPr>
              <w:pStyle w:val="Prrafodelista"/>
              <w:ind w:left="715"/>
              <w:rPr>
                <w:rFonts w:ascii="Arial Narrow" w:hAnsi="Arial Narrow"/>
                <w:sz w:val="20"/>
                <w:szCs w:val="20"/>
              </w:rPr>
            </w:pPr>
            <w:r w:rsidRPr="00B90C4A">
              <w:rPr>
                <w:rFonts w:ascii="Arial Narrow" w:hAnsi="Arial Narrow"/>
                <w:strike/>
                <w:sz w:val="20"/>
                <w:szCs w:val="20"/>
              </w:rPr>
              <w:t xml:space="preserve"> </w:t>
            </w:r>
            <w:proofErr w:type="gramStart"/>
            <w:r w:rsidRPr="00B90C4A">
              <w:rPr>
                <w:rFonts w:ascii="Arial Narrow" w:hAnsi="Arial Narrow"/>
                <w:strike/>
                <w:sz w:val="20"/>
                <w:szCs w:val="20"/>
              </w:rPr>
              <w:t>de</w:t>
            </w:r>
            <w:proofErr w:type="gramEnd"/>
            <w:r w:rsidRPr="00B90C4A">
              <w:rPr>
                <w:rFonts w:ascii="Arial Narrow" w:hAnsi="Arial Narrow"/>
                <w:strike/>
                <w:sz w:val="20"/>
                <w:szCs w:val="20"/>
              </w:rPr>
              <w:t xml:space="preserve"> administración de Ponderación de los Criterios de Carga </w:t>
            </w:r>
            <w:r w:rsidR="000355DF" w:rsidRPr="00B90C4A">
              <w:rPr>
                <w:rFonts w:ascii="Arial Narrow" w:hAnsi="Arial Narrow"/>
                <w:strike/>
                <w:sz w:val="20"/>
                <w:szCs w:val="20"/>
              </w:rPr>
              <w:t xml:space="preserve">laboral, </w:t>
            </w:r>
            <w:r w:rsidR="003D168D" w:rsidRPr="00B90C4A">
              <w:rPr>
                <w:rFonts w:ascii="Arial Narrow" w:hAnsi="Arial Narrow"/>
                <w:strike/>
                <w:sz w:val="20"/>
                <w:szCs w:val="20"/>
              </w:rPr>
              <w:t>s</w:t>
            </w:r>
            <w:r w:rsidRPr="00B90C4A">
              <w:rPr>
                <w:rFonts w:ascii="Arial Narrow" w:hAnsi="Arial Narrow"/>
                <w:strike/>
                <w:sz w:val="20"/>
                <w:szCs w:val="20"/>
              </w:rPr>
              <w:t>e muestra el detalle de Ponderación de los Criterios de Carga Laboral,</w:t>
            </w:r>
            <w:r w:rsidRPr="00B90C4A">
              <w:rPr>
                <w:rFonts w:ascii="Arial Narrow" w:hAnsi="Arial Narrow"/>
                <w:sz w:val="20"/>
                <w:szCs w:val="20"/>
              </w:rPr>
              <w:t xml:space="preserve"> </w:t>
            </w:r>
            <w:r w:rsidR="00BB2E01" w:rsidRPr="00B90C4A">
              <w:rPr>
                <w:rFonts w:ascii="Arial Narrow" w:hAnsi="Arial Narrow"/>
                <w:sz w:val="20"/>
                <w:szCs w:val="20"/>
              </w:rPr>
              <w:t xml:space="preserve">de acuerdo a la Aduana y </w:t>
            </w:r>
            <w:r w:rsidR="00BB2E01" w:rsidRPr="00B90C4A">
              <w:rPr>
                <w:rFonts w:ascii="Arial Narrow" w:hAnsi="Arial Narrow"/>
                <w:strike/>
                <w:sz w:val="20"/>
                <w:szCs w:val="20"/>
              </w:rPr>
              <w:t>al régimen</w:t>
            </w:r>
            <w:r w:rsidR="00BB2E01" w:rsidRPr="00B90C4A">
              <w:rPr>
                <w:rFonts w:ascii="Arial Narrow" w:hAnsi="Arial Narrow"/>
                <w:sz w:val="20"/>
                <w:szCs w:val="20"/>
              </w:rPr>
              <w:t xml:space="preserve"> l</w:t>
            </w:r>
            <w:r w:rsidR="00BB2E01" w:rsidRPr="00B90C4A">
              <w:rPr>
                <w:rFonts w:ascii="Arial Narrow" w:hAnsi="Arial Narrow"/>
                <w:sz w:val="20"/>
                <w:szCs w:val="20"/>
                <w:highlight w:val="yellow"/>
              </w:rPr>
              <w:t xml:space="preserve">as unidades de despacho </w:t>
            </w:r>
            <w:r w:rsidR="00BB2E01" w:rsidRPr="00B90C4A">
              <w:rPr>
                <w:rFonts w:ascii="Arial Narrow" w:hAnsi="Arial Narrow"/>
                <w:strike/>
                <w:sz w:val="20"/>
                <w:szCs w:val="20"/>
              </w:rPr>
              <w:t>que ha ingresado a esta opción</w:t>
            </w:r>
            <w:r w:rsidR="00BB2E01" w:rsidRPr="00B90C4A">
              <w:rPr>
                <w:rFonts w:ascii="Arial Narrow" w:hAnsi="Arial Narrow"/>
                <w:sz w:val="20"/>
                <w:szCs w:val="20"/>
              </w:rPr>
              <w:t>.</w:t>
            </w:r>
          </w:p>
          <w:p w:rsidR="00D8615C" w:rsidRPr="00BB2E01" w:rsidRDefault="00BB2E01" w:rsidP="00EF6966">
            <w:pPr>
              <w:pStyle w:val="Prrafodelista"/>
              <w:numPr>
                <w:ilvl w:val="0"/>
                <w:numId w:val="79"/>
              </w:numPr>
              <w:rPr>
                <w:rFonts w:ascii="Arial Narrow" w:hAnsi="Arial Narrow"/>
                <w:sz w:val="20"/>
                <w:szCs w:val="20"/>
              </w:rPr>
            </w:pPr>
            <w:r w:rsidRPr="00BB2E01">
              <w:rPr>
                <w:rFonts w:ascii="Arial Narrow" w:hAnsi="Arial Narrow"/>
                <w:b/>
                <w:sz w:val="20"/>
                <w:szCs w:val="20"/>
                <w:highlight w:val="yellow"/>
              </w:rPr>
              <w:t>Lista de criterios</w:t>
            </w:r>
            <w:r>
              <w:rPr>
                <w:rFonts w:ascii="Arial Narrow" w:hAnsi="Arial Narrow"/>
                <w:b/>
                <w:sz w:val="20"/>
                <w:szCs w:val="20"/>
                <w:highlight w:val="yellow"/>
              </w:rPr>
              <w:t xml:space="preserve">: </w:t>
            </w:r>
            <w:r w:rsidRPr="00D57AAF">
              <w:rPr>
                <w:rFonts w:ascii="Arial Narrow" w:hAnsi="Arial Narrow"/>
                <w:sz w:val="20"/>
                <w:szCs w:val="20"/>
              </w:rPr>
              <w:t xml:space="preserve">se muestra según la aduana </w:t>
            </w:r>
            <w:r w:rsidRPr="00D57AAF">
              <w:rPr>
                <w:rFonts w:ascii="Arial Narrow" w:hAnsi="Arial Narrow"/>
                <w:sz w:val="20"/>
                <w:szCs w:val="20"/>
                <w:highlight w:val="yellow"/>
              </w:rPr>
              <w:t>y la unidad de despacho seleccionada</w:t>
            </w:r>
            <w:r w:rsidRPr="00D57AAF">
              <w:rPr>
                <w:rFonts w:ascii="Arial Narrow" w:hAnsi="Arial Narrow"/>
                <w:sz w:val="20"/>
                <w:szCs w:val="20"/>
              </w:rPr>
              <w:t>.</w:t>
            </w:r>
            <w:r>
              <w:rPr>
                <w:rFonts w:ascii="Arial Narrow" w:hAnsi="Arial Narrow"/>
                <w:sz w:val="20"/>
                <w:szCs w:val="20"/>
              </w:rPr>
              <w:t xml:space="preserve"> </w:t>
            </w:r>
            <w:r w:rsidR="00D8615C" w:rsidRPr="00BB2E01">
              <w:rPr>
                <w:rFonts w:ascii="Arial Narrow" w:hAnsi="Arial Narrow"/>
                <w:sz w:val="20"/>
                <w:szCs w:val="20"/>
              </w:rPr>
              <w:t>Las columnas de información que se muestran son las siguientes:</w:t>
            </w:r>
          </w:p>
          <w:p w:rsidR="007601C5" w:rsidRPr="001165EC" w:rsidRDefault="007601C5" w:rsidP="00EF6966">
            <w:pPr>
              <w:pStyle w:val="Prrafodelista"/>
              <w:numPr>
                <w:ilvl w:val="0"/>
                <w:numId w:val="80"/>
              </w:numPr>
              <w:rPr>
                <w:rFonts w:ascii="Arial Narrow" w:hAnsi="Arial Narrow"/>
                <w:sz w:val="20"/>
                <w:szCs w:val="20"/>
              </w:rPr>
            </w:pPr>
            <w:r w:rsidRPr="001165EC">
              <w:rPr>
                <w:rFonts w:ascii="Arial Narrow" w:hAnsi="Arial Narrow"/>
                <w:b/>
                <w:sz w:val="20"/>
                <w:szCs w:val="20"/>
              </w:rPr>
              <w:t>Criterios</w:t>
            </w:r>
            <w:r w:rsidR="007760AA" w:rsidRPr="001165EC">
              <w:rPr>
                <w:rFonts w:ascii="Arial Narrow" w:hAnsi="Arial Narrow"/>
                <w:b/>
                <w:sz w:val="20"/>
                <w:szCs w:val="20"/>
              </w:rPr>
              <w:t>:</w:t>
            </w:r>
            <w:r w:rsidRPr="001165EC">
              <w:rPr>
                <w:rFonts w:ascii="Arial Narrow" w:hAnsi="Arial Narrow"/>
                <w:sz w:val="20"/>
                <w:szCs w:val="20"/>
              </w:rPr>
              <w:t xml:space="preserve"> </w:t>
            </w:r>
            <w:r w:rsidR="007760AA" w:rsidRPr="001165EC">
              <w:rPr>
                <w:rFonts w:ascii="Arial Narrow" w:hAnsi="Arial Narrow"/>
                <w:sz w:val="20"/>
                <w:szCs w:val="20"/>
              </w:rPr>
              <w:t xml:space="preserve">muestra el </w:t>
            </w:r>
            <w:r w:rsidRPr="001165EC">
              <w:rPr>
                <w:rFonts w:ascii="Arial Narrow" w:hAnsi="Arial Narrow"/>
                <w:sz w:val="20"/>
                <w:szCs w:val="20"/>
              </w:rPr>
              <w:t>número y descripción del concepto del criterio; es de solo lectura</w:t>
            </w:r>
            <w:r w:rsidR="007760AA" w:rsidRPr="001165EC">
              <w:rPr>
                <w:rFonts w:ascii="Arial Narrow" w:hAnsi="Arial Narrow"/>
                <w:sz w:val="20"/>
                <w:szCs w:val="20"/>
              </w:rPr>
              <w:t>.</w:t>
            </w:r>
          </w:p>
          <w:p w:rsidR="007601C5" w:rsidRPr="001165EC" w:rsidRDefault="007601C5" w:rsidP="00EF6966">
            <w:pPr>
              <w:pStyle w:val="Prrafodelista"/>
              <w:numPr>
                <w:ilvl w:val="0"/>
                <w:numId w:val="80"/>
              </w:numPr>
              <w:rPr>
                <w:rFonts w:ascii="Arial Narrow" w:hAnsi="Arial Narrow"/>
                <w:strike/>
                <w:sz w:val="20"/>
                <w:szCs w:val="20"/>
              </w:rPr>
            </w:pPr>
            <w:r w:rsidRPr="001165EC">
              <w:rPr>
                <w:rFonts w:ascii="Arial Narrow" w:hAnsi="Arial Narrow"/>
                <w:b/>
                <w:sz w:val="20"/>
                <w:szCs w:val="20"/>
              </w:rPr>
              <w:t>Ponderación</w:t>
            </w:r>
            <w:r w:rsidR="007760AA" w:rsidRPr="001165EC">
              <w:rPr>
                <w:rFonts w:ascii="Arial Narrow" w:hAnsi="Arial Narrow"/>
                <w:b/>
                <w:sz w:val="20"/>
                <w:szCs w:val="20"/>
              </w:rPr>
              <w:t>:</w:t>
            </w:r>
            <w:r w:rsidRPr="001165EC">
              <w:rPr>
                <w:rFonts w:ascii="Arial Narrow" w:hAnsi="Arial Narrow"/>
                <w:sz w:val="20"/>
                <w:szCs w:val="20"/>
              </w:rPr>
              <w:t xml:space="preserve"> </w:t>
            </w:r>
            <w:r w:rsidR="007760AA" w:rsidRPr="001165EC">
              <w:rPr>
                <w:rFonts w:ascii="Arial Narrow" w:hAnsi="Arial Narrow"/>
                <w:sz w:val="20"/>
                <w:szCs w:val="20"/>
              </w:rPr>
              <w:t xml:space="preserve">muestra </w:t>
            </w:r>
            <w:r w:rsidRPr="001165EC">
              <w:rPr>
                <w:rFonts w:ascii="Arial Narrow" w:hAnsi="Arial Narrow"/>
                <w:sz w:val="20"/>
                <w:szCs w:val="20"/>
              </w:rPr>
              <w:t>el valor de Ponderación de cada Criterio</w:t>
            </w:r>
            <w:r w:rsidR="0053609E" w:rsidRPr="001165EC">
              <w:rPr>
                <w:rFonts w:ascii="Arial Narrow" w:hAnsi="Arial Narrow"/>
                <w:sz w:val="20"/>
                <w:szCs w:val="20"/>
              </w:rPr>
              <w:t>.</w:t>
            </w:r>
          </w:p>
          <w:p w:rsidR="007601C5" w:rsidRPr="001165EC" w:rsidRDefault="00270017" w:rsidP="00EF6966">
            <w:pPr>
              <w:pStyle w:val="Prrafodelista"/>
              <w:numPr>
                <w:ilvl w:val="0"/>
                <w:numId w:val="80"/>
              </w:numPr>
              <w:rPr>
                <w:rFonts w:ascii="Arial Narrow" w:hAnsi="Arial Narrow"/>
                <w:sz w:val="20"/>
                <w:szCs w:val="20"/>
              </w:rPr>
            </w:pPr>
            <w:r w:rsidRPr="001165EC">
              <w:rPr>
                <w:rFonts w:ascii="Arial Narrow" w:hAnsi="Arial Narrow"/>
                <w:b/>
                <w:sz w:val="20"/>
                <w:szCs w:val="20"/>
              </w:rPr>
              <w:t xml:space="preserve">Ver Histórico: </w:t>
            </w:r>
            <w:r w:rsidR="007601C5" w:rsidRPr="001165EC">
              <w:rPr>
                <w:rFonts w:ascii="Arial Narrow" w:hAnsi="Arial Narrow"/>
                <w:sz w:val="20"/>
                <w:szCs w:val="20"/>
              </w:rPr>
              <w:t xml:space="preserve">muestra </w:t>
            </w:r>
            <w:r w:rsidRPr="001165EC">
              <w:rPr>
                <w:rFonts w:ascii="Arial Narrow" w:hAnsi="Arial Narrow"/>
                <w:sz w:val="20"/>
                <w:szCs w:val="20"/>
              </w:rPr>
              <w:t xml:space="preserve">un enlace con </w:t>
            </w:r>
            <w:r w:rsidR="007601C5" w:rsidRPr="001165EC">
              <w:rPr>
                <w:rFonts w:ascii="Arial Narrow" w:hAnsi="Arial Narrow"/>
                <w:sz w:val="20"/>
                <w:szCs w:val="20"/>
              </w:rPr>
              <w:t>la opción “</w:t>
            </w:r>
            <w:r w:rsidR="007601C5" w:rsidRPr="001165EC">
              <w:rPr>
                <w:rFonts w:ascii="Arial Narrow" w:hAnsi="Arial Narrow"/>
                <w:b/>
                <w:sz w:val="20"/>
                <w:szCs w:val="20"/>
              </w:rPr>
              <w:t>Ver Histórico</w:t>
            </w:r>
            <w:r w:rsidR="007601C5" w:rsidRPr="001165EC">
              <w:rPr>
                <w:rFonts w:ascii="Arial Narrow" w:hAnsi="Arial Narrow"/>
                <w:sz w:val="20"/>
                <w:szCs w:val="20"/>
              </w:rPr>
              <w:t>”.</w:t>
            </w:r>
          </w:p>
          <w:p w:rsidR="00182B4C" w:rsidRPr="00182B4C" w:rsidRDefault="00182B4C" w:rsidP="00EF6966">
            <w:pPr>
              <w:pStyle w:val="Prrafodelista"/>
              <w:numPr>
                <w:ilvl w:val="0"/>
                <w:numId w:val="79"/>
              </w:numPr>
              <w:rPr>
                <w:rFonts w:ascii="Arial Narrow" w:hAnsi="Arial Narrow"/>
                <w:b/>
                <w:sz w:val="20"/>
                <w:szCs w:val="20"/>
                <w:highlight w:val="yellow"/>
              </w:rPr>
            </w:pPr>
            <w:r w:rsidRPr="00182B4C">
              <w:rPr>
                <w:rFonts w:ascii="Arial Narrow" w:hAnsi="Arial Narrow"/>
                <w:b/>
                <w:sz w:val="20"/>
                <w:szCs w:val="20"/>
                <w:highlight w:val="yellow"/>
              </w:rPr>
              <w:t>Botón grabar:</w:t>
            </w:r>
          </w:p>
          <w:p w:rsidR="00182B4C" w:rsidRPr="00182B4C" w:rsidRDefault="00182B4C" w:rsidP="00EF6966">
            <w:pPr>
              <w:pStyle w:val="Prrafodelista"/>
              <w:numPr>
                <w:ilvl w:val="0"/>
                <w:numId w:val="79"/>
              </w:numPr>
              <w:rPr>
                <w:rFonts w:ascii="Arial Narrow" w:hAnsi="Arial Narrow"/>
                <w:sz w:val="20"/>
                <w:szCs w:val="20"/>
              </w:rPr>
            </w:pPr>
            <w:r w:rsidRPr="00182B4C">
              <w:rPr>
                <w:rFonts w:ascii="Arial Narrow" w:hAnsi="Arial Narrow"/>
                <w:b/>
                <w:sz w:val="20"/>
                <w:szCs w:val="20"/>
                <w:highlight w:val="yellow"/>
              </w:rPr>
              <w:t>Botón cancelar:</w:t>
            </w:r>
          </w:p>
        </w:tc>
      </w:tr>
      <w:tr w:rsidR="007C76EB" w:rsidRPr="00F97D75" w:rsidTr="00B90C4A">
        <w:tc>
          <w:tcPr>
            <w:tcW w:w="567" w:type="dxa"/>
            <w:tcBorders>
              <w:top w:val="single" w:sz="6" w:space="0" w:color="000000"/>
              <w:left w:val="single" w:sz="6" w:space="0" w:color="000000"/>
              <w:bottom w:val="single" w:sz="6" w:space="0" w:color="000000"/>
              <w:right w:val="single" w:sz="6" w:space="0" w:color="000000"/>
            </w:tcBorders>
          </w:tcPr>
          <w:p w:rsidR="007C76EB" w:rsidRPr="00D57AAF" w:rsidRDefault="007C76EB" w:rsidP="00EF6966">
            <w:pPr>
              <w:pStyle w:val="NormalWeb"/>
              <w:numPr>
                <w:ilvl w:val="0"/>
                <w:numId w:val="95"/>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7C76EB" w:rsidRPr="006B5DD0" w:rsidRDefault="007C76EB" w:rsidP="00D03AF3">
            <w:pPr>
              <w:rPr>
                <w:rFonts w:ascii="Arial Narrow" w:hAnsi="Arial Narrow" w:cs="Arial"/>
                <w:sz w:val="20"/>
                <w:szCs w:val="20"/>
                <w:highlight w:val="yellow"/>
              </w:rPr>
            </w:pPr>
            <w:r w:rsidRPr="006B5DD0">
              <w:rPr>
                <w:rFonts w:ascii="Arial Narrow" w:hAnsi="Arial Narrow" w:cs="Arial"/>
                <w:sz w:val="20"/>
                <w:szCs w:val="20"/>
                <w:highlight w:val="yellow"/>
              </w:rPr>
              <w:t xml:space="preserve">El actor selecciona una opción de la lista </w:t>
            </w:r>
            <w:r w:rsidRPr="006B5DD0">
              <w:rPr>
                <w:rFonts w:ascii="Arial Narrow" w:hAnsi="Arial Narrow" w:cs="Arial"/>
                <w:b/>
                <w:sz w:val="20"/>
                <w:szCs w:val="20"/>
                <w:highlight w:val="yellow"/>
              </w:rPr>
              <w:t>Aduana</w:t>
            </w:r>
            <w:r w:rsidRPr="006B5DD0">
              <w:rPr>
                <w:rFonts w:ascii="Arial Narrow" w:hAnsi="Arial Narrow" w:cs="Arial"/>
                <w:sz w:val="20"/>
                <w:szCs w:val="20"/>
                <w:highlight w:val="yellow"/>
              </w:rPr>
              <w:t xml:space="preserve">, en </w:t>
            </w:r>
            <w:r w:rsidRPr="006B5DD0">
              <w:rPr>
                <w:rFonts w:ascii="Arial Narrow" w:hAnsi="Arial Narrow"/>
                <w:sz w:val="20"/>
                <w:szCs w:val="20"/>
                <w:highlight w:val="yellow"/>
              </w:rPr>
              <w:t>IU01</w:t>
            </w:r>
            <w:r w:rsidR="00D03AF3" w:rsidRPr="006B5DD0">
              <w:rPr>
                <w:rFonts w:ascii="Arial Narrow" w:hAnsi="Arial Narrow"/>
                <w:sz w:val="20"/>
                <w:szCs w:val="20"/>
                <w:highlight w:val="yellow"/>
              </w:rPr>
              <w:t>2</w:t>
            </w:r>
            <w:r w:rsidRPr="006B5DD0">
              <w:rPr>
                <w:rFonts w:ascii="Arial Narrow" w:hAnsi="Arial Narrow"/>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7C76EB" w:rsidRPr="006B5DD0" w:rsidRDefault="007C76EB" w:rsidP="00EF6966">
            <w:pPr>
              <w:pStyle w:val="NormalWeb"/>
              <w:numPr>
                <w:ilvl w:val="1"/>
                <w:numId w:val="95"/>
              </w:numPr>
              <w:spacing w:before="0" w:beforeAutospacing="0" w:after="0" w:afterAutospacing="0"/>
              <w:ind w:left="355"/>
              <w:rPr>
                <w:rFonts w:ascii="Arial Narrow" w:hAnsi="Arial Narrow"/>
                <w:highlight w:val="yellow"/>
              </w:rPr>
            </w:pPr>
            <w:r w:rsidRPr="006B5DD0">
              <w:rPr>
                <w:rFonts w:ascii="Arial Narrow" w:hAnsi="Arial Narrow"/>
                <w:highlight w:val="yellow"/>
              </w:rPr>
              <w:t>El sistema actualiza la lista de unidades de despacho activas para la aduana seleccionada. Por defecto se selecciona la primera unidad de despacho y continúa en 3.1.</w:t>
            </w:r>
          </w:p>
        </w:tc>
      </w:tr>
      <w:tr w:rsidR="007C76EB" w:rsidRPr="00F97D75" w:rsidTr="00B90C4A">
        <w:tc>
          <w:tcPr>
            <w:tcW w:w="567" w:type="dxa"/>
            <w:tcBorders>
              <w:top w:val="single" w:sz="6" w:space="0" w:color="000000"/>
              <w:left w:val="single" w:sz="6" w:space="0" w:color="000000"/>
              <w:bottom w:val="single" w:sz="6" w:space="0" w:color="000000"/>
              <w:right w:val="single" w:sz="6" w:space="0" w:color="000000"/>
            </w:tcBorders>
          </w:tcPr>
          <w:p w:rsidR="007C76EB" w:rsidRPr="00D57AAF" w:rsidRDefault="007C76EB" w:rsidP="00EF6966">
            <w:pPr>
              <w:pStyle w:val="NormalWeb"/>
              <w:numPr>
                <w:ilvl w:val="0"/>
                <w:numId w:val="95"/>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7C76EB" w:rsidRPr="006B5DD0" w:rsidRDefault="007C76EB" w:rsidP="00D03AF3">
            <w:pPr>
              <w:rPr>
                <w:rFonts w:ascii="Arial Narrow" w:hAnsi="Arial Narrow" w:cs="Arial"/>
                <w:sz w:val="20"/>
                <w:szCs w:val="20"/>
                <w:highlight w:val="yellow"/>
              </w:rPr>
            </w:pPr>
            <w:r w:rsidRPr="006B5DD0">
              <w:rPr>
                <w:rFonts w:ascii="Arial Narrow" w:hAnsi="Arial Narrow" w:cs="Arial"/>
                <w:sz w:val="20"/>
                <w:szCs w:val="20"/>
                <w:highlight w:val="yellow"/>
              </w:rPr>
              <w:t xml:space="preserve">El actor selecciona una opción de la lista </w:t>
            </w:r>
            <w:r w:rsidRPr="006B5DD0">
              <w:rPr>
                <w:rFonts w:ascii="Arial Narrow" w:hAnsi="Arial Narrow" w:cs="Arial"/>
                <w:b/>
                <w:sz w:val="20"/>
                <w:szCs w:val="20"/>
                <w:highlight w:val="yellow"/>
              </w:rPr>
              <w:t>Unidad de despacho</w:t>
            </w:r>
            <w:r w:rsidRPr="006B5DD0">
              <w:rPr>
                <w:rFonts w:ascii="Arial Narrow" w:hAnsi="Arial Narrow" w:cs="Arial"/>
                <w:sz w:val="20"/>
                <w:szCs w:val="20"/>
                <w:highlight w:val="yellow"/>
              </w:rPr>
              <w:t xml:space="preserve">, en </w:t>
            </w:r>
            <w:r w:rsidRPr="006B5DD0">
              <w:rPr>
                <w:rFonts w:ascii="Arial Narrow" w:hAnsi="Arial Narrow"/>
                <w:sz w:val="20"/>
                <w:szCs w:val="20"/>
                <w:highlight w:val="yellow"/>
              </w:rPr>
              <w:t>IU01</w:t>
            </w:r>
            <w:r w:rsidR="00D03AF3" w:rsidRPr="006B5DD0">
              <w:rPr>
                <w:rFonts w:ascii="Arial Narrow" w:hAnsi="Arial Narrow"/>
                <w:sz w:val="20"/>
                <w:szCs w:val="20"/>
                <w:highlight w:val="yellow"/>
              </w:rPr>
              <w:t>2</w:t>
            </w:r>
            <w:r w:rsidRPr="006B5DD0">
              <w:rPr>
                <w:rFonts w:ascii="Arial Narrow" w:hAnsi="Arial Narrow"/>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7C76EB" w:rsidRPr="006B5DD0" w:rsidRDefault="007C76EB" w:rsidP="00EF6966">
            <w:pPr>
              <w:pStyle w:val="NormalWeb"/>
              <w:numPr>
                <w:ilvl w:val="1"/>
                <w:numId w:val="95"/>
              </w:numPr>
              <w:spacing w:before="0" w:beforeAutospacing="0" w:after="0" w:afterAutospacing="0"/>
              <w:ind w:left="355"/>
              <w:rPr>
                <w:rFonts w:ascii="Arial Narrow" w:hAnsi="Arial Narrow"/>
                <w:highlight w:val="yellow"/>
              </w:rPr>
            </w:pPr>
            <w:r w:rsidRPr="006B5DD0">
              <w:rPr>
                <w:rFonts w:ascii="Arial Narrow" w:hAnsi="Arial Narrow"/>
                <w:highlight w:val="yellow"/>
              </w:rPr>
              <w:t>El sistema actualiza la lista de criterios de acuerdo a los datos seleccionados en los campos aduana y unidad de despacho</w:t>
            </w:r>
            <w:r w:rsidR="00A14FCE" w:rsidRPr="006B5DD0">
              <w:rPr>
                <w:rFonts w:ascii="Arial Narrow" w:hAnsi="Arial Narrow"/>
                <w:highlight w:val="yellow"/>
              </w:rPr>
              <w:t>.</w:t>
            </w:r>
          </w:p>
        </w:tc>
      </w:tr>
      <w:tr w:rsidR="00CE5CA7" w:rsidRPr="002B1563" w:rsidTr="00B90C4A">
        <w:tc>
          <w:tcPr>
            <w:tcW w:w="567" w:type="dxa"/>
          </w:tcPr>
          <w:p w:rsidR="00CE5CA7" w:rsidRPr="002B1563" w:rsidRDefault="00CE5CA7" w:rsidP="00EF6966">
            <w:pPr>
              <w:pStyle w:val="NormalWeb"/>
              <w:numPr>
                <w:ilvl w:val="0"/>
                <w:numId w:val="95"/>
              </w:numPr>
              <w:spacing w:before="0" w:beforeAutospacing="0" w:after="0" w:afterAutospacing="0"/>
              <w:ind w:left="356"/>
              <w:jc w:val="center"/>
              <w:rPr>
                <w:rFonts w:ascii="Arial Narrow" w:eastAsia="Times New Roman" w:hAnsi="Arial Narrow"/>
              </w:rPr>
            </w:pPr>
          </w:p>
        </w:tc>
        <w:tc>
          <w:tcPr>
            <w:tcW w:w="3119" w:type="dxa"/>
          </w:tcPr>
          <w:p w:rsidR="00CE5CA7" w:rsidRPr="006B5DD0" w:rsidRDefault="00CE5CA7" w:rsidP="003228B2">
            <w:pPr>
              <w:pStyle w:val="NormalWeb"/>
              <w:spacing w:before="0" w:beforeAutospacing="0" w:after="0" w:afterAutospacing="0"/>
              <w:rPr>
                <w:rFonts w:ascii="Arial Narrow" w:hAnsi="Arial Narrow"/>
                <w:b/>
                <w:highlight w:val="yellow"/>
              </w:rPr>
            </w:pPr>
            <w:r w:rsidRPr="006B5DD0">
              <w:rPr>
                <w:rFonts w:ascii="Arial Narrow" w:hAnsi="Arial Narrow"/>
                <w:highlight w:val="yellow"/>
              </w:rPr>
              <w:t xml:space="preserve">El actor presiona doble clic sobre una de las celdas de la columna </w:t>
            </w:r>
            <w:r w:rsidRPr="006B5DD0">
              <w:rPr>
                <w:rFonts w:ascii="Arial Narrow" w:hAnsi="Arial Narrow"/>
                <w:b/>
                <w:highlight w:val="yellow"/>
              </w:rPr>
              <w:t>Ponderación</w:t>
            </w:r>
            <w:r w:rsidR="002A539F" w:rsidRPr="006B5DD0">
              <w:rPr>
                <w:rFonts w:ascii="Arial Narrow" w:hAnsi="Arial Narrow"/>
                <w:b/>
                <w:highlight w:val="yellow"/>
              </w:rPr>
              <w:t xml:space="preserve">, </w:t>
            </w:r>
            <w:r w:rsidR="002A539F" w:rsidRPr="006B5DD0">
              <w:rPr>
                <w:rFonts w:ascii="Arial Narrow" w:hAnsi="Arial Narrow"/>
                <w:highlight w:val="yellow"/>
              </w:rPr>
              <w:t>en IU0</w:t>
            </w:r>
            <w:r w:rsidR="006645B5" w:rsidRPr="006B5DD0">
              <w:rPr>
                <w:rFonts w:ascii="Arial Narrow" w:hAnsi="Arial Narrow"/>
                <w:highlight w:val="yellow"/>
              </w:rPr>
              <w:t>12</w:t>
            </w:r>
            <w:r w:rsidR="002A539F" w:rsidRPr="006B5DD0">
              <w:rPr>
                <w:rFonts w:ascii="Arial Narrow" w:hAnsi="Arial Narrow"/>
                <w:highlight w:val="yellow"/>
              </w:rPr>
              <w:t>.</w:t>
            </w:r>
          </w:p>
        </w:tc>
        <w:tc>
          <w:tcPr>
            <w:tcW w:w="5670" w:type="dxa"/>
          </w:tcPr>
          <w:p w:rsidR="00CE5CA7" w:rsidRPr="006B5DD0" w:rsidRDefault="00CE5CA7" w:rsidP="00EF6966">
            <w:pPr>
              <w:pStyle w:val="NormalWeb"/>
              <w:numPr>
                <w:ilvl w:val="1"/>
                <w:numId w:val="95"/>
              </w:numPr>
              <w:spacing w:before="0" w:beforeAutospacing="0" w:after="0" w:afterAutospacing="0"/>
              <w:ind w:left="355"/>
              <w:rPr>
                <w:rFonts w:ascii="Arial Narrow" w:hAnsi="Arial Narrow"/>
                <w:b/>
                <w:highlight w:val="yellow"/>
              </w:rPr>
            </w:pPr>
            <w:r w:rsidRPr="006B5DD0">
              <w:rPr>
                <w:rFonts w:ascii="Arial Narrow" w:hAnsi="Arial Narrow"/>
                <w:highlight w:val="yellow"/>
              </w:rPr>
              <w:t xml:space="preserve">El </w:t>
            </w:r>
            <w:r w:rsidRPr="006B5DD0">
              <w:rPr>
                <w:rFonts w:ascii="Arial Narrow" w:eastAsia="Times New Roman" w:hAnsi="Arial Narrow"/>
                <w:highlight w:val="yellow"/>
              </w:rPr>
              <w:t>sistema</w:t>
            </w:r>
            <w:r w:rsidR="0001573B" w:rsidRPr="006B5DD0">
              <w:rPr>
                <w:rFonts w:ascii="Arial Narrow" w:eastAsia="Times New Roman" w:hAnsi="Arial Narrow"/>
                <w:highlight w:val="yellow"/>
              </w:rPr>
              <w:t xml:space="preserve"> oculta el texto del valor de la celda y </w:t>
            </w:r>
            <w:r w:rsidR="00B42677" w:rsidRPr="006B5DD0">
              <w:rPr>
                <w:rFonts w:ascii="Arial Narrow" w:eastAsia="Times New Roman" w:hAnsi="Arial Narrow"/>
                <w:highlight w:val="yellow"/>
              </w:rPr>
              <w:t xml:space="preserve">en su reemplazo </w:t>
            </w:r>
            <w:r w:rsidR="0001573B" w:rsidRPr="006B5DD0">
              <w:rPr>
                <w:rFonts w:ascii="Arial Narrow" w:eastAsia="Times New Roman" w:hAnsi="Arial Narrow"/>
                <w:highlight w:val="yellow"/>
              </w:rPr>
              <w:t>muestra una caja de texto con el valor de la celda.</w:t>
            </w:r>
          </w:p>
        </w:tc>
      </w:tr>
      <w:tr w:rsidR="007760AA" w:rsidRPr="00270017" w:rsidTr="00B90C4A">
        <w:tc>
          <w:tcPr>
            <w:tcW w:w="567" w:type="dxa"/>
          </w:tcPr>
          <w:p w:rsidR="007760AA" w:rsidRPr="00270017" w:rsidRDefault="007760AA" w:rsidP="00EF6966">
            <w:pPr>
              <w:pStyle w:val="NormalWeb"/>
              <w:numPr>
                <w:ilvl w:val="0"/>
                <w:numId w:val="95"/>
              </w:numPr>
              <w:spacing w:before="0" w:beforeAutospacing="0" w:after="0" w:afterAutospacing="0"/>
              <w:ind w:left="356"/>
              <w:jc w:val="center"/>
              <w:rPr>
                <w:rFonts w:ascii="Arial Narrow" w:eastAsia="Times New Roman" w:hAnsi="Arial Narrow"/>
              </w:rPr>
            </w:pPr>
          </w:p>
        </w:tc>
        <w:tc>
          <w:tcPr>
            <w:tcW w:w="3119" w:type="dxa"/>
          </w:tcPr>
          <w:p w:rsidR="007760AA" w:rsidRPr="006B5DD0" w:rsidRDefault="007760AA" w:rsidP="00CE3EDF">
            <w:pPr>
              <w:pStyle w:val="NormalWeb"/>
              <w:spacing w:before="0" w:beforeAutospacing="0" w:after="0" w:afterAutospacing="0"/>
              <w:rPr>
                <w:rFonts w:ascii="Arial Narrow" w:eastAsia="Times New Roman" w:hAnsi="Arial Narrow"/>
                <w:highlight w:val="yellow"/>
              </w:rPr>
            </w:pPr>
            <w:r w:rsidRPr="006B5DD0">
              <w:rPr>
                <w:rFonts w:ascii="Arial Narrow" w:hAnsi="Arial Narrow"/>
                <w:highlight w:val="yellow"/>
              </w:rPr>
              <w:t xml:space="preserve">El </w:t>
            </w:r>
            <w:r w:rsidR="00BB2F42" w:rsidRPr="006B5DD0">
              <w:rPr>
                <w:rFonts w:ascii="Arial Narrow" w:hAnsi="Arial Narrow"/>
                <w:highlight w:val="yellow"/>
              </w:rPr>
              <w:t xml:space="preserve">actor modifica la </w:t>
            </w:r>
            <w:r w:rsidR="00B42677" w:rsidRPr="006B5DD0">
              <w:rPr>
                <w:rFonts w:ascii="Arial Narrow" w:hAnsi="Arial Narrow"/>
                <w:b/>
                <w:highlight w:val="yellow"/>
              </w:rPr>
              <w:t>Ponderación</w:t>
            </w:r>
            <w:r w:rsidR="00B42677" w:rsidRPr="006B5DD0">
              <w:rPr>
                <w:rFonts w:ascii="Arial Narrow" w:hAnsi="Arial Narrow"/>
                <w:highlight w:val="yellow"/>
              </w:rPr>
              <w:t xml:space="preserve"> </w:t>
            </w:r>
            <w:r w:rsidR="00BB2F42" w:rsidRPr="006B5DD0">
              <w:rPr>
                <w:rFonts w:ascii="Arial Narrow" w:hAnsi="Arial Narrow"/>
                <w:highlight w:val="yellow"/>
              </w:rPr>
              <w:t>de un criterio</w:t>
            </w:r>
            <w:r w:rsidR="002A539F" w:rsidRPr="006B5DD0">
              <w:rPr>
                <w:rFonts w:ascii="Arial Narrow" w:hAnsi="Arial Narrow"/>
                <w:b/>
                <w:highlight w:val="yellow"/>
              </w:rPr>
              <w:t xml:space="preserve">, </w:t>
            </w:r>
            <w:r w:rsidR="002A539F" w:rsidRPr="006B5DD0">
              <w:rPr>
                <w:rFonts w:ascii="Arial Narrow" w:hAnsi="Arial Narrow"/>
                <w:highlight w:val="yellow"/>
              </w:rPr>
              <w:t>en IU0</w:t>
            </w:r>
            <w:r w:rsidR="006645B5" w:rsidRPr="006B5DD0">
              <w:rPr>
                <w:rFonts w:ascii="Arial Narrow" w:hAnsi="Arial Narrow"/>
                <w:highlight w:val="yellow"/>
              </w:rPr>
              <w:t>12</w:t>
            </w:r>
            <w:r w:rsidR="002A539F" w:rsidRPr="006B5DD0">
              <w:rPr>
                <w:rFonts w:ascii="Arial Narrow" w:hAnsi="Arial Narrow"/>
                <w:highlight w:val="yellow"/>
              </w:rPr>
              <w:t>.</w:t>
            </w:r>
          </w:p>
        </w:tc>
        <w:tc>
          <w:tcPr>
            <w:tcW w:w="5670" w:type="dxa"/>
          </w:tcPr>
          <w:p w:rsidR="007760AA" w:rsidRPr="006B5DD0" w:rsidRDefault="007760AA" w:rsidP="00EF6966">
            <w:pPr>
              <w:pStyle w:val="NormalWeb"/>
              <w:numPr>
                <w:ilvl w:val="1"/>
                <w:numId w:val="95"/>
              </w:numPr>
              <w:spacing w:before="0" w:beforeAutospacing="0" w:after="0" w:afterAutospacing="0"/>
              <w:ind w:left="355"/>
              <w:rPr>
                <w:rFonts w:ascii="Arial Narrow" w:hAnsi="Arial Narrow"/>
                <w:highlight w:val="yellow"/>
              </w:rPr>
            </w:pPr>
            <w:r w:rsidRPr="006B5DD0">
              <w:rPr>
                <w:rFonts w:ascii="Arial Narrow" w:hAnsi="Arial Narrow"/>
                <w:highlight w:val="yellow"/>
              </w:rPr>
              <w:t xml:space="preserve">El </w:t>
            </w:r>
            <w:r w:rsidRPr="006B5DD0">
              <w:rPr>
                <w:rFonts w:ascii="Arial Narrow" w:eastAsia="Times New Roman" w:hAnsi="Arial Narrow"/>
                <w:highlight w:val="yellow"/>
              </w:rPr>
              <w:t>sistema</w:t>
            </w:r>
            <w:r w:rsidRPr="006B5DD0">
              <w:rPr>
                <w:rFonts w:ascii="Arial Narrow" w:hAnsi="Arial Narrow"/>
                <w:highlight w:val="yellow"/>
              </w:rPr>
              <w:t xml:space="preserve"> </w:t>
            </w:r>
            <w:r w:rsidR="00BB2F42" w:rsidRPr="006B5DD0">
              <w:rPr>
                <w:rFonts w:ascii="Arial Narrow" w:hAnsi="Arial Narrow"/>
                <w:highlight w:val="yellow"/>
              </w:rPr>
              <w:t xml:space="preserve">valida el valor </w:t>
            </w:r>
            <w:r w:rsidR="00BB2F42" w:rsidRPr="006B5DD0">
              <w:rPr>
                <w:rFonts w:ascii="Arial Narrow" w:eastAsia="Times New Roman" w:hAnsi="Arial Narrow"/>
                <w:highlight w:val="yellow"/>
              </w:rPr>
              <w:t>del</w:t>
            </w:r>
            <w:r w:rsidR="00BB2F42" w:rsidRPr="006B5DD0">
              <w:rPr>
                <w:rFonts w:ascii="Arial Narrow" w:hAnsi="Arial Narrow"/>
                <w:highlight w:val="yellow"/>
              </w:rPr>
              <w:t xml:space="preserve"> campo:</w:t>
            </w:r>
          </w:p>
          <w:p w:rsidR="00BB2F42" w:rsidRPr="006B5DD0" w:rsidRDefault="00BB2F42" w:rsidP="00EF6966">
            <w:pPr>
              <w:pStyle w:val="Prrafodelista"/>
              <w:numPr>
                <w:ilvl w:val="0"/>
                <w:numId w:val="79"/>
              </w:numPr>
              <w:rPr>
                <w:rFonts w:ascii="Arial Narrow" w:hAnsi="Arial Narrow"/>
                <w:sz w:val="20"/>
                <w:szCs w:val="20"/>
                <w:highlight w:val="yellow"/>
              </w:rPr>
            </w:pPr>
            <w:r w:rsidRPr="006B5DD0">
              <w:rPr>
                <w:rFonts w:ascii="Arial Narrow" w:hAnsi="Arial Narrow"/>
                <w:sz w:val="20"/>
                <w:szCs w:val="20"/>
                <w:highlight w:val="yellow"/>
              </w:rPr>
              <w:t xml:space="preserve">No esté vacío, caso contrario, el sistema ejecuta la </w:t>
            </w:r>
            <w:r w:rsidRPr="006B5DD0">
              <w:rPr>
                <w:rFonts w:ascii="Arial Narrow" w:hAnsi="Arial Narrow"/>
                <w:b/>
                <w:sz w:val="20"/>
                <w:szCs w:val="20"/>
                <w:highlight w:val="yellow"/>
              </w:rPr>
              <w:t>excepción</w:t>
            </w:r>
            <w:r w:rsidRPr="006B5DD0">
              <w:rPr>
                <w:rFonts w:ascii="Arial Narrow" w:hAnsi="Arial Narrow"/>
                <w:sz w:val="20"/>
                <w:szCs w:val="20"/>
                <w:highlight w:val="yellow"/>
              </w:rPr>
              <w:t xml:space="preserve"> </w:t>
            </w:r>
            <w:r w:rsidRPr="006B5DD0">
              <w:rPr>
                <w:rFonts w:ascii="Arial Narrow" w:hAnsi="Arial Narrow"/>
                <w:b/>
                <w:sz w:val="20"/>
                <w:szCs w:val="20"/>
                <w:highlight w:val="yellow"/>
              </w:rPr>
              <w:t>1.</w:t>
            </w:r>
          </w:p>
          <w:p w:rsidR="00BB2F42" w:rsidRPr="006B5DD0" w:rsidRDefault="00BB2F42" w:rsidP="00EF6966">
            <w:pPr>
              <w:pStyle w:val="Prrafodelista"/>
              <w:numPr>
                <w:ilvl w:val="0"/>
                <w:numId w:val="79"/>
              </w:numPr>
              <w:rPr>
                <w:rFonts w:ascii="Arial Narrow" w:hAnsi="Arial Narrow"/>
                <w:sz w:val="20"/>
                <w:szCs w:val="20"/>
                <w:highlight w:val="yellow"/>
              </w:rPr>
            </w:pPr>
            <w:r w:rsidRPr="006B5DD0">
              <w:rPr>
                <w:rFonts w:ascii="Arial Narrow" w:hAnsi="Arial Narrow"/>
                <w:sz w:val="20"/>
                <w:szCs w:val="20"/>
                <w:highlight w:val="yellow"/>
              </w:rPr>
              <w:t xml:space="preserve">Sea un número mayor igual a 0 y menor igual a 99, caso contrario, el sistema ejecuta la </w:t>
            </w:r>
            <w:r w:rsidRPr="006B5DD0">
              <w:rPr>
                <w:rFonts w:ascii="Arial Narrow" w:hAnsi="Arial Narrow"/>
                <w:b/>
                <w:sz w:val="20"/>
                <w:szCs w:val="20"/>
                <w:highlight w:val="yellow"/>
              </w:rPr>
              <w:t>excepción</w:t>
            </w:r>
            <w:r w:rsidRPr="006B5DD0">
              <w:rPr>
                <w:rFonts w:ascii="Arial Narrow" w:hAnsi="Arial Narrow"/>
                <w:sz w:val="20"/>
                <w:szCs w:val="20"/>
                <w:highlight w:val="yellow"/>
              </w:rPr>
              <w:t xml:space="preserve"> </w:t>
            </w:r>
            <w:r w:rsidRPr="006B5DD0">
              <w:rPr>
                <w:rFonts w:ascii="Arial Narrow" w:hAnsi="Arial Narrow"/>
                <w:b/>
                <w:sz w:val="20"/>
                <w:szCs w:val="20"/>
                <w:highlight w:val="yellow"/>
              </w:rPr>
              <w:t>2.</w:t>
            </w:r>
          </w:p>
          <w:p w:rsidR="00BB2F42" w:rsidRPr="006B5DD0" w:rsidRDefault="00BB2F42" w:rsidP="00EF6966">
            <w:pPr>
              <w:pStyle w:val="Prrafodelista"/>
              <w:numPr>
                <w:ilvl w:val="0"/>
                <w:numId w:val="79"/>
              </w:numPr>
              <w:rPr>
                <w:rFonts w:ascii="Arial Narrow" w:hAnsi="Arial Narrow"/>
                <w:sz w:val="20"/>
                <w:szCs w:val="20"/>
                <w:highlight w:val="yellow"/>
              </w:rPr>
            </w:pPr>
            <w:r w:rsidRPr="006B5DD0">
              <w:rPr>
                <w:rFonts w:ascii="Arial Narrow" w:hAnsi="Arial Narrow"/>
                <w:sz w:val="20"/>
                <w:szCs w:val="20"/>
                <w:highlight w:val="yellow"/>
              </w:rPr>
              <w:t>La sumatoria de todas las celdas de la columna ponderaci</w:t>
            </w:r>
            <w:r w:rsidR="00270017" w:rsidRPr="006B5DD0">
              <w:rPr>
                <w:rFonts w:ascii="Arial Narrow" w:hAnsi="Arial Narrow"/>
                <w:sz w:val="20"/>
                <w:szCs w:val="20"/>
                <w:highlight w:val="yellow"/>
              </w:rPr>
              <w:t xml:space="preserve">ón debe ser 100, caso contrario, el sistema ejecuta la </w:t>
            </w:r>
            <w:r w:rsidR="00270017" w:rsidRPr="006B5DD0">
              <w:rPr>
                <w:rFonts w:ascii="Arial Narrow" w:hAnsi="Arial Narrow"/>
                <w:b/>
                <w:sz w:val="20"/>
                <w:szCs w:val="20"/>
                <w:highlight w:val="yellow"/>
              </w:rPr>
              <w:t>excepción</w:t>
            </w:r>
            <w:r w:rsidR="00270017" w:rsidRPr="006B5DD0">
              <w:rPr>
                <w:rFonts w:ascii="Arial Narrow" w:hAnsi="Arial Narrow"/>
                <w:sz w:val="20"/>
                <w:szCs w:val="20"/>
                <w:highlight w:val="yellow"/>
              </w:rPr>
              <w:t xml:space="preserve"> </w:t>
            </w:r>
            <w:r w:rsidR="00270017" w:rsidRPr="006B5DD0">
              <w:rPr>
                <w:rFonts w:ascii="Arial Narrow" w:hAnsi="Arial Narrow"/>
                <w:b/>
                <w:sz w:val="20"/>
                <w:szCs w:val="20"/>
                <w:highlight w:val="yellow"/>
              </w:rPr>
              <w:t>3.</w:t>
            </w:r>
          </w:p>
        </w:tc>
      </w:tr>
      <w:tr w:rsidR="007601C5" w:rsidRPr="005C403B" w:rsidTr="00B90C4A">
        <w:tc>
          <w:tcPr>
            <w:tcW w:w="567" w:type="dxa"/>
          </w:tcPr>
          <w:p w:rsidR="007601C5" w:rsidRPr="005C403B" w:rsidRDefault="007601C5" w:rsidP="00EF6966">
            <w:pPr>
              <w:pStyle w:val="NormalWeb"/>
              <w:numPr>
                <w:ilvl w:val="0"/>
                <w:numId w:val="95"/>
              </w:numPr>
              <w:spacing w:before="0" w:beforeAutospacing="0" w:after="0" w:afterAutospacing="0"/>
              <w:ind w:left="356"/>
              <w:jc w:val="center"/>
              <w:rPr>
                <w:rFonts w:ascii="Arial Narrow" w:eastAsia="Times New Roman" w:hAnsi="Arial Narrow"/>
              </w:rPr>
            </w:pPr>
          </w:p>
        </w:tc>
        <w:tc>
          <w:tcPr>
            <w:tcW w:w="3119" w:type="dxa"/>
          </w:tcPr>
          <w:p w:rsidR="007601C5" w:rsidRPr="005C403B" w:rsidRDefault="0087215D" w:rsidP="0067250A">
            <w:pPr>
              <w:pStyle w:val="NormalWeb"/>
              <w:spacing w:before="0" w:beforeAutospacing="0" w:after="0" w:afterAutospacing="0"/>
              <w:rPr>
                <w:rFonts w:ascii="Arial Narrow" w:hAnsi="Arial Narrow"/>
              </w:rPr>
            </w:pPr>
            <w:r w:rsidRPr="00270017">
              <w:rPr>
                <w:rFonts w:ascii="Arial Narrow" w:hAnsi="Arial Narrow"/>
              </w:rPr>
              <w:t xml:space="preserve">El actor </w:t>
            </w:r>
            <w:r w:rsidR="0067250A">
              <w:rPr>
                <w:rFonts w:ascii="Arial Narrow" w:hAnsi="Arial Narrow"/>
              </w:rPr>
              <w:t>presiona</w:t>
            </w:r>
            <w:r w:rsidR="002A539F">
              <w:rPr>
                <w:rFonts w:ascii="Arial Narrow" w:hAnsi="Arial Narrow"/>
              </w:rPr>
              <w:t xml:space="preserve"> la opción </w:t>
            </w:r>
            <w:r w:rsidR="007601C5" w:rsidRPr="005C403B">
              <w:rPr>
                <w:rFonts w:ascii="Arial Narrow" w:hAnsi="Arial Narrow"/>
                <w:b/>
              </w:rPr>
              <w:t>Ver Histórico</w:t>
            </w:r>
            <w:r w:rsidR="002A539F">
              <w:rPr>
                <w:rFonts w:ascii="Arial Narrow" w:hAnsi="Arial Narrow"/>
                <w:b/>
              </w:rPr>
              <w:t xml:space="preserve">, </w:t>
            </w:r>
            <w:r w:rsidR="002A539F">
              <w:rPr>
                <w:rFonts w:ascii="Arial Narrow" w:hAnsi="Arial Narrow"/>
              </w:rPr>
              <w:t>en IU0</w:t>
            </w:r>
            <w:r w:rsidR="006645B5">
              <w:rPr>
                <w:rFonts w:ascii="Arial Narrow" w:hAnsi="Arial Narrow"/>
              </w:rPr>
              <w:t>12</w:t>
            </w:r>
            <w:r w:rsidR="002A539F">
              <w:rPr>
                <w:rFonts w:ascii="Arial Narrow" w:hAnsi="Arial Narrow"/>
              </w:rPr>
              <w:t>.</w:t>
            </w:r>
          </w:p>
        </w:tc>
        <w:tc>
          <w:tcPr>
            <w:tcW w:w="5670" w:type="dxa"/>
          </w:tcPr>
          <w:p w:rsidR="007601C5" w:rsidRDefault="007601C5" w:rsidP="00EF6966">
            <w:pPr>
              <w:pStyle w:val="NormalWeb"/>
              <w:numPr>
                <w:ilvl w:val="1"/>
                <w:numId w:val="95"/>
              </w:numPr>
              <w:spacing w:before="0" w:beforeAutospacing="0" w:after="0" w:afterAutospacing="0"/>
              <w:ind w:left="355"/>
              <w:rPr>
                <w:rFonts w:ascii="Arial Narrow" w:hAnsi="Arial Narrow"/>
              </w:rPr>
            </w:pPr>
            <w:r w:rsidRPr="005C403B">
              <w:rPr>
                <w:rFonts w:ascii="Arial Narrow" w:hAnsi="Arial Narrow"/>
              </w:rPr>
              <w:t xml:space="preserve">El Sistema </w:t>
            </w:r>
            <w:r w:rsidRPr="0087215D">
              <w:rPr>
                <w:rFonts w:ascii="Arial Narrow" w:eastAsia="Times New Roman" w:hAnsi="Arial Narrow"/>
              </w:rPr>
              <w:t>muestra</w:t>
            </w:r>
            <w:r w:rsidRPr="005C403B">
              <w:rPr>
                <w:rFonts w:ascii="Arial Narrow" w:hAnsi="Arial Narrow"/>
              </w:rPr>
              <w:t xml:space="preserve"> una ventana emergente del "</w:t>
            </w:r>
            <w:r w:rsidRPr="005C403B">
              <w:rPr>
                <w:rFonts w:ascii="Arial Narrow" w:hAnsi="Arial Narrow"/>
                <w:b/>
              </w:rPr>
              <w:t>Registro Histórico de Cambios en las Ponderaciones de Criterios</w:t>
            </w:r>
            <w:r w:rsidRPr="005C403B">
              <w:rPr>
                <w:rFonts w:ascii="Arial Narrow" w:hAnsi="Arial Narrow"/>
              </w:rPr>
              <w:t xml:space="preserve">" </w:t>
            </w:r>
            <w:r w:rsidR="00C138B1">
              <w:rPr>
                <w:rFonts w:ascii="Arial Narrow" w:hAnsi="Arial Narrow"/>
                <w:b/>
              </w:rPr>
              <w:t>(IU013</w:t>
            </w:r>
            <w:r w:rsidRPr="005C403B">
              <w:rPr>
                <w:rFonts w:ascii="Arial Narrow" w:hAnsi="Arial Narrow"/>
                <w:b/>
              </w:rPr>
              <w:t>)</w:t>
            </w:r>
            <w:r w:rsidRPr="005C403B">
              <w:rPr>
                <w:rFonts w:ascii="Arial Narrow" w:hAnsi="Arial Narrow"/>
              </w:rPr>
              <w:t xml:space="preserve"> efectuados por funcionarios aduaneros, solo</w:t>
            </w:r>
            <w:r w:rsidR="00C426BC">
              <w:rPr>
                <w:rFonts w:ascii="Arial Narrow" w:hAnsi="Arial Narrow"/>
              </w:rPr>
              <w:t xml:space="preserve"> para el Criterio seleccionado.</w:t>
            </w:r>
          </w:p>
          <w:p w:rsidR="007601C5" w:rsidRPr="005C403B" w:rsidRDefault="00C426BC" w:rsidP="009468E3">
            <w:pPr>
              <w:pStyle w:val="NormalWeb"/>
              <w:spacing w:before="0" w:beforeAutospacing="0" w:after="0" w:afterAutospacing="0"/>
              <w:ind w:left="355"/>
              <w:rPr>
                <w:rFonts w:ascii="Arial Narrow" w:hAnsi="Arial Narrow"/>
              </w:rPr>
            </w:pPr>
            <w:r>
              <w:rPr>
                <w:rFonts w:ascii="Arial Narrow" w:hAnsi="Arial Narrow"/>
              </w:rPr>
              <w:t>El n</w:t>
            </w:r>
            <w:r w:rsidR="007601C5" w:rsidRPr="005C403B">
              <w:rPr>
                <w:rFonts w:ascii="Arial Narrow" w:hAnsi="Arial Narrow"/>
              </w:rPr>
              <w:t xml:space="preserve">ombre del Criterio </w:t>
            </w:r>
            <w:r>
              <w:rPr>
                <w:rFonts w:ascii="Arial Narrow" w:hAnsi="Arial Narrow"/>
              </w:rPr>
              <w:t xml:space="preserve">debe figurar </w:t>
            </w:r>
            <w:r w:rsidR="007601C5" w:rsidRPr="005C403B">
              <w:rPr>
                <w:rFonts w:ascii="Arial Narrow" w:hAnsi="Arial Narrow"/>
              </w:rPr>
              <w:t>como título y</w:t>
            </w:r>
            <w:r>
              <w:rPr>
                <w:rFonts w:ascii="Arial Narrow" w:hAnsi="Arial Narrow"/>
              </w:rPr>
              <w:t xml:space="preserve"> se muestra</w:t>
            </w:r>
            <w:r w:rsidR="007601C5" w:rsidRPr="005C403B">
              <w:rPr>
                <w:rFonts w:ascii="Arial Narrow" w:hAnsi="Arial Narrow"/>
              </w:rPr>
              <w:t xml:space="preserve"> una lista con las siguientes columnas:</w:t>
            </w:r>
          </w:p>
          <w:p w:rsidR="007601C5" w:rsidRPr="00C426BC" w:rsidRDefault="007601C5" w:rsidP="00EF6966">
            <w:pPr>
              <w:pStyle w:val="Prrafodelista"/>
              <w:numPr>
                <w:ilvl w:val="0"/>
                <w:numId w:val="79"/>
              </w:numPr>
              <w:rPr>
                <w:rFonts w:ascii="Arial Narrow" w:hAnsi="Arial Narrow"/>
                <w:sz w:val="20"/>
                <w:szCs w:val="20"/>
              </w:rPr>
            </w:pPr>
            <w:r w:rsidRPr="00C426BC">
              <w:rPr>
                <w:rFonts w:ascii="Arial Narrow" w:hAnsi="Arial Narrow"/>
                <w:sz w:val="20"/>
                <w:szCs w:val="20"/>
              </w:rPr>
              <w:t>Código y nombre del funcionario aduanero que efectuó el cambio.</w:t>
            </w:r>
          </w:p>
          <w:p w:rsidR="007601C5" w:rsidRPr="00C426BC" w:rsidRDefault="007601C5" w:rsidP="00EF6966">
            <w:pPr>
              <w:pStyle w:val="Prrafodelista"/>
              <w:numPr>
                <w:ilvl w:val="0"/>
                <w:numId w:val="79"/>
              </w:numPr>
              <w:rPr>
                <w:rFonts w:ascii="Arial Narrow" w:hAnsi="Arial Narrow"/>
                <w:sz w:val="20"/>
                <w:szCs w:val="20"/>
              </w:rPr>
            </w:pPr>
            <w:r w:rsidRPr="00C426BC">
              <w:rPr>
                <w:rFonts w:ascii="Arial Narrow" w:hAnsi="Arial Narrow"/>
                <w:sz w:val="20"/>
                <w:szCs w:val="20"/>
              </w:rPr>
              <w:t>Valor de Ponderación.</w:t>
            </w:r>
          </w:p>
          <w:p w:rsidR="007601C5" w:rsidRPr="005C403B" w:rsidRDefault="007601C5" w:rsidP="00EF6966">
            <w:pPr>
              <w:pStyle w:val="Prrafodelista"/>
              <w:numPr>
                <w:ilvl w:val="0"/>
                <w:numId w:val="79"/>
              </w:numPr>
              <w:rPr>
                <w:rFonts w:ascii="Arial Narrow" w:hAnsi="Arial Narrow"/>
                <w:sz w:val="20"/>
                <w:szCs w:val="20"/>
              </w:rPr>
            </w:pPr>
            <w:r w:rsidRPr="00C426BC">
              <w:rPr>
                <w:rFonts w:ascii="Arial Narrow" w:hAnsi="Arial Narrow"/>
                <w:sz w:val="20"/>
                <w:szCs w:val="20"/>
              </w:rPr>
              <w:t>Fecha y hora en que se efectuó el cambio</w:t>
            </w:r>
            <w:r w:rsidRPr="005C403B">
              <w:rPr>
                <w:rFonts w:ascii="Arial Narrow" w:hAnsi="Arial Narrow"/>
                <w:sz w:val="20"/>
                <w:szCs w:val="20"/>
              </w:rPr>
              <w:t>.</w:t>
            </w:r>
          </w:p>
          <w:p w:rsidR="007601C5" w:rsidRPr="005C403B" w:rsidRDefault="009468E3" w:rsidP="009468E3">
            <w:pPr>
              <w:pStyle w:val="NormalWeb"/>
              <w:spacing w:before="0" w:beforeAutospacing="0" w:after="0" w:afterAutospacing="0"/>
              <w:ind w:left="355"/>
              <w:rPr>
                <w:rFonts w:ascii="Arial Narrow" w:hAnsi="Arial Narrow"/>
              </w:rPr>
            </w:pPr>
            <w:r>
              <w:rPr>
                <w:rFonts w:ascii="Arial Narrow" w:hAnsi="Arial Narrow"/>
              </w:rPr>
              <w:t>B</w:t>
            </w:r>
            <w:r w:rsidR="007601C5" w:rsidRPr="005C403B">
              <w:rPr>
                <w:rFonts w:ascii="Arial Narrow" w:hAnsi="Arial Narrow"/>
              </w:rPr>
              <w:t>otón Cerrar</w:t>
            </w:r>
            <w:r>
              <w:rPr>
                <w:rFonts w:ascii="Arial Narrow" w:hAnsi="Arial Narrow"/>
              </w:rPr>
              <w:t>.</w:t>
            </w:r>
          </w:p>
        </w:tc>
      </w:tr>
      <w:tr w:rsidR="007601C5" w:rsidRPr="005C403B" w:rsidTr="00B90C4A">
        <w:tc>
          <w:tcPr>
            <w:tcW w:w="567" w:type="dxa"/>
          </w:tcPr>
          <w:p w:rsidR="007601C5" w:rsidRPr="005C403B" w:rsidRDefault="007601C5" w:rsidP="00EF6966">
            <w:pPr>
              <w:pStyle w:val="NormalWeb"/>
              <w:numPr>
                <w:ilvl w:val="0"/>
                <w:numId w:val="95"/>
              </w:numPr>
              <w:spacing w:before="0" w:beforeAutospacing="0" w:after="0" w:afterAutospacing="0"/>
              <w:ind w:left="356"/>
              <w:jc w:val="center"/>
              <w:rPr>
                <w:rFonts w:ascii="Arial Narrow" w:eastAsia="Times New Roman" w:hAnsi="Arial Narrow"/>
              </w:rPr>
            </w:pPr>
          </w:p>
        </w:tc>
        <w:tc>
          <w:tcPr>
            <w:tcW w:w="3119" w:type="dxa"/>
          </w:tcPr>
          <w:p w:rsidR="007601C5" w:rsidRPr="005C403B" w:rsidRDefault="007601C5" w:rsidP="0067250A">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El </w:t>
            </w:r>
            <w:r w:rsidR="003F512A" w:rsidRPr="00270017">
              <w:rPr>
                <w:rFonts w:ascii="Arial Narrow" w:hAnsi="Arial Narrow"/>
              </w:rPr>
              <w:t xml:space="preserve">actor </w:t>
            </w:r>
            <w:r w:rsidR="0067250A">
              <w:rPr>
                <w:rFonts w:ascii="Arial Narrow" w:hAnsi="Arial Narrow"/>
              </w:rPr>
              <w:t xml:space="preserve">presiona </w:t>
            </w:r>
            <w:r w:rsidRPr="005C403B">
              <w:rPr>
                <w:rFonts w:ascii="Arial Narrow" w:eastAsia="Times New Roman" w:hAnsi="Arial Narrow"/>
              </w:rPr>
              <w:t xml:space="preserve">el botón </w:t>
            </w:r>
            <w:r w:rsidR="0067250A" w:rsidRPr="0067250A">
              <w:rPr>
                <w:rFonts w:ascii="Arial Narrow" w:eastAsia="Times New Roman" w:hAnsi="Arial Narrow"/>
                <w:b/>
              </w:rPr>
              <w:t>Cerrar</w:t>
            </w:r>
            <w:r w:rsidR="0067250A">
              <w:rPr>
                <w:rFonts w:ascii="Arial Narrow" w:eastAsia="Times New Roman" w:hAnsi="Arial Narrow"/>
              </w:rPr>
              <w:t>, en</w:t>
            </w:r>
            <w:r w:rsidRPr="005C403B">
              <w:rPr>
                <w:rFonts w:ascii="Arial Narrow" w:eastAsia="Times New Roman" w:hAnsi="Arial Narrow"/>
              </w:rPr>
              <w:t xml:space="preserve"> </w:t>
            </w:r>
            <w:r w:rsidRPr="0067250A">
              <w:rPr>
                <w:rFonts w:ascii="Arial Narrow" w:eastAsia="Times New Roman" w:hAnsi="Arial Narrow"/>
              </w:rPr>
              <w:t>IU0</w:t>
            </w:r>
            <w:r w:rsidR="00BD5AD4" w:rsidRPr="0067250A">
              <w:rPr>
                <w:rFonts w:ascii="Arial Narrow" w:eastAsia="Times New Roman" w:hAnsi="Arial Narrow"/>
              </w:rPr>
              <w:t>13</w:t>
            </w:r>
            <w:r w:rsidR="00397D16">
              <w:rPr>
                <w:rFonts w:ascii="Arial Narrow" w:eastAsia="Times New Roman" w:hAnsi="Arial Narrow"/>
              </w:rPr>
              <w:t>.</w:t>
            </w:r>
          </w:p>
        </w:tc>
        <w:tc>
          <w:tcPr>
            <w:tcW w:w="5670" w:type="dxa"/>
          </w:tcPr>
          <w:p w:rsidR="007601C5" w:rsidRPr="005C403B" w:rsidRDefault="007601C5" w:rsidP="00EF6966">
            <w:pPr>
              <w:pStyle w:val="NormalWeb"/>
              <w:numPr>
                <w:ilvl w:val="1"/>
                <w:numId w:val="95"/>
              </w:numPr>
              <w:spacing w:before="0" w:beforeAutospacing="0" w:after="0" w:afterAutospacing="0"/>
              <w:ind w:left="355"/>
              <w:rPr>
                <w:rFonts w:ascii="Arial Narrow" w:hAnsi="Arial Narrow"/>
              </w:rPr>
            </w:pPr>
            <w:r w:rsidRPr="005C403B">
              <w:rPr>
                <w:rFonts w:ascii="Arial Narrow" w:hAnsi="Arial Narrow"/>
              </w:rPr>
              <w:t>El sistema cierra la interfaz IU0</w:t>
            </w:r>
            <w:r w:rsidR="002A6BAF">
              <w:rPr>
                <w:rFonts w:ascii="Arial Narrow" w:hAnsi="Arial Narrow"/>
              </w:rPr>
              <w:t>13</w:t>
            </w:r>
            <w:r w:rsidRPr="005C403B">
              <w:rPr>
                <w:rFonts w:ascii="Arial Narrow" w:hAnsi="Arial Narrow"/>
              </w:rPr>
              <w:t xml:space="preserve"> y vuelve al paso 1 del  flujo principal</w:t>
            </w:r>
          </w:p>
        </w:tc>
      </w:tr>
      <w:tr w:rsidR="00B55C2A" w:rsidRPr="005C403B" w:rsidTr="00B55C2A">
        <w:tc>
          <w:tcPr>
            <w:tcW w:w="567" w:type="dxa"/>
          </w:tcPr>
          <w:p w:rsidR="00B55C2A" w:rsidRPr="005C403B" w:rsidRDefault="00B55C2A" w:rsidP="00EF6966">
            <w:pPr>
              <w:pStyle w:val="NormalWeb"/>
              <w:numPr>
                <w:ilvl w:val="0"/>
                <w:numId w:val="95"/>
              </w:numPr>
              <w:spacing w:before="0" w:beforeAutospacing="0" w:after="0" w:afterAutospacing="0"/>
              <w:ind w:left="356"/>
              <w:jc w:val="center"/>
              <w:rPr>
                <w:rFonts w:ascii="Arial Narrow" w:eastAsia="Times New Roman" w:hAnsi="Arial Narrow"/>
              </w:rPr>
            </w:pPr>
          </w:p>
        </w:tc>
        <w:tc>
          <w:tcPr>
            <w:tcW w:w="3119" w:type="dxa"/>
          </w:tcPr>
          <w:p w:rsidR="00B55C2A" w:rsidRPr="005C403B" w:rsidRDefault="00B55C2A" w:rsidP="003228B2">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El </w:t>
            </w:r>
            <w:r w:rsidRPr="00270017">
              <w:rPr>
                <w:rFonts w:ascii="Arial Narrow" w:hAnsi="Arial Narrow"/>
              </w:rPr>
              <w:t xml:space="preserve">actor </w:t>
            </w:r>
            <w:r>
              <w:rPr>
                <w:rFonts w:ascii="Arial Narrow" w:hAnsi="Arial Narrow"/>
              </w:rPr>
              <w:t xml:space="preserve">presiona </w:t>
            </w:r>
            <w:r w:rsidRPr="005C403B">
              <w:rPr>
                <w:rFonts w:ascii="Arial Narrow" w:eastAsia="Times New Roman" w:hAnsi="Arial Narrow"/>
              </w:rPr>
              <w:t xml:space="preserve">el botón </w:t>
            </w:r>
            <w:r w:rsidRPr="005C403B">
              <w:rPr>
                <w:rFonts w:ascii="Arial Narrow" w:hAnsi="Arial Narrow"/>
                <w:b/>
              </w:rPr>
              <w:t>Grabar</w:t>
            </w:r>
            <w:r>
              <w:rPr>
                <w:rFonts w:ascii="Arial Narrow" w:hAnsi="Arial Narrow"/>
                <w:b/>
              </w:rPr>
              <w:t xml:space="preserve">, </w:t>
            </w:r>
            <w:r>
              <w:rPr>
                <w:rFonts w:ascii="Arial Narrow" w:hAnsi="Arial Narrow"/>
              </w:rPr>
              <w:t>en IU012.</w:t>
            </w:r>
          </w:p>
        </w:tc>
        <w:tc>
          <w:tcPr>
            <w:tcW w:w="5670" w:type="dxa"/>
          </w:tcPr>
          <w:p w:rsidR="00B55C2A" w:rsidRPr="00F109F2" w:rsidRDefault="00B55C2A" w:rsidP="00EF6966">
            <w:pPr>
              <w:pStyle w:val="NormalWeb"/>
              <w:numPr>
                <w:ilvl w:val="1"/>
                <w:numId w:val="95"/>
              </w:numPr>
              <w:spacing w:before="0" w:beforeAutospacing="0" w:after="0" w:afterAutospacing="0"/>
              <w:ind w:left="355"/>
              <w:rPr>
                <w:rFonts w:ascii="Arial Narrow" w:hAnsi="Arial Narrow"/>
                <w:highlight w:val="yellow"/>
              </w:rPr>
            </w:pPr>
            <w:r w:rsidRPr="00F5252C">
              <w:rPr>
                <w:rFonts w:ascii="Arial Narrow" w:hAnsi="Arial Narrow"/>
              </w:rPr>
              <w:t xml:space="preserve">El Sistema </w:t>
            </w:r>
            <w:r>
              <w:rPr>
                <w:rFonts w:ascii="Arial Narrow" w:hAnsi="Arial Narrow"/>
              </w:rPr>
              <w:t>realiza las siguientes validaciones, respecto a los</w:t>
            </w:r>
            <w:r w:rsidRPr="00F109F2">
              <w:rPr>
                <w:rFonts w:ascii="Arial Narrow" w:hAnsi="Arial Narrow"/>
              </w:rPr>
              <w:t xml:space="preserve"> valores ingresados</w:t>
            </w:r>
            <w:r>
              <w:rPr>
                <w:rFonts w:ascii="Arial Narrow" w:hAnsi="Arial Narrow"/>
              </w:rPr>
              <w:t xml:space="preserve"> en la columna </w:t>
            </w:r>
            <w:r w:rsidRPr="00F109F2">
              <w:rPr>
                <w:rFonts w:ascii="Arial Narrow" w:hAnsi="Arial Narrow"/>
                <w:b/>
              </w:rPr>
              <w:t>Ponderación (%)</w:t>
            </w:r>
            <w:r w:rsidRPr="00F109F2">
              <w:rPr>
                <w:rFonts w:ascii="Arial Narrow" w:hAnsi="Arial Narrow"/>
              </w:rPr>
              <w:t xml:space="preserve">. </w:t>
            </w:r>
            <w:r w:rsidRPr="00F109F2">
              <w:rPr>
                <w:rFonts w:ascii="Arial Narrow" w:hAnsi="Arial Narrow"/>
                <w:strike/>
              </w:rPr>
              <w:t>(E1), (E2)</w:t>
            </w:r>
            <w:proofErr w:type="gramStart"/>
            <w:r w:rsidRPr="00F109F2">
              <w:rPr>
                <w:rFonts w:ascii="Arial Narrow" w:hAnsi="Arial Narrow"/>
                <w:strike/>
              </w:rPr>
              <w:t>.</w:t>
            </w:r>
            <w:r w:rsidRPr="00F109F2">
              <w:rPr>
                <w:rFonts w:ascii="Arial Narrow" w:hAnsi="Arial Narrow"/>
                <w:highlight w:val="yellow"/>
              </w:rPr>
              <w:t>:</w:t>
            </w:r>
            <w:proofErr w:type="gramEnd"/>
          </w:p>
          <w:p w:rsidR="00B55C2A" w:rsidRPr="00270017" w:rsidRDefault="00B55C2A" w:rsidP="00EF6966">
            <w:pPr>
              <w:pStyle w:val="Prrafodelista"/>
              <w:numPr>
                <w:ilvl w:val="0"/>
                <w:numId w:val="79"/>
              </w:numPr>
              <w:rPr>
                <w:rFonts w:ascii="Arial Narrow" w:hAnsi="Arial Narrow"/>
                <w:sz w:val="20"/>
                <w:szCs w:val="20"/>
                <w:highlight w:val="yellow"/>
              </w:rPr>
            </w:pPr>
            <w:r w:rsidRPr="00270017">
              <w:rPr>
                <w:rFonts w:ascii="Arial Narrow" w:hAnsi="Arial Narrow"/>
                <w:sz w:val="20"/>
                <w:szCs w:val="20"/>
                <w:highlight w:val="yellow"/>
              </w:rPr>
              <w:t xml:space="preserve">No esté vacío, caso contrario, el sistema ejecuta la </w:t>
            </w:r>
            <w:r w:rsidRPr="00270017">
              <w:rPr>
                <w:rFonts w:ascii="Arial Narrow" w:hAnsi="Arial Narrow"/>
                <w:b/>
                <w:sz w:val="20"/>
                <w:szCs w:val="20"/>
                <w:highlight w:val="yellow"/>
              </w:rPr>
              <w:t>excepción</w:t>
            </w:r>
            <w:r w:rsidRPr="00270017">
              <w:rPr>
                <w:rFonts w:ascii="Arial Narrow" w:hAnsi="Arial Narrow"/>
                <w:sz w:val="20"/>
                <w:szCs w:val="20"/>
                <w:highlight w:val="yellow"/>
              </w:rPr>
              <w:t xml:space="preserve"> </w:t>
            </w:r>
            <w:r w:rsidRPr="00270017">
              <w:rPr>
                <w:rFonts w:ascii="Arial Narrow" w:hAnsi="Arial Narrow"/>
                <w:b/>
                <w:sz w:val="20"/>
                <w:szCs w:val="20"/>
                <w:highlight w:val="yellow"/>
              </w:rPr>
              <w:t>1.</w:t>
            </w:r>
          </w:p>
          <w:p w:rsidR="00B55C2A" w:rsidRPr="00270017" w:rsidRDefault="00B55C2A" w:rsidP="00EF6966">
            <w:pPr>
              <w:pStyle w:val="Prrafodelista"/>
              <w:numPr>
                <w:ilvl w:val="0"/>
                <w:numId w:val="79"/>
              </w:numPr>
              <w:rPr>
                <w:rFonts w:ascii="Arial Narrow" w:hAnsi="Arial Narrow"/>
                <w:sz w:val="20"/>
                <w:szCs w:val="20"/>
                <w:highlight w:val="yellow"/>
              </w:rPr>
            </w:pPr>
            <w:r w:rsidRPr="00270017">
              <w:rPr>
                <w:rFonts w:ascii="Arial Narrow" w:hAnsi="Arial Narrow"/>
                <w:sz w:val="20"/>
                <w:szCs w:val="20"/>
                <w:highlight w:val="yellow"/>
              </w:rPr>
              <w:t xml:space="preserve">Sea un número mayor igual a 0 y menor igual a 99, caso contrario, el sistema ejecuta la </w:t>
            </w:r>
            <w:r w:rsidRPr="00270017">
              <w:rPr>
                <w:rFonts w:ascii="Arial Narrow" w:hAnsi="Arial Narrow"/>
                <w:b/>
                <w:sz w:val="20"/>
                <w:szCs w:val="20"/>
                <w:highlight w:val="yellow"/>
              </w:rPr>
              <w:t>excepción</w:t>
            </w:r>
            <w:r w:rsidRPr="00270017">
              <w:rPr>
                <w:rFonts w:ascii="Arial Narrow" w:hAnsi="Arial Narrow"/>
                <w:sz w:val="20"/>
                <w:szCs w:val="20"/>
                <w:highlight w:val="yellow"/>
              </w:rPr>
              <w:t xml:space="preserve"> </w:t>
            </w:r>
            <w:r w:rsidRPr="00270017">
              <w:rPr>
                <w:rFonts w:ascii="Arial Narrow" w:hAnsi="Arial Narrow"/>
                <w:b/>
                <w:sz w:val="20"/>
                <w:szCs w:val="20"/>
                <w:highlight w:val="yellow"/>
              </w:rPr>
              <w:t>2.</w:t>
            </w:r>
          </w:p>
          <w:p w:rsidR="00B55C2A" w:rsidRPr="00B55C2A" w:rsidRDefault="00B55C2A" w:rsidP="00EF6966">
            <w:pPr>
              <w:pStyle w:val="Prrafodelista"/>
              <w:numPr>
                <w:ilvl w:val="0"/>
                <w:numId w:val="79"/>
              </w:numPr>
              <w:rPr>
                <w:rFonts w:ascii="Arial Narrow" w:hAnsi="Arial Narrow"/>
              </w:rPr>
            </w:pPr>
            <w:r w:rsidRPr="00270017">
              <w:rPr>
                <w:rFonts w:ascii="Arial Narrow" w:hAnsi="Arial Narrow"/>
                <w:sz w:val="20"/>
                <w:szCs w:val="20"/>
                <w:highlight w:val="yellow"/>
              </w:rPr>
              <w:t xml:space="preserve">La </w:t>
            </w:r>
            <w:r w:rsidRPr="00F22F55">
              <w:rPr>
                <w:rFonts w:ascii="Arial Narrow" w:hAnsi="Arial Narrow"/>
                <w:sz w:val="20"/>
                <w:szCs w:val="20"/>
                <w:highlight w:val="yellow"/>
              </w:rPr>
              <w:t>sumatoria</w:t>
            </w:r>
            <w:r w:rsidRPr="00270017">
              <w:rPr>
                <w:rFonts w:ascii="Arial Narrow" w:hAnsi="Arial Narrow"/>
                <w:sz w:val="20"/>
                <w:szCs w:val="20"/>
                <w:highlight w:val="yellow"/>
              </w:rPr>
              <w:t xml:space="preserve"> de todas las celdas de la columna ponderaci</w:t>
            </w:r>
            <w:r>
              <w:rPr>
                <w:rFonts w:ascii="Arial Narrow" w:hAnsi="Arial Narrow"/>
                <w:sz w:val="20"/>
                <w:szCs w:val="20"/>
                <w:highlight w:val="yellow"/>
              </w:rPr>
              <w:t>ón debe ser 100</w:t>
            </w:r>
            <w:r w:rsidRPr="00270017">
              <w:rPr>
                <w:rFonts w:ascii="Arial Narrow" w:hAnsi="Arial Narrow"/>
                <w:sz w:val="20"/>
                <w:szCs w:val="20"/>
                <w:highlight w:val="yellow"/>
              </w:rPr>
              <w:t xml:space="preserve">, caso contrario, el sistema ejecuta la </w:t>
            </w:r>
            <w:r w:rsidRPr="00270017">
              <w:rPr>
                <w:rFonts w:ascii="Arial Narrow" w:hAnsi="Arial Narrow"/>
                <w:b/>
                <w:sz w:val="20"/>
                <w:szCs w:val="20"/>
                <w:highlight w:val="yellow"/>
              </w:rPr>
              <w:t>excepción</w:t>
            </w:r>
            <w:r w:rsidRPr="00270017">
              <w:rPr>
                <w:rFonts w:ascii="Arial Narrow" w:hAnsi="Arial Narrow"/>
                <w:sz w:val="20"/>
                <w:szCs w:val="20"/>
                <w:highlight w:val="yellow"/>
              </w:rPr>
              <w:t xml:space="preserve"> </w:t>
            </w:r>
            <w:r>
              <w:rPr>
                <w:rFonts w:ascii="Arial Narrow" w:hAnsi="Arial Narrow"/>
                <w:b/>
                <w:sz w:val="20"/>
                <w:szCs w:val="20"/>
                <w:highlight w:val="yellow"/>
              </w:rPr>
              <w:t>3</w:t>
            </w:r>
            <w:r w:rsidRPr="00270017">
              <w:rPr>
                <w:rFonts w:ascii="Arial Narrow" w:hAnsi="Arial Narrow"/>
                <w:b/>
                <w:sz w:val="20"/>
                <w:szCs w:val="20"/>
                <w:highlight w:val="yellow"/>
              </w:rPr>
              <w:t>.</w:t>
            </w:r>
          </w:p>
          <w:p w:rsidR="00B55C2A" w:rsidRPr="00686F04" w:rsidRDefault="00B55C2A" w:rsidP="00EF6966">
            <w:pPr>
              <w:pStyle w:val="NormalWeb"/>
              <w:numPr>
                <w:ilvl w:val="1"/>
                <w:numId w:val="95"/>
              </w:numPr>
              <w:spacing w:before="0" w:beforeAutospacing="0" w:after="0" w:afterAutospacing="0"/>
              <w:ind w:left="355"/>
              <w:rPr>
                <w:rFonts w:ascii="Arial Narrow" w:hAnsi="Arial Narrow"/>
              </w:rPr>
            </w:pPr>
            <w:r w:rsidRPr="00991943">
              <w:rPr>
                <w:rFonts w:ascii="Arial Narrow" w:hAnsi="Arial Narrow"/>
              </w:rPr>
              <w:t xml:space="preserve">Si cumple las validaciones, el sistema muestra una ventana de confirmación con el siguiente mensaje: </w:t>
            </w:r>
            <w:r w:rsidRPr="00991943">
              <w:rPr>
                <w:rFonts w:ascii="Arial Narrow" w:hAnsi="Arial Narrow"/>
                <w:i/>
              </w:rPr>
              <w:t>“</w:t>
            </w:r>
            <w:r w:rsidRPr="00991943">
              <w:rPr>
                <w:rFonts w:ascii="Arial Narrow" w:hAnsi="Arial Narrow"/>
                <w:b/>
                <w:i/>
              </w:rPr>
              <w:t xml:space="preserve">Registro de porcentajes </w:t>
            </w:r>
            <w:r w:rsidRPr="00686F04">
              <w:rPr>
                <w:rFonts w:ascii="Arial Narrow" w:hAnsi="Arial Narrow"/>
                <w:b/>
                <w:i/>
              </w:rPr>
              <w:t>completado, ¿Seguro de grabar la información registrada?</w:t>
            </w:r>
            <w:r w:rsidRPr="00686F04">
              <w:rPr>
                <w:rFonts w:ascii="Arial Narrow" w:hAnsi="Arial Narrow"/>
              </w:rPr>
              <w:t>”, acomp</w:t>
            </w:r>
            <w:r>
              <w:rPr>
                <w:rFonts w:ascii="Arial Narrow" w:hAnsi="Arial Narrow"/>
              </w:rPr>
              <w:t>añada de 2 botones “Si” y “No”.</w:t>
            </w:r>
          </w:p>
          <w:p w:rsidR="00B55C2A" w:rsidRPr="00686F04" w:rsidRDefault="00B55C2A" w:rsidP="00EF6966">
            <w:pPr>
              <w:pStyle w:val="Prrafodelista"/>
              <w:numPr>
                <w:ilvl w:val="0"/>
                <w:numId w:val="79"/>
              </w:numPr>
              <w:rPr>
                <w:rFonts w:ascii="Arial Narrow" w:hAnsi="Arial Narrow"/>
                <w:sz w:val="20"/>
                <w:szCs w:val="20"/>
              </w:rPr>
            </w:pPr>
            <w:r w:rsidRPr="00686F04">
              <w:rPr>
                <w:rFonts w:ascii="Arial Narrow" w:hAnsi="Arial Narrow"/>
                <w:sz w:val="20"/>
                <w:szCs w:val="20"/>
              </w:rPr>
              <w:t>Si presiona el botón “</w:t>
            </w:r>
            <w:r w:rsidRPr="00686F04">
              <w:rPr>
                <w:rFonts w:ascii="Arial Narrow" w:hAnsi="Arial Narrow"/>
                <w:b/>
                <w:sz w:val="20"/>
                <w:szCs w:val="20"/>
              </w:rPr>
              <w:t>Si</w:t>
            </w:r>
            <w:r w:rsidRPr="00686F04">
              <w:rPr>
                <w:rFonts w:ascii="Arial Narrow" w:hAnsi="Arial Narrow"/>
                <w:sz w:val="20"/>
                <w:szCs w:val="20"/>
              </w:rPr>
              <w:t xml:space="preserve">”, el sistema grabará los cambios </w:t>
            </w:r>
            <w:r w:rsidRPr="00686F04">
              <w:rPr>
                <w:rFonts w:ascii="Arial Narrow" w:hAnsi="Arial Narrow"/>
                <w:sz w:val="20"/>
                <w:szCs w:val="20"/>
              </w:rPr>
              <w:lastRenderedPageBreak/>
              <w:t xml:space="preserve">realizados incluyendo el número de registro del usuario que realiza los cambios. Considerando la Aduana y </w:t>
            </w:r>
            <w:r w:rsidRPr="00686F04">
              <w:rPr>
                <w:rFonts w:ascii="Arial Narrow" w:hAnsi="Arial Narrow"/>
                <w:strike/>
                <w:sz w:val="20"/>
                <w:szCs w:val="20"/>
              </w:rPr>
              <w:t>el régimen</w:t>
            </w:r>
            <w:r w:rsidRPr="00686F04">
              <w:rPr>
                <w:rFonts w:ascii="Arial Narrow" w:hAnsi="Arial Narrow"/>
                <w:sz w:val="20"/>
                <w:szCs w:val="20"/>
              </w:rPr>
              <w:t xml:space="preserve"> </w:t>
            </w:r>
            <w:r w:rsidRPr="00686F04">
              <w:rPr>
                <w:rFonts w:ascii="Arial Narrow" w:hAnsi="Arial Narrow"/>
                <w:sz w:val="20"/>
                <w:szCs w:val="20"/>
                <w:highlight w:val="yellow"/>
              </w:rPr>
              <w:t>unidad de despacho</w:t>
            </w:r>
            <w:r w:rsidRPr="00686F04">
              <w:rPr>
                <w:rFonts w:ascii="Arial Narrow" w:hAnsi="Arial Narrow"/>
                <w:sz w:val="20"/>
                <w:szCs w:val="20"/>
              </w:rPr>
              <w:t xml:space="preserve"> asociados al rol del usuario que ingresa el registro. En el caso que el rol sea Jefe de régimen de provincia se replicarán las mismas ponderaciones para todas las unidades de despacho asociadas a su rol </w:t>
            </w:r>
            <w:r w:rsidRPr="00686F04">
              <w:rPr>
                <w:rFonts w:ascii="Arial Narrow" w:hAnsi="Arial Narrow"/>
                <w:strike/>
                <w:sz w:val="20"/>
                <w:szCs w:val="20"/>
              </w:rPr>
              <w:t>los 4 regímenes</w:t>
            </w:r>
            <w:r w:rsidRPr="00686F04">
              <w:rPr>
                <w:rFonts w:ascii="Arial Narrow" w:hAnsi="Arial Narrow"/>
                <w:sz w:val="20"/>
                <w:szCs w:val="20"/>
              </w:rPr>
              <w:t>.</w:t>
            </w:r>
          </w:p>
          <w:p w:rsidR="00B55C2A" w:rsidRPr="00B55C2A" w:rsidRDefault="00B55C2A" w:rsidP="00EF6966">
            <w:pPr>
              <w:pStyle w:val="Prrafodelista"/>
              <w:numPr>
                <w:ilvl w:val="0"/>
                <w:numId w:val="79"/>
              </w:numPr>
              <w:rPr>
                <w:rFonts w:ascii="Arial Narrow" w:hAnsi="Arial Narrow"/>
              </w:rPr>
            </w:pPr>
            <w:r w:rsidRPr="00686F04">
              <w:rPr>
                <w:rFonts w:ascii="Arial Narrow" w:hAnsi="Arial Narrow"/>
                <w:sz w:val="20"/>
                <w:szCs w:val="20"/>
              </w:rPr>
              <w:t>Si se presiona el botón “</w:t>
            </w:r>
            <w:r w:rsidRPr="00686F04">
              <w:rPr>
                <w:rFonts w:ascii="Arial Narrow" w:hAnsi="Arial Narrow"/>
                <w:b/>
                <w:sz w:val="20"/>
                <w:szCs w:val="20"/>
              </w:rPr>
              <w:t>No</w:t>
            </w:r>
            <w:r w:rsidRPr="00686F04">
              <w:rPr>
                <w:rFonts w:ascii="Arial Narrow" w:hAnsi="Arial Narrow"/>
                <w:sz w:val="20"/>
                <w:szCs w:val="20"/>
              </w:rPr>
              <w:t>”, el sistema, saldrá de la ventana de confirmación si realizar ningún cambio a lo que ya ha sido modificado, con la opción de corregir algunos de los porcentajes ingresados incorrectamente.</w:t>
            </w:r>
          </w:p>
        </w:tc>
      </w:tr>
      <w:tr w:rsidR="007601C5" w:rsidRPr="005C403B" w:rsidTr="00C23B91">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7. Flujo alternativo</w:t>
            </w:r>
          </w:p>
        </w:tc>
      </w:tr>
      <w:tr w:rsidR="007601C5" w:rsidRPr="005C403B" w:rsidTr="00C23B91">
        <w:tc>
          <w:tcPr>
            <w:tcW w:w="9356"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381AB8">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381AB8">
        <w:tc>
          <w:tcPr>
            <w:tcW w:w="567" w:type="dxa"/>
            <w:tcBorders>
              <w:right w:val="single" w:sz="4" w:space="0" w:color="auto"/>
            </w:tcBorders>
            <w:shd w:val="clear" w:color="auto" w:fill="auto"/>
          </w:tcPr>
          <w:p w:rsidR="007601C5" w:rsidRPr="00381AB8" w:rsidRDefault="007601C5" w:rsidP="00EF6966">
            <w:pPr>
              <w:pStyle w:val="NormalWeb"/>
              <w:numPr>
                <w:ilvl w:val="0"/>
                <w:numId w:val="96"/>
              </w:numPr>
              <w:spacing w:before="0" w:beforeAutospacing="0" w:after="0" w:afterAutospacing="0"/>
              <w:ind w:left="356"/>
              <w:jc w:val="center"/>
              <w:rPr>
                <w:rFonts w:ascii="Arial Narrow" w:eastAsia="Times New Roman" w:hAnsi="Arial Narrow"/>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b/>
              </w:rPr>
            </w:pPr>
            <w:r w:rsidRPr="005C403B">
              <w:rPr>
                <w:rFonts w:ascii="Arial Narrow" w:eastAsia="Times New Roman" w:hAnsi="Arial Narrow"/>
              </w:rPr>
              <w:t xml:space="preserve">En 4, si el usuario selecciona la opción </w:t>
            </w:r>
            <w:r w:rsidRPr="005C403B">
              <w:rPr>
                <w:rFonts w:ascii="Arial Narrow" w:eastAsia="Times New Roman" w:hAnsi="Arial Narrow"/>
                <w:b/>
              </w:rPr>
              <w:t>Cancelar.</w:t>
            </w:r>
          </w:p>
        </w:tc>
        <w:tc>
          <w:tcPr>
            <w:tcW w:w="5670" w:type="dxa"/>
            <w:tcBorders>
              <w:left w:val="single" w:sz="4" w:space="0" w:color="auto"/>
            </w:tcBorders>
            <w:shd w:val="clear" w:color="auto" w:fill="auto"/>
          </w:tcPr>
          <w:p w:rsidR="007601C5" w:rsidRPr="005C403B" w:rsidRDefault="007601C5" w:rsidP="00EF6966">
            <w:pPr>
              <w:pStyle w:val="NormalWeb"/>
              <w:numPr>
                <w:ilvl w:val="1"/>
                <w:numId w:val="96"/>
              </w:numPr>
              <w:spacing w:before="0" w:beforeAutospacing="0" w:after="0" w:afterAutospacing="0"/>
              <w:ind w:left="355"/>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p>
        </w:tc>
      </w:tr>
      <w:tr w:rsidR="007601C5" w:rsidRPr="005C403B" w:rsidTr="00381AB8">
        <w:tc>
          <w:tcPr>
            <w:tcW w:w="567" w:type="dxa"/>
            <w:tcBorders>
              <w:right w:val="single" w:sz="4" w:space="0" w:color="auto"/>
            </w:tcBorders>
            <w:shd w:val="clear" w:color="auto" w:fill="auto"/>
          </w:tcPr>
          <w:p w:rsidR="007601C5" w:rsidRPr="00381AB8" w:rsidRDefault="007601C5" w:rsidP="00EF6966">
            <w:pPr>
              <w:pStyle w:val="NormalWeb"/>
              <w:numPr>
                <w:ilvl w:val="0"/>
                <w:numId w:val="96"/>
              </w:numPr>
              <w:spacing w:before="0" w:beforeAutospacing="0" w:after="0" w:afterAutospacing="0"/>
              <w:ind w:left="356"/>
              <w:jc w:val="center"/>
              <w:rPr>
                <w:rFonts w:ascii="Arial Narrow" w:eastAsia="Times New Roman" w:hAnsi="Arial Narrow"/>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usuario confirma que desea deshacer los cambios. </w:t>
            </w:r>
          </w:p>
        </w:tc>
        <w:tc>
          <w:tcPr>
            <w:tcW w:w="5670" w:type="dxa"/>
            <w:tcBorders>
              <w:left w:val="single" w:sz="4" w:space="0" w:color="auto"/>
            </w:tcBorders>
            <w:shd w:val="clear" w:color="auto" w:fill="auto"/>
          </w:tcPr>
          <w:p w:rsidR="007601C5" w:rsidRPr="005C403B" w:rsidRDefault="007601C5" w:rsidP="00EF6966">
            <w:pPr>
              <w:pStyle w:val="NormalWeb"/>
              <w:numPr>
                <w:ilvl w:val="1"/>
                <w:numId w:val="96"/>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Pr="005C403B">
              <w:rPr>
                <w:rFonts w:ascii="Arial Narrow" w:eastAsia="Times New Roman" w:hAnsi="Arial Narrow"/>
                <w:b/>
              </w:rPr>
              <w:t>IU0</w:t>
            </w:r>
            <w:r w:rsidR="00C138B1">
              <w:rPr>
                <w:rFonts w:ascii="Arial Narrow" w:eastAsia="Times New Roman" w:hAnsi="Arial Narrow"/>
                <w:b/>
              </w:rPr>
              <w:t>12</w:t>
            </w:r>
            <w:r w:rsidRPr="005C403B">
              <w:rPr>
                <w:rFonts w:ascii="Arial Narrow" w:eastAsia="Times New Roman" w:hAnsi="Arial Narrow"/>
              </w:rPr>
              <w:t xml:space="preserve"> con los datos iniciales.</w:t>
            </w:r>
          </w:p>
          <w:p w:rsidR="007601C5" w:rsidRPr="005C403B" w:rsidRDefault="007601C5" w:rsidP="00381AB8">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Finaliza.</w:t>
            </w:r>
          </w:p>
        </w:tc>
      </w:tr>
      <w:tr w:rsidR="007601C5" w:rsidRPr="005C403B" w:rsidTr="00381AB8">
        <w:tc>
          <w:tcPr>
            <w:tcW w:w="567" w:type="dxa"/>
            <w:tcBorders>
              <w:right w:val="single" w:sz="4" w:space="0" w:color="auto"/>
            </w:tcBorders>
            <w:shd w:val="clear" w:color="auto" w:fill="auto"/>
          </w:tcPr>
          <w:p w:rsidR="007601C5" w:rsidRPr="00381AB8" w:rsidRDefault="007601C5" w:rsidP="00EF6966">
            <w:pPr>
              <w:pStyle w:val="NormalWeb"/>
              <w:numPr>
                <w:ilvl w:val="0"/>
                <w:numId w:val="96"/>
              </w:numPr>
              <w:spacing w:before="0" w:beforeAutospacing="0" w:after="0" w:afterAutospacing="0"/>
              <w:ind w:left="356"/>
              <w:jc w:val="center"/>
              <w:rPr>
                <w:rFonts w:ascii="Arial Narrow" w:eastAsia="Times New Roman" w:hAnsi="Arial Narrow"/>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que desea deshacer los cambios.</w:t>
            </w:r>
          </w:p>
        </w:tc>
        <w:tc>
          <w:tcPr>
            <w:tcW w:w="5670" w:type="dxa"/>
            <w:tcBorders>
              <w:left w:val="single" w:sz="4" w:space="0" w:color="auto"/>
            </w:tcBorders>
            <w:shd w:val="clear" w:color="auto" w:fill="auto"/>
          </w:tcPr>
          <w:p w:rsidR="007601C5" w:rsidRPr="005C403B" w:rsidRDefault="007601C5" w:rsidP="00EF6966">
            <w:pPr>
              <w:pStyle w:val="NormalWeb"/>
              <w:numPr>
                <w:ilvl w:val="1"/>
                <w:numId w:val="96"/>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w:t>
            </w:r>
            <w:r w:rsidR="00C138B1">
              <w:rPr>
                <w:rFonts w:ascii="Arial Narrow" w:eastAsia="Times New Roman" w:hAnsi="Arial Narrow"/>
                <w:b/>
              </w:rPr>
              <w:t>12</w:t>
            </w:r>
            <w:r w:rsidRPr="005C403B">
              <w:rPr>
                <w:rFonts w:ascii="Arial Narrow" w:eastAsia="Times New Roman" w:hAnsi="Arial Narrow"/>
              </w:rPr>
              <w:t xml:space="preserve"> con los datos que están siendo registrados por el usuario.</w:t>
            </w:r>
          </w:p>
          <w:p w:rsidR="007601C5" w:rsidRPr="005C403B" w:rsidRDefault="007601C5" w:rsidP="00381AB8">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continúa en el paso 2.</w:t>
            </w:r>
          </w:p>
        </w:tc>
      </w:tr>
      <w:tr w:rsidR="007601C5" w:rsidRPr="005C403B" w:rsidTr="00C23B91">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4F6607">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8306E5" w:rsidRPr="005C403B" w:rsidTr="004F6607">
        <w:tc>
          <w:tcPr>
            <w:tcW w:w="567" w:type="dxa"/>
          </w:tcPr>
          <w:p w:rsidR="008306E5" w:rsidRPr="004F6607" w:rsidRDefault="008306E5" w:rsidP="00EF6966">
            <w:pPr>
              <w:pStyle w:val="NormalWeb"/>
              <w:numPr>
                <w:ilvl w:val="0"/>
                <w:numId w:val="97"/>
              </w:numPr>
              <w:spacing w:before="0" w:beforeAutospacing="0" w:after="0" w:afterAutospacing="0"/>
              <w:ind w:left="356"/>
              <w:jc w:val="center"/>
              <w:rPr>
                <w:rFonts w:ascii="Arial Narrow" w:eastAsia="Times New Roman" w:hAnsi="Arial Narrow"/>
              </w:rPr>
            </w:pPr>
          </w:p>
        </w:tc>
        <w:tc>
          <w:tcPr>
            <w:tcW w:w="8789" w:type="dxa"/>
            <w:gridSpan w:val="2"/>
          </w:tcPr>
          <w:p w:rsidR="008306E5" w:rsidRPr="005C403B" w:rsidRDefault="008306E5" w:rsidP="00A40131">
            <w:pPr>
              <w:rPr>
                <w:rFonts w:ascii="Arial Narrow" w:hAnsi="Arial Narrow"/>
                <w:sz w:val="20"/>
                <w:szCs w:val="20"/>
              </w:rPr>
            </w:pPr>
            <w:r>
              <w:rPr>
                <w:rFonts w:ascii="Arial Narrow" w:hAnsi="Arial Narrow"/>
                <w:sz w:val="20"/>
                <w:szCs w:val="20"/>
              </w:rPr>
              <w:t>E</w:t>
            </w:r>
            <w:r w:rsidRPr="005C403B">
              <w:rPr>
                <w:rFonts w:ascii="Arial Narrow" w:hAnsi="Arial Narrow"/>
                <w:sz w:val="20"/>
                <w:szCs w:val="20"/>
              </w:rPr>
              <w:t xml:space="preserve">l sistema, </w:t>
            </w:r>
            <w:r w:rsidR="00A40131">
              <w:rPr>
                <w:rFonts w:ascii="Arial Narrow" w:hAnsi="Arial Narrow"/>
                <w:sz w:val="20"/>
                <w:szCs w:val="20"/>
              </w:rPr>
              <w:t>muestra</w:t>
            </w:r>
            <w:r w:rsidRPr="005C403B">
              <w:rPr>
                <w:rFonts w:ascii="Arial Narrow" w:hAnsi="Arial Narrow"/>
                <w:sz w:val="20"/>
                <w:szCs w:val="20"/>
              </w:rPr>
              <w:t xml:space="preserve"> el mensaje: “</w:t>
            </w:r>
            <w:r w:rsidRPr="005C403B">
              <w:rPr>
                <w:rFonts w:ascii="Arial Narrow" w:hAnsi="Arial Narrow"/>
                <w:b/>
                <w:sz w:val="20"/>
                <w:szCs w:val="20"/>
              </w:rPr>
              <w:t>Complete todos valores de los porcentajes de ponderación</w:t>
            </w:r>
            <w:r w:rsidRPr="005C403B">
              <w:rPr>
                <w:rFonts w:ascii="Arial Narrow" w:hAnsi="Arial Narrow"/>
                <w:sz w:val="20"/>
                <w:szCs w:val="20"/>
              </w:rPr>
              <w:t>”, permitiendo completar los valores.</w:t>
            </w:r>
          </w:p>
        </w:tc>
      </w:tr>
      <w:tr w:rsidR="007601C5" w:rsidRPr="005C403B" w:rsidTr="004F6607">
        <w:tc>
          <w:tcPr>
            <w:tcW w:w="567" w:type="dxa"/>
          </w:tcPr>
          <w:p w:rsidR="007601C5" w:rsidRPr="004F6607" w:rsidRDefault="007601C5" w:rsidP="00EF6966">
            <w:pPr>
              <w:pStyle w:val="NormalWeb"/>
              <w:numPr>
                <w:ilvl w:val="0"/>
                <w:numId w:val="97"/>
              </w:numPr>
              <w:spacing w:before="0" w:beforeAutospacing="0" w:after="0" w:afterAutospacing="0"/>
              <w:ind w:left="356"/>
              <w:jc w:val="center"/>
              <w:rPr>
                <w:rFonts w:ascii="Arial Narrow" w:eastAsia="Times New Roman" w:hAnsi="Arial Narrow"/>
              </w:rPr>
            </w:pPr>
          </w:p>
        </w:tc>
        <w:tc>
          <w:tcPr>
            <w:tcW w:w="8789" w:type="dxa"/>
            <w:gridSpan w:val="2"/>
          </w:tcPr>
          <w:p w:rsidR="007601C5" w:rsidRPr="005C403B" w:rsidRDefault="007601C5" w:rsidP="008306E5">
            <w:pPr>
              <w:rPr>
                <w:rFonts w:ascii="Arial Narrow" w:hAnsi="Arial Narrow"/>
                <w:sz w:val="20"/>
                <w:szCs w:val="20"/>
              </w:rPr>
            </w:pPr>
            <w:r w:rsidRPr="008306E5">
              <w:rPr>
                <w:rFonts w:ascii="Arial Narrow" w:hAnsi="Arial Narrow"/>
                <w:strike/>
                <w:sz w:val="20"/>
                <w:szCs w:val="20"/>
              </w:rPr>
              <w:t>En (4), Si no se ha ingresado algún valor en la celda de la columna Ponderación,</w:t>
            </w:r>
            <w:r w:rsidRPr="005C403B">
              <w:rPr>
                <w:rFonts w:ascii="Arial Narrow" w:hAnsi="Arial Narrow"/>
                <w:sz w:val="20"/>
                <w:szCs w:val="20"/>
              </w:rPr>
              <w:t xml:space="preserve"> el sistema, </w:t>
            </w:r>
            <w:r w:rsidR="00A40131">
              <w:rPr>
                <w:rFonts w:ascii="Arial Narrow" w:hAnsi="Arial Narrow"/>
                <w:sz w:val="20"/>
                <w:szCs w:val="20"/>
              </w:rPr>
              <w:t>muestra</w:t>
            </w:r>
            <w:r w:rsidR="00A40131" w:rsidRPr="005C403B">
              <w:rPr>
                <w:rFonts w:ascii="Arial Narrow" w:hAnsi="Arial Narrow"/>
                <w:sz w:val="20"/>
                <w:szCs w:val="20"/>
              </w:rPr>
              <w:t xml:space="preserve"> </w:t>
            </w:r>
            <w:r w:rsidRPr="005C403B">
              <w:rPr>
                <w:rFonts w:ascii="Arial Narrow" w:hAnsi="Arial Narrow"/>
                <w:sz w:val="20"/>
                <w:szCs w:val="20"/>
              </w:rPr>
              <w:t>el mensaje: “</w:t>
            </w:r>
            <w:r w:rsidR="008306E5">
              <w:rPr>
                <w:rFonts w:ascii="Arial Narrow" w:hAnsi="Arial Narrow"/>
                <w:sz w:val="20"/>
                <w:szCs w:val="20"/>
              </w:rPr>
              <w:t xml:space="preserve">El </w:t>
            </w:r>
            <w:r w:rsidRPr="005C403B">
              <w:rPr>
                <w:rFonts w:ascii="Arial Narrow" w:hAnsi="Arial Narrow"/>
                <w:b/>
                <w:sz w:val="20"/>
                <w:szCs w:val="20"/>
              </w:rPr>
              <w:t>valor de</w:t>
            </w:r>
            <w:r w:rsidR="008306E5">
              <w:rPr>
                <w:rFonts w:ascii="Arial Narrow" w:hAnsi="Arial Narrow"/>
                <w:b/>
                <w:sz w:val="20"/>
                <w:szCs w:val="20"/>
              </w:rPr>
              <w:t>l</w:t>
            </w:r>
            <w:r w:rsidRPr="005C403B">
              <w:rPr>
                <w:rFonts w:ascii="Arial Narrow" w:hAnsi="Arial Narrow"/>
                <w:b/>
                <w:sz w:val="20"/>
                <w:szCs w:val="20"/>
              </w:rPr>
              <w:t xml:space="preserve"> porcentajes de ponderación</w:t>
            </w:r>
            <w:r w:rsidR="008306E5">
              <w:rPr>
                <w:rFonts w:ascii="Arial Narrow" w:hAnsi="Arial Narrow"/>
                <w:b/>
                <w:sz w:val="20"/>
                <w:szCs w:val="20"/>
              </w:rPr>
              <w:t xml:space="preserve"> debe de ser mayor o igual a 0 y menor o igual a 99</w:t>
            </w:r>
            <w:r w:rsidRPr="005C403B">
              <w:rPr>
                <w:rFonts w:ascii="Arial Narrow" w:hAnsi="Arial Narrow"/>
                <w:sz w:val="20"/>
                <w:szCs w:val="20"/>
              </w:rPr>
              <w:t>”, permitiendo completar los valores.</w:t>
            </w:r>
          </w:p>
        </w:tc>
      </w:tr>
      <w:tr w:rsidR="007601C5" w:rsidRPr="005C403B" w:rsidTr="004F6607">
        <w:tc>
          <w:tcPr>
            <w:tcW w:w="567" w:type="dxa"/>
          </w:tcPr>
          <w:p w:rsidR="007601C5" w:rsidRPr="004F6607" w:rsidRDefault="007601C5" w:rsidP="00EF6966">
            <w:pPr>
              <w:pStyle w:val="NormalWeb"/>
              <w:numPr>
                <w:ilvl w:val="0"/>
                <w:numId w:val="97"/>
              </w:numPr>
              <w:spacing w:before="0" w:beforeAutospacing="0" w:after="0" w:afterAutospacing="0"/>
              <w:ind w:left="356"/>
              <w:jc w:val="center"/>
              <w:rPr>
                <w:rFonts w:ascii="Arial Narrow" w:eastAsia="Times New Roman" w:hAnsi="Arial Narrow"/>
              </w:rPr>
            </w:pPr>
          </w:p>
        </w:tc>
        <w:tc>
          <w:tcPr>
            <w:tcW w:w="8789" w:type="dxa"/>
            <w:gridSpan w:val="2"/>
          </w:tcPr>
          <w:p w:rsidR="007601C5" w:rsidRPr="005C403B" w:rsidRDefault="007601C5" w:rsidP="007601C5">
            <w:pPr>
              <w:rPr>
                <w:rFonts w:ascii="Arial Narrow" w:hAnsi="Arial Narrow"/>
                <w:sz w:val="20"/>
                <w:szCs w:val="20"/>
              </w:rPr>
            </w:pPr>
            <w:r w:rsidRPr="005677E7">
              <w:rPr>
                <w:rFonts w:ascii="Arial Narrow" w:hAnsi="Arial Narrow"/>
                <w:strike/>
                <w:sz w:val="20"/>
                <w:szCs w:val="20"/>
              </w:rPr>
              <w:t>En (4), Si la suma de los valores modificados de la columna Ponderación no suma 100%,</w:t>
            </w:r>
            <w:r w:rsidRPr="005C403B">
              <w:rPr>
                <w:rFonts w:ascii="Arial Narrow" w:hAnsi="Arial Narrow"/>
                <w:sz w:val="20"/>
                <w:szCs w:val="20"/>
              </w:rPr>
              <w:t xml:space="preserve"> el sistema, </w:t>
            </w:r>
            <w:r w:rsidR="00A40131">
              <w:rPr>
                <w:rFonts w:ascii="Arial Narrow" w:hAnsi="Arial Narrow"/>
                <w:sz w:val="20"/>
                <w:szCs w:val="20"/>
              </w:rPr>
              <w:t>muestra</w:t>
            </w:r>
            <w:r w:rsidR="00A40131" w:rsidRPr="005C403B">
              <w:rPr>
                <w:rFonts w:ascii="Arial Narrow" w:hAnsi="Arial Narrow"/>
                <w:sz w:val="20"/>
                <w:szCs w:val="20"/>
              </w:rPr>
              <w:t xml:space="preserve"> </w:t>
            </w:r>
            <w:r w:rsidRPr="005C403B">
              <w:rPr>
                <w:rFonts w:ascii="Arial Narrow" w:hAnsi="Arial Narrow"/>
                <w:sz w:val="20"/>
                <w:szCs w:val="20"/>
              </w:rPr>
              <w:t>el mensaje: “</w:t>
            </w:r>
            <w:r w:rsidRPr="005C403B">
              <w:rPr>
                <w:rFonts w:ascii="Arial Narrow" w:hAnsi="Arial Narrow"/>
                <w:b/>
                <w:sz w:val="20"/>
                <w:szCs w:val="20"/>
              </w:rPr>
              <w:t>Ponderaciones consignadas no suman el 100%, sírvase verificar</w:t>
            </w:r>
            <w:r w:rsidRPr="005C403B">
              <w:rPr>
                <w:rFonts w:ascii="Arial Narrow" w:hAnsi="Arial Narrow"/>
                <w:sz w:val="20"/>
                <w:szCs w:val="20"/>
              </w:rPr>
              <w:t>", permitiendo corregir los datos.</w:t>
            </w:r>
          </w:p>
        </w:tc>
      </w:tr>
      <w:tr w:rsidR="007601C5" w:rsidRPr="005C403B" w:rsidTr="00C23B9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C23B91">
        <w:tc>
          <w:tcPr>
            <w:tcW w:w="9356" w:type="dxa"/>
            <w:gridSpan w:val="3"/>
          </w:tcPr>
          <w:p w:rsidR="007601C5" w:rsidRPr="005C403B" w:rsidRDefault="00A73A8B" w:rsidP="007601C5">
            <w:pPr>
              <w:rPr>
                <w:rFonts w:ascii="Arial Narrow" w:hAnsi="Arial Narrow"/>
                <w:sz w:val="20"/>
                <w:szCs w:val="20"/>
              </w:rPr>
            </w:pPr>
            <w:r>
              <w:rPr>
                <w:rFonts w:ascii="Arial Narrow" w:hAnsi="Arial Narrow"/>
                <w:sz w:val="20"/>
                <w:szCs w:val="20"/>
                <w:lang w:val="en-US"/>
              </w:rPr>
              <w:t>RF5</w:t>
            </w:r>
          </w:p>
        </w:tc>
      </w:tr>
      <w:tr w:rsidR="007601C5" w:rsidRPr="005C403B" w:rsidTr="00C23B9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C23B91">
        <w:tc>
          <w:tcPr>
            <w:tcW w:w="9356" w:type="dxa"/>
            <w:gridSpan w:val="3"/>
          </w:tcPr>
          <w:p w:rsidR="007601C5" w:rsidRPr="005C403B" w:rsidRDefault="00AC1245" w:rsidP="00AC1245">
            <w:pPr>
              <w:rPr>
                <w:rFonts w:ascii="Arial Narrow" w:hAnsi="Arial Narrow"/>
                <w:sz w:val="20"/>
                <w:szCs w:val="20"/>
              </w:rPr>
            </w:pPr>
            <w:r>
              <w:rPr>
                <w:rFonts w:ascii="Arial Narrow" w:hAnsi="Arial Narrow"/>
                <w:sz w:val="20"/>
                <w:szCs w:val="20"/>
              </w:rPr>
              <w:t>IU012</w:t>
            </w:r>
            <w:r w:rsidR="007601C5" w:rsidRPr="005C403B">
              <w:rPr>
                <w:rFonts w:ascii="Arial Narrow" w:hAnsi="Arial Narrow"/>
                <w:sz w:val="20"/>
                <w:szCs w:val="20"/>
              </w:rPr>
              <w:t>, IU0</w:t>
            </w:r>
            <w:r>
              <w:rPr>
                <w:rFonts w:ascii="Arial Narrow" w:hAnsi="Arial Narrow"/>
                <w:sz w:val="20"/>
                <w:szCs w:val="20"/>
              </w:rPr>
              <w:t>13</w:t>
            </w:r>
          </w:p>
        </w:tc>
      </w:tr>
    </w:tbl>
    <w:p w:rsidR="007601C5"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567"/>
        <w:gridCol w:w="3119"/>
        <w:gridCol w:w="5670"/>
      </w:tblGrid>
      <w:tr w:rsidR="004E2D52" w:rsidTr="00873A86">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sz w:val="20"/>
                <w:szCs w:val="20"/>
              </w:rPr>
              <w:t>CUS08 Registrar parámetros para el sorteo y asignación en bloque</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2. Descripción del Caso de Uso</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Registrar parámetros para el sorteo de las declaraciones y permitir la asignación en bloque de especialistas</w:t>
            </w:r>
          </w:p>
          <w:p w:rsidR="004E2D52" w:rsidRDefault="004E2D52">
            <w:pPr>
              <w:rPr>
                <w:rFonts w:ascii="Arial Narrow" w:hAnsi="Arial Narrow" w:cs="Arial"/>
                <w:strike/>
                <w:sz w:val="20"/>
                <w:szCs w:val="20"/>
              </w:rPr>
            </w:pPr>
            <w:r>
              <w:rPr>
                <w:rFonts w:ascii="Arial Narrow" w:hAnsi="Arial Narrow" w:cs="Arial"/>
                <w:strike/>
                <w:sz w:val="20"/>
                <w:szCs w:val="20"/>
              </w:rPr>
              <w:t xml:space="preserve">Sólo aplicarán los regímenes </w:t>
            </w:r>
          </w:p>
          <w:p w:rsidR="004E2D52" w:rsidRDefault="004E2D52" w:rsidP="00EF6966">
            <w:pPr>
              <w:numPr>
                <w:ilvl w:val="0"/>
                <w:numId w:val="72"/>
              </w:numPr>
              <w:rPr>
                <w:rFonts w:ascii="Arial Narrow" w:hAnsi="Arial Narrow"/>
                <w:sz w:val="20"/>
                <w:szCs w:val="20"/>
              </w:rPr>
            </w:pPr>
            <w:r>
              <w:rPr>
                <w:rFonts w:ascii="Arial Narrow" w:hAnsi="Arial Narrow" w:cs="Arial"/>
                <w:strike/>
                <w:sz w:val="20"/>
                <w:szCs w:val="20"/>
                <w:highlight w:val="yellow"/>
              </w:rPr>
              <w:t>(28) Envíos de Entrega Rápida</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3. Actor(es)</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sz w:val="20"/>
                <w:szCs w:val="20"/>
              </w:rPr>
              <w:t>Funcionario Aduanero</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4. Precondiciones</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rsidP="00EF6966">
            <w:pPr>
              <w:numPr>
                <w:ilvl w:val="0"/>
                <w:numId w:val="73"/>
              </w:numPr>
              <w:rPr>
                <w:rFonts w:ascii="Arial Narrow" w:hAnsi="Arial Narrow"/>
                <w:sz w:val="20"/>
                <w:szCs w:val="20"/>
              </w:rPr>
            </w:pPr>
            <w:r>
              <w:rPr>
                <w:rFonts w:ascii="Arial Narrow" w:hAnsi="Arial Narrow"/>
                <w:sz w:val="20"/>
                <w:szCs w:val="20"/>
              </w:rPr>
              <w:t>El usuario se encuentre autenticado en el Portal del Funcionario Aduanero.</w:t>
            </w:r>
          </w:p>
          <w:p w:rsidR="004E2D52" w:rsidRDefault="004E2D52" w:rsidP="00EF6966">
            <w:pPr>
              <w:numPr>
                <w:ilvl w:val="0"/>
                <w:numId w:val="73"/>
              </w:numPr>
              <w:rPr>
                <w:rFonts w:ascii="Arial Narrow" w:hAnsi="Arial Narrow"/>
                <w:strike/>
                <w:sz w:val="20"/>
                <w:szCs w:val="20"/>
              </w:rPr>
            </w:pPr>
            <w:r>
              <w:rPr>
                <w:rFonts w:ascii="Arial Narrow" w:hAnsi="Arial Narrow" w:cs="Arial"/>
                <w:strike/>
                <w:sz w:val="20"/>
                <w:szCs w:val="20"/>
              </w:rPr>
              <w:t xml:space="preserve">El registro de los roles de </w:t>
            </w:r>
            <w:r>
              <w:rPr>
                <w:rFonts w:ascii="Arial Narrow" w:hAnsi="Arial Narrow" w:cs="Arial"/>
                <w:strike/>
                <w:sz w:val="20"/>
                <w:szCs w:val="20"/>
                <w:highlight w:val="yellow"/>
              </w:rPr>
              <w:t>Jefes de régimen.</w:t>
            </w:r>
          </w:p>
          <w:p w:rsidR="004E2D52" w:rsidRDefault="004E2D52" w:rsidP="00EF6966">
            <w:pPr>
              <w:numPr>
                <w:ilvl w:val="0"/>
                <w:numId w:val="73"/>
              </w:numPr>
              <w:rPr>
                <w:rFonts w:ascii="Arial Narrow" w:hAnsi="Arial Narrow"/>
                <w:sz w:val="20"/>
                <w:szCs w:val="20"/>
              </w:rPr>
            </w:pPr>
            <w:r>
              <w:rPr>
                <w:rFonts w:ascii="Arial Narrow" w:hAnsi="Arial Narrow" w:cs="Arial"/>
                <w:sz w:val="20"/>
                <w:szCs w:val="20"/>
              </w:rPr>
              <w:t>El catálogo de funcionarios aduaneros debe estar actualizado.</w:t>
            </w:r>
          </w:p>
          <w:p w:rsidR="004E2D52" w:rsidRDefault="004E2D52" w:rsidP="00EF6966">
            <w:pPr>
              <w:numPr>
                <w:ilvl w:val="0"/>
                <w:numId w:val="73"/>
              </w:numPr>
              <w:rPr>
                <w:rFonts w:ascii="Arial Narrow" w:hAnsi="Arial Narrow"/>
                <w:sz w:val="20"/>
                <w:szCs w:val="20"/>
              </w:rPr>
            </w:pPr>
            <w:r>
              <w:rPr>
                <w:rFonts w:ascii="Arial Narrow" w:hAnsi="Arial Narrow"/>
                <w:sz w:val="20"/>
                <w:szCs w:val="20"/>
              </w:rPr>
              <w:t xml:space="preserve">El usuario cuente con los permisos necesarios para poder acceder a esta opción (Ver </w:t>
            </w:r>
            <w:r>
              <w:rPr>
                <w:rFonts w:ascii="Arial Narrow" w:hAnsi="Arial Narrow"/>
                <w:b/>
                <w:sz w:val="20"/>
                <w:szCs w:val="20"/>
              </w:rPr>
              <w:t>ANEXO 01</w:t>
            </w:r>
            <w:r>
              <w:rPr>
                <w:rFonts w:ascii="Arial Narrow" w:hAnsi="Arial Narrow"/>
                <w:sz w:val="20"/>
                <w:szCs w:val="20"/>
              </w:rPr>
              <w:t>)</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 xml:space="preserve">5. </w:t>
            </w:r>
            <w:proofErr w:type="spellStart"/>
            <w:r>
              <w:rPr>
                <w:rFonts w:ascii="Arial Narrow" w:eastAsia="Times New Roman" w:hAnsi="Arial Narrow" w:cs="Times New Roman"/>
              </w:rPr>
              <w:t>Pos</w:t>
            </w:r>
            <w:proofErr w:type="spellEnd"/>
            <w:r>
              <w:rPr>
                <w:rFonts w:ascii="Arial Narrow" w:eastAsia="Times New Roman" w:hAnsi="Arial Narrow" w:cs="Times New Roman"/>
              </w:rPr>
              <w:t xml:space="preserve"> condiciones</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rPr>
                <w:rFonts w:ascii="Arial Narrow" w:eastAsia="Times New Roman" w:hAnsi="Arial Narrow" w:cs="Times New Roman"/>
              </w:rPr>
            </w:pPr>
            <w:r>
              <w:rPr>
                <w:rFonts w:ascii="Arial Narrow" w:hAnsi="Arial Narrow"/>
              </w:rPr>
              <w:t>Declaración asignada a Funcionario Aduanero</w:t>
            </w:r>
          </w:p>
        </w:tc>
      </w:tr>
      <w:tr w:rsidR="004E2D52" w:rsidTr="00873A86">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6. Flujo de eventos *</w:t>
            </w:r>
          </w:p>
        </w:tc>
      </w:tr>
      <w:tr w:rsidR="004E2D52" w:rsidTr="00873A86">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Respuesta del Sistema</w:t>
            </w:r>
          </w:p>
        </w:tc>
      </w:tr>
      <w:tr w:rsidR="004E2D52" w:rsidRPr="00873A86" w:rsidTr="00873A86">
        <w:tc>
          <w:tcPr>
            <w:tcW w:w="567" w:type="dxa"/>
            <w:tcBorders>
              <w:top w:val="single" w:sz="6" w:space="0" w:color="000000"/>
              <w:left w:val="single" w:sz="6" w:space="0" w:color="000000"/>
              <w:bottom w:val="single" w:sz="6" w:space="0" w:color="000000"/>
              <w:right w:val="single" w:sz="6" w:space="0" w:color="000000"/>
            </w:tcBorders>
            <w:hideMark/>
          </w:tcPr>
          <w:p w:rsidR="004E2D52" w:rsidRPr="00873A86" w:rsidRDefault="004E2D52" w:rsidP="00EF6966">
            <w:pPr>
              <w:pStyle w:val="NormalWeb"/>
              <w:numPr>
                <w:ilvl w:val="0"/>
                <w:numId w:val="98"/>
              </w:numPr>
              <w:spacing w:before="0" w:beforeAutospacing="0" w:after="0" w:afterAutospacing="0"/>
              <w:ind w:left="356"/>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Pr="00873A86" w:rsidRDefault="004E2D52">
            <w:pPr>
              <w:pStyle w:val="Num-DocParagraph"/>
              <w:tabs>
                <w:tab w:val="left" w:pos="708"/>
              </w:tabs>
              <w:spacing w:before="40" w:after="40"/>
              <w:rPr>
                <w:rFonts w:ascii="Arial Narrow" w:hAnsi="Arial Narrow" w:cs="Arial"/>
                <w:b w:val="0"/>
                <w:sz w:val="20"/>
                <w:lang w:val="es-ES"/>
              </w:rPr>
            </w:pPr>
            <w:r w:rsidRPr="00873A86">
              <w:rPr>
                <w:rFonts w:ascii="Arial Narrow" w:hAnsi="Arial Narrow" w:cs="Arial"/>
                <w:b w:val="0"/>
                <w:sz w:val="20"/>
                <w:lang w:val="es-ES"/>
              </w:rPr>
              <w:t>El usuario selecciona la opción del menú.</w:t>
            </w:r>
          </w:p>
          <w:p w:rsidR="004E2D52" w:rsidRPr="00873A86" w:rsidRDefault="004E2D52">
            <w:pPr>
              <w:pStyle w:val="NormalWeb"/>
              <w:spacing w:before="0" w:beforeAutospacing="0" w:after="0" w:afterAutospacing="0"/>
              <w:rPr>
                <w:rFonts w:ascii="Arial Narrow" w:hAnsi="Arial Narrow"/>
                <w:b/>
                <w:strike/>
              </w:rPr>
            </w:pPr>
            <w:r w:rsidRPr="00873A86">
              <w:rPr>
                <w:rFonts w:ascii="Arial Narrow" w:hAnsi="Arial Narrow"/>
                <w:b/>
              </w:rPr>
              <w:t xml:space="preserve">Despacho aduanero de Ingreso </w:t>
            </w:r>
            <w:r w:rsidRPr="00873A86">
              <w:rPr>
                <w:rFonts w:ascii="Arial Narrow" w:hAnsi="Arial Narrow"/>
                <w:b/>
              </w:rPr>
              <w:sym w:font="Wingdings" w:char="F0E0"/>
            </w:r>
            <w:r w:rsidRPr="00873A86">
              <w:rPr>
                <w:rFonts w:ascii="Arial Narrow" w:hAnsi="Arial Narrow"/>
                <w:b/>
              </w:rPr>
              <w:t xml:space="preserve"> Mantenimiento de criterios </w:t>
            </w:r>
            <w:r w:rsidRPr="00873A86">
              <w:rPr>
                <w:rFonts w:ascii="Arial Narrow" w:hAnsi="Arial Narrow"/>
                <w:b/>
              </w:rPr>
              <w:sym w:font="Wingdings" w:char="F0E0"/>
            </w:r>
            <w:r w:rsidRPr="00873A86">
              <w:rPr>
                <w:rFonts w:ascii="Arial Narrow" w:hAnsi="Arial Narrow"/>
                <w:b/>
              </w:rPr>
              <w:t xml:space="preserve"> Parámetros para el sorteo</w:t>
            </w:r>
            <w:r w:rsidRPr="00873A86">
              <w:rPr>
                <w:rFonts w:ascii="Arial Narrow" w:hAnsi="Arial Narrow"/>
              </w:rPr>
              <w:t xml:space="preserve"> </w:t>
            </w:r>
            <w:r w:rsidRPr="00873A86">
              <w:rPr>
                <w:rFonts w:ascii="Arial Narrow" w:hAnsi="Arial Narrow"/>
                <w:strike/>
              </w:rPr>
              <w:t>de la</w:t>
            </w:r>
            <w:r w:rsidRPr="00873A86">
              <w:rPr>
                <w:rFonts w:ascii="Arial Narrow" w:hAnsi="Arial Narrow"/>
                <w:b/>
                <w:strike/>
              </w:rPr>
              <w:t xml:space="preserve"> (IU-</w:t>
            </w:r>
            <w:r w:rsidRPr="00873A86">
              <w:rPr>
                <w:rFonts w:ascii="Arial Narrow" w:hAnsi="Arial Narrow"/>
                <w:b/>
                <w:strike/>
              </w:rPr>
              <w:lastRenderedPageBreak/>
              <w:t>001)</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Pr="00873A86" w:rsidRDefault="004E2D52" w:rsidP="00EF6966">
            <w:pPr>
              <w:pStyle w:val="NormalWeb"/>
              <w:numPr>
                <w:ilvl w:val="1"/>
                <w:numId w:val="98"/>
              </w:numPr>
              <w:spacing w:before="0" w:beforeAutospacing="0" w:after="0" w:afterAutospacing="0"/>
              <w:ind w:left="355" w:hanging="355"/>
              <w:rPr>
                <w:rFonts w:ascii="Arial Narrow" w:hAnsi="Arial Narrow"/>
              </w:rPr>
            </w:pPr>
            <w:r w:rsidRPr="00873A86">
              <w:rPr>
                <w:rFonts w:ascii="Arial Narrow" w:hAnsi="Arial Narrow"/>
              </w:rPr>
              <w:lastRenderedPageBreak/>
              <w:t xml:space="preserve">El sistema </w:t>
            </w:r>
            <w:r w:rsidRPr="00873A86">
              <w:rPr>
                <w:rFonts w:ascii="Arial Narrow" w:eastAsia="Times New Roman" w:hAnsi="Arial Narrow"/>
              </w:rPr>
              <w:t>muestra</w:t>
            </w:r>
            <w:r w:rsidRPr="00873A86">
              <w:rPr>
                <w:rFonts w:ascii="Arial Narrow" w:hAnsi="Arial Narrow"/>
              </w:rPr>
              <w:t xml:space="preserve"> la </w:t>
            </w:r>
            <w:r w:rsidRPr="00873A86">
              <w:rPr>
                <w:rFonts w:ascii="Arial Narrow" w:hAnsi="Arial Narrow"/>
                <w:b/>
              </w:rPr>
              <w:t>(IU014)</w:t>
            </w:r>
            <w:r w:rsidRPr="00873A86">
              <w:rPr>
                <w:rFonts w:ascii="Arial Narrow" w:hAnsi="Arial Narrow"/>
              </w:rPr>
              <w:t>, con los siguientes datos:</w:t>
            </w:r>
          </w:p>
          <w:p w:rsidR="004E2D52" w:rsidRPr="00873A86" w:rsidRDefault="004E2D52" w:rsidP="00EF6966">
            <w:pPr>
              <w:pStyle w:val="Prrafodelista"/>
              <w:numPr>
                <w:ilvl w:val="0"/>
                <w:numId w:val="79"/>
              </w:numPr>
              <w:rPr>
                <w:rFonts w:ascii="Arial Narrow" w:hAnsi="Arial Narrow"/>
                <w:sz w:val="20"/>
                <w:szCs w:val="20"/>
              </w:rPr>
            </w:pPr>
            <w:r w:rsidRPr="00873A86">
              <w:rPr>
                <w:rFonts w:ascii="Arial Narrow" w:hAnsi="Arial Narrow"/>
                <w:b/>
                <w:sz w:val="20"/>
                <w:szCs w:val="20"/>
              </w:rPr>
              <w:t>Se muestra la siguiente información no editable:</w:t>
            </w:r>
          </w:p>
          <w:p w:rsidR="004E2D52" w:rsidRPr="00873A86" w:rsidRDefault="004E2D52" w:rsidP="00EF6966">
            <w:pPr>
              <w:pStyle w:val="Prrafodelista"/>
              <w:numPr>
                <w:ilvl w:val="0"/>
                <w:numId w:val="80"/>
              </w:numPr>
              <w:rPr>
                <w:rFonts w:ascii="Arial Narrow" w:hAnsi="Arial Narrow"/>
                <w:strike/>
                <w:sz w:val="20"/>
                <w:szCs w:val="20"/>
              </w:rPr>
            </w:pPr>
            <w:r w:rsidRPr="00873A86">
              <w:rPr>
                <w:rFonts w:ascii="Arial Narrow" w:hAnsi="Arial Narrow"/>
                <w:b/>
                <w:strike/>
                <w:sz w:val="20"/>
                <w:szCs w:val="20"/>
              </w:rPr>
              <w:t>Aduana:</w:t>
            </w:r>
            <w:r w:rsidRPr="00873A86">
              <w:rPr>
                <w:rFonts w:ascii="Arial Narrow" w:hAnsi="Arial Narrow"/>
                <w:strike/>
                <w:sz w:val="20"/>
                <w:szCs w:val="20"/>
              </w:rPr>
              <w:t xml:space="preserve"> código y nombre de la sede a la que corresponde el rol del funcionario que ingresa a la labor de registro. Por defecto se toma la jurisdicción donde trabaja el usuario (lectura)</w:t>
            </w:r>
          </w:p>
          <w:p w:rsidR="004E2D52" w:rsidRPr="00873A86" w:rsidRDefault="004E2D52" w:rsidP="00EF6966">
            <w:pPr>
              <w:pStyle w:val="Prrafodelista"/>
              <w:numPr>
                <w:ilvl w:val="0"/>
                <w:numId w:val="80"/>
              </w:numPr>
              <w:rPr>
                <w:rFonts w:ascii="Arial Narrow" w:hAnsi="Arial Narrow"/>
                <w:sz w:val="20"/>
                <w:szCs w:val="20"/>
              </w:rPr>
            </w:pPr>
            <w:r w:rsidRPr="00873A86">
              <w:rPr>
                <w:rFonts w:ascii="Arial Narrow" w:hAnsi="Arial Narrow"/>
                <w:b/>
                <w:sz w:val="20"/>
                <w:szCs w:val="20"/>
              </w:rPr>
              <w:lastRenderedPageBreak/>
              <w:t>Fecha:</w:t>
            </w:r>
            <w:r w:rsidRPr="00873A86">
              <w:rPr>
                <w:rFonts w:ascii="Arial Narrow" w:hAnsi="Arial Narrow"/>
                <w:sz w:val="20"/>
                <w:szCs w:val="20"/>
              </w:rPr>
              <w:t xml:space="preserve"> aquella fecha del sistema al momento en el que se está ingresando (formato </w:t>
            </w:r>
            <w:proofErr w:type="spellStart"/>
            <w:r w:rsidRPr="00873A86">
              <w:rPr>
                <w:rFonts w:ascii="Arial Narrow" w:hAnsi="Arial Narrow"/>
                <w:sz w:val="20"/>
                <w:szCs w:val="20"/>
              </w:rPr>
              <w:t>dd</w:t>
            </w:r>
            <w:proofErr w:type="spellEnd"/>
            <w:r w:rsidRPr="00873A86">
              <w:rPr>
                <w:rFonts w:ascii="Arial Narrow" w:hAnsi="Arial Narrow"/>
                <w:sz w:val="20"/>
                <w:szCs w:val="20"/>
              </w:rPr>
              <w:t>/mm/</w:t>
            </w:r>
            <w:proofErr w:type="spellStart"/>
            <w:r w:rsidRPr="00873A86">
              <w:rPr>
                <w:rFonts w:ascii="Arial Narrow" w:hAnsi="Arial Narrow"/>
                <w:sz w:val="20"/>
                <w:szCs w:val="20"/>
              </w:rPr>
              <w:t>aaaa</w:t>
            </w:r>
            <w:proofErr w:type="spellEnd"/>
            <w:r w:rsidRPr="00873A86">
              <w:rPr>
                <w:rFonts w:ascii="Arial Narrow" w:hAnsi="Arial Narrow"/>
                <w:sz w:val="20"/>
                <w:szCs w:val="20"/>
              </w:rPr>
              <w:t>). (lectura)</w:t>
            </w:r>
          </w:p>
          <w:p w:rsidR="004E2D52" w:rsidRPr="00873A86" w:rsidRDefault="004E2D52" w:rsidP="00EF6966">
            <w:pPr>
              <w:pStyle w:val="Prrafodelista"/>
              <w:numPr>
                <w:ilvl w:val="0"/>
                <w:numId w:val="80"/>
              </w:numPr>
              <w:rPr>
                <w:rFonts w:ascii="Arial Narrow" w:hAnsi="Arial Narrow"/>
                <w:sz w:val="20"/>
                <w:szCs w:val="20"/>
              </w:rPr>
            </w:pPr>
            <w:r w:rsidRPr="00873A86">
              <w:rPr>
                <w:rFonts w:ascii="Arial Narrow" w:hAnsi="Arial Narrow"/>
                <w:b/>
                <w:sz w:val="20"/>
                <w:szCs w:val="20"/>
              </w:rPr>
              <w:t>Hora:</w:t>
            </w:r>
            <w:r w:rsidRPr="00873A86">
              <w:rPr>
                <w:rFonts w:ascii="Arial Narrow" w:hAnsi="Arial Narrow"/>
                <w:sz w:val="20"/>
                <w:szCs w:val="20"/>
              </w:rPr>
              <w:t xml:space="preserve"> aquella hora del sistema al momento en el que se está ingresando (formato </w:t>
            </w:r>
            <w:proofErr w:type="spellStart"/>
            <w:r w:rsidRPr="00873A86">
              <w:rPr>
                <w:rFonts w:ascii="Arial Narrow" w:hAnsi="Arial Narrow"/>
                <w:sz w:val="20"/>
                <w:szCs w:val="20"/>
              </w:rPr>
              <w:t>hh:mm:ss</w:t>
            </w:r>
            <w:proofErr w:type="spellEnd"/>
            <w:r w:rsidRPr="00873A86">
              <w:rPr>
                <w:rFonts w:ascii="Arial Narrow" w:hAnsi="Arial Narrow"/>
                <w:sz w:val="20"/>
                <w:szCs w:val="20"/>
              </w:rPr>
              <w:t>). Por defecto la hora actual (lectura)</w:t>
            </w:r>
          </w:p>
          <w:p w:rsidR="004E2D52" w:rsidRPr="00873A86" w:rsidRDefault="004E2D52" w:rsidP="00EF6966">
            <w:pPr>
              <w:pStyle w:val="Prrafodelista"/>
              <w:numPr>
                <w:ilvl w:val="0"/>
                <w:numId w:val="79"/>
              </w:numPr>
              <w:rPr>
                <w:rFonts w:ascii="Arial Narrow" w:hAnsi="Arial Narrow"/>
                <w:sz w:val="20"/>
                <w:szCs w:val="20"/>
              </w:rPr>
            </w:pPr>
            <w:r w:rsidRPr="00873A86">
              <w:rPr>
                <w:rFonts w:ascii="Arial Narrow" w:hAnsi="Arial Narrow"/>
                <w:b/>
                <w:sz w:val="20"/>
                <w:szCs w:val="20"/>
              </w:rPr>
              <w:t>Se muestran los siguientes campos, editables</w:t>
            </w:r>
            <w:r w:rsidRPr="00873A86">
              <w:rPr>
                <w:rFonts w:ascii="Arial Narrow" w:hAnsi="Arial Narrow"/>
                <w:sz w:val="20"/>
                <w:szCs w:val="20"/>
              </w:rPr>
              <w:t>:</w:t>
            </w:r>
          </w:p>
          <w:p w:rsidR="004E2D52" w:rsidRPr="00873A86" w:rsidRDefault="004E2D52" w:rsidP="00EF6966">
            <w:pPr>
              <w:pStyle w:val="Prrafodelista"/>
              <w:numPr>
                <w:ilvl w:val="0"/>
                <w:numId w:val="80"/>
              </w:numPr>
              <w:rPr>
                <w:rFonts w:ascii="Arial Narrow" w:hAnsi="Arial Narrow"/>
                <w:sz w:val="20"/>
                <w:szCs w:val="20"/>
                <w:highlight w:val="yellow"/>
              </w:rPr>
            </w:pPr>
            <w:r w:rsidRPr="00873A86">
              <w:rPr>
                <w:rFonts w:ascii="Arial Narrow" w:hAnsi="Arial Narrow"/>
                <w:b/>
                <w:sz w:val="20"/>
                <w:szCs w:val="20"/>
                <w:highlight w:val="yellow"/>
              </w:rPr>
              <w:t>Aduana</w:t>
            </w:r>
            <w:r w:rsidRPr="00873A86">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4E2D52" w:rsidRPr="00873A86" w:rsidRDefault="004E2D52" w:rsidP="00873A86">
            <w:pPr>
              <w:pStyle w:val="Prrafodelista"/>
              <w:ind w:left="1075"/>
              <w:rPr>
                <w:rFonts w:ascii="Arial Narrow" w:hAnsi="Arial Narrow"/>
                <w:b/>
                <w:sz w:val="20"/>
                <w:szCs w:val="20"/>
                <w:highlight w:val="yellow"/>
              </w:rPr>
            </w:pPr>
            <w:r w:rsidRPr="00873A86">
              <w:rPr>
                <w:rFonts w:ascii="Arial Narrow" w:hAnsi="Arial Narrow"/>
                <w:sz w:val="20"/>
                <w:szCs w:val="20"/>
                <w:highlight w:val="yellow"/>
              </w:rPr>
              <w:t>Si la aduana del funcionario autenticado corresponde a una aduana asociada, entonces se muestran todas las aduanas que forman parte de la asociación, caso contrario se muestra solo la aduana del funcionario autenticado en la lista deshabilitada.</w:t>
            </w:r>
          </w:p>
          <w:p w:rsidR="004E2D52" w:rsidRPr="00873A86" w:rsidRDefault="004E2D52" w:rsidP="00873A86">
            <w:pPr>
              <w:pStyle w:val="Prrafodelista"/>
              <w:ind w:left="1075"/>
              <w:rPr>
                <w:rFonts w:ascii="Arial Narrow" w:hAnsi="Arial Narrow"/>
                <w:b/>
                <w:sz w:val="20"/>
                <w:szCs w:val="20"/>
              </w:rPr>
            </w:pPr>
            <w:r w:rsidRPr="00873A86">
              <w:rPr>
                <w:rFonts w:ascii="Arial Narrow" w:hAnsi="Arial Narrow"/>
                <w:sz w:val="20"/>
                <w:szCs w:val="20"/>
                <w:highlight w:val="yellow"/>
              </w:rPr>
              <w:t>En cualquier caso la aduana del funcionario se muestra seleccionada por defecto.</w:t>
            </w:r>
          </w:p>
          <w:p w:rsidR="004E2D52" w:rsidRPr="00873A86" w:rsidRDefault="004E2D52" w:rsidP="00EF6966">
            <w:pPr>
              <w:pStyle w:val="Prrafodelista"/>
              <w:numPr>
                <w:ilvl w:val="0"/>
                <w:numId w:val="80"/>
              </w:numPr>
              <w:rPr>
                <w:rFonts w:ascii="Arial Narrow" w:hAnsi="Arial Narrow"/>
                <w:b/>
                <w:sz w:val="20"/>
                <w:szCs w:val="20"/>
              </w:rPr>
            </w:pPr>
            <w:r w:rsidRPr="00873A86">
              <w:rPr>
                <w:rFonts w:ascii="Arial Narrow" w:hAnsi="Arial Narrow"/>
                <w:b/>
                <w:sz w:val="20"/>
                <w:szCs w:val="20"/>
              </w:rPr>
              <w:t xml:space="preserve">Vigente desde: </w:t>
            </w:r>
            <w:r w:rsidRPr="00873A86">
              <w:rPr>
                <w:rFonts w:ascii="Arial Narrow" w:hAnsi="Arial Narrow"/>
                <w:sz w:val="20"/>
                <w:szCs w:val="20"/>
              </w:rPr>
              <w:t>campo obligatorio donde se ingresa la fecha de inicio de vigencia del registro de los parámetros para e</w:t>
            </w:r>
            <w:r w:rsidR="00873A86">
              <w:rPr>
                <w:rFonts w:ascii="Arial Narrow" w:hAnsi="Arial Narrow"/>
                <w:sz w:val="20"/>
                <w:szCs w:val="20"/>
              </w:rPr>
              <w:t>l sorteo y asignación en Bloque.</w:t>
            </w:r>
          </w:p>
          <w:p w:rsidR="004E2D52" w:rsidRPr="00873A86" w:rsidRDefault="004E2D52" w:rsidP="00EF6966">
            <w:pPr>
              <w:pStyle w:val="Prrafodelista"/>
              <w:numPr>
                <w:ilvl w:val="0"/>
                <w:numId w:val="80"/>
              </w:numPr>
              <w:rPr>
                <w:rFonts w:ascii="Arial Narrow" w:hAnsi="Arial Narrow"/>
                <w:b/>
                <w:sz w:val="20"/>
                <w:szCs w:val="20"/>
              </w:rPr>
            </w:pPr>
            <w:r w:rsidRPr="00873A86">
              <w:rPr>
                <w:rFonts w:ascii="Arial Narrow" w:hAnsi="Arial Narrow"/>
                <w:b/>
                <w:sz w:val="20"/>
                <w:szCs w:val="20"/>
              </w:rPr>
              <w:t xml:space="preserve">Vigente hasta: </w:t>
            </w:r>
            <w:r w:rsidRPr="00873A86">
              <w:rPr>
                <w:rFonts w:ascii="Arial Narrow" w:hAnsi="Arial Narrow"/>
                <w:sz w:val="20"/>
                <w:szCs w:val="20"/>
              </w:rPr>
              <w:t>campo obligatorio donde se ingresa la fecha de fin o término de vigencia del registro de los parámetros para el sorteo y asignación en Bloque.</w:t>
            </w:r>
          </w:p>
          <w:p w:rsidR="004E2D52" w:rsidRPr="00873A86" w:rsidRDefault="004E2D52" w:rsidP="00EF6966">
            <w:pPr>
              <w:pStyle w:val="Prrafodelista"/>
              <w:numPr>
                <w:ilvl w:val="0"/>
                <w:numId w:val="80"/>
              </w:numPr>
              <w:rPr>
                <w:rFonts w:ascii="Arial Narrow" w:hAnsi="Arial Narrow"/>
                <w:bCs/>
                <w:sz w:val="20"/>
                <w:szCs w:val="20"/>
              </w:rPr>
            </w:pPr>
            <w:r w:rsidRPr="00873A86">
              <w:rPr>
                <w:rFonts w:ascii="Arial Narrow" w:hAnsi="Arial Narrow"/>
                <w:b/>
                <w:sz w:val="20"/>
                <w:szCs w:val="20"/>
                <w:highlight w:val="yellow"/>
              </w:rPr>
              <w:t xml:space="preserve">Unidad de despacho: </w:t>
            </w:r>
            <w:r w:rsidRPr="00873A86">
              <w:rPr>
                <w:rFonts w:ascii="Arial Narrow" w:hAnsi="Arial Narrow"/>
                <w:sz w:val="20"/>
                <w:szCs w:val="20"/>
                <w:highlight w:val="yellow"/>
              </w:rPr>
              <w:t>Campo obligatorio, muestra la lista de unidades de despacho de la aduana y el rol del usuario autenticado. Se muestra seleccionado el primer elemento de la lista por defecto</w:t>
            </w:r>
            <w:r w:rsidRPr="00873A86">
              <w:rPr>
                <w:rFonts w:ascii="Arial Narrow" w:hAnsi="Arial Narrow"/>
                <w:sz w:val="20"/>
                <w:szCs w:val="20"/>
              </w:rPr>
              <w:t xml:space="preserve"> </w:t>
            </w:r>
            <w:r w:rsidRPr="00873A86">
              <w:rPr>
                <w:rFonts w:ascii="Arial Narrow" w:hAnsi="Arial Narrow"/>
                <w:b/>
                <w:strike/>
                <w:sz w:val="20"/>
                <w:szCs w:val="20"/>
              </w:rPr>
              <w:t>Régimen de las declaraciones:</w:t>
            </w:r>
            <w:r w:rsidRPr="00873A86">
              <w:rPr>
                <w:rFonts w:ascii="Arial Narrow" w:hAnsi="Arial Narrow"/>
                <w:strike/>
                <w:sz w:val="20"/>
                <w:szCs w:val="20"/>
              </w:rPr>
              <w:t xml:space="preserve"> lista precargada con el régimen Envíos de Entrega Rápida, el cual deberá mostrarse seleccionado por defecto</w:t>
            </w:r>
            <w:r w:rsidRPr="00873A86">
              <w:rPr>
                <w:rFonts w:ascii="Arial Narrow" w:hAnsi="Arial Narrow"/>
                <w:sz w:val="20"/>
                <w:szCs w:val="20"/>
                <w:highlight w:val="yellow"/>
              </w:rPr>
              <w:t>.</w:t>
            </w:r>
          </w:p>
          <w:p w:rsidR="004E2D52" w:rsidRPr="00873A86" w:rsidRDefault="004E2D52" w:rsidP="00EF6966">
            <w:pPr>
              <w:pStyle w:val="Prrafodelista"/>
              <w:numPr>
                <w:ilvl w:val="0"/>
                <w:numId w:val="80"/>
              </w:numPr>
              <w:rPr>
                <w:rFonts w:ascii="Arial Narrow" w:hAnsi="Arial Narrow"/>
                <w:sz w:val="20"/>
                <w:szCs w:val="20"/>
              </w:rPr>
            </w:pPr>
            <w:r w:rsidRPr="00873A86">
              <w:rPr>
                <w:rFonts w:ascii="Arial Narrow" w:hAnsi="Arial Narrow"/>
                <w:b/>
                <w:sz w:val="20"/>
                <w:szCs w:val="20"/>
              </w:rPr>
              <w:t xml:space="preserve">Ánfora: </w:t>
            </w:r>
            <w:r w:rsidRPr="00873A86">
              <w:rPr>
                <w:rFonts w:ascii="Arial Narrow" w:hAnsi="Arial Narrow"/>
                <w:sz w:val="20"/>
                <w:szCs w:val="20"/>
                <w:highlight w:val="yellow"/>
              </w:rPr>
              <w:t xml:space="preserve">Campo obligatorio, muestra la lista de ánforas para el rol del usuario autenticado (Ver detalle en </w:t>
            </w:r>
            <w:r w:rsidRPr="00873A86">
              <w:rPr>
                <w:rFonts w:ascii="Arial Narrow" w:hAnsi="Arial Narrow"/>
                <w:b/>
                <w:sz w:val="20"/>
                <w:szCs w:val="20"/>
                <w:highlight w:val="yellow"/>
              </w:rPr>
              <w:t>Anexo 12</w:t>
            </w:r>
            <w:r w:rsidRPr="00873A86">
              <w:rPr>
                <w:rFonts w:ascii="Arial Narrow" w:hAnsi="Arial Narrow"/>
                <w:sz w:val="20"/>
                <w:szCs w:val="20"/>
                <w:highlight w:val="yellow"/>
              </w:rPr>
              <w:t>). Se muestra seleccionado el primer elemento de la lista por defecto</w:t>
            </w:r>
            <w:r w:rsidRPr="00873A86">
              <w:rPr>
                <w:rFonts w:ascii="Arial Narrow" w:hAnsi="Arial Narrow"/>
                <w:b/>
                <w:sz w:val="20"/>
                <w:szCs w:val="20"/>
              </w:rPr>
              <w:t xml:space="preserve"> </w:t>
            </w:r>
            <w:r w:rsidRPr="00873A86">
              <w:rPr>
                <w:rFonts w:ascii="Arial Narrow" w:hAnsi="Arial Narrow"/>
                <w:strike/>
                <w:sz w:val="20"/>
                <w:szCs w:val="20"/>
              </w:rPr>
              <w:t xml:space="preserve">campo donde se selecciona el ánfora para la cual se están registrando los parámetros para </w:t>
            </w:r>
            <w:r w:rsidRPr="00873A86">
              <w:rPr>
                <w:rFonts w:ascii="Arial Narrow" w:hAnsi="Arial Narrow"/>
                <w:sz w:val="20"/>
                <w:szCs w:val="20"/>
              </w:rPr>
              <w:t>sorteo</w:t>
            </w:r>
            <w:r w:rsidRPr="00873A86">
              <w:rPr>
                <w:rFonts w:ascii="Arial Narrow" w:hAnsi="Arial Narrow"/>
                <w:strike/>
                <w:sz w:val="20"/>
                <w:szCs w:val="20"/>
              </w:rPr>
              <w:t xml:space="preserve"> y asignación en bloque. La lista deberá estar cargada con el </w:t>
            </w:r>
            <w:r w:rsidRPr="00873A86">
              <w:rPr>
                <w:rFonts w:ascii="Arial Narrow" w:hAnsi="Arial Narrow"/>
                <w:b/>
                <w:strike/>
                <w:sz w:val="20"/>
                <w:szCs w:val="20"/>
                <w:highlight w:val="yellow"/>
              </w:rPr>
              <w:t xml:space="preserve">Ánfora de Canal Rojo EER, </w:t>
            </w:r>
            <w:r w:rsidRPr="00873A86">
              <w:rPr>
                <w:rFonts w:ascii="Arial Narrow" w:hAnsi="Arial Narrow"/>
                <w:strike/>
                <w:sz w:val="20"/>
                <w:szCs w:val="20"/>
                <w:highlight w:val="yellow"/>
              </w:rPr>
              <w:t>la cual deberá mostrarse seleccionada por defecto.</w:t>
            </w:r>
          </w:p>
          <w:p w:rsidR="004E2D52" w:rsidRPr="00873A86" w:rsidRDefault="004E2D52" w:rsidP="00873A86">
            <w:pPr>
              <w:pStyle w:val="Prrafodelista"/>
              <w:ind w:left="715"/>
              <w:rPr>
                <w:rFonts w:ascii="Arial Narrow" w:hAnsi="Arial Narrow"/>
                <w:strike/>
                <w:sz w:val="20"/>
                <w:szCs w:val="20"/>
              </w:rPr>
            </w:pPr>
            <w:r w:rsidRPr="00873A86">
              <w:rPr>
                <w:rFonts w:ascii="Arial Narrow" w:hAnsi="Arial Narrow"/>
                <w:strike/>
                <w:sz w:val="20"/>
                <w:szCs w:val="20"/>
              </w:rPr>
              <w:t>Se muestra también los campos que corresponden a la selección del número de sorteos al día.</w:t>
            </w:r>
          </w:p>
          <w:p w:rsidR="004E2D52" w:rsidRPr="00873A86" w:rsidRDefault="004E2D52" w:rsidP="00EF6966">
            <w:pPr>
              <w:pStyle w:val="Prrafodelista"/>
              <w:numPr>
                <w:ilvl w:val="0"/>
                <w:numId w:val="80"/>
              </w:numPr>
              <w:rPr>
                <w:rFonts w:ascii="Arial Narrow" w:hAnsi="Arial Narrow"/>
                <w:b/>
                <w:strike/>
                <w:sz w:val="20"/>
                <w:szCs w:val="20"/>
              </w:rPr>
            </w:pPr>
            <w:r w:rsidRPr="00873A86">
              <w:rPr>
                <w:rFonts w:ascii="Arial Narrow" w:hAnsi="Arial Narrow"/>
                <w:b/>
                <w:strike/>
                <w:sz w:val="20"/>
                <w:szCs w:val="20"/>
              </w:rPr>
              <w:t xml:space="preserve">Cantidad de sorteos en bloques diarios: </w:t>
            </w:r>
            <w:r w:rsidRPr="00873A86">
              <w:rPr>
                <w:rFonts w:ascii="Arial Narrow" w:hAnsi="Arial Narrow"/>
                <w:strike/>
                <w:sz w:val="20"/>
                <w:szCs w:val="20"/>
                <w:highlight w:val="yellow"/>
              </w:rPr>
              <w:t>Campo obligatorio si se selecciona Tipo por cantidad, campo numérico en el cual se ingresa</w:t>
            </w:r>
            <w:r w:rsidRPr="00873A86">
              <w:rPr>
                <w:rFonts w:ascii="Arial Narrow" w:hAnsi="Arial Narrow"/>
                <w:b/>
                <w:strike/>
                <w:sz w:val="20"/>
                <w:szCs w:val="20"/>
              </w:rPr>
              <w:t xml:space="preserve"> </w:t>
            </w:r>
            <w:r w:rsidRPr="00873A86">
              <w:rPr>
                <w:rFonts w:ascii="Arial Narrow" w:hAnsi="Arial Narrow"/>
                <w:strike/>
                <w:sz w:val="20"/>
                <w:szCs w:val="20"/>
              </w:rPr>
              <w:t xml:space="preserve">donde se selecciona la cantidad de veces que se efectuarán los sorteos al día. </w:t>
            </w:r>
          </w:p>
          <w:p w:rsidR="004E2D52" w:rsidRPr="00873A86" w:rsidRDefault="004E2D52" w:rsidP="00EF6966">
            <w:pPr>
              <w:pStyle w:val="Prrafodelista"/>
              <w:numPr>
                <w:ilvl w:val="0"/>
                <w:numId w:val="80"/>
              </w:numPr>
              <w:rPr>
                <w:rFonts w:ascii="Arial Narrow" w:hAnsi="Arial Narrow"/>
                <w:strike/>
                <w:sz w:val="20"/>
                <w:szCs w:val="20"/>
              </w:rPr>
            </w:pPr>
            <w:r w:rsidRPr="00873A86">
              <w:rPr>
                <w:rFonts w:ascii="Arial Narrow" w:hAnsi="Arial Narrow"/>
                <w:b/>
                <w:strike/>
                <w:sz w:val="20"/>
                <w:szCs w:val="20"/>
                <w:highlight w:val="yellow"/>
              </w:rPr>
              <w:t>Hora de sorteo:</w:t>
            </w:r>
            <w:r w:rsidRPr="00873A86">
              <w:rPr>
                <w:rFonts w:ascii="Arial Narrow" w:hAnsi="Arial Narrow"/>
                <w:strike/>
                <w:sz w:val="20"/>
                <w:szCs w:val="20"/>
                <w:highlight w:val="yellow"/>
              </w:rPr>
              <w:t xml:space="preserve"> </w:t>
            </w:r>
            <w:r w:rsidRPr="00873A86">
              <w:rPr>
                <w:rFonts w:ascii="Arial Narrow" w:hAnsi="Arial Narrow"/>
                <w:b/>
                <w:strike/>
                <w:sz w:val="20"/>
                <w:szCs w:val="20"/>
              </w:rPr>
              <w:t>Registro de horarios para los sorteos:</w:t>
            </w:r>
            <w:r w:rsidRPr="00873A86">
              <w:rPr>
                <w:rFonts w:ascii="Arial Narrow" w:hAnsi="Arial Narrow"/>
                <w:strike/>
                <w:sz w:val="20"/>
                <w:szCs w:val="20"/>
                <w:highlight w:val="yellow"/>
              </w:rPr>
              <w:t xml:space="preserve"> Campo obligatorio si se selecciona Tipo por cantidad, </w:t>
            </w:r>
            <w:r w:rsidRPr="00873A86">
              <w:rPr>
                <w:rFonts w:ascii="Arial Narrow" w:hAnsi="Arial Narrow"/>
                <w:strike/>
                <w:sz w:val="20"/>
                <w:szCs w:val="20"/>
              </w:rPr>
              <w:t xml:space="preserve">en dicho campo se ingresa la hora (formato 24 </w:t>
            </w:r>
            <w:proofErr w:type="spellStart"/>
            <w:r w:rsidRPr="00873A86">
              <w:rPr>
                <w:rFonts w:ascii="Arial Narrow" w:hAnsi="Arial Narrow"/>
                <w:strike/>
                <w:sz w:val="20"/>
                <w:szCs w:val="20"/>
              </w:rPr>
              <w:t>hrs</w:t>
            </w:r>
            <w:proofErr w:type="spellEnd"/>
            <w:r w:rsidRPr="00873A86">
              <w:rPr>
                <w:rFonts w:ascii="Arial Narrow" w:hAnsi="Arial Narrow"/>
                <w:strike/>
                <w:sz w:val="20"/>
                <w:szCs w:val="20"/>
              </w:rPr>
              <w:t>.) en la que el sistema debe realizar automáticamente el sorteo de las declaraciones incluidas en el ánfora a sortear. Este campo se muestra de forma dinámica, se muestran tanto como cantidad de sorteos ingrese el usuario.</w:t>
            </w:r>
          </w:p>
          <w:p w:rsidR="004E2D52" w:rsidRPr="00873A86" w:rsidRDefault="004E2D52" w:rsidP="00EF6966">
            <w:pPr>
              <w:pStyle w:val="Prrafodelista"/>
              <w:numPr>
                <w:ilvl w:val="0"/>
                <w:numId w:val="80"/>
              </w:numPr>
              <w:rPr>
                <w:rFonts w:ascii="Arial Narrow" w:hAnsi="Arial Narrow"/>
                <w:strike/>
                <w:sz w:val="20"/>
                <w:szCs w:val="20"/>
              </w:rPr>
            </w:pPr>
            <w:r w:rsidRPr="00873A86">
              <w:rPr>
                <w:rFonts w:ascii="Arial Narrow" w:hAnsi="Arial Narrow"/>
                <w:b/>
                <w:strike/>
                <w:sz w:val="20"/>
                <w:szCs w:val="20"/>
              </w:rPr>
              <w:t>Hora de corte:</w:t>
            </w:r>
            <w:r w:rsidRPr="00873A86">
              <w:rPr>
                <w:rFonts w:ascii="Arial Narrow" w:hAnsi="Arial Narrow"/>
                <w:strike/>
                <w:sz w:val="20"/>
                <w:szCs w:val="20"/>
              </w:rPr>
              <w:t xml:space="preserve"> </w:t>
            </w:r>
            <w:r w:rsidRPr="00873A86">
              <w:rPr>
                <w:rFonts w:ascii="Arial Narrow" w:hAnsi="Arial Narrow"/>
                <w:strike/>
                <w:sz w:val="20"/>
                <w:szCs w:val="20"/>
                <w:highlight w:val="yellow"/>
              </w:rPr>
              <w:t xml:space="preserve">Campo obligatorio si se selecciona Tipo por cantidad, en dicho campo se ingresa la hora (formato 24 </w:t>
            </w:r>
            <w:proofErr w:type="spellStart"/>
            <w:r w:rsidRPr="00873A86">
              <w:rPr>
                <w:rFonts w:ascii="Arial Narrow" w:hAnsi="Arial Narrow"/>
                <w:strike/>
                <w:sz w:val="20"/>
                <w:szCs w:val="20"/>
                <w:highlight w:val="yellow"/>
              </w:rPr>
              <w:t>hrs</w:t>
            </w:r>
            <w:proofErr w:type="spellEnd"/>
            <w:r w:rsidRPr="00873A86">
              <w:rPr>
                <w:rFonts w:ascii="Arial Narrow" w:hAnsi="Arial Narrow"/>
                <w:strike/>
                <w:sz w:val="20"/>
                <w:szCs w:val="20"/>
                <w:highlight w:val="yellow"/>
              </w:rPr>
              <w:t>.) en la que el sistema efectuará el corte de las declaraciones que han ingresado al ánfora para el sorteo. Este campo se muestra de forma dinámica, se muestran tanto como cantidad de sorteos ingrese el usuario.</w:t>
            </w:r>
          </w:p>
          <w:p w:rsidR="004E2D52" w:rsidRPr="00873A86" w:rsidRDefault="004E2D52" w:rsidP="00873A86">
            <w:pPr>
              <w:pStyle w:val="Prrafodelista"/>
              <w:ind w:left="715"/>
              <w:rPr>
                <w:rFonts w:ascii="Arial Narrow" w:hAnsi="Arial Narrow"/>
                <w:strike/>
                <w:sz w:val="20"/>
                <w:szCs w:val="20"/>
              </w:rPr>
            </w:pPr>
            <w:r w:rsidRPr="00873A86">
              <w:rPr>
                <w:rFonts w:ascii="Arial Narrow" w:hAnsi="Arial Narrow"/>
                <w:strike/>
                <w:sz w:val="20"/>
                <w:szCs w:val="20"/>
              </w:rPr>
              <w:t xml:space="preserve">Adicionalmente, se registra para cada sorteo, el </w:t>
            </w:r>
            <w:r w:rsidRPr="00873A86">
              <w:rPr>
                <w:rFonts w:ascii="Arial Narrow" w:hAnsi="Arial Narrow"/>
                <w:b/>
                <w:strike/>
                <w:sz w:val="20"/>
                <w:szCs w:val="20"/>
              </w:rPr>
              <w:t>horario de corte</w:t>
            </w:r>
            <w:r w:rsidRPr="00873A86">
              <w:rPr>
                <w:rFonts w:ascii="Arial Narrow" w:hAnsi="Arial Narrow"/>
                <w:strike/>
                <w:sz w:val="20"/>
                <w:szCs w:val="20"/>
              </w:rPr>
              <w:t xml:space="preserve"> en que se efectuará el corte de las declaraciones que han ingresado al ánfora para el sorteo. </w:t>
            </w:r>
          </w:p>
          <w:p w:rsidR="006760BB" w:rsidRPr="00873A86" w:rsidRDefault="006760BB" w:rsidP="00EF6966">
            <w:pPr>
              <w:pStyle w:val="Prrafodelista"/>
              <w:numPr>
                <w:ilvl w:val="0"/>
                <w:numId w:val="80"/>
              </w:numPr>
              <w:rPr>
                <w:rFonts w:ascii="Arial Narrow" w:hAnsi="Arial Narrow"/>
                <w:b/>
                <w:sz w:val="20"/>
                <w:szCs w:val="20"/>
                <w:highlight w:val="yellow"/>
              </w:rPr>
            </w:pPr>
            <w:r w:rsidRPr="00873A86">
              <w:rPr>
                <w:rFonts w:ascii="Arial Narrow" w:hAnsi="Arial Narrow"/>
                <w:b/>
                <w:sz w:val="20"/>
                <w:szCs w:val="20"/>
                <w:highlight w:val="yellow"/>
              </w:rPr>
              <w:t xml:space="preserve">Turno: </w:t>
            </w:r>
            <w:r w:rsidRPr="00873A86">
              <w:rPr>
                <w:rFonts w:ascii="Arial Narrow" w:hAnsi="Arial Narrow"/>
                <w:sz w:val="20"/>
                <w:szCs w:val="20"/>
                <w:highlight w:val="yellow"/>
              </w:rPr>
              <w:t xml:space="preserve">Campo obligatorio si se selecciona Tipo por turno, muestra la lista de turnos activos para la unidad de </w:t>
            </w:r>
            <w:r w:rsidRPr="00873A86">
              <w:rPr>
                <w:rFonts w:ascii="Arial Narrow" w:hAnsi="Arial Narrow"/>
                <w:sz w:val="20"/>
                <w:szCs w:val="20"/>
                <w:highlight w:val="yellow"/>
              </w:rPr>
              <w:lastRenderedPageBreak/>
              <w:t>despacho seleccionada, se muestra el nombre y las horas de inicio y fin del turno.</w:t>
            </w:r>
          </w:p>
          <w:p w:rsidR="004E2D52" w:rsidRPr="00873A86" w:rsidRDefault="004E2D52" w:rsidP="00EF6966">
            <w:pPr>
              <w:pStyle w:val="Prrafodelista"/>
              <w:numPr>
                <w:ilvl w:val="0"/>
                <w:numId w:val="80"/>
              </w:numPr>
              <w:rPr>
                <w:rFonts w:ascii="Arial Narrow" w:hAnsi="Arial Narrow"/>
                <w:b/>
                <w:sz w:val="20"/>
                <w:szCs w:val="20"/>
              </w:rPr>
            </w:pPr>
            <w:r w:rsidRPr="00873A86">
              <w:rPr>
                <w:rFonts w:ascii="Arial Narrow" w:hAnsi="Arial Narrow"/>
                <w:b/>
                <w:sz w:val="20"/>
                <w:szCs w:val="20"/>
              </w:rPr>
              <w:t xml:space="preserve">Carga máxima diaria por funcionario aduanero: </w:t>
            </w:r>
            <w:r w:rsidRPr="00873A86">
              <w:rPr>
                <w:rFonts w:ascii="Arial Narrow" w:hAnsi="Arial Narrow"/>
                <w:sz w:val="20"/>
                <w:szCs w:val="20"/>
                <w:highlight w:val="yellow"/>
              </w:rPr>
              <w:t xml:space="preserve">Campo obligatorio si se selecciona Tipo por cantidad, </w:t>
            </w:r>
            <w:r w:rsidRPr="00873A86">
              <w:rPr>
                <w:rFonts w:ascii="Arial Narrow" w:hAnsi="Arial Narrow"/>
                <w:sz w:val="20"/>
                <w:szCs w:val="20"/>
              </w:rPr>
              <w:t xml:space="preserve">donde se registra el valor ponderado de carga laboral máxima por día que debe asignarse a un funcionario aduanero. </w:t>
            </w:r>
            <w:r w:rsidRPr="00873A86">
              <w:rPr>
                <w:rFonts w:ascii="Arial Narrow" w:hAnsi="Arial Narrow"/>
                <w:sz w:val="20"/>
                <w:szCs w:val="20"/>
                <w:highlight w:val="yellow"/>
              </w:rPr>
              <w:t>Por defecto se debe mostrar el valor 0.</w:t>
            </w:r>
          </w:p>
          <w:p w:rsidR="00144EA7" w:rsidRPr="00873A86" w:rsidRDefault="004E2D52" w:rsidP="00EF6966">
            <w:pPr>
              <w:pStyle w:val="Prrafodelista"/>
              <w:numPr>
                <w:ilvl w:val="0"/>
                <w:numId w:val="80"/>
              </w:numPr>
              <w:rPr>
                <w:rFonts w:ascii="Arial Narrow" w:hAnsi="Arial Narrow"/>
                <w:b/>
                <w:sz w:val="20"/>
                <w:szCs w:val="20"/>
                <w:highlight w:val="yellow"/>
              </w:rPr>
            </w:pPr>
            <w:r w:rsidRPr="00873A86">
              <w:rPr>
                <w:rFonts w:ascii="Arial Narrow" w:hAnsi="Arial Narrow"/>
                <w:b/>
                <w:sz w:val="20"/>
                <w:szCs w:val="20"/>
                <w:highlight w:val="yellow"/>
              </w:rPr>
              <w:t xml:space="preserve">Procesar en feriados: </w:t>
            </w:r>
            <w:r w:rsidRPr="00873A86">
              <w:rPr>
                <w:rFonts w:ascii="Arial Narrow" w:hAnsi="Arial Narrow"/>
                <w:sz w:val="20"/>
                <w:szCs w:val="20"/>
                <w:highlight w:val="yellow"/>
              </w:rPr>
              <w:t>Campo obligatorio que indica si el sorteo registrado se ejecutara en días feriados. Tiene las opciones Sí y No, por defecto se muestra seleccionada la opción No.</w:t>
            </w:r>
          </w:p>
          <w:p w:rsidR="00144EA7" w:rsidRPr="00873A86" w:rsidRDefault="00144EA7" w:rsidP="00EF6966">
            <w:pPr>
              <w:pStyle w:val="Prrafodelista"/>
              <w:numPr>
                <w:ilvl w:val="0"/>
                <w:numId w:val="80"/>
              </w:numPr>
              <w:rPr>
                <w:rFonts w:ascii="Arial Narrow" w:hAnsi="Arial Narrow"/>
                <w:color w:val="FF0000"/>
                <w:sz w:val="20"/>
                <w:szCs w:val="20"/>
                <w:highlight w:val="yellow"/>
              </w:rPr>
            </w:pPr>
            <w:r w:rsidRPr="00873A86">
              <w:rPr>
                <w:rFonts w:ascii="Arial Narrow" w:hAnsi="Arial Narrow"/>
                <w:b/>
                <w:color w:val="FF0000"/>
                <w:sz w:val="20"/>
                <w:szCs w:val="20"/>
                <w:highlight w:val="yellow"/>
              </w:rPr>
              <w:t>Tipo de horario de sorteos:</w:t>
            </w:r>
            <w:r w:rsidRPr="00873A86">
              <w:rPr>
                <w:rFonts w:ascii="Arial Narrow" w:hAnsi="Arial Narrow"/>
                <w:color w:val="FF0000"/>
                <w:sz w:val="20"/>
                <w:szCs w:val="20"/>
                <w:highlight w:val="yellow"/>
              </w:rPr>
              <w:t xml:space="preserve"> Se muestran las opciones Intervalos y Horarios fijos.</w:t>
            </w:r>
          </w:p>
          <w:p w:rsidR="00144EA7" w:rsidRPr="00873A86" w:rsidRDefault="00144EA7" w:rsidP="00873A86">
            <w:pPr>
              <w:pStyle w:val="Prrafodelista"/>
              <w:ind w:left="1075"/>
              <w:rPr>
                <w:rFonts w:ascii="Arial Narrow" w:hAnsi="Arial Narrow"/>
                <w:color w:val="FF0000"/>
                <w:sz w:val="20"/>
                <w:szCs w:val="20"/>
                <w:highlight w:val="yellow"/>
              </w:rPr>
            </w:pPr>
            <w:r w:rsidRPr="00873A86">
              <w:rPr>
                <w:rFonts w:ascii="Arial Narrow" w:hAnsi="Arial Narrow"/>
                <w:color w:val="FF0000"/>
                <w:sz w:val="20"/>
                <w:szCs w:val="20"/>
                <w:highlight w:val="yellow"/>
              </w:rPr>
              <w:t>Se muestra la opción Intervalo seleccionada por defecto.</w:t>
            </w:r>
          </w:p>
          <w:p w:rsidR="00144EA7" w:rsidRPr="00873A86" w:rsidRDefault="00144EA7" w:rsidP="00EF6966">
            <w:pPr>
              <w:pStyle w:val="Prrafodelista"/>
              <w:numPr>
                <w:ilvl w:val="0"/>
                <w:numId w:val="80"/>
              </w:numPr>
              <w:rPr>
                <w:rFonts w:ascii="Arial Narrow" w:hAnsi="Arial Narrow"/>
                <w:sz w:val="20"/>
                <w:szCs w:val="20"/>
                <w:highlight w:val="yellow"/>
              </w:rPr>
            </w:pPr>
            <w:r w:rsidRPr="00873A86">
              <w:rPr>
                <w:rFonts w:ascii="Arial Narrow" w:hAnsi="Arial Narrow" w:cs="Arial"/>
                <w:b/>
                <w:sz w:val="20"/>
                <w:szCs w:val="20"/>
                <w:highlight w:val="yellow"/>
              </w:rPr>
              <w:t>Intervalo</w:t>
            </w:r>
            <w:r w:rsidRPr="00873A86">
              <w:rPr>
                <w:rFonts w:ascii="Arial Narrow" w:hAnsi="Arial Narrow"/>
                <w:b/>
                <w:sz w:val="20"/>
                <w:szCs w:val="20"/>
                <w:highlight w:val="yellow"/>
              </w:rPr>
              <w:t xml:space="preserve"> entre sorteos (minutos):</w:t>
            </w:r>
            <w:r w:rsidRPr="00873A86">
              <w:rPr>
                <w:rFonts w:ascii="Arial Narrow" w:hAnsi="Arial Narrow"/>
                <w:sz w:val="20"/>
                <w:szCs w:val="20"/>
                <w:highlight w:val="yellow"/>
              </w:rPr>
              <w:t xml:space="preserve"> Casilla de 3 caracteres numéricos. </w:t>
            </w:r>
            <w:r w:rsidRPr="00873A86">
              <w:rPr>
                <w:rFonts w:ascii="Arial Narrow" w:hAnsi="Arial Narrow"/>
                <w:color w:val="FF0000"/>
                <w:sz w:val="20"/>
                <w:szCs w:val="20"/>
                <w:highlight w:val="yellow"/>
              </w:rPr>
              <w:t xml:space="preserve">Sólo se muestra si se seleccionó Tipo de horario de sorteos </w:t>
            </w:r>
            <w:r w:rsidRPr="00873A86">
              <w:rPr>
                <w:rFonts w:ascii="Arial Narrow" w:hAnsi="Arial Narrow"/>
                <w:b/>
                <w:color w:val="FF0000"/>
                <w:sz w:val="20"/>
                <w:szCs w:val="20"/>
                <w:highlight w:val="yellow"/>
              </w:rPr>
              <w:t xml:space="preserve">Intervalos. </w:t>
            </w:r>
            <w:r w:rsidRPr="00873A86">
              <w:rPr>
                <w:rFonts w:ascii="Arial Narrow" w:hAnsi="Arial Narrow"/>
                <w:color w:val="FF0000"/>
                <w:sz w:val="20"/>
                <w:szCs w:val="20"/>
                <w:highlight w:val="yellow"/>
              </w:rPr>
              <w:t>Es el intervalo de tiempo; expresado en minutos; entre los cuales se realizarán los sorteos dentro de la hora de inicio y fin del turno</w:t>
            </w:r>
            <w:r w:rsidR="00010F0C" w:rsidRPr="00873A86">
              <w:rPr>
                <w:rFonts w:ascii="Arial Narrow" w:hAnsi="Arial Narrow"/>
                <w:color w:val="FF0000"/>
                <w:sz w:val="20"/>
                <w:szCs w:val="20"/>
                <w:highlight w:val="yellow"/>
              </w:rPr>
              <w:t xml:space="preserve"> seleccionado</w:t>
            </w:r>
            <w:r w:rsidRPr="00873A86">
              <w:rPr>
                <w:rFonts w:ascii="Arial Narrow" w:hAnsi="Arial Narrow"/>
                <w:color w:val="FF0000"/>
                <w:sz w:val="20"/>
                <w:szCs w:val="20"/>
                <w:highlight w:val="yellow"/>
              </w:rPr>
              <w:t>.</w:t>
            </w:r>
          </w:p>
          <w:p w:rsidR="00144EA7" w:rsidRPr="00873A86" w:rsidRDefault="00144EA7" w:rsidP="00873A86">
            <w:pPr>
              <w:pStyle w:val="Prrafodelista"/>
              <w:ind w:left="1075"/>
              <w:rPr>
                <w:rFonts w:ascii="Arial Narrow" w:hAnsi="Arial Narrow"/>
                <w:sz w:val="20"/>
                <w:szCs w:val="20"/>
                <w:highlight w:val="yellow"/>
              </w:rPr>
            </w:pPr>
            <w:r w:rsidRPr="00873A86">
              <w:rPr>
                <w:rFonts w:ascii="Arial Narrow" w:hAnsi="Arial Narrow"/>
                <w:sz w:val="20"/>
                <w:szCs w:val="20"/>
                <w:highlight w:val="yellow"/>
              </w:rPr>
              <w:t>S</w:t>
            </w:r>
            <w:r w:rsidR="00010F0C" w:rsidRPr="00873A86">
              <w:rPr>
                <w:rFonts w:ascii="Arial Narrow" w:hAnsi="Arial Narrow"/>
                <w:sz w:val="20"/>
                <w:szCs w:val="20"/>
                <w:highlight w:val="yellow"/>
              </w:rPr>
              <w:t>e</w:t>
            </w:r>
            <w:r w:rsidRPr="00873A86">
              <w:rPr>
                <w:rFonts w:ascii="Arial Narrow" w:hAnsi="Arial Narrow"/>
                <w:sz w:val="20"/>
                <w:szCs w:val="20"/>
                <w:highlight w:val="yellow"/>
              </w:rPr>
              <w:t xml:space="preserve"> muestra 30 por defecto y el campo se muestra habilitado.</w:t>
            </w:r>
          </w:p>
          <w:p w:rsidR="00144EA7" w:rsidRPr="00873A86" w:rsidRDefault="00144EA7" w:rsidP="00EF6966">
            <w:pPr>
              <w:pStyle w:val="Prrafodelista"/>
              <w:numPr>
                <w:ilvl w:val="0"/>
                <w:numId w:val="80"/>
              </w:numPr>
              <w:rPr>
                <w:rFonts w:ascii="Arial Narrow" w:hAnsi="Arial Narrow"/>
                <w:b/>
                <w:color w:val="FF0000"/>
                <w:sz w:val="20"/>
                <w:szCs w:val="20"/>
                <w:highlight w:val="yellow"/>
              </w:rPr>
            </w:pPr>
            <w:r w:rsidRPr="00873A86">
              <w:rPr>
                <w:rFonts w:ascii="Arial Narrow" w:hAnsi="Arial Narrow"/>
                <w:b/>
                <w:color w:val="FF0000"/>
                <w:sz w:val="20"/>
                <w:szCs w:val="20"/>
                <w:highlight w:val="yellow"/>
              </w:rPr>
              <w:t>Cantidad de sorteos:</w:t>
            </w:r>
            <w:r w:rsidRPr="00873A86">
              <w:rPr>
                <w:rFonts w:ascii="Arial Narrow" w:hAnsi="Arial Narrow"/>
                <w:color w:val="FF0000"/>
                <w:sz w:val="20"/>
                <w:szCs w:val="20"/>
                <w:highlight w:val="yellow"/>
              </w:rPr>
              <w:t xml:space="preserve"> Casilla de 2 caracteres numéricos. Sólo se muestra si se seleccionó Tipo de horario de sorteos </w:t>
            </w:r>
            <w:r w:rsidRPr="00873A86">
              <w:rPr>
                <w:rFonts w:ascii="Arial Narrow" w:hAnsi="Arial Narrow"/>
                <w:b/>
                <w:color w:val="FF0000"/>
                <w:sz w:val="20"/>
                <w:szCs w:val="20"/>
                <w:highlight w:val="yellow"/>
              </w:rPr>
              <w:t xml:space="preserve">Horarios fijos. </w:t>
            </w:r>
            <w:r w:rsidRPr="00873A86">
              <w:rPr>
                <w:rFonts w:ascii="Arial Narrow" w:hAnsi="Arial Narrow"/>
                <w:color w:val="FF0000"/>
                <w:sz w:val="20"/>
                <w:szCs w:val="20"/>
                <w:highlight w:val="yellow"/>
              </w:rPr>
              <w:t>Indica la cantidad de sorteos que se realizarán dentro del turno</w:t>
            </w:r>
            <w:r w:rsidRPr="00873A86">
              <w:rPr>
                <w:rFonts w:ascii="Arial Narrow" w:hAnsi="Arial Narrow"/>
                <w:b/>
                <w:color w:val="FF0000"/>
                <w:sz w:val="20"/>
                <w:szCs w:val="20"/>
                <w:highlight w:val="yellow"/>
              </w:rPr>
              <w:t>.</w:t>
            </w:r>
          </w:p>
          <w:p w:rsidR="00144EA7" w:rsidRPr="00873A86" w:rsidRDefault="00010F0C" w:rsidP="00873A86">
            <w:pPr>
              <w:pStyle w:val="Prrafodelista"/>
              <w:ind w:left="1075"/>
              <w:rPr>
                <w:rFonts w:ascii="Arial Narrow" w:hAnsi="Arial Narrow"/>
                <w:color w:val="FF0000"/>
                <w:sz w:val="20"/>
                <w:szCs w:val="20"/>
                <w:highlight w:val="yellow"/>
              </w:rPr>
            </w:pPr>
            <w:r w:rsidRPr="00873A86">
              <w:rPr>
                <w:rFonts w:ascii="Arial Narrow" w:hAnsi="Arial Narrow"/>
                <w:color w:val="FF0000"/>
                <w:sz w:val="20"/>
                <w:szCs w:val="20"/>
                <w:highlight w:val="yellow"/>
              </w:rPr>
              <w:t>S</w:t>
            </w:r>
            <w:r w:rsidR="00144EA7" w:rsidRPr="00873A86">
              <w:rPr>
                <w:rFonts w:ascii="Arial Narrow" w:hAnsi="Arial Narrow"/>
                <w:color w:val="FF0000"/>
                <w:sz w:val="20"/>
                <w:szCs w:val="20"/>
                <w:highlight w:val="yellow"/>
              </w:rPr>
              <w:t>e muestra 1 por defecto y el campo se muestra habilitado.</w:t>
            </w:r>
          </w:p>
          <w:p w:rsidR="00144EA7" w:rsidRPr="00873A86" w:rsidRDefault="00144EA7" w:rsidP="00EF6966">
            <w:pPr>
              <w:pStyle w:val="Prrafodelista"/>
              <w:numPr>
                <w:ilvl w:val="0"/>
                <w:numId w:val="80"/>
              </w:numPr>
              <w:rPr>
                <w:rFonts w:ascii="Arial Narrow" w:hAnsi="Arial Narrow"/>
                <w:color w:val="FF0000"/>
                <w:sz w:val="20"/>
                <w:szCs w:val="20"/>
                <w:highlight w:val="yellow"/>
              </w:rPr>
            </w:pPr>
            <w:r w:rsidRPr="00873A86">
              <w:rPr>
                <w:rFonts w:ascii="Arial Narrow" w:hAnsi="Arial Narrow"/>
                <w:b/>
                <w:color w:val="FF0000"/>
                <w:sz w:val="20"/>
                <w:szCs w:val="20"/>
                <w:highlight w:val="yellow"/>
              </w:rPr>
              <w:t>Hora de corte:</w:t>
            </w:r>
            <w:r w:rsidRPr="00873A86">
              <w:rPr>
                <w:rFonts w:ascii="Arial Narrow" w:hAnsi="Arial Narrow"/>
                <w:color w:val="FF0000"/>
                <w:sz w:val="20"/>
                <w:szCs w:val="20"/>
                <w:highlight w:val="yellow"/>
              </w:rPr>
              <w:t xml:space="preserve"> Casilla de 5 caracteres con formato de 24 horas. </w:t>
            </w:r>
          </w:p>
          <w:p w:rsidR="00144EA7" w:rsidRPr="00873A86" w:rsidRDefault="00144EA7" w:rsidP="00873A86">
            <w:pPr>
              <w:pStyle w:val="Prrafodelista"/>
              <w:ind w:left="1075"/>
              <w:rPr>
                <w:rFonts w:ascii="Arial Narrow" w:hAnsi="Arial Narrow"/>
                <w:color w:val="FF0000"/>
                <w:sz w:val="20"/>
                <w:szCs w:val="20"/>
                <w:highlight w:val="yellow"/>
              </w:rPr>
            </w:pPr>
            <w:r w:rsidRPr="00873A86">
              <w:rPr>
                <w:rFonts w:ascii="Arial Narrow" w:hAnsi="Arial Narrow"/>
                <w:color w:val="FF0000"/>
                <w:sz w:val="20"/>
                <w:szCs w:val="20"/>
                <w:highlight w:val="yellow"/>
              </w:rPr>
              <w:t xml:space="preserve">Sólo se muestra si se seleccionó Tipo de horario de sorteos </w:t>
            </w:r>
            <w:r w:rsidRPr="00873A86">
              <w:rPr>
                <w:rFonts w:ascii="Arial Narrow" w:hAnsi="Arial Narrow"/>
                <w:b/>
                <w:color w:val="FF0000"/>
                <w:sz w:val="20"/>
                <w:szCs w:val="20"/>
                <w:highlight w:val="yellow"/>
              </w:rPr>
              <w:t xml:space="preserve">Horarios fijos. </w:t>
            </w:r>
            <w:r w:rsidR="00010F0C" w:rsidRPr="00873A86">
              <w:rPr>
                <w:rFonts w:ascii="Arial Narrow" w:hAnsi="Arial Narrow"/>
                <w:color w:val="FF0000"/>
                <w:sz w:val="20"/>
                <w:szCs w:val="20"/>
                <w:highlight w:val="yellow"/>
              </w:rPr>
              <w:t>S</w:t>
            </w:r>
            <w:r w:rsidRPr="00873A86">
              <w:rPr>
                <w:rFonts w:ascii="Arial Narrow" w:hAnsi="Arial Narrow"/>
                <w:color w:val="FF0000"/>
                <w:sz w:val="20"/>
                <w:szCs w:val="20"/>
                <w:highlight w:val="yellow"/>
              </w:rPr>
              <w:t>e muestra la hora actual y el campo se muestra habilitado. Es la hora en que se realiza la formación de paquetes.</w:t>
            </w:r>
          </w:p>
          <w:p w:rsidR="00144EA7" w:rsidRPr="00873A86" w:rsidRDefault="00144EA7" w:rsidP="00EF6966">
            <w:pPr>
              <w:pStyle w:val="Prrafodelista"/>
              <w:numPr>
                <w:ilvl w:val="0"/>
                <w:numId w:val="80"/>
              </w:numPr>
              <w:rPr>
                <w:rFonts w:ascii="Arial Narrow" w:hAnsi="Arial Narrow"/>
                <w:color w:val="FF0000"/>
                <w:sz w:val="20"/>
                <w:szCs w:val="20"/>
                <w:highlight w:val="yellow"/>
              </w:rPr>
            </w:pPr>
            <w:r w:rsidRPr="00873A86">
              <w:rPr>
                <w:rFonts w:ascii="Arial Narrow" w:hAnsi="Arial Narrow"/>
                <w:b/>
                <w:color w:val="FF0000"/>
                <w:sz w:val="20"/>
                <w:szCs w:val="20"/>
                <w:highlight w:val="yellow"/>
              </w:rPr>
              <w:t>Hora de sorteo:</w:t>
            </w:r>
            <w:r w:rsidRPr="00873A86">
              <w:rPr>
                <w:rFonts w:ascii="Arial Narrow" w:hAnsi="Arial Narrow"/>
                <w:color w:val="FF0000"/>
                <w:sz w:val="20"/>
                <w:szCs w:val="20"/>
                <w:highlight w:val="yellow"/>
              </w:rPr>
              <w:t xml:space="preserve"> Casilla de 5 caracteres con formato de 24 horas. </w:t>
            </w:r>
          </w:p>
          <w:p w:rsidR="00144EA7" w:rsidRPr="00873A86" w:rsidRDefault="00144EA7" w:rsidP="00873A86">
            <w:pPr>
              <w:pStyle w:val="Prrafodelista"/>
              <w:ind w:left="1075"/>
              <w:rPr>
                <w:rFonts w:ascii="Arial Narrow" w:hAnsi="Arial Narrow"/>
                <w:color w:val="FF0000"/>
                <w:sz w:val="20"/>
                <w:szCs w:val="20"/>
                <w:highlight w:val="yellow"/>
              </w:rPr>
            </w:pPr>
            <w:r w:rsidRPr="00873A86">
              <w:rPr>
                <w:rFonts w:ascii="Arial Narrow" w:hAnsi="Arial Narrow"/>
                <w:color w:val="FF0000"/>
                <w:sz w:val="20"/>
                <w:szCs w:val="20"/>
                <w:highlight w:val="yellow"/>
              </w:rPr>
              <w:t xml:space="preserve">Sólo se muestra si se seleccionó Tipo de horario de sorteos </w:t>
            </w:r>
            <w:r w:rsidRPr="00873A86">
              <w:rPr>
                <w:rFonts w:ascii="Arial Narrow" w:hAnsi="Arial Narrow"/>
                <w:b/>
                <w:color w:val="FF0000"/>
                <w:sz w:val="20"/>
                <w:szCs w:val="20"/>
                <w:highlight w:val="yellow"/>
              </w:rPr>
              <w:t xml:space="preserve">Horarios fijos. </w:t>
            </w:r>
            <w:r w:rsidRPr="00873A86">
              <w:rPr>
                <w:rFonts w:ascii="Arial Narrow" w:hAnsi="Arial Narrow"/>
                <w:color w:val="FF0000"/>
                <w:sz w:val="20"/>
                <w:szCs w:val="20"/>
                <w:highlight w:val="yellow"/>
              </w:rPr>
              <w:t>Se</w:t>
            </w:r>
            <w:r w:rsidR="00010F0C" w:rsidRPr="00873A86">
              <w:rPr>
                <w:rFonts w:ascii="Arial Narrow" w:hAnsi="Arial Narrow"/>
                <w:color w:val="FF0000"/>
                <w:sz w:val="20"/>
                <w:szCs w:val="20"/>
                <w:highlight w:val="yellow"/>
              </w:rPr>
              <w:t xml:space="preserve"> </w:t>
            </w:r>
            <w:r w:rsidRPr="00873A86">
              <w:rPr>
                <w:rFonts w:ascii="Arial Narrow" w:hAnsi="Arial Narrow"/>
                <w:color w:val="FF0000"/>
                <w:sz w:val="20"/>
                <w:szCs w:val="20"/>
                <w:highlight w:val="yellow"/>
              </w:rPr>
              <w:t>muestra la hora actual y el campo se muestra habilitado. Es la hora en que se realiza el sorteo.</w:t>
            </w:r>
          </w:p>
          <w:p w:rsidR="004E2D52" w:rsidRPr="00873A86" w:rsidRDefault="004E2D52" w:rsidP="00EF6966">
            <w:pPr>
              <w:pStyle w:val="Prrafodelista"/>
              <w:numPr>
                <w:ilvl w:val="0"/>
                <w:numId w:val="80"/>
              </w:numPr>
              <w:rPr>
                <w:rFonts w:ascii="Arial Narrow" w:hAnsi="Arial Narrow"/>
                <w:b/>
                <w:sz w:val="20"/>
                <w:szCs w:val="20"/>
              </w:rPr>
            </w:pPr>
            <w:r w:rsidRPr="00873A86">
              <w:rPr>
                <w:rFonts w:ascii="Arial Narrow" w:hAnsi="Arial Narrow"/>
                <w:b/>
                <w:sz w:val="20"/>
                <w:szCs w:val="20"/>
              </w:rPr>
              <w:t xml:space="preserve">Botón </w:t>
            </w:r>
            <w:r w:rsidRPr="00873A86">
              <w:rPr>
                <w:rFonts w:ascii="Arial Narrow" w:hAnsi="Arial Narrow"/>
                <w:b/>
                <w:sz w:val="20"/>
                <w:szCs w:val="20"/>
                <w:highlight w:val="yellow"/>
              </w:rPr>
              <w:t>Grabar</w:t>
            </w:r>
            <w:r w:rsidRPr="00873A86">
              <w:rPr>
                <w:rFonts w:ascii="Arial Narrow" w:hAnsi="Arial Narrow"/>
                <w:b/>
                <w:sz w:val="20"/>
                <w:szCs w:val="20"/>
              </w:rPr>
              <w:t xml:space="preserve">: </w:t>
            </w:r>
            <w:r w:rsidRPr="00873A86">
              <w:rPr>
                <w:rFonts w:ascii="Arial Narrow" w:hAnsi="Arial Narrow"/>
                <w:sz w:val="20"/>
                <w:szCs w:val="20"/>
              </w:rPr>
              <w:t>Permite grabar los parámetros para el sorteo y asignación en bloque.</w:t>
            </w:r>
          </w:p>
          <w:p w:rsidR="004E2D52" w:rsidRPr="00873A86" w:rsidRDefault="004E2D52" w:rsidP="00EF6966">
            <w:pPr>
              <w:pStyle w:val="Prrafodelista"/>
              <w:numPr>
                <w:ilvl w:val="0"/>
                <w:numId w:val="80"/>
              </w:numPr>
              <w:rPr>
                <w:rFonts w:ascii="Arial Narrow" w:hAnsi="Arial Narrow"/>
                <w:b/>
                <w:sz w:val="20"/>
                <w:szCs w:val="20"/>
              </w:rPr>
            </w:pPr>
            <w:r w:rsidRPr="00873A86">
              <w:rPr>
                <w:rFonts w:ascii="Arial Narrow" w:hAnsi="Arial Narrow"/>
                <w:b/>
                <w:sz w:val="20"/>
                <w:szCs w:val="20"/>
              </w:rPr>
              <w:t xml:space="preserve">Botón </w:t>
            </w:r>
            <w:r w:rsidR="000F7D10" w:rsidRPr="00873A86">
              <w:rPr>
                <w:rFonts w:ascii="Arial Narrow" w:hAnsi="Arial Narrow"/>
                <w:b/>
                <w:sz w:val="20"/>
                <w:szCs w:val="20"/>
              </w:rPr>
              <w:t>Cancelar</w:t>
            </w:r>
            <w:r w:rsidRPr="00873A86">
              <w:rPr>
                <w:rFonts w:ascii="Arial Narrow" w:hAnsi="Arial Narrow"/>
                <w:b/>
                <w:sz w:val="20"/>
                <w:szCs w:val="20"/>
              </w:rPr>
              <w:t>:</w:t>
            </w:r>
            <w:r w:rsidRPr="00873A86">
              <w:rPr>
                <w:rFonts w:ascii="Arial Narrow" w:hAnsi="Arial Narrow"/>
                <w:sz w:val="20"/>
                <w:szCs w:val="20"/>
              </w:rPr>
              <w:t xml:space="preserve"> Permite deshacer los cambios realizados refrescando la IU014 con los datos iniciales.</w:t>
            </w:r>
          </w:p>
        </w:tc>
      </w:tr>
      <w:tr w:rsidR="004E2D52" w:rsidTr="00873A86">
        <w:tc>
          <w:tcPr>
            <w:tcW w:w="567" w:type="dxa"/>
            <w:tcBorders>
              <w:top w:val="single" w:sz="6" w:space="0" w:color="000000"/>
              <w:left w:val="single" w:sz="6" w:space="0" w:color="000000"/>
              <w:bottom w:val="single" w:sz="6" w:space="0" w:color="000000"/>
              <w:right w:val="single" w:sz="6" w:space="0" w:color="000000"/>
            </w:tcBorders>
          </w:tcPr>
          <w:p w:rsidR="004E2D52" w:rsidRPr="00873A86"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highlight w:val="yellow"/>
              </w:rPr>
            </w:pPr>
            <w:r>
              <w:rPr>
                <w:rFonts w:ascii="Arial Narrow" w:hAnsi="Arial Narrow" w:cs="Arial"/>
                <w:sz w:val="20"/>
                <w:szCs w:val="20"/>
                <w:highlight w:val="yellow"/>
              </w:rPr>
              <w:t xml:space="preserve">El actor selecciona una opción de la lista </w:t>
            </w:r>
            <w:r>
              <w:rPr>
                <w:rFonts w:ascii="Arial Narrow" w:hAnsi="Arial Narrow" w:cs="Arial"/>
                <w:b/>
                <w:sz w:val="20"/>
                <w:szCs w:val="20"/>
                <w:highlight w:val="yellow"/>
              </w:rPr>
              <w:t>Aduana</w:t>
            </w:r>
            <w:r>
              <w:rPr>
                <w:rFonts w:ascii="Arial Narrow" w:hAnsi="Arial Narrow" w:cs="Arial"/>
                <w:sz w:val="20"/>
                <w:szCs w:val="20"/>
                <w:highlight w:val="yellow"/>
              </w:rPr>
              <w:t xml:space="preserve">, en </w:t>
            </w:r>
            <w:r>
              <w:rPr>
                <w:rFonts w:ascii="Arial Narrow" w:hAnsi="Arial Narrow" w:cs="Arial"/>
                <w:b/>
                <w:sz w:val="20"/>
                <w:szCs w:val="20"/>
                <w:highlight w:val="yellow"/>
              </w:rPr>
              <w:t>(</w:t>
            </w:r>
            <w:r>
              <w:rPr>
                <w:rFonts w:ascii="Arial Narrow" w:hAnsi="Arial Narrow"/>
                <w:b/>
                <w:sz w:val="20"/>
                <w:szCs w:val="20"/>
                <w:highlight w:val="yellow"/>
              </w:rPr>
              <w:t>IU014)</w:t>
            </w:r>
            <w:r>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98"/>
              </w:numPr>
              <w:spacing w:before="0" w:beforeAutospacing="0" w:after="0" w:afterAutospacing="0"/>
              <w:ind w:left="355" w:hanging="355"/>
              <w:rPr>
                <w:rFonts w:ascii="Arial Narrow" w:hAnsi="Arial Narrow"/>
                <w:highlight w:val="yellow"/>
              </w:rPr>
            </w:pPr>
            <w:r>
              <w:rPr>
                <w:rFonts w:ascii="Arial Narrow" w:hAnsi="Arial Narrow"/>
                <w:highlight w:val="yellow"/>
              </w:rPr>
              <w:t>El sistema actualiza la lista de unidades de despacho vigentes para la aduana seleccionada. Por defecto se selecciona el primer elemento de la lista y continúa en 4.1.</w:t>
            </w:r>
          </w:p>
        </w:tc>
      </w:tr>
      <w:tr w:rsidR="004E2D52" w:rsidTr="00873A86">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pPr>
              <w:pStyle w:val="Num-DocParagraph"/>
              <w:tabs>
                <w:tab w:val="left" w:pos="708"/>
              </w:tabs>
              <w:spacing w:before="40" w:after="40"/>
              <w:rPr>
                <w:rFonts w:ascii="Arial Narrow" w:hAnsi="Arial Narrow"/>
                <w:sz w:val="20"/>
                <w:lang w:val="es-PE"/>
              </w:rPr>
            </w:pPr>
            <w:r>
              <w:rPr>
                <w:rFonts w:ascii="Arial Narrow" w:hAnsi="Arial Narrow" w:cs="Arial"/>
                <w:b w:val="0"/>
                <w:sz w:val="20"/>
                <w:lang w:val="es-ES"/>
              </w:rPr>
              <w:t xml:space="preserve">El usuario ingresa los datos: </w:t>
            </w:r>
            <w:r>
              <w:rPr>
                <w:rFonts w:ascii="Arial Narrow" w:hAnsi="Arial Narrow" w:cs="Arial"/>
                <w:sz w:val="20"/>
                <w:lang w:val="es-ES"/>
              </w:rPr>
              <w:t xml:space="preserve">Vigente desde y Vigente hasta </w:t>
            </w:r>
            <w:r>
              <w:rPr>
                <w:rFonts w:ascii="Arial Narrow" w:hAnsi="Arial Narrow" w:cs="Arial"/>
                <w:b w:val="0"/>
                <w:sz w:val="20"/>
                <w:lang w:val="es-PE"/>
              </w:rPr>
              <w:t xml:space="preserve">en la </w:t>
            </w:r>
            <w:r>
              <w:rPr>
                <w:rFonts w:ascii="Arial Narrow" w:hAnsi="Arial Narrow" w:cs="Arial"/>
                <w:sz w:val="20"/>
                <w:lang w:val="es-PE"/>
              </w:rPr>
              <w:t>(IU014)</w:t>
            </w:r>
            <w:r>
              <w:rPr>
                <w:rFonts w:ascii="Arial Narrow" w:hAnsi="Arial Narrow" w:cs="Arial"/>
                <w:b w:val="0"/>
                <w:sz w:val="20"/>
                <w:lang w:val="es-PE"/>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98"/>
              </w:numPr>
              <w:spacing w:before="0" w:beforeAutospacing="0" w:after="0" w:afterAutospacing="0"/>
              <w:ind w:left="355" w:hanging="355"/>
              <w:rPr>
                <w:rFonts w:ascii="Arial Narrow" w:hAnsi="Arial Narrow"/>
                <w:highlight w:val="yellow"/>
              </w:rPr>
            </w:pPr>
            <w:r>
              <w:rPr>
                <w:rFonts w:ascii="Arial Narrow" w:hAnsi="Arial Narrow"/>
                <w:highlight w:val="yellow"/>
              </w:rPr>
              <w:t>El sistema realiza las siguientes validaciones:</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1.</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2.</w:t>
            </w:r>
            <w:r>
              <w:rPr>
                <w:rFonts w:ascii="Arial Narrow" w:hAnsi="Arial Narrow"/>
                <w:sz w:val="20"/>
                <w:szCs w:val="20"/>
                <w:highlight w:val="yellow"/>
              </w:rPr>
              <w:t xml:space="preserve"> </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debe ser igual o posterior a la fecha en que se registra.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3.</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 4</w:t>
            </w:r>
            <w:r>
              <w:rPr>
                <w:rFonts w:ascii="Arial Narrow" w:hAnsi="Arial Narrow"/>
                <w:sz w:val="20"/>
                <w:szCs w:val="20"/>
                <w:highlight w:val="yellow"/>
              </w:rPr>
              <w:t>.</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5.</w:t>
            </w:r>
            <w:r>
              <w:rPr>
                <w:rFonts w:ascii="Arial Narrow" w:hAnsi="Arial Narrow"/>
                <w:sz w:val="20"/>
                <w:szCs w:val="20"/>
                <w:highlight w:val="yellow"/>
              </w:rPr>
              <w:t xml:space="preserve"> </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debe ser igual o posterior a la fecha registrada en el campo “</w:t>
            </w:r>
            <w:r>
              <w:rPr>
                <w:rFonts w:ascii="Arial Narrow" w:hAnsi="Arial Narrow"/>
                <w:b/>
                <w:sz w:val="20"/>
                <w:szCs w:val="20"/>
                <w:highlight w:val="yellow"/>
              </w:rPr>
              <w:t>Vigente Desde</w:t>
            </w:r>
            <w:r>
              <w:rPr>
                <w:rFonts w:ascii="Arial Narrow" w:hAnsi="Arial Narrow"/>
                <w:sz w:val="20"/>
                <w:szCs w:val="20"/>
                <w:highlight w:val="yellow"/>
              </w:rPr>
              <w:t xml:space="preserve">”.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6.</w:t>
            </w:r>
          </w:p>
          <w:p w:rsidR="004E2D52" w:rsidRDefault="004E2D52">
            <w:pPr>
              <w:pStyle w:val="NormalWeb"/>
              <w:spacing w:before="0" w:beforeAutospacing="0" w:after="0" w:afterAutospacing="0"/>
              <w:rPr>
                <w:rFonts w:ascii="Arial Narrow" w:hAnsi="Arial Narrow"/>
                <w:strike/>
              </w:rPr>
            </w:pPr>
            <w:r>
              <w:rPr>
                <w:rFonts w:ascii="Arial Narrow" w:hAnsi="Arial Narrow"/>
                <w:strike/>
              </w:rPr>
              <w:t>El sistema, valida la fecha “</w:t>
            </w:r>
            <w:r>
              <w:rPr>
                <w:rFonts w:ascii="Arial Narrow" w:hAnsi="Arial Narrow"/>
                <w:b/>
                <w:strike/>
              </w:rPr>
              <w:t>Vigente desde</w:t>
            </w:r>
            <w:r>
              <w:rPr>
                <w:rFonts w:ascii="Arial Narrow" w:hAnsi="Arial Narrow"/>
                <w:strike/>
              </w:rPr>
              <w:t xml:space="preserve">”: esta fecha debe ser mayor o </w:t>
            </w:r>
            <w:r>
              <w:rPr>
                <w:rFonts w:ascii="Arial Narrow" w:hAnsi="Arial Narrow"/>
                <w:strike/>
              </w:rPr>
              <w:lastRenderedPageBreak/>
              <w:t>igual a la fecha en que se registra (E1).</w:t>
            </w:r>
          </w:p>
          <w:p w:rsidR="004E2D52" w:rsidRDefault="004E2D52">
            <w:pPr>
              <w:pStyle w:val="NormalWeb"/>
              <w:spacing w:before="0" w:beforeAutospacing="0" w:after="0" w:afterAutospacing="0"/>
              <w:rPr>
                <w:rFonts w:ascii="Arial Narrow" w:hAnsi="Arial Narrow"/>
              </w:rPr>
            </w:pPr>
            <w:r>
              <w:rPr>
                <w:rFonts w:ascii="Arial Narrow" w:hAnsi="Arial Narrow"/>
                <w:strike/>
              </w:rPr>
              <w:t>El sistema, valida la fecha “</w:t>
            </w:r>
            <w:r>
              <w:rPr>
                <w:rFonts w:ascii="Arial Narrow" w:hAnsi="Arial Narrow"/>
                <w:b/>
                <w:strike/>
              </w:rPr>
              <w:t>Vigente hasta</w:t>
            </w:r>
            <w:r>
              <w:rPr>
                <w:rFonts w:ascii="Arial Narrow" w:hAnsi="Arial Narrow"/>
                <w:strike/>
              </w:rPr>
              <w:t>”: esta fecha debe ser mayor o igual a la fecha de inicio de vigencia (E2).</w:t>
            </w:r>
          </w:p>
        </w:tc>
      </w:tr>
      <w:tr w:rsidR="004E2D52" w:rsidTr="00873A86">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pPr>
              <w:pStyle w:val="Num-DocParagraph"/>
              <w:tabs>
                <w:tab w:val="left" w:pos="708"/>
              </w:tabs>
              <w:spacing w:before="40" w:after="40"/>
              <w:rPr>
                <w:rFonts w:ascii="Arial Narrow" w:hAnsi="Arial Narrow"/>
                <w:sz w:val="20"/>
                <w:highlight w:val="yellow"/>
                <w:lang w:val="es-PE"/>
              </w:rPr>
            </w:pPr>
            <w:r>
              <w:rPr>
                <w:rFonts w:ascii="Arial Narrow" w:hAnsi="Arial Narrow" w:cs="Arial"/>
                <w:b w:val="0"/>
                <w:sz w:val="20"/>
                <w:highlight w:val="yellow"/>
                <w:lang w:val="es-ES"/>
              </w:rPr>
              <w:t>El usuario selecciona Unidad de despacho</w:t>
            </w:r>
            <w:r>
              <w:rPr>
                <w:rFonts w:ascii="Arial Narrow" w:hAnsi="Arial Narrow" w:cs="Arial"/>
                <w:sz w:val="20"/>
                <w:highlight w:val="yellow"/>
                <w:lang w:val="es-ES"/>
              </w:rPr>
              <w:t xml:space="preserve"> </w:t>
            </w:r>
            <w:r>
              <w:rPr>
                <w:rFonts w:ascii="Arial Narrow" w:hAnsi="Arial Narrow" w:cs="Arial"/>
                <w:b w:val="0"/>
                <w:sz w:val="20"/>
                <w:highlight w:val="yellow"/>
                <w:lang w:val="es-PE"/>
              </w:rPr>
              <w:t xml:space="preserve">en la </w:t>
            </w:r>
            <w:r>
              <w:rPr>
                <w:rFonts w:ascii="Arial Narrow" w:hAnsi="Arial Narrow" w:cs="Arial"/>
                <w:sz w:val="20"/>
                <w:highlight w:val="yellow"/>
                <w:lang w:val="es-PE"/>
              </w:rPr>
              <w:t>(IU014)</w:t>
            </w:r>
            <w:r>
              <w:rPr>
                <w:rFonts w:ascii="Arial Narrow" w:hAnsi="Arial Narrow" w:cs="Arial"/>
                <w:b w:val="0"/>
                <w:sz w:val="20"/>
                <w:highlight w:val="yellow"/>
                <w:lang w:val="es-PE"/>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98"/>
              </w:numPr>
              <w:spacing w:before="0" w:beforeAutospacing="0" w:after="0" w:afterAutospacing="0"/>
              <w:ind w:left="355" w:hanging="355"/>
              <w:rPr>
                <w:rFonts w:ascii="Arial Narrow" w:hAnsi="Arial Narrow"/>
                <w:highlight w:val="yellow"/>
              </w:rPr>
            </w:pPr>
            <w:r>
              <w:rPr>
                <w:rFonts w:ascii="Arial Narrow" w:hAnsi="Arial Narrow"/>
                <w:highlight w:val="yellow"/>
              </w:rPr>
              <w:t>El sistema obtiene y carga las listas de Turnos asociados a la unidad de despacho</w:t>
            </w:r>
          </w:p>
        </w:tc>
      </w:tr>
      <w:tr w:rsidR="004E2D52" w:rsidTr="00873A86">
        <w:trPr>
          <w:trHeight w:val="171"/>
        </w:trPr>
        <w:tc>
          <w:tcPr>
            <w:tcW w:w="567" w:type="dxa"/>
            <w:vMerge w:val="restart"/>
            <w:tcBorders>
              <w:top w:val="single" w:sz="6" w:space="0" w:color="000000"/>
              <w:left w:val="single" w:sz="6" w:space="0" w:color="000000"/>
              <w:bottom w:val="single" w:sz="6" w:space="0" w:color="000000"/>
              <w:right w:val="single" w:sz="6" w:space="0" w:color="000000"/>
            </w:tcBorders>
          </w:tcPr>
          <w:p w:rsidR="004E2D52" w:rsidRPr="00873A86" w:rsidRDefault="004E2D52" w:rsidP="00873A86">
            <w:pPr>
              <w:pStyle w:val="NormalWeb"/>
              <w:spacing w:before="0" w:beforeAutospacing="0" w:after="0" w:afterAutospacing="0"/>
              <w:ind w:left="356"/>
              <w:rPr>
                <w:rFonts w:ascii="Arial Narrow" w:eastAsia="Times New Roman" w:hAnsi="Arial Narrow"/>
              </w:rPr>
            </w:pPr>
          </w:p>
        </w:tc>
        <w:tc>
          <w:tcPr>
            <w:tcW w:w="3119" w:type="dxa"/>
            <w:vMerge w:val="restart"/>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jc w:val="left"/>
              <w:rPr>
                <w:rFonts w:ascii="Arial Narrow" w:eastAsia="Times New Roman" w:hAnsi="Arial Narrow"/>
                <w:strike/>
              </w:rPr>
            </w:pPr>
            <w:r>
              <w:rPr>
                <w:rFonts w:ascii="Arial Narrow" w:eastAsia="Times New Roman" w:hAnsi="Arial Narrow"/>
                <w:strike/>
              </w:rPr>
              <w:t>El usuario ingresa valor en el campo “</w:t>
            </w:r>
            <w:r>
              <w:rPr>
                <w:rFonts w:ascii="Arial Narrow" w:eastAsia="Times New Roman" w:hAnsi="Arial Narrow"/>
                <w:b/>
                <w:strike/>
              </w:rPr>
              <w:t>Cantidad de sorteos en bloques diarios</w:t>
            </w:r>
            <w:r>
              <w:rPr>
                <w:rFonts w:ascii="Arial Narrow" w:eastAsia="Times New Roman" w:hAnsi="Arial Narrow"/>
                <w:strike/>
              </w:rPr>
              <w:t xml:space="preserve">” en la </w:t>
            </w:r>
            <w:r>
              <w:rPr>
                <w:rFonts w:ascii="Arial Narrow" w:eastAsia="Times New Roman" w:hAnsi="Arial Narrow"/>
                <w:b/>
                <w:strike/>
              </w:rPr>
              <w:t>(IU014)</w:t>
            </w:r>
            <w:r>
              <w:rPr>
                <w:rFonts w:ascii="Arial Narrow" w:eastAsia="Times New Roman" w:hAnsi="Arial Narrow"/>
                <w:strike/>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74"/>
              </w:numPr>
              <w:spacing w:before="0" w:beforeAutospacing="0" w:after="0" w:afterAutospacing="0"/>
              <w:ind w:left="355" w:hanging="355"/>
              <w:rPr>
                <w:rFonts w:ascii="Arial Narrow" w:hAnsi="Arial Narrow"/>
                <w:strike/>
                <w:highlight w:val="yellow"/>
              </w:rPr>
            </w:pPr>
            <w:r>
              <w:rPr>
                <w:rFonts w:ascii="Arial Narrow" w:hAnsi="Arial Narrow"/>
                <w:strike/>
                <w:highlight w:val="yellow"/>
              </w:rPr>
              <w:t xml:space="preserve">El sistema </w:t>
            </w:r>
            <w:proofErr w:type="gramStart"/>
            <w:r>
              <w:rPr>
                <w:rFonts w:ascii="Arial Narrow" w:hAnsi="Arial Narrow"/>
                <w:strike/>
                <w:highlight w:val="yellow"/>
              </w:rPr>
              <w:t>valida</w:t>
            </w:r>
            <w:proofErr w:type="gramEnd"/>
            <w:r>
              <w:rPr>
                <w:rFonts w:ascii="Arial Narrow" w:hAnsi="Arial Narrow"/>
                <w:strike/>
                <w:highlight w:val="yellow"/>
              </w:rPr>
              <w:t xml:space="preserve"> que el valor ingresado sea un número entero mayor que 0 y menor que </w:t>
            </w:r>
            <w:r>
              <w:rPr>
                <w:rFonts w:ascii="Arial Narrow" w:hAnsi="Arial Narrow"/>
                <w:strike/>
                <w:highlight w:val="red"/>
              </w:rPr>
              <w:t>50,</w:t>
            </w:r>
            <w:r>
              <w:rPr>
                <w:rFonts w:ascii="Arial Narrow" w:hAnsi="Arial Narrow"/>
                <w:strike/>
                <w:highlight w:val="yellow"/>
              </w:rPr>
              <w:t xml:space="preserve"> caso contrario, el sistema ejecuta la </w:t>
            </w:r>
            <w:r>
              <w:rPr>
                <w:rFonts w:ascii="Arial Narrow" w:hAnsi="Arial Narrow"/>
                <w:b/>
                <w:strike/>
                <w:highlight w:val="yellow"/>
              </w:rPr>
              <w:t>excepción 7.</w:t>
            </w:r>
          </w:p>
        </w:tc>
      </w:tr>
      <w:tr w:rsidR="004E2D52" w:rsidTr="00873A86">
        <w:trPr>
          <w:trHeight w:val="690"/>
        </w:trPr>
        <w:tc>
          <w:tcPr>
            <w:tcW w:w="567" w:type="dxa"/>
            <w:vMerge/>
            <w:tcBorders>
              <w:top w:val="single" w:sz="6" w:space="0" w:color="000000"/>
              <w:left w:val="single" w:sz="6" w:space="0" w:color="000000"/>
              <w:bottom w:val="single" w:sz="6" w:space="0" w:color="000000"/>
              <w:right w:val="single" w:sz="6" w:space="0" w:color="000000"/>
            </w:tcBorders>
            <w:vAlign w:val="center"/>
            <w:hideMark/>
          </w:tcPr>
          <w:p w:rsidR="004E2D52" w:rsidRPr="00873A86"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vMerge/>
            <w:tcBorders>
              <w:top w:val="single" w:sz="6" w:space="0" w:color="000000"/>
              <w:left w:val="single" w:sz="6" w:space="0" w:color="000000"/>
              <w:bottom w:val="single" w:sz="6" w:space="0" w:color="000000"/>
              <w:right w:val="single" w:sz="6" w:space="0" w:color="000000"/>
            </w:tcBorders>
            <w:vAlign w:val="center"/>
            <w:hideMark/>
          </w:tcPr>
          <w:p w:rsidR="004E2D52" w:rsidRDefault="004E2D52">
            <w:pPr>
              <w:jc w:val="left"/>
              <w:rPr>
                <w:rFonts w:ascii="Arial Narrow" w:hAnsi="Arial Narrow" w:cs="Arial"/>
                <w:strike/>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74"/>
              </w:numPr>
              <w:spacing w:before="0" w:beforeAutospacing="0" w:after="0" w:afterAutospacing="0"/>
              <w:ind w:left="355" w:hanging="355"/>
              <w:rPr>
                <w:rFonts w:ascii="Arial Narrow" w:hAnsi="Arial Narrow"/>
                <w:strike/>
                <w:highlight w:val="yellow"/>
              </w:rPr>
            </w:pPr>
            <w:r>
              <w:rPr>
                <w:rFonts w:ascii="Arial Narrow" w:hAnsi="Arial Narrow"/>
                <w:strike/>
                <w:highlight w:val="yellow"/>
              </w:rPr>
              <w:t xml:space="preserve">Si se cumplen las validaciones, </w:t>
            </w:r>
            <w:r>
              <w:rPr>
                <w:rFonts w:ascii="Arial Narrow" w:hAnsi="Arial Narrow"/>
                <w:strike/>
              </w:rPr>
              <w:t>el sistema habilita tantos controles hora de sorteo &lt;Número de sorteo&gt; y hora de corte de sorteo &lt;Número de sorteo&gt;, como cantidad de sorteos se haya ingresado.</w:t>
            </w:r>
          </w:p>
        </w:tc>
      </w:tr>
      <w:tr w:rsidR="004E2D52" w:rsidTr="00873A86">
        <w:trPr>
          <w:trHeight w:val="292"/>
        </w:trPr>
        <w:tc>
          <w:tcPr>
            <w:tcW w:w="567" w:type="dxa"/>
            <w:vMerge w:val="restart"/>
            <w:tcBorders>
              <w:top w:val="single" w:sz="6" w:space="0" w:color="000000"/>
              <w:left w:val="single" w:sz="6" w:space="0" w:color="000000"/>
              <w:bottom w:val="single" w:sz="6" w:space="0" w:color="000000"/>
              <w:right w:val="single" w:sz="6" w:space="0" w:color="000000"/>
            </w:tcBorders>
          </w:tcPr>
          <w:p w:rsidR="004E2D52" w:rsidRPr="00873A86" w:rsidRDefault="004E2D52" w:rsidP="00873A86">
            <w:pPr>
              <w:pStyle w:val="NormalWeb"/>
              <w:spacing w:before="0" w:beforeAutospacing="0" w:after="0" w:afterAutospacing="0"/>
              <w:ind w:left="356"/>
              <w:rPr>
                <w:rFonts w:ascii="Arial Narrow" w:eastAsia="Times New Roman" w:hAnsi="Arial Narrow"/>
              </w:rPr>
            </w:pPr>
          </w:p>
        </w:tc>
        <w:tc>
          <w:tcPr>
            <w:tcW w:w="3119" w:type="dxa"/>
            <w:vMerge w:val="restart"/>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rPr>
                <w:rFonts w:ascii="Arial Narrow" w:eastAsia="Times New Roman" w:hAnsi="Arial Narrow"/>
                <w:strike/>
              </w:rPr>
            </w:pPr>
            <w:r>
              <w:rPr>
                <w:rFonts w:ascii="Arial Narrow" w:eastAsia="Times New Roman" w:hAnsi="Arial Narrow"/>
                <w:strike/>
              </w:rPr>
              <w:t>El usuario ingresa un valor en el campo: “</w:t>
            </w:r>
            <w:r>
              <w:rPr>
                <w:rFonts w:ascii="Arial Narrow" w:eastAsia="Times New Roman" w:hAnsi="Arial Narrow"/>
                <w:b/>
                <w:strike/>
              </w:rPr>
              <w:t>Horario de Sorteo y Horario de Corte de Sorteo</w:t>
            </w:r>
            <w:r>
              <w:rPr>
                <w:rFonts w:ascii="Arial Narrow" w:eastAsia="Times New Roman" w:hAnsi="Arial Narrow"/>
                <w:strike/>
              </w:rPr>
              <w:t xml:space="preserve">” en la </w:t>
            </w:r>
            <w:r>
              <w:rPr>
                <w:rFonts w:ascii="Arial Narrow" w:eastAsia="Times New Roman" w:hAnsi="Arial Narrow"/>
                <w:b/>
                <w:strike/>
              </w:rPr>
              <w:t>(IU014)</w:t>
            </w:r>
            <w:r>
              <w:rPr>
                <w:rFonts w:ascii="Arial Narrow" w:eastAsia="Times New Roman" w:hAnsi="Arial Narrow"/>
                <w:strike/>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74"/>
              </w:numPr>
              <w:spacing w:before="0" w:beforeAutospacing="0" w:after="0" w:afterAutospacing="0"/>
              <w:ind w:left="355" w:hanging="355"/>
              <w:rPr>
                <w:rFonts w:ascii="Arial Narrow" w:hAnsi="Arial Narrow"/>
                <w:strike/>
              </w:rPr>
            </w:pPr>
            <w:r>
              <w:rPr>
                <w:rFonts w:ascii="Arial Narrow" w:hAnsi="Arial Narrow"/>
                <w:strike/>
              </w:rPr>
              <w:t xml:space="preserve">El sistema </w:t>
            </w:r>
            <w:proofErr w:type="gramStart"/>
            <w:r>
              <w:rPr>
                <w:rFonts w:ascii="Arial Narrow" w:hAnsi="Arial Narrow"/>
                <w:strike/>
              </w:rPr>
              <w:t>valida</w:t>
            </w:r>
            <w:proofErr w:type="gramEnd"/>
            <w:r>
              <w:rPr>
                <w:rFonts w:ascii="Arial Narrow" w:hAnsi="Arial Narrow"/>
                <w:strike/>
              </w:rPr>
              <w:t xml:space="preserve"> que la hora ingresada sea correcta.</w:t>
            </w:r>
            <w:r>
              <w:rPr>
                <w:rFonts w:ascii="Arial Narrow" w:hAnsi="Arial Narrow"/>
                <w:strike/>
                <w:highlight w:val="yellow"/>
              </w:rPr>
              <w:t xml:space="preserve"> Caso contrario, el sistema ejecuta la </w:t>
            </w:r>
            <w:r>
              <w:rPr>
                <w:rFonts w:ascii="Arial Narrow" w:hAnsi="Arial Narrow"/>
                <w:b/>
                <w:strike/>
                <w:highlight w:val="yellow"/>
              </w:rPr>
              <w:t>excepción</w:t>
            </w:r>
            <w:r>
              <w:rPr>
                <w:rFonts w:ascii="Arial Narrow" w:hAnsi="Arial Narrow"/>
                <w:strike/>
                <w:highlight w:val="yellow"/>
              </w:rPr>
              <w:t xml:space="preserve"> </w:t>
            </w:r>
            <w:r>
              <w:rPr>
                <w:rFonts w:ascii="Arial Narrow" w:hAnsi="Arial Narrow"/>
                <w:b/>
                <w:strike/>
                <w:highlight w:val="yellow"/>
              </w:rPr>
              <w:t>1</w:t>
            </w:r>
            <w:r>
              <w:rPr>
                <w:rFonts w:ascii="Arial Narrow" w:hAnsi="Arial Narrow"/>
                <w:b/>
                <w:strike/>
              </w:rPr>
              <w:t>2.</w:t>
            </w:r>
            <w:r>
              <w:rPr>
                <w:rFonts w:ascii="Arial Narrow" w:hAnsi="Arial Narrow"/>
                <w:strike/>
              </w:rPr>
              <w:t xml:space="preserve"> </w:t>
            </w:r>
          </w:p>
        </w:tc>
      </w:tr>
      <w:tr w:rsidR="004E2D52" w:rsidTr="00873A86">
        <w:trPr>
          <w:trHeight w:val="540"/>
        </w:trPr>
        <w:tc>
          <w:tcPr>
            <w:tcW w:w="567" w:type="dxa"/>
            <w:vMerge/>
            <w:tcBorders>
              <w:top w:val="single" w:sz="6" w:space="0" w:color="000000"/>
              <w:left w:val="single" w:sz="6" w:space="0" w:color="000000"/>
              <w:bottom w:val="single" w:sz="6" w:space="0" w:color="000000"/>
              <w:right w:val="single" w:sz="6" w:space="0" w:color="000000"/>
            </w:tcBorders>
            <w:vAlign w:val="center"/>
            <w:hideMark/>
          </w:tcPr>
          <w:p w:rsidR="004E2D52" w:rsidRPr="00873A86"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vMerge/>
            <w:tcBorders>
              <w:top w:val="single" w:sz="6" w:space="0" w:color="000000"/>
              <w:left w:val="single" w:sz="6" w:space="0" w:color="000000"/>
              <w:bottom w:val="single" w:sz="6" w:space="0" w:color="000000"/>
              <w:right w:val="single" w:sz="6" w:space="0" w:color="000000"/>
            </w:tcBorders>
            <w:vAlign w:val="center"/>
            <w:hideMark/>
          </w:tcPr>
          <w:p w:rsidR="004E2D52" w:rsidRDefault="004E2D52">
            <w:pPr>
              <w:jc w:val="left"/>
              <w:rPr>
                <w:rFonts w:ascii="Arial Narrow" w:hAnsi="Arial Narrow" w:cs="Arial"/>
                <w:strike/>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74"/>
              </w:numPr>
              <w:spacing w:before="0" w:beforeAutospacing="0" w:after="0" w:afterAutospacing="0"/>
              <w:ind w:left="355" w:hanging="355"/>
              <w:rPr>
                <w:rFonts w:ascii="Arial Narrow" w:hAnsi="Arial Narrow"/>
                <w:strike/>
              </w:rPr>
            </w:pPr>
            <w:r>
              <w:rPr>
                <w:rFonts w:ascii="Arial Narrow" w:hAnsi="Arial Narrow"/>
                <w:strike/>
              </w:rPr>
              <w:t xml:space="preserve">El sistema </w:t>
            </w:r>
            <w:proofErr w:type="gramStart"/>
            <w:r>
              <w:rPr>
                <w:rFonts w:ascii="Arial Narrow" w:hAnsi="Arial Narrow"/>
                <w:strike/>
              </w:rPr>
              <w:t>valida</w:t>
            </w:r>
            <w:proofErr w:type="gramEnd"/>
            <w:r>
              <w:rPr>
                <w:rFonts w:ascii="Arial Narrow" w:hAnsi="Arial Narrow"/>
                <w:strike/>
              </w:rPr>
              <w:t xml:space="preserve"> que los minutos ingresados sean múltiplo de 15. Y los segundos se graben con 00. </w:t>
            </w:r>
            <w:r>
              <w:rPr>
                <w:rFonts w:ascii="Arial Narrow" w:hAnsi="Arial Narrow"/>
                <w:strike/>
                <w:highlight w:val="yellow"/>
              </w:rPr>
              <w:t xml:space="preserve">Caso contrario, el sistema ejecuta la </w:t>
            </w:r>
            <w:r>
              <w:rPr>
                <w:rFonts w:ascii="Arial Narrow" w:hAnsi="Arial Narrow"/>
                <w:b/>
                <w:strike/>
                <w:highlight w:val="yellow"/>
              </w:rPr>
              <w:t>excepción</w:t>
            </w:r>
            <w:r>
              <w:rPr>
                <w:rFonts w:ascii="Arial Narrow" w:hAnsi="Arial Narrow"/>
                <w:strike/>
                <w:highlight w:val="yellow"/>
              </w:rPr>
              <w:t xml:space="preserve"> </w:t>
            </w:r>
            <w:r>
              <w:rPr>
                <w:rFonts w:ascii="Arial Narrow" w:hAnsi="Arial Narrow"/>
                <w:b/>
                <w:strike/>
                <w:highlight w:val="yellow"/>
              </w:rPr>
              <w:t>1</w:t>
            </w:r>
            <w:r>
              <w:rPr>
                <w:rFonts w:ascii="Arial Narrow" w:hAnsi="Arial Narrow"/>
                <w:b/>
                <w:strike/>
              </w:rPr>
              <w:t>1.</w:t>
            </w:r>
          </w:p>
        </w:tc>
      </w:tr>
      <w:tr w:rsidR="004E2D52" w:rsidTr="00873A86">
        <w:trPr>
          <w:trHeight w:val="690"/>
        </w:trPr>
        <w:tc>
          <w:tcPr>
            <w:tcW w:w="567" w:type="dxa"/>
            <w:vMerge/>
            <w:tcBorders>
              <w:top w:val="single" w:sz="6" w:space="0" w:color="000000"/>
              <w:left w:val="single" w:sz="6" w:space="0" w:color="000000"/>
              <w:bottom w:val="single" w:sz="6" w:space="0" w:color="000000"/>
              <w:right w:val="single" w:sz="6" w:space="0" w:color="000000"/>
            </w:tcBorders>
            <w:vAlign w:val="center"/>
            <w:hideMark/>
          </w:tcPr>
          <w:p w:rsidR="004E2D52" w:rsidRPr="00873A86"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vMerge/>
            <w:tcBorders>
              <w:top w:val="single" w:sz="6" w:space="0" w:color="000000"/>
              <w:left w:val="single" w:sz="6" w:space="0" w:color="000000"/>
              <w:bottom w:val="single" w:sz="6" w:space="0" w:color="000000"/>
              <w:right w:val="single" w:sz="6" w:space="0" w:color="000000"/>
            </w:tcBorders>
            <w:vAlign w:val="center"/>
            <w:hideMark/>
          </w:tcPr>
          <w:p w:rsidR="004E2D52" w:rsidRDefault="004E2D52">
            <w:pPr>
              <w:jc w:val="left"/>
              <w:rPr>
                <w:rFonts w:ascii="Arial Narrow" w:hAnsi="Arial Narrow" w:cs="Arial"/>
                <w:strike/>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74"/>
              </w:numPr>
              <w:spacing w:before="0" w:beforeAutospacing="0" w:after="0" w:afterAutospacing="0"/>
              <w:ind w:left="355" w:hanging="355"/>
              <w:rPr>
                <w:rFonts w:ascii="Arial Narrow" w:hAnsi="Arial Narrow"/>
                <w:strike/>
              </w:rPr>
            </w:pPr>
            <w:r>
              <w:rPr>
                <w:rFonts w:ascii="Arial Narrow" w:hAnsi="Arial Narrow"/>
                <w:strike/>
              </w:rPr>
              <w:t xml:space="preserve">En caso la hora registrada para el corte sea menor o igual que la hora del sorteo (F2), el sistema asume que se trata del mismo día y emite el mensaje </w:t>
            </w:r>
            <w:r>
              <w:rPr>
                <w:rFonts w:ascii="Arial Narrow" w:hAnsi="Arial Narrow"/>
                <w:b/>
                <w:strike/>
              </w:rPr>
              <w:t>"Sorteo &lt;</w:t>
            </w:r>
            <w:proofErr w:type="spellStart"/>
            <w:r>
              <w:rPr>
                <w:rFonts w:ascii="Arial Narrow" w:hAnsi="Arial Narrow"/>
                <w:b/>
                <w:strike/>
              </w:rPr>
              <w:t>numeroSorteo</w:t>
            </w:r>
            <w:proofErr w:type="spellEnd"/>
            <w:r>
              <w:rPr>
                <w:rFonts w:ascii="Arial Narrow" w:hAnsi="Arial Narrow"/>
                <w:b/>
                <w:strike/>
              </w:rPr>
              <w:t>&gt;: Horario de corte del mismo día".</w:t>
            </w:r>
          </w:p>
        </w:tc>
      </w:tr>
      <w:tr w:rsidR="004E2D52" w:rsidTr="00873A86">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rPr>
                <w:rFonts w:ascii="Arial Narrow" w:eastAsia="Times New Roman" w:hAnsi="Arial Narrow"/>
              </w:rPr>
            </w:pPr>
            <w:r>
              <w:rPr>
                <w:rFonts w:ascii="Arial Narrow" w:eastAsia="Times New Roman" w:hAnsi="Arial Narrow"/>
              </w:rPr>
              <w:t>El usuario ingresa: “</w:t>
            </w:r>
            <w:r>
              <w:rPr>
                <w:rFonts w:ascii="Arial Narrow" w:eastAsia="Times New Roman" w:hAnsi="Arial Narrow"/>
                <w:b/>
              </w:rPr>
              <w:t>La cantidad máxima de carga laboral</w:t>
            </w:r>
            <w:r>
              <w:rPr>
                <w:rFonts w:ascii="Arial Narrow" w:eastAsia="Times New Roman" w:hAnsi="Arial Narrow"/>
              </w:rPr>
              <w:t>”, asignado a un funcionario aduanero.</w:t>
            </w:r>
            <w:r>
              <w:rPr>
                <w:rFonts w:ascii="Arial Narrow" w:eastAsia="Times New Roman" w:hAnsi="Arial Narrow"/>
                <w:b/>
              </w:rPr>
              <w:t xml:space="preserve"> (IU014)</w:t>
            </w:r>
            <w:r>
              <w:rPr>
                <w:rFonts w:ascii="Arial Narrow" w:eastAsia="Times New Roman" w:hAnsi="Arial Narrow"/>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98"/>
              </w:numPr>
              <w:spacing w:before="0" w:beforeAutospacing="0" w:after="0" w:afterAutospacing="0"/>
              <w:ind w:left="355" w:hanging="355"/>
              <w:rPr>
                <w:rFonts w:ascii="Arial Narrow" w:hAnsi="Arial Narrow"/>
                <w:color w:val="FF0000"/>
              </w:rPr>
            </w:pPr>
            <w:r>
              <w:rPr>
                <w:rFonts w:ascii="Arial Narrow" w:hAnsi="Arial Narrow"/>
                <w:highlight w:val="yellow"/>
              </w:rPr>
              <w:t xml:space="preserve">El sistema </w:t>
            </w:r>
            <w:proofErr w:type="gramStart"/>
            <w:r>
              <w:rPr>
                <w:rFonts w:ascii="Arial Narrow" w:hAnsi="Arial Narrow"/>
                <w:highlight w:val="yellow"/>
              </w:rPr>
              <w:t>valida</w:t>
            </w:r>
            <w:proofErr w:type="gramEnd"/>
            <w:r>
              <w:rPr>
                <w:rFonts w:ascii="Arial Narrow" w:hAnsi="Arial Narrow"/>
                <w:highlight w:val="yellow"/>
              </w:rPr>
              <w:t xml:space="preserve"> que el valor ingresado sea un número entero mayor o igual que 0, caso contrario, el sistema ejecuta la </w:t>
            </w:r>
            <w:r>
              <w:rPr>
                <w:rFonts w:ascii="Arial Narrow" w:hAnsi="Arial Narrow"/>
                <w:b/>
                <w:highlight w:val="yellow"/>
              </w:rPr>
              <w:t>excepción 8.</w:t>
            </w:r>
          </w:p>
        </w:tc>
      </w:tr>
      <w:tr w:rsidR="00A2354A" w:rsidTr="00873A86">
        <w:tc>
          <w:tcPr>
            <w:tcW w:w="567" w:type="dxa"/>
            <w:tcBorders>
              <w:top w:val="single" w:sz="6" w:space="0" w:color="000000"/>
              <w:left w:val="single" w:sz="6" w:space="0" w:color="000000"/>
              <w:bottom w:val="single" w:sz="6" w:space="0" w:color="000000"/>
              <w:right w:val="single" w:sz="6" w:space="0" w:color="000000"/>
            </w:tcBorders>
          </w:tcPr>
          <w:p w:rsidR="00A2354A" w:rsidRDefault="00A2354A"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tcPr>
          <w:p w:rsidR="00A2354A" w:rsidRDefault="00A2354A">
            <w:pPr>
              <w:pStyle w:val="NormalWeb"/>
              <w:spacing w:before="0" w:beforeAutospacing="0" w:after="0" w:afterAutospacing="0"/>
              <w:rPr>
                <w:rFonts w:ascii="Arial Narrow" w:eastAsia="Times New Roman" w:hAnsi="Arial Narrow"/>
              </w:rPr>
            </w:pPr>
            <w:r w:rsidRPr="00AE0D61">
              <w:rPr>
                <w:rFonts w:ascii="Arial Narrow" w:hAnsi="Arial Narrow"/>
                <w:color w:val="FF0000"/>
                <w:highlight w:val="yellow"/>
              </w:rPr>
              <w:t xml:space="preserve">El actor selecciona el tipo de horario </w:t>
            </w:r>
            <w:r w:rsidRPr="00AE0D61">
              <w:rPr>
                <w:rFonts w:ascii="Arial Narrow" w:hAnsi="Arial Narrow"/>
                <w:b/>
                <w:color w:val="FF0000"/>
                <w:highlight w:val="yellow"/>
              </w:rPr>
              <w:t>Intervalos</w:t>
            </w:r>
            <w:r w:rsidRPr="00AE0D61">
              <w:rPr>
                <w:rFonts w:ascii="Arial Narrow" w:hAnsi="Arial Narrow"/>
                <w:color w:val="FF0000"/>
                <w:highlight w:val="yellow"/>
              </w:rPr>
              <w:t xml:space="preserve">, en </w:t>
            </w:r>
            <w:r w:rsidRPr="00A2354A">
              <w:rPr>
                <w:rFonts w:ascii="Arial Narrow" w:hAnsi="Arial Narrow"/>
                <w:b/>
                <w:color w:val="FF0000"/>
                <w:highlight w:val="yellow"/>
              </w:rPr>
              <w:t>IU014</w:t>
            </w:r>
            <w:r w:rsidRPr="00AE0D61">
              <w:rPr>
                <w:rFonts w:ascii="Arial Narrow" w:hAnsi="Arial Narrow"/>
                <w:color w:val="FF000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A2354A" w:rsidRDefault="00A2354A" w:rsidP="00EF6966">
            <w:pPr>
              <w:pStyle w:val="NormalWeb"/>
              <w:numPr>
                <w:ilvl w:val="1"/>
                <w:numId w:val="98"/>
              </w:numPr>
              <w:spacing w:before="0" w:beforeAutospacing="0" w:after="0" w:afterAutospacing="0"/>
              <w:ind w:left="355" w:hanging="355"/>
              <w:rPr>
                <w:rFonts w:ascii="Arial Narrow" w:hAnsi="Arial Narrow"/>
                <w:highlight w:val="yellow"/>
              </w:rPr>
            </w:pPr>
            <w:r w:rsidRPr="00AE0D61">
              <w:rPr>
                <w:rFonts w:ascii="Arial Narrow" w:hAnsi="Arial Narrow"/>
                <w:color w:val="FF0000"/>
                <w:highlight w:val="yellow"/>
              </w:rPr>
              <w:t xml:space="preserve">El sistema muestra el </w:t>
            </w:r>
            <w:r>
              <w:rPr>
                <w:rFonts w:ascii="Arial Narrow" w:hAnsi="Arial Narrow"/>
                <w:color w:val="FF0000"/>
                <w:highlight w:val="yellow"/>
              </w:rPr>
              <w:t>campo</w:t>
            </w:r>
            <w:r w:rsidRPr="00AE0D61">
              <w:rPr>
                <w:rFonts w:ascii="Arial Narrow" w:hAnsi="Arial Narrow"/>
                <w:color w:val="FF0000"/>
                <w:highlight w:val="yellow"/>
              </w:rPr>
              <w:t xml:space="preserve"> Intervalo entre sorteos con el valor 30 por defecto y oculta los </w:t>
            </w:r>
            <w:r>
              <w:rPr>
                <w:rFonts w:ascii="Arial Narrow" w:hAnsi="Arial Narrow"/>
                <w:color w:val="FF0000"/>
                <w:highlight w:val="yellow"/>
              </w:rPr>
              <w:t>campos</w:t>
            </w:r>
            <w:r w:rsidRPr="00AE0D61">
              <w:rPr>
                <w:rFonts w:ascii="Arial Narrow" w:hAnsi="Arial Narrow"/>
                <w:color w:val="FF0000"/>
                <w:highlight w:val="yellow"/>
              </w:rPr>
              <w:t xml:space="preserve"> Cantidad de horarios y todos los </w:t>
            </w:r>
            <w:r>
              <w:rPr>
                <w:rFonts w:ascii="Arial Narrow" w:hAnsi="Arial Narrow"/>
                <w:color w:val="FF0000"/>
                <w:highlight w:val="yellow"/>
              </w:rPr>
              <w:t>campos</w:t>
            </w:r>
            <w:r w:rsidRPr="00AE0D61">
              <w:rPr>
                <w:rFonts w:ascii="Arial Narrow" w:hAnsi="Arial Narrow"/>
                <w:color w:val="FF0000"/>
                <w:highlight w:val="yellow"/>
              </w:rPr>
              <w:t xml:space="preserve"> de hora de corte y hora de sorteo</w:t>
            </w:r>
            <w:r>
              <w:rPr>
                <w:rFonts w:ascii="Arial Narrow" w:hAnsi="Arial Narrow"/>
                <w:color w:val="FF0000"/>
                <w:highlight w:val="yellow"/>
              </w:rPr>
              <w:t>.</w:t>
            </w:r>
          </w:p>
        </w:tc>
      </w:tr>
      <w:tr w:rsidR="00EE1C9D" w:rsidRPr="00EE1C9D" w:rsidTr="00873A86">
        <w:tc>
          <w:tcPr>
            <w:tcW w:w="567" w:type="dxa"/>
            <w:tcBorders>
              <w:top w:val="single" w:sz="6" w:space="0" w:color="000000"/>
              <w:left w:val="single" w:sz="6" w:space="0" w:color="000000"/>
              <w:bottom w:val="single" w:sz="6" w:space="0" w:color="000000"/>
              <w:right w:val="single" w:sz="6" w:space="0" w:color="000000"/>
            </w:tcBorders>
          </w:tcPr>
          <w:p w:rsidR="00A2354A" w:rsidRPr="00873A86" w:rsidRDefault="00A2354A"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tcPr>
          <w:p w:rsidR="00A2354A" w:rsidRPr="00EE1C9D" w:rsidRDefault="00D361E2">
            <w:pPr>
              <w:pStyle w:val="NormalWeb"/>
              <w:spacing w:before="0" w:beforeAutospacing="0" w:after="0" w:afterAutospacing="0"/>
              <w:rPr>
                <w:rFonts w:ascii="Arial Narrow" w:eastAsia="Times New Roman" w:hAnsi="Arial Narrow"/>
                <w:color w:val="FF0000"/>
              </w:rPr>
            </w:pPr>
            <w:r w:rsidRPr="00EE1C9D">
              <w:rPr>
                <w:rFonts w:ascii="Arial Narrow" w:hAnsi="Arial Narrow"/>
                <w:color w:val="FF0000"/>
                <w:highlight w:val="yellow"/>
              </w:rPr>
              <w:t xml:space="preserve">El actor modifica el valor del campo </w:t>
            </w:r>
            <w:r w:rsidRPr="00EE1C9D">
              <w:rPr>
                <w:rFonts w:ascii="Arial Narrow" w:hAnsi="Arial Narrow"/>
                <w:b/>
                <w:color w:val="FF0000"/>
                <w:highlight w:val="yellow"/>
              </w:rPr>
              <w:t>Intervalo de tiempo</w:t>
            </w:r>
            <w:r w:rsidRPr="00EE1C9D">
              <w:rPr>
                <w:rFonts w:ascii="Arial Narrow" w:hAnsi="Arial Narrow"/>
                <w:color w:val="FF0000"/>
                <w:highlight w:val="yellow"/>
              </w:rPr>
              <w:t xml:space="preserve">, en </w:t>
            </w:r>
            <w:r w:rsidRPr="00EE1C9D">
              <w:rPr>
                <w:rFonts w:ascii="Arial Narrow" w:hAnsi="Arial Narrow"/>
                <w:b/>
                <w:color w:val="FF0000"/>
                <w:highlight w:val="yellow"/>
              </w:rPr>
              <w:t>IU014</w:t>
            </w:r>
          </w:p>
        </w:tc>
        <w:tc>
          <w:tcPr>
            <w:tcW w:w="5670" w:type="dxa"/>
            <w:tcBorders>
              <w:top w:val="single" w:sz="6" w:space="0" w:color="000000"/>
              <w:left w:val="single" w:sz="6" w:space="0" w:color="000000"/>
              <w:bottom w:val="single" w:sz="6" w:space="0" w:color="000000"/>
              <w:right w:val="single" w:sz="6" w:space="0" w:color="000000"/>
            </w:tcBorders>
          </w:tcPr>
          <w:p w:rsidR="00D361E2" w:rsidRPr="00EE1C9D" w:rsidRDefault="00D361E2" w:rsidP="00EF6966">
            <w:pPr>
              <w:pStyle w:val="NormalWeb"/>
              <w:numPr>
                <w:ilvl w:val="1"/>
                <w:numId w:val="98"/>
              </w:numPr>
              <w:spacing w:before="0" w:beforeAutospacing="0" w:after="0" w:afterAutospacing="0"/>
              <w:ind w:left="355" w:hanging="355"/>
              <w:rPr>
                <w:rFonts w:ascii="Arial Narrow" w:hAnsi="Arial Narrow"/>
                <w:color w:val="FF0000"/>
                <w:highlight w:val="yellow"/>
              </w:rPr>
            </w:pPr>
            <w:r w:rsidRPr="00EE1C9D">
              <w:rPr>
                <w:rFonts w:ascii="Arial Narrow" w:hAnsi="Arial Narrow"/>
                <w:color w:val="FF0000"/>
                <w:highlight w:val="yellow"/>
              </w:rPr>
              <w:t xml:space="preserve">El sistema </w:t>
            </w:r>
            <w:proofErr w:type="gramStart"/>
            <w:r w:rsidRPr="00EE1C9D">
              <w:rPr>
                <w:rFonts w:ascii="Arial Narrow" w:hAnsi="Arial Narrow"/>
                <w:color w:val="FF0000"/>
                <w:highlight w:val="yellow"/>
              </w:rPr>
              <w:t>valida</w:t>
            </w:r>
            <w:proofErr w:type="gramEnd"/>
            <w:r w:rsidRPr="00EE1C9D">
              <w:rPr>
                <w:rFonts w:ascii="Arial Narrow" w:hAnsi="Arial Narrow"/>
                <w:color w:val="FF0000"/>
                <w:highlight w:val="yellow"/>
              </w:rPr>
              <w:t xml:space="preserve"> que el valor ingresado en el campo Intervalo de tiempo, sea un número mayor o igual que 30 minutos, caso contrario, el sistema ejecuta la </w:t>
            </w:r>
            <w:r w:rsidRPr="00EE1C9D">
              <w:rPr>
                <w:rFonts w:ascii="Arial Narrow" w:hAnsi="Arial Narrow"/>
                <w:b/>
                <w:color w:val="FF0000"/>
                <w:highlight w:val="yellow"/>
              </w:rPr>
              <w:t>excepción 1</w:t>
            </w:r>
            <w:r w:rsidR="008D04A1">
              <w:rPr>
                <w:rFonts w:ascii="Arial Narrow" w:hAnsi="Arial Narrow"/>
                <w:b/>
                <w:color w:val="FF0000"/>
                <w:highlight w:val="yellow"/>
              </w:rPr>
              <w:t>7</w:t>
            </w:r>
            <w:r w:rsidRPr="00EE1C9D">
              <w:rPr>
                <w:rFonts w:ascii="Arial Narrow" w:hAnsi="Arial Narrow"/>
                <w:b/>
                <w:color w:val="FF0000"/>
                <w:highlight w:val="yellow"/>
              </w:rPr>
              <w:t>.</w:t>
            </w:r>
          </w:p>
          <w:p w:rsidR="00A2354A" w:rsidRPr="00EE1C9D" w:rsidRDefault="00D361E2" w:rsidP="00EF6966">
            <w:pPr>
              <w:pStyle w:val="NormalWeb"/>
              <w:numPr>
                <w:ilvl w:val="1"/>
                <w:numId w:val="98"/>
              </w:numPr>
              <w:spacing w:before="0" w:beforeAutospacing="0" w:after="0" w:afterAutospacing="0"/>
              <w:ind w:left="355" w:hanging="355"/>
              <w:rPr>
                <w:rFonts w:ascii="Arial Narrow" w:hAnsi="Arial Narrow"/>
                <w:color w:val="FF0000"/>
                <w:highlight w:val="yellow"/>
              </w:rPr>
            </w:pPr>
            <w:r w:rsidRPr="00EE1C9D">
              <w:rPr>
                <w:rFonts w:ascii="Arial Narrow" w:hAnsi="Arial Narrow"/>
                <w:color w:val="FF0000"/>
                <w:highlight w:val="yellow"/>
              </w:rPr>
              <w:t xml:space="preserve">El sistema </w:t>
            </w:r>
            <w:proofErr w:type="gramStart"/>
            <w:r w:rsidRPr="00EE1C9D">
              <w:rPr>
                <w:rFonts w:ascii="Arial Narrow" w:hAnsi="Arial Narrow"/>
                <w:color w:val="FF0000"/>
                <w:highlight w:val="yellow"/>
              </w:rPr>
              <w:t>valida</w:t>
            </w:r>
            <w:proofErr w:type="gramEnd"/>
            <w:r w:rsidRPr="00EE1C9D">
              <w:rPr>
                <w:rFonts w:ascii="Arial Narrow" w:hAnsi="Arial Narrow"/>
                <w:color w:val="FF0000"/>
                <w:highlight w:val="yellow"/>
              </w:rPr>
              <w:t xml:space="preserve"> que los minutos ingresados sean múltiplo de 15. Caso contrario, el sistema ejecuta la </w:t>
            </w:r>
            <w:r w:rsidRPr="00EE1C9D">
              <w:rPr>
                <w:rFonts w:ascii="Arial Narrow" w:hAnsi="Arial Narrow"/>
                <w:b/>
                <w:color w:val="FF0000"/>
                <w:highlight w:val="yellow"/>
              </w:rPr>
              <w:t>excepción</w:t>
            </w:r>
            <w:r w:rsidRPr="00EE1C9D">
              <w:rPr>
                <w:rFonts w:ascii="Arial Narrow" w:hAnsi="Arial Narrow"/>
                <w:color w:val="FF0000"/>
                <w:highlight w:val="yellow"/>
              </w:rPr>
              <w:t xml:space="preserve"> </w:t>
            </w:r>
            <w:r w:rsidR="008D04A1">
              <w:rPr>
                <w:rFonts w:ascii="Arial Narrow" w:hAnsi="Arial Narrow"/>
                <w:b/>
                <w:color w:val="FF0000"/>
                <w:highlight w:val="yellow"/>
              </w:rPr>
              <w:t>18</w:t>
            </w:r>
            <w:r w:rsidR="00873A86">
              <w:rPr>
                <w:rFonts w:ascii="Arial Narrow" w:hAnsi="Arial Narrow"/>
                <w:b/>
                <w:color w:val="FF0000"/>
                <w:highlight w:val="yellow"/>
              </w:rPr>
              <w:t>.</w:t>
            </w:r>
          </w:p>
        </w:tc>
      </w:tr>
      <w:tr w:rsidR="00A2354A" w:rsidTr="00873A86">
        <w:tc>
          <w:tcPr>
            <w:tcW w:w="567" w:type="dxa"/>
            <w:tcBorders>
              <w:top w:val="single" w:sz="6" w:space="0" w:color="000000"/>
              <w:left w:val="single" w:sz="6" w:space="0" w:color="000000"/>
              <w:bottom w:val="single" w:sz="6" w:space="0" w:color="000000"/>
              <w:right w:val="single" w:sz="6" w:space="0" w:color="000000"/>
            </w:tcBorders>
          </w:tcPr>
          <w:p w:rsidR="00A2354A" w:rsidRDefault="00A2354A"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tcPr>
          <w:p w:rsidR="00A2354A" w:rsidRDefault="00EE1C9D">
            <w:pPr>
              <w:pStyle w:val="NormalWeb"/>
              <w:spacing w:before="0" w:beforeAutospacing="0" w:after="0" w:afterAutospacing="0"/>
              <w:rPr>
                <w:rFonts w:ascii="Arial Narrow" w:eastAsia="Times New Roman" w:hAnsi="Arial Narrow"/>
              </w:rPr>
            </w:pPr>
            <w:r w:rsidRPr="00A83422">
              <w:rPr>
                <w:rFonts w:ascii="Arial Narrow" w:hAnsi="Arial Narrow"/>
                <w:color w:val="FF0000"/>
                <w:highlight w:val="yellow"/>
              </w:rPr>
              <w:t xml:space="preserve">El actor selecciona el tipo de horario </w:t>
            </w:r>
            <w:r w:rsidRPr="00A83422">
              <w:rPr>
                <w:rFonts w:ascii="Arial Narrow" w:hAnsi="Arial Narrow"/>
                <w:b/>
                <w:color w:val="FF0000"/>
                <w:highlight w:val="yellow"/>
              </w:rPr>
              <w:t>Horarios fijos</w:t>
            </w:r>
            <w:r w:rsidRPr="00A83422">
              <w:rPr>
                <w:rFonts w:ascii="Arial Narrow" w:hAnsi="Arial Narrow"/>
                <w:color w:val="FF0000"/>
                <w:highlight w:val="yellow"/>
              </w:rPr>
              <w:t xml:space="preserve">, en </w:t>
            </w:r>
            <w:r w:rsidRPr="00EE1C9D">
              <w:rPr>
                <w:rFonts w:ascii="Arial Narrow" w:hAnsi="Arial Narrow"/>
                <w:b/>
                <w:color w:val="FF0000"/>
                <w:highlight w:val="yellow"/>
              </w:rPr>
              <w:t>IU014</w:t>
            </w:r>
          </w:p>
        </w:tc>
        <w:tc>
          <w:tcPr>
            <w:tcW w:w="5670" w:type="dxa"/>
            <w:tcBorders>
              <w:top w:val="single" w:sz="6" w:space="0" w:color="000000"/>
              <w:left w:val="single" w:sz="6" w:space="0" w:color="000000"/>
              <w:bottom w:val="single" w:sz="6" w:space="0" w:color="000000"/>
              <w:right w:val="single" w:sz="6" w:space="0" w:color="000000"/>
            </w:tcBorders>
          </w:tcPr>
          <w:p w:rsidR="00A2354A" w:rsidRDefault="00EE1C9D" w:rsidP="00EF6966">
            <w:pPr>
              <w:pStyle w:val="NormalWeb"/>
              <w:numPr>
                <w:ilvl w:val="1"/>
                <w:numId w:val="98"/>
              </w:numPr>
              <w:spacing w:before="0" w:beforeAutospacing="0" w:after="0" w:afterAutospacing="0"/>
              <w:ind w:left="355" w:hanging="355"/>
              <w:rPr>
                <w:rFonts w:ascii="Arial Narrow" w:hAnsi="Arial Narrow"/>
                <w:highlight w:val="yellow"/>
              </w:rPr>
            </w:pPr>
            <w:r w:rsidRPr="00A83422">
              <w:rPr>
                <w:rFonts w:ascii="Arial Narrow" w:hAnsi="Arial Narrow"/>
                <w:color w:val="FF0000"/>
                <w:highlight w:val="yellow"/>
              </w:rPr>
              <w:t>El sistema muestra los campos Cantidad de horarios con valor 1 por defecto, hora de corte 1 con la hora actual por defecto y hora de sorteo 1 con la hora actual por defecto y oculta</w:t>
            </w:r>
            <w:r w:rsidRPr="00A83422">
              <w:rPr>
                <w:rFonts w:ascii="Arial Narrow" w:hAnsi="Arial Narrow"/>
                <w:b/>
                <w:color w:val="FF0000"/>
                <w:highlight w:val="yellow"/>
              </w:rPr>
              <w:t xml:space="preserve"> </w:t>
            </w:r>
            <w:r w:rsidRPr="00A83422">
              <w:rPr>
                <w:rFonts w:ascii="Arial Narrow" w:hAnsi="Arial Narrow"/>
                <w:color w:val="FF0000"/>
                <w:highlight w:val="yellow"/>
              </w:rPr>
              <w:t>el campo Intervalo entre sorteos</w:t>
            </w:r>
            <w:r w:rsidR="00873A86">
              <w:rPr>
                <w:rFonts w:ascii="Arial Narrow" w:hAnsi="Arial Narrow"/>
                <w:color w:val="FF0000"/>
                <w:highlight w:val="yellow"/>
              </w:rPr>
              <w:t>.</w:t>
            </w:r>
          </w:p>
        </w:tc>
      </w:tr>
      <w:tr w:rsidR="00A2354A" w:rsidTr="00873A86">
        <w:tc>
          <w:tcPr>
            <w:tcW w:w="567" w:type="dxa"/>
            <w:tcBorders>
              <w:top w:val="single" w:sz="6" w:space="0" w:color="000000"/>
              <w:left w:val="single" w:sz="6" w:space="0" w:color="000000"/>
              <w:bottom w:val="single" w:sz="6" w:space="0" w:color="000000"/>
              <w:right w:val="single" w:sz="6" w:space="0" w:color="000000"/>
            </w:tcBorders>
          </w:tcPr>
          <w:p w:rsidR="00A2354A" w:rsidRDefault="00A2354A"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tcPr>
          <w:p w:rsidR="00A2354A" w:rsidRDefault="00EE1C9D">
            <w:pPr>
              <w:pStyle w:val="NormalWeb"/>
              <w:spacing w:before="0" w:beforeAutospacing="0" w:after="0" w:afterAutospacing="0"/>
              <w:rPr>
                <w:rFonts w:ascii="Arial Narrow" w:eastAsia="Times New Roman" w:hAnsi="Arial Narrow"/>
              </w:rPr>
            </w:pPr>
            <w:r w:rsidRPr="00A83422">
              <w:rPr>
                <w:rFonts w:ascii="Arial Narrow" w:hAnsi="Arial Narrow"/>
                <w:color w:val="FF0000"/>
                <w:highlight w:val="yellow"/>
              </w:rPr>
              <w:t xml:space="preserve">El actor modifica el valor del campo </w:t>
            </w:r>
            <w:r w:rsidRPr="00A83422">
              <w:rPr>
                <w:rFonts w:ascii="Arial Narrow" w:hAnsi="Arial Narrow"/>
                <w:b/>
                <w:color w:val="FF0000"/>
                <w:highlight w:val="yellow"/>
              </w:rPr>
              <w:t>Cantidad de horarios</w:t>
            </w:r>
            <w:r w:rsidRPr="00A83422">
              <w:rPr>
                <w:rFonts w:ascii="Arial Narrow" w:hAnsi="Arial Narrow"/>
                <w:color w:val="FF0000"/>
                <w:highlight w:val="yellow"/>
              </w:rPr>
              <w:t xml:space="preserve">, en </w:t>
            </w:r>
            <w:r w:rsidRPr="00EE1C9D">
              <w:rPr>
                <w:rFonts w:ascii="Arial Narrow" w:hAnsi="Arial Narrow"/>
                <w:b/>
                <w:color w:val="FF0000"/>
                <w:highlight w:val="yellow"/>
              </w:rPr>
              <w:t>IU014</w:t>
            </w:r>
          </w:p>
        </w:tc>
        <w:tc>
          <w:tcPr>
            <w:tcW w:w="5670" w:type="dxa"/>
            <w:tcBorders>
              <w:top w:val="single" w:sz="6" w:space="0" w:color="000000"/>
              <w:left w:val="single" w:sz="6" w:space="0" w:color="000000"/>
              <w:bottom w:val="single" w:sz="6" w:space="0" w:color="000000"/>
              <w:right w:val="single" w:sz="6" w:space="0" w:color="000000"/>
            </w:tcBorders>
          </w:tcPr>
          <w:p w:rsidR="00EE1C9D" w:rsidRPr="00A83422" w:rsidRDefault="00EE1C9D" w:rsidP="00EF6966">
            <w:pPr>
              <w:pStyle w:val="NormalWeb"/>
              <w:numPr>
                <w:ilvl w:val="1"/>
                <w:numId w:val="98"/>
              </w:numPr>
              <w:spacing w:before="0" w:beforeAutospacing="0" w:after="0" w:afterAutospacing="0"/>
              <w:ind w:left="355" w:hanging="355"/>
              <w:rPr>
                <w:rFonts w:ascii="Arial Narrow" w:hAnsi="Arial Narrow"/>
                <w:b/>
                <w:color w:val="FF0000"/>
                <w:highlight w:val="yellow"/>
              </w:rPr>
            </w:pPr>
            <w:r w:rsidRPr="00A83422">
              <w:rPr>
                <w:rFonts w:ascii="Arial Narrow" w:hAnsi="Arial Narrow"/>
                <w:color w:val="FF0000"/>
                <w:highlight w:val="yellow"/>
              </w:rPr>
              <w:t xml:space="preserve">El sistema </w:t>
            </w:r>
            <w:proofErr w:type="gramStart"/>
            <w:r w:rsidRPr="00A83422">
              <w:rPr>
                <w:rFonts w:ascii="Arial Narrow" w:hAnsi="Arial Narrow"/>
                <w:color w:val="FF0000"/>
                <w:highlight w:val="yellow"/>
              </w:rPr>
              <w:t>valida</w:t>
            </w:r>
            <w:proofErr w:type="gramEnd"/>
            <w:r w:rsidRPr="00A83422">
              <w:rPr>
                <w:rFonts w:ascii="Arial Narrow" w:hAnsi="Arial Narrow"/>
                <w:color w:val="FF0000"/>
                <w:highlight w:val="yellow"/>
              </w:rPr>
              <w:t xml:space="preserve"> que el valor ingresado sea un número entero mayor que 0 y menor que 50, caso contrario, el sistema ejecuta la </w:t>
            </w:r>
            <w:r w:rsidRPr="00A83422">
              <w:rPr>
                <w:rFonts w:ascii="Arial Narrow" w:hAnsi="Arial Narrow"/>
                <w:b/>
                <w:color w:val="FF0000"/>
                <w:highlight w:val="yellow"/>
              </w:rPr>
              <w:t xml:space="preserve">excepción </w:t>
            </w:r>
            <w:r w:rsidR="008D04A1">
              <w:rPr>
                <w:rFonts w:ascii="Arial Narrow" w:hAnsi="Arial Narrow"/>
                <w:b/>
                <w:color w:val="FF0000"/>
                <w:highlight w:val="yellow"/>
              </w:rPr>
              <w:t>19</w:t>
            </w:r>
            <w:r w:rsidRPr="00A83422">
              <w:rPr>
                <w:rFonts w:ascii="Arial Narrow" w:hAnsi="Arial Narrow"/>
                <w:b/>
                <w:color w:val="FF0000"/>
                <w:highlight w:val="yellow"/>
              </w:rPr>
              <w:t>.</w:t>
            </w:r>
          </w:p>
          <w:p w:rsidR="00A2354A" w:rsidRDefault="00EE1C9D" w:rsidP="00EF6966">
            <w:pPr>
              <w:pStyle w:val="NormalWeb"/>
              <w:numPr>
                <w:ilvl w:val="1"/>
                <w:numId w:val="98"/>
              </w:numPr>
              <w:spacing w:before="0" w:beforeAutospacing="0" w:after="0" w:afterAutospacing="0"/>
              <w:ind w:left="355" w:hanging="355"/>
              <w:rPr>
                <w:rFonts w:ascii="Arial Narrow" w:hAnsi="Arial Narrow"/>
                <w:highlight w:val="yellow"/>
              </w:rPr>
            </w:pPr>
            <w:r w:rsidRPr="00A83422">
              <w:rPr>
                <w:rFonts w:ascii="Arial Narrow" w:hAnsi="Arial Narrow"/>
                <w:color w:val="FF0000"/>
                <w:highlight w:val="yellow"/>
              </w:rPr>
              <w:t>Si se cumplen las validaciones, el sistema habilita tantos controles hora de sorteo &lt;Número de sorteo&gt; y hora de corte de sorteo &lt;Número de sorteo&gt;, como cantidad de sorteos se haya ingresado con el valor de la hora actual por defecto en cada campo</w:t>
            </w:r>
            <w:r>
              <w:rPr>
                <w:rFonts w:ascii="Arial Narrow" w:hAnsi="Arial Narrow"/>
                <w:color w:val="FF0000"/>
                <w:highlight w:val="yellow"/>
              </w:rPr>
              <w:t>.</w:t>
            </w:r>
          </w:p>
        </w:tc>
      </w:tr>
      <w:tr w:rsidR="00EE1C9D" w:rsidTr="00873A86">
        <w:tc>
          <w:tcPr>
            <w:tcW w:w="567" w:type="dxa"/>
            <w:tcBorders>
              <w:top w:val="single" w:sz="6" w:space="0" w:color="000000"/>
              <w:left w:val="single" w:sz="6" w:space="0" w:color="000000"/>
              <w:bottom w:val="single" w:sz="6" w:space="0" w:color="000000"/>
              <w:right w:val="single" w:sz="6" w:space="0" w:color="000000"/>
            </w:tcBorders>
          </w:tcPr>
          <w:p w:rsidR="00EE1C9D" w:rsidRDefault="00EE1C9D"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tcPr>
          <w:p w:rsidR="00EE1C9D" w:rsidRDefault="00EE1C9D">
            <w:pPr>
              <w:pStyle w:val="NormalWeb"/>
              <w:spacing w:before="0" w:beforeAutospacing="0" w:after="0" w:afterAutospacing="0"/>
              <w:rPr>
                <w:rFonts w:ascii="Arial Narrow" w:eastAsia="Times New Roman" w:hAnsi="Arial Narrow"/>
              </w:rPr>
            </w:pPr>
            <w:r w:rsidRPr="00A83422">
              <w:rPr>
                <w:rFonts w:ascii="Arial Narrow" w:hAnsi="Arial Narrow"/>
                <w:color w:val="FF0000"/>
                <w:highlight w:val="yellow"/>
              </w:rPr>
              <w:t xml:space="preserve">El actor modifica el valor del campo </w:t>
            </w:r>
            <w:r w:rsidRPr="00A83422">
              <w:rPr>
                <w:rFonts w:ascii="Arial Narrow" w:hAnsi="Arial Narrow"/>
                <w:b/>
                <w:color w:val="FF0000"/>
                <w:highlight w:val="yellow"/>
              </w:rPr>
              <w:t>Hora de sorteo</w:t>
            </w:r>
            <w:r w:rsidRPr="00A83422">
              <w:rPr>
                <w:rFonts w:ascii="Arial Narrow" w:hAnsi="Arial Narrow"/>
                <w:color w:val="FF0000"/>
                <w:highlight w:val="yellow"/>
              </w:rPr>
              <w:t>, en</w:t>
            </w:r>
            <w:r w:rsidRPr="00EE1C9D">
              <w:rPr>
                <w:rFonts w:ascii="Arial Narrow" w:hAnsi="Arial Narrow"/>
                <w:b/>
                <w:color w:val="FF0000"/>
                <w:highlight w:val="yellow"/>
              </w:rPr>
              <w:t xml:space="preserve"> IU014</w:t>
            </w:r>
          </w:p>
        </w:tc>
        <w:tc>
          <w:tcPr>
            <w:tcW w:w="5670" w:type="dxa"/>
            <w:tcBorders>
              <w:top w:val="single" w:sz="6" w:space="0" w:color="000000"/>
              <w:left w:val="single" w:sz="6" w:space="0" w:color="000000"/>
              <w:bottom w:val="single" w:sz="6" w:space="0" w:color="000000"/>
              <w:right w:val="single" w:sz="6" w:space="0" w:color="000000"/>
            </w:tcBorders>
          </w:tcPr>
          <w:p w:rsidR="00EE1C9D" w:rsidRPr="00A83422" w:rsidRDefault="00EE1C9D" w:rsidP="00EF6966">
            <w:pPr>
              <w:pStyle w:val="NormalWeb"/>
              <w:numPr>
                <w:ilvl w:val="1"/>
                <w:numId w:val="98"/>
              </w:numPr>
              <w:spacing w:before="0" w:beforeAutospacing="0" w:after="0" w:afterAutospacing="0"/>
              <w:ind w:left="355" w:hanging="425"/>
              <w:rPr>
                <w:rFonts w:ascii="Arial Narrow" w:hAnsi="Arial Narrow"/>
                <w:color w:val="FF0000"/>
                <w:highlight w:val="yellow"/>
              </w:rPr>
            </w:pPr>
            <w:r w:rsidRPr="00A83422">
              <w:rPr>
                <w:rFonts w:ascii="Arial Narrow" w:hAnsi="Arial Narrow"/>
                <w:color w:val="FF0000"/>
                <w:highlight w:val="yellow"/>
              </w:rPr>
              <w:t xml:space="preserve">El sistema </w:t>
            </w:r>
            <w:proofErr w:type="gramStart"/>
            <w:r w:rsidRPr="00A83422">
              <w:rPr>
                <w:rFonts w:ascii="Arial Narrow" w:hAnsi="Arial Narrow"/>
                <w:color w:val="FF0000"/>
                <w:highlight w:val="yellow"/>
              </w:rPr>
              <w:t>valida</w:t>
            </w:r>
            <w:proofErr w:type="gramEnd"/>
            <w:r w:rsidRPr="00A83422">
              <w:rPr>
                <w:rFonts w:ascii="Arial Narrow" w:hAnsi="Arial Narrow"/>
                <w:color w:val="FF0000"/>
                <w:highlight w:val="yellow"/>
              </w:rPr>
              <w:t xml:space="preserve"> que la hora ingresada sea correcta. Caso contrario, el sistema ejecuta la </w:t>
            </w:r>
            <w:r w:rsidRPr="00A83422">
              <w:rPr>
                <w:rFonts w:ascii="Arial Narrow" w:hAnsi="Arial Narrow"/>
                <w:b/>
                <w:color w:val="FF0000"/>
                <w:highlight w:val="yellow"/>
              </w:rPr>
              <w:t>excepción 2</w:t>
            </w:r>
            <w:r w:rsidR="008D04A1">
              <w:rPr>
                <w:rFonts w:ascii="Arial Narrow" w:hAnsi="Arial Narrow"/>
                <w:b/>
                <w:color w:val="FF0000"/>
                <w:highlight w:val="yellow"/>
              </w:rPr>
              <w:t>0</w:t>
            </w:r>
            <w:r w:rsidRPr="00A83422">
              <w:rPr>
                <w:rFonts w:ascii="Arial Narrow" w:hAnsi="Arial Narrow"/>
                <w:b/>
                <w:color w:val="FF0000"/>
                <w:highlight w:val="yellow"/>
              </w:rPr>
              <w:t>.</w:t>
            </w:r>
          </w:p>
          <w:p w:rsidR="00EE1C9D" w:rsidRPr="00A83422" w:rsidRDefault="00EE1C9D" w:rsidP="00EF6966">
            <w:pPr>
              <w:pStyle w:val="NormalWeb"/>
              <w:numPr>
                <w:ilvl w:val="1"/>
                <w:numId w:val="98"/>
              </w:numPr>
              <w:spacing w:before="0" w:beforeAutospacing="0" w:after="0" w:afterAutospacing="0"/>
              <w:ind w:left="355" w:hanging="425"/>
              <w:rPr>
                <w:rFonts w:ascii="Arial Narrow" w:hAnsi="Arial Narrow"/>
                <w:color w:val="FF0000"/>
                <w:highlight w:val="yellow"/>
              </w:rPr>
            </w:pPr>
            <w:r w:rsidRPr="00A83422">
              <w:rPr>
                <w:rFonts w:ascii="Arial Narrow" w:hAnsi="Arial Narrow"/>
                <w:color w:val="FF0000"/>
                <w:highlight w:val="yellow"/>
              </w:rPr>
              <w:t xml:space="preserve">El sistema </w:t>
            </w:r>
            <w:proofErr w:type="gramStart"/>
            <w:r w:rsidRPr="00A83422">
              <w:rPr>
                <w:rFonts w:ascii="Arial Narrow" w:hAnsi="Arial Narrow"/>
                <w:color w:val="FF0000"/>
                <w:highlight w:val="yellow"/>
              </w:rPr>
              <w:t>valida</w:t>
            </w:r>
            <w:proofErr w:type="gramEnd"/>
            <w:r w:rsidRPr="00A83422">
              <w:rPr>
                <w:rFonts w:ascii="Arial Narrow" w:hAnsi="Arial Narrow"/>
                <w:color w:val="FF0000"/>
                <w:highlight w:val="yellow"/>
              </w:rPr>
              <w:t xml:space="preserve"> que los minutos ingresados sean múltiplo de 15. Y los segundos se graben con 00. Caso contrario, el sistema ejecuta </w:t>
            </w:r>
            <w:r w:rsidRPr="00A83422">
              <w:rPr>
                <w:rFonts w:ascii="Arial Narrow" w:hAnsi="Arial Narrow"/>
                <w:b/>
                <w:color w:val="FF0000"/>
                <w:highlight w:val="yellow"/>
              </w:rPr>
              <w:t>la excepción 2</w:t>
            </w:r>
            <w:r w:rsidR="008D04A1">
              <w:rPr>
                <w:rFonts w:ascii="Arial Narrow" w:hAnsi="Arial Narrow"/>
                <w:b/>
                <w:color w:val="FF0000"/>
                <w:highlight w:val="yellow"/>
              </w:rPr>
              <w:t>1</w:t>
            </w:r>
            <w:r w:rsidRPr="00A83422">
              <w:rPr>
                <w:rFonts w:ascii="Arial Narrow" w:hAnsi="Arial Narrow"/>
                <w:b/>
                <w:color w:val="FF0000"/>
                <w:highlight w:val="yellow"/>
              </w:rPr>
              <w:t>.</w:t>
            </w:r>
          </w:p>
          <w:p w:rsidR="00EE1C9D" w:rsidRDefault="00EE1C9D" w:rsidP="00EF6966">
            <w:pPr>
              <w:pStyle w:val="NormalWeb"/>
              <w:numPr>
                <w:ilvl w:val="1"/>
                <w:numId w:val="98"/>
              </w:numPr>
              <w:spacing w:before="0" w:beforeAutospacing="0" w:after="0" w:afterAutospacing="0"/>
              <w:ind w:left="355" w:hanging="425"/>
              <w:rPr>
                <w:rFonts w:ascii="Arial Narrow" w:hAnsi="Arial Narrow"/>
                <w:highlight w:val="yellow"/>
              </w:rPr>
            </w:pPr>
            <w:r w:rsidRPr="00A83422">
              <w:rPr>
                <w:rFonts w:ascii="Arial Narrow" w:hAnsi="Arial Narrow"/>
                <w:color w:val="FF0000"/>
                <w:highlight w:val="yellow"/>
              </w:rPr>
              <w:t>En caso la hora registrada para el corte sea menor o igual que la hora del sorteo, el sistema asume que se trata del mismo día y emite el mensaje "Sorteo &lt;</w:t>
            </w:r>
            <w:proofErr w:type="spellStart"/>
            <w:r w:rsidRPr="00A83422">
              <w:rPr>
                <w:rFonts w:ascii="Arial Narrow" w:hAnsi="Arial Narrow"/>
                <w:color w:val="FF0000"/>
                <w:highlight w:val="yellow"/>
              </w:rPr>
              <w:t>numeroSorteo</w:t>
            </w:r>
            <w:proofErr w:type="spellEnd"/>
            <w:r w:rsidRPr="00A83422">
              <w:rPr>
                <w:rFonts w:ascii="Arial Narrow" w:hAnsi="Arial Narrow"/>
                <w:color w:val="FF0000"/>
                <w:highlight w:val="yellow"/>
              </w:rPr>
              <w:t>&gt;: Horario de corte del mismo día"</w:t>
            </w:r>
            <w:r w:rsidR="00A877ED">
              <w:rPr>
                <w:rFonts w:ascii="Arial Narrow" w:hAnsi="Arial Narrow"/>
                <w:color w:val="FF0000"/>
                <w:highlight w:val="yellow"/>
              </w:rPr>
              <w:t>.</w:t>
            </w:r>
          </w:p>
        </w:tc>
      </w:tr>
      <w:tr w:rsidR="00EE1C9D" w:rsidTr="00873A86">
        <w:tc>
          <w:tcPr>
            <w:tcW w:w="567" w:type="dxa"/>
            <w:tcBorders>
              <w:top w:val="single" w:sz="6" w:space="0" w:color="000000"/>
              <w:left w:val="single" w:sz="6" w:space="0" w:color="000000"/>
              <w:bottom w:val="single" w:sz="6" w:space="0" w:color="000000"/>
              <w:right w:val="single" w:sz="6" w:space="0" w:color="000000"/>
            </w:tcBorders>
          </w:tcPr>
          <w:p w:rsidR="00EE1C9D" w:rsidRDefault="00EE1C9D"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tcPr>
          <w:p w:rsidR="00EE1C9D" w:rsidRDefault="00A877ED">
            <w:pPr>
              <w:pStyle w:val="NormalWeb"/>
              <w:spacing w:before="0" w:beforeAutospacing="0" w:after="0" w:afterAutospacing="0"/>
              <w:rPr>
                <w:rFonts w:ascii="Arial Narrow" w:eastAsia="Times New Roman" w:hAnsi="Arial Narrow"/>
              </w:rPr>
            </w:pPr>
            <w:r w:rsidRPr="00A83422">
              <w:rPr>
                <w:rFonts w:ascii="Arial Narrow" w:hAnsi="Arial Narrow"/>
                <w:color w:val="FF0000"/>
                <w:highlight w:val="yellow"/>
              </w:rPr>
              <w:t xml:space="preserve">El actor modifica el valor del campo </w:t>
            </w:r>
            <w:r w:rsidRPr="00A83422">
              <w:rPr>
                <w:rFonts w:ascii="Arial Narrow" w:hAnsi="Arial Narrow"/>
                <w:b/>
                <w:color w:val="FF0000"/>
                <w:highlight w:val="yellow"/>
              </w:rPr>
              <w:t>Hora de corte</w:t>
            </w:r>
            <w:r w:rsidRPr="00A83422">
              <w:rPr>
                <w:rFonts w:ascii="Arial Narrow" w:hAnsi="Arial Narrow"/>
                <w:color w:val="FF0000"/>
                <w:highlight w:val="yellow"/>
              </w:rPr>
              <w:t xml:space="preserve">, en </w:t>
            </w:r>
            <w:r w:rsidRPr="00EE1C9D">
              <w:rPr>
                <w:rFonts w:ascii="Arial Narrow" w:hAnsi="Arial Narrow"/>
                <w:b/>
                <w:color w:val="FF0000"/>
                <w:highlight w:val="yellow"/>
              </w:rPr>
              <w:t>IU014</w:t>
            </w:r>
          </w:p>
        </w:tc>
        <w:tc>
          <w:tcPr>
            <w:tcW w:w="5670" w:type="dxa"/>
            <w:tcBorders>
              <w:top w:val="single" w:sz="6" w:space="0" w:color="000000"/>
              <w:left w:val="single" w:sz="6" w:space="0" w:color="000000"/>
              <w:bottom w:val="single" w:sz="6" w:space="0" w:color="000000"/>
              <w:right w:val="single" w:sz="6" w:space="0" w:color="000000"/>
            </w:tcBorders>
          </w:tcPr>
          <w:p w:rsidR="00A877ED" w:rsidRPr="00A83422" w:rsidRDefault="00A877ED" w:rsidP="00EF6966">
            <w:pPr>
              <w:pStyle w:val="NormalWeb"/>
              <w:numPr>
                <w:ilvl w:val="1"/>
                <w:numId w:val="98"/>
              </w:numPr>
              <w:spacing w:before="0" w:beforeAutospacing="0" w:after="0" w:afterAutospacing="0"/>
              <w:ind w:left="355" w:hanging="425"/>
              <w:rPr>
                <w:rFonts w:ascii="Arial Narrow" w:hAnsi="Arial Narrow"/>
                <w:color w:val="FF0000"/>
                <w:highlight w:val="yellow"/>
              </w:rPr>
            </w:pPr>
            <w:r w:rsidRPr="00A83422">
              <w:rPr>
                <w:rFonts w:ascii="Arial Narrow" w:hAnsi="Arial Narrow"/>
                <w:color w:val="FF0000"/>
                <w:highlight w:val="yellow"/>
              </w:rPr>
              <w:t xml:space="preserve">El sistema </w:t>
            </w:r>
            <w:proofErr w:type="gramStart"/>
            <w:r w:rsidRPr="00A83422">
              <w:rPr>
                <w:rFonts w:ascii="Arial Narrow" w:hAnsi="Arial Narrow"/>
                <w:color w:val="FF0000"/>
                <w:highlight w:val="yellow"/>
              </w:rPr>
              <w:t>valida</w:t>
            </w:r>
            <w:proofErr w:type="gramEnd"/>
            <w:r w:rsidRPr="00A83422">
              <w:rPr>
                <w:rFonts w:ascii="Arial Narrow" w:hAnsi="Arial Narrow"/>
                <w:color w:val="FF0000"/>
                <w:highlight w:val="yellow"/>
              </w:rPr>
              <w:t xml:space="preserve"> que la hora ingresada sea correcta. Caso contrario, el sistema ejecuta la </w:t>
            </w:r>
            <w:r w:rsidRPr="00A83422">
              <w:rPr>
                <w:rFonts w:ascii="Arial Narrow" w:hAnsi="Arial Narrow"/>
                <w:b/>
                <w:color w:val="FF0000"/>
                <w:highlight w:val="yellow"/>
              </w:rPr>
              <w:t>excepción 2</w:t>
            </w:r>
            <w:r w:rsidR="008D04A1">
              <w:rPr>
                <w:rFonts w:ascii="Arial Narrow" w:hAnsi="Arial Narrow"/>
                <w:b/>
                <w:color w:val="FF0000"/>
                <w:highlight w:val="yellow"/>
              </w:rPr>
              <w:t>2</w:t>
            </w:r>
            <w:r w:rsidRPr="00A83422">
              <w:rPr>
                <w:rFonts w:ascii="Arial Narrow" w:hAnsi="Arial Narrow"/>
                <w:b/>
                <w:color w:val="FF0000"/>
                <w:highlight w:val="yellow"/>
              </w:rPr>
              <w:t>.</w:t>
            </w:r>
          </w:p>
          <w:p w:rsidR="00A877ED" w:rsidRPr="00A83422" w:rsidRDefault="00A877ED" w:rsidP="00EF6966">
            <w:pPr>
              <w:pStyle w:val="NormalWeb"/>
              <w:numPr>
                <w:ilvl w:val="1"/>
                <w:numId w:val="98"/>
              </w:numPr>
              <w:spacing w:before="0" w:beforeAutospacing="0" w:after="0" w:afterAutospacing="0"/>
              <w:ind w:left="355" w:hanging="425"/>
              <w:rPr>
                <w:rFonts w:ascii="Arial Narrow" w:hAnsi="Arial Narrow"/>
                <w:color w:val="FF0000"/>
                <w:highlight w:val="yellow"/>
              </w:rPr>
            </w:pPr>
            <w:r w:rsidRPr="00A83422">
              <w:rPr>
                <w:rFonts w:ascii="Arial Narrow" w:hAnsi="Arial Narrow"/>
                <w:color w:val="FF0000"/>
                <w:highlight w:val="yellow"/>
              </w:rPr>
              <w:t xml:space="preserve">El sistema </w:t>
            </w:r>
            <w:proofErr w:type="gramStart"/>
            <w:r w:rsidRPr="00A83422">
              <w:rPr>
                <w:rFonts w:ascii="Arial Narrow" w:hAnsi="Arial Narrow"/>
                <w:color w:val="FF0000"/>
                <w:highlight w:val="yellow"/>
              </w:rPr>
              <w:t>valida</w:t>
            </w:r>
            <w:proofErr w:type="gramEnd"/>
            <w:r w:rsidRPr="00A83422">
              <w:rPr>
                <w:rFonts w:ascii="Arial Narrow" w:hAnsi="Arial Narrow"/>
                <w:color w:val="FF0000"/>
                <w:highlight w:val="yellow"/>
              </w:rPr>
              <w:t xml:space="preserve"> que los minutos ingresados sean múltiplo de 15. Y los segundos se graben con 00. Caso contrario, el sistema ejecuta </w:t>
            </w:r>
            <w:r w:rsidRPr="00A83422">
              <w:rPr>
                <w:rFonts w:ascii="Arial Narrow" w:hAnsi="Arial Narrow"/>
                <w:b/>
                <w:color w:val="FF0000"/>
                <w:highlight w:val="yellow"/>
              </w:rPr>
              <w:t>la excepción 2</w:t>
            </w:r>
            <w:r w:rsidR="008D04A1">
              <w:rPr>
                <w:rFonts w:ascii="Arial Narrow" w:hAnsi="Arial Narrow"/>
                <w:b/>
                <w:color w:val="FF0000"/>
                <w:highlight w:val="yellow"/>
              </w:rPr>
              <w:t>3</w:t>
            </w:r>
            <w:r w:rsidRPr="00A83422">
              <w:rPr>
                <w:rFonts w:ascii="Arial Narrow" w:hAnsi="Arial Narrow"/>
                <w:b/>
                <w:color w:val="FF0000"/>
                <w:highlight w:val="yellow"/>
              </w:rPr>
              <w:t>.</w:t>
            </w:r>
          </w:p>
          <w:p w:rsidR="00EE1C9D" w:rsidRDefault="00A877ED" w:rsidP="00EF6966">
            <w:pPr>
              <w:pStyle w:val="NormalWeb"/>
              <w:numPr>
                <w:ilvl w:val="1"/>
                <w:numId w:val="98"/>
              </w:numPr>
              <w:spacing w:before="0" w:beforeAutospacing="0" w:after="0" w:afterAutospacing="0"/>
              <w:ind w:left="355" w:hanging="425"/>
              <w:rPr>
                <w:rFonts w:ascii="Arial Narrow" w:hAnsi="Arial Narrow"/>
                <w:highlight w:val="yellow"/>
              </w:rPr>
            </w:pPr>
            <w:r w:rsidRPr="00A83422">
              <w:rPr>
                <w:rFonts w:ascii="Arial Narrow" w:hAnsi="Arial Narrow"/>
                <w:color w:val="FF0000"/>
                <w:highlight w:val="yellow"/>
              </w:rPr>
              <w:t>En caso la hora registrada para el corte sea menor o igual que la hora del sorteo, el sistema asume que se trata del mismo día y emite el mensaje "Sorteo &lt;</w:t>
            </w:r>
            <w:proofErr w:type="spellStart"/>
            <w:r w:rsidRPr="00A83422">
              <w:rPr>
                <w:rFonts w:ascii="Arial Narrow" w:hAnsi="Arial Narrow"/>
                <w:color w:val="FF0000"/>
                <w:highlight w:val="yellow"/>
              </w:rPr>
              <w:t>numeroSorteo</w:t>
            </w:r>
            <w:proofErr w:type="spellEnd"/>
            <w:r w:rsidRPr="00A83422">
              <w:rPr>
                <w:rFonts w:ascii="Arial Narrow" w:hAnsi="Arial Narrow"/>
                <w:color w:val="FF0000"/>
                <w:highlight w:val="yellow"/>
              </w:rPr>
              <w:t>&gt;: Horario de corte del mismo día"</w:t>
            </w:r>
            <w:r>
              <w:rPr>
                <w:rFonts w:ascii="Arial Narrow" w:hAnsi="Arial Narrow"/>
                <w:color w:val="FF0000"/>
                <w:highlight w:val="yellow"/>
              </w:rPr>
              <w:t>.</w:t>
            </w:r>
          </w:p>
        </w:tc>
      </w:tr>
      <w:tr w:rsidR="00945C85" w:rsidTr="00945C85">
        <w:tc>
          <w:tcPr>
            <w:tcW w:w="567" w:type="dxa"/>
            <w:tcBorders>
              <w:top w:val="single" w:sz="6" w:space="0" w:color="000000"/>
              <w:left w:val="single" w:sz="6" w:space="0" w:color="000000"/>
              <w:bottom w:val="single" w:sz="6" w:space="0" w:color="000000"/>
              <w:right w:val="single" w:sz="6" w:space="0" w:color="000000"/>
            </w:tcBorders>
          </w:tcPr>
          <w:p w:rsidR="00945C85" w:rsidRDefault="00945C85"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945C85" w:rsidRDefault="00945C85">
            <w:pPr>
              <w:pStyle w:val="NormalWeb"/>
              <w:spacing w:before="0" w:beforeAutospacing="0" w:after="0" w:afterAutospacing="0"/>
              <w:rPr>
                <w:rFonts w:ascii="Arial Narrow" w:eastAsia="Times New Roman" w:hAnsi="Arial Narrow"/>
              </w:rPr>
            </w:pPr>
            <w:r>
              <w:rPr>
                <w:rFonts w:ascii="Arial Narrow" w:eastAsia="Times New Roman" w:hAnsi="Arial Narrow"/>
              </w:rPr>
              <w:t xml:space="preserve">El usuario hace clic en el botón: </w:t>
            </w:r>
            <w:r>
              <w:rPr>
                <w:rFonts w:ascii="Arial Narrow" w:eastAsia="Times New Roman" w:hAnsi="Arial Narrow"/>
              </w:rPr>
              <w:lastRenderedPageBreak/>
              <w:t>“</w:t>
            </w:r>
            <w:r>
              <w:rPr>
                <w:rFonts w:ascii="Arial Narrow" w:eastAsia="Times New Roman" w:hAnsi="Arial Narrow"/>
                <w:b/>
              </w:rPr>
              <w:t>Grabar</w:t>
            </w:r>
            <w:r>
              <w:rPr>
                <w:rFonts w:ascii="Arial Narrow" w:eastAsia="Times New Roman" w:hAnsi="Arial Narrow"/>
              </w:rPr>
              <w:t>”</w:t>
            </w:r>
            <w:r>
              <w:rPr>
                <w:rFonts w:ascii="Arial Narrow" w:eastAsia="Times New Roman" w:hAnsi="Arial Narrow"/>
                <w:b/>
              </w:rPr>
              <w:t xml:space="preserve"> (IU014)</w:t>
            </w:r>
            <w:r>
              <w:rPr>
                <w:rFonts w:ascii="Arial Narrow" w:eastAsia="Times New Roman" w:hAnsi="Arial Narrow"/>
              </w:rPr>
              <w:t>.</w:t>
            </w:r>
          </w:p>
        </w:tc>
        <w:tc>
          <w:tcPr>
            <w:tcW w:w="5670" w:type="dxa"/>
            <w:tcBorders>
              <w:top w:val="single" w:sz="6" w:space="0" w:color="000000"/>
              <w:left w:val="single" w:sz="6" w:space="0" w:color="000000"/>
              <w:right w:val="single" w:sz="6" w:space="0" w:color="000000"/>
            </w:tcBorders>
            <w:hideMark/>
          </w:tcPr>
          <w:p w:rsidR="00945C85" w:rsidRDefault="00945C85" w:rsidP="00EF6966">
            <w:pPr>
              <w:pStyle w:val="NormalWeb"/>
              <w:numPr>
                <w:ilvl w:val="1"/>
                <w:numId w:val="98"/>
              </w:numPr>
              <w:spacing w:before="0" w:beforeAutospacing="0" w:after="0" w:afterAutospacing="0"/>
              <w:ind w:left="355" w:hanging="425"/>
              <w:rPr>
                <w:rFonts w:ascii="Arial Narrow" w:hAnsi="Arial Narrow"/>
                <w:highlight w:val="yellow"/>
              </w:rPr>
            </w:pPr>
            <w:r>
              <w:rPr>
                <w:rFonts w:ascii="Arial Narrow" w:hAnsi="Arial Narrow"/>
                <w:highlight w:val="yellow"/>
              </w:rPr>
              <w:lastRenderedPageBreak/>
              <w:t>El sistema realiza las siguientes validaciones:</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lastRenderedPageBreak/>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1.</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2.</w:t>
            </w:r>
            <w:r>
              <w:rPr>
                <w:rFonts w:ascii="Arial Narrow" w:hAnsi="Arial Narrow"/>
                <w:sz w:val="20"/>
                <w:szCs w:val="20"/>
                <w:highlight w:val="yellow"/>
              </w:rPr>
              <w:t xml:space="preserve"> </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debe ser igual o posterior a la fecha en que se registra.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3.</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 4</w:t>
            </w:r>
            <w:r>
              <w:rPr>
                <w:rFonts w:ascii="Arial Narrow" w:hAnsi="Arial Narrow"/>
                <w:sz w:val="20"/>
                <w:szCs w:val="20"/>
                <w:highlight w:val="yellow"/>
              </w:rPr>
              <w:t>.</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5.</w:t>
            </w:r>
            <w:r>
              <w:rPr>
                <w:rFonts w:ascii="Arial Narrow" w:hAnsi="Arial Narrow"/>
                <w:sz w:val="20"/>
                <w:szCs w:val="20"/>
                <w:highlight w:val="yellow"/>
              </w:rPr>
              <w:t xml:space="preserve"> </w:t>
            </w:r>
          </w:p>
          <w:p w:rsidR="00945C85" w:rsidRDefault="00945C85" w:rsidP="00EF6966">
            <w:pPr>
              <w:pStyle w:val="Prrafodelista"/>
              <w:numPr>
                <w:ilvl w:val="2"/>
                <w:numId w:val="75"/>
              </w:numPr>
              <w:ind w:left="639" w:hanging="283"/>
              <w:rPr>
                <w:rFonts w:ascii="Arial Narrow" w:hAnsi="Arial Narrow"/>
                <w:sz w:val="20"/>
                <w:szCs w:val="20"/>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debe ser igual o posterior a la fecha registrada en el campo “</w:t>
            </w:r>
            <w:r>
              <w:rPr>
                <w:rFonts w:ascii="Arial Narrow" w:hAnsi="Arial Narrow"/>
                <w:b/>
                <w:sz w:val="20"/>
                <w:szCs w:val="20"/>
                <w:highlight w:val="yellow"/>
              </w:rPr>
              <w:t>Vigente Desde</w:t>
            </w:r>
            <w:r>
              <w:rPr>
                <w:rFonts w:ascii="Arial Narrow" w:hAnsi="Arial Narrow"/>
                <w:sz w:val="20"/>
                <w:szCs w:val="20"/>
                <w:highlight w:val="yellow"/>
              </w:rPr>
              <w:t xml:space="preserve">”.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6.</w:t>
            </w:r>
          </w:p>
          <w:p w:rsidR="00945C85" w:rsidRDefault="00945C85" w:rsidP="00EF6966">
            <w:pPr>
              <w:pStyle w:val="Prrafodelista"/>
              <w:numPr>
                <w:ilvl w:val="2"/>
                <w:numId w:val="75"/>
              </w:numPr>
              <w:ind w:left="639" w:hanging="283"/>
              <w:rPr>
                <w:rFonts w:ascii="Arial Narrow" w:hAnsi="Arial Narrow"/>
                <w:strike/>
                <w:sz w:val="20"/>
                <w:szCs w:val="20"/>
              </w:rPr>
            </w:pPr>
            <w:r>
              <w:rPr>
                <w:rFonts w:ascii="Arial Narrow" w:hAnsi="Arial Narrow"/>
                <w:strike/>
                <w:sz w:val="20"/>
                <w:szCs w:val="20"/>
              </w:rPr>
              <w:t>Que no existan traslapes entre las fechas de vigencia que están siendo registradas con las fechas que ya han sido registradas, El Sistema teniendo en cuenta el valor de los siguientes parámetros ingresados por el usuario:</w:t>
            </w:r>
          </w:p>
          <w:p w:rsidR="00945C85" w:rsidRDefault="00945C85" w:rsidP="00EF6966">
            <w:pPr>
              <w:pStyle w:val="Prrafodelista"/>
              <w:numPr>
                <w:ilvl w:val="3"/>
                <w:numId w:val="75"/>
              </w:numPr>
              <w:ind w:left="922" w:hanging="284"/>
              <w:rPr>
                <w:rFonts w:ascii="Arial Narrow" w:hAnsi="Arial Narrow"/>
                <w:strike/>
                <w:sz w:val="20"/>
                <w:szCs w:val="20"/>
              </w:rPr>
            </w:pPr>
            <w:r>
              <w:rPr>
                <w:rFonts w:ascii="Arial Narrow" w:hAnsi="Arial Narrow"/>
                <w:strike/>
                <w:sz w:val="20"/>
                <w:szCs w:val="20"/>
              </w:rPr>
              <w:t>Aduana</w:t>
            </w:r>
          </w:p>
          <w:p w:rsidR="00945C85" w:rsidRDefault="00945C85" w:rsidP="00EF6966">
            <w:pPr>
              <w:pStyle w:val="Prrafodelista"/>
              <w:numPr>
                <w:ilvl w:val="3"/>
                <w:numId w:val="75"/>
              </w:numPr>
              <w:ind w:left="922" w:hanging="284"/>
              <w:rPr>
                <w:rFonts w:ascii="Arial Narrow" w:hAnsi="Arial Narrow"/>
                <w:strike/>
                <w:sz w:val="20"/>
                <w:szCs w:val="20"/>
              </w:rPr>
            </w:pPr>
            <w:r>
              <w:rPr>
                <w:rFonts w:ascii="Arial Narrow" w:hAnsi="Arial Narrow"/>
                <w:strike/>
                <w:sz w:val="20"/>
                <w:szCs w:val="20"/>
              </w:rPr>
              <w:t>Unidad de despacho Régimen</w:t>
            </w:r>
          </w:p>
          <w:p w:rsidR="00945C85" w:rsidRDefault="00945C85" w:rsidP="00EF6966">
            <w:pPr>
              <w:pStyle w:val="Prrafodelista"/>
              <w:numPr>
                <w:ilvl w:val="3"/>
                <w:numId w:val="75"/>
              </w:numPr>
              <w:ind w:left="922" w:hanging="284"/>
              <w:rPr>
                <w:rFonts w:ascii="Arial Narrow" w:hAnsi="Arial Narrow"/>
                <w:sz w:val="20"/>
                <w:szCs w:val="20"/>
              </w:rPr>
            </w:pPr>
            <w:r>
              <w:rPr>
                <w:rFonts w:ascii="Arial Narrow" w:hAnsi="Arial Narrow"/>
                <w:strike/>
                <w:sz w:val="20"/>
                <w:szCs w:val="20"/>
              </w:rPr>
              <w:t>Ánfora</w:t>
            </w:r>
          </w:p>
          <w:p w:rsidR="00945C85" w:rsidRDefault="00945C85">
            <w:pPr>
              <w:ind w:left="638"/>
              <w:rPr>
                <w:rFonts w:ascii="Arial Narrow" w:hAnsi="Arial Narrow"/>
                <w:sz w:val="20"/>
                <w:szCs w:val="20"/>
              </w:rPr>
            </w:pPr>
            <w:r>
              <w:rPr>
                <w:rFonts w:ascii="Arial Narrow" w:hAnsi="Arial Narrow"/>
                <w:strike/>
                <w:sz w:val="20"/>
                <w:szCs w:val="20"/>
              </w:rPr>
              <w:t xml:space="preserve">En caso contrario, el sistema ejecuta la </w:t>
            </w:r>
            <w:r>
              <w:rPr>
                <w:rFonts w:ascii="Arial Narrow" w:hAnsi="Arial Narrow"/>
                <w:b/>
                <w:strike/>
                <w:sz w:val="20"/>
                <w:szCs w:val="20"/>
              </w:rPr>
              <w:t>excepción 9</w:t>
            </w:r>
            <w:r>
              <w:rPr>
                <w:rFonts w:ascii="Arial Narrow" w:hAnsi="Arial Narrow"/>
                <w:strike/>
                <w:sz w:val="20"/>
                <w:szCs w:val="20"/>
              </w:rPr>
              <w:t>.</w:t>
            </w:r>
          </w:p>
          <w:p w:rsidR="00945C85" w:rsidRPr="00A63BB6"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 xml:space="preserve">Que haya seleccionado un turno de la lista.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13.</w:t>
            </w:r>
          </w:p>
          <w:p w:rsidR="00945C85" w:rsidRDefault="00945C85" w:rsidP="00EF6966">
            <w:pPr>
              <w:pStyle w:val="Prrafodelista"/>
              <w:numPr>
                <w:ilvl w:val="2"/>
                <w:numId w:val="75"/>
              </w:numPr>
              <w:ind w:left="639" w:hanging="283"/>
              <w:rPr>
                <w:rFonts w:ascii="Arial Narrow" w:hAnsi="Arial Narrow"/>
                <w:sz w:val="20"/>
                <w:szCs w:val="20"/>
                <w:highlight w:val="yellow"/>
              </w:rPr>
            </w:pPr>
            <w:r w:rsidRPr="00146ED5">
              <w:rPr>
                <w:rFonts w:ascii="Arial Narrow" w:hAnsi="Arial Narrow"/>
                <w:color w:val="FF0000"/>
                <w:sz w:val="20"/>
                <w:szCs w:val="20"/>
                <w:highlight w:val="yellow"/>
              </w:rPr>
              <w:t>Que el rango de vigencia de</w:t>
            </w:r>
            <w:r>
              <w:rPr>
                <w:rFonts w:ascii="Arial Narrow" w:hAnsi="Arial Narrow"/>
                <w:color w:val="FF0000"/>
                <w:sz w:val="20"/>
                <w:szCs w:val="20"/>
                <w:highlight w:val="yellow"/>
              </w:rPr>
              <w:t xml:space="preserve">l sorteo </w:t>
            </w:r>
            <w:r w:rsidRPr="00146ED5">
              <w:rPr>
                <w:rFonts w:ascii="Arial Narrow" w:hAnsi="Arial Narrow"/>
                <w:color w:val="FF0000"/>
                <w:sz w:val="20"/>
                <w:szCs w:val="20"/>
                <w:highlight w:val="yellow"/>
              </w:rPr>
              <w:t xml:space="preserve">esté dentro del rango de vigencia </w:t>
            </w:r>
            <w:r>
              <w:rPr>
                <w:rFonts w:ascii="Arial Narrow" w:hAnsi="Arial Narrow"/>
                <w:color w:val="FF0000"/>
                <w:sz w:val="20"/>
                <w:szCs w:val="20"/>
                <w:highlight w:val="yellow"/>
              </w:rPr>
              <w:t>del turno</w:t>
            </w:r>
            <w:r w:rsidRPr="00146ED5">
              <w:rPr>
                <w:rFonts w:ascii="Arial Narrow" w:hAnsi="Arial Narrow"/>
                <w:color w:val="FF0000"/>
                <w:sz w:val="20"/>
                <w:szCs w:val="20"/>
                <w:highlight w:val="yellow"/>
              </w:rPr>
              <w:t xml:space="preserve">, caso contrario, el sistema ejecuta la </w:t>
            </w:r>
            <w:r w:rsidRPr="00146ED5">
              <w:rPr>
                <w:rFonts w:ascii="Arial Narrow" w:hAnsi="Arial Narrow"/>
                <w:b/>
                <w:color w:val="FF0000"/>
                <w:sz w:val="20"/>
                <w:szCs w:val="20"/>
                <w:highlight w:val="yellow"/>
              </w:rPr>
              <w:t xml:space="preserve">excepción </w:t>
            </w:r>
            <w:r>
              <w:rPr>
                <w:rFonts w:ascii="Arial Narrow" w:hAnsi="Arial Narrow"/>
                <w:b/>
                <w:color w:val="FF0000"/>
                <w:sz w:val="20"/>
                <w:szCs w:val="20"/>
                <w:highlight w:val="yellow"/>
              </w:rPr>
              <w:t>16</w:t>
            </w:r>
            <w:r w:rsidRPr="00146ED5">
              <w:rPr>
                <w:rFonts w:ascii="Arial Narrow" w:hAnsi="Arial Narrow"/>
                <w:b/>
                <w:color w:val="FF0000"/>
                <w:sz w:val="20"/>
                <w:szCs w:val="20"/>
                <w:highlight w:val="yellow"/>
              </w:rPr>
              <w:t>.</w:t>
            </w:r>
            <w:r>
              <w:rPr>
                <w:rFonts w:ascii="Arial Narrow" w:hAnsi="Arial Narrow"/>
                <w:sz w:val="20"/>
                <w:szCs w:val="20"/>
                <w:highlight w:val="yellow"/>
              </w:rPr>
              <w:t xml:space="preserve"> </w:t>
            </w:r>
          </w:p>
          <w:p w:rsidR="00945C85" w:rsidRPr="00F274D9" w:rsidRDefault="00945C85" w:rsidP="00EF6966">
            <w:pPr>
              <w:pStyle w:val="Prrafodelista"/>
              <w:numPr>
                <w:ilvl w:val="0"/>
                <w:numId w:val="80"/>
              </w:numPr>
              <w:rPr>
                <w:rFonts w:ascii="Arial Narrow" w:hAnsi="Arial Narrow"/>
                <w:color w:val="FF0000"/>
                <w:sz w:val="20"/>
                <w:szCs w:val="20"/>
                <w:highlight w:val="yellow"/>
              </w:rPr>
            </w:pPr>
            <w:r w:rsidRPr="0014289C">
              <w:rPr>
                <w:rFonts w:ascii="Arial Narrow" w:hAnsi="Arial Narrow"/>
                <w:color w:val="FF0000"/>
                <w:sz w:val="20"/>
                <w:szCs w:val="20"/>
                <w:highlight w:val="yellow"/>
              </w:rPr>
              <w:t xml:space="preserve">Si </w:t>
            </w:r>
            <w:r w:rsidRPr="00F274D9">
              <w:rPr>
                <w:rFonts w:ascii="Arial Narrow" w:hAnsi="Arial Narrow"/>
                <w:color w:val="FF0000"/>
                <w:sz w:val="20"/>
                <w:szCs w:val="20"/>
                <w:highlight w:val="yellow"/>
              </w:rPr>
              <w:t>seleccionó tipo de horario: Intervalos:</w:t>
            </w:r>
          </w:p>
          <w:p w:rsidR="00945C85" w:rsidRPr="00F274D9" w:rsidRDefault="00945C85" w:rsidP="00EF6966">
            <w:pPr>
              <w:pStyle w:val="Prrafodelista"/>
              <w:numPr>
                <w:ilvl w:val="3"/>
                <w:numId w:val="84"/>
              </w:numPr>
              <w:ind w:left="1489" w:hanging="380"/>
              <w:rPr>
                <w:rFonts w:ascii="Arial Narrow" w:hAnsi="Arial Narrow"/>
                <w:color w:val="FF0000"/>
                <w:sz w:val="20"/>
                <w:szCs w:val="20"/>
                <w:highlight w:val="yellow"/>
              </w:rPr>
            </w:pPr>
            <w:r w:rsidRPr="00F274D9">
              <w:rPr>
                <w:rFonts w:ascii="Arial Narrow" w:hAnsi="Arial Narrow"/>
                <w:color w:val="FF0000"/>
                <w:sz w:val="20"/>
                <w:szCs w:val="20"/>
                <w:highlight w:val="yellow"/>
              </w:rPr>
              <w:t xml:space="preserve">El sistema </w:t>
            </w:r>
            <w:proofErr w:type="gramStart"/>
            <w:r w:rsidRPr="00F274D9">
              <w:rPr>
                <w:rFonts w:ascii="Arial Narrow" w:hAnsi="Arial Narrow"/>
                <w:color w:val="FF0000"/>
                <w:sz w:val="20"/>
                <w:szCs w:val="20"/>
                <w:highlight w:val="yellow"/>
              </w:rPr>
              <w:t>valida</w:t>
            </w:r>
            <w:proofErr w:type="gramEnd"/>
            <w:r w:rsidRPr="00F274D9">
              <w:rPr>
                <w:rFonts w:ascii="Arial Narrow" w:hAnsi="Arial Narrow"/>
                <w:color w:val="FF0000"/>
                <w:sz w:val="20"/>
                <w:szCs w:val="20"/>
                <w:highlight w:val="yellow"/>
              </w:rPr>
              <w:t xml:space="preserve"> que el valor ingresado en el campo Intervalo de tiempo, sea un número mayor o igual que 30 minutos, caso contrario, el sistema ejecuta la </w:t>
            </w:r>
            <w:r w:rsidRPr="00F274D9">
              <w:rPr>
                <w:rFonts w:ascii="Arial Narrow" w:hAnsi="Arial Narrow"/>
                <w:b/>
                <w:color w:val="FF0000"/>
                <w:sz w:val="20"/>
                <w:szCs w:val="20"/>
                <w:highlight w:val="yellow"/>
              </w:rPr>
              <w:t>excepción 1</w:t>
            </w:r>
            <w:r>
              <w:rPr>
                <w:rFonts w:ascii="Arial Narrow" w:hAnsi="Arial Narrow"/>
                <w:b/>
                <w:color w:val="FF0000"/>
                <w:sz w:val="20"/>
                <w:szCs w:val="20"/>
                <w:highlight w:val="yellow"/>
              </w:rPr>
              <w:t>7</w:t>
            </w:r>
            <w:r w:rsidRPr="00F274D9">
              <w:rPr>
                <w:rFonts w:ascii="Arial Narrow" w:hAnsi="Arial Narrow"/>
                <w:color w:val="FF0000"/>
                <w:sz w:val="20"/>
                <w:szCs w:val="20"/>
                <w:highlight w:val="yellow"/>
              </w:rPr>
              <w:t>.</w:t>
            </w:r>
          </w:p>
          <w:p w:rsidR="00945C85" w:rsidRPr="00F274D9" w:rsidRDefault="00945C85" w:rsidP="00EF6966">
            <w:pPr>
              <w:pStyle w:val="Prrafodelista"/>
              <w:numPr>
                <w:ilvl w:val="3"/>
                <w:numId w:val="84"/>
              </w:numPr>
              <w:ind w:left="1489" w:hanging="380"/>
              <w:rPr>
                <w:rFonts w:ascii="Arial Narrow" w:hAnsi="Arial Narrow"/>
                <w:color w:val="FF0000"/>
                <w:sz w:val="20"/>
                <w:szCs w:val="20"/>
                <w:highlight w:val="yellow"/>
              </w:rPr>
            </w:pPr>
            <w:r w:rsidRPr="00F274D9">
              <w:rPr>
                <w:rFonts w:ascii="Arial Narrow" w:hAnsi="Arial Narrow"/>
                <w:color w:val="FF0000"/>
                <w:sz w:val="20"/>
                <w:szCs w:val="20"/>
                <w:highlight w:val="yellow"/>
              </w:rPr>
              <w:t xml:space="preserve">El sistema valida que el valor ingresado en el campo Intervalo de tiempo, sean múltiplo de 15, caso contrario, el sistema ejecuta la </w:t>
            </w:r>
            <w:r w:rsidRPr="00F274D9">
              <w:rPr>
                <w:rFonts w:ascii="Arial Narrow" w:hAnsi="Arial Narrow"/>
                <w:b/>
                <w:color w:val="FF0000"/>
                <w:sz w:val="20"/>
                <w:szCs w:val="20"/>
                <w:highlight w:val="yellow"/>
              </w:rPr>
              <w:t xml:space="preserve">excepción </w:t>
            </w:r>
            <w:r>
              <w:rPr>
                <w:rFonts w:ascii="Arial Narrow" w:hAnsi="Arial Narrow"/>
                <w:b/>
                <w:color w:val="FF0000"/>
                <w:sz w:val="20"/>
                <w:szCs w:val="20"/>
                <w:highlight w:val="yellow"/>
              </w:rPr>
              <w:t>18</w:t>
            </w:r>
            <w:r w:rsidRPr="00F274D9">
              <w:rPr>
                <w:rFonts w:ascii="Arial Narrow" w:hAnsi="Arial Narrow"/>
                <w:color w:val="FF0000"/>
                <w:sz w:val="20"/>
                <w:szCs w:val="20"/>
                <w:highlight w:val="yellow"/>
              </w:rPr>
              <w:t>.</w:t>
            </w:r>
          </w:p>
          <w:p w:rsidR="00945C85" w:rsidRPr="00F274D9" w:rsidRDefault="00945C85" w:rsidP="00EF6966">
            <w:pPr>
              <w:pStyle w:val="Prrafodelista"/>
              <w:numPr>
                <w:ilvl w:val="0"/>
                <w:numId w:val="80"/>
              </w:numPr>
              <w:rPr>
                <w:rFonts w:ascii="Arial Narrow" w:hAnsi="Arial Narrow"/>
                <w:color w:val="FF0000"/>
                <w:sz w:val="20"/>
                <w:szCs w:val="20"/>
                <w:highlight w:val="yellow"/>
              </w:rPr>
            </w:pPr>
            <w:r w:rsidRPr="00F274D9">
              <w:rPr>
                <w:rFonts w:ascii="Arial Narrow" w:hAnsi="Arial Narrow"/>
                <w:color w:val="FF0000"/>
                <w:sz w:val="20"/>
                <w:szCs w:val="20"/>
                <w:highlight w:val="yellow"/>
              </w:rPr>
              <w:t>Si seleccionó tipo de horario: Horarios fijos:</w:t>
            </w:r>
          </w:p>
          <w:p w:rsidR="00945C85" w:rsidRPr="0014289C" w:rsidRDefault="00945C85" w:rsidP="00EF6966">
            <w:pPr>
              <w:pStyle w:val="Prrafodelista"/>
              <w:numPr>
                <w:ilvl w:val="3"/>
                <w:numId w:val="84"/>
              </w:numPr>
              <w:ind w:left="1489" w:hanging="380"/>
              <w:rPr>
                <w:rFonts w:ascii="Arial Narrow" w:hAnsi="Arial Narrow"/>
                <w:color w:val="FF0000"/>
                <w:sz w:val="20"/>
                <w:szCs w:val="20"/>
                <w:highlight w:val="yellow"/>
              </w:rPr>
            </w:pPr>
            <w:r w:rsidRPr="00F274D9">
              <w:rPr>
                <w:rFonts w:ascii="Arial Narrow" w:hAnsi="Arial Narrow"/>
                <w:color w:val="FF0000"/>
                <w:sz w:val="20"/>
                <w:szCs w:val="20"/>
                <w:highlight w:val="yellow"/>
              </w:rPr>
              <w:t xml:space="preserve">Que el valor ingresado en el campo cantidad </w:t>
            </w:r>
            <w:r w:rsidRPr="0014289C">
              <w:rPr>
                <w:rFonts w:ascii="Arial Narrow" w:hAnsi="Arial Narrow"/>
                <w:color w:val="FF0000"/>
                <w:sz w:val="20"/>
                <w:szCs w:val="20"/>
                <w:highlight w:val="yellow"/>
              </w:rPr>
              <w:t xml:space="preserve">de sorteos sea un número entero mayor que 0 y menor que 50, caso contrario, el sistema ejecuta la </w:t>
            </w:r>
            <w:r w:rsidRPr="0014289C">
              <w:rPr>
                <w:rFonts w:ascii="Arial Narrow" w:hAnsi="Arial Narrow"/>
                <w:b/>
                <w:color w:val="FF0000"/>
                <w:sz w:val="20"/>
                <w:szCs w:val="20"/>
                <w:highlight w:val="yellow"/>
              </w:rPr>
              <w:t xml:space="preserve">excepción </w:t>
            </w:r>
            <w:r>
              <w:rPr>
                <w:rFonts w:ascii="Arial Narrow" w:hAnsi="Arial Narrow"/>
                <w:b/>
                <w:color w:val="FF0000"/>
                <w:sz w:val="20"/>
                <w:szCs w:val="20"/>
                <w:highlight w:val="yellow"/>
              </w:rPr>
              <w:t>19</w:t>
            </w:r>
            <w:r w:rsidRPr="0014289C">
              <w:rPr>
                <w:rFonts w:ascii="Arial Narrow" w:hAnsi="Arial Narrow"/>
                <w:b/>
                <w:color w:val="FF0000"/>
                <w:sz w:val="20"/>
                <w:szCs w:val="20"/>
                <w:highlight w:val="yellow"/>
              </w:rPr>
              <w:t>.</w:t>
            </w:r>
          </w:p>
          <w:p w:rsidR="00945C85" w:rsidRPr="0014289C" w:rsidRDefault="00945C85" w:rsidP="00EF6966">
            <w:pPr>
              <w:pStyle w:val="Prrafodelista"/>
              <w:numPr>
                <w:ilvl w:val="3"/>
                <w:numId w:val="84"/>
              </w:numPr>
              <w:ind w:left="1489" w:hanging="380"/>
              <w:rPr>
                <w:rFonts w:ascii="Arial Narrow" w:hAnsi="Arial Narrow"/>
                <w:color w:val="FF0000"/>
                <w:sz w:val="20"/>
                <w:szCs w:val="20"/>
                <w:highlight w:val="yellow"/>
              </w:rPr>
            </w:pPr>
            <w:r w:rsidRPr="0014289C">
              <w:rPr>
                <w:rFonts w:ascii="Arial Narrow" w:hAnsi="Arial Narrow"/>
                <w:color w:val="FF0000"/>
                <w:sz w:val="20"/>
                <w:szCs w:val="20"/>
                <w:highlight w:val="yellow"/>
              </w:rPr>
              <w:t xml:space="preserve">Que el horario de los sorteos no se traslapen, caso contrario, el sistema ejecuta la </w:t>
            </w:r>
            <w:r>
              <w:rPr>
                <w:rFonts w:ascii="Arial Narrow" w:hAnsi="Arial Narrow"/>
                <w:b/>
                <w:color w:val="FF0000"/>
                <w:sz w:val="20"/>
                <w:szCs w:val="20"/>
                <w:highlight w:val="yellow"/>
              </w:rPr>
              <w:t>excepción 24</w:t>
            </w:r>
            <w:r w:rsidRPr="0014289C">
              <w:rPr>
                <w:rFonts w:ascii="Arial Narrow" w:hAnsi="Arial Narrow"/>
                <w:color w:val="FF0000"/>
                <w:sz w:val="20"/>
                <w:szCs w:val="20"/>
                <w:highlight w:val="yellow"/>
              </w:rPr>
              <w:t>.</w:t>
            </w:r>
          </w:p>
          <w:p w:rsidR="00945C85" w:rsidRPr="0014289C" w:rsidRDefault="00945C85" w:rsidP="00EF6966">
            <w:pPr>
              <w:pStyle w:val="Prrafodelista"/>
              <w:numPr>
                <w:ilvl w:val="3"/>
                <w:numId w:val="84"/>
              </w:numPr>
              <w:ind w:left="1489" w:hanging="380"/>
              <w:rPr>
                <w:rFonts w:ascii="Arial Narrow" w:hAnsi="Arial Narrow"/>
                <w:color w:val="FF0000"/>
                <w:sz w:val="20"/>
                <w:szCs w:val="20"/>
                <w:highlight w:val="yellow"/>
              </w:rPr>
            </w:pPr>
            <w:r w:rsidRPr="0014289C">
              <w:rPr>
                <w:rFonts w:ascii="Arial Narrow" w:hAnsi="Arial Narrow"/>
                <w:color w:val="FF0000"/>
                <w:sz w:val="20"/>
                <w:szCs w:val="20"/>
                <w:highlight w:val="yellow"/>
              </w:rPr>
              <w:t>Que la hora</w:t>
            </w:r>
            <w:r>
              <w:rPr>
                <w:rFonts w:ascii="Arial Narrow" w:hAnsi="Arial Narrow"/>
                <w:color w:val="FF0000"/>
                <w:sz w:val="20"/>
                <w:szCs w:val="20"/>
                <w:highlight w:val="yellow"/>
              </w:rPr>
              <w:t xml:space="preserve"> de corte</w:t>
            </w:r>
            <w:r w:rsidRPr="0014289C">
              <w:rPr>
                <w:rFonts w:ascii="Arial Narrow" w:hAnsi="Arial Narrow"/>
                <w:color w:val="FF0000"/>
                <w:sz w:val="20"/>
                <w:szCs w:val="20"/>
                <w:highlight w:val="yellow"/>
              </w:rPr>
              <w:t xml:space="preserve"> ingresada sea correcta. Caso contrario, el sistema ejecuta la </w:t>
            </w:r>
            <w:r w:rsidRPr="0014289C">
              <w:rPr>
                <w:rFonts w:ascii="Arial Narrow" w:hAnsi="Arial Narrow"/>
                <w:b/>
                <w:color w:val="FF0000"/>
                <w:sz w:val="20"/>
                <w:szCs w:val="20"/>
                <w:highlight w:val="yellow"/>
              </w:rPr>
              <w:t>excepción</w:t>
            </w:r>
            <w:r w:rsidRPr="0014289C">
              <w:rPr>
                <w:rFonts w:ascii="Arial Narrow" w:hAnsi="Arial Narrow"/>
                <w:color w:val="FF0000"/>
                <w:sz w:val="20"/>
                <w:szCs w:val="20"/>
                <w:highlight w:val="yellow"/>
              </w:rPr>
              <w:t xml:space="preserve"> </w:t>
            </w:r>
            <w:r>
              <w:rPr>
                <w:rFonts w:ascii="Arial Narrow" w:hAnsi="Arial Narrow"/>
                <w:b/>
                <w:color w:val="FF0000"/>
                <w:sz w:val="20"/>
                <w:szCs w:val="20"/>
                <w:highlight w:val="yellow"/>
              </w:rPr>
              <w:t>20</w:t>
            </w:r>
            <w:r w:rsidRPr="0014289C">
              <w:rPr>
                <w:rFonts w:ascii="Arial Narrow" w:hAnsi="Arial Narrow"/>
                <w:b/>
                <w:color w:val="FF0000"/>
                <w:sz w:val="20"/>
                <w:szCs w:val="20"/>
                <w:highlight w:val="yellow"/>
              </w:rPr>
              <w:t>.</w:t>
            </w:r>
          </w:p>
          <w:p w:rsidR="00945C85" w:rsidRPr="0014289C" w:rsidRDefault="00945C85" w:rsidP="00EF6966">
            <w:pPr>
              <w:pStyle w:val="Prrafodelista"/>
              <w:numPr>
                <w:ilvl w:val="3"/>
                <w:numId w:val="84"/>
              </w:numPr>
              <w:ind w:left="1489" w:hanging="380"/>
              <w:rPr>
                <w:rFonts w:ascii="Arial Narrow" w:hAnsi="Arial Narrow"/>
                <w:color w:val="FF0000"/>
                <w:sz w:val="20"/>
                <w:szCs w:val="20"/>
                <w:highlight w:val="yellow"/>
              </w:rPr>
            </w:pPr>
            <w:r w:rsidRPr="0014289C">
              <w:rPr>
                <w:rFonts w:ascii="Arial Narrow" w:hAnsi="Arial Narrow"/>
                <w:color w:val="FF0000"/>
                <w:sz w:val="20"/>
                <w:szCs w:val="20"/>
                <w:highlight w:val="yellow"/>
              </w:rPr>
              <w:t xml:space="preserve">Que los minutos ingresados </w:t>
            </w:r>
            <w:r>
              <w:rPr>
                <w:rFonts w:ascii="Arial Narrow" w:hAnsi="Arial Narrow"/>
                <w:color w:val="FF0000"/>
                <w:sz w:val="20"/>
                <w:szCs w:val="20"/>
                <w:highlight w:val="yellow"/>
              </w:rPr>
              <w:t xml:space="preserve">en la hora de corte </w:t>
            </w:r>
            <w:r w:rsidRPr="0014289C">
              <w:rPr>
                <w:rFonts w:ascii="Arial Narrow" w:hAnsi="Arial Narrow"/>
                <w:color w:val="FF0000"/>
                <w:sz w:val="20"/>
                <w:szCs w:val="20"/>
                <w:highlight w:val="yellow"/>
              </w:rPr>
              <w:t xml:space="preserve">sean múltiplo de 15. Y los segundos se graben con 00. Caso contrario, el sistema ejecuta la </w:t>
            </w:r>
            <w:r w:rsidRPr="0014289C">
              <w:rPr>
                <w:rFonts w:ascii="Arial Narrow" w:hAnsi="Arial Narrow"/>
                <w:b/>
                <w:color w:val="FF0000"/>
                <w:sz w:val="20"/>
                <w:szCs w:val="20"/>
                <w:highlight w:val="yellow"/>
              </w:rPr>
              <w:t>excepción</w:t>
            </w:r>
            <w:r w:rsidRPr="0014289C">
              <w:rPr>
                <w:rFonts w:ascii="Arial Narrow" w:hAnsi="Arial Narrow"/>
                <w:color w:val="FF0000"/>
                <w:sz w:val="20"/>
                <w:szCs w:val="20"/>
                <w:highlight w:val="yellow"/>
              </w:rPr>
              <w:t xml:space="preserve"> </w:t>
            </w:r>
            <w:r>
              <w:rPr>
                <w:rFonts w:ascii="Arial Narrow" w:hAnsi="Arial Narrow"/>
                <w:b/>
                <w:color w:val="FF0000"/>
                <w:sz w:val="20"/>
                <w:szCs w:val="20"/>
                <w:highlight w:val="yellow"/>
              </w:rPr>
              <w:t>21</w:t>
            </w:r>
            <w:r w:rsidRPr="0014289C">
              <w:rPr>
                <w:rFonts w:ascii="Arial Narrow" w:hAnsi="Arial Narrow"/>
                <w:b/>
                <w:color w:val="FF0000"/>
                <w:sz w:val="20"/>
                <w:szCs w:val="20"/>
                <w:highlight w:val="yellow"/>
              </w:rPr>
              <w:t>.</w:t>
            </w:r>
            <w:r w:rsidRPr="0014289C">
              <w:rPr>
                <w:rFonts w:ascii="Arial Narrow" w:hAnsi="Arial Narrow"/>
                <w:color w:val="FF0000"/>
                <w:sz w:val="20"/>
                <w:szCs w:val="20"/>
                <w:highlight w:val="yellow"/>
              </w:rPr>
              <w:t xml:space="preserve"> </w:t>
            </w:r>
          </w:p>
          <w:p w:rsidR="00945C85" w:rsidRPr="0014289C" w:rsidRDefault="00945C85" w:rsidP="00EF6966">
            <w:pPr>
              <w:pStyle w:val="Prrafodelista"/>
              <w:numPr>
                <w:ilvl w:val="3"/>
                <w:numId w:val="84"/>
              </w:numPr>
              <w:ind w:left="1489" w:hanging="380"/>
              <w:rPr>
                <w:rFonts w:ascii="Arial Narrow" w:hAnsi="Arial Narrow"/>
                <w:color w:val="FF0000"/>
                <w:sz w:val="20"/>
                <w:szCs w:val="20"/>
                <w:highlight w:val="yellow"/>
              </w:rPr>
            </w:pPr>
            <w:r w:rsidRPr="0014289C">
              <w:rPr>
                <w:rFonts w:ascii="Arial Narrow" w:hAnsi="Arial Narrow"/>
                <w:color w:val="FF0000"/>
                <w:sz w:val="20"/>
                <w:szCs w:val="20"/>
                <w:highlight w:val="yellow"/>
              </w:rPr>
              <w:t>Que la hora</w:t>
            </w:r>
            <w:r>
              <w:rPr>
                <w:rFonts w:ascii="Arial Narrow" w:hAnsi="Arial Narrow"/>
                <w:color w:val="FF0000"/>
                <w:sz w:val="20"/>
                <w:szCs w:val="20"/>
                <w:highlight w:val="yellow"/>
              </w:rPr>
              <w:t xml:space="preserve"> de sorteo</w:t>
            </w:r>
            <w:r w:rsidRPr="0014289C">
              <w:rPr>
                <w:rFonts w:ascii="Arial Narrow" w:hAnsi="Arial Narrow"/>
                <w:color w:val="FF0000"/>
                <w:sz w:val="20"/>
                <w:szCs w:val="20"/>
                <w:highlight w:val="yellow"/>
              </w:rPr>
              <w:t xml:space="preserve"> ingresada sea correcta. Caso contrario, el sistema ejecuta la </w:t>
            </w:r>
            <w:r w:rsidRPr="0014289C">
              <w:rPr>
                <w:rFonts w:ascii="Arial Narrow" w:hAnsi="Arial Narrow"/>
                <w:b/>
                <w:color w:val="FF0000"/>
                <w:sz w:val="20"/>
                <w:szCs w:val="20"/>
                <w:highlight w:val="yellow"/>
              </w:rPr>
              <w:t>excepción</w:t>
            </w:r>
            <w:r w:rsidRPr="0014289C">
              <w:rPr>
                <w:rFonts w:ascii="Arial Narrow" w:hAnsi="Arial Narrow"/>
                <w:color w:val="FF0000"/>
                <w:sz w:val="20"/>
                <w:szCs w:val="20"/>
                <w:highlight w:val="yellow"/>
              </w:rPr>
              <w:t xml:space="preserve"> </w:t>
            </w:r>
            <w:r>
              <w:rPr>
                <w:rFonts w:ascii="Arial Narrow" w:hAnsi="Arial Narrow"/>
                <w:b/>
                <w:color w:val="FF0000"/>
                <w:sz w:val="20"/>
                <w:szCs w:val="20"/>
                <w:highlight w:val="yellow"/>
              </w:rPr>
              <w:t>22</w:t>
            </w:r>
            <w:r w:rsidRPr="0014289C">
              <w:rPr>
                <w:rFonts w:ascii="Arial Narrow" w:hAnsi="Arial Narrow"/>
                <w:b/>
                <w:color w:val="FF0000"/>
                <w:sz w:val="20"/>
                <w:szCs w:val="20"/>
                <w:highlight w:val="yellow"/>
              </w:rPr>
              <w:t>.</w:t>
            </w:r>
          </w:p>
          <w:p w:rsidR="00945C85" w:rsidRPr="00146ED5" w:rsidRDefault="00945C85" w:rsidP="00EF6966">
            <w:pPr>
              <w:pStyle w:val="Prrafodelista"/>
              <w:numPr>
                <w:ilvl w:val="3"/>
                <w:numId w:val="84"/>
              </w:numPr>
              <w:ind w:left="1489" w:hanging="380"/>
              <w:rPr>
                <w:rFonts w:ascii="Arial Narrow" w:hAnsi="Arial Narrow"/>
                <w:color w:val="FF0000"/>
                <w:sz w:val="20"/>
                <w:szCs w:val="20"/>
                <w:highlight w:val="yellow"/>
              </w:rPr>
            </w:pPr>
            <w:r w:rsidRPr="0014289C">
              <w:rPr>
                <w:rFonts w:ascii="Arial Narrow" w:hAnsi="Arial Narrow"/>
                <w:color w:val="FF0000"/>
                <w:sz w:val="20"/>
                <w:szCs w:val="20"/>
                <w:highlight w:val="yellow"/>
              </w:rPr>
              <w:t xml:space="preserve">Que los minutos ingresados </w:t>
            </w:r>
            <w:r>
              <w:rPr>
                <w:rFonts w:ascii="Arial Narrow" w:hAnsi="Arial Narrow"/>
                <w:color w:val="FF0000"/>
                <w:sz w:val="20"/>
                <w:szCs w:val="20"/>
                <w:highlight w:val="yellow"/>
              </w:rPr>
              <w:t>en la hora de sorteo</w:t>
            </w:r>
            <w:r w:rsidRPr="0014289C">
              <w:rPr>
                <w:rFonts w:ascii="Arial Narrow" w:hAnsi="Arial Narrow"/>
                <w:color w:val="FF0000"/>
                <w:sz w:val="20"/>
                <w:szCs w:val="20"/>
                <w:highlight w:val="yellow"/>
              </w:rPr>
              <w:t xml:space="preserve"> sean múltiplo de 15. Y los segundos se graben con 00. Caso contrario, el sistema ejecuta la </w:t>
            </w:r>
            <w:r w:rsidRPr="0014289C">
              <w:rPr>
                <w:rFonts w:ascii="Arial Narrow" w:hAnsi="Arial Narrow"/>
                <w:b/>
                <w:color w:val="FF0000"/>
                <w:sz w:val="20"/>
                <w:szCs w:val="20"/>
                <w:highlight w:val="yellow"/>
              </w:rPr>
              <w:t>excepción</w:t>
            </w:r>
            <w:r w:rsidRPr="0014289C">
              <w:rPr>
                <w:rFonts w:ascii="Arial Narrow" w:hAnsi="Arial Narrow"/>
                <w:color w:val="FF0000"/>
                <w:sz w:val="20"/>
                <w:szCs w:val="20"/>
                <w:highlight w:val="yellow"/>
              </w:rPr>
              <w:t xml:space="preserve"> </w:t>
            </w:r>
            <w:r>
              <w:rPr>
                <w:rFonts w:ascii="Arial Narrow" w:hAnsi="Arial Narrow"/>
                <w:b/>
                <w:color w:val="FF0000"/>
                <w:sz w:val="20"/>
                <w:szCs w:val="20"/>
                <w:highlight w:val="yellow"/>
              </w:rPr>
              <w:t>23</w:t>
            </w:r>
            <w:r w:rsidRPr="0014289C">
              <w:rPr>
                <w:rFonts w:ascii="Arial Narrow" w:hAnsi="Arial Narrow"/>
                <w:b/>
                <w:color w:val="FF0000"/>
                <w:sz w:val="20"/>
                <w:szCs w:val="20"/>
                <w:highlight w:val="yellow"/>
              </w:rPr>
              <w:t>.</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Que no existan traslapes entre las fechas de vigencia que están siendo registradas con las fechas que ya han sido registradas, teniendo en cuenta el valor de los siguientes parámetros ingresados por el usuario:</w:t>
            </w:r>
          </w:p>
          <w:p w:rsidR="00945C85" w:rsidRDefault="00945C85" w:rsidP="00EF6966">
            <w:pPr>
              <w:pStyle w:val="Prrafodelista"/>
              <w:numPr>
                <w:ilvl w:val="3"/>
                <w:numId w:val="75"/>
              </w:numPr>
              <w:ind w:left="922" w:hanging="284"/>
              <w:rPr>
                <w:rFonts w:ascii="Arial Narrow" w:hAnsi="Arial Narrow"/>
                <w:sz w:val="20"/>
                <w:szCs w:val="20"/>
                <w:highlight w:val="yellow"/>
              </w:rPr>
            </w:pPr>
            <w:r>
              <w:rPr>
                <w:rFonts w:ascii="Arial Narrow" w:hAnsi="Arial Narrow"/>
                <w:sz w:val="20"/>
                <w:szCs w:val="20"/>
                <w:highlight w:val="yellow"/>
              </w:rPr>
              <w:t>Aduana</w:t>
            </w:r>
          </w:p>
          <w:p w:rsidR="00945C85" w:rsidRDefault="00945C85" w:rsidP="00EF6966">
            <w:pPr>
              <w:pStyle w:val="Prrafodelista"/>
              <w:numPr>
                <w:ilvl w:val="3"/>
                <w:numId w:val="75"/>
              </w:numPr>
              <w:ind w:left="922" w:hanging="284"/>
              <w:rPr>
                <w:rFonts w:ascii="Arial Narrow" w:hAnsi="Arial Narrow"/>
                <w:sz w:val="20"/>
                <w:szCs w:val="20"/>
                <w:highlight w:val="yellow"/>
              </w:rPr>
            </w:pPr>
            <w:r>
              <w:rPr>
                <w:rFonts w:ascii="Arial Narrow" w:hAnsi="Arial Narrow"/>
                <w:sz w:val="20"/>
                <w:szCs w:val="20"/>
                <w:highlight w:val="yellow"/>
              </w:rPr>
              <w:t>Unidad de despacho</w:t>
            </w:r>
          </w:p>
          <w:p w:rsidR="00945C85" w:rsidRDefault="00945C85" w:rsidP="00EF6966">
            <w:pPr>
              <w:pStyle w:val="Prrafodelista"/>
              <w:numPr>
                <w:ilvl w:val="3"/>
                <w:numId w:val="75"/>
              </w:numPr>
              <w:ind w:left="922" w:hanging="284"/>
              <w:rPr>
                <w:rFonts w:ascii="Arial Narrow" w:hAnsi="Arial Narrow"/>
                <w:sz w:val="20"/>
                <w:szCs w:val="20"/>
                <w:highlight w:val="yellow"/>
              </w:rPr>
            </w:pPr>
            <w:r>
              <w:rPr>
                <w:rFonts w:ascii="Arial Narrow" w:hAnsi="Arial Narrow"/>
                <w:sz w:val="20"/>
                <w:szCs w:val="20"/>
                <w:highlight w:val="yellow"/>
              </w:rPr>
              <w:t>Ánfora</w:t>
            </w:r>
          </w:p>
          <w:p w:rsidR="00945C85" w:rsidRDefault="00945C85" w:rsidP="00EF6966">
            <w:pPr>
              <w:pStyle w:val="Prrafodelista"/>
              <w:numPr>
                <w:ilvl w:val="3"/>
                <w:numId w:val="75"/>
              </w:numPr>
              <w:ind w:left="922" w:hanging="284"/>
              <w:rPr>
                <w:rFonts w:ascii="Arial Narrow" w:hAnsi="Arial Narrow"/>
              </w:rPr>
            </w:pPr>
            <w:r>
              <w:rPr>
                <w:rFonts w:ascii="Arial Narrow" w:hAnsi="Arial Narrow"/>
                <w:sz w:val="20"/>
                <w:szCs w:val="20"/>
                <w:highlight w:val="yellow"/>
              </w:rPr>
              <w:lastRenderedPageBreak/>
              <w:t>Turno</w:t>
            </w:r>
          </w:p>
          <w:p w:rsidR="00945C85" w:rsidRDefault="00945C85">
            <w:pPr>
              <w:pStyle w:val="Prrafodelista"/>
              <w:ind w:left="639"/>
              <w:rPr>
                <w:rFonts w:ascii="Arial Narrow" w:hAnsi="Arial Narrow"/>
                <w:sz w:val="20"/>
                <w:szCs w:val="20"/>
              </w:rPr>
            </w:pPr>
            <w:r>
              <w:rPr>
                <w:rFonts w:ascii="Arial Narrow" w:hAnsi="Arial Narrow"/>
                <w:sz w:val="20"/>
                <w:szCs w:val="20"/>
                <w:highlight w:val="yellow"/>
              </w:rPr>
              <w:t xml:space="preserve">En caso contrario, el sistema ejecuta la </w:t>
            </w:r>
            <w:r>
              <w:rPr>
                <w:rFonts w:ascii="Arial Narrow" w:hAnsi="Arial Narrow"/>
                <w:b/>
                <w:sz w:val="20"/>
                <w:szCs w:val="20"/>
                <w:highlight w:val="yellow"/>
              </w:rPr>
              <w:t>excepción 15</w:t>
            </w:r>
            <w:r>
              <w:rPr>
                <w:rFonts w:ascii="Arial Narrow" w:hAnsi="Arial Narrow"/>
                <w:sz w:val="20"/>
                <w:szCs w:val="20"/>
                <w:highlight w:val="yellow"/>
              </w:rPr>
              <w:t>.</w:t>
            </w:r>
          </w:p>
          <w:p w:rsidR="00945C85" w:rsidRDefault="00945C85" w:rsidP="00EF6966">
            <w:pPr>
              <w:pStyle w:val="NormalWeb"/>
              <w:numPr>
                <w:ilvl w:val="1"/>
                <w:numId w:val="98"/>
              </w:numPr>
              <w:spacing w:before="0" w:beforeAutospacing="0" w:after="0" w:afterAutospacing="0"/>
              <w:ind w:left="355" w:hanging="425"/>
              <w:rPr>
                <w:rFonts w:ascii="Arial Narrow" w:hAnsi="Arial Narrow"/>
                <w:highlight w:val="yellow"/>
              </w:rPr>
            </w:pPr>
            <w:r>
              <w:rPr>
                <w:rFonts w:ascii="Arial Narrow" w:hAnsi="Arial Narrow"/>
                <w:highlight w:val="yellow"/>
              </w:rPr>
              <w:t>Si se cumplen las validaciones,</w:t>
            </w:r>
            <w:r>
              <w:rPr>
                <w:rFonts w:ascii="Arial Narrow" w:hAnsi="Arial Narrow"/>
              </w:rPr>
              <w:t xml:space="preserve"> el sistema graba los parámetros de Sorteo y asignación en bloque, considerando el siguiente detalle:</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Se genera un registro de horario de corte y sorteo asociados al nuevo sorteo, por cada horario de corte y sorteo asociados al turno seleccionado.</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Se genera un registro y detalle de asignación de funcionario por zona por cada día dentro del intervalo de vigencia del sorteo, con la cantidad de zonas y funcionarios disponibles por cada día.</w:t>
            </w:r>
          </w:p>
          <w:p w:rsidR="00945C85" w:rsidRDefault="00945C85"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ab/>
              <w:t>La fecha vigente Desde grabará considerando la hora 00:00:00 y la fecha vigente Hasta con la hora 23:59:59.</w:t>
            </w:r>
          </w:p>
          <w:p w:rsidR="00945C85" w:rsidRPr="00945C85" w:rsidRDefault="00945C85" w:rsidP="00945C85">
            <w:pPr>
              <w:rPr>
                <w:rFonts w:ascii="Arial Narrow" w:hAnsi="Arial Narrow"/>
              </w:rPr>
            </w:pPr>
            <w:r>
              <w:rPr>
                <w:rFonts w:ascii="Arial Narrow" w:hAnsi="Arial Narrow"/>
                <w:sz w:val="20"/>
                <w:szCs w:val="20"/>
                <w:highlight w:val="yellow"/>
              </w:rPr>
              <w:t xml:space="preserve">Se muestra el mensaje de confirmación </w:t>
            </w:r>
            <w:r>
              <w:rPr>
                <w:rFonts w:ascii="Arial Narrow" w:hAnsi="Arial Narrow"/>
                <w:b/>
                <w:sz w:val="20"/>
                <w:szCs w:val="20"/>
                <w:highlight w:val="yellow"/>
              </w:rPr>
              <w:t>“Datos grabados correctamente”.</w:t>
            </w:r>
          </w:p>
        </w:tc>
      </w:tr>
      <w:tr w:rsidR="004E2D52" w:rsidTr="00873A86">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9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rPr>
                <w:rFonts w:ascii="Arial Narrow" w:eastAsia="Times New Roman" w:hAnsi="Arial Narrow"/>
              </w:rPr>
            </w:pPr>
            <w:r>
              <w:rPr>
                <w:rFonts w:ascii="Arial Narrow" w:eastAsia="Times New Roman" w:hAnsi="Arial Narrow"/>
              </w:rPr>
              <w:t>El usuario hace clic en el botón: “</w:t>
            </w:r>
            <w:r>
              <w:rPr>
                <w:rFonts w:ascii="Arial Narrow" w:eastAsia="Times New Roman" w:hAnsi="Arial Narrow"/>
                <w:b/>
              </w:rPr>
              <w:t>Limpiar</w:t>
            </w:r>
            <w:r>
              <w:rPr>
                <w:rFonts w:ascii="Arial Narrow" w:eastAsia="Times New Roman" w:hAnsi="Arial Narrow"/>
              </w:rPr>
              <w:t>”</w:t>
            </w:r>
            <w:r>
              <w:rPr>
                <w:rFonts w:ascii="Arial Narrow" w:eastAsia="Times New Roman" w:hAnsi="Arial Narrow"/>
                <w:b/>
              </w:rPr>
              <w:t xml:space="preserve"> (IU014)</w:t>
            </w:r>
            <w:r>
              <w:rPr>
                <w:rFonts w:ascii="Arial Narrow" w:eastAsia="Times New Roman" w:hAnsi="Arial Narrow"/>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98"/>
              </w:numPr>
              <w:spacing w:before="0" w:beforeAutospacing="0" w:after="0" w:afterAutospacing="0"/>
              <w:ind w:left="355" w:hanging="425"/>
              <w:rPr>
                <w:rFonts w:ascii="Arial Narrow" w:hAnsi="Arial Narrow"/>
              </w:rPr>
            </w:pPr>
            <w:r>
              <w:rPr>
                <w:rFonts w:ascii="Arial Narrow" w:hAnsi="Arial Narrow"/>
              </w:rPr>
              <w:t xml:space="preserve">El sistema, dejará </w:t>
            </w:r>
            <w:r>
              <w:rPr>
                <w:rFonts w:ascii="Arial Narrow" w:hAnsi="Arial Narrow"/>
                <w:strike/>
              </w:rPr>
              <w:t>en blanco</w:t>
            </w:r>
            <w:r>
              <w:rPr>
                <w:rFonts w:ascii="Arial Narrow" w:hAnsi="Arial Narrow"/>
              </w:rPr>
              <w:t xml:space="preserve"> los campos </w:t>
            </w:r>
            <w:r>
              <w:rPr>
                <w:rFonts w:ascii="Arial Narrow" w:hAnsi="Arial Narrow"/>
                <w:highlight w:val="yellow"/>
              </w:rPr>
              <w:t>con los valores por defecto</w:t>
            </w:r>
            <w:r>
              <w:rPr>
                <w:rFonts w:ascii="Arial Narrow" w:hAnsi="Arial Narrow"/>
              </w:rPr>
              <w:t xml:space="preserve"> para volver a consignarse la información.</w:t>
            </w:r>
          </w:p>
        </w:tc>
      </w:tr>
      <w:tr w:rsidR="004E2D52" w:rsidTr="00873A86">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7. Flujo alternativo</w:t>
            </w:r>
          </w:p>
        </w:tc>
      </w:tr>
      <w:tr w:rsidR="004E2D52" w:rsidTr="00873A86">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A1</w:t>
            </w:r>
          </w:p>
        </w:tc>
      </w:tr>
      <w:tr w:rsidR="004E2D52" w:rsidTr="00136FA8">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Respuesta del Sistema</w:t>
            </w:r>
          </w:p>
        </w:tc>
      </w:tr>
      <w:tr w:rsidR="004E2D52" w:rsidTr="00136FA8">
        <w:tc>
          <w:tcPr>
            <w:tcW w:w="567" w:type="dxa"/>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jc w:val="center"/>
              <w:rPr>
                <w:rFonts w:ascii="Arial Narrow" w:eastAsia="Times New Roman" w:hAnsi="Arial Narrow" w:cs="Times New Roman"/>
                <w:strike/>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jc w:val="left"/>
              <w:rPr>
                <w:rFonts w:ascii="Arial Narrow" w:eastAsia="Times New Roman" w:hAnsi="Arial Narrow" w:cs="Times New Roman"/>
                <w:strike/>
              </w:rPr>
            </w:pPr>
            <w:r>
              <w:rPr>
                <w:rFonts w:ascii="Arial Narrow" w:hAnsi="Arial Narrow"/>
                <w:strike/>
              </w:rPr>
              <w:t>En 4, Si el Rol del usuario es Jefe Régimen Provincias</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trike/>
                <w:sz w:val="20"/>
                <w:szCs w:val="20"/>
              </w:rPr>
            </w:pPr>
            <w:r>
              <w:rPr>
                <w:rFonts w:ascii="Arial Narrow" w:hAnsi="Arial Narrow" w:cs="Arial"/>
                <w:strike/>
                <w:sz w:val="20"/>
                <w:szCs w:val="20"/>
              </w:rPr>
              <w:t>El sistema habilitará a opción: “Todas las ánforas”.</w:t>
            </w:r>
          </w:p>
        </w:tc>
      </w:tr>
      <w:tr w:rsidR="004E2D52" w:rsidTr="00136FA8">
        <w:tc>
          <w:tcPr>
            <w:tcW w:w="567"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0"/>
                <w:numId w:val="99"/>
              </w:numPr>
              <w:spacing w:before="0" w:beforeAutospacing="0" w:after="0" w:afterAutospacing="0"/>
              <w:ind w:left="356"/>
              <w:jc w:val="center"/>
              <w:rPr>
                <w:rFonts w:ascii="Arial Narrow" w:eastAsia="Times New Roman" w:hAnsi="Arial Narrow" w:cs="Times New Roman"/>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 xml:space="preserve">En 6, Si </w:t>
            </w:r>
            <w:r>
              <w:rPr>
                <w:rFonts w:ascii="Arial Narrow" w:hAnsi="Arial Narrow"/>
              </w:rPr>
              <w:t>la hora registrada para el corte sea mayor que la hora del sorteo.</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99"/>
              </w:numPr>
              <w:spacing w:before="0" w:beforeAutospacing="0" w:after="0" w:afterAutospacing="0"/>
              <w:ind w:left="355"/>
              <w:rPr>
                <w:rFonts w:ascii="Arial Narrow" w:hAnsi="Arial Narrow"/>
              </w:rPr>
            </w:pPr>
            <w:r>
              <w:rPr>
                <w:rFonts w:ascii="Arial Narrow" w:hAnsi="Arial Narrow"/>
              </w:rPr>
              <w:t>El sistema asume que se trata del día anterior y emite el mensaje "Horario de corte del día anterior"</w:t>
            </w:r>
          </w:p>
        </w:tc>
      </w:tr>
      <w:tr w:rsidR="004E2D52" w:rsidTr="00873A86">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8. Excepciones</w:t>
            </w:r>
          </w:p>
        </w:tc>
      </w:tr>
      <w:tr w:rsidR="004E2D52" w:rsidTr="0046417D">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878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Descripción</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 xml:space="preserve">"Ingrese </w:t>
            </w:r>
            <w:r w:rsidR="007F0921" w:rsidRPr="007F0921">
              <w:rPr>
                <w:rFonts w:ascii="Arial Narrow" w:hAnsi="Arial Narrow" w:cs="Arial"/>
                <w:b/>
                <w:i/>
                <w:sz w:val="20"/>
                <w:szCs w:val="20"/>
              </w:rPr>
              <w:t>fecha de inicio de vigencia</w:t>
            </w:r>
            <w:r>
              <w:rPr>
                <w:rFonts w:ascii="Arial Narrow" w:hAnsi="Arial Narrow" w:cs="Arial"/>
                <w:b/>
                <w:i/>
                <w:sz w:val="20"/>
                <w:szCs w:val="20"/>
              </w:rPr>
              <w:t xml:space="preserve">", </w:t>
            </w:r>
            <w:r>
              <w:rPr>
                <w:rFonts w:ascii="Arial Narrow" w:hAnsi="Arial Narrow" w:cs="Arial"/>
                <w:sz w:val="20"/>
                <w:szCs w:val="20"/>
              </w:rPr>
              <w:t>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7F0921" w:rsidRPr="007F0921">
              <w:rPr>
                <w:rFonts w:ascii="Arial Narrow" w:hAnsi="Arial Narrow" w:cs="Arial"/>
                <w:b/>
                <w:i/>
                <w:sz w:val="20"/>
                <w:szCs w:val="20"/>
              </w:rPr>
              <w:t>La</w:t>
            </w:r>
            <w:r w:rsidR="007F0921">
              <w:rPr>
                <w:rFonts w:ascii="Arial Narrow" w:hAnsi="Arial Narrow" w:cs="Arial"/>
                <w:b/>
                <w:i/>
                <w:sz w:val="20"/>
                <w:szCs w:val="20"/>
              </w:rPr>
              <w:t xml:space="preserve"> </w:t>
            </w:r>
            <w:r w:rsidR="007F0921" w:rsidRPr="007F0921">
              <w:rPr>
                <w:rFonts w:ascii="Arial Narrow" w:hAnsi="Arial Narrow" w:cs="Arial"/>
                <w:b/>
                <w:i/>
                <w:sz w:val="20"/>
                <w:szCs w:val="20"/>
              </w:rPr>
              <w:t>fecha de inicio de vigencia</w:t>
            </w:r>
            <w:r w:rsidR="007F0921">
              <w:rPr>
                <w:rFonts w:ascii="Arial Narrow" w:hAnsi="Arial Narrow" w:cs="Arial"/>
                <w:b/>
                <w:i/>
                <w:sz w:val="20"/>
                <w:szCs w:val="20"/>
              </w:rPr>
              <w:t xml:space="preserve"> </w:t>
            </w:r>
            <w:r>
              <w:rPr>
                <w:rFonts w:ascii="Arial Narrow" w:hAnsi="Arial Narrow" w:cs="Arial"/>
                <w:b/>
                <w:i/>
                <w:sz w:val="20"/>
                <w:szCs w:val="20"/>
              </w:rPr>
              <w:t xml:space="preserve">ingresado es incorrecto. Verifique.", </w:t>
            </w:r>
            <w:r>
              <w:rPr>
                <w:rFonts w:ascii="Arial Narrow" w:hAnsi="Arial Narrow" w:cs="Arial"/>
                <w:sz w:val="20"/>
                <w:szCs w:val="20"/>
              </w:rPr>
              <w:t>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rsidP="007F0921">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7F0921" w:rsidRPr="007F0921">
              <w:rPr>
                <w:rFonts w:ascii="Arial Narrow" w:hAnsi="Arial Narrow" w:cs="Arial"/>
                <w:b/>
                <w:i/>
                <w:sz w:val="20"/>
                <w:szCs w:val="20"/>
              </w:rPr>
              <w:t xml:space="preserve"> La</w:t>
            </w:r>
            <w:r w:rsidR="007F0921">
              <w:rPr>
                <w:rFonts w:ascii="Arial Narrow" w:hAnsi="Arial Narrow" w:cs="Arial"/>
                <w:b/>
                <w:i/>
                <w:sz w:val="20"/>
                <w:szCs w:val="20"/>
              </w:rPr>
              <w:t xml:space="preserve"> </w:t>
            </w:r>
            <w:r w:rsidR="007F0921" w:rsidRPr="007F0921">
              <w:rPr>
                <w:rFonts w:ascii="Arial Narrow" w:hAnsi="Arial Narrow" w:cs="Arial"/>
                <w:b/>
                <w:i/>
                <w:sz w:val="20"/>
                <w:szCs w:val="20"/>
              </w:rPr>
              <w:t>fecha de inicio de vigencia</w:t>
            </w:r>
            <w:r w:rsidR="007F0921">
              <w:rPr>
                <w:rFonts w:ascii="Arial Narrow" w:hAnsi="Arial Narrow" w:cs="Arial"/>
                <w:b/>
                <w:i/>
                <w:sz w:val="20"/>
                <w:szCs w:val="20"/>
              </w:rPr>
              <w:t xml:space="preserve"> </w:t>
            </w:r>
            <w:r>
              <w:rPr>
                <w:rFonts w:ascii="Arial Narrow" w:hAnsi="Arial Narrow" w:cs="Arial"/>
                <w:b/>
                <w:i/>
                <w:sz w:val="20"/>
                <w:szCs w:val="20"/>
              </w:rPr>
              <w:t xml:space="preserve">de los parámetros para el sorteo y asignación en bloque debe ser mayor o igual a la fecha en que se registra", </w:t>
            </w:r>
            <w:r>
              <w:rPr>
                <w:rFonts w:ascii="Arial Narrow" w:hAnsi="Arial Narrow" w:cs="Arial"/>
                <w:sz w:val="20"/>
                <w:szCs w:val="20"/>
              </w:rPr>
              <w:t>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rsidP="00C414C2">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 xml:space="preserve">"Ingrese </w:t>
            </w:r>
            <w:r w:rsidR="007F0921" w:rsidRPr="007F0921">
              <w:rPr>
                <w:rFonts w:ascii="Arial Narrow" w:hAnsi="Arial Narrow" w:cs="Arial"/>
                <w:b/>
                <w:i/>
                <w:sz w:val="20"/>
                <w:szCs w:val="20"/>
              </w:rPr>
              <w:t xml:space="preserve">fecha de </w:t>
            </w:r>
            <w:r>
              <w:rPr>
                <w:rFonts w:ascii="Arial Narrow" w:hAnsi="Arial Narrow" w:cs="Arial"/>
                <w:b/>
                <w:i/>
                <w:sz w:val="20"/>
                <w:szCs w:val="20"/>
              </w:rPr>
              <w:t xml:space="preserve">término de vigencia", </w:t>
            </w:r>
            <w:r>
              <w:rPr>
                <w:rFonts w:ascii="Arial Narrow" w:hAnsi="Arial Narrow" w:cs="Arial"/>
                <w:sz w:val="20"/>
                <w:szCs w:val="20"/>
              </w:rPr>
              <w:t>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rsidP="00C414C2">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7F0921">
              <w:rPr>
                <w:rFonts w:ascii="Arial Narrow" w:hAnsi="Arial Narrow" w:cs="Arial"/>
                <w:b/>
                <w:i/>
                <w:sz w:val="20"/>
                <w:szCs w:val="20"/>
              </w:rPr>
              <w:t>La</w:t>
            </w:r>
            <w:r w:rsidR="007F0921" w:rsidRPr="007F0921">
              <w:rPr>
                <w:rFonts w:ascii="Arial Narrow" w:hAnsi="Arial Narrow" w:cs="Arial"/>
                <w:b/>
                <w:i/>
                <w:sz w:val="20"/>
                <w:szCs w:val="20"/>
              </w:rPr>
              <w:t xml:space="preserve"> fecha de </w:t>
            </w:r>
            <w:r w:rsidR="007F0921">
              <w:rPr>
                <w:rFonts w:ascii="Arial Narrow" w:hAnsi="Arial Narrow" w:cs="Arial"/>
                <w:b/>
                <w:i/>
                <w:sz w:val="20"/>
                <w:szCs w:val="20"/>
              </w:rPr>
              <w:t xml:space="preserve">término de vigencia </w:t>
            </w:r>
            <w:r>
              <w:rPr>
                <w:rFonts w:ascii="Arial Narrow" w:hAnsi="Arial Narrow" w:cs="Arial"/>
                <w:b/>
                <w:i/>
                <w:sz w:val="20"/>
                <w:szCs w:val="20"/>
              </w:rPr>
              <w:t xml:space="preserve">ingresado es incorrecto. Verifique.", </w:t>
            </w:r>
            <w:r>
              <w:rPr>
                <w:rFonts w:ascii="Arial Narrow" w:hAnsi="Arial Narrow" w:cs="Arial"/>
                <w:sz w:val="20"/>
                <w:szCs w:val="20"/>
              </w:rPr>
              <w:t>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rsidP="00C414C2">
            <w:pPr>
              <w:rPr>
                <w:rFonts w:ascii="Arial Narrow" w:hAnsi="Arial Narrow" w:cs="Arial"/>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7F0921">
              <w:rPr>
                <w:rFonts w:ascii="Arial Narrow" w:hAnsi="Arial Narrow" w:cs="Arial"/>
                <w:b/>
                <w:i/>
                <w:sz w:val="20"/>
                <w:szCs w:val="20"/>
              </w:rPr>
              <w:t xml:space="preserve"> La</w:t>
            </w:r>
            <w:r w:rsidR="007F0921" w:rsidRPr="007F0921">
              <w:rPr>
                <w:rFonts w:ascii="Arial Narrow" w:hAnsi="Arial Narrow" w:cs="Arial"/>
                <w:b/>
                <w:i/>
                <w:sz w:val="20"/>
                <w:szCs w:val="20"/>
              </w:rPr>
              <w:t xml:space="preserve"> fecha de </w:t>
            </w:r>
            <w:r w:rsidR="007F0921">
              <w:rPr>
                <w:rFonts w:ascii="Arial Narrow" w:hAnsi="Arial Narrow" w:cs="Arial"/>
                <w:b/>
                <w:i/>
                <w:sz w:val="20"/>
                <w:szCs w:val="20"/>
              </w:rPr>
              <w:t xml:space="preserve">término de vigencia </w:t>
            </w:r>
            <w:r>
              <w:rPr>
                <w:rFonts w:ascii="Arial Narrow" w:hAnsi="Arial Narrow" w:cs="Arial"/>
                <w:b/>
                <w:i/>
                <w:sz w:val="20"/>
                <w:szCs w:val="20"/>
              </w:rPr>
              <w:t xml:space="preserve">de los parámetros para el sorteo y asignación en Bloque debe ser mayor o igual a la </w:t>
            </w:r>
            <w:r w:rsidR="007F0921" w:rsidRPr="007F0921">
              <w:rPr>
                <w:rFonts w:ascii="Arial Narrow" w:hAnsi="Arial Narrow" w:cs="Arial"/>
                <w:b/>
                <w:i/>
                <w:sz w:val="20"/>
                <w:szCs w:val="20"/>
              </w:rPr>
              <w:t>fecha de inicio de vigencia</w:t>
            </w:r>
            <w:r>
              <w:rPr>
                <w:rFonts w:ascii="Arial Narrow" w:hAnsi="Arial Narrow" w:cs="Arial"/>
                <w:b/>
                <w:i/>
                <w:sz w:val="20"/>
                <w:szCs w:val="20"/>
              </w:rPr>
              <w:t xml:space="preserve">", </w:t>
            </w:r>
            <w:r>
              <w:rPr>
                <w:rFonts w:ascii="Arial Narrow" w:hAnsi="Arial Narrow" w:cs="Arial"/>
                <w:sz w:val="20"/>
                <w:szCs w:val="20"/>
              </w:rPr>
              <w:t>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xml:space="preserve">: </w:t>
            </w:r>
            <w:r>
              <w:rPr>
                <w:rFonts w:ascii="Arial Narrow" w:hAnsi="Arial Narrow"/>
                <w:b/>
                <w:sz w:val="20"/>
                <w:szCs w:val="20"/>
              </w:rPr>
              <w:t>“</w:t>
            </w:r>
            <w:r w:rsidRPr="00C414C2">
              <w:rPr>
                <w:rFonts w:ascii="Arial Narrow" w:hAnsi="Arial Narrow"/>
                <w:b/>
                <w:i/>
                <w:sz w:val="20"/>
                <w:szCs w:val="20"/>
              </w:rPr>
              <w:t>La cantidad de sorteos en bloque, no es válida</w:t>
            </w:r>
            <w:r>
              <w:rPr>
                <w:rFonts w:ascii="Arial Narrow" w:hAnsi="Arial Narrow"/>
                <w:b/>
                <w:sz w:val="20"/>
                <w:szCs w:val="20"/>
              </w:rPr>
              <w:t>”</w:t>
            </w:r>
            <w:r>
              <w:rPr>
                <w:rFonts w:ascii="Arial Narrow" w:hAnsi="Arial Narrow"/>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xml:space="preserve">: </w:t>
            </w:r>
            <w:r>
              <w:rPr>
                <w:rFonts w:ascii="Arial Narrow" w:hAnsi="Arial Narrow"/>
                <w:b/>
                <w:sz w:val="20"/>
                <w:szCs w:val="20"/>
              </w:rPr>
              <w:t>“</w:t>
            </w:r>
            <w:r w:rsidRPr="00C414C2">
              <w:rPr>
                <w:rFonts w:ascii="Arial Narrow" w:hAnsi="Arial Narrow"/>
                <w:b/>
                <w:i/>
                <w:sz w:val="20"/>
                <w:szCs w:val="20"/>
              </w:rPr>
              <w:t>La cantidad máxima de carga laboral, no es válida</w:t>
            </w:r>
            <w:r>
              <w:rPr>
                <w:rFonts w:ascii="Arial Narrow" w:hAnsi="Arial Narrow"/>
                <w:b/>
                <w:sz w:val="20"/>
                <w:szCs w:val="20"/>
              </w:rPr>
              <w:t>”</w:t>
            </w:r>
            <w:r>
              <w:rPr>
                <w:rFonts w:ascii="Arial Narrow" w:hAnsi="Arial Narrow"/>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trike/>
                <w:sz w:val="20"/>
                <w:szCs w:val="20"/>
              </w:rPr>
            </w:pPr>
            <w:r>
              <w:rPr>
                <w:rFonts w:ascii="Arial Narrow" w:hAnsi="Arial Narrow" w:cs="Arial"/>
                <w:strike/>
                <w:sz w:val="20"/>
                <w:szCs w:val="20"/>
              </w:rPr>
              <w:t>El sistema emite el siguiente mensaje</w:t>
            </w:r>
            <w:r>
              <w:rPr>
                <w:rFonts w:ascii="Arial Narrow" w:hAnsi="Arial Narrow"/>
                <w:strike/>
                <w:sz w:val="20"/>
                <w:szCs w:val="20"/>
              </w:rPr>
              <w:t>: “</w:t>
            </w:r>
            <w:r>
              <w:rPr>
                <w:rFonts w:ascii="Arial Narrow" w:hAnsi="Arial Narrow"/>
                <w:b/>
                <w:i/>
                <w:strike/>
                <w:sz w:val="20"/>
                <w:szCs w:val="20"/>
              </w:rPr>
              <w:t>Ya existen parámetros registrados para la Aduana &lt;</w:t>
            </w:r>
            <w:proofErr w:type="spellStart"/>
            <w:r>
              <w:rPr>
                <w:rFonts w:ascii="Arial Narrow" w:hAnsi="Arial Narrow"/>
                <w:b/>
                <w:i/>
                <w:strike/>
                <w:sz w:val="20"/>
                <w:szCs w:val="20"/>
              </w:rPr>
              <w:t>codigoAduana</w:t>
            </w:r>
            <w:proofErr w:type="spellEnd"/>
            <w:r>
              <w:rPr>
                <w:rFonts w:ascii="Arial Narrow" w:hAnsi="Arial Narrow"/>
                <w:b/>
                <w:i/>
                <w:strike/>
                <w:sz w:val="20"/>
                <w:szCs w:val="20"/>
              </w:rPr>
              <w:t>&gt;-&lt;</w:t>
            </w:r>
            <w:proofErr w:type="spellStart"/>
            <w:r>
              <w:rPr>
                <w:rFonts w:ascii="Arial Narrow" w:hAnsi="Arial Narrow"/>
                <w:b/>
                <w:i/>
                <w:strike/>
                <w:sz w:val="20"/>
                <w:szCs w:val="20"/>
              </w:rPr>
              <w:t>nombreAduana</w:t>
            </w:r>
            <w:proofErr w:type="spellEnd"/>
            <w:r>
              <w:rPr>
                <w:rFonts w:ascii="Arial Narrow" w:hAnsi="Arial Narrow"/>
                <w:b/>
                <w:i/>
                <w:strike/>
                <w:sz w:val="20"/>
                <w:szCs w:val="20"/>
              </w:rPr>
              <w:t>&gt;, Régimen Unidad de despacho &lt;</w:t>
            </w:r>
            <w:proofErr w:type="spellStart"/>
            <w:r>
              <w:rPr>
                <w:rFonts w:ascii="Arial Narrow" w:hAnsi="Arial Narrow"/>
                <w:b/>
                <w:i/>
                <w:strike/>
                <w:sz w:val="20"/>
                <w:szCs w:val="20"/>
              </w:rPr>
              <w:t>nombreUnidadDespacho</w:t>
            </w:r>
            <w:proofErr w:type="spellEnd"/>
            <w:r>
              <w:rPr>
                <w:rFonts w:ascii="Arial Narrow" w:hAnsi="Arial Narrow"/>
                <w:b/>
                <w:i/>
                <w:strike/>
                <w:sz w:val="20"/>
                <w:szCs w:val="20"/>
              </w:rPr>
              <w:t>&gt;, Ánfora &lt;</w:t>
            </w:r>
            <w:proofErr w:type="spellStart"/>
            <w:r>
              <w:rPr>
                <w:rFonts w:ascii="Arial Narrow" w:hAnsi="Arial Narrow"/>
                <w:b/>
                <w:i/>
                <w:strike/>
                <w:sz w:val="20"/>
                <w:szCs w:val="20"/>
              </w:rPr>
              <w:t>nombreAnfora</w:t>
            </w:r>
            <w:proofErr w:type="spellEnd"/>
            <w:r>
              <w:rPr>
                <w:rFonts w:ascii="Arial Narrow" w:hAnsi="Arial Narrow"/>
                <w:b/>
                <w:i/>
                <w:strike/>
                <w:sz w:val="20"/>
                <w:szCs w:val="20"/>
              </w:rPr>
              <w:t>&gt; en el rango &lt;fechaInicioDeSorteoRegistradoEnBD&gt;-&lt;fechaFinDeSorteoRegistradoEnBD&gt;</w:t>
            </w:r>
            <w:r>
              <w:rPr>
                <w:rFonts w:ascii="Arial Narrow" w:hAnsi="Arial Narrow"/>
                <w:strike/>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Los horarios de los sorteos no deben traslaparse. Verifique.</w:t>
            </w:r>
            <w:r>
              <w:rPr>
                <w:rFonts w:ascii="Arial Narrow" w:hAnsi="Arial Narrow"/>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Los horarios del sorteo &lt;</w:t>
            </w:r>
            <w:proofErr w:type="spellStart"/>
            <w:r>
              <w:rPr>
                <w:rFonts w:ascii="Arial Narrow" w:hAnsi="Arial Narrow"/>
                <w:b/>
                <w:i/>
                <w:sz w:val="20"/>
                <w:szCs w:val="20"/>
              </w:rPr>
              <w:t>numeroSorteo</w:t>
            </w:r>
            <w:proofErr w:type="spellEnd"/>
            <w:r>
              <w:rPr>
                <w:rFonts w:ascii="Arial Narrow" w:hAnsi="Arial Narrow"/>
                <w:b/>
                <w:i/>
                <w:sz w:val="20"/>
                <w:szCs w:val="20"/>
              </w:rPr>
              <w:t>&gt; deben ser múltiplo de 15. Verifique.</w:t>
            </w:r>
            <w:r>
              <w:rPr>
                <w:rFonts w:ascii="Arial Narrow" w:hAnsi="Arial Narrow"/>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Horario incorrecto en el sorteo &lt;</w:t>
            </w:r>
            <w:proofErr w:type="spellStart"/>
            <w:r>
              <w:rPr>
                <w:rFonts w:ascii="Arial Narrow" w:hAnsi="Arial Narrow"/>
                <w:b/>
                <w:i/>
                <w:sz w:val="20"/>
                <w:szCs w:val="20"/>
              </w:rPr>
              <w:t>numeroSorteo</w:t>
            </w:r>
            <w:proofErr w:type="spellEnd"/>
            <w:r>
              <w:rPr>
                <w:rFonts w:ascii="Arial Narrow" w:hAnsi="Arial Narrow"/>
                <w:b/>
                <w:i/>
                <w:sz w:val="20"/>
                <w:szCs w:val="20"/>
              </w:rPr>
              <w:t>&gt;. Verifique.</w:t>
            </w:r>
            <w:r>
              <w:rPr>
                <w:rFonts w:ascii="Arial Narrow" w:hAnsi="Arial Narrow"/>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Seleccione al menos un turno.</w:t>
            </w:r>
            <w:r>
              <w:rPr>
                <w:rFonts w:ascii="Arial Narrow" w:hAnsi="Arial Narrow"/>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rsidP="00B13B9A">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Seleccione al meno</w:t>
            </w:r>
            <w:r w:rsidR="00B13B9A">
              <w:rPr>
                <w:rFonts w:ascii="Arial Narrow" w:hAnsi="Arial Narrow"/>
                <w:b/>
                <w:i/>
                <w:sz w:val="20"/>
                <w:szCs w:val="20"/>
              </w:rPr>
              <w:t>s una zona</w:t>
            </w:r>
            <w:r>
              <w:rPr>
                <w:rFonts w:ascii="Arial Narrow" w:hAnsi="Arial Narrow"/>
                <w:b/>
                <w:i/>
                <w:sz w:val="20"/>
                <w:szCs w:val="20"/>
              </w:rPr>
              <w:t xml:space="preserve"> de RF.</w:t>
            </w:r>
            <w:r>
              <w:rPr>
                <w:rFonts w:ascii="Arial Narrow" w:hAnsi="Arial Narrow"/>
                <w:sz w:val="20"/>
                <w:szCs w:val="20"/>
              </w:rPr>
              <w:t>”, permitiendo corregir el dato.</w:t>
            </w:r>
          </w:p>
        </w:tc>
      </w:tr>
      <w:tr w:rsidR="00A63BB6" w:rsidTr="0046417D">
        <w:tc>
          <w:tcPr>
            <w:tcW w:w="567" w:type="dxa"/>
            <w:tcBorders>
              <w:top w:val="single" w:sz="6" w:space="0" w:color="000000"/>
              <w:left w:val="single" w:sz="6" w:space="0" w:color="000000"/>
              <w:bottom w:val="single" w:sz="6" w:space="0" w:color="000000"/>
              <w:right w:val="single" w:sz="6" w:space="0" w:color="000000"/>
            </w:tcBorders>
          </w:tcPr>
          <w:p w:rsidR="00A63BB6" w:rsidRPr="0046417D" w:rsidRDefault="00A63BB6"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A63BB6" w:rsidRDefault="00A63BB6" w:rsidP="00C25481">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Ya existen parámetros registrados para la Aduana &lt;</w:t>
            </w:r>
            <w:proofErr w:type="spellStart"/>
            <w:r>
              <w:rPr>
                <w:rFonts w:ascii="Arial Narrow" w:hAnsi="Arial Narrow"/>
                <w:b/>
                <w:i/>
                <w:sz w:val="20"/>
                <w:szCs w:val="20"/>
              </w:rPr>
              <w:t>codigoAduana</w:t>
            </w:r>
            <w:proofErr w:type="spellEnd"/>
            <w:r>
              <w:rPr>
                <w:rFonts w:ascii="Arial Narrow" w:hAnsi="Arial Narrow"/>
                <w:b/>
                <w:i/>
                <w:sz w:val="20"/>
                <w:szCs w:val="20"/>
              </w:rPr>
              <w:t>&gt;-&lt;</w:t>
            </w:r>
            <w:proofErr w:type="spellStart"/>
            <w:r>
              <w:rPr>
                <w:rFonts w:ascii="Arial Narrow" w:hAnsi="Arial Narrow"/>
                <w:b/>
                <w:i/>
                <w:sz w:val="20"/>
                <w:szCs w:val="20"/>
              </w:rPr>
              <w:t>nombreAduana</w:t>
            </w:r>
            <w:proofErr w:type="spellEnd"/>
            <w:r>
              <w:rPr>
                <w:rFonts w:ascii="Arial Narrow" w:hAnsi="Arial Narrow"/>
                <w:b/>
                <w:i/>
                <w:sz w:val="20"/>
                <w:szCs w:val="20"/>
              </w:rPr>
              <w:t>&gt;, Unidad de despacho &lt;</w:t>
            </w:r>
            <w:proofErr w:type="spellStart"/>
            <w:r>
              <w:rPr>
                <w:rFonts w:ascii="Arial Narrow" w:hAnsi="Arial Narrow"/>
                <w:b/>
                <w:i/>
                <w:sz w:val="20"/>
                <w:szCs w:val="20"/>
              </w:rPr>
              <w:t>nombreUnidadDespacho</w:t>
            </w:r>
            <w:proofErr w:type="spellEnd"/>
            <w:r>
              <w:rPr>
                <w:rFonts w:ascii="Arial Narrow" w:hAnsi="Arial Narrow"/>
                <w:b/>
                <w:i/>
                <w:sz w:val="20"/>
                <w:szCs w:val="20"/>
              </w:rPr>
              <w:t>&gt;, Ánfora &lt;</w:t>
            </w:r>
            <w:proofErr w:type="spellStart"/>
            <w:r>
              <w:rPr>
                <w:rFonts w:ascii="Arial Narrow" w:hAnsi="Arial Narrow"/>
                <w:b/>
                <w:i/>
                <w:sz w:val="20"/>
                <w:szCs w:val="20"/>
              </w:rPr>
              <w:t>nombreAnfora</w:t>
            </w:r>
            <w:proofErr w:type="spellEnd"/>
            <w:r>
              <w:rPr>
                <w:rFonts w:ascii="Arial Narrow" w:hAnsi="Arial Narrow"/>
                <w:b/>
                <w:i/>
                <w:sz w:val="20"/>
                <w:szCs w:val="20"/>
              </w:rPr>
              <w:t>&gt;, Turno &lt;</w:t>
            </w:r>
            <w:proofErr w:type="spellStart"/>
            <w:r>
              <w:rPr>
                <w:rFonts w:ascii="Arial Narrow" w:hAnsi="Arial Narrow"/>
                <w:b/>
                <w:i/>
                <w:sz w:val="20"/>
                <w:szCs w:val="20"/>
              </w:rPr>
              <w:t>nombreTurno</w:t>
            </w:r>
            <w:proofErr w:type="spellEnd"/>
            <w:r>
              <w:rPr>
                <w:rFonts w:ascii="Arial Narrow" w:hAnsi="Arial Narrow"/>
                <w:b/>
                <w:i/>
                <w:sz w:val="20"/>
                <w:szCs w:val="20"/>
              </w:rPr>
              <w:t>&gt;: &lt;</w:t>
            </w:r>
            <w:proofErr w:type="spellStart"/>
            <w:r>
              <w:rPr>
                <w:rFonts w:ascii="Arial Narrow" w:hAnsi="Arial Narrow"/>
                <w:b/>
                <w:i/>
                <w:sz w:val="20"/>
                <w:szCs w:val="20"/>
              </w:rPr>
              <w:t>horaInicioTurno</w:t>
            </w:r>
            <w:proofErr w:type="spellEnd"/>
            <w:r>
              <w:rPr>
                <w:rFonts w:ascii="Arial Narrow" w:hAnsi="Arial Narrow"/>
                <w:b/>
                <w:i/>
                <w:sz w:val="20"/>
                <w:szCs w:val="20"/>
              </w:rPr>
              <w:t>&gt;-&lt;</w:t>
            </w:r>
            <w:proofErr w:type="spellStart"/>
            <w:r>
              <w:rPr>
                <w:rFonts w:ascii="Arial Narrow" w:hAnsi="Arial Narrow"/>
                <w:b/>
                <w:i/>
                <w:sz w:val="20"/>
                <w:szCs w:val="20"/>
              </w:rPr>
              <w:t>horaFinTurno</w:t>
            </w:r>
            <w:proofErr w:type="spellEnd"/>
            <w:r>
              <w:rPr>
                <w:rFonts w:ascii="Arial Narrow" w:hAnsi="Arial Narrow"/>
                <w:b/>
                <w:i/>
                <w:sz w:val="20"/>
                <w:szCs w:val="20"/>
              </w:rPr>
              <w:t xml:space="preserve">&gt;, </w:t>
            </w:r>
            <w:r w:rsidR="00350564">
              <w:rPr>
                <w:rFonts w:ascii="Arial Narrow" w:hAnsi="Arial Narrow"/>
                <w:b/>
                <w:i/>
                <w:sz w:val="20"/>
                <w:szCs w:val="20"/>
              </w:rPr>
              <w:t xml:space="preserve">en el </w:t>
            </w:r>
            <w:r w:rsidR="00350564" w:rsidRPr="00350564">
              <w:rPr>
                <w:rFonts w:ascii="Arial Narrow" w:hAnsi="Arial Narrow"/>
                <w:b/>
                <w:i/>
                <w:sz w:val="20"/>
                <w:szCs w:val="20"/>
              </w:rPr>
              <w:t xml:space="preserve">rango de fechas de inicio y término de vigencia </w:t>
            </w:r>
            <w:r w:rsidR="00350564">
              <w:rPr>
                <w:rFonts w:ascii="Arial Narrow" w:hAnsi="Arial Narrow"/>
                <w:b/>
                <w:i/>
                <w:sz w:val="20"/>
                <w:szCs w:val="20"/>
              </w:rPr>
              <w:t xml:space="preserve"> ingresados </w:t>
            </w:r>
            <w:r>
              <w:rPr>
                <w:rFonts w:ascii="Arial Narrow" w:hAnsi="Arial Narrow"/>
                <w:b/>
                <w:i/>
                <w:sz w:val="20"/>
                <w:szCs w:val="20"/>
              </w:rPr>
              <w:t>&lt;fechaInicioDeSorteoRegistradoEnBD&gt;-&lt;fechaFinDeSorteoRegistradoEnBD&gt;</w:t>
            </w:r>
            <w:r>
              <w:rPr>
                <w:rFonts w:ascii="Arial Narrow" w:hAnsi="Arial Narrow"/>
                <w:sz w:val="20"/>
                <w:szCs w:val="20"/>
              </w:rPr>
              <w:t>”, permitiendo corregir el dato.</w:t>
            </w:r>
          </w:p>
        </w:tc>
      </w:tr>
      <w:tr w:rsidR="004E2D52" w:rsidTr="0046417D">
        <w:tc>
          <w:tcPr>
            <w:tcW w:w="567" w:type="dxa"/>
            <w:tcBorders>
              <w:top w:val="single" w:sz="6" w:space="0" w:color="000000"/>
              <w:left w:val="single" w:sz="6" w:space="0" w:color="000000"/>
              <w:bottom w:val="single" w:sz="6" w:space="0" w:color="000000"/>
              <w:right w:val="single" w:sz="6" w:space="0" w:color="000000"/>
            </w:tcBorders>
          </w:tcPr>
          <w:p w:rsidR="004E2D52" w:rsidRPr="0046417D" w:rsidRDefault="004E2D52"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A63BB6" w:rsidP="00C414C2">
            <w:pPr>
              <w:rPr>
                <w:rFonts w:ascii="Arial Narrow" w:hAnsi="Arial Narrow" w:cs="Arial"/>
                <w:sz w:val="20"/>
                <w:szCs w:val="20"/>
              </w:rPr>
            </w:pPr>
            <w:r w:rsidRPr="009C1993">
              <w:rPr>
                <w:rFonts w:ascii="Arial Narrow" w:hAnsi="Arial Narrow"/>
                <w:color w:val="FF0000"/>
                <w:sz w:val="20"/>
                <w:szCs w:val="20"/>
                <w:highlight w:val="yellow"/>
              </w:rPr>
              <w:t xml:space="preserve">El sistema muestra el mensaje: </w:t>
            </w:r>
            <w:r w:rsidRPr="009C1993">
              <w:rPr>
                <w:rFonts w:ascii="Arial Narrow" w:hAnsi="Arial Narrow"/>
                <w:b/>
                <w:i/>
                <w:color w:val="FF0000"/>
                <w:sz w:val="20"/>
                <w:szCs w:val="20"/>
                <w:highlight w:val="yellow"/>
              </w:rPr>
              <w:t>“</w:t>
            </w:r>
            <w:r>
              <w:rPr>
                <w:rFonts w:ascii="Arial Narrow" w:hAnsi="Arial Narrow"/>
                <w:b/>
                <w:i/>
                <w:color w:val="FF0000"/>
                <w:sz w:val="20"/>
                <w:szCs w:val="20"/>
                <w:highlight w:val="yellow"/>
              </w:rPr>
              <w:t xml:space="preserve">El rango </w:t>
            </w:r>
            <w:r w:rsidR="00350564" w:rsidRPr="00844929">
              <w:rPr>
                <w:rFonts w:ascii="Arial Narrow" w:hAnsi="Arial Narrow"/>
                <w:b/>
                <w:i/>
                <w:color w:val="FF0000"/>
                <w:sz w:val="20"/>
                <w:szCs w:val="20"/>
                <w:highlight w:val="yellow"/>
              </w:rPr>
              <w:t xml:space="preserve">de fechas de inicio y término de vigencia </w:t>
            </w:r>
            <w:r>
              <w:rPr>
                <w:rFonts w:ascii="Arial Narrow" w:hAnsi="Arial Narrow"/>
                <w:b/>
                <w:i/>
                <w:color w:val="FF0000"/>
                <w:sz w:val="20"/>
                <w:szCs w:val="20"/>
                <w:highlight w:val="yellow"/>
              </w:rPr>
              <w:t>del sorteo: &lt;</w:t>
            </w:r>
            <w:proofErr w:type="spellStart"/>
            <w:r>
              <w:rPr>
                <w:rFonts w:ascii="Arial Narrow" w:hAnsi="Arial Narrow"/>
                <w:b/>
                <w:i/>
                <w:color w:val="FF0000"/>
                <w:sz w:val="20"/>
                <w:szCs w:val="20"/>
                <w:highlight w:val="yellow"/>
              </w:rPr>
              <w:t>fechaInicioVigenciaSorteo</w:t>
            </w:r>
            <w:proofErr w:type="spellEnd"/>
            <w:r>
              <w:rPr>
                <w:rFonts w:ascii="Arial Narrow" w:hAnsi="Arial Narrow"/>
                <w:b/>
                <w:i/>
                <w:color w:val="FF0000"/>
                <w:sz w:val="20"/>
                <w:szCs w:val="20"/>
                <w:highlight w:val="yellow"/>
              </w:rPr>
              <w:t>&gt; - &lt;</w:t>
            </w:r>
            <w:proofErr w:type="spellStart"/>
            <w:r>
              <w:rPr>
                <w:rFonts w:ascii="Arial Narrow" w:hAnsi="Arial Narrow"/>
                <w:b/>
                <w:i/>
                <w:color w:val="FF0000"/>
                <w:sz w:val="20"/>
                <w:szCs w:val="20"/>
                <w:highlight w:val="yellow"/>
              </w:rPr>
              <w:t>fechaFinVigenciaSorteo</w:t>
            </w:r>
            <w:proofErr w:type="spellEnd"/>
            <w:r>
              <w:rPr>
                <w:rFonts w:ascii="Arial Narrow" w:hAnsi="Arial Narrow"/>
                <w:b/>
                <w:i/>
                <w:color w:val="FF0000"/>
                <w:sz w:val="20"/>
                <w:szCs w:val="20"/>
                <w:highlight w:val="yellow"/>
              </w:rPr>
              <w:t xml:space="preserve">&gt;, está fuera del rango </w:t>
            </w:r>
            <w:r w:rsidR="00350564" w:rsidRPr="00844929">
              <w:rPr>
                <w:rFonts w:ascii="Arial Narrow" w:hAnsi="Arial Narrow"/>
                <w:b/>
                <w:i/>
                <w:color w:val="FF0000"/>
                <w:sz w:val="20"/>
                <w:szCs w:val="20"/>
                <w:highlight w:val="yellow"/>
              </w:rPr>
              <w:t xml:space="preserve">de fechas de inicio y término de </w:t>
            </w:r>
            <w:r w:rsidR="00350564" w:rsidRPr="00844929">
              <w:rPr>
                <w:rFonts w:ascii="Arial Narrow" w:hAnsi="Arial Narrow"/>
                <w:b/>
                <w:i/>
                <w:color w:val="FF0000"/>
                <w:sz w:val="20"/>
                <w:szCs w:val="20"/>
                <w:highlight w:val="yellow"/>
              </w:rPr>
              <w:lastRenderedPageBreak/>
              <w:t xml:space="preserve">vigencia  </w:t>
            </w:r>
            <w:r>
              <w:rPr>
                <w:rFonts w:ascii="Arial Narrow" w:hAnsi="Arial Narrow"/>
                <w:b/>
                <w:i/>
                <w:color w:val="FF0000"/>
                <w:sz w:val="20"/>
                <w:szCs w:val="20"/>
                <w:highlight w:val="yellow"/>
              </w:rPr>
              <w:t>del turno:</w:t>
            </w:r>
            <w:r w:rsidR="00350564">
              <w:rPr>
                <w:rFonts w:ascii="Arial Narrow" w:hAnsi="Arial Narrow"/>
                <w:b/>
                <w:i/>
                <w:color w:val="FF0000"/>
                <w:sz w:val="20"/>
                <w:szCs w:val="20"/>
                <w:highlight w:val="yellow"/>
              </w:rPr>
              <w:t xml:space="preserve"> &lt;</w:t>
            </w:r>
            <w:proofErr w:type="spellStart"/>
            <w:r w:rsidR="00350564">
              <w:rPr>
                <w:rFonts w:ascii="Arial Narrow" w:hAnsi="Arial Narrow"/>
                <w:b/>
                <w:i/>
                <w:color w:val="FF0000"/>
                <w:sz w:val="20"/>
                <w:szCs w:val="20"/>
                <w:highlight w:val="yellow"/>
              </w:rPr>
              <w:t>nombreTurno</w:t>
            </w:r>
            <w:proofErr w:type="spellEnd"/>
            <w:r w:rsidR="00350564">
              <w:rPr>
                <w:rFonts w:ascii="Arial Narrow" w:hAnsi="Arial Narrow"/>
                <w:b/>
                <w:i/>
                <w:color w:val="FF0000"/>
                <w:sz w:val="20"/>
                <w:szCs w:val="20"/>
                <w:highlight w:val="yellow"/>
              </w:rPr>
              <w:t>&gt;</w:t>
            </w:r>
            <w:r>
              <w:rPr>
                <w:rFonts w:ascii="Arial Narrow" w:hAnsi="Arial Narrow"/>
                <w:b/>
                <w:i/>
                <w:color w:val="FF0000"/>
                <w:sz w:val="20"/>
                <w:szCs w:val="20"/>
                <w:highlight w:val="yellow"/>
              </w:rPr>
              <w:t xml:space="preserve"> &lt;</w:t>
            </w:r>
            <w:proofErr w:type="spellStart"/>
            <w:r>
              <w:rPr>
                <w:rFonts w:ascii="Arial Narrow" w:hAnsi="Arial Narrow"/>
                <w:b/>
                <w:i/>
                <w:color w:val="FF0000"/>
                <w:sz w:val="20"/>
                <w:szCs w:val="20"/>
                <w:highlight w:val="yellow"/>
              </w:rPr>
              <w:t>fechaInicioVigenciaTurno</w:t>
            </w:r>
            <w:proofErr w:type="spellEnd"/>
            <w:r>
              <w:rPr>
                <w:rFonts w:ascii="Arial Narrow" w:hAnsi="Arial Narrow"/>
                <w:b/>
                <w:i/>
                <w:color w:val="FF0000"/>
                <w:sz w:val="20"/>
                <w:szCs w:val="20"/>
                <w:highlight w:val="yellow"/>
              </w:rPr>
              <w:t>&gt; - &lt;</w:t>
            </w:r>
            <w:proofErr w:type="spellStart"/>
            <w:r>
              <w:rPr>
                <w:rFonts w:ascii="Arial Narrow" w:hAnsi="Arial Narrow"/>
                <w:b/>
                <w:i/>
                <w:color w:val="FF0000"/>
                <w:sz w:val="20"/>
                <w:szCs w:val="20"/>
                <w:highlight w:val="yellow"/>
              </w:rPr>
              <w:t>fechaFinVigenciaTurno</w:t>
            </w:r>
            <w:proofErr w:type="spellEnd"/>
            <w:r>
              <w:rPr>
                <w:rFonts w:ascii="Arial Narrow" w:hAnsi="Arial Narrow"/>
                <w:b/>
                <w:i/>
                <w:color w:val="FF0000"/>
                <w:sz w:val="20"/>
                <w:szCs w:val="20"/>
                <w:highlight w:val="yellow"/>
              </w:rPr>
              <w:t>&gt;</w:t>
            </w:r>
            <w:r w:rsidRPr="009C1993">
              <w:rPr>
                <w:rFonts w:ascii="Arial Narrow" w:hAnsi="Arial Narrow"/>
                <w:b/>
                <w:i/>
                <w:color w:val="FF0000"/>
                <w:sz w:val="20"/>
                <w:szCs w:val="20"/>
                <w:highlight w:val="yellow"/>
              </w:rPr>
              <w:t>”,</w:t>
            </w:r>
            <w:r w:rsidRPr="009C1993">
              <w:rPr>
                <w:rFonts w:ascii="Arial Narrow" w:hAnsi="Arial Narrow"/>
                <w:color w:val="FF0000"/>
                <w:sz w:val="20"/>
                <w:szCs w:val="20"/>
                <w:highlight w:val="yellow"/>
              </w:rPr>
              <w:t xml:space="preserve"> permitiendo corregir el dato</w:t>
            </w:r>
            <w:r w:rsidR="004E2D52">
              <w:rPr>
                <w:rFonts w:ascii="Arial Narrow" w:hAnsi="Arial Narrow"/>
                <w:sz w:val="20"/>
                <w:szCs w:val="20"/>
              </w:rPr>
              <w:t>.</w:t>
            </w:r>
          </w:p>
        </w:tc>
      </w:tr>
      <w:tr w:rsidR="000A6159" w:rsidRPr="000A6159" w:rsidTr="0046417D">
        <w:tc>
          <w:tcPr>
            <w:tcW w:w="567" w:type="dxa"/>
            <w:tcBorders>
              <w:top w:val="single" w:sz="6" w:space="0" w:color="000000"/>
              <w:left w:val="single" w:sz="6" w:space="0" w:color="000000"/>
              <w:bottom w:val="single" w:sz="6" w:space="0" w:color="000000"/>
              <w:right w:val="single" w:sz="6" w:space="0" w:color="000000"/>
            </w:tcBorders>
          </w:tcPr>
          <w:p w:rsidR="000A6159" w:rsidRPr="0046417D" w:rsidRDefault="000A6159"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0A6159" w:rsidRPr="000A6159" w:rsidRDefault="000A6159" w:rsidP="006E12B2">
            <w:pPr>
              <w:rPr>
                <w:rFonts w:ascii="Arial Narrow" w:hAnsi="Arial Narrow"/>
                <w:color w:val="FF0000"/>
                <w:sz w:val="20"/>
                <w:szCs w:val="20"/>
                <w:highlight w:val="yellow"/>
              </w:rPr>
            </w:pPr>
            <w:r w:rsidRPr="000A6159">
              <w:rPr>
                <w:rFonts w:ascii="Arial Narrow" w:hAnsi="Arial Narrow"/>
                <w:color w:val="FF0000"/>
                <w:sz w:val="20"/>
                <w:szCs w:val="20"/>
                <w:highlight w:val="yellow"/>
              </w:rPr>
              <w:t xml:space="preserve">El sistema muestra el mensaje: </w:t>
            </w:r>
            <w:r w:rsidRPr="000A6159">
              <w:rPr>
                <w:rFonts w:ascii="Arial Narrow" w:hAnsi="Arial Narrow"/>
                <w:b/>
                <w:i/>
                <w:color w:val="FF0000"/>
                <w:sz w:val="20"/>
                <w:szCs w:val="20"/>
                <w:highlight w:val="yellow"/>
              </w:rPr>
              <w:t>“Intervalo de tiempo entre sorteos debe de ser mayor o igual que 30 minutos”</w:t>
            </w:r>
            <w:r w:rsidRPr="000A6159">
              <w:rPr>
                <w:rFonts w:ascii="Arial Narrow" w:hAnsi="Arial Narrow"/>
                <w:color w:val="FF0000"/>
                <w:sz w:val="20"/>
                <w:szCs w:val="20"/>
                <w:highlight w:val="yellow"/>
              </w:rPr>
              <w:t xml:space="preserve"> permitiendo corregir el dato.</w:t>
            </w:r>
          </w:p>
        </w:tc>
      </w:tr>
      <w:tr w:rsidR="008D04A1" w:rsidTr="0046417D">
        <w:tc>
          <w:tcPr>
            <w:tcW w:w="567" w:type="dxa"/>
            <w:tcBorders>
              <w:top w:val="single" w:sz="6" w:space="0" w:color="000000"/>
              <w:left w:val="single" w:sz="6" w:space="0" w:color="000000"/>
              <w:bottom w:val="single" w:sz="6" w:space="0" w:color="000000"/>
              <w:right w:val="single" w:sz="6" w:space="0" w:color="000000"/>
            </w:tcBorders>
          </w:tcPr>
          <w:p w:rsidR="008D04A1" w:rsidRPr="0046417D" w:rsidRDefault="008D04A1"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8D04A1" w:rsidRPr="008D04A1" w:rsidRDefault="008D04A1" w:rsidP="000504B9">
            <w:pPr>
              <w:rPr>
                <w:rFonts w:ascii="Arial Narrow" w:hAnsi="Arial Narrow"/>
                <w:color w:val="FF0000"/>
                <w:sz w:val="20"/>
                <w:highlight w:val="yellow"/>
              </w:rPr>
            </w:pPr>
            <w:r w:rsidRPr="008D04A1">
              <w:rPr>
                <w:rFonts w:ascii="Arial Narrow" w:hAnsi="Arial Narrow"/>
                <w:color w:val="FF0000"/>
                <w:sz w:val="20"/>
                <w:szCs w:val="20"/>
                <w:highlight w:val="yellow"/>
              </w:rPr>
              <w:t xml:space="preserve">El sistema muestra el mensaje: </w:t>
            </w:r>
            <w:r w:rsidRPr="008D04A1">
              <w:rPr>
                <w:rFonts w:ascii="Arial Narrow" w:hAnsi="Arial Narrow"/>
                <w:b/>
                <w:i/>
                <w:color w:val="FF0000"/>
                <w:sz w:val="20"/>
                <w:szCs w:val="20"/>
                <w:highlight w:val="yellow"/>
              </w:rPr>
              <w:t>“El intervalo de tiempo ingresado debe ser múltiplo de 15”,</w:t>
            </w:r>
            <w:r w:rsidRPr="008D04A1">
              <w:rPr>
                <w:rFonts w:ascii="Arial Narrow" w:hAnsi="Arial Narrow"/>
                <w:color w:val="FF0000"/>
                <w:sz w:val="20"/>
                <w:szCs w:val="20"/>
                <w:highlight w:val="yellow"/>
              </w:rPr>
              <w:t xml:space="preserve"> permitiendo corregir el dato.</w:t>
            </w:r>
          </w:p>
        </w:tc>
      </w:tr>
      <w:tr w:rsidR="008D04A1" w:rsidTr="0046417D">
        <w:tc>
          <w:tcPr>
            <w:tcW w:w="567" w:type="dxa"/>
            <w:tcBorders>
              <w:top w:val="single" w:sz="6" w:space="0" w:color="000000"/>
              <w:left w:val="single" w:sz="6" w:space="0" w:color="000000"/>
              <w:bottom w:val="single" w:sz="6" w:space="0" w:color="000000"/>
              <w:right w:val="single" w:sz="6" w:space="0" w:color="000000"/>
            </w:tcBorders>
          </w:tcPr>
          <w:p w:rsidR="008D04A1" w:rsidRPr="0046417D" w:rsidRDefault="008D04A1"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8D04A1" w:rsidRPr="00285370" w:rsidRDefault="008D04A1" w:rsidP="000504B9">
            <w:pPr>
              <w:rPr>
                <w:rFonts w:ascii="Arial Narrow" w:hAnsi="Arial Narrow"/>
                <w:color w:val="FF0000"/>
                <w:sz w:val="20"/>
                <w:highlight w:val="yellow"/>
              </w:rPr>
            </w:pPr>
            <w:r w:rsidRPr="00285370">
              <w:rPr>
                <w:rFonts w:ascii="Arial Narrow" w:hAnsi="Arial Narrow"/>
                <w:color w:val="FF0000"/>
                <w:sz w:val="20"/>
                <w:szCs w:val="20"/>
                <w:highlight w:val="yellow"/>
              </w:rPr>
              <w:t xml:space="preserve">El sistema muestra el mensaje: </w:t>
            </w:r>
            <w:r w:rsidRPr="00285370">
              <w:rPr>
                <w:rFonts w:ascii="Arial Narrow" w:hAnsi="Arial Narrow"/>
                <w:b/>
                <w:i/>
                <w:color w:val="FF0000"/>
                <w:sz w:val="20"/>
                <w:szCs w:val="20"/>
                <w:highlight w:val="yellow"/>
              </w:rPr>
              <w:t>“La cantidad de sorteos en bloque, no es válida”,</w:t>
            </w:r>
            <w:r w:rsidRPr="00285370">
              <w:rPr>
                <w:rFonts w:ascii="Arial Narrow" w:hAnsi="Arial Narrow"/>
                <w:color w:val="FF0000"/>
                <w:sz w:val="20"/>
                <w:szCs w:val="20"/>
                <w:highlight w:val="yellow"/>
              </w:rPr>
              <w:t xml:space="preserve"> permitiendo corregir el dato.</w:t>
            </w:r>
          </w:p>
        </w:tc>
      </w:tr>
      <w:tr w:rsidR="008D04A1" w:rsidTr="0046417D">
        <w:tc>
          <w:tcPr>
            <w:tcW w:w="567" w:type="dxa"/>
            <w:tcBorders>
              <w:top w:val="single" w:sz="6" w:space="0" w:color="000000"/>
              <w:left w:val="single" w:sz="6" w:space="0" w:color="000000"/>
              <w:bottom w:val="single" w:sz="6" w:space="0" w:color="000000"/>
              <w:right w:val="single" w:sz="6" w:space="0" w:color="000000"/>
            </w:tcBorders>
          </w:tcPr>
          <w:p w:rsidR="008D04A1" w:rsidRPr="0046417D" w:rsidRDefault="008D04A1"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8D04A1" w:rsidRPr="00285370" w:rsidRDefault="008D04A1" w:rsidP="000504B9">
            <w:pPr>
              <w:rPr>
                <w:rFonts w:ascii="Arial Narrow" w:hAnsi="Arial Narrow"/>
                <w:color w:val="FF0000"/>
                <w:sz w:val="20"/>
                <w:highlight w:val="yellow"/>
              </w:rPr>
            </w:pPr>
            <w:r w:rsidRPr="00285370">
              <w:rPr>
                <w:rFonts w:ascii="Arial Narrow" w:hAnsi="Arial Narrow"/>
                <w:color w:val="FF0000"/>
                <w:sz w:val="20"/>
                <w:szCs w:val="20"/>
                <w:highlight w:val="yellow"/>
              </w:rPr>
              <w:t xml:space="preserve">El sistema muestra el mensaje: </w:t>
            </w:r>
            <w:r w:rsidRPr="00285370">
              <w:rPr>
                <w:rFonts w:ascii="Arial Narrow" w:hAnsi="Arial Narrow"/>
                <w:b/>
                <w:i/>
                <w:color w:val="FF0000"/>
                <w:sz w:val="20"/>
                <w:szCs w:val="20"/>
                <w:highlight w:val="yellow"/>
              </w:rPr>
              <w:t>“H</w:t>
            </w:r>
            <w:r>
              <w:rPr>
                <w:rFonts w:ascii="Arial Narrow" w:hAnsi="Arial Narrow"/>
                <w:b/>
                <w:i/>
                <w:color w:val="FF0000"/>
                <w:sz w:val="20"/>
                <w:szCs w:val="20"/>
                <w:highlight w:val="yellow"/>
              </w:rPr>
              <w:t>orario incorrecto en hora de</w:t>
            </w:r>
            <w:r w:rsidRPr="00285370">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 xml:space="preserve">corte </w:t>
            </w:r>
            <w:r w:rsidRPr="00285370">
              <w:rPr>
                <w:rFonts w:ascii="Arial Narrow" w:hAnsi="Arial Narrow"/>
                <w:b/>
                <w:i/>
                <w:color w:val="FF0000"/>
                <w:sz w:val="20"/>
                <w:szCs w:val="20"/>
                <w:highlight w:val="yellow"/>
              </w:rPr>
              <w:t>&lt;</w:t>
            </w:r>
            <w:proofErr w:type="spellStart"/>
            <w:r w:rsidRPr="00285370">
              <w:rPr>
                <w:rFonts w:ascii="Arial Narrow" w:hAnsi="Arial Narrow"/>
                <w:b/>
                <w:i/>
                <w:color w:val="FF0000"/>
                <w:sz w:val="20"/>
                <w:szCs w:val="20"/>
                <w:highlight w:val="yellow"/>
              </w:rPr>
              <w:t>numeroSorteo</w:t>
            </w:r>
            <w:proofErr w:type="spellEnd"/>
            <w:r w:rsidRPr="00285370">
              <w:rPr>
                <w:rFonts w:ascii="Arial Narrow" w:hAnsi="Arial Narrow"/>
                <w:b/>
                <w:i/>
                <w:color w:val="FF0000"/>
                <w:sz w:val="20"/>
                <w:szCs w:val="20"/>
                <w:highlight w:val="yellow"/>
              </w:rPr>
              <w:t>&gt;. Verifique”,</w:t>
            </w:r>
            <w:r w:rsidRPr="00285370">
              <w:rPr>
                <w:rFonts w:ascii="Arial Narrow" w:hAnsi="Arial Narrow"/>
                <w:color w:val="FF0000"/>
                <w:sz w:val="20"/>
                <w:szCs w:val="20"/>
                <w:highlight w:val="yellow"/>
              </w:rPr>
              <w:t xml:space="preserve"> permitiendo corregir el dato.</w:t>
            </w:r>
          </w:p>
        </w:tc>
      </w:tr>
      <w:tr w:rsidR="008D04A1" w:rsidTr="0046417D">
        <w:tc>
          <w:tcPr>
            <w:tcW w:w="567" w:type="dxa"/>
            <w:tcBorders>
              <w:top w:val="single" w:sz="6" w:space="0" w:color="000000"/>
              <w:left w:val="single" w:sz="6" w:space="0" w:color="000000"/>
              <w:bottom w:val="single" w:sz="6" w:space="0" w:color="000000"/>
              <w:right w:val="single" w:sz="6" w:space="0" w:color="000000"/>
            </w:tcBorders>
          </w:tcPr>
          <w:p w:rsidR="008D04A1" w:rsidRPr="0046417D" w:rsidRDefault="008D04A1"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8D04A1" w:rsidRPr="00285370" w:rsidRDefault="008D04A1" w:rsidP="000504B9">
            <w:pPr>
              <w:rPr>
                <w:rFonts w:ascii="Arial Narrow" w:hAnsi="Arial Narrow"/>
                <w:color w:val="FF0000"/>
                <w:sz w:val="20"/>
                <w:highlight w:val="yellow"/>
              </w:rPr>
            </w:pPr>
            <w:r w:rsidRPr="00285370">
              <w:rPr>
                <w:rFonts w:ascii="Arial Narrow" w:hAnsi="Arial Narrow"/>
                <w:color w:val="FF0000"/>
                <w:sz w:val="20"/>
                <w:szCs w:val="20"/>
                <w:highlight w:val="yellow"/>
              </w:rPr>
              <w:t xml:space="preserve">El sistema muestra el mensaje: </w:t>
            </w:r>
            <w:r w:rsidRPr="00285370">
              <w:rPr>
                <w:rFonts w:ascii="Arial Narrow" w:hAnsi="Arial Narrow"/>
                <w:b/>
                <w:i/>
                <w:color w:val="FF0000"/>
                <w:sz w:val="20"/>
                <w:szCs w:val="20"/>
                <w:highlight w:val="yellow"/>
              </w:rPr>
              <w:t>“L</w:t>
            </w:r>
            <w:r>
              <w:rPr>
                <w:rFonts w:ascii="Arial Narrow" w:hAnsi="Arial Narrow"/>
                <w:b/>
                <w:i/>
                <w:color w:val="FF0000"/>
                <w:sz w:val="20"/>
                <w:szCs w:val="20"/>
                <w:highlight w:val="yellow"/>
              </w:rPr>
              <w:t>a</w:t>
            </w:r>
            <w:r w:rsidRPr="00285370">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hora de</w:t>
            </w:r>
            <w:r w:rsidRPr="00285370">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 xml:space="preserve">corte </w:t>
            </w:r>
            <w:r w:rsidRPr="00285370">
              <w:rPr>
                <w:rFonts w:ascii="Arial Narrow" w:hAnsi="Arial Narrow"/>
                <w:b/>
                <w:i/>
                <w:color w:val="FF0000"/>
                <w:sz w:val="20"/>
                <w:szCs w:val="20"/>
                <w:highlight w:val="yellow"/>
              </w:rPr>
              <w:t>&lt;</w:t>
            </w:r>
            <w:proofErr w:type="spellStart"/>
            <w:r w:rsidRPr="00285370">
              <w:rPr>
                <w:rFonts w:ascii="Arial Narrow" w:hAnsi="Arial Narrow"/>
                <w:b/>
                <w:i/>
                <w:color w:val="FF0000"/>
                <w:sz w:val="20"/>
                <w:szCs w:val="20"/>
                <w:highlight w:val="yellow"/>
              </w:rPr>
              <w:t>numeroSorteo</w:t>
            </w:r>
            <w:proofErr w:type="spellEnd"/>
            <w:r w:rsidRPr="00285370">
              <w:rPr>
                <w:rFonts w:ascii="Arial Narrow" w:hAnsi="Arial Narrow"/>
                <w:b/>
                <w:i/>
                <w:color w:val="FF0000"/>
                <w:sz w:val="20"/>
                <w:szCs w:val="20"/>
                <w:highlight w:val="yellow"/>
              </w:rPr>
              <w:t>&gt; debe ser múltiplo de 15. Verifique”,</w:t>
            </w:r>
            <w:r w:rsidRPr="00285370">
              <w:rPr>
                <w:rFonts w:ascii="Arial Narrow" w:hAnsi="Arial Narrow"/>
                <w:color w:val="FF0000"/>
                <w:sz w:val="20"/>
                <w:szCs w:val="20"/>
                <w:highlight w:val="yellow"/>
              </w:rPr>
              <w:t xml:space="preserve"> permitiendo corregir el dato.</w:t>
            </w:r>
          </w:p>
        </w:tc>
      </w:tr>
      <w:tr w:rsidR="008D04A1" w:rsidTr="0046417D">
        <w:tc>
          <w:tcPr>
            <w:tcW w:w="567" w:type="dxa"/>
            <w:tcBorders>
              <w:top w:val="single" w:sz="6" w:space="0" w:color="000000"/>
              <w:left w:val="single" w:sz="6" w:space="0" w:color="000000"/>
              <w:bottom w:val="single" w:sz="6" w:space="0" w:color="000000"/>
              <w:right w:val="single" w:sz="6" w:space="0" w:color="000000"/>
            </w:tcBorders>
          </w:tcPr>
          <w:p w:rsidR="008D04A1" w:rsidRPr="0046417D" w:rsidRDefault="008D04A1"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8D04A1" w:rsidRPr="00285370" w:rsidRDefault="008D04A1" w:rsidP="000504B9">
            <w:pPr>
              <w:rPr>
                <w:rFonts w:ascii="Arial Narrow" w:hAnsi="Arial Narrow"/>
                <w:color w:val="FF0000"/>
                <w:sz w:val="20"/>
                <w:highlight w:val="yellow"/>
              </w:rPr>
            </w:pPr>
            <w:r w:rsidRPr="00285370">
              <w:rPr>
                <w:rFonts w:ascii="Arial Narrow" w:hAnsi="Arial Narrow"/>
                <w:color w:val="FF0000"/>
                <w:sz w:val="20"/>
                <w:szCs w:val="20"/>
                <w:highlight w:val="yellow"/>
              </w:rPr>
              <w:t xml:space="preserve">El sistema muestra el mensaje: </w:t>
            </w:r>
            <w:r w:rsidRPr="00285370">
              <w:rPr>
                <w:rFonts w:ascii="Arial Narrow" w:hAnsi="Arial Narrow"/>
                <w:b/>
                <w:i/>
                <w:color w:val="FF0000"/>
                <w:sz w:val="20"/>
                <w:szCs w:val="20"/>
                <w:highlight w:val="yellow"/>
              </w:rPr>
              <w:t>“H</w:t>
            </w:r>
            <w:r>
              <w:rPr>
                <w:rFonts w:ascii="Arial Narrow" w:hAnsi="Arial Narrow"/>
                <w:b/>
                <w:i/>
                <w:color w:val="FF0000"/>
                <w:sz w:val="20"/>
                <w:szCs w:val="20"/>
                <w:highlight w:val="yellow"/>
              </w:rPr>
              <w:t>orario incorrecto en hora de</w:t>
            </w:r>
            <w:r w:rsidRPr="00285370">
              <w:rPr>
                <w:rFonts w:ascii="Arial Narrow" w:hAnsi="Arial Narrow"/>
                <w:b/>
                <w:i/>
                <w:color w:val="FF0000"/>
                <w:sz w:val="20"/>
                <w:szCs w:val="20"/>
                <w:highlight w:val="yellow"/>
              </w:rPr>
              <w:t xml:space="preserve"> sorteo &lt;</w:t>
            </w:r>
            <w:proofErr w:type="spellStart"/>
            <w:r w:rsidRPr="00285370">
              <w:rPr>
                <w:rFonts w:ascii="Arial Narrow" w:hAnsi="Arial Narrow"/>
                <w:b/>
                <w:i/>
                <w:color w:val="FF0000"/>
                <w:sz w:val="20"/>
                <w:szCs w:val="20"/>
                <w:highlight w:val="yellow"/>
              </w:rPr>
              <w:t>numeroSorteo</w:t>
            </w:r>
            <w:proofErr w:type="spellEnd"/>
            <w:r w:rsidRPr="00285370">
              <w:rPr>
                <w:rFonts w:ascii="Arial Narrow" w:hAnsi="Arial Narrow"/>
                <w:b/>
                <w:i/>
                <w:color w:val="FF0000"/>
                <w:sz w:val="20"/>
                <w:szCs w:val="20"/>
                <w:highlight w:val="yellow"/>
              </w:rPr>
              <w:t>&gt;. Verifique”,</w:t>
            </w:r>
            <w:r w:rsidRPr="00285370">
              <w:rPr>
                <w:rFonts w:ascii="Arial Narrow" w:hAnsi="Arial Narrow"/>
                <w:color w:val="FF0000"/>
                <w:sz w:val="20"/>
                <w:szCs w:val="20"/>
                <w:highlight w:val="yellow"/>
              </w:rPr>
              <w:t xml:space="preserve"> permitiendo corregir el dato.</w:t>
            </w:r>
          </w:p>
        </w:tc>
      </w:tr>
      <w:tr w:rsidR="008D04A1" w:rsidTr="0046417D">
        <w:tc>
          <w:tcPr>
            <w:tcW w:w="567" w:type="dxa"/>
            <w:tcBorders>
              <w:top w:val="single" w:sz="6" w:space="0" w:color="000000"/>
              <w:left w:val="single" w:sz="6" w:space="0" w:color="000000"/>
              <w:bottom w:val="single" w:sz="6" w:space="0" w:color="000000"/>
              <w:right w:val="single" w:sz="6" w:space="0" w:color="000000"/>
            </w:tcBorders>
          </w:tcPr>
          <w:p w:rsidR="008D04A1" w:rsidRPr="0046417D" w:rsidRDefault="008D04A1"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8D04A1" w:rsidRPr="00285370" w:rsidRDefault="008D04A1" w:rsidP="000504B9">
            <w:pPr>
              <w:rPr>
                <w:rFonts w:ascii="Arial Narrow" w:hAnsi="Arial Narrow"/>
                <w:color w:val="FF0000"/>
                <w:sz w:val="20"/>
                <w:highlight w:val="yellow"/>
              </w:rPr>
            </w:pPr>
            <w:r w:rsidRPr="00285370">
              <w:rPr>
                <w:rFonts w:ascii="Arial Narrow" w:hAnsi="Arial Narrow"/>
                <w:color w:val="FF0000"/>
                <w:sz w:val="20"/>
                <w:szCs w:val="20"/>
                <w:highlight w:val="yellow"/>
              </w:rPr>
              <w:t xml:space="preserve">El sistema muestra el mensaje: </w:t>
            </w:r>
            <w:r w:rsidRPr="00285370">
              <w:rPr>
                <w:rFonts w:ascii="Arial Narrow" w:hAnsi="Arial Narrow"/>
                <w:b/>
                <w:i/>
                <w:color w:val="FF0000"/>
                <w:sz w:val="20"/>
                <w:szCs w:val="20"/>
                <w:highlight w:val="yellow"/>
              </w:rPr>
              <w:t>“L</w:t>
            </w:r>
            <w:r>
              <w:rPr>
                <w:rFonts w:ascii="Arial Narrow" w:hAnsi="Arial Narrow"/>
                <w:b/>
                <w:i/>
                <w:color w:val="FF0000"/>
                <w:sz w:val="20"/>
                <w:szCs w:val="20"/>
                <w:highlight w:val="yellow"/>
              </w:rPr>
              <w:t>a</w:t>
            </w:r>
            <w:r w:rsidRPr="00285370">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hora de</w:t>
            </w:r>
            <w:r w:rsidRPr="00285370">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sorteo &lt;</w:t>
            </w:r>
            <w:proofErr w:type="spellStart"/>
            <w:r>
              <w:rPr>
                <w:rFonts w:ascii="Arial Narrow" w:hAnsi="Arial Narrow"/>
                <w:b/>
                <w:i/>
                <w:color w:val="FF0000"/>
                <w:sz w:val="20"/>
                <w:szCs w:val="20"/>
                <w:highlight w:val="yellow"/>
              </w:rPr>
              <w:t>numeroSorteo</w:t>
            </w:r>
            <w:proofErr w:type="spellEnd"/>
            <w:r>
              <w:rPr>
                <w:rFonts w:ascii="Arial Narrow" w:hAnsi="Arial Narrow"/>
                <w:b/>
                <w:i/>
                <w:color w:val="FF0000"/>
                <w:sz w:val="20"/>
                <w:szCs w:val="20"/>
                <w:highlight w:val="yellow"/>
              </w:rPr>
              <w:t>&gt; debe</w:t>
            </w:r>
            <w:r w:rsidRPr="00285370">
              <w:rPr>
                <w:rFonts w:ascii="Arial Narrow" w:hAnsi="Arial Narrow"/>
                <w:b/>
                <w:i/>
                <w:color w:val="FF0000"/>
                <w:sz w:val="20"/>
                <w:szCs w:val="20"/>
                <w:highlight w:val="yellow"/>
              </w:rPr>
              <w:t xml:space="preserve"> ser múltiplo de 15. Verifique”,</w:t>
            </w:r>
            <w:r w:rsidRPr="00285370">
              <w:rPr>
                <w:rFonts w:ascii="Arial Narrow" w:hAnsi="Arial Narrow"/>
                <w:color w:val="FF0000"/>
                <w:sz w:val="20"/>
                <w:szCs w:val="20"/>
                <w:highlight w:val="yellow"/>
              </w:rPr>
              <w:t xml:space="preserve"> permitiendo corregir el dato.</w:t>
            </w:r>
          </w:p>
        </w:tc>
      </w:tr>
      <w:tr w:rsidR="008D04A1" w:rsidTr="0046417D">
        <w:tc>
          <w:tcPr>
            <w:tcW w:w="567" w:type="dxa"/>
            <w:tcBorders>
              <w:top w:val="single" w:sz="6" w:space="0" w:color="000000"/>
              <w:left w:val="single" w:sz="6" w:space="0" w:color="000000"/>
              <w:bottom w:val="single" w:sz="6" w:space="0" w:color="000000"/>
              <w:right w:val="single" w:sz="6" w:space="0" w:color="000000"/>
            </w:tcBorders>
          </w:tcPr>
          <w:p w:rsidR="008D04A1" w:rsidRPr="0046417D" w:rsidRDefault="008D04A1" w:rsidP="00EF6966">
            <w:pPr>
              <w:pStyle w:val="NormalWeb"/>
              <w:numPr>
                <w:ilvl w:val="0"/>
                <w:numId w:val="100"/>
              </w:numPr>
              <w:spacing w:before="0" w:beforeAutospacing="0" w:after="0" w:afterAutospacing="0"/>
              <w:ind w:left="356"/>
              <w:rPr>
                <w:rFonts w:ascii="Arial Narrow" w:eastAsia="Times New Roman"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tcPr>
          <w:p w:rsidR="008D04A1" w:rsidRPr="009C1993" w:rsidRDefault="00F274D9" w:rsidP="006E12B2">
            <w:pPr>
              <w:rPr>
                <w:rFonts w:ascii="Arial Narrow" w:hAnsi="Arial Narrow"/>
                <w:color w:val="FF0000"/>
                <w:sz w:val="20"/>
                <w:szCs w:val="20"/>
                <w:highlight w:val="yellow"/>
              </w:rPr>
            </w:pPr>
            <w:r w:rsidRPr="00702590">
              <w:rPr>
                <w:rFonts w:ascii="Arial Narrow" w:hAnsi="Arial Narrow"/>
                <w:color w:val="FF0000"/>
                <w:sz w:val="20"/>
                <w:szCs w:val="20"/>
                <w:highlight w:val="yellow"/>
              </w:rPr>
              <w:t xml:space="preserve">El sistema muestra el mensaje: </w:t>
            </w:r>
            <w:r w:rsidRPr="00702590">
              <w:rPr>
                <w:rFonts w:ascii="Arial Narrow" w:hAnsi="Arial Narrow"/>
                <w:b/>
                <w:i/>
                <w:color w:val="FF0000"/>
                <w:sz w:val="20"/>
                <w:szCs w:val="20"/>
                <w:highlight w:val="yellow"/>
              </w:rPr>
              <w:t>“Los horarios de los sorteos no deben traslaparse. Verifique”,</w:t>
            </w:r>
            <w:r w:rsidRPr="00702590">
              <w:rPr>
                <w:rFonts w:ascii="Arial Narrow" w:hAnsi="Arial Narrow"/>
                <w:color w:val="FF0000"/>
                <w:sz w:val="20"/>
                <w:szCs w:val="20"/>
                <w:highlight w:val="yellow"/>
              </w:rPr>
              <w:t xml:space="preserve"> permitiendo corregir </w:t>
            </w:r>
            <w:r w:rsidRPr="00285370">
              <w:rPr>
                <w:rFonts w:ascii="Arial Narrow" w:hAnsi="Arial Narrow"/>
                <w:color w:val="FF0000"/>
                <w:sz w:val="20"/>
                <w:szCs w:val="20"/>
                <w:highlight w:val="yellow"/>
              </w:rPr>
              <w:t>el dato.</w:t>
            </w:r>
          </w:p>
        </w:tc>
      </w:tr>
      <w:tr w:rsidR="008D04A1" w:rsidTr="00873A86">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8D04A1" w:rsidRDefault="008D04A1">
            <w:pPr>
              <w:pStyle w:val="NormalWeb"/>
              <w:spacing w:before="0" w:beforeAutospacing="0" w:after="0" w:afterAutospacing="0"/>
              <w:rPr>
                <w:rFonts w:ascii="Arial Narrow" w:hAnsi="Arial Narrow"/>
              </w:rPr>
            </w:pPr>
            <w:r>
              <w:rPr>
                <w:rFonts w:ascii="Arial Narrow" w:eastAsia="Times New Roman" w:hAnsi="Arial Narrow" w:cs="Times New Roman"/>
              </w:rPr>
              <w:t>9. Requisito funcional asociado</w:t>
            </w:r>
          </w:p>
        </w:tc>
      </w:tr>
      <w:tr w:rsidR="008D04A1" w:rsidTr="00873A86">
        <w:tc>
          <w:tcPr>
            <w:tcW w:w="9356" w:type="dxa"/>
            <w:gridSpan w:val="3"/>
            <w:tcBorders>
              <w:top w:val="single" w:sz="6" w:space="0" w:color="000000"/>
              <w:left w:val="single" w:sz="6" w:space="0" w:color="000000"/>
              <w:bottom w:val="single" w:sz="6" w:space="0" w:color="000000"/>
              <w:right w:val="single" w:sz="6" w:space="0" w:color="000000"/>
            </w:tcBorders>
            <w:hideMark/>
          </w:tcPr>
          <w:p w:rsidR="008D04A1" w:rsidRDefault="008D04A1">
            <w:pPr>
              <w:rPr>
                <w:rFonts w:ascii="Arial Narrow" w:hAnsi="Arial Narrow"/>
                <w:sz w:val="20"/>
                <w:szCs w:val="20"/>
              </w:rPr>
            </w:pPr>
            <w:r>
              <w:rPr>
                <w:rFonts w:ascii="Arial Narrow" w:hAnsi="Arial Narrow"/>
                <w:sz w:val="20"/>
                <w:szCs w:val="20"/>
                <w:lang w:val="es-PE"/>
              </w:rPr>
              <w:t>RF6</w:t>
            </w:r>
          </w:p>
        </w:tc>
      </w:tr>
      <w:tr w:rsidR="008D04A1" w:rsidTr="00873A86">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8D04A1" w:rsidRDefault="008D04A1">
            <w:pPr>
              <w:pStyle w:val="NormalWeb"/>
              <w:spacing w:before="0" w:beforeAutospacing="0" w:after="0" w:afterAutospacing="0"/>
              <w:rPr>
                <w:rFonts w:ascii="Arial Narrow" w:hAnsi="Arial Narrow"/>
              </w:rPr>
            </w:pPr>
            <w:r>
              <w:rPr>
                <w:rFonts w:ascii="Arial Narrow" w:eastAsia="Times New Roman" w:hAnsi="Arial Narrow" w:cs="Times New Roman"/>
              </w:rPr>
              <w:t>10. Prototipo de interfaz de usuario</w:t>
            </w:r>
          </w:p>
        </w:tc>
      </w:tr>
      <w:tr w:rsidR="008D04A1" w:rsidTr="00873A86">
        <w:tc>
          <w:tcPr>
            <w:tcW w:w="9356" w:type="dxa"/>
            <w:gridSpan w:val="3"/>
            <w:tcBorders>
              <w:top w:val="single" w:sz="6" w:space="0" w:color="000000"/>
              <w:left w:val="single" w:sz="6" w:space="0" w:color="000000"/>
              <w:bottom w:val="single" w:sz="6" w:space="0" w:color="000000"/>
              <w:right w:val="single" w:sz="6" w:space="0" w:color="000000"/>
            </w:tcBorders>
            <w:hideMark/>
          </w:tcPr>
          <w:p w:rsidR="008D04A1" w:rsidRDefault="008D04A1">
            <w:pPr>
              <w:rPr>
                <w:rFonts w:ascii="Arial Narrow" w:hAnsi="Arial Narrow"/>
                <w:b/>
                <w:sz w:val="20"/>
                <w:szCs w:val="20"/>
              </w:rPr>
            </w:pPr>
            <w:r>
              <w:rPr>
                <w:rFonts w:ascii="Arial Narrow" w:hAnsi="Arial Narrow"/>
                <w:b/>
                <w:sz w:val="20"/>
                <w:szCs w:val="20"/>
              </w:rPr>
              <w:t>IU014</w:t>
            </w:r>
          </w:p>
        </w:tc>
      </w:tr>
    </w:tbl>
    <w:p w:rsidR="004E2D52" w:rsidRDefault="004E2D52"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567"/>
        <w:gridCol w:w="3119"/>
        <w:gridCol w:w="5670"/>
      </w:tblGrid>
      <w:tr w:rsidR="00C54054" w:rsidTr="00D7634B">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C54054" w:rsidRDefault="003018FA" w:rsidP="00B10255">
            <w:pPr>
              <w:rPr>
                <w:rFonts w:ascii="Arial Narrow" w:hAnsi="Arial Narrow"/>
                <w:sz w:val="20"/>
                <w:szCs w:val="20"/>
              </w:rPr>
            </w:pPr>
            <w:r>
              <w:rPr>
                <w:rFonts w:ascii="Arial Narrow" w:hAnsi="Arial Narrow"/>
                <w:sz w:val="20"/>
                <w:szCs w:val="20"/>
              </w:rPr>
              <w:t>CUS</w:t>
            </w:r>
            <w:r w:rsidR="00DC405C">
              <w:rPr>
                <w:rFonts w:ascii="Arial Narrow" w:hAnsi="Arial Narrow"/>
                <w:sz w:val="20"/>
                <w:szCs w:val="20"/>
              </w:rPr>
              <w:t>0</w:t>
            </w:r>
            <w:r w:rsidR="00C54054">
              <w:rPr>
                <w:rFonts w:ascii="Arial Narrow" w:hAnsi="Arial Narrow"/>
                <w:sz w:val="20"/>
                <w:szCs w:val="20"/>
              </w:rPr>
              <w:t xml:space="preserve">8.2 </w:t>
            </w:r>
            <w:r w:rsidR="00B10255">
              <w:rPr>
                <w:rFonts w:ascii="Arial Narrow" w:hAnsi="Arial Narrow"/>
                <w:sz w:val="20"/>
                <w:szCs w:val="20"/>
              </w:rPr>
              <w:t>Modificar</w:t>
            </w:r>
            <w:r w:rsidR="00C54054">
              <w:rPr>
                <w:rFonts w:ascii="Arial Narrow" w:hAnsi="Arial Narrow"/>
                <w:sz w:val="20"/>
                <w:szCs w:val="20"/>
              </w:rPr>
              <w:t xml:space="preserve"> parámetros para el sorteo y asignación en bloque</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2. Descripción del Caso de Uso</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hideMark/>
          </w:tcPr>
          <w:p w:rsidR="00C54054" w:rsidRDefault="00C54054" w:rsidP="00B91832">
            <w:pPr>
              <w:rPr>
                <w:rFonts w:ascii="Arial Narrow" w:hAnsi="Arial Narrow"/>
                <w:sz w:val="20"/>
                <w:szCs w:val="20"/>
              </w:rPr>
            </w:pPr>
            <w:r>
              <w:rPr>
                <w:rFonts w:ascii="Arial Narrow" w:hAnsi="Arial Narrow"/>
                <w:sz w:val="20"/>
                <w:szCs w:val="20"/>
              </w:rPr>
              <w:t>Permite consultar los parámetros registrados para el Sorteo y para la asignación en bloque considerando aduana y régimen</w:t>
            </w:r>
            <w:r w:rsidR="00B91832">
              <w:rPr>
                <w:rFonts w:ascii="Arial Narrow" w:hAnsi="Arial Narrow"/>
                <w:sz w:val="20"/>
                <w:szCs w:val="20"/>
              </w:rPr>
              <w:t>, permitiendo poder modificarlos</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3. Actor(es)</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hideMark/>
          </w:tcPr>
          <w:p w:rsidR="00C54054" w:rsidRDefault="00C54054" w:rsidP="00C25481">
            <w:pPr>
              <w:rPr>
                <w:rFonts w:ascii="Arial Narrow" w:hAnsi="Arial Narrow"/>
                <w:sz w:val="20"/>
                <w:szCs w:val="20"/>
              </w:rPr>
            </w:pPr>
            <w:r>
              <w:rPr>
                <w:rFonts w:ascii="Arial Narrow" w:hAnsi="Arial Narrow"/>
                <w:sz w:val="20"/>
                <w:szCs w:val="20"/>
              </w:rPr>
              <w:t>Funcionario aduanero</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4. Precondiciones</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hideMark/>
          </w:tcPr>
          <w:p w:rsidR="00C54054" w:rsidRDefault="00C54054" w:rsidP="00C25481">
            <w:pPr>
              <w:jc w:val="left"/>
              <w:rPr>
                <w:rFonts w:ascii="Arial Narrow" w:hAnsi="Arial Narrow"/>
                <w:sz w:val="20"/>
                <w:szCs w:val="20"/>
              </w:rPr>
            </w:pPr>
            <w:r>
              <w:rPr>
                <w:rFonts w:ascii="Arial Narrow" w:hAnsi="Arial Narrow"/>
                <w:sz w:val="20"/>
                <w:szCs w:val="20"/>
              </w:rPr>
              <w:t>El usuario se encuentre autenticado en el Portal del Funcionario Aduanero.</w:t>
            </w:r>
            <w:r>
              <w:rPr>
                <w:rFonts w:ascii="Arial Narrow" w:hAnsi="Arial Narrow"/>
                <w:sz w:val="20"/>
                <w:szCs w:val="20"/>
              </w:rPr>
              <w:br/>
              <w:t>El usuario cuente con los permisos necesarios para poder acceder a esta opción (Ver</w:t>
            </w:r>
            <w:r>
              <w:rPr>
                <w:rFonts w:ascii="Arial Narrow" w:hAnsi="Arial Narrow"/>
                <w:b/>
                <w:sz w:val="20"/>
                <w:szCs w:val="20"/>
              </w:rPr>
              <w:t xml:space="preserve"> ANEXO 01</w:t>
            </w:r>
            <w:r>
              <w:rPr>
                <w:rFonts w:ascii="Arial Narrow" w:hAnsi="Arial Narrow"/>
                <w:sz w:val="20"/>
                <w:szCs w:val="20"/>
              </w:rPr>
              <w:t>)</w:t>
            </w:r>
          </w:p>
          <w:p w:rsidR="00C54054" w:rsidRDefault="00C54054" w:rsidP="00C25481">
            <w:pPr>
              <w:jc w:val="left"/>
              <w:rPr>
                <w:rFonts w:ascii="Arial Narrow" w:hAnsi="Arial Narrow"/>
                <w:sz w:val="20"/>
                <w:szCs w:val="20"/>
              </w:rPr>
            </w:pPr>
            <w:r>
              <w:rPr>
                <w:rFonts w:ascii="Arial Narrow" w:hAnsi="Arial Narrow"/>
                <w:sz w:val="20"/>
                <w:szCs w:val="20"/>
              </w:rPr>
              <w:t>Exista Regímenes y Ánforas registradas.</w:t>
            </w:r>
          </w:p>
          <w:p w:rsidR="00C54054" w:rsidRDefault="00C54054" w:rsidP="00C25481">
            <w:pPr>
              <w:jc w:val="left"/>
              <w:rPr>
                <w:rFonts w:ascii="Arial Narrow" w:hAnsi="Arial Narrow"/>
                <w:sz w:val="20"/>
                <w:szCs w:val="20"/>
              </w:rPr>
            </w:pPr>
            <w:r>
              <w:rPr>
                <w:rFonts w:ascii="Arial Narrow" w:hAnsi="Arial Narrow"/>
                <w:sz w:val="20"/>
                <w:szCs w:val="20"/>
              </w:rPr>
              <w:t>Exista Parámetros registrados en las Ánforas de un Régimen.</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 xml:space="preserve">5. </w:t>
            </w:r>
            <w:proofErr w:type="spellStart"/>
            <w:r>
              <w:rPr>
                <w:rFonts w:ascii="Arial Narrow" w:eastAsia="Times New Roman" w:hAnsi="Arial Narrow" w:cs="Times New Roman"/>
              </w:rPr>
              <w:t>Pos</w:t>
            </w:r>
            <w:proofErr w:type="spellEnd"/>
            <w:r>
              <w:rPr>
                <w:rFonts w:ascii="Arial Narrow" w:eastAsia="Times New Roman" w:hAnsi="Arial Narrow" w:cs="Times New Roman"/>
              </w:rPr>
              <w:t xml:space="preserve"> condiciones</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hideMark/>
          </w:tcPr>
          <w:p w:rsidR="00C54054" w:rsidRDefault="00C54054" w:rsidP="00C25481">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Que se obtenga el reporte de consulta con las parámetros indicados por el usuario</w:t>
            </w:r>
          </w:p>
        </w:tc>
      </w:tr>
      <w:tr w:rsidR="00C54054" w:rsidTr="00D7634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6. Flujo de eventos *</w:t>
            </w:r>
          </w:p>
        </w:tc>
      </w:tr>
      <w:tr w:rsidR="00C54054" w:rsidTr="00D7634B">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Respuesta del Sistema</w:t>
            </w:r>
          </w:p>
        </w:tc>
      </w:tr>
      <w:tr w:rsidR="00C54054" w:rsidRPr="00D7634B" w:rsidTr="00D7634B">
        <w:tc>
          <w:tcPr>
            <w:tcW w:w="567" w:type="dxa"/>
            <w:tcBorders>
              <w:top w:val="single" w:sz="6" w:space="0" w:color="000000"/>
              <w:left w:val="single" w:sz="6" w:space="0" w:color="000000"/>
              <w:bottom w:val="single" w:sz="6" w:space="0" w:color="000000"/>
              <w:right w:val="single" w:sz="6" w:space="0" w:color="000000"/>
            </w:tcBorders>
            <w:hideMark/>
          </w:tcPr>
          <w:p w:rsidR="00C54054" w:rsidRPr="00D7634B" w:rsidRDefault="00C54054" w:rsidP="00EF6966">
            <w:pPr>
              <w:pStyle w:val="NormalWeb"/>
              <w:numPr>
                <w:ilvl w:val="0"/>
                <w:numId w:val="101"/>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tcPr>
          <w:p w:rsidR="00C54054" w:rsidRPr="00D7634B" w:rsidRDefault="00C54054" w:rsidP="00D7634B">
            <w:pPr>
              <w:pStyle w:val="NormalWeb"/>
              <w:spacing w:before="0" w:beforeAutospacing="0" w:after="0" w:afterAutospacing="0"/>
              <w:rPr>
                <w:rFonts w:ascii="Arial Narrow" w:hAnsi="Arial Narrow"/>
                <w:strike/>
              </w:rPr>
            </w:pPr>
            <w:r w:rsidRPr="00D7634B">
              <w:rPr>
                <w:rFonts w:ascii="Arial Narrow" w:hAnsi="Arial Narrow"/>
              </w:rPr>
              <w:t xml:space="preserve">El usuario ingresa a la opción de </w:t>
            </w:r>
            <w:r w:rsidRPr="00D7634B">
              <w:rPr>
                <w:rFonts w:ascii="Arial Narrow" w:hAnsi="Arial Narrow"/>
                <w:b/>
              </w:rPr>
              <w:t>“Consulta de parámetros registrados para el sorteo y asignación en bloque”</w:t>
            </w:r>
            <w:r w:rsidRPr="00D7634B">
              <w:rPr>
                <w:rFonts w:ascii="Arial Narrow" w:hAnsi="Arial Narrow"/>
              </w:rPr>
              <w:t xml:space="preserve"> </w:t>
            </w:r>
            <w:r w:rsidRPr="00D7634B">
              <w:rPr>
                <w:rFonts w:ascii="Arial Narrow" w:hAnsi="Arial Narrow"/>
                <w:strike/>
              </w:rPr>
              <w:t>en la (</w:t>
            </w:r>
            <w:r w:rsidRPr="00D7634B">
              <w:rPr>
                <w:rFonts w:ascii="Arial Narrow" w:hAnsi="Arial Narrow"/>
                <w:b/>
                <w:strike/>
              </w:rPr>
              <w:t>IU001</w:t>
            </w:r>
            <w:r w:rsidRPr="00D7634B">
              <w:rPr>
                <w:rFonts w:ascii="Arial Narrow" w:hAnsi="Arial Narrow"/>
                <w:strike/>
              </w:rPr>
              <w:t>)</w:t>
            </w:r>
          </w:p>
          <w:p w:rsidR="00C54054" w:rsidRPr="00D7634B" w:rsidRDefault="00C54054" w:rsidP="00D7634B">
            <w:pPr>
              <w:pStyle w:val="NormalWeb"/>
              <w:spacing w:before="0" w:beforeAutospacing="0" w:after="0" w:afterAutospacing="0"/>
              <w:rPr>
                <w:rFonts w:ascii="Arial Narrow" w:eastAsia="Times New Roman" w:hAnsi="Arial Narrow"/>
                <w:strike/>
              </w:rPr>
            </w:pPr>
          </w:p>
          <w:p w:rsidR="00C54054" w:rsidRPr="00D7634B" w:rsidRDefault="00C54054" w:rsidP="00D7634B">
            <w:pPr>
              <w:pStyle w:val="NormalWeb"/>
              <w:spacing w:before="0" w:beforeAutospacing="0" w:after="0" w:afterAutospacing="0"/>
              <w:rPr>
                <w:rFonts w:ascii="Arial Narrow" w:eastAsia="Times New Roman" w:hAnsi="Arial Narrow"/>
              </w:rPr>
            </w:pPr>
            <w:r w:rsidRPr="00D7634B">
              <w:rPr>
                <w:rFonts w:ascii="Arial Narrow" w:hAnsi="Arial Narrow"/>
                <w:b/>
                <w:strike/>
              </w:rPr>
              <w:t xml:space="preserve">Despacho aduanero de Ingreso </w:t>
            </w:r>
            <w:r w:rsidRPr="00D7634B">
              <w:rPr>
                <w:rFonts w:ascii="Arial Narrow" w:hAnsi="Arial Narrow"/>
                <w:b/>
                <w:strike/>
              </w:rPr>
              <w:sym w:font="Wingdings" w:char="F0E0"/>
            </w:r>
            <w:r w:rsidRPr="00D7634B">
              <w:rPr>
                <w:rFonts w:ascii="Arial Narrow" w:hAnsi="Arial Narrow"/>
                <w:b/>
                <w:strike/>
              </w:rPr>
              <w:t xml:space="preserve"> Mantenimiento de criterios </w:t>
            </w:r>
            <w:r w:rsidRPr="00D7634B">
              <w:rPr>
                <w:rFonts w:ascii="Arial Narrow" w:hAnsi="Arial Narrow"/>
                <w:b/>
                <w:strike/>
              </w:rPr>
              <w:sym w:font="Wingdings" w:char="F0E0"/>
            </w:r>
            <w:r w:rsidRPr="00D7634B">
              <w:rPr>
                <w:rFonts w:ascii="Arial Narrow" w:hAnsi="Arial Narrow"/>
                <w:b/>
                <w:strike/>
              </w:rPr>
              <w:t xml:space="preserve"> Consulta de parámetros para el sorteo</w:t>
            </w:r>
          </w:p>
        </w:tc>
        <w:tc>
          <w:tcPr>
            <w:tcW w:w="5670" w:type="dxa"/>
            <w:tcBorders>
              <w:top w:val="single" w:sz="6" w:space="0" w:color="000000"/>
              <w:left w:val="single" w:sz="6" w:space="0" w:color="000000"/>
              <w:bottom w:val="single" w:sz="6" w:space="0" w:color="000000"/>
              <w:right w:val="single" w:sz="6" w:space="0" w:color="000000"/>
            </w:tcBorders>
            <w:hideMark/>
          </w:tcPr>
          <w:p w:rsidR="00C54054" w:rsidRPr="00D7634B" w:rsidRDefault="00C54054" w:rsidP="00EF6966">
            <w:pPr>
              <w:pStyle w:val="NormalWeb"/>
              <w:numPr>
                <w:ilvl w:val="1"/>
                <w:numId w:val="101"/>
              </w:numPr>
              <w:spacing w:before="0" w:beforeAutospacing="0" w:after="0" w:afterAutospacing="0"/>
              <w:ind w:left="355"/>
              <w:rPr>
                <w:rFonts w:ascii="Arial Narrow" w:hAnsi="Arial Narrow"/>
              </w:rPr>
            </w:pPr>
            <w:r w:rsidRPr="00D7634B">
              <w:rPr>
                <w:rFonts w:ascii="Arial Narrow" w:hAnsi="Arial Narrow"/>
              </w:rPr>
              <w:t xml:space="preserve">El </w:t>
            </w:r>
            <w:r w:rsidRPr="00D7634B">
              <w:rPr>
                <w:rFonts w:ascii="Arial Narrow" w:eastAsia="Times New Roman" w:hAnsi="Arial Narrow"/>
              </w:rPr>
              <w:t>sistema</w:t>
            </w:r>
            <w:r w:rsidRPr="00D7634B">
              <w:rPr>
                <w:rFonts w:ascii="Arial Narrow" w:hAnsi="Arial Narrow"/>
              </w:rPr>
              <w:t xml:space="preserve"> muestra la (</w:t>
            </w:r>
            <w:r w:rsidR="00DC405C" w:rsidRPr="00D7634B">
              <w:rPr>
                <w:rFonts w:ascii="Arial Narrow" w:hAnsi="Arial Narrow"/>
                <w:b/>
              </w:rPr>
              <w:t>IU016</w:t>
            </w:r>
            <w:r w:rsidRPr="00D7634B">
              <w:rPr>
                <w:rFonts w:ascii="Arial Narrow" w:hAnsi="Arial Narrow"/>
              </w:rPr>
              <w:t xml:space="preserve">) de </w:t>
            </w:r>
            <w:r w:rsidR="00DC405C" w:rsidRPr="00D7634B">
              <w:rPr>
                <w:rFonts w:ascii="Arial Narrow" w:hAnsi="Arial Narrow"/>
              </w:rPr>
              <w:t>Modificar</w:t>
            </w:r>
            <w:r w:rsidRPr="00D7634B">
              <w:rPr>
                <w:rFonts w:ascii="Arial Narrow" w:hAnsi="Arial Narrow"/>
              </w:rPr>
              <w:t xml:space="preserve"> parámetros para el Sorteo y asignación en Bloque, donde:</w:t>
            </w:r>
          </w:p>
          <w:p w:rsidR="00C54054" w:rsidRPr="00D7634B" w:rsidRDefault="00C54054" w:rsidP="00EF6966">
            <w:pPr>
              <w:pStyle w:val="Prrafodelista"/>
              <w:numPr>
                <w:ilvl w:val="0"/>
                <w:numId w:val="79"/>
              </w:numPr>
              <w:rPr>
                <w:rFonts w:ascii="Arial Narrow" w:hAnsi="Arial Narrow"/>
                <w:sz w:val="20"/>
                <w:szCs w:val="20"/>
              </w:rPr>
            </w:pPr>
            <w:r w:rsidRPr="00D7634B">
              <w:rPr>
                <w:rFonts w:ascii="Arial Narrow" w:hAnsi="Arial Narrow"/>
                <w:b/>
                <w:sz w:val="20"/>
                <w:szCs w:val="20"/>
              </w:rPr>
              <w:t>Se muestra la siguiente información no editable:</w:t>
            </w:r>
          </w:p>
          <w:p w:rsidR="00C54054" w:rsidRPr="00D7634B" w:rsidRDefault="00C54054" w:rsidP="00EF6966">
            <w:pPr>
              <w:pStyle w:val="Prrafodelista"/>
              <w:numPr>
                <w:ilvl w:val="0"/>
                <w:numId w:val="80"/>
              </w:numPr>
              <w:rPr>
                <w:rFonts w:ascii="Arial Narrow" w:hAnsi="Arial Narrow"/>
                <w:strike/>
                <w:sz w:val="20"/>
                <w:szCs w:val="20"/>
              </w:rPr>
            </w:pPr>
            <w:r w:rsidRPr="00D7634B">
              <w:rPr>
                <w:rFonts w:ascii="Arial Narrow" w:hAnsi="Arial Narrow"/>
                <w:b/>
                <w:strike/>
                <w:sz w:val="20"/>
                <w:szCs w:val="20"/>
              </w:rPr>
              <w:t>Aduana:</w:t>
            </w:r>
            <w:r w:rsidRPr="00D7634B">
              <w:rPr>
                <w:rFonts w:ascii="Arial Narrow" w:hAnsi="Arial Narrow"/>
                <w:strike/>
                <w:sz w:val="20"/>
                <w:szCs w:val="20"/>
              </w:rPr>
              <w:t xml:space="preserve"> código y nombre de la sede a la que corresponde el rol del funcionario que ingresa a la labor de registro. Por defecto se toma la jurisdicción donde trabaja el usuario (lectura)</w:t>
            </w:r>
          </w:p>
          <w:p w:rsidR="00C54054" w:rsidRPr="00D7634B" w:rsidRDefault="00C54054" w:rsidP="00EF6966">
            <w:pPr>
              <w:pStyle w:val="Prrafodelista"/>
              <w:numPr>
                <w:ilvl w:val="0"/>
                <w:numId w:val="80"/>
              </w:numPr>
              <w:rPr>
                <w:rFonts w:ascii="Arial Narrow" w:hAnsi="Arial Narrow"/>
                <w:sz w:val="20"/>
                <w:szCs w:val="20"/>
              </w:rPr>
            </w:pPr>
            <w:r w:rsidRPr="00D7634B">
              <w:rPr>
                <w:rFonts w:ascii="Arial Narrow" w:hAnsi="Arial Narrow"/>
                <w:b/>
                <w:sz w:val="20"/>
                <w:szCs w:val="20"/>
              </w:rPr>
              <w:t>Fecha:</w:t>
            </w:r>
            <w:r w:rsidRPr="00D7634B">
              <w:rPr>
                <w:rFonts w:ascii="Arial Narrow" w:hAnsi="Arial Narrow"/>
                <w:sz w:val="20"/>
                <w:szCs w:val="20"/>
              </w:rPr>
              <w:t xml:space="preserve"> aquella fecha del sistema al momento en el que se está ingresando (formato </w:t>
            </w:r>
            <w:proofErr w:type="spellStart"/>
            <w:r w:rsidRPr="00D7634B">
              <w:rPr>
                <w:rFonts w:ascii="Arial Narrow" w:hAnsi="Arial Narrow"/>
                <w:sz w:val="20"/>
                <w:szCs w:val="20"/>
              </w:rPr>
              <w:t>dd</w:t>
            </w:r>
            <w:proofErr w:type="spellEnd"/>
            <w:r w:rsidRPr="00D7634B">
              <w:rPr>
                <w:rFonts w:ascii="Arial Narrow" w:hAnsi="Arial Narrow"/>
                <w:sz w:val="20"/>
                <w:szCs w:val="20"/>
              </w:rPr>
              <w:t>/mm/</w:t>
            </w:r>
            <w:proofErr w:type="spellStart"/>
            <w:r w:rsidRPr="00D7634B">
              <w:rPr>
                <w:rFonts w:ascii="Arial Narrow" w:hAnsi="Arial Narrow"/>
                <w:sz w:val="20"/>
                <w:szCs w:val="20"/>
              </w:rPr>
              <w:t>aaaa</w:t>
            </w:r>
            <w:proofErr w:type="spellEnd"/>
            <w:r w:rsidRPr="00D7634B">
              <w:rPr>
                <w:rFonts w:ascii="Arial Narrow" w:hAnsi="Arial Narrow"/>
                <w:sz w:val="20"/>
                <w:szCs w:val="20"/>
              </w:rPr>
              <w:t>). (lectura)</w:t>
            </w:r>
          </w:p>
          <w:p w:rsidR="00C54054" w:rsidRPr="00D7634B" w:rsidRDefault="00C54054" w:rsidP="00EF6966">
            <w:pPr>
              <w:pStyle w:val="Prrafodelista"/>
              <w:numPr>
                <w:ilvl w:val="0"/>
                <w:numId w:val="80"/>
              </w:numPr>
              <w:rPr>
                <w:rFonts w:ascii="Arial Narrow" w:hAnsi="Arial Narrow"/>
                <w:sz w:val="20"/>
                <w:szCs w:val="20"/>
              </w:rPr>
            </w:pPr>
            <w:r w:rsidRPr="00D7634B">
              <w:rPr>
                <w:rFonts w:ascii="Arial Narrow" w:hAnsi="Arial Narrow"/>
                <w:b/>
                <w:sz w:val="20"/>
                <w:szCs w:val="20"/>
              </w:rPr>
              <w:t>Hora:</w:t>
            </w:r>
            <w:r w:rsidRPr="00D7634B">
              <w:rPr>
                <w:rFonts w:ascii="Arial Narrow" w:hAnsi="Arial Narrow"/>
                <w:sz w:val="20"/>
                <w:szCs w:val="20"/>
              </w:rPr>
              <w:t xml:space="preserve"> aquella hora del sistema al momento en el que se está ingresando (formato </w:t>
            </w:r>
            <w:proofErr w:type="spellStart"/>
            <w:r w:rsidRPr="00D7634B">
              <w:rPr>
                <w:rFonts w:ascii="Arial Narrow" w:hAnsi="Arial Narrow"/>
                <w:sz w:val="20"/>
                <w:szCs w:val="20"/>
              </w:rPr>
              <w:t>hh:mm:ss</w:t>
            </w:r>
            <w:proofErr w:type="spellEnd"/>
            <w:r w:rsidRPr="00D7634B">
              <w:rPr>
                <w:rFonts w:ascii="Arial Narrow" w:hAnsi="Arial Narrow"/>
                <w:sz w:val="20"/>
                <w:szCs w:val="20"/>
              </w:rPr>
              <w:t>). Por defecto la hora actual (lectura)</w:t>
            </w:r>
            <w:r w:rsidR="009A07E6">
              <w:rPr>
                <w:rFonts w:ascii="Arial Narrow" w:hAnsi="Arial Narrow"/>
                <w:sz w:val="20"/>
                <w:szCs w:val="20"/>
              </w:rPr>
              <w:t>.</w:t>
            </w:r>
          </w:p>
          <w:p w:rsidR="00C54054" w:rsidRPr="00D7634B" w:rsidRDefault="00C54054" w:rsidP="00EF6966">
            <w:pPr>
              <w:pStyle w:val="Prrafodelista"/>
              <w:numPr>
                <w:ilvl w:val="0"/>
                <w:numId w:val="79"/>
              </w:numPr>
              <w:rPr>
                <w:rFonts w:ascii="Arial Narrow" w:hAnsi="Arial Narrow"/>
                <w:sz w:val="20"/>
                <w:szCs w:val="20"/>
              </w:rPr>
            </w:pPr>
            <w:r w:rsidRPr="00D7634B">
              <w:rPr>
                <w:rFonts w:ascii="Arial Narrow" w:hAnsi="Arial Narrow"/>
                <w:b/>
                <w:sz w:val="20"/>
                <w:szCs w:val="20"/>
              </w:rPr>
              <w:t>Se muestran los siguientes campos, editables</w:t>
            </w:r>
            <w:r w:rsidRPr="00D7634B">
              <w:rPr>
                <w:rFonts w:ascii="Arial Narrow" w:hAnsi="Arial Narrow"/>
                <w:sz w:val="20"/>
                <w:szCs w:val="20"/>
              </w:rPr>
              <w:t>:</w:t>
            </w:r>
          </w:p>
          <w:p w:rsidR="00C54054" w:rsidRPr="00D7634B" w:rsidRDefault="00C54054" w:rsidP="00EF6966">
            <w:pPr>
              <w:pStyle w:val="Prrafodelista"/>
              <w:numPr>
                <w:ilvl w:val="0"/>
                <w:numId w:val="80"/>
              </w:numPr>
              <w:rPr>
                <w:rFonts w:ascii="Arial Narrow" w:hAnsi="Arial Narrow"/>
                <w:sz w:val="20"/>
                <w:szCs w:val="20"/>
                <w:highlight w:val="yellow"/>
              </w:rPr>
            </w:pPr>
            <w:r w:rsidRPr="00D7634B">
              <w:rPr>
                <w:rFonts w:ascii="Arial Narrow" w:hAnsi="Arial Narrow"/>
                <w:b/>
                <w:sz w:val="20"/>
                <w:szCs w:val="20"/>
                <w:highlight w:val="yellow"/>
              </w:rPr>
              <w:t>Aduana</w:t>
            </w:r>
            <w:r w:rsidRPr="00D7634B">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C54054" w:rsidRPr="00D7634B" w:rsidRDefault="00C54054" w:rsidP="00D7634B">
            <w:pPr>
              <w:pStyle w:val="Prrafodelista"/>
              <w:ind w:left="1075"/>
              <w:rPr>
                <w:rFonts w:ascii="Arial Narrow" w:hAnsi="Arial Narrow"/>
                <w:b/>
                <w:sz w:val="20"/>
                <w:szCs w:val="20"/>
                <w:highlight w:val="yellow"/>
              </w:rPr>
            </w:pPr>
            <w:r w:rsidRPr="00D7634B">
              <w:rPr>
                <w:rFonts w:ascii="Arial Narrow" w:hAnsi="Arial Narrow"/>
                <w:sz w:val="20"/>
                <w:szCs w:val="20"/>
                <w:highlight w:val="yellow"/>
              </w:rPr>
              <w:t>Si la aduana del funcionario autenticado corresponde a una aduana asociada, entonces se muestran todas las aduanas que forman parte de la asociación, caso contrario se muestra solo la aduana del funcionario autenticado en la lista deshabilitada.</w:t>
            </w:r>
          </w:p>
          <w:p w:rsidR="00C54054" w:rsidRPr="00D7634B" w:rsidRDefault="00C54054" w:rsidP="00D7634B">
            <w:pPr>
              <w:pStyle w:val="Prrafodelista"/>
              <w:ind w:left="1075"/>
              <w:rPr>
                <w:rFonts w:ascii="Arial Narrow" w:hAnsi="Arial Narrow"/>
                <w:sz w:val="20"/>
                <w:szCs w:val="20"/>
              </w:rPr>
            </w:pPr>
            <w:r w:rsidRPr="00D7634B">
              <w:rPr>
                <w:rFonts w:ascii="Arial Narrow" w:hAnsi="Arial Narrow"/>
                <w:sz w:val="20"/>
                <w:szCs w:val="20"/>
                <w:highlight w:val="yellow"/>
              </w:rPr>
              <w:lastRenderedPageBreak/>
              <w:t>En cualquier caso la aduana del funcionario se muestra seleccionada por defecto.</w:t>
            </w:r>
          </w:p>
          <w:p w:rsidR="00C54054" w:rsidRPr="00D7634B" w:rsidRDefault="00C54054" w:rsidP="00EF6966">
            <w:pPr>
              <w:pStyle w:val="Prrafodelista"/>
              <w:numPr>
                <w:ilvl w:val="0"/>
                <w:numId w:val="80"/>
              </w:numPr>
              <w:rPr>
                <w:rFonts w:ascii="Arial Narrow" w:hAnsi="Arial Narrow"/>
                <w:sz w:val="20"/>
                <w:szCs w:val="20"/>
              </w:rPr>
            </w:pPr>
            <w:r w:rsidRPr="00D7634B">
              <w:rPr>
                <w:rFonts w:ascii="Arial Narrow" w:hAnsi="Arial Narrow"/>
                <w:b/>
                <w:sz w:val="20"/>
                <w:szCs w:val="20"/>
              </w:rPr>
              <w:t>Vigente Desde:</w:t>
            </w:r>
            <w:r w:rsidRPr="00D7634B">
              <w:rPr>
                <w:rFonts w:ascii="Arial Narrow" w:hAnsi="Arial Narrow"/>
                <w:sz w:val="20"/>
                <w:szCs w:val="20"/>
              </w:rPr>
              <w:t xml:space="preserve"> campo obligatorio donde se ingresa la fecha de inicio de vigencia de los parámetros para el sorteo y asignación en Bloque a consultar.</w:t>
            </w:r>
          </w:p>
          <w:p w:rsidR="00C54054" w:rsidRPr="00D7634B" w:rsidRDefault="00C54054" w:rsidP="00EF6966">
            <w:pPr>
              <w:pStyle w:val="Prrafodelista"/>
              <w:numPr>
                <w:ilvl w:val="0"/>
                <w:numId w:val="80"/>
              </w:numPr>
              <w:rPr>
                <w:rFonts w:ascii="Arial Narrow" w:hAnsi="Arial Narrow"/>
                <w:sz w:val="20"/>
                <w:szCs w:val="20"/>
              </w:rPr>
            </w:pPr>
            <w:r w:rsidRPr="00D7634B">
              <w:rPr>
                <w:rFonts w:ascii="Arial Narrow" w:hAnsi="Arial Narrow"/>
                <w:b/>
                <w:sz w:val="20"/>
                <w:szCs w:val="20"/>
              </w:rPr>
              <w:t>Vigente Hasta:</w:t>
            </w:r>
            <w:r w:rsidRPr="00D7634B">
              <w:rPr>
                <w:rFonts w:ascii="Arial Narrow" w:hAnsi="Arial Narrow"/>
                <w:sz w:val="20"/>
                <w:szCs w:val="20"/>
              </w:rPr>
              <w:t xml:space="preserve"> campo obligatorio donde se ingresa la fecha de fin o término de vigencia del registro de los parámetros para el sorteo y asignación en Bloque a consultar.</w:t>
            </w:r>
          </w:p>
          <w:p w:rsidR="00C54054" w:rsidRPr="00D7634B" w:rsidRDefault="00C54054" w:rsidP="00EF6966">
            <w:pPr>
              <w:pStyle w:val="Prrafodelista"/>
              <w:numPr>
                <w:ilvl w:val="0"/>
                <w:numId w:val="80"/>
              </w:numPr>
              <w:rPr>
                <w:rFonts w:ascii="Arial Narrow" w:hAnsi="Arial Narrow"/>
                <w:sz w:val="20"/>
                <w:szCs w:val="20"/>
              </w:rPr>
            </w:pPr>
            <w:r w:rsidRPr="00D7634B">
              <w:rPr>
                <w:rFonts w:ascii="Arial Narrow" w:hAnsi="Arial Narrow"/>
                <w:b/>
                <w:sz w:val="20"/>
                <w:szCs w:val="20"/>
                <w:highlight w:val="yellow"/>
              </w:rPr>
              <w:t xml:space="preserve">Unidad de despacho: </w:t>
            </w:r>
            <w:r w:rsidRPr="00D7634B">
              <w:rPr>
                <w:rFonts w:ascii="Arial Narrow" w:hAnsi="Arial Narrow"/>
                <w:sz w:val="20"/>
                <w:szCs w:val="20"/>
                <w:highlight w:val="yellow"/>
              </w:rPr>
              <w:t>Campo obligatorio, muestra la lista de unidades de despacho de la aduana y el rol del usuario autenticado. Se muestra seleccionado el primer elemento de la lista por defecto</w:t>
            </w:r>
            <w:r w:rsidRPr="00D7634B">
              <w:rPr>
                <w:rFonts w:ascii="Arial Narrow" w:hAnsi="Arial Narrow"/>
                <w:sz w:val="20"/>
                <w:szCs w:val="20"/>
              </w:rPr>
              <w:t xml:space="preserve">. </w:t>
            </w:r>
            <w:r w:rsidRPr="00D7634B">
              <w:rPr>
                <w:rFonts w:ascii="Arial Narrow" w:hAnsi="Arial Narrow"/>
                <w:b/>
                <w:strike/>
                <w:sz w:val="20"/>
                <w:szCs w:val="20"/>
              </w:rPr>
              <w:t>Régimen de las Declaraciones a Asignar en Bloque:</w:t>
            </w:r>
            <w:r w:rsidRPr="00D7634B">
              <w:rPr>
                <w:rFonts w:ascii="Arial Narrow" w:hAnsi="Arial Narrow"/>
                <w:strike/>
                <w:sz w:val="20"/>
                <w:szCs w:val="20"/>
              </w:rPr>
              <w:t xml:space="preserve"> campo obligatorio donde se selecciona el régimen de las declaraciones asignadas en bloque, que se requiere consultar</w:t>
            </w:r>
            <w:r w:rsidRPr="00D7634B">
              <w:rPr>
                <w:rFonts w:ascii="Arial Narrow" w:hAnsi="Arial Narrow"/>
                <w:sz w:val="20"/>
                <w:szCs w:val="20"/>
              </w:rPr>
              <w:t xml:space="preserve">. </w:t>
            </w:r>
          </w:p>
          <w:p w:rsidR="00C54054" w:rsidRPr="00D7634B" w:rsidRDefault="00C54054" w:rsidP="00D7634B">
            <w:pPr>
              <w:pStyle w:val="Prrafodelista"/>
              <w:ind w:left="1075"/>
              <w:rPr>
                <w:rFonts w:ascii="Arial Narrow" w:hAnsi="Arial Narrow"/>
                <w:strike/>
                <w:sz w:val="20"/>
                <w:szCs w:val="20"/>
              </w:rPr>
            </w:pPr>
            <w:r w:rsidRPr="00D7634B">
              <w:rPr>
                <w:rFonts w:ascii="Arial Narrow" w:hAnsi="Arial Narrow"/>
                <w:strike/>
                <w:sz w:val="20"/>
                <w:szCs w:val="20"/>
              </w:rPr>
              <w:t>El sistema habilitará las opciones de cada régimen según el rol asignado al Jefe que efectúa la consulta, debiendo tener en cuenta además que la opción: "Todos los regímenes", solo estará habilitada para el Rol Jefe Régimen Provincias.</w:t>
            </w:r>
          </w:p>
          <w:p w:rsidR="00C54054" w:rsidRPr="00D7634B" w:rsidRDefault="00C54054" w:rsidP="00EF6966">
            <w:pPr>
              <w:pStyle w:val="Prrafodelista"/>
              <w:numPr>
                <w:ilvl w:val="0"/>
                <w:numId w:val="80"/>
              </w:numPr>
              <w:rPr>
                <w:rFonts w:ascii="Arial Narrow" w:hAnsi="Arial Narrow"/>
                <w:sz w:val="20"/>
                <w:szCs w:val="20"/>
              </w:rPr>
            </w:pPr>
            <w:r w:rsidRPr="00D7634B">
              <w:rPr>
                <w:rFonts w:ascii="Arial Narrow" w:hAnsi="Arial Narrow"/>
                <w:b/>
                <w:sz w:val="20"/>
                <w:szCs w:val="20"/>
                <w:highlight w:val="yellow"/>
              </w:rPr>
              <w:t>Ánfora</w:t>
            </w:r>
            <w:r w:rsidRPr="00D7634B">
              <w:rPr>
                <w:rFonts w:ascii="Arial Narrow" w:hAnsi="Arial Narrow"/>
                <w:b/>
                <w:sz w:val="20"/>
                <w:szCs w:val="20"/>
              </w:rPr>
              <w:t xml:space="preserve">: </w:t>
            </w:r>
            <w:r w:rsidRPr="00D7634B">
              <w:rPr>
                <w:rFonts w:ascii="Arial Narrow" w:hAnsi="Arial Narrow"/>
                <w:sz w:val="20"/>
                <w:szCs w:val="20"/>
                <w:highlight w:val="yellow"/>
              </w:rPr>
              <w:t xml:space="preserve">Campo obligatorio, muestra la lista de ánforas para el rol del usuario autenticado (Ver detalle en </w:t>
            </w:r>
            <w:r w:rsidRPr="00D7634B">
              <w:rPr>
                <w:rFonts w:ascii="Arial Narrow" w:hAnsi="Arial Narrow"/>
                <w:b/>
                <w:sz w:val="20"/>
                <w:szCs w:val="20"/>
                <w:highlight w:val="yellow"/>
              </w:rPr>
              <w:t>Anexo 12</w:t>
            </w:r>
            <w:r w:rsidRPr="00D7634B">
              <w:rPr>
                <w:rFonts w:ascii="Arial Narrow" w:hAnsi="Arial Narrow"/>
                <w:sz w:val="20"/>
                <w:szCs w:val="20"/>
                <w:highlight w:val="yellow"/>
              </w:rPr>
              <w:t>). Se muestra seleccionado el primer elemento de la lista por defecto</w:t>
            </w:r>
            <w:r w:rsidRPr="00D7634B">
              <w:rPr>
                <w:rFonts w:ascii="Arial Narrow" w:hAnsi="Arial Narrow"/>
                <w:sz w:val="20"/>
                <w:szCs w:val="20"/>
              </w:rPr>
              <w:t xml:space="preserve">. </w:t>
            </w:r>
            <w:r w:rsidRPr="00D7634B">
              <w:rPr>
                <w:rFonts w:ascii="Arial Narrow" w:hAnsi="Arial Narrow"/>
                <w:b/>
                <w:strike/>
                <w:sz w:val="20"/>
                <w:szCs w:val="20"/>
              </w:rPr>
              <w:t>Ánfora a sortear:</w:t>
            </w:r>
            <w:r w:rsidRPr="00D7634B">
              <w:rPr>
                <w:rFonts w:ascii="Arial Narrow" w:hAnsi="Arial Narrow"/>
                <w:strike/>
                <w:sz w:val="20"/>
                <w:szCs w:val="20"/>
              </w:rPr>
              <w:t xml:space="preserve"> campo donde se selecciona el ánfora para la cual se están consultando los parámetros para sorteo y asignación en bloque. En la lista se mostrará el </w:t>
            </w:r>
            <w:r w:rsidRPr="00D7634B">
              <w:rPr>
                <w:rFonts w:ascii="Arial Narrow" w:hAnsi="Arial Narrow"/>
                <w:b/>
                <w:strike/>
                <w:sz w:val="20"/>
                <w:szCs w:val="20"/>
              </w:rPr>
              <w:t xml:space="preserve">Ánfora de Canal Rojo EER, </w:t>
            </w:r>
            <w:r w:rsidRPr="00D7634B">
              <w:rPr>
                <w:rFonts w:ascii="Arial Narrow" w:hAnsi="Arial Narrow"/>
                <w:strike/>
                <w:sz w:val="20"/>
                <w:szCs w:val="20"/>
              </w:rPr>
              <w:t>la cual deberá mostrarse seleccionada por defecto</w:t>
            </w:r>
            <w:r w:rsidR="00D7634B" w:rsidRPr="00D7634B">
              <w:rPr>
                <w:rFonts w:ascii="Arial Narrow" w:hAnsi="Arial Narrow"/>
                <w:sz w:val="20"/>
                <w:szCs w:val="20"/>
              </w:rPr>
              <w:t>.</w:t>
            </w:r>
          </w:p>
          <w:p w:rsidR="00C54054" w:rsidRPr="00D7634B" w:rsidRDefault="00C54054" w:rsidP="00EF6966">
            <w:pPr>
              <w:pStyle w:val="Prrafodelista"/>
              <w:numPr>
                <w:ilvl w:val="0"/>
                <w:numId w:val="80"/>
              </w:numPr>
              <w:rPr>
                <w:rFonts w:ascii="Arial Narrow" w:hAnsi="Arial Narrow"/>
                <w:b/>
                <w:sz w:val="20"/>
                <w:szCs w:val="20"/>
                <w:highlight w:val="yellow"/>
              </w:rPr>
            </w:pPr>
            <w:r w:rsidRPr="00D7634B">
              <w:rPr>
                <w:rFonts w:ascii="Arial Narrow" w:hAnsi="Arial Narrow"/>
                <w:b/>
                <w:sz w:val="20"/>
                <w:szCs w:val="20"/>
                <w:highlight w:val="yellow"/>
              </w:rPr>
              <w:t xml:space="preserve">Turno: </w:t>
            </w:r>
            <w:r w:rsidRPr="00D7634B">
              <w:rPr>
                <w:rFonts w:ascii="Arial Narrow" w:hAnsi="Arial Narrow"/>
                <w:sz w:val="20"/>
                <w:szCs w:val="20"/>
                <w:highlight w:val="yellow"/>
              </w:rPr>
              <w:t>Campo opcional, si se selecciona Tipo por turno, muestra la lista de turnos activos para la unidad de despacho seleccionada, se muestra el nombre y las horas de inicio y fin del turno, es de selección múltiple.</w:t>
            </w:r>
          </w:p>
          <w:p w:rsidR="00C54054" w:rsidRPr="00D7634B" w:rsidRDefault="00C54054" w:rsidP="00EF6966">
            <w:pPr>
              <w:pStyle w:val="Prrafodelista"/>
              <w:numPr>
                <w:ilvl w:val="0"/>
                <w:numId w:val="80"/>
              </w:numPr>
              <w:rPr>
                <w:rFonts w:ascii="Arial Narrow" w:hAnsi="Arial Narrow"/>
                <w:b/>
                <w:sz w:val="20"/>
                <w:szCs w:val="20"/>
                <w:highlight w:val="yellow"/>
              </w:rPr>
            </w:pPr>
            <w:r w:rsidRPr="00D7634B">
              <w:rPr>
                <w:rFonts w:ascii="Arial Narrow" w:hAnsi="Arial Narrow"/>
                <w:b/>
                <w:sz w:val="20"/>
                <w:szCs w:val="20"/>
                <w:highlight w:val="yellow"/>
              </w:rPr>
              <w:t>Lista de sorteos:</w:t>
            </w:r>
            <w:r w:rsidRPr="00D7634B">
              <w:rPr>
                <w:rFonts w:ascii="Arial Narrow" w:hAnsi="Arial Narrow"/>
                <w:sz w:val="20"/>
                <w:szCs w:val="20"/>
                <w:highlight w:val="yellow"/>
              </w:rPr>
              <w:t xml:space="preserve"> Es la lista que contiene los sorteos obtenidos según los parámetros de búsqueda, se muestran siguientes campos:</w:t>
            </w:r>
          </w:p>
          <w:p w:rsidR="00C54054" w:rsidRPr="00D7634B" w:rsidRDefault="00C54054" w:rsidP="00EF6966">
            <w:pPr>
              <w:pStyle w:val="Prrafodelista"/>
              <w:numPr>
                <w:ilvl w:val="3"/>
                <w:numId w:val="84"/>
              </w:numPr>
              <w:ind w:left="1349" w:hanging="284"/>
              <w:rPr>
                <w:rFonts w:ascii="Arial Narrow" w:hAnsi="Arial Narrow"/>
                <w:b/>
                <w:sz w:val="20"/>
                <w:szCs w:val="20"/>
                <w:highlight w:val="yellow"/>
              </w:rPr>
            </w:pPr>
            <w:r w:rsidRPr="00D7634B">
              <w:rPr>
                <w:rFonts w:ascii="Arial Narrow" w:hAnsi="Arial Narrow"/>
                <w:b/>
                <w:sz w:val="20"/>
                <w:szCs w:val="20"/>
                <w:highlight w:val="yellow"/>
              </w:rPr>
              <w:t xml:space="preserve">Unidad de despacho: </w:t>
            </w:r>
            <w:r w:rsidRPr="00D7634B">
              <w:rPr>
                <w:rFonts w:ascii="Arial Narrow" w:hAnsi="Arial Narrow"/>
                <w:sz w:val="20"/>
                <w:szCs w:val="20"/>
                <w:highlight w:val="yellow"/>
              </w:rPr>
              <w:t>nombre de la unidad de despacho.</w:t>
            </w:r>
          </w:p>
          <w:p w:rsidR="00C54054" w:rsidRPr="00D7634B" w:rsidRDefault="00C54054" w:rsidP="00EF6966">
            <w:pPr>
              <w:pStyle w:val="Prrafodelista"/>
              <w:numPr>
                <w:ilvl w:val="3"/>
                <w:numId w:val="84"/>
              </w:numPr>
              <w:ind w:left="1349" w:hanging="284"/>
              <w:rPr>
                <w:rFonts w:ascii="Arial Narrow" w:hAnsi="Arial Narrow"/>
                <w:b/>
                <w:sz w:val="20"/>
                <w:szCs w:val="20"/>
                <w:highlight w:val="yellow"/>
              </w:rPr>
            </w:pPr>
            <w:r w:rsidRPr="00D7634B">
              <w:rPr>
                <w:rFonts w:ascii="Arial Narrow" w:hAnsi="Arial Narrow"/>
                <w:b/>
                <w:sz w:val="20"/>
                <w:szCs w:val="20"/>
                <w:highlight w:val="yellow"/>
              </w:rPr>
              <w:t xml:space="preserve">Ánfora: </w:t>
            </w:r>
            <w:r w:rsidRPr="00D7634B">
              <w:rPr>
                <w:rFonts w:ascii="Arial Narrow" w:hAnsi="Arial Narrow"/>
                <w:sz w:val="20"/>
                <w:szCs w:val="20"/>
                <w:highlight w:val="yellow"/>
              </w:rPr>
              <w:t>nombre del ánfora.</w:t>
            </w:r>
          </w:p>
          <w:p w:rsidR="00C54054" w:rsidRPr="00D7634B" w:rsidRDefault="00C54054" w:rsidP="00EF6966">
            <w:pPr>
              <w:pStyle w:val="Prrafodelista"/>
              <w:numPr>
                <w:ilvl w:val="3"/>
                <w:numId w:val="84"/>
              </w:numPr>
              <w:ind w:left="1349" w:hanging="284"/>
              <w:rPr>
                <w:rFonts w:ascii="Arial Narrow" w:hAnsi="Arial Narrow"/>
                <w:b/>
                <w:sz w:val="20"/>
                <w:szCs w:val="20"/>
                <w:highlight w:val="yellow"/>
              </w:rPr>
            </w:pPr>
            <w:r w:rsidRPr="00D7634B">
              <w:rPr>
                <w:rFonts w:ascii="Arial Narrow" w:hAnsi="Arial Narrow"/>
                <w:b/>
                <w:sz w:val="20"/>
                <w:szCs w:val="20"/>
                <w:highlight w:val="yellow"/>
              </w:rPr>
              <w:t xml:space="preserve">Turno: </w:t>
            </w:r>
            <w:r w:rsidRPr="00D7634B">
              <w:rPr>
                <w:rFonts w:ascii="Arial Narrow" w:hAnsi="Arial Narrow"/>
                <w:sz w:val="20"/>
                <w:szCs w:val="20"/>
                <w:highlight w:val="yellow"/>
              </w:rPr>
              <w:t>nombre</w:t>
            </w:r>
            <w:r w:rsidRPr="00D7634B">
              <w:rPr>
                <w:rFonts w:ascii="Arial Narrow" w:hAnsi="Arial Narrow"/>
                <w:b/>
                <w:sz w:val="20"/>
                <w:szCs w:val="20"/>
                <w:highlight w:val="yellow"/>
              </w:rPr>
              <w:t xml:space="preserve"> </w:t>
            </w:r>
            <w:r w:rsidRPr="00D7634B">
              <w:rPr>
                <w:rFonts w:ascii="Arial Narrow" w:hAnsi="Arial Narrow"/>
                <w:sz w:val="20"/>
                <w:szCs w:val="20"/>
                <w:highlight w:val="yellow"/>
              </w:rPr>
              <w:t>y descripción del turno.</w:t>
            </w:r>
          </w:p>
          <w:p w:rsidR="00C54054" w:rsidRPr="00D7634B" w:rsidRDefault="00C54054" w:rsidP="00EF6966">
            <w:pPr>
              <w:pStyle w:val="Prrafodelista"/>
              <w:numPr>
                <w:ilvl w:val="3"/>
                <w:numId w:val="84"/>
              </w:numPr>
              <w:ind w:left="1349" w:hanging="284"/>
              <w:rPr>
                <w:rFonts w:ascii="Arial Narrow" w:hAnsi="Arial Narrow"/>
                <w:b/>
                <w:sz w:val="20"/>
                <w:szCs w:val="20"/>
                <w:highlight w:val="yellow"/>
              </w:rPr>
            </w:pPr>
            <w:r w:rsidRPr="00D7634B">
              <w:rPr>
                <w:rFonts w:ascii="Arial Narrow" w:hAnsi="Arial Narrow"/>
                <w:b/>
                <w:sz w:val="20"/>
                <w:szCs w:val="20"/>
                <w:highlight w:val="yellow"/>
              </w:rPr>
              <w:t>Desde:</w:t>
            </w:r>
            <w:r w:rsidRPr="00D7634B">
              <w:rPr>
                <w:rFonts w:ascii="Arial Narrow" w:hAnsi="Arial Narrow"/>
                <w:sz w:val="20"/>
                <w:szCs w:val="20"/>
                <w:highlight w:val="yellow"/>
              </w:rPr>
              <w:t xml:space="preserve"> fecha de inicio de vigencia del sorteo.</w:t>
            </w:r>
          </w:p>
          <w:p w:rsidR="00C54054" w:rsidRPr="00D7634B" w:rsidRDefault="00C54054" w:rsidP="00EF6966">
            <w:pPr>
              <w:pStyle w:val="Prrafodelista"/>
              <w:numPr>
                <w:ilvl w:val="3"/>
                <w:numId w:val="84"/>
              </w:numPr>
              <w:ind w:left="1349" w:hanging="284"/>
              <w:rPr>
                <w:rFonts w:ascii="Arial Narrow" w:hAnsi="Arial Narrow"/>
                <w:b/>
                <w:sz w:val="20"/>
                <w:szCs w:val="20"/>
                <w:highlight w:val="yellow"/>
              </w:rPr>
            </w:pPr>
            <w:r w:rsidRPr="00D7634B">
              <w:rPr>
                <w:rFonts w:ascii="Arial Narrow" w:hAnsi="Arial Narrow"/>
                <w:b/>
                <w:sz w:val="20"/>
                <w:szCs w:val="20"/>
                <w:highlight w:val="yellow"/>
              </w:rPr>
              <w:t xml:space="preserve">Hasta: </w:t>
            </w:r>
            <w:r w:rsidRPr="00D7634B">
              <w:rPr>
                <w:rFonts w:ascii="Arial Narrow" w:hAnsi="Arial Narrow"/>
                <w:sz w:val="20"/>
                <w:szCs w:val="20"/>
                <w:highlight w:val="yellow"/>
              </w:rPr>
              <w:t>fecha de fin de vigencia del sorteo.</w:t>
            </w:r>
          </w:p>
          <w:p w:rsidR="00861990" w:rsidRPr="00D7634B" w:rsidRDefault="00C54054" w:rsidP="00EF6966">
            <w:pPr>
              <w:pStyle w:val="Prrafodelista"/>
              <w:numPr>
                <w:ilvl w:val="3"/>
                <w:numId w:val="84"/>
              </w:numPr>
              <w:ind w:left="1349" w:hanging="284"/>
              <w:rPr>
                <w:rFonts w:ascii="Arial Narrow" w:hAnsi="Arial Narrow"/>
                <w:b/>
                <w:sz w:val="20"/>
                <w:szCs w:val="20"/>
                <w:highlight w:val="yellow"/>
              </w:rPr>
            </w:pPr>
            <w:r w:rsidRPr="00D7634B">
              <w:rPr>
                <w:rFonts w:ascii="Arial Narrow" w:hAnsi="Arial Narrow"/>
                <w:b/>
                <w:sz w:val="20"/>
                <w:szCs w:val="20"/>
                <w:highlight w:val="yellow"/>
              </w:rPr>
              <w:t>Carga máxima</w:t>
            </w:r>
            <w:r w:rsidRPr="00D7634B">
              <w:rPr>
                <w:rFonts w:ascii="Arial Narrow" w:hAnsi="Arial Narrow"/>
                <w:sz w:val="20"/>
                <w:szCs w:val="20"/>
                <w:highlight w:val="yellow"/>
              </w:rPr>
              <w:t>: la carga máxima del sorteo.</w:t>
            </w:r>
            <w:r w:rsidR="00861990" w:rsidRPr="00D7634B">
              <w:rPr>
                <w:rFonts w:ascii="Arial Narrow" w:hAnsi="Arial Narrow"/>
                <w:b/>
                <w:sz w:val="20"/>
                <w:szCs w:val="20"/>
                <w:highlight w:val="yellow"/>
              </w:rPr>
              <w:t xml:space="preserve"> </w:t>
            </w:r>
          </w:p>
          <w:p w:rsidR="00C54054" w:rsidRPr="00D7634B" w:rsidRDefault="00861990" w:rsidP="00EF6966">
            <w:pPr>
              <w:pStyle w:val="Prrafodelista"/>
              <w:numPr>
                <w:ilvl w:val="3"/>
                <w:numId w:val="84"/>
              </w:numPr>
              <w:ind w:left="1349" w:hanging="284"/>
              <w:rPr>
                <w:rFonts w:ascii="Arial Narrow" w:hAnsi="Arial Narrow"/>
                <w:b/>
                <w:sz w:val="20"/>
                <w:szCs w:val="20"/>
                <w:highlight w:val="yellow"/>
              </w:rPr>
            </w:pPr>
            <w:r w:rsidRPr="00D7634B">
              <w:rPr>
                <w:rFonts w:ascii="Arial Narrow" w:hAnsi="Arial Narrow"/>
                <w:b/>
                <w:sz w:val="20"/>
                <w:szCs w:val="20"/>
                <w:highlight w:val="yellow"/>
              </w:rPr>
              <w:t>Modificar</w:t>
            </w:r>
            <w:r w:rsidRPr="00D7634B">
              <w:rPr>
                <w:rFonts w:ascii="Arial Narrow" w:hAnsi="Arial Narrow"/>
                <w:sz w:val="20"/>
                <w:szCs w:val="20"/>
                <w:highlight w:val="yellow"/>
              </w:rPr>
              <w:t xml:space="preserve">: enlace que permite modificar el registro, sólo se muestra si la fecha de fin de vigencia del sorteo es mayor </w:t>
            </w:r>
            <w:r w:rsidR="00EB3B08" w:rsidRPr="00D7634B">
              <w:rPr>
                <w:rFonts w:ascii="Arial Narrow" w:hAnsi="Arial Narrow"/>
                <w:sz w:val="20"/>
                <w:szCs w:val="20"/>
                <w:highlight w:val="yellow"/>
              </w:rPr>
              <w:t xml:space="preserve">o igual </w:t>
            </w:r>
            <w:r w:rsidRPr="00D7634B">
              <w:rPr>
                <w:rFonts w:ascii="Arial Narrow" w:hAnsi="Arial Narrow"/>
                <w:sz w:val="20"/>
                <w:szCs w:val="20"/>
                <w:highlight w:val="yellow"/>
              </w:rPr>
              <w:t>que la fecha actual.</w:t>
            </w:r>
          </w:p>
          <w:p w:rsidR="00C54054" w:rsidRPr="00D7634B" w:rsidRDefault="00C54054" w:rsidP="00EF6966">
            <w:pPr>
              <w:pStyle w:val="Prrafodelista"/>
              <w:numPr>
                <w:ilvl w:val="0"/>
                <w:numId w:val="80"/>
              </w:numPr>
              <w:rPr>
                <w:rFonts w:ascii="Arial Narrow" w:hAnsi="Arial Narrow"/>
                <w:sz w:val="20"/>
                <w:szCs w:val="20"/>
              </w:rPr>
            </w:pPr>
            <w:r w:rsidRPr="00D7634B">
              <w:rPr>
                <w:rFonts w:ascii="Arial Narrow" w:hAnsi="Arial Narrow"/>
                <w:b/>
                <w:sz w:val="20"/>
                <w:szCs w:val="20"/>
              </w:rPr>
              <w:t xml:space="preserve">Botón </w:t>
            </w:r>
            <w:r w:rsidR="00861990" w:rsidRPr="00D7634B">
              <w:rPr>
                <w:rFonts w:ascii="Arial Narrow" w:hAnsi="Arial Narrow"/>
                <w:b/>
                <w:sz w:val="20"/>
                <w:szCs w:val="20"/>
              </w:rPr>
              <w:t>Consultar</w:t>
            </w:r>
            <w:r w:rsidRPr="00D7634B">
              <w:rPr>
                <w:rFonts w:ascii="Arial Narrow" w:hAnsi="Arial Narrow"/>
                <w:b/>
                <w:sz w:val="20"/>
                <w:szCs w:val="20"/>
              </w:rPr>
              <w:t>:</w:t>
            </w:r>
            <w:r w:rsidRPr="00D7634B">
              <w:rPr>
                <w:rFonts w:ascii="Arial Narrow" w:hAnsi="Arial Narrow"/>
                <w:sz w:val="20"/>
                <w:szCs w:val="20"/>
              </w:rPr>
              <w:t xml:space="preserve"> ejecuta la consulta y el resultado se muestra en la</w:t>
            </w:r>
            <w:r w:rsidR="00086B74" w:rsidRPr="00D7634B">
              <w:rPr>
                <w:rFonts w:ascii="Arial Narrow" w:hAnsi="Arial Narrow"/>
                <w:sz w:val="20"/>
                <w:szCs w:val="20"/>
              </w:rPr>
              <w:t xml:space="preserve"> lista de sorteos</w:t>
            </w:r>
            <w:r w:rsidRPr="00D7634B">
              <w:rPr>
                <w:rFonts w:ascii="Arial Narrow" w:hAnsi="Arial Narrow"/>
                <w:sz w:val="20"/>
                <w:szCs w:val="20"/>
              </w:rPr>
              <w:t>.</w:t>
            </w:r>
          </w:p>
        </w:tc>
      </w:tr>
      <w:tr w:rsidR="00C54054" w:rsidTr="00D7634B">
        <w:tc>
          <w:tcPr>
            <w:tcW w:w="567" w:type="dxa"/>
            <w:tcBorders>
              <w:top w:val="single" w:sz="6" w:space="0" w:color="000000"/>
              <w:left w:val="single" w:sz="6" w:space="0" w:color="000000"/>
              <w:bottom w:val="single" w:sz="6" w:space="0" w:color="000000"/>
              <w:right w:val="single" w:sz="6" w:space="0" w:color="000000"/>
            </w:tcBorders>
          </w:tcPr>
          <w:p w:rsidR="00C54054" w:rsidRPr="00661A8D" w:rsidRDefault="00C54054" w:rsidP="00EF6966">
            <w:pPr>
              <w:pStyle w:val="NormalWeb"/>
              <w:numPr>
                <w:ilvl w:val="0"/>
                <w:numId w:val="101"/>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C54054" w:rsidRDefault="00C54054" w:rsidP="00686B74">
            <w:pPr>
              <w:rPr>
                <w:rFonts w:ascii="Arial Narrow" w:hAnsi="Arial Narrow" w:cs="Arial"/>
                <w:sz w:val="20"/>
                <w:szCs w:val="20"/>
                <w:highlight w:val="yellow"/>
              </w:rPr>
            </w:pPr>
            <w:r>
              <w:rPr>
                <w:rFonts w:ascii="Arial Narrow" w:hAnsi="Arial Narrow" w:cs="Arial"/>
                <w:sz w:val="20"/>
                <w:szCs w:val="20"/>
                <w:highlight w:val="yellow"/>
              </w:rPr>
              <w:t xml:space="preserve">El actor selecciona una opción de la lista </w:t>
            </w:r>
            <w:r>
              <w:rPr>
                <w:rFonts w:ascii="Arial Narrow" w:hAnsi="Arial Narrow" w:cs="Arial"/>
                <w:b/>
                <w:sz w:val="20"/>
                <w:szCs w:val="20"/>
                <w:highlight w:val="yellow"/>
              </w:rPr>
              <w:t>Aduana</w:t>
            </w:r>
            <w:r>
              <w:rPr>
                <w:rFonts w:ascii="Arial Narrow" w:hAnsi="Arial Narrow" w:cs="Arial"/>
                <w:sz w:val="20"/>
                <w:szCs w:val="20"/>
                <w:highlight w:val="yellow"/>
              </w:rPr>
              <w:t xml:space="preserve">, en </w:t>
            </w:r>
            <w:r w:rsidR="00AF7C59">
              <w:rPr>
                <w:rFonts w:ascii="Arial Narrow" w:hAnsi="Arial Narrow"/>
                <w:b/>
                <w:sz w:val="20"/>
                <w:szCs w:val="20"/>
                <w:highlight w:val="yellow"/>
              </w:rPr>
              <w:t>(</w:t>
            </w:r>
            <w:r>
              <w:rPr>
                <w:rFonts w:ascii="Arial Narrow" w:hAnsi="Arial Narrow"/>
                <w:b/>
                <w:sz w:val="20"/>
                <w:szCs w:val="20"/>
                <w:highlight w:val="yellow"/>
              </w:rPr>
              <w:t>I</w:t>
            </w:r>
            <w:r w:rsidR="00AF7C59">
              <w:rPr>
                <w:rFonts w:ascii="Arial Narrow" w:hAnsi="Arial Narrow"/>
                <w:b/>
                <w:sz w:val="20"/>
                <w:szCs w:val="20"/>
                <w:highlight w:val="yellow"/>
              </w:rPr>
              <w:t>U</w:t>
            </w:r>
            <w:r>
              <w:rPr>
                <w:rFonts w:ascii="Arial Narrow" w:hAnsi="Arial Narrow"/>
                <w:b/>
                <w:sz w:val="20"/>
                <w:szCs w:val="20"/>
                <w:highlight w:val="yellow"/>
              </w:rPr>
              <w:t>01</w:t>
            </w:r>
            <w:r w:rsidR="00AF7C59">
              <w:rPr>
                <w:rFonts w:ascii="Arial Narrow" w:hAnsi="Arial Narrow"/>
                <w:b/>
                <w:sz w:val="20"/>
                <w:szCs w:val="20"/>
                <w:highlight w:val="yellow"/>
              </w:rPr>
              <w:t>6</w:t>
            </w:r>
            <w:r>
              <w:rPr>
                <w:rFonts w:ascii="Arial Narrow" w:hAnsi="Arial Narrow"/>
                <w:b/>
                <w:sz w:val="20"/>
                <w:szCs w:val="20"/>
                <w:highlight w:val="yellow"/>
              </w:rPr>
              <w:t>)</w:t>
            </w:r>
            <w:r>
              <w:rPr>
                <w:rFonts w:ascii="Arial Narrow" w:hAnsi="Arial Narrow"/>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C54054" w:rsidRPr="002476BF" w:rsidRDefault="00C54054" w:rsidP="00EF6966">
            <w:pPr>
              <w:pStyle w:val="NormalWeb"/>
              <w:numPr>
                <w:ilvl w:val="1"/>
                <w:numId w:val="101"/>
              </w:numPr>
              <w:spacing w:before="0" w:beforeAutospacing="0" w:after="0" w:afterAutospacing="0"/>
              <w:ind w:left="355"/>
              <w:rPr>
                <w:rFonts w:ascii="Arial Narrow" w:hAnsi="Arial Narrow"/>
                <w:color w:val="FF0000"/>
                <w:highlight w:val="yellow"/>
              </w:rPr>
            </w:pPr>
            <w:r w:rsidRPr="002476BF">
              <w:rPr>
                <w:rFonts w:ascii="Arial Narrow" w:hAnsi="Arial Narrow"/>
                <w:color w:val="FF0000"/>
                <w:highlight w:val="yellow"/>
              </w:rPr>
              <w:t xml:space="preserve">El </w:t>
            </w:r>
            <w:r w:rsidRPr="002476BF">
              <w:rPr>
                <w:rFonts w:ascii="Arial Narrow" w:eastAsia="Times New Roman" w:hAnsi="Arial Narrow"/>
                <w:color w:val="FF0000"/>
                <w:highlight w:val="yellow"/>
              </w:rPr>
              <w:t>sistema</w:t>
            </w:r>
            <w:r w:rsidRPr="002476BF">
              <w:rPr>
                <w:rFonts w:ascii="Arial Narrow" w:hAnsi="Arial Narrow"/>
                <w:color w:val="FF0000"/>
                <w:highlight w:val="yellow"/>
              </w:rPr>
              <w:t xml:space="preserve"> </w:t>
            </w:r>
            <w:proofErr w:type="gramStart"/>
            <w:r w:rsidRPr="002476BF">
              <w:rPr>
                <w:rFonts w:ascii="Arial Narrow" w:hAnsi="Arial Narrow"/>
                <w:color w:val="FF0000"/>
                <w:highlight w:val="yellow"/>
              </w:rPr>
              <w:t>valida</w:t>
            </w:r>
            <w:proofErr w:type="gramEnd"/>
            <w:r w:rsidRPr="002476BF">
              <w:rPr>
                <w:rFonts w:ascii="Arial Narrow" w:hAnsi="Arial Narrow"/>
                <w:color w:val="FF0000"/>
                <w:highlight w:val="yellow"/>
              </w:rPr>
              <w:t xml:space="preserve"> que existan Unidades de despacho activas asignadas a la Aduana seleccionada y rol del usuario autenticado, caso contrario, el sistema ejecuta la </w:t>
            </w:r>
            <w:r w:rsidRPr="002476BF">
              <w:rPr>
                <w:rFonts w:ascii="Arial Narrow" w:hAnsi="Arial Narrow"/>
                <w:b/>
                <w:color w:val="FF0000"/>
                <w:highlight w:val="yellow"/>
              </w:rPr>
              <w:t>excepción</w:t>
            </w:r>
            <w:r w:rsidRPr="002476BF">
              <w:rPr>
                <w:rFonts w:ascii="Arial Narrow" w:hAnsi="Arial Narrow"/>
                <w:color w:val="FF0000"/>
                <w:highlight w:val="yellow"/>
              </w:rPr>
              <w:t xml:space="preserve"> </w:t>
            </w:r>
            <w:r>
              <w:rPr>
                <w:rFonts w:ascii="Arial Narrow" w:hAnsi="Arial Narrow"/>
                <w:b/>
                <w:color w:val="FF0000"/>
                <w:highlight w:val="yellow"/>
              </w:rPr>
              <w:t>8</w:t>
            </w:r>
            <w:r w:rsidRPr="002476BF">
              <w:rPr>
                <w:rFonts w:ascii="Arial Narrow" w:hAnsi="Arial Narrow"/>
                <w:color w:val="FF0000"/>
                <w:highlight w:val="yellow"/>
              </w:rPr>
              <w:t>.</w:t>
            </w:r>
          </w:p>
          <w:p w:rsidR="00C54054" w:rsidRDefault="00C54054" w:rsidP="00EF6966">
            <w:pPr>
              <w:pStyle w:val="NormalWeb"/>
              <w:numPr>
                <w:ilvl w:val="1"/>
                <w:numId w:val="101"/>
              </w:numPr>
              <w:spacing w:before="0" w:beforeAutospacing="0" w:after="0" w:afterAutospacing="0"/>
              <w:ind w:left="355"/>
              <w:rPr>
                <w:rFonts w:ascii="Arial Narrow" w:hAnsi="Arial Narrow"/>
                <w:highlight w:val="yellow"/>
              </w:rPr>
            </w:pPr>
            <w:r>
              <w:rPr>
                <w:rFonts w:ascii="Arial Narrow" w:hAnsi="Arial Narrow"/>
                <w:highlight w:val="yellow"/>
              </w:rPr>
              <w:t>El sistema actualiza la lista de unidades de despacho vigentes para la aduana seleccionada. Por defecto se selecciona el primer elemento de la lista y continúa en 3.1.</w:t>
            </w:r>
          </w:p>
        </w:tc>
      </w:tr>
      <w:tr w:rsidR="00C54054" w:rsidTr="00D7634B">
        <w:tc>
          <w:tcPr>
            <w:tcW w:w="567" w:type="dxa"/>
            <w:tcBorders>
              <w:top w:val="single" w:sz="6" w:space="0" w:color="000000"/>
              <w:left w:val="single" w:sz="6" w:space="0" w:color="000000"/>
              <w:bottom w:val="single" w:sz="6" w:space="0" w:color="000000"/>
              <w:right w:val="single" w:sz="6" w:space="0" w:color="000000"/>
            </w:tcBorders>
          </w:tcPr>
          <w:p w:rsidR="00C54054" w:rsidRPr="00661A8D" w:rsidRDefault="00C54054" w:rsidP="00EF6966">
            <w:pPr>
              <w:pStyle w:val="NormalWeb"/>
              <w:numPr>
                <w:ilvl w:val="0"/>
                <w:numId w:val="101"/>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C54054" w:rsidRDefault="00C54054" w:rsidP="00686B74">
            <w:pPr>
              <w:pStyle w:val="NormalWeb"/>
              <w:spacing w:before="0" w:beforeAutospacing="0" w:after="0" w:afterAutospacing="0"/>
              <w:rPr>
                <w:rFonts w:ascii="Arial Narrow" w:eastAsia="Times New Roman" w:hAnsi="Arial Narrow"/>
              </w:rPr>
            </w:pPr>
            <w:r>
              <w:rPr>
                <w:rFonts w:ascii="Arial Narrow" w:hAnsi="Arial Narrow"/>
              </w:rPr>
              <w:t xml:space="preserve">El usuario ingresa los valores de los campos: </w:t>
            </w:r>
            <w:r>
              <w:rPr>
                <w:rFonts w:ascii="Arial Narrow" w:hAnsi="Arial Narrow"/>
                <w:b/>
              </w:rPr>
              <w:t xml:space="preserve">Vigente Desde </w:t>
            </w:r>
            <w:r>
              <w:rPr>
                <w:rFonts w:ascii="Arial Narrow" w:hAnsi="Arial Narrow"/>
              </w:rPr>
              <w:t xml:space="preserve">en la </w:t>
            </w:r>
            <w:r>
              <w:rPr>
                <w:rFonts w:ascii="Arial Narrow" w:hAnsi="Arial Narrow"/>
                <w:b/>
              </w:rPr>
              <w:t>(</w:t>
            </w:r>
            <w:r w:rsidR="00AF7C59">
              <w:rPr>
                <w:rFonts w:ascii="Arial Narrow" w:hAnsi="Arial Narrow"/>
                <w:b/>
              </w:rPr>
              <w:t>IU016</w:t>
            </w:r>
            <w:r>
              <w:rPr>
                <w:rFonts w:ascii="Arial Narrow" w:hAnsi="Arial Narrow"/>
                <w:b/>
              </w:rPr>
              <w:t>)</w:t>
            </w:r>
            <w:r>
              <w:rPr>
                <w:rFonts w:ascii="Arial Narrow" w:hAnsi="Arial Narrow"/>
              </w:rPr>
              <w:t>.</w:t>
            </w:r>
          </w:p>
        </w:tc>
        <w:tc>
          <w:tcPr>
            <w:tcW w:w="5670" w:type="dxa"/>
            <w:tcBorders>
              <w:top w:val="single" w:sz="6" w:space="0" w:color="000000"/>
              <w:left w:val="single" w:sz="6" w:space="0" w:color="000000"/>
              <w:bottom w:val="single" w:sz="6" w:space="0" w:color="000000"/>
              <w:right w:val="single" w:sz="6" w:space="0" w:color="000000"/>
            </w:tcBorders>
            <w:hideMark/>
          </w:tcPr>
          <w:p w:rsidR="00C54054" w:rsidRDefault="00C54054" w:rsidP="00EF6966">
            <w:pPr>
              <w:pStyle w:val="NormalWeb"/>
              <w:numPr>
                <w:ilvl w:val="1"/>
                <w:numId w:val="101"/>
              </w:numPr>
              <w:spacing w:before="0" w:beforeAutospacing="0" w:after="0" w:afterAutospacing="0"/>
              <w:ind w:left="355"/>
              <w:rPr>
                <w:rFonts w:ascii="Arial Narrow" w:hAnsi="Arial Narrow"/>
                <w:highlight w:val="yellow"/>
              </w:rPr>
            </w:pPr>
            <w:r>
              <w:rPr>
                <w:rFonts w:ascii="Arial Narrow" w:hAnsi="Arial Narrow"/>
                <w:highlight w:val="yellow"/>
              </w:rPr>
              <w:t xml:space="preserve">El </w:t>
            </w:r>
            <w:r>
              <w:rPr>
                <w:rFonts w:ascii="Arial Narrow" w:eastAsia="Times New Roman" w:hAnsi="Arial Narrow"/>
                <w:highlight w:val="yellow"/>
              </w:rPr>
              <w:t>Sistema</w:t>
            </w:r>
            <w:r>
              <w:rPr>
                <w:rFonts w:ascii="Arial Narrow" w:hAnsi="Arial Narrow"/>
                <w:highlight w:val="yellow"/>
              </w:rPr>
              <w:t>, realiza las siguientes validaciones:</w:t>
            </w:r>
          </w:p>
          <w:p w:rsidR="00C54054" w:rsidRDefault="00C5405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1.</w:t>
            </w:r>
          </w:p>
          <w:p w:rsidR="00C54054" w:rsidRDefault="00C5405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2.</w:t>
            </w:r>
            <w:r>
              <w:rPr>
                <w:rFonts w:ascii="Arial Narrow" w:hAnsi="Arial Narrow"/>
                <w:sz w:val="20"/>
                <w:szCs w:val="20"/>
                <w:highlight w:val="yellow"/>
              </w:rPr>
              <w:t xml:space="preserve"> </w:t>
            </w:r>
          </w:p>
          <w:p w:rsidR="00C54054" w:rsidRDefault="00C54054" w:rsidP="00EF6966">
            <w:pPr>
              <w:pStyle w:val="Prrafodelista"/>
              <w:numPr>
                <w:ilvl w:val="2"/>
                <w:numId w:val="75"/>
              </w:numPr>
              <w:ind w:left="639" w:hanging="283"/>
              <w:rPr>
                <w:rFonts w:ascii="Arial Narrow" w:hAnsi="Arial Narrow"/>
                <w:sz w:val="20"/>
                <w:szCs w:val="20"/>
              </w:rPr>
            </w:pPr>
            <w:r>
              <w:rPr>
                <w:rFonts w:ascii="Arial Narrow" w:hAnsi="Arial Narrow"/>
                <w:sz w:val="20"/>
                <w:szCs w:val="20"/>
                <w:highlight w:val="yellow"/>
              </w:rPr>
              <w:t>En caso de no estar vacío el campo Vigente hasta, la fecha del campo “</w:t>
            </w:r>
            <w:r>
              <w:rPr>
                <w:rFonts w:ascii="Arial Narrow" w:hAnsi="Arial Narrow"/>
                <w:b/>
                <w:sz w:val="20"/>
                <w:szCs w:val="20"/>
                <w:highlight w:val="yellow"/>
              </w:rPr>
              <w:t>Vigente Hasta</w:t>
            </w:r>
            <w:r>
              <w:rPr>
                <w:rFonts w:ascii="Arial Narrow" w:hAnsi="Arial Narrow"/>
                <w:sz w:val="20"/>
                <w:szCs w:val="20"/>
                <w:highlight w:val="yellow"/>
              </w:rPr>
              <w:t xml:space="preserve">” debe ser igual o posterior a la fecha </w:t>
            </w:r>
            <w:r>
              <w:rPr>
                <w:rFonts w:ascii="Arial Narrow" w:hAnsi="Arial Narrow"/>
                <w:sz w:val="20"/>
                <w:szCs w:val="20"/>
                <w:highlight w:val="yellow"/>
              </w:rPr>
              <w:lastRenderedPageBreak/>
              <w:t>registrada en el campo “</w:t>
            </w:r>
            <w:r>
              <w:rPr>
                <w:rFonts w:ascii="Arial Narrow" w:hAnsi="Arial Narrow"/>
                <w:b/>
                <w:sz w:val="20"/>
                <w:szCs w:val="20"/>
                <w:highlight w:val="yellow"/>
              </w:rPr>
              <w:t>Vigente Desde</w:t>
            </w:r>
            <w:r>
              <w:rPr>
                <w:rFonts w:ascii="Arial Narrow" w:hAnsi="Arial Narrow"/>
                <w:sz w:val="20"/>
                <w:szCs w:val="20"/>
                <w:highlight w:val="yellow"/>
              </w:rPr>
              <w:t xml:space="preserve">”.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6.</w:t>
            </w:r>
          </w:p>
        </w:tc>
      </w:tr>
      <w:tr w:rsidR="00C54054" w:rsidTr="00D7634B">
        <w:tc>
          <w:tcPr>
            <w:tcW w:w="567" w:type="dxa"/>
            <w:tcBorders>
              <w:top w:val="single" w:sz="6" w:space="0" w:color="000000"/>
              <w:left w:val="single" w:sz="6" w:space="0" w:color="000000"/>
              <w:bottom w:val="single" w:sz="6" w:space="0" w:color="000000"/>
              <w:right w:val="single" w:sz="6" w:space="0" w:color="000000"/>
            </w:tcBorders>
          </w:tcPr>
          <w:p w:rsidR="00C54054" w:rsidRPr="00661A8D" w:rsidRDefault="00C54054" w:rsidP="00EF6966">
            <w:pPr>
              <w:pStyle w:val="NormalWeb"/>
              <w:numPr>
                <w:ilvl w:val="0"/>
                <w:numId w:val="101"/>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C54054" w:rsidRDefault="00C54054" w:rsidP="00686B74">
            <w:pPr>
              <w:pStyle w:val="NormalWeb"/>
              <w:spacing w:before="0" w:beforeAutospacing="0" w:after="0" w:afterAutospacing="0"/>
              <w:rPr>
                <w:rFonts w:ascii="Arial Narrow" w:eastAsia="Times New Roman" w:hAnsi="Arial Narrow"/>
              </w:rPr>
            </w:pPr>
            <w:r>
              <w:rPr>
                <w:rFonts w:ascii="Arial Narrow" w:hAnsi="Arial Narrow"/>
              </w:rPr>
              <w:t xml:space="preserve">El usuario ingresa los valores de los campos: </w:t>
            </w:r>
            <w:r>
              <w:rPr>
                <w:rFonts w:ascii="Arial Narrow" w:hAnsi="Arial Narrow"/>
                <w:b/>
              </w:rPr>
              <w:t xml:space="preserve">Vigente Hasta </w:t>
            </w:r>
            <w:r>
              <w:rPr>
                <w:rFonts w:ascii="Arial Narrow" w:hAnsi="Arial Narrow"/>
              </w:rPr>
              <w:t xml:space="preserve">en la </w:t>
            </w:r>
            <w:r>
              <w:rPr>
                <w:rFonts w:ascii="Arial Narrow" w:hAnsi="Arial Narrow"/>
                <w:b/>
              </w:rPr>
              <w:t>(</w:t>
            </w:r>
            <w:r w:rsidR="00AF7C59">
              <w:rPr>
                <w:rFonts w:ascii="Arial Narrow" w:hAnsi="Arial Narrow"/>
                <w:b/>
              </w:rPr>
              <w:t>IU016</w:t>
            </w:r>
            <w:r>
              <w:rPr>
                <w:rFonts w:ascii="Arial Narrow" w:hAnsi="Arial Narrow"/>
                <w:b/>
              </w:rPr>
              <w:t>)</w:t>
            </w:r>
            <w:r>
              <w:rPr>
                <w:rFonts w:ascii="Arial Narrow" w:hAnsi="Arial Narrow"/>
              </w:rPr>
              <w:t>.</w:t>
            </w:r>
          </w:p>
        </w:tc>
        <w:tc>
          <w:tcPr>
            <w:tcW w:w="5670" w:type="dxa"/>
            <w:tcBorders>
              <w:top w:val="single" w:sz="6" w:space="0" w:color="000000"/>
              <w:left w:val="single" w:sz="6" w:space="0" w:color="000000"/>
              <w:bottom w:val="single" w:sz="6" w:space="0" w:color="000000"/>
              <w:right w:val="single" w:sz="6" w:space="0" w:color="000000"/>
            </w:tcBorders>
            <w:hideMark/>
          </w:tcPr>
          <w:p w:rsidR="00C54054" w:rsidRDefault="00C54054" w:rsidP="00EF6966">
            <w:pPr>
              <w:pStyle w:val="NormalWeb"/>
              <w:numPr>
                <w:ilvl w:val="1"/>
                <w:numId w:val="101"/>
              </w:numPr>
              <w:spacing w:before="0" w:beforeAutospacing="0" w:after="0" w:afterAutospacing="0"/>
              <w:ind w:left="355"/>
              <w:rPr>
                <w:rFonts w:ascii="Arial Narrow" w:hAnsi="Arial Narrow"/>
                <w:highlight w:val="yellow"/>
              </w:rPr>
            </w:pPr>
            <w:r>
              <w:rPr>
                <w:rFonts w:ascii="Arial Narrow" w:hAnsi="Arial Narrow"/>
                <w:highlight w:val="yellow"/>
              </w:rPr>
              <w:t xml:space="preserve">El </w:t>
            </w:r>
            <w:r>
              <w:rPr>
                <w:rFonts w:ascii="Arial Narrow" w:eastAsia="Times New Roman" w:hAnsi="Arial Narrow"/>
                <w:highlight w:val="yellow"/>
              </w:rPr>
              <w:t>Sistema</w:t>
            </w:r>
            <w:r>
              <w:rPr>
                <w:rFonts w:ascii="Arial Narrow" w:hAnsi="Arial Narrow"/>
                <w:highlight w:val="yellow"/>
              </w:rPr>
              <w:t>, realiza las siguientes validaciones:</w:t>
            </w:r>
          </w:p>
          <w:p w:rsidR="00C54054" w:rsidRDefault="00C5405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 4</w:t>
            </w:r>
            <w:r>
              <w:rPr>
                <w:rFonts w:ascii="Arial Narrow" w:hAnsi="Arial Narrow"/>
                <w:sz w:val="20"/>
                <w:szCs w:val="20"/>
                <w:highlight w:val="yellow"/>
              </w:rPr>
              <w:t>.</w:t>
            </w:r>
          </w:p>
          <w:p w:rsidR="00C54054" w:rsidRDefault="00C5405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5.</w:t>
            </w:r>
            <w:r>
              <w:rPr>
                <w:rFonts w:ascii="Arial Narrow" w:hAnsi="Arial Narrow"/>
                <w:sz w:val="20"/>
                <w:szCs w:val="20"/>
                <w:highlight w:val="yellow"/>
              </w:rPr>
              <w:t xml:space="preserve"> </w:t>
            </w:r>
          </w:p>
          <w:p w:rsidR="00C54054" w:rsidRDefault="00C54054" w:rsidP="00EF6966">
            <w:pPr>
              <w:pStyle w:val="Prrafodelista"/>
              <w:numPr>
                <w:ilvl w:val="2"/>
                <w:numId w:val="75"/>
              </w:numPr>
              <w:ind w:left="639" w:hanging="283"/>
              <w:rPr>
                <w:rFonts w:ascii="Arial Narrow" w:hAnsi="Arial Narrow"/>
                <w:sz w:val="20"/>
                <w:szCs w:val="20"/>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debe ser igual o posterior a la fecha registrada en el campo “</w:t>
            </w:r>
            <w:r>
              <w:rPr>
                <w:rFonts w:ascii="Arial Narrow" w:hAnsi="Arial Narrow"/>
                <w:b/>
                <w:sz w:val="20"/>
                <w:szCs w:val="20"/>
                <w:highlight w:val="yellow"/>
              </w:rPr>
              <w:t>Vigente Desde</w:t>
            </w:r>
            <w:r>
              <w:rPr>
                <w:rFonts w:ascii="Arial Narrow" w:hAnsi="Arial Narrow"/>
                <w:sz w:val="20"/>
                <w:szCs w:val="20"/>
                <w:highlight w:val="yellow"/>
              </w:rPr>
              <w:t xml:space="preserve">”, de no estar vacío este último campo.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6.</w:t>
            </w:r>
          </w:p>
        </w:tc>
      </w:tr>
      <w:tr w:rsidR="00C54054" w:rsidTr="00D7634B">
        <w:tc>
          <w:tcPr>
            <w:tcW w:w="567" w:type="dxa"/>
            <w:tcBorders>
              <w:top w:val="single" w:sz="6" w:space="0" w:color="000000"/>
              <w:left w:val="single" w:sz="6" w:space="0" w:color="000000"/>
              <w:bottom w:val="single" w:sz="6" w:space="0" w:color="000000"/>
              <w:right w:val="single" w:sz="6" w:space="0" w:color="000000"/>
            </w:tcBorders>
          </w:tcPr>
          <w:p w:rsidR="00C54054" w:rsidRPr="00661A8D" w:rsidRDefault="00C54054" w:rsidP="00EF6966">
            <w:pPr>
              <w:pStyle w:val="NormalWeb"/>
              <w:numPr>
                <w:ilvl w:val="0"/>
                <w:numId w:val="101"/>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C54054" w:rsidRPr="002476BF" w:rsidRDefault="00C54054" w:rsidP="00686B74">
            <w:pPr>
              <w:pStyle w:val="Num-DocParagraph"/>
              <w:tabs>
                <w:tab w:val="left" w:pos="708"/>
              </w:tabs>
              <w:spacing w:before="40" w:after="40"/>
              <w:rPr>
                <w:rFonts w:ascii="Arial Narrow" w:hAnsi="Arial Narrow"/>
                <w:sz w:val="20"/>
                <w:highlight w:val="yellow"/>
                <w:lang w:val="es-PE"/>
              </w:rPr>
            </w:pPr>
            <w:r w:rsidRPr="002476BF">
              <w:rPr>
                <w:rFonts w:ascii="Arial Narrow" w:hAnsi="Arial Narrow" w:cs="Arial"/>
                <w:b w:val="0"/>
                <w:sz w:val="20"/>
                <w:highlight w:val="yellow"/>
                <w:lang w:val="es-ES"/>
              </w:rPr>
              <w:t>El usuario selecciona Unidad de despacho</w:t>
            </w:r>
            <w:r w:rsidRPr="002476BF">
              <w:rPr>
                <w:rFonts w:ascii="Arial Narrow" w:hAnsi="Arial Narrow" w:cs="Arial"/>
                <w:sz w:val="20"/>
                <w:highlight w:val="yellow"/>
                <w:lang w:val="es-ES"/>
              </w:rPr>
              <w:t xml:space="preserve"> </w:t>
            </w:r>
            <w:r w:rsidRPr="002476BF">
              <w:rPr>
                <w:rFonts w:ascii="Arial Narrow" w:hAnsi="Arial Narrow" w:cs="Arial"/>
                <w:b w:val="0"/>
                <w:sz w:val="20"/>
                <w:highlight w:val="yellow"/>
                <w:lang w:val="es-PE"/>
              </w:rPr>
              <w:t xml:space="preserve">en la </w:t>
            </w:r>
            <w:r w:rsidRPr="002476BF">
              <w:rPr>
                <w:rFonts w:ascii="Arial Narrow" w:hAnsi="Arial Narrow" w:cs="Arial"/>
                <w:sz w:val="20"/>
                <w:highlight w:val="yellow"/>
                <w:lang w:val="es-PE"/>
              </w:rPr>
              <w:t>(</w:t>
            </w:r>
            <w:r w:rsidR="00AF7C59" w:rsidRPr="00AF7C59">
              <w:rPr>
                <w:rFonts w:ascii="Arial Narrow" w:hAnsi="Arial Narrow"/>
                <w:sz w:val="20"/>
                <w:highlight w:val="yellow"/>
                <w:lang w:val="es-PE"/>
              </w:rPr>
              <w:t>I</w:t>
            </w:r>
            <w:r w:rsidR="00AF7C59">
              <w:rPr>
                <w:rFonts w:ascii="Arial Narrow" w:hAnsi="Arial Narrow"/>
                <w:sz w:val="20"/>
                <w:highlight w:val="yellow"/>
                <w:lang w:val="es-PE"/>
              </w:rPr>
              <w:t>U</w:t>
            </w:r>
            <w:r w:rsidR="00AF7C59" w:rsidRPr="00AF7C59">
              <w:rPr>
                <w:rFonts w:ascii="Arial Narrow" w:hAnsi="Arial Narrow"/>
                <w:sz w:val="20"/>
                <w:highlight w:val="yellow"/>
                <w:lang w:val="es-PE"/>
              </w:rPr>
              <w:t>016</w:t>
            </w:r>
            <w:r w:rsidRPr="002476BF">
              <w:rPr>
                <w:rFonts w:ascii="Arial Narrow" w:hAnsi="Arial Narrow" w:cs="Arial"/>
                <w:sz w:val="20"/>
                <w:highlight w:val="yellow"/>
                <w:lang w:val="es-PE"/>
              </w:rPr>
              <w:t>)</w:t>
            </w:r>
            <w:r w:rsidRPr="002476BF">
              <w:rPr>
                <w:rFonts w:ascii="Arial Narrow" w:hAnsi="Arial Narrow" w:cs="Arial"/>
                <w:b w:val="0"/>
                <w:sz w:val="20"/>
                <w:highlight w:val="yellow"/>
                <w:lang w:val="es-PE"/>
              </w:rPr>
              <w:t>.</w:t>
            </w:r>
          </w:p>
        </w:tc>
        <w:tc>
          <w:tcPr>
            <w:tcW w:w="5670" w:type="dxa"/>
            <w:tcBorders>
              <w:top w:val="single" w:sz="6" w:space="0" w:color="000000"/>
              <w:left w:val="single" w:sz="6" w:space="0" w:color="000000"/>
              <w:bottom w:val="single" w:sz="6" w:space="0" w:color="000000"/>
              <w:right w:val="single" w:sz="6" w:space="0" w:color="000000"/>
            </w:tcBorders>
            <w:hideMark/>
          </w:tcPr>
          <w:p w:rsidR="00C54054" w:rsidRPr="002476BF" w:rsidRDefault="00C54054" w:rsidP="00EF6966">
            <w:pPr>
              <w:pStyle w:val="NormalWeb"/>
              <w:numPr>
                <w:ilvl w:val="1"/>
                <w:numId w:val="101"/>
              </w:numPr>
              <w:spacing w:before="0" w:beforeAutospacing="0" w:after="0" w:afterAutospacing="0"/>
              <w:ind w:left="355"/>
              <w:rPr>
                <w:rFonts w:ascii="Arial Narrow" w:hAnsi="Arial Narrow"/>
                <w:color w:val="FF0000"/>
                <w:highlight w:val="yellow"/>
              </w:rPr>
            </w:pPr>
            <w:r w:rsidRPr="002476BF">
              <w:rPr>
                <w:rFonts w:ascii="Arial Narrow" w:hAnsi="Arial Narrow"/>
                <w:color w:val="FF0000"/>
                <w:highlight w:val="yellow"/>
              </w:rPr>
              <w:t xml:space="preserve">El sistema </w:t>
            </w:r>
            <w:proofErr w:type="gramStart"/>
            <w:r w:rsidRPr="002476BF">
              <w:rPr>
                <w:rFonts w:ascii="Arial Narrow" w:hAnsi="Arial Narrow"/>
                <w:color w:val="FF0000"/>
                <w:highlight w:val="yellow"/>
              </w:rPr>
              <w:t>valida</w:t>
            </w:r>
            <w:proofErr w:type="gramEnd"/>
            <w:r w:rsidRPr="002476BF">
              <w:rPr>
                <w:rFonts w:ascii="Arial Narrow" w:hAnsi="Arial Narrow"/>
                <w:color w:val="FF0000"/>
                <w:highlight w:val="yellow"/>
              </w:rPr>
              <w:t xml:space="preserve"> que existan Turnos activos asignadas a la Unidad de Despacho seleccionada, caso contrario, el sistema ejecuta la </w:t>
            </w:r>
            <w:r>
              <w:rPr>
                <w:rFonts w:ascii="Arial Narrow" w:hAnsi="Arial Narrow"/>
                <w:b/>
                <w:color w:val="FF0000"/>
                <w:highlight w:val="yellow"/>
              </w:rPr>
              <w:t>excepción 9</w:t>
            </w:r>
            <w:r w:rsidR="00661A8D">
              <w:rPr>
                <w:rFonts w:ascii="Arial Narrow" w:hAnsi="Arial Narrow"/>
                <w:b/>
                <w:color w:val="FF0000"/>
                <w:highlight w:val="yellow"/>
              </w:rPr>
              <w:t>.</w:t>
            </w:r>
          </w:p>
          <w:p w:rsidR="00C54054" w:rsidRPr="002476BF" w:rsidRDefault="00C54054" w:rsidP="00EF6966">
            <w:pPr>
              <w:pStyle w:val="NormalWeb"/>
              <w:numPr>
                <w:ilvl w:val="1"/>
                <w:numId w:val="101"/>
              </w:numPr>
              <w:spacing w:before="0" w:beforeAutospacing="0" w:after="0" w:afterAutospacing="0"/>
              <w:ind w:left="355"/>
              <w:rPr>
                <w:rFonts w:ascii="Arial Narrow" w:hAnsi="Arial Narrow"/>
                <w:highlight w:val="yellow"/>
              </w:rPr>
            </w:pPr>
            <w:r w:rsidRPr="002476BF">
              <w:rPr>
                <w:rFonts w:ascii="Arial Narrow" w:hAnsi="Arial Narrow"/>
                <w:highlight w:val="yellow"/>
              </w:rPr>
              <w:t>El sistema obtiene y carga las listas de Turnos asociados a la Unidad despacho.</w:t>
            </w:r>
          </w:p>
        </w:tc>
      </w:tr>
      <w:tr w:rsidR="00D91F10" w:rsidTr="00D91F10">
        <w:tc>
          <w:tcPr>
            <w:tcW w:w="567" w:type="dxa"/>
            <w:tcBorders>
              <w:top w:val="single" w:sz="6" w:space="0" w:color="000000"/>
              <w:left w:val="single" w:sz="6" w:space="0" w:color="000000"/>
              <w:bottom w:val="single" w:sz="6" w:space="0" w:color="000000"/>
              <w:right w:val="single" w:sz="6" w:space="0" w:color="000000"/>
            </w:tcBorders>
          </w:tcPr>
          <w:p w:rsidR="00D91F10" w:rsidRPr="00661A8D" w:rsidRDefault="00D91F10" w:rsidP="00EF6966">
            <w:pPr>
              <w:pStyle w:val="NormalWeb"/>
              <w:numPr>
                <w:ilvl w:val="0"/>
                <w:numId w:val="101"/>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D91F10" w:rsidRDefault="00D91F10" w:rsidP="00686B74">
            <w:pPr>
              <w:pStyle w:val="NormalWeb"/>
              <w:spacing w:before="0" w:beforeAutospacing="0" w:after="0" w:afterAutospacing="0"/>
              <w:rPr>
                <w:rFonts w:ascii="Arial Narrow" w:hAnsi="Arial Narrow"/>
              </w:rPr>
            </w:pPr>
            <w:r>
              <w:rPr>
                <w:rFonts w:ascii="Arial Narrow" w:hAnsi="Arial Narrow"/>
              </w:rPr>
              <w:t>Luego de ingresar el régimen y el ánfora</w:t>
            </w:r>
          </w:p>
          <w:p w:rsidR="00D91F10" w:rsidRDefault="00D91F10" w:rsidP="00686B74">
            <w:pPr>
              <w:pStyle w:val="NormalWeb"/>
              <w:spacing w:before="0" w:beforeAutospacing="0" w:after="0" w:afterAutospacing="0"/>
              <w:rPr>
                <w:rFonts w:ascii="Arial Narrow" w:hAnsi="Arial Narrow"/>
              </w:rPr>
            </w:pPr>
            <w:r>
              <w:rPr>
                <w:rFonts w:ascii="Arial Narrow" w:hAnsi="Arial Narrow"/>
              </w:rPr>
              <w:t>El usuario, hace clic en el botón:</w:t>
            </w:r>
          </w:p>
          <w:p w:rsidR="00D91F10" w:rsidRDefault="00D91F10" w:rsidP="00686B74">
            <w:pPr>
              <w:pStyle w:val="NormalWeb"/>
              <w:spacing w:before="0" w:beforeAutospacing="0" w:after="0" w:afterAutospacing="0"/>
              <w:rPr>
                <w:rFonts w:ascii="Arial Narrow" w:hAnsi="Arial Narrow"/>
              </w:rPr>
            </w:pPr>
            <w:r>
              <w:rPr>
                <w:rFonts w:ascii="Arial Narrow" w:hAnsi="Arial Narrow"/>
              </w:rPr>
              <w:t xml:space="preserve"> </w:t>
            </w:r>
            <w:r>
              <w:rPr>
                <w:rFonts w:ascii="Arial Narrow" w:hAnsi="Arial Narrow"/>
                <w:b/>
              </w:rPr>
              <w:t>“Consultar”</w:t>
            </w:r>
            <w:r>
              <w:rPr>
                <w:rFonts w:ascii="Arial Narrow" w:hAnsi="Arial Narrow"/>
              </w:rPr>
              <w:t xml:space="preserve"> en la </w:t>
            </w:r>
            <w:r>
              <w:rPr>
                <w:rFonts w:ascii="Arial Narrow" w:hAnsi="Arial Narrow"/>
                <w:b/>
              </w:rPr>
              <w:t>(IU016)</w:t>
            </w:r>
          </w:p>
        </w:tc>
        <w:tc>
          <w:tcPr>
            <w:tcW w:w="5670" w:type="dxa"/>
            <w:tcBorders>
              <w:top w:val="single" w:sz="6" w:space="0" w:color="000000"/>
              <w:left w:val="single" w:sz="6" w:space="0" w:color="000000"/>
              <w:right w:val="single" w:sz="6" w:space="0" w:color="000000"/>
            </w:tcBorders>
            <w:hideMark/>
          </w:tcPr>
          <w:p w:rsidR="00D91F10" w:rsidRDefault="00D91F10" w:rsidP="00EF6966">
            <w:pPr>
              <w:pStyle w:val="NormalWeb"/>
              <w:numPr>
                <w:ilvl w:val="1"/>
                <w:numId w:val="101"/>
              </w:numPr>
              <w:spacing w:before="0" w:beforeAutospacing="0" w:after="0" w:afterAutospacing="0"/>
              <w:ind w:left="355"/>
              <w:rPr>
                <w:rFonts w:ascii="Arial Narrow" w:hAnsi="Arial Narrow"/>
                <w:highlight w:val="yellow"/>
              </w:rPr>
            </w:pPr>
            <w:r>
              <w:rPr>
                <w:rFonts w:ascii="Arial Narrow" w:hAnsi="Arial Narrow"/>
                <w:highlight w:val="yellow"/>
              </w:rPr>
              <w:t>El sistema realiza las siguientes validaciones:</w:t>
            </w:r>
          </w:p>
          <w:p w:rsidR="00D91F10" w:rsidRDefault="00D91F10"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1.</w:t>
            </w:r>
          </w:p>
          <w:p w:rsidR="00D91F10" w:rsidRDefault="00D91F10"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2.</w:t>
            </w:r>
            <w:r>
              <w:rPr>
                <w:rFonts w:ascii="Arial Narrow" w:hAnsi="Arial Narrow"/>
                <w:sz w:val="20"/>
                <w:szCs w:val="20"/>
                <w:highlight w:val="yellow"/>
              </w:rPr>
              <w:t xml:space="preserve"> </w:t>
            </w:r>
          </w:p>
          <w:p w:rsidR="00D91F10" w:rsidRDefault="00D91F10"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 3</w:t>
            </w:r>
            <w:r>
              <w:rPr>
                <w:rFonts w:ascii="Arial Narrow" w:hAnsi="Arial Narrow"/>
                <w:sz w:val="20"/>
                <w:szCs w:val="20"/>
                <w:highlight w:val="yellow"/>
              </w:rPr>
              <w:t>.</w:t>
            </w:r>
          </w:p>
          <w:p w:rsidR="00D91F10" w:rsidRDefault="00D91F10"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4.</w:t>
            </w:r>
            <w:r>
              <w:rPr>
                <w:rFonts w:ascii="Arial Narrow" w:hAnsi="Arial Narrow"/>
                <w:sz w:val="20"/>
                <w:szCs w:val="20"/>
                <w:highlight w:val="yellow"/>
              </w:rPr>
              <w:t xml:space="preserve"> </w:t>
            </w:r>
          </w:p>
          <w:p w:rsidR="00D91F10" w:rsidRDefault="00D91F10"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debe ser igual o posterior a la fecha registrada en el campo “</w:t>
            </w:r>
            <w:r>
              <w:rPr>
                <w:rFonts w:ascii="Arial Narrow" w:hAnsi="Arial Narrow"/>
                <w:b/>
                <w:sz w:val="20"/>
                <w:szCs w:val="20"/>
                <w:highlight w:val="yellow"/>
              </w:rPr>
              <w:t>Vigente Desde</w:t>
            </w:r>
            <w:r>
              <w:rPr>
                <w:rFonts w:ascii="Arial Narrow" w:hAnsi="Arial Narrow"/>
                <w:sz w:val="20"/>
                <w:szCs w:val="20"/>
                <w:highlight w:val="yellow"/>
              </w:rPr>
              <w:t xml:space="preserve">”.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5.</w:t>
            </w:r>
          </w:p>
          <w:p w:rsidR="00D91F10" w:rsidRPr="00D91F10" w:rsidRDefault="00D91F10"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 xml:space="preserve">Que haya seleccionado al menos un turno de la lista.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6.</w:t>
            </w:r>
          </w:p>
          <w:p w:rsidR="00D91F10" w:rsidRPr="00D91F10" w:rsidRDefault="00D91F10" w:rsidP="00EF6966">
            <w:pPr>
              <w:pStyle w:val="NormalWeb"/>
              <w:numPr>
                <w:ilvl w:val="1"/>
                <w:numId w:val="101"/>
              </w:numPr>
              <w:spacing w:before="0" w:beforeAutospacing="0" w:after="0" w:afterAutospacing="0"/>
              <w:ind w:left="355"/>
              <w:rPr>
                <w:rFonts w:ascii="Arial Narrow" w:hAnsi="Arial Narrow"/>
                <w:highlight w:val="yellow"/>
              </w:rPr>
            </w:pPr>
            <w:r w:rsidRPr="00C07A11">
              <w:rPr>
                <w:rFonts w:ascii="Arial Narrow" w:hAnsi="Arial Narrow"/>
                <w:color w:val="FF0000"/>
                <w:highlight w:val="yellow"/>
              </w:rPr>
              <w:t>Si se cumplen las validaciones, el Sistema muestra el resultado en la lista de sorteos, de encontrarse resultados se habilitan los botones Imprimir y Exportar, de no ser así, se deshabilitan.</w:t>
            </w:r>
          </w:p>
        </w:tc>
      </w:tr>
      <w:tr w:rsidR="00C54054" w:rsidTr="00D7634B">
        <w:tc>
          <w:tcPr>
            <w:tcW w:w="567" w:type="dxa"/>
            <w:tcBorders>
              <w:top w:val="single" w:sz="6" w:space="0" w:color="000000"/>
              <w:left w:val="single" w:sz="6" w:space="0" w:color="000000"/>
              <w:bottom w:val="single" w:sz="6" w:space="0" w:color="000000"/>
              <w:right w:val="single" w:sz="6" w:space="0" w:color="000000"/>
            </w:tcBorders>
          </w:tcPr>
          <w:p w:rsidR="00C54054" w:rsidRPr="00661A8D" w:rsidRDefault="00C54054" w:rsidP="00EF6966">
            <w:pPr>
              <w:pStyle w:val="NormalWeb"/>
              <w:numPr>
                <w:ilvl w:val="0"/>
                <w:numId w:val="101"/>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C54054" w:rsidRDefault="00C54054" w:rsidP="00686B74">
            <w:pPr>
              <w:rPr>
                <w:rFonts w:ascii="Arial Narrow" w:hAnsi="Arial Narrow" w:cs="Arial"/>
                <w:color w:val="000000"/>
                <w:sz w:val="20"/>
                <w:szCs w:val="20"/>
              </w:rPr>
            </w:pPr>
            <w:r>
              <w:rPr>
                <w:rFonts w:ascii="Arial Narrow" w:hAnsi="Arial Narrow" w:cs="Arial"/>
                <w:color w:val="000000"/>
                <w:sz w:val="20"/>
                <w:szCs w:val="20"/>
              </w:rPr>
              <w:t xml:space="preserve">El usuario </w:t>
            </w:r>
            <w:r w:rsidR="008B57DD">
              <w:rPr>
                <w:rFonts w:ascii="Arial Narrow" w:hAnsi="Arial Narrow" w:cs="Arial"/>
                <w:color w:val="000000"/>
                <w:sz w:val="20"/>
                <w:szCs w:val="20"/>
              </w:rPr>
              <w:t xml:space="preserve">presiona la opción </w:t>
            </w:r>
            <w:r>
              <w:rPr>
                <w:rFonts w:ascii="Arial Narrow" w:hAnsi="Arial Narrow" w:cs="Arial"/>
                <w:b/>
                <w:bCs/>
                <w:color w:val="000000"/>
                <w:sz w:val="20"/>
                <w:szCs w:val="20"/>
              </w:rPr>
              <w:t>“</w:t>
            </w:r>
            <w:r w:rsidR="008B57DD">
              <w:rPr>
                <w:rFonts w:ascii="Arial Narrow" w:hAnsi="Arial Narrow" w:cs="Arial"/>
                <w:b/>
                <w:bCs/>
                <w:color w:val="000000"/>
                <w:sz w:val="20"/>
                <w:szCs w:val="20"/>
              </w:rPr>
              <w:t>Modificar</w:t>
            </w:r>
            <w:r>
              <w:rPr>
                <w:rFonts w:ascii="Arial Narrow" w:hAnsi="Arial Narrow" w:cs="Arial"/>
                <w:b/>
                <w:bCs/>
                <w:color w:val="000000"/>
                <w:sz w:val="20"/>
                <w:szCs w:val="20"/>
              </w:rPr>
              <w:t>”</w:t>
            </w:r>
            <w:r>
              <w:rPr>
                <w:rFonts w:ascii="Arial Narrow" w:hAnsi="Arial Narrow" w:cs="Arial"/>
                <w:color w:val="000000"/>
                <w:sz w:val="20"/>
                <w:szCs w:val="20"/>
              </w:rPr>
              <w:t xml:space="preserve"> en la </w:t>
            </w:r>
            <w:r>
              <w:rPr>
                <w:rFonts w:ascii="Arial Narrow" w:hAnsi="Arial Narrow" w:cs="Arial"/>
                <w:b/>
                <w:bCs/>
                <w:color w:val="000000"/>
                <w:sz w:val="20"/>
                <w:szCs w:val="20"/>
              </w:rPr>
              <w:t>(IU016)</w:t>
            </w:r>
          </w:p>
        </w:tc>
        <w:tc>
          <w:tcPr>
            <w:tcW w:w="5670" w:type="dxa"/>
            <w:tcBorders>
              <w:top w:val="single" w:sz="6" w:space="0" w:color="000000"/>
              <w:left w:val="single" w:sz="6" w:space="0" w:color="000000"/>
              <w:bottom w:val="single" w:sz="6" w:space="0" w:color="000000"/>
              <w:right w:val="single" w:sz="6" w:space="0" w:color="000000"/>
            </w:tcBorders>
            <w:hideMark/>
          </w:tcPr>
          <w:p w:rsidR="00C54054" w:rsidRDefault="00C54054" w:rsidP="00EF6966">
            <w:pPr>
              <w:pStyle w:val="NormalWeb"/>
              <w:numPr>
                <w:ilvl w:val="1"/>
                <w:numId w:val="101"/>
              </w:numPr>
              <w:spacing w:before="0" w:beforeAutospacing="0" w:after="0" w:afterAutospacing="0"/>
              <w:ind w:left="355"/>
              <w:rPr>
                <w:rFonts w:ascii="Arial Narrow" w:hAnsi="Arial Narrow"/>
              </w:rPr>
            </w:pPr>
            <w:r>
              <w:rPr>
                <w:rFonts w:ascii="Arial Narrow" w:hAnsi="Arial Narrow"/>
              </w:rPr>
              <w:t xml:space="preserve">El sistema envía a impresión el resultado de la búsqueda según el </w:t>
            </w:r>
            <w:r>
              <w:rPr>
                <w:rFonts w:ascii="Arial Narrow" w:hAnsi="Arial Narrow"/>
                <w:b/>
              </w:rPr>
              <w:t>Formato 02</w:t>
            </w:r>
            <w:r>
              <w:rPr>
                <w:rFonts w:ascii="Arial Narrow" w:hAnsi="Arial Narrow"/>
              </w:rPr>
              <w:t>.</w:t>
            </w:r>
          </w:p>
        </w:tc>
      </w:tr>
      <w:tr w:rsidR="00C54054" w:rsidTr="00D7634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686B74">
            <w:pPr>
              <w:pStyle w:val="NormalWeb"/>
              <w:spacing w:before="0" w:beforeAutospacing="0" w:after="0" w:afterAutospacing="0"/>
              <w:rPr>
                <w:rFonts w:ascii="Arial Narrow" w:hAnsi="Arial Narrow"/>
              </w:rPr>
            </w:pPr>
            <w:r>
              <w:rPr>
                <w:rFonts w:ascii="Arial Narrow" w:eastAsia="Times New Roman" w:hAnsi="Arial Narrow" w:cs="Times New Roman"/>
              </w:rPr>
              <w:t>7. Flujo alternativo</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686B74">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Flujo alternativo A1</w:t>
            </w:r>
          </w:p>
        </w:tc>
      </w:tr>
      <w:tr w:rsidR="00C54054" w:rsidTr="00463CFD">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686B74">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686B74">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Respuesta del Sistema</w:t>
            </w:r>
          </w:p>
        </w:tc>
      </w:tr>
      <w:tr w:rsidR="00DC405C" w:rsidRPr="00463CFD" w:rsidTr="00463CFD">
        <w:tc>
          <w:tcPr>
            <w:tcW w:w="567" w:type="dxa"/>
            <w:tcBorders>
              <w:top w:val="single" w:sz="6" w:space="0" w:color="000000"/>
              <w:left w:val="single" w:sz="6" w:space="0" w:color="000000"/>
              <w:bottom w:val="single" w:sz="6" w:space="0" w:color="000000"/>
              <w:right w:val="single" w:sz="6" w:space="0" w:color="000000"/>
            </w:tcBorders>
          </w:tcPr>
          <w:p w:rsidR="00DC405C" w:rsidRPr="00463CFD" w:rsidRDefault="00DC405C" w:rsidP="00EF6966">
            <w:pPr>
              <w:pStyle w:val="NormalWeb"/>
              <w:numPr>
                <w:ilvl w:val="0"/>
                <w:numId w:val="102"/>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DC405C" w:rsidRPr="00463CFD" w:rsidRDefault="00DC405C" w:rsidP="00686B74">
            <w:pPr>
              <w:rPr>
                <w:rFonts w:ascii="Arial Narrow" w:hAnsi="Arial Narrow" w:cs="Arial"/>
                <w:color w:val="000000"/>
                <w:sz w:val="20"/>
                <w:szCs w:val="20"/>
              </w:rPr>
            </w:pPr>
            <w:r w:rsidRPr="00463CFD">
              <w:rPr>
                <w:rFonts w:ascii="Arial Narrow" w:hAnsi="Arial Narrow" w:cs="Arial"/>
                <w:color w:val="000000"/>
                <w:sz w:val="20"/>
                <w:szCs w:val="20"/>
              </w:rPr>
              <w:t xml:space="preserve">El usuario presiona la opción </w:t>
            </w:r>
            <w:r w:rsidRPr="00463CFD">
              <w:rPr>
                <w:rFonts w:ascii="Arial Narrow" w:hAnsi="Arial Narrow" w:cs="Arial"/>
                <w:b/>
                <w:bCs/>
                <w:color w:val="000000"/>
                <w:sz w:val="20"/>
                <w:szCs w:val="20"/>
              </w:rPr>
              <w:t>“Modificar”</w:t>
            </w:r>
            <w:r w:rsidRPr="00463CFD">
              <w:rPr>
                <w:rFonts w:ascii="Arial Narrow" w:hAnsi="Arial Narrow" w:cs="Arial"/>
                <w:color w:val="000000"/>
                <w:sz w:val="20"/>
                <w:szCs w:val="20"/>
              </w:rPr>
              <w:t xml:space="preserve"> en la </w:t>
            </w:r>
            <w:r w:rsidRPr="00463CFD">
              <w:rPr>
                <w:rFonts w:ascii="Arial Narrow" w:hAnsi="Arial Narrow" w:cs="Arial"/>
                <w:b/>
                <w:bCs/>
                <w:color w:val="000000"/>
                <w:sz w:val="20"/>
                <w:szCs w:val="20"/>
              </w:rPr>
              <w:t>(IU016)</w:t>
            </w:r>
          </w:p>
        </w:tc>
        <w:tc>
          <w:tcPr>
            <w:tcW w:w="5670" w:type="dxa"/>
            <w:tcBorders>
              <w:top w:val="single" w:sz="6" w:space="0" w:color="000000"/>
              <w:left w:val="single" w:sz="6" w:space="0" w:color="000000"/>
              <w:bottom w:val="single" w:sz="6" w:space="0" w:color="000000"/>
              <w:right w:val="single" w:sz="6" w:space="0" w:color="000000"/>
            </w:tcBorders>
            <w:hideMark/>
          </w:tcPr>
          <w:p w:rsidR="00DC405C" w:rsidRPr="00463CFD" w:rsidRDefault="00DC405C" w:rsidP="00EF6966">
            <w:pPr>
              <w:pStyle w:val="NormalWeb"/>
              <w:numPr>
                <w:ilvl w:val="1"/>
                <w:numId w:val="102"/>
              </w:numPr>
              <w:spacing w:before="0" w:beforeAutospacing="0" w:after="0" w:afterAutospacing="0"/>
              <w:ind w:left="355"/>
              <w:rPr>
                <w:rFonts w:ascii="Arial Narrow" w:hAnsi="Arial Narrow"/>
              </w:rPr>
            </w:pPr>
            <w:r w:rsidRPr="00463CFD">
              <w:rPr>
                <w:rFonts w:ascii="Arial Narrow" w:hAnsi="Arial Narrow"/>
              </w:rPr>
              <w:t>El sistema muestra la IU0</w:t>
            </w:r>
            <w:r w:rsidR="00D976B6" w:rsidRPr="00463CFD">
              <w:rPr>
                <w:rFonts w:ascii="Arial Narrow" w:hAnsi="Arial Narrow"/>
              </w:rPr>
              <w:t>16.2, donde se muestra lo siguiente:</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 xml:space="preserve">Aduana: </w:t>
            </w:r>
            <w:r w:rsidRPr="00463CFD">
              <w:rPr>
                <w:rFonts w:ascii="Arial Narrow" w:hAnsi="Arial Narrow"/>
                <w:sz w:val="20"/>
                <w:szCs w:val="20"/>
              </w:rPr>
              <w:t>nombre de la aduana del sorteo.</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Vigente desde:</w:t>
            </w:r>
            <w:r w:rsidRPr="00463CFD">
              <w:rPr>
                <w:rFonts w:ascii="Arial Narrow" w:hAnsi="Arial Narrow"/>
                <w:sz w:val="20"/>
                <w:szCs w:val="20"/>
              </w:rPr>
              <w:t xml:space="preserve"> fecha de inicio de vigencia del sorteo, se muestra habilitado si la fecha es mayor o igual que la fecha actual, en caso contrario se deshabilita.</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 xml:space="preserve">Vigente hasta: </w:t>
            </w:r>
            <w:r w:rsidRPr="00463CFD">
              <w:rPr>
                <w:rFonts w:ascii="Arial Narrow" w:hAnsi="Arial Narrow"/>
                <w:sz w:val="20"/>
                <w:szCs w:val="20"/>
              </w:rPr>
              <w:t>fecha de fin de vigencia del sorteo, se muestra habilitado.</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Unidad de despacho:</w:t>
            </w:r>
            <w:r w:rsidRPr="00463CFD">
              <w:rPr>
                <w:rFonts w:ascii="Arial Narrow" w:hAnsi="Arial Narrow"/>
                <w:sz w:val="20"/>
                <w:szCs w:val="20"/>
              </w:rPr>
              <w:t xml:space="preserve"> nombre de la unidad de despacho del sorteo.</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Ánfora:</w:t>
            </w:r>
            <w:r w:rsidRPr="00463CFD">
              <w:rPr>
                <w:rFonts w:ascii="Arial Narrow" w:hAnsi="Arial Narrow"/>
                <w:sz w:val="20"/>
                <w:szCs w:val="20"/>
              </w:rPr>
              <w:t xml:space="preserve"> nombre del ánfora del sorteo.</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Turno:</w:t>
            </w:r>
            <w:r w:rsidRPr="00463CFD">
              <w:rPr>
                <w:rFonts w:ascii="Arial Narrow" w:hAnsi="Arial Narrow"/>
                <w:sz w:val="20"/>
                <w:szCs w:val="20"/>
              </w:rPr>
              <w:t xml:space="preserve"> nombre y descripción del turno del </w:t>
            </w:r>
            <w:r w:rsidRPr="00463CFD">
              <w:rPr>
                <w:rFonts w:ascii="Arial Narrow" w:hAnsi="Arial Narrow"/>
                <w:sz w:val="20"/>
                <w:szCs w:val="20"/>
                <w:highlight w:val="yellow"/>
              </w:rPr>
              <w:t>sorteo</w:t>
            </w:r>
            <w:r w:rsidRPr="00463CFD">
              <w:rPr>
                <w:rFonts w:ascii="Arial Narrow" w:hAnsi="Arial Narrow"/>
                <w:sz w:val="20"/>
                <w:szCs w:val="20"/>
              </w:rPr>
              <w:t>.</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Carga máxima diaria:</w:t>
            </w:r>
            <w:r w:rsidRPr="00463CFD">
              <w:rPr>
                <w:rFonts w:ascii="Arial Narrow" w:hAnsi="Arial Narrow"/>
                <w:sz w:val="20"/>
                <w:szCs w:val="20"/>
              </w:rPr>
              <w:t xml:space="preserve"> es la carga máxima laboral diaria del sorteo, se muestra habilitado.</w:t>
            </w:r>
          </w:p>
          <w:p w:rsidR="00F74E0B" w:rsidRPr="00463CFD" w:rsidRDefault="00F74E0B" w:rsidP="00EF6966">
            <w:pPr>
              <w:pStyle w:val="Prrafodelista"/>
              <w:numPr>
                <w:ilvl w:val="0"/>
                <w:numId w:val="79"/>
              </w:numPr>
              <w:rPr>
                <w:rFonts w:ascii="Arial Narrow" w:hAnsi="Arial Narrow"/>
                <w:b/>
                <w:sz w:val="20"/>
                <w:szCs w:val="20"/>
                <w:highlight w:val="yellow"/>
              </w:rPr>
            </w:pPr>
            <w:r w:rsidRPr="00463CFD">
              <w:rPr>
                <w:rFonts w:ascii="Arial Narrow" w:hAnsi="Arial Narrow"/>
                <w:b/>
                <w:sz w:val="20"/>
                <w:szCs w:val="20"/>
              </w:rPr>
              <w:t>Ejecutar</w:t>
            </w:r>
            <w:r w:rsidRPr="00463CFD">
              <w:rPr>
                <w:rFonts w:ascii="Arial Narrow" w:hAnsi="Arial Narrow"/>
                <w:b/>
                <w:sz w:val="20"/>
                <w:szCs w:val="20"/>
                <w:highlight w:val="yellow"/>
              </w:rPr>
              <w:t xml:space="preserve"> en días feriados:</w:t>
            </w:r>
            <w:r w:rsidRPr="00463CFD">
              <w:rPr>
                <w:rFonts w:ascii="Arial Narrow" w:hAnsi="Arial Narrow"/>
                <w:sz w:val="20"/>
                <w:szCs w:val="20"/>
                <w:highlight w:val="yellow"/>
              </w:rPr>
              <w:t xml:space="preserve"> indica si el sorteo a registrar se ejecutará en días feriados, muestra las opciones Sí y No. Habilitado</w:t>
            </w:r>
            <w:r w:rsidR="00987D5B" w:rsidRPr="00463CFD">
              <w:rPr>
                <w:rFonts w:ascii="Arial Narrow" w:hAnsi="Arial Narrow"/>
                <w:sz w:val="20"/>
                <w:szCs w:val="20"/>
                <w:highlight w:val="yellow"/>
              </w:rPr>
              <w:t>.</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Botón grabar:</w:t>
            </w:r>
            <w:r w:rsidRPr="00463CFD">
              <w:rPr>
                <w:rFonts w:ascii="Arial Narrow" w:hAnsi="Arial Narrow"/>
                <w:sz w:val="20"/>
                <w:szCs w:val="20"/>
              </w:rPr>
              <w:t xml:space="preserve"> graba los cambios realizados.</w:t>
            </w:r>
          </w:p>
          <w:p w:rsidR="00D976B6" w:rsidRPr="00463CFD" w:rsidRDefault="00D976B6" w:rsidP="00EF6966">
            <w:pPr>
              <w:pStyle w:val="Prrafodelista"/>
              <w:numPr>
                <w:ilvl w:val="0"/>
                <w:numId w:val="79"/>
              </w:numPr>
              <w:rPr>
                <w:rFonts w:ascii="Arial Narrow" w:hAnsi="Arial Narrow"/>
                <w:sz w:val="20"/>
                <w:szCs w:val="20"/>
              </w:rPr>
            </w:pPr>
            <w:r w:rsidRPr="00463CFD">
              <w:rPr>
                <w:rFonts w:ascii="Arial Narrow" w:hAnsi="Arial Narrow"/>
                <w:b/>
                <w:sz w:val="20"/>
                <w:szCs w:val="20"/>
              </w:rPr>
              <w:t xml:space="preserve">Botón cancelar: </w:t>
            </w:r>
            <w:r w:rsidRPr="00463CFD">
              <w:rPr>
                <w:rFonts w:ascii="Arial Narrow" w:hAnsi="Arial Narrow"/>
                <w:sz w:val="20"/>
                <w:szCs w:val="20"/>
              </w:rPr>
              <w:t>cierra la IU016.2 sin grabar los cambios realizados.</w:t>
            </w:r>
          </w:p>
        </w:tc>
      </w:tr>
      <w:tr w:rsidR="00DC405C" w:rsidRPr="00463CFD" w:rsidTr="00463CFD">
        <w:tc>
          <w:tcPr>
            <w:tcW w:w="567" w:type="dxa"/>
            <w:tcBorders>
              <w:top w:val="single" w:sz="6" w:space="0" w:color="000000"/>
              <w:left w:val="single" w:sz="6" w:space="0" w:color="000000"/>
              <w:bottom w:val="single" w:sz="6" w:space="0" w:color="000000"/>
              <w:right w:val="single" w:sz="6" w:space="0" w:color="000000"/>
            </w:tcBorders>
          </w:tcPr>
          <w:p w:rsidR="00DC405C" w:rsidRPr="00463CFD" w:rsidRDefault="00DC405C" w:rsidP="00EF6966">
            <w:pPr>
              <w:pStyle w:val="NormalWeb"/>
              <w:numPr>
                <w:ilvl w:val="0"/>
                <w:numId w:val="102"/>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DC405C" w:rsidRPr="00463CFD" w:rsidRDefault="00DC405C" w:rsidP="00686B74">
            <w:pPr>
              <w:rPr>
                <w:rFonts w:ascii="Arial Narrow" w:hAnsi="Arial Narrow" w:cs="Arial"/>
                <w:color w:val="000000"/>
                <w:sz w:val="20"/>
                <w:szCs w:val="20"/>
              </w:rPr>
            </w:pPr>
            <w:r w:rsidRPr="00463CFD">
              <w:rPr>
                <w:rFonts w:ascii="Arial Narrow" w:hAnsi="Arial Narrow" w:cs="Arial"/>
                <w:color w:val="000000"/>
                <w:sz w:val="20"/>
                <w:szCs w:val="20"/>
              </w:rPr>
              <w:t xml:space="preserve">El usuario presiona </w:t>
            </w:r>
            <w:r w:rsidR="006E76E6" w:rsidRPr="00463CFD">
              <w:rPr>
                <w:rFonts w:ascii="Arial Narrow" w:hAnsi="Arial Narrow" w:cs="Arial"/>
                <w:color w:val="000000"/>
                <w:sz w:val="20"/>
                <w:szCs w:val="20"/>
              </w:rPr>
              <w:t xml:space="preserve">el botón </w:t>
            </w:r>
            <w:r w:rsidR="006E76E6" w:rsidRPr="00463CFD">
              <w:rPr>
                <w:rFonts w:ascii="Arial Narrow" w:hAnsi="Arial Narrow" w:cs="Arial"/>
                <w:b/>
                <w:color w:val="000000"/>
                <w:sz w:val="20"/>
                <w:szCs w:val="20"/>
              </w:rPr>
              <w:t>“Grabar”</w:t>
            </w:r>
          </w:p>
        </w:tc>
        <w:tc>
          <w:tcPr>
            <w:tcW w:w="5670" w:type="dxa"/>
            <w:tcBorders>
              <w:top w:val="single" w:sz="6" w:space="0" w:color="000000"/>
              <w:left w:val="single" w:sz="6" w:space="0" w:color="000000"/>
              <w:bottom w:val="single" w:sz="6" w:space="0" w:color="000000"/>
              <w:right w:val="single" w:sz="6" w:space="0" w:color="000000"/>
            </w:tcBorders>
          </w:tcPr>
          <w:p w:rsidR="006E76E6" w:rsidRPr="00463CFD" w:rsidRDefault="006E76E6" w:rsidP="00EF6966">
            <w:pPr>
              <w:pStyle w:val="NormalWeb"/>
              <w:numPr>
                <w:ilvl w:val="1"/>
                <w:numId w:val="102"/>
              </w:numPr>
              <w:spacing w:before="0" w:beforeAutospacing="0" w:after="0" w:afterAutospacing="0"/>
              <w:ind w:left="355"/>
              <w:rPr>
                <w:rFonts w:ascii="Arial Narrow" w:hAnsi="Arial Narrow"/>
                <w:highlight w:val="yellow"/>
              </w:rPr>
            </w:pPr>
            <w:r w:rsidRPr="00463CFD">
              <w:rPr>
                <w:rFonts w:ascii="Arial Narrow" w:hAnsi="Arial Narrow"/>
                <w:highlight w:val="yellow"/>
              </w:rPr>
              <w:t>El sistema realiza las siguientes validaciones:</w:t>
            </w:r>
          </w:p>
          <w:p w:rsidR="006E76E6" w:rsidRPr="00463CFD" w:rsidRDefault="006E76E6"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lastRenderedPageBreak/>
              <w:t>La fecha del campo “</w:t>
            </w:r>
            <w:r w:rsidRPr="00463CFD">
              <w:rPr>
                <w:rFonts w:ascii="Arial Narrow" w:hAnsi="Arial Narrow"/>
                <w:b/>
                <w:sz w:val="20"/>
                <w:szCs w:val="20"/>
                <w:highlight w:val="yellow"/>
              </w:rPr>
              <w:t>Vigente Desde</w:t>
            </w:r>
            <w:r w:rsidRPr="00463CFD">
              <w:rPr>
                <w:rFonts w:ascii="Arial Narrow" w:hAnsi="Arial Narrow"/>
                <w:sz w:val="20"/>
                <w:szCs w:val="20"/>
                <w:highlight w:val="yellow"/>
              </w:rPr>
              <w:t xml:space="preserve">” no esté vacía. Caso contrario, el sistema ejecuta la </w:t>
            </w:r>
            <w:r w:rsidRPr="00463CFD">
              <w:rPr>
                <w:rFonts w:ascii="Arial Narrow" w:hAnsi="Arial Narrow"/>
                <w:b/>
                <w:sz w:val="20"/>
                <w:szCs w:val="20"/>
                <w:highlight w:val="yellow"/>
              </w:rPr>
              <w:t>excepción</w:t>
            </w:r>
            <w:r w:rsidRPr="00463CFD">
              <w:rPr>
                <w:rFonts w:ascii="Arial Narrow" w:hAnsi="Arial Narrow"/>
                <w:sz w:val="20"/>
                <w:szCs w:val="20"/>
                <w:highlight w:val="yellow"/>
              </w:rPr>
              <w:t xml:space="preserve"> </w:t>
            </w:r>
            <w:r w:rsidRPr="00463CFD">
              <w:rPr>
                <w:rFonts w:ascii="Arial Narrow" w:hAnsi="Arial Narrow"/>
                <w:b/>
                <w:sz w:val="20"/>
                <w:szCs w:val="20"/>
                <w:highlight w:val="yellow"/>
              </w:rPr>
              <w:t>1.</w:t>
            </w:r>
          </w:p>
          <w:p w:rsidR="006E76E6" w:rsidRPr="00463CFD" w:rsidRDefault="006E76E6"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La fecha del campo “</w:t>
            </w:r>
            <w:r w:rsidRPr="00463CFD">
              <w:rPr>
                <w:rFonts w:ascii="Arial Narrow" w:hAnsi="Arial Narrow"/>
                <w:b/>
                <w:sz w:val="20"/>
                <w:szCs w:val="20"/>
                <w:highlight w:val="yellow"/>
              </w:rPr>
              <w:t>Vigente Desde</w:t>
            </w:r>
            <w:r w:rsidRPr="00463CFD">
              <w:rPr>
                <w:rFonts w:ascii="Arial Narrow" w:hAnsi="Arial Narrow"/>
                <w:sz w:val="20"/>
                <w:szCs w:val="20"/>
                <w:highlight w:val="yellow"/>
              </w:rPr>
              <w:t xml:space="preserve">” tenga el formato </w:t>
            </w:r>
            <w:proofErr w:type="spellStart"/>
            <w:r w:rsidRPr="00463CFD">
              <w:rPr>
                <w:rFonts w:ascii="Arial Narrow" w:hAnsi="Arial Narrow"/>
                <w:sz w:val="20"/>
                <w:szCs w:val="20"/>
                <w:highlight w:val="yellow"/>
              </w:rPr>
              <w:t>dd</w:t>
            </w:r>
            <w:proofErr w:type="spellEnd"/>
            <w:r w:rsidRPr="00463CFD">
              <w:rPr>
                <w:rFonts w:ascii="Arial Narrow" w:hAnsi="Arial Narrow"/>
                <w:sz w:val="20"/>
                <w:szCs w:val="20"/>
                <w:highlight w:val="yellow"/>
              </w:rPr>
              <w:t>/mm/</w:t>
            </w:r>
            <w:proofErr w:type="spellStart"/>
            <w:r w:rsidRPr="00463CFD">
              <w:rPr>
                <w:rFonts w:ascii="Arial Narrow" w:hAnsi="Arial Narrow"/>
                <w:sz w:val="20"/>
                <w:szCs w:val="20"/>
                <w:highlight w:val="yellow"/>
              </w:rPr>
              <w:t>yyyy</w:t>
            </w:r>
            <w:proofErr w:type="spellEnd"/>
            <w:r w:rsidRPr="00463CFD">
              <w:rPr>
                <w:rFonts w:ascii="Arial Narrow" w:hAnsi="Arial Narrow"/>
                <w:sz w:val="20"/>
                <w:szCs w:val="20"/>
                <w:highlight w:val="yellow"/>
              </w:rPr>
              <w:t xml:space="preserve"> y sea válida. Caso contrario, el sistema ejecuta la </w:t>
            </w:r>
            <w:r w:rsidRPr="00463CFD">
              <w:rPr>
                <w:rFonts w:ascii="Arial Narrow" w:hAnsi="Arial Narrow"/>
                <w:b/>
                <w:sz w:val="20"/>
                <w:szCs w:val="20"/>
                <w:highlight w:val="yellow"/>
              </w:rPr>
              <w:t>excepción 2.</w:t>
            </w:r>
            <w:r w:rsidRPr="00463CFD">
              <w:rPr>
                <w:rFonts w:ascii="Arial Narrow" w:hAnsi="Arial Narrow"/>
                <w:sz w:val="20"/>
                <w:szCs w:val="20"/>
                <w:highlight w:val="yellow"/>
              </w:rPr>
              <w:t xml:space="preserve"> </w:t>
            </w:r>
          </w:p>
          <w:p w:rsidR="006E76E6" w:rsidRPr="00463CFD" w:rsidRDefault="006E76E6"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La fecha del campo “</w:t>
            </w:r>
            <w:r w:rsidRPr="00463CFD">
              <w:rPr>
                <w:rFonts w:ascii="Arial Narrow" w:hAnsi="Arial Narrow"/>
                <w:b/>
                <w:sz w:val="20"/>
                <w:szCs w:val="20"/>
                <w:highlight w:val="yellow"/>
              </w:rPr>
              <w:t>Vigente Desde</w:t>
            </w:r>
            <w:r w:rsidRPr="00463CFD">
              <w:rPr>
                <w:rFonts w:ascii="Arial Narrow" w:hAnsi="Arial Narrow"/>
                <w:sz w:val="20"/>
                <w:szCs w:val="20"/>
                <w:highlight w:val="yellow"/>
              </w:rPr>
              <w:t xml:space="preserve">” debe ser igual o posterior a la fecha en que se registra. Caso contrario, el sistema ejecuta la </w:t>
            </w:r>
            <w:r w:rsidRPr="00463CFD">
              <w:rPr>
                <w:rFonts w:ascii="Arial Narrow" w:hAnsi="Arial Narrow"/>
                <w:b/>
                <w:sz w:val="20"/>
                <w:szCs w:val="20"/>
                <w:highlight w:val="yellow"/>
              </w:rPr>
              <w:t>excepción</w:t>
            </w:r>
            <w:r w:rsidRPr="00463CFD">
              <w:rPr>
                <w:rFonts w:ascii="Arial Narrow" w:hAnsi="Arial Narrow"/>
                <w:sz w:val="20"/>
                <w:szCs w:val="20"/>
                <w:highlight w:val="yellow"/>
              </w:rPr>
              <w:t xml:space="preserve"> </w:t>
            </w:r>
            <w:r w:rsidRPr="00463CFD">
              <w:rPr>
                <w:rFonts w:ascii="Arial Narrow" w:hAnsi="Arial Narrow"/>
                <w:b/>
                <w:sz w:val="20"/>
                <w:szCs w:val="20"/>
                <w:highlight w:val="yellow"/>
              </w:rPr>
              <w:t>3.</w:t>
            </w:r>
          </w:p>
          <w:p w:rsidR="006E76E6" w:rsidRPr="00463CFD" w:rsidRDefault="006E76E6"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La fecha del campo “</w:t>
            </w:r>
            <w:r w:rsidRPr="00463CFD">
              <w:rPr>
                <w:rFonts w:ascii="Arial Narrow" w:hAnsi="Arial Narrow"/>
                <w:b/>
                <w:sz w:val="20"/>
                <w:szCs w:val="20"/>
                <w:highlight w:val="yellow"/>
              </w:rPr>
              <w:t>Vigente Hasta</w:t>
            </w:r>
            <w:r w:rsidRPr="00463CFD">
              <w:rPr>
                <w:rFonts w:ascii="Arial Narrow" w:hAnsi="Arial Narrow"/>
                <w:sz w:val="20"/>
                <w:szCs w:val="20"/>
                <w:highlight w:val="yellow"/>
              </w:rPr>
              <w:t xml:space="preserve">” no esté vacía. Caso contrario, el sistema ejecuta la </w:t>
            </w:r>
            <w:r w:rsidRPr="00463CFD">
              <w:rPr>
                <w:rFonts w:ascii="Arial Narrow" w:hAnsi="Arial Narrow"/>
                <w:b/>
                <w:sz w:val="20"/>
                <w:szCs w:val="20"/>
                <w:highlight w:val="yellow"/>
              </w:rPr>
              <w:t>excepción 4</w:t>
            </w:r>
            <w:r w:rsidRPr="00463CFD">
              <w:rPr>
                <w:rFonts w:ascii="Arial Narrow" w:hAnsi="Arial Narrow"/>
                <w:sz w:val="20"/>
                <w:szCs w:val="20"/>
                <w:highlight w:val="yellow"/>
              </w:rPr>
              <w:t>.</w:t>
            </w:r>
          </w:p>
          <w:p w:rsidR="006E76E6" w:rsidRPr="00463CFD" w:rsidRDefault="006E76E6"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La fecha del campo “</w:t>
            </w:r>
            <w:r w:rsidRPr="00463CFD">
              <w:rPr>
                <w:rFonts w:ascii="Arial Narrow" w:hAnsi="Arial Narrow"/>
                <w:b/>
                <w:sz w:val="20"/>
                <w:szCs w:val="20"/>
                <w:highlight w:val="yellow"/>
              </w:rPr>
              <w:t>Vigente Hasta</w:t>
            </w:r>
            <w:r w:rsidRPr="00463CFD">
              <w:rPr>
                <w:rFonts w:ascii="Arial Narrow" w:hAnsi="Arial Narrow"/>
                <w:sz w:val="20"/>
                <w:szCs w:val="20"/>
                <w:highlight w:val="yellow"/>
              </w:rPr>
              <w:t xml:space="preserve">” tenga el formato </w:t>
            </w:r>
            <w:proofErr w:type="spellStart"/>
            <w:r w:rsidRPr="00463CFD">
              <w:rPr>
                <w:rFonts w:ascii="Arial Narrow" w:hAnsi="Arial Narrow"/>
                <w:sz w:val="20"/>
                <w:szCs w:val="20"/>
                <w:highlight w:val="yellow"/>
              </w:rPr>
              <w:t>dd</w:t>
            </w:r>
            <w:proofErr w:type="spellEnd"/>
            <w:r w:rsidRPr="00463CFD">
              <w:rPr>
                <w:rFonts w:ascii="Arial Narrow" w:hAnsi="Arial Narrow"/>
                <w:sz w:val="20"/>
                <w:szCs w:val="20"/>
                <w:highlight w:val="yellow"/>
              </w:rPr>
              <w:t>/mm/</w:t>
            </w:r>
            <w:proofErr w:type="spellStart"/>
            <w:r w:rsidRPr="00463CFD">
              <w:rPr>
                <w:rFonts w:ascii="Arial Narrow" w:hAnsi="Arial Narrow"/>
                <w:sz w:val="20"/>
                <w:szCs w:val="20"/>
                <w:highlight w:val="yellow"/>
              </w:rPr>
              <w:t>yyyy</w:t>
            </w:r>
            <w:proofErr w:type="spellEnd"/>
            <w:r w:rsidRPr="00463CFD">
              <w:rPr>
                <w:rFonts w:ascii="Arial Narrow" w:hAnsi="Arial Narrow"/>
                <w:sz w:val="20"/>
                <w:szCs w:val="20"/>
                <w:highlight w:val="yellow"/>
              </w:rPr>
              <w:t xml:space="preserve"> y sea válida. Caso contrario, el sistema ejecuta la </w:t>
            </w:r>
            <w:r w:rsidRPr="00463CFD">
              <w:rPr>
                <w:rFonts w:ascii="Arial Narrow" w:hAnsi="Arial Narrow"/>
                <w:b/>
                <w:sz w:val="20"/>
                <w:szCs w:val="20"/>
                <w:highlight w:val="yellow"/>
              </w:rPr>
              <w:t>excepción 5.</w:t>
            </w:r>
            <w:r w:rsidRPr="00463CFD">
              <w:rPr>
                <w:rFonts w:ascii="Arial Narrow" w:hAnsi="Arial Narrow"/>
                <w:sz w:val="20"/>
                <w:szCs w:val="20"/>
                <w:highlight w:val="yellow"/>
              </w:rPr>
              <w:t xml:space="preserve"> </w:t>
            </w:r>
          </w:p>
          <w:p w:rsidR="006E76E6" w:rsidRPr="00463CFD" w:rsidRDefault="006E76E6" w:rsidP="00EF6966">
            <w:pPr>
              <w:pStyle w:val="Prrafodelista"/>
              <w:numPr>
                <w:ilvl w:val="0"/>
                <w:numId w:val="79"/>
              </w:numPr>
              <w:rPr>
                <w:rFonts w:ascii="Arial Narrow" w:hAnsi="Arial Narrow"/>
                <w:sz w:val="20"/>
                <w:szCs w:val="20"/>
              </w:rPr>
            </w:pPr>
            <w:r w:rsidRPr="00463CFD">
              <w:rPr>
                <w:rFonts w:ascii="Arial Narrow" w:hAnsi="Arial Narrow"/>
                <w:sz w:val="20"/>
                <w:szCs w:val="20"/>
                <w:highlight w:val="yellow"/>
              </w:rPr>
              <w:t>La fecha del campo “</w:t>
            </w:r>
            <w:r w:rsidRPr="00463CFD">
              <w:rPr>
                <w:rFonts w:ascii="Arial Narrow" w:hAnsi="Arial Narrow"/>
                <w:b/>
                <w:sz w:val="20"/>
                <w:szCs w:val="20"/>
                <w:highlight w:val="yellow"/>
              </w:rPr>
              <w:t>Vigente Hasta</w:t>
            </w:r>
            <w:r w:rsidRPr="00463CFD">
              <w:rPr>
                <w:rFonts w:ascii="Arial Narrow" w:hAnsi="Arial Narrow"/>
                <w:sz w:val="20"/>
                <w:szCs w:val="20"/>
                <w:highlight w:val="yellow"/>
              </w:rPr>
              <w:t>” debe ser igual o posterior a la fecha registrada en el campo “</w:t>
            </w:r>
            <w:r w:rsidRPr="00463CFD">
              <w:rPr>
                <w:rFonts w:ascii="Arial Narrow" w:hAnsi="Arial Narrow"/>
                <w:b/>
                <w:sz w:val="20"/>
                <w:szCs w:val="20"/>
                <w:highlight w:val="yellow"/>
              </w:rPr>
              <w:t>Vigente Desde</w:t>
            </w:r>
            <w:r w:rsidRPr="00463CFD">
              <w:rPr>
                <w:rFonts w:ascii="Arial Narrow" w:hAnsi="Arial Narrow"/>
                <w:sz w:val="20"/>
                <w:szCs w:val="20"/>
                <w:highlight w:val="yellow"/>
              </w:rPr>
              <w:t xml:space="preserve">”. Caso contrario, el sistema ejecuta la </w:t>
            </w:r>
            <w:r w:rsidRPr="00463CFD">
              <w:rPr>
                <w:rFonts w:ascii="Arial Narrow" w:hAnsi="Arial Narrow"/>
                <w:b/>
                <w:sz w:val="20"/>
                <w:szCs w:val="20"/>
                <w:highlight w:val="yellow"/>
              </w:rPr>
              <w:t>excepción</w:t>
            </w:r>
            <w:r w:rsidRPr="00463CFD">
              <w:rPr>
                <w:rFonts w:ascii="Arial Narrow" w:hAnsi="Arial Narrow"/>
                <w:sz w:val="20"/>
                <w:szCs w:val="20"/>
                <w:highlight w:val="yellow"/>
              </w:rPr>
              <w:t xml:space="preserve"> </w:t>
            </w:r>
            <w:r w:rsidRPr="00463CFD">
              <w:rPr>
                <w:rFonts w:ascii="Arial Narrow" w:hAnsi="Arial Narrow"/>
                <w:b/>
                <w:sz w:val="20"/>
                <w:szCs w:val="20"/>
                <w:highlight w:val="yellow"/>
              </w:rPr>
              <w:t>6.</w:t>
            </w:r>
          </w:p>
          <w:p w:rsidR="00E22399" w:rsidRPr="00463CFD" w:rsidRDefault="00E22399" w:rsidP="00EF6966">
            <w:pPr>
              <w:pStyle w:val="Prrafodelista"/>
              <w:numPr>
                <w:ilvl w:val="0"/>
                <w:numId w:val="79"/>
              </w:numPr>
              <w:rPr>
                <w:rFonts w:ascii="Arial Narrow" w:hAnsi="Arial Narrow"/>
                <w:sz w:val="20"/>
                <w:szCs w:val="20"/>
                <w:highlight w:val="yellow"/>
              </w:rPr>
            </w:pPr>
            <w:r w:rsidRPr="00463CFD">
              <w:rPr>
                <w:rFonts w:ascii="Arial Narrow" w:hAnsi="Arial Narrow"/>
                <w:color w:val="FF0000"/>
                <w:sz w:val="20"/>
                <w:szCs w:val="20"/>
                <w:highlight w:val="yellow"/>
              </w:rPr>
              <w:t xml:space="preserve">Que el rango de vigencia del sorteo esté dentro del rango de vigencia del turno, caso contrario, el sistema ejecuta la </w:t>
            </w:r>
            <w:r w:rsidRPr="00463CFD">
              <w:rPr>
                <w:rFonts w:ascii="Arial Narrow" w:hAnsi="Arial Narrow"/>
                <w:b/>
                <w:color w:val="FF0000"/>
                <w:sz w:val="20"/>
                <w:szCs w:val="20"/>
                <w:highlight w:val="yellow"/>
              </w:rPr>
              <w:t>excepción 1</w:t>
            </w:r>
            <w:r w:rsidR="00142A87" w:rsidRPr="00463CFD">
              <w:rPr>
                <w:rFonts w:ascii="Arial Narrow" w:hAnsi="Arial Narrow"/>
                <w:b/>
                <w:color w:val="FF0000"/>
                <w:sz w:val="20"/>
                <w:szCs w:val="20"/>
                <w:highlight w:val="yellow"/>
              </w:rPr>
              <w:t>3</w:t>
            </w:r>
            <w:r w:rsidRPr="00463CFD">
              <w:rPr>
                <w:rFonts w:ascii="Arial Narrow" w:hAnsi="Arial Narrow"/>
                <w:b/>
                <w:color w:val="FF0000"/>
                <w:sz w:val="20"/>
                <w:szCs w:val="20"/>
                <w:highlight w:val="yellow"/>
              </w:rPr>
              <w:t>.</w:t>
            </w:r>
          </w:p>
          <w:p w:rsidR="006E76E6" w:rsidRPr="00463CFD" w:rsidRDefault="006E76E6"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 xml:space="preserve">Que el valor ingresado en el campo cantidad de sorteos sea un número entero mayor o igual que 0 y menor que 50, caso contrario, el sistema ejecuta la </w:t>
            </w:r>
            <w:r w:rsidRPr="00463CFD">
              <w:rPr>
                <w:rFonts w:ascii="Arial Narrow" w:hAnsi="Arial Narrow"/>
                <w:b/>
                <w:sz w:val="20"/>
                <w:szCs w:val="20"/>
                <w:highlight w:val="yellow"/>
              </w:rPr>
              <w:t>excepción 7.</w:t>
            </w:r>
          </w:p>
          <w:p w:rsidR="006E76E6" w:rsidRPr="00463CFD" w:rsidRDefault="006E76E6"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Que no existan traslapes entre las fechas de vigencia que están siendo registradas con las fechas que ya han sido registradas, teniendo en cuenta el valor de los siguientes parámetros ingresados por el usuario:</w:t>
            </w:r>
          </w:p>
          <w:p w:rsidR="006E76E6" w:rsidRPr="00463CFD" w:rsidRDefault="006E76E6" w:rsidP="00EF6966">
            <w:pPr>
              <w:pStyle w:val="Prrafodelista"/>
              <w:numPr>
                <w:ilvl w:val="0"/>
                <w:numId w:val="80"/>
              </w:numPr>
              <w:rPr>
                <w:rFonts w:ascii="Arial Narrow" w:hAnsi="Arial Narrow"/>
                <w:sz w:val="20"/>
                <w:szCs w:val="20"/>
                <w:highlight w:val="yellow"/>
              </w:rPr>
            </w:pPr>
            <w:r w:rsidRPr="00463CFD">
              <w:rPr>
                <w:rFonts w:ascii="Arial Narrow" w:hAnsi="Arial Narrow"/>
                <w:sz w:val="20"/>
                <w:szCs w:val="20"/>
                <w:highlight w:val="yellow"/>
              </w:rPr>
              <w:t>Aduana</w:t>
            </w:r>
          </w:p>
          <w:p w:rsidR="006E76E6" w:rsidRPr="00463CFD" w:rsidRDefault="006E76E6" w:rsidP="00EF6966">
            <w:pPr>
              <w:pStyle w:val="Prrafodelista"/>
              <w:numPr>
                <w:ilvl w:val="0"/>
                <w:numId w:val="80"/>
              </w:numPr>
              <w:rPr>
                <w:rFonts w:ascii="Arial Narrow" w:hAnsi="Arial Narrow"/>
                <w:sz w:val="20"/>
                <w:szCs w:val="20"/>
                <w:highlight w:val="yellow"/>
              </w:rPr>
            </w:pPr>
            <w:r w:rsidRPr="00463CFD">
              <w:rPr>
                <w:rFonts w:ascii="Arial Narrow" w:hAnsi="Arial Narrow"/>
                <w:sz w:val="20"/>
                <w:szCs w:val="20"/>
                <w:highlight w:val="yellow"/>
              </w:rPr>
              <w:t>Unidad de despacho</w:t>
            </w:r>
          </w:p>
          <w:p w:rsidR="006E76E6" w:rsidRPr="00463CFD" w:rsidRDefault="006E76E6" w:rsidP="00EF6966">
            <w:pPr>
              <w:pStyle w:val="Prrafodelista"/>
              <w:numPr>
                <w:ilvl w:val="0"/>
                <w:numId w:val="80"/>
              </w:numPr>
              <w:rPr>
                <w:rFonts w:ascii="Arial Narrow" w:hAnsi="Arial Narrow"/>
                <w:sz w:val="20"/>
                <w:szCs w:val="20"/>
                <w:highlight w:val="yellow"/>
              </w:rPr>
            </w:pPr>
            <w:r w:rsidRPr="00463CFD">
              <w:rPr>
                <w:rFonts w:ascii="Arial Narrow" w:hAnsi="Arial Narrow"/>
                <w:sz w:val="20"/>
                <w:szCs w:val="20"/>
                <w:highlight w:val="yellow"/>
              </w:rPr>
              <w:t>Ánfora</w:t>
            </w:r>
          </w:p>
          <w:p w:rsidR="006E76E6" w:rsidRPr="00463CFD" w:rsidRDefault="006E76E6" w:rsidP="00EF6966">
            <w:pPr>
              <w:pStyle w:val="Prrafodelista"/>
              <w:numPr>
                <w:ilvl w:val="0"/>
                <w:numId w:val="80"/>
              </w:numPr>
              <w:rPr>
                <w:rFonts w:ascii="Arial Narrow" w:hAnsi="Arial Narrow"/>
                <w:sz w:val="20"/>
                <w:szCs w:val="20"/>
              </w:rPr>
            </w:pPr>
            <w:r w:rsidRPr="00463CFD">
              <w:rPr>
                <w:rFonts w:ascii="Arial Narrow" w:hAnsi="Arial Narrow"/>
                <w:sz w:val="20"/>
                <w:szCs w:val="20"/>
                <w:highlight w:val="yellow"/>
              </w:rPr>
              <w:t>Turno</w:t>
            </w:r>
          </w:p>
          <w:p w:rsidR="00DC405C" w:rsidRPr="00463CFD" w:rsidRDefault="006E76E6" w:rsidP="00463CFD">
            <w:pPr>
              <w:pStyle w:val="Prrafodelista"/>
              <w:ind w:left="715"/>
              <w:rPr>
                <w:rFonts w:ascii="Arial Narrow" w:hAnsi="Arial Narrow"/>
                <w:sz w:val="20"/>
                <w:szCs w:val="20"/>
              </w:rPr>
            </w:pPr>
            <w:r w:rsidRPr="00463CFD">
              <w:rPr>
                <w:rFonts w:ascii="Arial Narrow" w:hAnsi="Arial Narrow"/>
                <w:sz w:val="20"/>
                <w:szCs w:val="20"/>
                <w:highlight w:val="yellow"/>
              </w:rPr>
              <w:t xml:space="preserve">En caso contrario, el sistema ejecuta la </w:t>
            </w:r>
            <w:r w:rsidRPr="00463CFD">
              <w:rPr>
                <w:rFonts w:ascii="Arial Narrow" w:hAnsi="Arial Narrow"/>
                <w:b/>
                <w:sz w:val="20"/>
                <w:szCs w:val="20"/>
                <w:highlight w:val="yellow"/>
              </w:rPr>
              <w:t>excepción 1</w:t>
            </w:r>
            <w:r w:rsidR="00FC1AA0" w:rsidRPr="00463CFD">
              <w:rPr>
                <w:rFonts w:ascii="Arial Narrow" w:hAnsi="Arial Narrow"/>
                <w:b/>
                <w:sz w:val="20"/>
                <w:szCs w:val="20"/>
                <w:highlight w:val="yellow"/>
              </w:rPr>
              <w:t>0</w:t>
            </w:r>
            <w:r w:rsidRPr="00463CFD">
              <w:rPr>
                <w:rFonts w:ascii="Arial Narrow" w:hAnsi="Arial Narrow"/>
                <w:sz w:val="20"/>
                <w:szCs w:val="20"/>
                <w:highlight w:val="yellow"/>
              </w:rPr>
              <w:t>.</w:t>
            </w:r>
          </w:p>
          <w:p w:rsidR="00815FE0" w:rsidRPr="00463CFD" w:rsidRDefault="00815FE0" w:rsidP="00EF6966">
            <w:pPr>
              <w:pStyle w:val="Prrafodelista"/>
              <w:numPr>
                <w:ilvl w:val="0"/>
                <w:numId w:val="79"/>
              </w:numPr>
              <w:rPr>
                <w:rFonts w:ascii="Arial Narrow" w:hAnsi="Arial Narrow"/>
                <w:sz w:val="20"/>
                <w:szCs w:val="20"/>
              </w:rPr>
            </w:pPr>
            <w:r w:rsidRPr="00463CFD">
              <w:rPr>
                <w:rFonts w:ascii="Arial Narrow" w:hAnsi="Arial Narrow"/>
                <w:sz w:val="20"/>
                <w:szCs w:val="20"/>
              </w:rPr>
              <w:t xml:space="preserve">Si se cambia el rango de vigencia, el sistema </w:t>
            </w:r>
            <w:proofErr w:type="gramStart"/>
            <w:r w:rsidRPr="00463CFD">
              <w:rPr>
                <w:rFonts w:ascii="Arial Narrow" w:hAnsi="Arial Narrow"/>
                <w:sz w:val="20"/>
                <w:szCs w:val="20"/>
              </w:rPr>
              <w:t>valida</w:t>
            </w:r>
            <w:proofErr w:type="gramEnd"/>
            <w:r w:rsidRPr="00463CFD">
              <w:rPr>
                <w:rFonts w:ascii="Arial Narrow" w:hAnsi="Arial Narrow"/>
                <w:sz w:val="20"/>
                <w:szCs w:val="20"/>
              </w:rPr>
              <w:t xml:space="preserve"> si existen asignaciones de funcionarios a zonas en estado ejecutado para los días que están quedando fuera de la nueva vigencia del sorteo. Si existen, el sistema ejecuta </w:t>
            </w:r>
            <w:r w:rsidRPr="00463CFD">
              <w:rPr>
                <w:rFonts w:ascii="Arial Narrow" w:hAnsi="Arial Narrow"/>
                <w:b/>
                <w:sz w:val="20"/>
                <w:szCs w:val="20"/>
              </w:rPr>
              <w:t>excepción 11.</w:t>
            </w:r>
          </w:p>
          <w:p w:rsidR="00C94779" w:rsidRPr="00463CFD" w:rsidRDefault="00C94779" w:rsidP="00EF6966">
            <w:pPr>
              <w:pStyle w:val="Prrafodelista"/>
              <w:numPr>
                <w:ilvl w:val="0"/>
                <w:numId w:val="79"/>
              </w:numPr>
              <w:rPr>
                <w:rFonts w:ascii="Arial Narrow" w:hAnsi="Arial Narrow"/>
                <w:sz w:val="20"/>
                <w:szCs w:val="20"/>
              </w:rPr>
            </w:pPr>
            <w:r w:rsidRPr="00463CFD">
              <w:rPr>
                <w:rFonts w:ascii="Arial Narrow" w:hAnsi="Arial Narrow"/>
                <w:sz w:val="20"/>
                <w:szCs w:val="20"/>
              </w:rPr>
              <w:t xml:space="preserve">Si se cambia el indicador ejecutar en días feriados de Sí a No, el sistema valida si existen asignaciones de funcionarios a zonas en estado ejecutado para los días feriados que estén dentro del intervalo de fechas de vigencia del sorteo. Si existen, el sistema ejecuta </w:t>
            </w:r>
            <w:r w:rsidRPr="00463CFD">
              <w:rPr>
                <w:rFonts w:ascii="Arial Narrow" w:hAnsi="Arial Narrow"/>
                <w:b/>
                <w:sz w:val="20"/>
                <w:szCs w:val="20"/>
              </w:rPr>
              <w:t xml:space="preserve">excepción </w:t>
            </w:r>
            <w:r w:rsidR="00815FE0" w:rsidRPr="00463CFD">
              <w:rPr>
                <w:rFonts w:ascii="Arial Narrow" w:hAnsi="Arial Narrow"/>
                <w:b/>
                <w:sz w:val="20"/>
                <w:szCs w:val="20"/>
              </w:rPr>
              <w:t>12</w:t>
            </w:r>
            <w:r w:rsidRPr="00463CFD">
              <w:rPr>
                <w:rFonts w:ascii="Arial Narrow" w:hAnsi="Arial Narrow"/>
                <w:b/>
                <w:sz w:val="20"/>
                <w:szCs w:val="20"/>
              </w:rPr>
              <w:t>.</w:t>
            </w:r>
          </w:p>
          <w:p w:rsidR="00AF36CB" w:rsidRPr="00463CFD" w:rsidRDefault="00AF36CB" w:rsidP="00EF6966">
            <w:pPr>
              <w:pStyle w:val="NormalWeb"/>
              <w:numPr>
                <w:ilvl w:val="1"/>
                <w:numId w:val="102"/>
              </w:numPr>
              <w:spacing w:before="0" w:beforeAutospacing="0" w:after="0" w:afterAutospacing="0"/>
              <w:ind w:left="355"/>
              <w:rPr>
                <w:rFonts w:ascii="Arial Narrow" w:hAnsi="Arial Narrow"/>
                <w:highlight w:val="yellow"/>
              </w:rPr>
            </w:pPr>
            <w:r w:rsidRPr="00463CFD">
              <w:rPr>
                <w:rFonts w:ascii="Arial Narrow" w:hAnsi="Arial Narrow"/>
                <w:highlight w:val="yellow"/>
              </w:rPr>
              <w:t>Si se cumplen las validaciones,</w:t>
            </w:r>
            <w:r w:rsidRPr="00463CFD">
              <w:rPr>
                <w:rFonts w:ascii="Arial Narrow" w:hAnsi="Arial Narrow"/>
              </w:rPr>
              <w:t xml:space="preserve"> el sistema graba los parámetros de Sorteo y asignación en bloque, considerando el siguiente detalle:</w:t>
            </w:r>
          </w:p>
          <w:p w:rsidR="00AF36CB" w:rsidRPr="00463CFD" w:rsidRDefault="00AF36CB"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La fecha vigente Desde grabará considerando la hora 00:00:00 y la fecha vigente Hasta con la hora 23:59:59.</w:t>
            </w:r>
          </w:p>
          <w:p w:rsidR="00532D48" w:rsidRPr="00463CFD" w:rsidRDefault="00532D48" w:rsidP="00EF6966">
            <w:pPr>
              <w:pStyle w:val="Prrafodelista"/>
              <w:numPr>
                <w:ilvl w:val="0"/>
                <w:numId w:val="79"/>
              </w:numPr>
              <w:rPr>
                <w:rFonts w:ascii="Arial Narrow" w:hAnsi="Arial Narrow"/>
                <w:sz w:val="20"/>
                <w:szCs w:val="20"/>
                <w:highlight w:val="yellow"/>
              </w:rPr>
            </w:pPr>
            <w:r w:rsidRPr="00463CFD">
              <w:rPr>
                <w:rFonts w:ascii="Arial Narrow" w:hAnsi="Arial Narrow"/>
                <w:sz w:val="20"/>
                <w:szCs w:val="20"/>
                <w:highlight w:val="yellow"/>
              </w:rPr>
              <w:t xml:space="preserve">Se genera un registro y detalle de asignación de funcionario por zona por cada </w:t>
            </w:r>
            <w:r w:rsidR="005F6872" w:rsidRPr="00463CFD">
              <w:rPr>
                <w:rFonts w:ascii="Arial Narrow" w:hAnsi="Arial Narrow"/>
                <w:sz w:val="20"/>
                <w:szCs w:val="20"/>
                <w:highlight w:val="yellow"/>
              </w:rPr>
              <w:t xml:space="preserve">nuevo </w:t>
            </w:r>
            <w:r w:rsidRPr="00463CFD">
              <w:rPr>
                <w:rFonts w:ascii="Arial Narrow" w:hAnsi="Arial Narrow"/>
                <w:sz w:val="20"/>
                <w:szCs w:val="20"/>
                <w:highlight w:val="yellow"/>
              </w:rPr>
              <w:t>día</w:t>
            </w:r>
            <w:r w:rsidR="005F6872" w:rsidRPr="00463CFD">
              <w:rPr>
                <w:rFonts w:ascii="Arial Narrow" w:hAnsi="Arial Narrow"/>
                <w:sz w:val="20"/>
                <w:szCs w:val="20"/>
                <w:highlight w:val="yellow"/>
              </w:rPr>
              <w:t xml:space="preserve"> incluido en el nuevo rango de vigencia</w:t>
            </w:r>
            <w:r w:rsidRPr="00463CFD">
              <w:rPr>
                <w:rFonts w:ascii="Arial Narrow" w:hAnsi="Arial Narrow"/>
                <w:sz w:val="20"/>
                <w:szCs w:val="20"/>
                <w:highlight w:val="yellow"/>
              </w:rPr>
              <w:t xml:space="preserve"> del sorteo, con la cantidad de zonas y funcionarios disponibles por cada día.</w:t>
            </w:r>
          </w:p>
          <w:p w:rsidR="00AF36CB" w:rsidRPr="00463CFD" w:rsidRDefault="00AF36CB" w:rsidP="00EF6966">
            <w:pPr>
              <w:pStyle w:val="Prrafodelista"/>
              <w:numPr>
                <w:ilvl w:val="0"/>
                <w:numId w:val="79"/>
              </w:numPr>
              <w:rPr>
                <w:rFonts w:ascii="Arial Narrow" w:hAnsi="Arial Narrow"/>
                <w:sz w:val="20"/>
                <w:szCs w:val="20"/>
              </w:rPr>
            </w:pPr>
            <w:r w:rsidRPr="00463CFD">
              <w:rPr>
                <w:rFonts w:ascii="Arial Narrow" w:hAnsi="Arial Narrow"/>
                <w:sz w:val="20"/>
                <w:szCs w:val="20"/>
                <w:highlight w:val="yellow"/>
              </w:rPr>
              <w:t xml:space="preserve">Se muestra el mensaje de confirmación </w:t>
            </w:r>
            <w:r w:rsidRPr="00463CFD">
              <w:rPr>
                <w:rFonts w:ascii="Arial Narrow" w:hAnsi="Arial Narrow"/>
                <w:b/>
                <w:sz w:val="20"/>
                <w:szCs w:val="20"/>
                <w:highlight w:val="yellow"/>
              </w:rPr>
              <w:t>“Datos grabados correctamente”.</w:t>
            </w:r>
          </w:p>
          <w:p w:rsidR="00AF36CB" w:rsidRPr="00463CFD" w:rsidRDefault="00AF36CB" w:rsidP="00EF6966">
            <w:pPr>
              <w:pStyle w:val="Prrafodelista"/>
              <w:numPr>
                <w:ilvl w:val="0"/>
                <w:numId w:val="79"/>
              </w:numPr>
              <w:rPr>
                <w:rFonts w:ascii="Arial Narrow" w:hAnsi="Arial Narrow"/>
                <w:sz w:val="20"/>
                <w:szCs w:val="20"/>
              </w:rPr>
            </w:pPr>
            <w:r w:rsidRPr="00463CFD">
              <w:rPr>
                <w:rFonts w:ascii="Arial Narrow" w:hAnsi="Arial Narrow"/>
                <w:sz w:val="20"/>
                <w:szCs w:val="20"/>
              </w:rPr>
              <w:t>Se cierra la IU016.2, se retorna a la IU016 y se actualiza la lista de sorteos.</w:t>
            </w:r>
          </w:p>
        </w:tc>
      </w:tr>
      <w:tr w:rsidR="00DC405C" w:rsidTr="00463CFD">
        <w:tc>
          <w:tcPr>
            <w:tcW w:w="567" w:type="dxa"/>
            <w:tcBorders>
              <w:top w:val="single" w:sz="6" w:space="0" w:color="000000"/>
              <w:left w:val="single" w:sz="6" w:space="0" w:color="000000"/>
              <w:bottom w:val="single" w:sz="6" w:space="0" w:color="000000"/>
              <w:right w:val="single" w:sz="6" w:space="0" w:color="000000"/>
            </w:tcBorders>
          </w:tcPr>
          <w:p w:rsidR="00DC405C" w:rsidRPr="00463CFD" w:rsidRDefault="00DC405C" w:rsidP="00EF6966">
            <w:pPr>
              <w:pStyle w:val="NormalWeb"/>
              <w:numPr>
                <w:ilvl w:val="0"/>
                <w:numId w:val="102"/>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DC405C" w:rsidRDefault="00DC405C" w:rsidP="00686B74">
            <w:pPr>
              <w:rPr>
                <w:rFonts w:ascii="Arial Narrow" w:hAnsi="Arial Narrow" w:cs="Arial"/>
                <w:color w:val="000000"/>
                <w:sz w:val="20"/>
                <w:szCs w:val="20"/>
              </w:rPr>
            </w:pPr>
            <w:r>
              <w:rPr>
                <w:rFonts w:ascii="Arial Narrow" w:hAnsi="Arial Narrow" w:cs="Arial"/>
                <w:color w:val="000000"/>
                <w:sz w:val="20"/>
                <w:szCs w:val="20"/>
              </w:rPr>
              <w:t xml:space="preserve">El usuario presiona </w:t>
            </w:r>
            <w:r w:rsidR="00203DCF">
              <w:rPr>
                <w:rFonts w:ascii="Arial Narrow" w:hAnsi="Arial Narrow" w:cs="Arial"/>
                <w:color w:val="000000"/>
                <w:sz w:val="20"/>
                <w:szCs w:val="20"/>
              </w:rPr>
              <w:t xml:space="preserve">el botón </w:t>
            </w:r>
            <w:r>
              <w:rPr>
                <w:rFonts w:ascii="Arial Narrow" w:hAnsi="Arial Narrow" w:cs="Arial"/>
                <w:color w:val="000000"/>
                <w:sz w:val="20"/>
                <w:szCs w:val="20"/>
              </w:rPr>
              <w:t xml:space="preserve"> </w:t>
            </w:r>
            <w:r>
              <w:rPr>
                <w:rFonts w:ascii="Arial Narrow" w:hAnsi="Arial Narrow" w:cs="Arial"/>
                <w:b/>
                <w:bCs/>
                <w:color w:val="000000"/>
                <w:sz w:val="20"/>
                <w:szCs w:val="20"/>
              </w:rPr>
              <w:t>“</w:t>
            </w:r>
            <w:r w:rsidR="00203DCF" w:rsidRPr="00203DCF">
              <w:rPr>
                <w:rFonts w:ascii="Arial Narrow" w:hAnsi="Arial Narrow" w:cs="Arial"/>
                <w:b/>
                <w:bCs/>
                <w:color w:val="000000"/>
                <w:sz w:val="20"/>
                <w:szCs w:val="20"/>
              </w:rPr>
              <w:t>Cancelar</w:t>
            </w:r>
            <w:r>
              <w:rPr>
                <w:rFonts w:ascii="Arial Narrow" w:hAnsi="Arial Narrow" w:cs="Arial"/>
                <w:b/>
                <w:bCs/>
                <w:color w:val="000000"/>
                <w:sz w:val="20"/>
                <w:szCs w:val="20"/>
              </w:rPr>
              <w:t>”</w:t>
            </w:r>
            <w:r>
              <w:rPr>
                <w:rFonts w:ascii="Arial Narrow" w:hAnsi="Arial Narrow" w:cs="Arial"/>
                <w:color w:val="000000"/>
                <w:sz w:val="20"/>
                <w:szCs w:val="20"/>
              </w:rPr>
              <w:t xml:space="preserve"> en la </w:t>
            </w:r>
            <w:r>
              <w:rPr>
                <w:rFonts w:ascii="Arial Narrow" w:hAnsi="Arial Narrow" w:cs="Arial"/>
                <w:b/>
                <w:bCs/>
                <w:color w:val="000000"/>
                <w:sz w:val="20"/>
                <w:szCs w:val="20"/>
              </w:rPr>
              <w:t>(IU016</w:t>
            </w:r>
            <w:r w:rsidR="00203DCF">
              <w:rPr>
                <w:rFonts w:ascii="Arial Narrow" w:hAnsi="Arial Narrow" w:cs="Arial"/>
                <w:b/>
                <w:bCs/>
                <w:color w:val="000000"/>
                <w:sz w:val="20"/>
                <w:szCs w:val="20"/>
              </w:rPr>
              <w:t>.2</w:t>
            </w:r>
            <w:r>
              <w:rPr>
                <w:rFonts w:ascii="Arial Narrow" w:hAnsi="Arial Narrow" w:cs="Arial"/>
                <w:b/>
                <w:bCs/>
                <w:color w:val="000000"/>
                <w:sz w:val="20"/>
                <w:szCs w:val="20"/>
              </w:rPr>
              <w:t>)</w:t>
            </w:r>
          </w:p>
        </w:tc>
        <w:tc>
          <w:tcPr>
            <w:tcW w:w="5670" w:type="dxa"/>
            <w:tcBorders>
              <w:top w:val="single" w:sz="6" w:space="0" w:color="000000"/>
              <w:left w:val="single" w:sz="6" w:space="0" w:color="000000"/>
              <w:bottom w:val="single" w:sz="6" w:space="0" w:color="000000"/>
              <w:right w:val="single" w:sz="6" w:space="0" w:color="000000"/>
            </w:tcBorders>
          </w:tcPr>
          <w:p w:rsidR="00203DCF" w:rsidRPr="00203DCF" w:rsidRDefault="00203DCF" w:rsidP="00EF6966">
            <w:pPr>
              <w:pStyle w:val="NormalWeb"/>
              <w:numPr>
                <w:ilvl w:val="1"/>
                <w:numId w:val="102"/>
              </w:numPr>
              <w:spacing w:before="0" w:beforeAutospacing="0" w:after="0" w:afterAutospacing="0"/>
              <w:ind w:left="355"/>
              <w:rPr>
                <w:rFonts w:ascii="Arial Narrow" w:hAnsi="Arial Narrow"/>
              </w:rPr>
            </w:pPr>
            <w:r>
              <w:rPr>
                <w:rFonts w:ascii="Arial Narrow" w:hAnsi="Arial Narrow"/>
              </w:rPr>
              <w:t xml:space="preserve">El sistema muestra el mensaje de confirmación </w:t>
            </w:r>
            <w:r>
              <w:rPr>
                <w:rFonts w:ascii="Arial Narrow" w:hAnsi="Arial Narrow"/>
                <w:b/>
              </w:rPr>
              <w:t>“¿Está seguro de salir sin grabar los cambios?”</w:t>
            </w:r>
            <w:r>
              <w:rPr>
                <w:rFonts w:ascii="Arial Narrow" w:hAnsi="Arial Narrow"/>
              </w:rPr>
              <w:t>.</w:t>
            </w:r>
          </w:p>
        </w:tc>
      </w:tr>
      <w:tr w:rsidR="00DC405C" w:rsidTr="00463CFD">
        <w:tc>
          <w:tcPr>
            <w:tcW w:w="567" w:type="dxa"/>
            <w:tcBorders>
              <w:top w:val="single" w:sz="6" w:space="0" w:color="000000"/>
              <w:left w:val="single" w:sz="6" w:space="0" w:color="000000"/>
              <w:bottom w:val="single" w:sz="6" w:space="0" w:color="000000"/>
              <w:right w:val="single" w:sz="6" w:space="0" w:color="000000"/>
            </w:tcBorders>
          </w:tcPr>
          <w:p w:rsidR="00DC405C" w:rsidRPr="00463CFD" w:rsidRDefault="00DC405C" w:rsidP="00EF6966">
            <w:pPr>
              <w:pStyle w:val="NormalWeb"/>
              <w:numPr>
                <w:ilvl w:val="0"/>
                <w:numId w:val="102"/>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DC405C" w:rsidRDefault="00DC405C" w:rsidP="00686B74">
            <w:pPr>
              <w:rPr>
                <w:rFonts w:ascii="Arial Narrow" w:hAnsi="Arial Narrow" w:cs="Arial"/>
                <w:color w:val="000000"/>
                <w:sz w:val="20"/>
                <w:szCs w:val="20"/>
              </w:rPr>
            </w:pPr>
            <w:r>
              <w:rPr>
                <w:rFonts w:ascii="Arial Narrow" w:hAnsi="Arial Narrow" w:cs="Arial"/>
                <w:color w:val="000000"/>
                <w:sz w:val="20"/>
                <w:szCs w:val="20"/>
              </w:rPr>
              <w:t xml:space="preserve">El usuario presiona la opción </w:t>
            </w:r>
            <w:r>
              <w:rPr>
                <w:rFonts w:ascii="Arial Narrow" w:hAnsi="Arial Narrow" w:cs="Arial"/>
                <w:b/>
                <w:bCs/>
                <w:color w:val="000000"/>
                <w:sz w:val="20"/>
                <w:szCs w:val="20"/>
              </w:rPr>
              <w:t>“</w:t>
            </w:r>
            <w:r w:rsidR="00203DCF">
              <w:rPr>
                <w:rFonts w:ascii="Arial Narrow" w:hAnsi="Arial Narrow" w:cs="Arial"/>
                <w:b/>
                <w:bCs/>
                <w:color w:val="000000"/>
                <w:sz w:val="20"/>
                <w:szCs w:val="20"/>
              </w:rPr>
              <w:t>Sí</w:t>
            </w:r>
            <w:r>
              <w:rPr>
                <w:rFonts w:ascii="Arial Narrow" w:hAnsi="Arial Narrow" w:cs="Arial"/>
                <w:b/>
                <w:bCs/>
                <w:color w:val="000000"/>
                <w:sz w:val="20"/>
                <w:szCs w:val="20"/>
              </w:rPr>
              <w:t>”</w:t>
            </w:r>
            <w:r>
              <w:rPr>
                <w:rFonts w:ascii="Arial Narrow" w:hAnsi="Arial Narrow" w:cs="Arial"/>
                <w:color w:val="000000"/>
                <w:sz w:val="20"/>
                <w:szCs w:val="20"/>
              </w:rPr>
              <w:t xml:space="preserve"> </w:t>
            </w:r>
          </w:p>
        </w:tc>
        <w:tc>
          <w:tcPr>
            <w:tcW w:w="5670" w:type="dxa"/>
            <w:tcBorders>
              <w:top w:val="single" w:sz="6" w:space="0" w:color="000000"/>
              <w:left w:val="single" w:sz="6" w:space="0" w:color="000000"/>
              <w:bottom w:val="single" w:sz="6" w:space="0" w:color="000000"/>
              <w:right w:val="single" w:sz="6" w:space="0" w:color="000000"/>
            </w:tcBorders>
          </w:tcPr>
          <w:p w:rsidR="00DC405C" w:rsidRDefault="00203DCF" w:rsidP="00EF6966">
            <w:pPr>
              <w:pStyle w:val="NormalWeb"/>
              <w:numPr>
                <w:ilvl w:val="1"/>
                <w:numId w:val="102"/>
              </w:numPr>
              <w:spacing w:before="0" w:beforeAutospacing="0" w:after="0" w:afterAutospacing="0"/>
              <w:ind w:left="355"/>
              <w:rPr>
                <w:rFonts w:ascii="Arial Narrow" w:hAnsi="Arial Narrow"/>
              </w:rPr>
            </w:pPr>
            <w:r>
              <w:rPr>
                <w:rFonts w:ascii="Arial Narrow" w:hAnsi="Arial Narrow"/>
              </w:rPr>
              <w:t xml:space="preserve">El sistema </w:t>
            </w:r>
            <w:r w:rsidRPr="00AF36CB">
              <w:rPr>
                <w:rFonts w:ascii="Arial Narrow" w:hAnsi="Arial Narrow"/>
              </w:rPr>
              <w:t>cierra la IU016.2</w:t>
            </w:r>
            <w:r>
              <w:rPr>
                <w:rFonts w:ascii="Arial Narrow" w:hAnsi="Arial Narrow"/>
              </w:rPr>
              <w:t xml:space="preserve"> y</w:t>
            </w:r>
            <w:r w:rsidRPr="00AF36CB">
              <w:rPr>
                <w:rFonts w:ascii="Arial Narrow" w:hAnsi="Arial Narrow"/>
              </w:rPr>
              <w:t xml:space="preserve"> retorna a la IU016</w:t>
            </w:r>
            <w:r>
              <w:rPr>
                <w:rFonts w:ascii="Arial Narrow" w:hAnsi="Arial Narrow"/>
              </w:rPr>
              <w:t>.</w:t>
            </w:r>
          </w:p>
        </w:tc>
      </w:tr>
      <w:tr w:rsidR="00DC405C" w:rsidTr="00463CFD">
        <w:tc>
          <w:tcPr>
            <w:tcW w:w="567" w:type="dxa"/>
            <w:tcBorders>
              <w:top w:val="single" w:sz="6" w:space="0" w:color="000000"/>
              <w:left w:val="single" w:sz="6" w:space="0" w:color="000000"/>
              <w:bottom w:val="single" w:sz="6" w:space="0" w:color="000000"/>
              <w:right w:val="single" w:sz="6" w:space="0" w:color="000000"/>
            </w:tcBorders>
          </w:tcPr>
          <w:p w:rsidR="00DC405C" w:rsidRPr="00463CFD" w:rsidRDefault="00DC405C" w:rsidP="00EF6966">
            <w:pPr>
              <w:pStyle w:val="NormalWeb"/>
              <w:numPr>
                <w:ilvl w:val="0"/>
                <w:numId w:val="102"/>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DC405C" w:rsidRDefault="00DC405C" w:rsidP="00686B74">
            <w:pPr>
              <w:rPr>
                <w:rFonts w:ascii="Arial Narrow" w:hAnsi="Arial Narrow" w:cs="Arial"/>
                <w:color w:val="000000"/>
                <w:sz w:val="20"/>
                <w:szCs w:val="20"/>
              </w:rPr>
            </w:pPr>
            <w:r>
              <w:rPr>
                <w:rFonts w:ascii="Arial Narrow" w:hAnsi="Arial Narrow" w:cs="Arial"/>
                <w:color w:val="000000"/>
                <w:sz w:val="20"/>
                <w:szCs w:val="20"/>
              </w:rPr>
              <w:t xml:space="preserve">El usuario presiona la opción </w:t>
            </w:r>
            <w:r>
              <w:rPr>
                <w:rFonts w:ascii="Arial Narrow" w:hAnsi="Arial Narrow" w:cs="Arial"/>
                <w:b/>
                <w:bCs/>
                <w:color w:val="000000"/>
                <w:sz w:val="20"/>
                <w:szCs w:val="20"/>
              </w:rPr>
              <w:t>“</w:t>
            </w:r>
            <w:r w:rsidR="00203DCF">
              <w:rPr>
                <w:rFonts w:ascii="Arial Narrow" w:hAnsi="Arial Narrow" w:cs="Arial"/>
                <w:b/>
                <w:bCs/>
                <w:color w:val="000000"/>
                <w:sz w:val="20"/>
                <w:szCs w:val="20"/>
              </w:rPr>
              <w:t>No</w:t>
            </w:r>
            <w:r>
              <w:rPr>
                <w:rFonts w:ascii="Arial Narrow" w:hAnsi="Arial Narrow" w:cs="Arial"/>
                <w:b/>
                <w:bCs/>
                <w:color w:val="000000"/>
                <w:sz w:val="20"/>
                <w:szCs w:val="20"/>
              </w:rPr>
              <w:t>”</w:t>
            </w:r>
          </w:p>
        </w:tc>
        <w:tc>
          <w:tcPr>
            <w:tcW w:w="5670" w:type="dxa"/>
            <w:tcBorders>
              <w:top w:val="single" w:sz="6" w:space="0" w:color="000000"/>
              <w:left w:val="single" w:sz="6" w:space="0" w:color="000000"/>
              <w:bottom w:val="single" w:sz="6" w:space="0" w:color="000000"/>
              <w:right w:val="single" w:sz="6" w:space="0" w:color="000000"/>
            </w:tcBorders>
          </w:tcPr>
          <w:p w:rsidR="00DC405C" w:rsidRDefault="00203DCF" w:rsidP="00EF6966">
            <w:pPr>
              <w:pStyle w:val="NormalWeb"/>
              <w:numPr>
                <w:ilvl w:val="1"/>
                <w:numId w:val="102"/>
              </w:numPr>
              <w:spacing w:before="0" w:beforeAutospacing="0" w:after="0" w:afterAutospacing="0"/>
              <w:ind w:left="355"/>
              <w:rPr>
                <w:rFonts w:ascii="Arial Narrow" w:hAnsi="Arial Narrow"/>
              </w:rPr>
            </w:pPr>
            <w:r>
              <w:rPr>
                <w:rFonts w:ascii="Arial Narrow" w:hAnsi="Arial Narrow"/>
              </w:rPr>
              <w:t xml:space="preserve">El sistema </w:t>
            </w:r>
            <w:r w:rsidRPr="00AF36CB">
              <w:rPr>
                <w:rFonts w:ascii="Arial Narrow" w:hAnsi="Arial Narrow"/>
              </w:rPr>
              <w:t>cierra</w:t>
            </w:r>
            <w:r>
              <w:rPr>
                <w:rFonts w:ascii="Arial Narrow" w:hAnsi="Arial Narrow"/>
              </w:rPr>
              <w:t xml:space="preserve"> el mensaje de confirmación.</w:t>
            </w:r>
          </w:p>
        </w:tc>
      </w:tr>
      <w:tr w:rsidR="00C54054" w:rsidTr="00D7634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8. Excepciones</w:t>
            </w:r>
          </w:p>
        </w:tc>
      </w:tr>
      <w:tr w:rsidR="00C54054" w:rsidTr="004B58E2">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878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Descripción</w:t>
            </w:r>
          </w:p>
        </w:tc>
      </w:tr>
      <w:tr w:rsidR="00C54054" w:rsidTr="004B58E2">
        <w:tc>
          <w:tcPr>
            <w:tcW w:w="567" w:type="dxa"/>
            <w:tcBorders>
              <w:top w:val="single" w:sz="6" w:space="0" w:color="000000"/>
              <w:left w:val="single" w:sz="6" w:space="0" w:color="000000"/>
              <w:bottom w:val="single" w:sz="6" w:space="0" w:color="000000"/>
              <w:right w:val="single" w:sz="6" w:space="0" w:color="000000"/>
            </w:tcBorders>
          </w:tcPr>
          <w:p w:rsidR="00C54054"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Default="00C54054" w:rsidP="00C25481">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 xml:space="preserve">"Ingrese </w:t>
            </w:r>
            <w:r w:rsidR="00297324" w:rsidRPr="00297324">
              <w:rPr>
                <w:rFonts w:ascii="Arial Narrow" w:hAnsi="Arial Narrow" w:cs="Arial"/>
                <w:b/>
                <w:i/>
                <w:sz w:val="20"/>
                <w:szCs w:val="20"/>
              </w:rPr>
              <w:t>fecha de inicio de vigencia</w:t>
            </w:r>
            <w:r>
              <w:rPr>
                <w:rFonts w:ascii="Arial Narrow" w:hAnsi="Arial Narrow" w:cs="Arial"/>
                <w:b/>
                <w:i/>
                <w:sz w:val="20"/>
                <w:szCs w:val="20"/>
              </w:rPr>
              <w:t xml:space="preserve">", </w:t>
            </w:r>
            <w:r>
              <w:rPr>
                <w:rFonts w:ascii="Arial Narrow" w:hAnsi="Arial Narrow" w:cs="Arial"/>
                <w:sz w:val="20"/>
                <w:szCs w:val="20"/>
              </w:rPr>
              <w:t>permitiendo corregir el dato.</w:t>
            </w:r>
          </w:p>
        </w:tc>
      </w:tr>
      <w:tr w:rsidR="00C54054" w:rsidTr="004B58E2">
        <w:tc>
          <w:tcPr>
            <w:tcW w:w="567" w:type="dxa"/>
            <w:tcBorders>
              <w:top w:val="single" w:sz="6" w:space="0" w:color="000000"/>
              <w:left w:val="single" w:sz="6" w:space="0" w:color="000000"/>
              <w:bottom w:val="single" w:sz="6" w:space="0" w:color="000000"/>
              <w:right w:val="single" w:sz="6" w:space="0" w:color="000000"/>
            </w:tcBorders>
          </w:tcPr>
          <w:p w:rsidR="00C54054"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Default="00C54054" w:rsidP="00297324">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297324">
              <w:rPr>
                <w:rFonts w:ascii="Arial Narrow" w:hAnsi="Arial Narrow" w:cs="Arial"/>
                <w:b/>
                <w:i/>
                <w:sz w:val="20"/>
                <w:szCs w:val="20"/>
              </w:rPr>
              <w:t>La</w:t>
            </w:r>
            <w:r w:rsidR="00297324">
              <w:t xml:space="preserve"> </w:t>
            </w:r>
            <w:r w:rsidR="00297324" w:rsidRPr="00297324">
              <w:rPr>
                <w:rFonts w:ascii="Arial Narrow" w:hAnsi="Arial Narrow" w:cs="Arial"/>
                <w:b/>
                <w:i/>
                <w:sz w:val="20"/>
                <w:szCs w:val="20"/>
              </w:rPr>
              <w:t>fecha de inicio de vigencia</w:t>
            </w:r>
            <w:r w:rsidR="00297324">
              <w:rPr>
                <w:rFonts w:ascii="Arial Narrow" w:hAnsi="Arial Narrow" w:cs="Arial"/>
                <w:b/>
                <w:i/>
                <w:sz w:val="20"/>
                <w:szCs w:val="20"/>
              </w:rPr>
              <w:t xml:space="preserve"> ingresada</w:t>
            </w:r>
            <w:r>
              <w:rPr>
                <w:rFonts w:ascii="Arial Narrow" w:hAnsi="Arial Narrow" w:cs="Arial"/>
                <w:b/>
                <w:i/>
                <w:sz w:val="20"/>
                <w:szCs w:val="20"/>
              </w:rPr>
              <w:t xml:space="preserve"> es incorrect</w:t>
            </w:r>
            <w:r w:rsidR="00297324">
              <w:rPr>
                <w:rFonts w:ascii="Arial Narrow" w:hAnsi="Arial Narrow" w:cs="Arial"/>
                <w:b/>
                <w:i/>
                <w:sz w:val="20"/>
                <w:szCs w:val="20"/>
              </w:rPr>
              <w:t>a</w:t>
            </w:r>
            <w:r>
              <w:rPr>
                <w:rFonts w:ascii="Arial Narrow" w:hAnsi="Arial Narrow" w:cs="Arial"/>
                <w:b/>
                <w:i/>
                <w:sz w:val="20"/>
                <w:szCs w:val="20"/>
              </w:rPr>
              <w:t xml:space="preserve">. Verifique.", </w:t>
            </w:r>
            <w:r>
              <w:rPr>
                <w:rFonts w:ascii="Arial Narrow" w:hAnsi="Arial Narrow" w:cs="Arial"/>
                <w:sz w:val="20"/>
                <w:szCs w:val="20"/>
              </w:rPr>
              <w:t>permitiendo corregir el dato.</w:t>
            </w:r>
          </w:p>
        </w:tc>
      </w:tr>
      <w:tr w:rsidR="00C54054" w:rsidTr="004B58E2">
        <w:tc>
          <w:tcPr>
            <w:tcW w:w="567" w:type="dxa"/>
            <w:tcBorders>
              <w:top w:val="single" w:sz="6" w:space="0" w:color="000000"/>
              <w:left w:val="single" w:sz="6" w:space="0" w:color="000000"/>
              <w:bottom w:val="single" w:sz="6" w:space="0" w:color="000000"/>
              <w:right w:val="single" w:sz="6" w:space="0" w:color="000000"/>
            </w:tcBorders>
          </w:tcPr>
          <w:p w:rsidR="00C54054"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Default="00C54054" w:rsidP="00C25481">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 xml:space="preserve">"Ingrese </w:t>
            </w:r>
            <w:r w:rsidR="00297324" w:rsidRPr="00297324">
              <w:rPr>
                <w:rFonts w:ascii="Arial Narrow" w:hAnsi="Arial Narrow" w:cs="Arial"/>
                <w:b/>
                <w:i/>
                <w:sz w:val="20"/>
                <w:szCs w:val="20"/>
              </w:rPr>
              <w:t>fecha de término de vigencia</w:t>
            </w:r>
            <w:r>
              <w:rPr>
                <w:rFonts w:ascii="Arial Narrow" w:hAnsi="Arial Narrow" w:cs="Arial"/>
                <w:b/>
                <w:i/>
                <w:sz w:val="20"/>
                <w:szCs w:val="20"/>
              </w:rPr>
              <w:t xml:space="preserve">", </w:t>
            </w:r>
            <w:r>
              <w:rPr>
                <w:rFonts w:ascii="Arial Narrow" w:hAnsi="Arial Narrow" w:cs="Arial"/>
                <w:sz w:val="20"/>
                <w:szCs w:val="20"/>
              </w:rPr>
              <w:t>permitiendo corregir el dato.</w:t>
            </w:r>
          </w:p>
        </w:tc>
      </w:tr>
      <w:tr w:rsidR="00C54054" w:rsidTr="004B58E2">
        <w:tc>
          <w:tcPr>
            <w:tcW w:w="567" w:type="dxa"/>
            <w:tcBorders>
              <w:top w:val="single" w:sz="6" w:space="0" w:color="000000"/>
              <w:left w:val="single" w:sz="6" w:space="0" w:color="000000"/>
              <w:bottom w:val="single" w:sz="6" w:space="0" w:color="000000"/>
              <w:right w:val="single" w:sz="6" w:space="0" w:color="000000"/>
            </w:tcBorders>
          </w:tcPr>
          <w:p w:rsidR="00C54054"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Default="00C54054" w:rsidP="00C25481">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297324">
              <w:rPr>
                <w:rFonts w:ascii="Arial Narrow" w:hAnsi="Arial Narrow" w:cs="Arial"/>
                <w:b/>
                <w:i/>
                <w:sz w:val="20"/>
                <w:szCs w:val="20"/>
              </w:rPr>
              <w:t>La</w:t>
            </w:r>
            <w:r w:rsidR="00297324">
              <w:t xml:space="preserve"> </w:t>
            </w:r>
            <w:r w:rsidR="00297324" w:rsidRPr="00297324">
              <w:rPr>
                <w:rFonts w:ascii="Arial Narrow" w:hAnsi="Arial Narrow" w:cs="Arial"/>
                <w:b/>
                <w:i/>
                <w:sz w:val="20"/>
                <w:szCs w:val="20"/>
              </w:rPr>
              <w:t>fecha de término de vigencia</w:t>
            </w:r>
            <w:r w:rsidR="00297324">
              <w:rPr>
                <w:rFonts w:ascii="Arial Narrow" w:hAnsi="Arial Narrow" w:cs="Arial"/>
                <w:b/>
                <w:i/>
                <w:sz w:val="20"/>
                <w:szCs w:val="20"/>
              </w:rPr>
              <w:t xml:space="preserve"> ingresada es incorrecta</w:t>
            </w:r>
            <w:r>
              <w:rPr>
                <w:rFonts w:ascii="Arial Narrow" w:hAnsi="Arial Narrow" w:cs="Arial"/>
                <w:b/>
                <w:i/>
                <w:sz w:val="20"/>
                <w:szCs w:val="20"/>
              </w:rPr>
              <w:t xml:space="preserve">. Verifique.", </w:t>
            </w:r>
            <w:r>
              <w:rPr>
                <w:rFonts w:ascii="Arial Narrow" w:hAnsi="Arial Narrow" w:cs="Arial"/>
                <w:sz w:val="20"/>
                <w:szCs w:val="20"/>
              </w:rPr>
              <w:t>permitiendo corregir el dato.</w:t>
            </w:r>
          </w:p>
        </w:tc>
      </w:tr>
      <w:tr w:rsidR="00C54054" w:rsidTr="004B58E2">
        <w:tc>
          <w:tcPr>
            <w:tcW w:w="567" w:type="dxa"/>
            <w:tcBorders>
              <w:top w:val="single" w:sz="6" w:space="0" w:color="000000"/>
              <w:left w:val="single" w:sz="6" w:space="0" w:color="000000"/>
              <w:bottom w:val="single" w:sz="6" w:space="0" w:color="000000"/>
              <w:right w:val="single" w:sz="6" w:space="0" w:color="000000"/>
            </w:tcBorders>
          </w:tcPr>
          <w:p w:rsidR="00C54054"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Default="00C54054" w:rsidP="00C25481">
            <w:pPr>
              <w:rPr>
                <w:rFonts w:ascii="Arial Narrow" w:hAnsi="Arial Narrow" w:cs="Arial"/>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B421D2">
              <w:rPr>
                <w:rFonts w:ascii="Arial Narrow" w:hAnsi="Arial Narrow" w:cs="Arial"/>
                <w:b/>
                <w:i/>
                <w:sz w:val="20"/>
                <w:szCs w:val="20"/>
              </w:rPr>
              <w:t xml:space="preserve"> </w:t>
            </w:r>
            <w:r w:rsidR="00B421D2">
              <w:rPr>
                <w:rFonts w:ascii="Arial Narrow" w:hAnsi="Arial Narrow" w:cs="Arial"/>
                <w:b/>
                <w:i/>
                <w:sz w:val="20"/>
                <w:szCs w:val="20"/>
              </w:rPr>
              <w:t>La</w:t>
            </w:r>
            <w:r w:rsidR="00B421D2">
              <w:t xml:space="preserve"> </w:t>
            </w:r>
            <w:r w:rsidR="00B421D2" w:rsidRPr="00297324">
              <w:rPr>
                <w:rFonts w:ascii="Arial Narrow" w:hAnsi="Arial Narrow" w:cs="Arial"/>
                <w:b/>
                <w:i/>
                <w:sz w:val="20"/>
                <w:szCs w:val="20"/>
              </w:rPr>
              <w:t>fecha de término de vigencia</w:t>
            </w:r>
            <w:r w:rsidR="00B421D2">
              <w:rPr>
                <w:rFonts w:ascii="Arial Narrow" w:hAnsi="Arial Narrow" w:cs="Arial"/>
                <w:b/>
                <w:i/>
                <w:sz w:val="20"/>
                <w:szCs w:val="20"/>
              </w:rPr>
              <w:t xml:space="preserve"> </w:t>
            </w:r>
            <w:r>
              <w:rPr>
                <w:rFonts w:ascii="Arial Narrow" w:hAnsi="Arial Narrow" w:cs="Arial"/>
                <w:b/>
                <w:i/>
                <w:sz w:val="20"/>
                <w:szCs w:val="20"/>
              </w:rPr>
              <w:t xml:space="preserve">de los parámetros para el sorteo y asignación en Bloque debe ser mayor o igual a la fecha de inicio de vigencia", </w:t>
            </w:r>
            <w:r>
              <w:rPr>
                <w:rFonts w:ascii="Arial Narrow" w:hAnsi="Arial Narrow" w:cs="Arial"/>
                <w:sz w:val="20"/>
                <w:szCs w:val="20"/>
              </w:rPr>
              <w:t>permitiendo corregir el dato.</w:t>
            </w:r>
          </w:p>
        </w:tc>
      </w:tr>
      <w:tr w:rsidR="00C54054" w:rsidTr="004B58E2">
        <w:tc>
          <w:tcPr>
            <w:tcW w:w="567" w:type="dxa"/>
            <w:tcBorders>
              <w:top w:val="single" w:sz="6" w:space="0" w:color="000000"/>
              <w:left w:val="single" w:sz="6" w:space="0" w:color="000000"/>
              <w:bottom w:val="single" w:sz="6" w:space="0" w:color="000000"/>
              <w:right w:val="single" w:sz="6" w:space="0" w:color="000000"/>
            </w:tcBorders>
          </w:tcPr>
          <w:p w:rsidR="00C54054"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Default="00C54054" w:rsidP="00C25481">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Seleccione al menos un turno.</w:t>
            </w:r>
            <w:r>
              <w:rPr>
                <w:rFonts w:ascii="Arial Narrow" w:hAnsi="Arial Narrow"/>
                <w:sz w:val="20"/>
                <w:szCs w:val="20"/>
              </w:rPr>
              <w:t>”, permitiendo corregir el dato.</w:t>
            </w:r>
          </w:p>
        </w:tc>
      </w:tr>
      <w:tr w:rsidR="00C54054" w:rsidTr="004B58E2">
        <w:tc>
          <w:tcPr>
            <w:tcW w:w="567" w:type="dxa"/>
            <w:tcBorders>
              <w:top w:val="single" w:sz="6" w:space="0" w:color="000000"/>
              <w:left w:val="single" w:sz="6" w:space="0" w:color="000000"/>
              <w:bottom w:val="single" w:sz="6" w:space="0" w:color="000000"/>
              <w:right w:val="single" w:sz="6" w:space="0" w:color="000000"/>
            </w:tcBorders>
          </w:tcPr>
          <w:p w:rsidR="00C54054"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Default="00C54054" w:rsidP="00B13B9A">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sidR="00B13B9A">
              <w:rPr>
                <w:rFonts w:ascii="Arial Narrow" w:hAnsi="Arial Narrow"/>
                <w:b/>
                <w:i/>
                <w:sz w:val="20"/>
                <w:szCs w:val="20"/>
              </w:rPr>
              <w:t>Seleccione al menos una zona</w:t>
            </w:r>
            <w:r>
              <w:rPr>
                <w:rFonts w:ascii="Arial Narrow" w:hAnsi="Arial Narrow"/>
                <w:b/>
                <w:i/>
                <w:sz w:val="20"/>
                <w:szCs w:val="20"/>
              </w:rPr>
              <w:t xml:space="preserve"> de RF.</w:t>
            </w:r>
            <w:r>
              <w:rPr>
                <w:rFonts w:ascii="Arial Narrow" w:hAnsi="Arial Narrow"/>
                <w:sz w:val="20"/>
                <w:szCs w:val="20"/>
              </w:rPr>
              <w:t>”, permitiendo corregir el dato.</w:t>
            </w:r>
          </w:p>
        </w:tc>
      </w:tr>
      <w:tr w:rsidR="00C54054" w:rsidRPr="00021116" w:rsidTr="004B58E2">
        <w:tc>
          <w:tcPr>
            <w:tcW w:w="567" w:type="dxa"/>
            <w:tcBorders>
              <w:top w:val="single" w:sz="6" w:space="0" w:color="000000"/>
              <w:left w:val="single" w:sz="6" w:space="0" w:color="000000"/>
              <w:bottom w:val="single" w:sz="6" w:space="0" w:color="000000"/>
              <w:right w:val="single" w:sz="6" w:space="0" w:color="000000"/>
            </w:tcBorders>
          </w:tcPr>
          <w:p w:rsidR="00C54054" w:rsidRPr="004B58E2"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Pr="00021116" w:rsidRDefault="00C54054" w:rsidP="00C25481">
            <w:pPr>
              <w:rPr>
                <w:rFonts w:ascii="Arial Narrow" w:hAnsi="Arial Narrow" w:cs="Arial"/>
                <w:color w:val="FF0000"/>
                <w:sz w:val="20"/>
                <w:szCs w:val="20"/>
                <w:highlight w:val="yellow"/>
              </w:rPr>
            </w:pPr>
            <w:r w:rsidRPr="00021116">
              <w:rPr>
                <w:rFonts w:ascii="Arial Narrow" w:hAnsi="Arial Narrow"/>
                <w:color w:val="FF0000"/>
                <w:sz w:val="20"/>
                <w:szCs w:val="20"/>
                <w:highlight w:val="yellow"/>
              </w:rPr>
              <w:t xml:space="preserve">El sistema muestra el mensaje: </w:t>
            </w:r>
            <w:r w:rsidRPr="00021116">
              <w:rPr>
                <w:rFonts w:ascii="Arial Narrow" w:hAnsi="Arial Narrow"/>
                <w:b/>
                <w:i/>
                <w:color w:val="FF0000"/>
                <w:sz w:val="20"/>
                <w:szCs w:val="20"/>
                <w:highlight w:val="yellow"/>
              </w:rPr>
              <w:t>“No existen unidades de despacho asignadas a la Aduana &lt;</w:t>
            </w:r>
            <w:proofErr w:type="spellStart"/>
            <w:r w:rsidRPr="00021116">
              <w:rPr>
                <w:rFonts w:ascii="Arial Narrow" w:hAnsi="Arial Narrow"/>
                <w:b/>
                <w:i/>
                <w:color w:val="FF0000"/>
                <w:sz w:val="20"/>
                <w:szCs w:val="20"/>
                <w:highlight w:val="yellow"/>
              </w:rPr>
              <w:t>nombreAduana</w:t>
            </w:r>
            <w:proofErr w:type="spellEnd"/>
            <w:r w:rsidRPr="00021116">
              <w:rPr>
                <w:rFonts w:ascii="Arial Narrow" w:hAnsi="Arial Narrow"/>
                <w:b/>
                <w:i/>
                <w:color w:val="FF0000"/>
                <w:sz w:val="20"/>
                <w:szCs w:val="20"/>
                <w:highlight w:val="yellow"/>
              </w:rPr>
              <w:t>&gt;”</w:t>
            </w:r>
          </w:p>
        </w:tc>
      </w:tr>
      <w:tr w:rsidR="00FC1AA0" w:rsidRPr="00021116" w:rsidTr="004B58E2">
        <w:tc>
          <w:tcPr>
            <w:tcW w:w="567" w:type="dxa"/>
            <w:tcBorders>
              <w:top w:val="single" w:sz="6" w:space="0" w:color="000000"/>
              <w:left w:val="single" w:sz="6" w:space="0" w:color="000000"/>
              <w:bottom w:val="single" w:sz="6" w:space="0" w:color="000000"/>
              <w:right w:val="single" w:sz="6" w:space="0" w:color="000000"/>
            </w:tcBorders>
          </w:tcPr>
          <w:p w:rsidR="00FC1AA0" w:rsidRPr="004B58E2" w:rsidRDefault="00FC1AA0"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FC1AA0" w:rsidRPr="00021116" w:rsidRDefault="00FC1AA0" w:rsidP="00C25481">
            <w:pPr>
              <w:rPr>
                <w:rFonts w:ascii="Arial Narrow" w:hAnsi="Arial Narrow" w:cs="Arial"/>
                <w:color w:val="FF0000"/>
                <w:sz w:val="20"/>
                <w:szCs w:val="20"/>
              </w:rPr>
            </w:pPr>
            <w:r w:rsidRPr="00021116">
              <w:rPr>
                <w:rFonts w:ascii="Arial Narrow" w:hAnsi="Arial Narrow"/>
                <w:color w:val="FF0000"/>
                <w:sz w:val="20"/>
                <w:szCs w:val="20"/>
                <w:highlight w:val="yellow"/>
              </w:rPr>
              <w:t xml:space="preserve">El sistema muestra el mensaje: </w:t>
            </w:r>
            <w:r w:rsidRPr="00021116">
              <w:rPr>
                <w:rFonts w:ascii="Arial Narrow" w:hAnsi="Arial Narrow"/>
                <w:b/>
                <w:i/>
                <w:color w:val="FF0000"/>
                <w:sz w:val="20"/>
                <w:szCs w:val="20"/>
                <w:highlight w:val="yellow"/>
              </w:rPr>
              <w:t>“No existen turnos asociados a la unidad de despacho &lt;</w:t>
            </w:r>
            <w:proofErr w:type="spellStart"/>
            <w:r w:rsidRPr="00021116">
              <w:rPr>
                <w:rFonts w:ascii="Arial Narrow" w:hAnsi="Arial Narrow"/>
                <w:b/>
                <w:i/>
                <w:color w:val="FF0000"/>
                <w:sz w:val="20"/>
                <w:szCs w:val="20"/>
                <w:highlight w:val="yellow"/>
              </w:rPr>
              <w:t>nombreUnidaDespacho</w:t>
            </w:r>
            <w:proofErr w:type="spellEnd"/>
            <w:r w:rsidRPr="00021116">
              <w:rPr>
                <w:rFonts w:ascii="Arial Narrow" w:hAnsi="Arial Narrow"/>
                <w:b/>
                <w:i/>
                <w:color w:val="FF0000"/>
                <w:sz w:val="20"/>
                <w:szCs w:val="20"/>
                <w:highlight w:val="yellow"/>
              </w:rPr>
              <w:t>&gt;”</w:t>
            </w:r>
            <w:r w:rsidRPr="00021116">
              <w:rPr>
                <w:rFonts w:ascii="Arial Narrow" w:hAnsi="Arial Narrow"/>
                <w:color w:val="FF0000"/>
                <w:sz w:val="20"/>
                <w:szCs w:val="20"/>
                <w:highlight w:val="yellow"/>
              </w:rPr>
              <w:t>, permitiendo corregir el dato.</w:t>
            </w:r>
          </w:p>
        </w:tc>
      </w:tr>
      <w:tr w:rsidR="003529BA" w:rsidRPr="00FC1AA0" w:rsidTr="004B58E2">
        <w:tc>
          <w:tcPr>
            <w:tcW w:w="567" w:type="dxa"/>
            <w:tcBorders>
              <w:top w:val="single" w:sz="6" w:space="0" w:color="000000"/>
              <w:left w:val="single" w:sz="6" w:space="0" w:color="000000"/>
              <w:bottom w:val="single" w:sz="6" w:space="0" w:color="000000"/>
              <w:right w:val="single" w:sz="6" w:space="0" w:color="000000"/>
            </w:tcBorders>
          </w:tcPr>
          <w:p w:rsidR="003529BA" w:rsidRPr="004B58E2" w:rsidRDefault="003529BA"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3529BA" w:rsidRPr="00FC1AA0" w:rsidRDefault="003529BA" w:rsidP="00C25481">
            <w:pPr>
              <w:rPr>
                <w:rFonts w:ascii="Arial Narrow" w:hAnsi="Arial Narrow" w:cs="Arial"/>
                <w:color w:val="FF0000"/>
                <w:sz w:val="20"/>
                <w:szCs w:val="20"/>
              </w:rPr>
            </w:pPr>
            <w:r w:rsidRPr="00FC1AA0">
              <w:rPr>
                <w:rFonts w:ascii="Arial Narrow" w:hAnsi="Arial Narrow" w:cs="Arial"/>
                <w:color w:val="FF0000"/>
                <w:sz w:val="20"/>
                <w:szCs w:val="20"/>
                <w:highlight w:val="yellow"/>
              </w:rPr>
              <w:t>El sistema emite el siguiente mensaje</w:t>
            </w:r>
            <w:r w:rsidRPr="00FC1AA0">
              <w:rPr>
                <w:rFonts w:ascii="Arial Narrow" w:hAnsi="Arial Narrow"/>
                <w:color w:val="FF0000"/>
                <w:sz w:val="20"/>
                <w:szCs w:val="20"/>
                <w:highlight w:val="yellow"/>
              </w:rPr>
              <w:t>: “</w:t>
            </w:r>
            <w:r w:rsidRPr="00FC1AA0">
              <w:rPr>
                <w:rFonts w:ascii="Arial Narrow" w:hAnsi="Arial Narrow"/>
                <w:b/>
                <w:i/>
                <w:color w:val="FF0000"/>
                <w:sz w:val="20"/>
                <w:szCs w:val="20"/>
                <w:highlight w:val="yellow"/>
              </w:rPr>
              <w:t>Ya existen parámetros registrados para la Aduana &lt;</w:t>
            </w:r>
            <w:proofErr w:type="spellStart"/>
            <w:r w:rsidRPr="00FC1AA0">
              <w:rPr>
                <w:rFonts w:ascii="Arial Narrow" w:hAnsi="Arial Narrow"/>
                <w:b/>
                <w:i/>
                <w:color w:val="FF0000"/>
                <w:sz w:val="20"/>
                <w:szCs w:val="20"/>
                <w:highlight w:val="yellow"/>
              </w:rPr>
              <w:t>codigoAduana</w:t>
            </w:r>
            <w:proofErr w:type="spellEnd"/>
            <w:r w:rsidRPr="00FC1AA0">
              <w:rPr>
                <w:rFonts w:ascii="Arial Narrow" w:hAnsi="Arial Narrow"/>
                <w:b/>
                <w:i/>
                <w:color w:val="FF0000"/>
                <w:sz w:val="20"/>
                <w:szCs w:val="20"/>
                <w:highlight w:val="yellow"/>
              </w:rPr>
              <w:t>&gt;-&lt;</w:t>
            </w:r>
            <w:proofErr w:type="spellStart"/>
            <w:r w:rsidRPr="00FC1AA0">
              <w:rPr>
                <w:rFonts w:ascii="Arial Narrow" w:hAnsi="Arial Narrow"/>
                <w:b/>
                <w:i/>
                <w:color w:val="FF0000"/>
                <w:sz w:val="20"/>
                <w:szCs w:val="20"/>
                <w:highlight w:val="yellow"/>
              </w:rPr>
              <w:t>nombreAduana</w:t>
            </w:r>
            <w:proofErr w:type="spellEnd"/>
            <w:r w:rsidRPr="00FC1AA0">
              <w:rPr>
                <w:rFonts w:ascii="Arial Narrow" w:hAnsi="Arial Narrow"/>
                <w:b/>
                <w:i/>
                <w:color w:val="FF0000"/>
                <w:sz w:val="20"/>
                <w:szCs w:val="20"/>
                <w:highlight w:val="yellow"/>
              </w:rPr>
              <w:t>&gt;, Unidad de despacho &lt;</w:t>
            </w:r>
            <w:proofErr w:type="spellStart"/>
            <w:r w:rsidRPr="00FC1AA0">
              <w:rPr>
                <w:rFonts w:ascii="Arial Narrow" w:hAnsi="Arial Narrow"/>
                <w:b/>
                <w:i/>
                <w:color w:val="FF0000"/>
                <w:sz w:val="20"/>
                <w:szCs w:val="20"/>
                <w:highlight w:val="yellow"/>
              </w:rPr>
              <w:t>nombreUnidadDespacho</w:t>
            </w:r>
            <w:proofErr w:type="spellEnd"/>
            <w:r w:rsidRPr="00FC1AA0">
              <w:rPr>
                <w:rFonts w:ascii="Arial Narrow" w:hAnsi="Arial Narrow"/>
                <w:b/>
                <w:i/>
                <w:color w:val="FF0000"/>
                <w:sz w:val="20"/>
                <w:szCs w:val="20"/>
                <w:highlight w:val="yellow"/>
              </w:rPr>
              <w:t>&gt;, Ánfora &lt;</w:t>
            </w:r>
            <w:proofErr w:type="spellStart"/>
            <w:r w:rsidRPr="00FC1AA0">
              <w:rPr>
                <w:rFonts w:ascii="Arial Narrow" w:hAnsi="Arial Narrow"/>
                <w:b/>
                <w:i/>
                <w:color w:val="FF0000"/>
                <w:sz w:val="20"/>
                <w:szCs w:val="20"/>
                <w:highlight w:val="yellow"/>
              </w:rPr>
              <w:t>nombreAnfora</w:t>
            </w:r>
            <w:proofErr w:type="spellEnd"/>
            <w:r w:rsidRPr="00FC1AA0">
              <w:rPr>
                <w:rFonts w:ascii="Arial Narrow" w:hAnsi="Arial Narrow"/>
                <w:b/>
                <w:i/>
                <w:color w:val="FF0000"/>
                <w:sz w:val="20"/>
                <w:szCs w:val="20"/>
                <w:highlight w:val="yellow"/>
              </w:rPr>
              <w:t>&gt;, Turno &lt;</w:t>
            </w:r>
            <w:proofErr w:type="spellStart"/>
            <w:r w:rsidRPr="00FC1AA0">
              <w:rPr>
                <w:rFonts w:ascii="Arial Narrow" w:hAnsi="Arial Narrow"/>
                <w:b/>
                <w:i/>
                <w:color w:val="FF0000"/>
                <w:sz w:val="20"/>
                <w:szCs w:val="20"/>
                <w:highlight w:val="yellow"/>
              </w:rPr>
              <w:t>nombreTurno</w:t>
            </w:r>
            <w:proofErr w:type="spellEnd"/>
            <w:r w:rsidRPr="00FC1AA0">
              <w:rPr>
                <w:rFonts w:ascii="Arial Narrow" w:hAnsi="Arial Narrow"/>
                <w:b/>
                <w:i/>
                <w:color w:val="FF0000"/>
                <w:sz w:val="20"/>
                <w:szCs w:val="20"/>
                <w:highlight w:val="yellow"/>
              </w:rPr>
              <w:t>&gt;: &lt;</w:t>
            </w:r>
            <w:proofErr w:type="spellStart"/>
            <w:r w:rsidRPr="00FC1AA0">
              <w:rPr>
                <w:rFonts w:ascii="Arial Narrow" w:hAnsi="Arial Narrow"/>
                <w:b/>
                <w:i/>
                <w:color w:val="FF0000"/>
                <w:sz w:val="20"/>
                <w:szCs w:val="20"/>
                <w:highlight w:val="yellow"/>
              </w:rPr>
              <w:t>horaInicioTurno</w:t>
            </w:r>
            <w:proofErr w:type="spellEnd"/>
            <w:r w:rsidRPr="00FC1AA0">
              <w:rPr>
                <w:rFonts w:ascii="Arial Narrow" w:hAnsi="Arial Narrow"/>
                <w:b/>
                <w:i/>
                <w:color w:val="FF0000"/>
                <w:sz w:val="20"/>
                <w:szCs w:val="20"/>
                <w:highlight w:val="yellow"/>
              </w:rPr>
              <w:t>&gt;-&lt;</w:t>
            </w:r>
            <w:proofErr w:type="spellStart"/>
            <w:r w:rsidRPr="00FC1AA0">
              <w:rPr>
                <w:rFonts w:ascii="Arial Narrow" w:hAnsi="Arial Narrow"/>
                <w:b/>
                <w:i/>
                <w:color w:val="FF0000"/>
                <w:sz w:val="20"/>
                <w:szCs w:val="20"/>
                <w:highlight w:val="yellow"/>
              </w:rPr>
              <w:t>horaFinTurno</w:t>
            </w:r>
            <w:proofErr w:type="spellEnd"/>
            <w:r w:rsidRPr="00FC1AA0">
              <w:rPr>
                <w:rFonts w:ascii="Arial Narrow" w:hAnsi="Arial Narrow"/>
                <w:b/>
                <w:i/>
                <w:color w:val="FF0000"/>
                <w:sz w:val="20"/>
                <w:szCs w:val="20"/>
                <w:highlight w:val="yellow"/>
              </w:rPr>
              <w:t xml:space="preserve">&gt;, en el </w:t>
            </w:r>
            <w:r w:rsidR="00B421D2" w:rsidRPr="00B421D2">
              <w:rPr>
                <w:rFonts w:ascii="Arial Narrow" w:hAnsi="Arial Narrow"/>
                <w:b/>
                <w:i/>
                <w:color w:val="FF0000"/>
                <w:sz w:val="20"/>
                <w:szCs w:val="20"/>
                <w:highlight w:val="yellow"/>
              </w:rPr>
              <w:t xml:space="preserve">rango de fechas de inicio y término de vigencia </w:t>
            </w:r>
            <w:r w:rsidRPr="00FC1AA0">
              <w:rPr>
                <w:rFonts w:ascii="Arial Narrow" w:hAnsi="Arial Narrow"/>
                <w:b/>
                <w:i/>
                <w:color w:val="FF0000"/>
                <w:sz w:val="20"/>
                <w:szCs w:val="20"/>
                <w:highlight w:val="yellow"/>
              </w:rPr>
              <w:t>&lt;fechaInicioDeSorteoRegistradoEnBD&gt;-&lt;fechaFinDeSorteoRegistradoEnBD&gt;</w:t>
            </w:r>
            <w:r w:rsidRPr="00FC1AA0">
              <w:rPr>
                <w:rFonts w:ascii="Arial Narrow" w:hAnsi="Arial Narrow"/>
                <w:color w:val="FF0000"/>
                <w:sz w:val="20"/>
                <w:szCs w:val="20"/>
                <w:highlight w:val="yellow"/>
              </w:rPr>
              <w:t>”, permitiendo corregir el dato.</w:t>
            </w:r>
          </w:p>
        </w:tc>
      </w:tr>
      <w:tr w:rsidR="003529BA" w:rsidRPr="00FC1AA0" w:rsidTr="004B58E2">
        <w:tc>
          <w:tcPr>
            <w:tcW w:w="567" w:type="dxa"/>
            <w:tcBorders>
              <w:top w:val="single" w:sz="6" w:space="0" w:color="000000"/>
              <w:left w:val="single" w:sz="6" w:space="0" w:color="000000"/>
              <w:bottom w:val="single" w:sz="6" w:space="0" w:color="000000"/>
              <w:right w:val="single" w:sz="6" w:space="0" w:color="000000"/>
            </w:tcBorders>
          </w:tcPr>
          <w:p w:rsidR="003529BA" w:rsidRPr="004B58E2" w:rsidRDefault="003529BA"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3529BA" w:rsidRPr="00FC1AA0" w:rsidRDefault="003529BA" w:rsidP="003529BA">
            <w:pPr>
              <w:rPr>
                <w:rFonts w:ascii="Arial Narrow" w:hAnsi="Arial Narrow" w:cs="Arial"/>
                <w:color w:val="FF0000"/>
                <w:sz w:val="20"/>
                <w:szCs w:val="20"/>
              </w:rPr>
            </w:pPr>
            <w:r w:rsidRPr="00FC1AA0">
              <w:rPr>
                <w:rFonts w:ascii="Arial Narrow" w:hAnsi="Arial Narrow" w:cs="Arial"/>
                <w:color w:val="FF0000"/>
                <w:sz w:val="20"/>
                <w:szCs w:val="20"/>
                <w:highlight w:val="yellow"/>
              </w:rPr>
              <w:t>El sistema emite el siguiente mensaje</w:t>
            </w:r>
            <w:r w:rsidRPr="00FC1AA0">
              <w:rPr>
                <w:rFonts w:ascii="Arial Narrow" w:hAnsi="Arial Narrow"/>
                <w:color w:val="FF0000"/>
                <w:sz w:val="20"/>
                <w:szCs w:val="20"/>
                <w:highlight w:val="yellow"/>
              </w:rPr>
              <w:t xml:space="preserve">: </w:t>
            </w:r>
            <w:r w:rsidRPr="003529BA">
              <w:rPr>
                <w:rFonts w:ascii="Arial Narrow" w:hAnsi="Arial Narrow"/>
                <w:b/>
                <w:i/>
                <w:color w:val="FF0000"/>
                <w:sz w:val="20"/>
                <w:szCs w:val="20"/>
                <w:highlight w:val="yellow"/>
              </w:rPr>
              <w:t>“E</w:t>
            </w:r>
            <w:r w:rsidRPr="00FC1AA0">
              <w:rPr>
                <w:rFonts w:ascii="Arial Narrow" w:hAnsi="Arial Narrow"/>
                <w:b/>
                <w:i/>
                <w:color w:val="FF0000"/>
                <w:sz w:val="20"/>
                <w:szCs w:val="20"/>
                <w:highlight w:val="yellow"/>
              </w:rPr>
              <w:t xml:space="preserve">xisten </w:t>
            </w:r>
            <w:r>
              <w:rPr>
                <w:rFonts w:ascii="Arial Narrow" w:hAnsi="Arial Narrow"/>
                <w:b/>
                <w:i/>
                <w:color w:val="FF0000"/>
                <w:sz w:val="20"/>
                <w:szCs w:val="20"/>
                <w:highlight w:val="yellow"/>
              </w:rPr>
              <w:t>sorteos asignaciones realizadas de funcionarios a zona</w:t>
            </w:r>
            <w:r w:rsidRPr="00FC1AA0">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en los días que quedan fuera del nuevo rango de vigencia, los días son &lt;fecha1&gt;, &lt;fecha2</w:t>
            </w:r>
            <w:proofErr w:type="gramStart"/>
            <w:r>
              <w:rPr>
                <w:rFonts w:ascii="Arial Narrow" w:hAnsi="Arial Narrow"/>
                <w:b/>
                <w:i/>
                <w:color w:val="FF0000"/>
                <w:sz w:val="20"/>
                <w:szCs w:val="20"/>
                <w:highlight w:val="yellow"/>
              </w:rPr>
              <w:t>&gt; …</w:t>
            </w:r>
            <w:proofErr w:type="gramEnd"/>
            <w:r>
              <w:rPr>
                <w:rFonts w:ascii="Arial Narrow" w:hAnsi="Arial Narrow"/>
                <w:b/>
                <w:i/>
                <w:color w:val="FF0000"/>
                <w:sz w:val="20"/>
                <w:szCs w:val="20"/>
                <w:highlight w:val="yellow"/>
              </w:rPr>
              <w:t>&lt;</w:t>
            </w:r>
            <w:proofErr w:type="spellStart"/>
            <w:r>
              <w:rPr>
                <w:rFonts w:ascii="Arial Narrow" w:hAnsi="Arial Narrow"/>
                <w:b/>
                <w:i/>
                <w:color w:val="FF0000"/>
                <w:sz w:val="20"/>
                <w:szCs w:val="20"/>
                <w:highlight w:val="yellow"/>
              </w:rPr>
              <w:t>fechaN</w:t>
            </w:r>
            <w:proofErr w:type="spellEnd"/>
            <w:r>
              <w:rPr>
                <w:rFonts w:ascii="Arial Narrow" w:hAnsi="Arial Narrow"/>
                <w:b/>
                <w:i/>
                <w:color w:val="FF0000"/>
                <w:sz w:val="20"/>
                <w:szCs w:val="20"/>
                <w:highlight w:val="yellow"/>
              </w:rPr>
              <w:t>&gt;</w:t>
            </w:r>
            <w:r w:rsidRPr="00FC1AA0">
              <w:rPr>
                <w:rFonts w:ascii="Arial Narrow" w:hAnsi="Arial Narrow"/>
                <w:color w:val="FF0000"/>
                <w:sz w:val="20"/>
                <w:szCs w:val="20"/>
                <w:highlight w:val="yellow"/>
              </w:rPr>
              <w:t>”, permitiendo corregir el dato.</w:t>
            </w:r>
          </w:p>
        </w:tc>
      </w:tr>
      <w:tr w:rsidR="00142A87" w:rsidRPr="00FC1AA0" w:rsidTr="004B58E2">
        <w:tc>
          <w:tcPr>
            <w:tcW w:w="567" w:type="dxa"/>
            <w:tcBorders>
              <w:top w:val="single" w:sz="6" w:space="0" w:color="000000"/>
              <w:left w:val="single" w:sz="6" w:space="0" w:color="000000"/>
              <w:bottom w:val="single" w:sz="6" w:space="0" w:color="000000"/>
              <w:right w:val="single" w:sz="6" w:space="0" w:color="000000"/>
            </w:tcBorders>
          </w:tcPr>
          <w:p w:rsidR="00142A87" w:rsidRPr="004B58E2" w:rsidRDefault="00142A87"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142A87" w:rsidRPr="00FC1AA0" w:rsidRDefault="00142A87" w:rsidP="00C25481">
            <w:pPr>
              <w:rPr>
                <w:rFonts w:ascii="Arial Narrow" w:hAnsi="Arial Narrow" w:cs="Arial"/>
                <w:color w:val="FF0000"/>
                <w:sz w:val="20"/>
                <w:szCs w:val="20"/>
              </w:rPr>
            </w:pPr>
            <w:r w:rsidRPr="00FC1AA0">
              <w:rPr>
                <w:rFonts w:ascii="Arial Narrow" w:hAnsi="Arial Narrow" w:cs="Arial"/>
                <w:color w:val="FF0000"/>
                <w:sz w:val="20"/>
                <w:szCs w:val="20"/>
                <w:highlight w:val="yellow"/>
              </w:rPr>
              <w:t>El sistema emite el siguiente mensaje</w:t>
            </w:r>
            <w:r w:rsidRPr="00FC1AA0">
              <w:rPr>
                <w:rFonts w:ascii="Arial Narrow" w:hAnsi="Arial Narrow"/>
                <w:color w:val="FF0000"/>
                <w:sz w:val="20"/>
                <w:szCs w:val="20"/>
                <w:highlight w:val="yellow"/>
              </w:rPr>
              <w:t>: “</w:t>
            </w:r>
            <w:r w:rsidRPr="003529BA">
              <w:rPr>
                <w:rFonts w:ascii="Arial Narrow" w:hAnsi="Arial Narrow"/>
                <w:b/>
                <w:i/>
                <w:color w:val="FF0000"/>
                <w:sz w:val="20"/>
                <w:szCs w:val="20"/>
                <w:highlight w:val="yellow"/>
              </w:rPr>
              <w:t>E</w:t>
            </w:r>
            <w:r w:rsidRPr="00FC1AA0">
              <w:rPr>
                <w:rFonts w:ascii="Arial Narrow" w:hAnsi="Arial Narrow"/>
                <w:b/>
                <w:i/>
                <w:color w:val="FF0000"/>
                <w:sz w:val="20"/>
                <w:szCs w:val="20"/>
                <w:highlight w:val="yellow"/>
              </w:rPr>
              <w:t xml:space="preserve">xisten </w:t>
            </w:r>
            <w:r>
              <w:rPr>
                <w:rFonts w:ascii="Arial Narrow" w:hAnsi="Arial Narrow"/>
                <w:b/>
                <w:i/>
                <w:color w:val="FF0000"/>
                <w:sz w:val="20"/>
                <w:szCs w:val="20"/>
                <w:highlight w:val="yellow"/>
              </w:rPr>
              <w:t>sorteos asignaciones realizadas de funcionarios a zona</w:t>
            </w:r>
            <w:r w:rsidRPr="00FC1AA0">
              <w:rPr>
                <w:rFonts w:ascii="Arial Narrow" w:hAnsi="Arial Narrow"/>
                <w:b/>
                <w:i/>
                <w:color w:val="FF0000"/>
                <w:sz w:val="20"/>
                <w:szCs w:val="20"/>
                <w:highlight w:val="yellow"/>
              </w:rPr>
              <w:t xml:space="preserve">, </w:t>
            </w:r>
            <w:r>
              <w:rPr>
                <w:rFonts w:ascii="Arial Narrow" w:hAnsi="Arial Narrow"/>
                <w:b/>
                <w:i/>
                <w:color w:val="FF0000"/>
                <w:sz w:val="20"/>
                <w:szCs w:val="20"/>
                <w:highlight w:val="yellow"/>
              </w:rPr>
              <w:t>en los días feriados que ahora quedan fuera del sorteo, los días son &lt;fecha1&gt;, &lt;fecha2</w:t>
            </w:r>
            <w:proofErr w:type="gramStart"/>
            <w:r>
              <w:rPr>
                <w:rFonts w:ascii="Arial Narrow" w:hAnsi="Arial Narrow"/>
                <w:b/>
                <w:i/>
                <w:color w:val="FF0000"/>
                <w:sz w:val="20"/>
                <w:szCs w:val="20"/>
                <w:highlight w:val="yellow"/>
              </w:rPr>
              <w:t>&gt; …</w:t>
            </w:r>
            <w:proofErr w:type="gramEnd"/>
            <w:r>
              <w:rPr>
                <w:rFonts w:ascii="Arial Narrow" w:hAnsi="Arial Narrow"/>
                <w:b/>
                <w:i/>
                <w:color w:val="FF0000"/>
                <w:sz w:val="20"/>
                <w:szCs w:val="20"/>
                <w:highlight w:val="yellow"/>
              </w:rPr>
              <w:t>&lt;</w:t>
            </w:r>
            <w:proofErr w:type="spellStart"/>
            <w:r>
              <w:rPr>
                <w:rFonts w:ascii="Arial Narrow" w:hAnsi="Arial Narrow"/>
                <w:b/>
                <w:i/>
                <w:color w:val="FF0000"/>
                <w:sz w:val="20"/>
                <w:szCs w:val="20"/>
                <w:highlight w:val="yellow"/>
              </w:rPr>
              <w:t>fechaN</w:t>
            </w:r>
            <w:proofErr w:type="spellEnd"/>
            <w:r>
              <w:rPr>
                <w:rFonts w:ascii="Arial Narrow" w:hAnsi="Arial Narrow"/>
                <w:b/>
                <w:i/>
                <w:color w:val="FF0000"/>
                <w:sz w:val="20"/>
                <w:szCs w:val="20"/>
                <w:highlight w:val="yellow"/>
              </w:rPr>
              <w:t>&gt;</w:t>
            </w:r>
            <w:r w:rsidRPr="00FC1AA0">
              <w:rPr>
                <w:rFonts w:ascii="Arial Narrow" w:hAnsi="Arial Narrow"/>
                <w:color w:val="FF0000"/>
                <w:sz w:val="20"/>
                <w:szCs w:val="20"/>
                <w:highlight w:val="yellow"/>
              </w:rPr>
              <w:t>”, permitiendo corregir el dato.</w:t>
            </w:r>
          </w:p>
        </w:tc>
      </w:tr>
      <w:tr w:rsidR="00142A87" w:rsidRPr="00FC1AA0" w:rsidTr="004B58E2">
        <w:tc>
          <w:tcPr>
            <w:tcW w:w="567" w:type="dxa"/>
            <w:tcBorders>
              <w:top w:val="single" w:sz="6" w:space="0" w:color="000000"/>
              <w:left w:val="single" w:sz="6" w:space="0" w:color="000000"/>
              <w:bottom w:val="single" w:sz="6" w:space="0" w:color="000000"/>
              <w:right w:val="single" w:sz="6" w:space="0" w:color="000000"/>
            </w:tcBorders>
          </w:tcPr>
          <w:p w:rsidR="00C54054" w:rsidRPr="004B58E2" w:rsidRDefault="00C54054" w:rsidP="00EF6966">
            <w:pPr>
              <w:pStyle w:val="NormalWeb"/>
              <w:numPr>
                <w:ilvl w:val="0"/>
                <w:numId w:val="103"/>
              </w:numPr>
              <w:spacing w:before="0" w:beforeAutospacing="0" w:after="0" w:afterAutospacing="0"/>
              <w:ind w:left="356"/>
              <w:jc w:val="left"/>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C54054" w:rsidRPr="00FC1AA0" w:rsidRDefault="00142A87" w:rsidP="00BD5E8E">
            <w:pPr>
              <w:rPr>
                <w:rFonts w:ascii="Arial Narrow" w:hAnsi="Arial Narrow" w:cs="Arial"/>
                <w:color w:val="FF0000"/>
                <w:sz w:val="20"/>
                <w:szCs w:val="20"/>
              </w:rPr>
            </w:pPr>
            <w:r w:rsidRPr="009C1993">
              <w:rPr>
                <w:rFonts w:ascii="Arial Narrow" w:hAnsi="Arial Narrow"/>
                <w:color w:val="FF0000"/>
                <w:sz w:val="20"/>
                <w:szCs w:val="20"/>
                <w:highlight w:val="yellow"/>
              </w:rPr>
              <w:t xml:space="preserve">El sistema muestra el mensaje: </w:t>
            </w:r>
            <w:r w:rsidRPr="009C1993">
              <w:rPr>
                <w:rFonts w:ascii="Arial Narrow" w:hAnsi="Arial Narrow"/>
                <w:b/>
                <w:i/>
                <w:color w:val="FF0000"/>
                <w:sz w:val="20"/>
                <w:szCs w:val="20"/>
                <w:highlight w:val="yellow"/>
              </w:rPr>
              <w:t>“</w:t>
            </w:r>
            <w:r>
              <w:rPr>
                <w:rFonts w:ascii="Arial Narrow" w:hAnsi="Arial Narrow"/>
                <w:b/>
                <w:i/>
                <w:color w:val="FF0000"/>
                <w:sz w:val="20"/>
                <w:szCs w:val="20"/>
                <w:highlight w:val="yellow"/>
              </w:rPr>
              <w:t xml:space="preserve">El </w:t>
            </w:r>
            <w:r w:rsidR="00C628C6" w:rsidRPr="00C628C6">
              <w:rPr>
                <w:rFonts w:ascii="Arial Narrow" w:hAnsi="Arial Narrow"/>
                <w:b/>
                <w:i/>
                <w:color w:val="FF0000"/>
                <w:sz w:val="20"/>
                <w:szCs w:val="20"/>
                <w:highlight w:val="yellow"/>
              </w:rPr>
              <w:t xml:space="preserve">rango de fechas de inicio y término de vigencia </w:t>
            </w:r>
            <w:r>
              <w:rPr>
                <w:rFonts w:ascii="Arial Narrow" w:hAnsi="Arial Narrow"/>
                <w:b/>
                <w:i/>
                <w:color w:val="FF0000"/>
                <w:sz w:val="20"/>
                <w:szCs w:val="20"/>
                <w:highlight w:val="yellow"/>
              </w:rPr>
              <w:t>del sorteo: &lt;</w:t>
            </w:r>
            <w:proofErr w:type="spellStart"/>
            <w:r>
              <w:rPr>
                <w:rFonts w:ascii="Arial Narrow" w:hAnsi="Arial Narrow"/>
                <w:b/>
                <w:i/>
                <w:color w:val="FF0000"/>
                <w:sz w:val="20"/>
                <w:szCs w:val="20"/>
                <w:highlight w:val="yellow"/>
              </w:rPr>
              <w:t>fechaInicioVigenciaSorteo</w:t>
            </w:r>
            <w:proofErr w:type="spellEnd"/>
            <w:r>
              <w:rPr>
                <w:rFonts w:ascii="Arial Narrow" w:hAnsi="Arial Narrow"/>
                <w:b/>
                <w:i/>
                <w:color w:val="FF0000"/>
                <w:sz w:val="20"/>
                <w:szCs w:val="20"/>
                <w:highlight w:val="yellow"/>
              </w:rPr>
              <w:t>&gt; - &lt;</w:t>
            </w:r>
            <w:proofErr w:type="spellStart"/>
            <w:r>
              <w:rPr>
                <w:rFonts w:ascii="Arial Narrow" w:hAnsi="Arial Narrow"/>
                <w:b/>
                <w:i/>
                <w:color w:val="FF0000"/>
                <w:sz w:val="20"/>
                <w:szCs w:val="20"/>
                <w:highlight w:val="yellow"/>
              </w:rPr>
              <w:t>fechaFinVigenciaSorteo</w:t>
            </w:r>
            <w:proofErr w:type="spellEnd"/>
            <w:r>
              <w:rPr>
                <w:rFonts w:ascii="Arial Narrow" w:hAnsi="Arial Narrow"/>
                <w:b/>
                <w:i/>
                <w:color w:val="FF0000"/>
                <w:sz w:val="20"/>
                <w:szCs w:val="20"/>
                <w:highlight w:val="yellow"/>
              </w:rPr>
              <w:t xml:space="preserve">&gt;, está fuera del </w:t>
            </w:r>
            <w:r w:rsidR="00C628C6" w:rsidRPr="00C628C6">
              <w:rPr>
                <w:rFonts w:ascii="Arial Narrow" w:hAnsi="Arial Narrow"/>
                <w:b/>
                <w:i/>
                <w:color w:val="FF0000"/>
                <w:sz w:val="20"/>
                <w:szCs w:val="20"/>
                <w:highlight w:val="yellow"/>
              </w:rPr>
              <w:t xml:space="preserve">rango de fechas de inicio y término de vigencia </w:t>
            </w:r>
            <w:r>
              <w:rPr>
                <w:rFonts w:ascii="Arial Narrow" w:hAnsi="Arial Narrow"/>
                <w:b/>
                <w:i/>
                <w:color w:val="FF0000"/>
                <w:sz w:val="20"/>
                <w:szCs w:val="20"/>
                <w:highlight w:val="yellow"/>
              </w:rPr>
              <w:t>del turno: &lt;</w:t>
            </w:r>
            <w:proofErr w:type="spellStart"/>
            <w:r>
              <w:rPr>
                <w:rFonts w:ascii="Arial Narrow" w:hAnsi="Arial Narrow"/>
                <w:b/>
                <w:i/>
                <w:color w:val="FF0000"/>
                <w:sz w:val="20"/>
                <w:szCs w:val="20"/>
                <w:highlight w:val="yellow"/>
              </w:rPr>
              <w:t>fechaInicioVigenciaTurno</w:t>
            </w:r>
            <w:proofErr w:type="spellEnd"/>
            <w:r>
              <w:rPr>
                <w:rFonts w:ascii="Arial Narrow" w:hAnsi="Arial Narrow"/>
                <w:b/>
                <w:i/>
                <w:color w:val="FF0000"/>
                <w:sz w:val="20"/>
                <w:szCs w:val="20"/>
                <w:highlight w:val="yellow"/>
              </w:rPr>
              <w:t>&gt; - &lt;</w:t>
            </w:r>
            <w:proofErr w:type="spellStart"/>
            <w:r>
              <w:rPr>
                <w:rFonts w:ascii="Arial Narrow" w:hAnsi="Arial Narrow"/>
                <w:b/>
                <w:i/>
                <w:color w:val="FF0000"/>
                <w:sz w:val="20"/>
                <w:szCs w:val="20"/>
                <w:highlight w:val="yellow"/>
              </w:rPr>
              <w:t>fechaFinVigenciaTurno</w:t>
            </w:r>
            <w:proofErr w:type="spellEnd"/>
            <w:r>
              <w:rPr>
                <w:rFonts w:ascii="Arial Narrow" w:hAnsi="Arial Narrow"/>
                <w:b/>
                <w:i/>
                <w:color w:val="FF0000"/>
                <w:sz w:val="20"/>
                <w:szCs w:val="20"/>
                <w:highlight w:val="yellow"/>
              </w:rPr>
              <w:t>&gt;</w:t>
            </w:r>
            <w:r w:rsidRPr="009C1993">
              <w:rPr>
                <w:rFonts w:ascii="Arial Narrow" w:hAnsi="Arial Narrow"/>
                <w:b/>
                <w:i/>
                <w:color w:val="FF0000"/>
                <w:sz w:val="20"/>
                <w:szCs w:val="20"/>
                <w:highlight w:val="yellow"/>
              </w:rPr>
              <w:t>”,</w:t>
            </w:r>
            <w:r w:rsidRPr="009C1993">
              <w:rPr>
                <w:rFonts w:ascii="Arial Narrow" w:hAnsi="Arial Narrow"/>
                <w:color w:val="FF0000"/>
                <w:sz w:val="20"/>
                <w:szCs w:val="20"/>
                <w:highlight w:val="yellow"/>
              </w:rPr>
              <w:t xml:space="preserve"> permitiendo corregir el dato</w:t>
            </w:r>
            <w:r w:rsidR="00FC1AA0" w:rsidRPr="00FC1AA0">
              <w:rPr>
                <w:rFonts w:ascii="Arial Narrow" w:hAnsi="Arial Narrow"/>
                <w:color w:val="FF0000"/>
                <w:sz w:val="20"/>
                <w:szCs w:val="20"/>
                <w:highlight w:val="yellow"/>
              </w:rPr>
              <w:t>.</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9. Requisito funcional asociado</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hideMark/>
          </w:tcPr>
          <w:p w:rsidR="00C54054" w:rsidRDefault="00C54054" w:rsidP="00C25481">
            <w:pPr>
              <w:rPr>
                <w:rFonts w:ascii="Arial Narrow" w:hAnsi="Arial Narrow"/>
                <w:sz w:val="20"/>
                <w:szCs w:val="20"/>
              </w:rPr>
            </w:pPr>
            <w:r>
              <w:rPr>
                <w:rFonts w:ascii="Arial Narrow" w:hAnsi="Arial Narrow"/>
                <w:sz w:val="20"/>
                <w:szCs w:val="20"/>
                <w:lang w:val="en-US"/>
              </w:rPr>
              <w:t>RF6</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C54054" w:rsidRDefault="00C54054" w:rsidP="00C25481">
            <w:pPr>
              <w:pStyle w:val="NormalWeb"/>
              <w:spacing w:before="0" w:beforeAutospacing="0" w:after="0" w:afterAutospacing="0"/>
              <w:rPr>
                <w:rFonts w:ascii="Arial Narrow" w:hAnsi="Arial Narrow"/>
              </w:rPr>
            </w:pPr>
            <w:r>
              <w:rPr>
                <w:rFonts w:ascii="Arial Narrow" w:eastAsia="Times New Roman" w:hAnsi="Arial Narrow" w:cs="Times New Roman"/>
              </w:rPr>
              <w:t>10. Prototipo de interfaz de usuario</w:t>
            </w:r>
          </w:p>
        </w:tc>
      </w:tr>
      <w:tr w:rsidR="00C54054" w:rsidTr="00D7634B">
        <w:tc>
          <w:tcPr>
            <w:tcW w:w="9356" w:type="dxa"/>
            <w:gridSpan w:val="3"/>
            <w:tcBorders>
              <w:top w:val="single" w:sz="6" w:space="0" w:color="000000"/>
              <w:left w:val="single" w:sz="6" w:space="0" w:color="000000"/>
              <w:bottom w:val="single" w:sz="6" w:space="0" w:color="000000"/>
              <w:right w:val="single" w:sz="6" w:space="0" w:color="000000"/>
            </w:tcBorders>
            <w:hideMark/>
          </w:tcPr>
          <w:p w:rsidR="00C54054" w:rsidRDefault="00477D32" w:rsidP="00C25481">
            <w:pPr>
              <w:rPr>
                <w:rFonts w:ascii="Arial Narrow" w:hAnsi="Arial Narrow"/>
                <w:sz w:val="20"/>
                <w:szCs w:val="20"/>
              </w:rPr>
            </w:pPr>
            <w:r>
              <w:rPr>
                <w:rFonts w:ascii="Arial Narrow" w:hAnsi="Arial Narrow"/>
                <w:sz w:val="20"/>
                <w:szCs w:val="20"/>
                <w:highlight w:val="yellow"/>
              </w:rPr>
              <w:t>IU01</w:t>
            </w:r>
            <w:r>
              <w:rPr>
                <w:rFonts w:ascii="Arial Narrow" w:hAnsi="Arial Narrow"/>
                <w:sz w:val="20"/>
                <w:szCs w:val="20"/>
              </w:rPr>
              <w:t>6, IU016.2</w:t>
            </w:r>
          </w:p>
        </w:tc>
      </w:tr>
    </w:tbl>
    <w:p w:rsidR="00C54054" w:rsidRDefault="00C54054"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5670"/>
      </w:tblGrid>
      <w:tr w:rsidR="004E2D52" w:rsidTr="004E2D52">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sz w:val="20"/>
                <w:szCs w:val="20"/>
              </w:rPr>
              <w:t>CUS09 Consultar parámetros para el sorteo y asignación en bloque</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2. Descripción del Caso de Uso</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sz w:val="20"/>
                <w:szCs w:val="20"/>
              </w:rPr>
              <w:t>Permite consultar los parámetros registrados para el Sorteo y para la asignación en bloque considerando aduana y régimen</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3. Actor(es)</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sz w:val="20"/>
                <w:szCs w:val="20"/>
              </w:rPr>
              <w:t>Funcionario aduanero</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4. Precondiciones</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jc w:val="left"/>
              <w:rPr>
                <w:rFonts w:ascii="Arial Narrow" w:hAnsi="Arial Narrow"/>
                <w:sz w:val="20"/>
                <w:szCs w:val="20"/>
              </w:rPr>
            </w:pPr>
            <w:r>
              <w:rPr>
                <w:rFonts w:ascii="Arial Narrow" w:hAnsi="Arial Narrow"/>
                <w:sz w:val="20"/>
                <w:szCs w:val="20"/>
              </w:rPr>
              <w:t>El usuario se encuentre autenticado en el Portal del Funcionario Aduanero.</w:t>
            </w:r>
            <w:r>
              <w:rPr>
                <w:rFonts w:ascii="Arial Narrow" w:hAnsi="Arial Narrow"/>
                <w:sz w:val="20"/>
                <w:szCs w:val="20"/>
              </w:rPr>
              <w:br/>
              <w:t>El usuario cuente con los permisos necesarios para poder acceder a esta opción (Ver</w:t>
            </w:r>
            <w:r>
              <w:rPr>
                <w:rFonts w:ascii="Arial Narrow" w:hAnsi="Arial Narrow"/>
                <w:b/>
                <w:sz w:val="20"/>
                <w:szCs w:val="20"/>
              </w:rPr>
              <w:t xml:space="preserve"> ANEXO 01</w:t>
            </w:r>
            <w:r>
              <w:rPr>
                <w:rFonts w:ascii="Arial Narrow" w:hAnsi="Arial Narrow"/>
                <w:sz w:val="20"/>
                <w:szCs w:val="20"/>
              </w:rPr>
              <w:t>)</w:t>
            </w:r>
          </w:p>
          <w:p w:rsidR="004E2D52" w:rsidRDefault="004E2D52">
            <w:pPr>
              <w:jc w:val="left"/>
              <w:rPr>
                <w:rFonts w:ascii="Arial Narrow" w:hAnsi="Arial Narrow"/>
                <w:sz w:val="20"/>
                <w:szCs w:val="20"/>
              </w:rPr>
            </w:pPr>
            <w:r>
              <w:rPr>
                <w:rFonts w:ascii="Arial Narrow" w:hAnsi="Arial Narrow"/>
                <w:sz w:val="20"/>
                <w:szCs w:val="20"/>
              </w:rPr>
              <w:t>Exista Regímenes y Ánforas registradas.</w:t>
            </w:r>
          </w:p>
          <w:p w:rsidR="004E2D52" w:rsidRDefault="004E2D52">
            <w:pPr>
              <w:jc w:val="left"/>
              <w:rPr>
                <w:rFonts w:ascii="Arial Narrow" w:hAnsi="Arial Narrow"/>
                <w:sz w:val="20"/>
                <w:szCs w:val="20"/>
              </w:rPr>
            </w:pPr>
            <w:r>
              <w:rPr>
                <w:rFonts w:ascii="Arial Narrow" w:hAnsi="Arial Narrow"/>
                <w:sz w:val="20"/>
                <w:szCs w:val="20"/>
              </w:rPr>
              <w:t>Exista Parámetros registrados en las Ánforas de un Régimen.</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 xml:space="preserve">5. </w:t>
            </w:r>
            <w:proofErr w:type="spellStart"/>
            <w:r>
              <w:rPr>
                <w:rFonts w:ascii="Arial Narrow" w:eastAsia="Times New Roman" w:hAnsi="Arial Narrow" w:cs="Times New Roman"/>
              </w:rPr>
              <w:t>Pos</w:t>
            </w:r>
            <w:proofErr w:type="spellEnd"/>
            <w:r>
              <w:rPr>
                <w:rFonts w:ascii="Arial Narrow" w:eastAsia="Times New Roman" w:hAnsi="Arial Narrow" w:cs="Times New Roman"/>
              </w:rPr>
              <w:t xml:space="preserve"> condiciones</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Que se obtenga el reporte de consulta con las parámetros indicados por el usuario</w:t>
            </w:r>
          </w:p>
        </w:tc>
      </w:tr>
      <w:tr w:rsidR="004E2D52" w:rsidTr="004E2D52">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6. Flujo de eventos *</w:t>
            </w:r>
          </w:p>
        </w:tc>
      </w:tr>
      <w:tr w:rsidR="004E2D52" w:rsidTr="00D25138">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Respuesta del Sistema</w:t>
            </w:r>
          </w:p>
        </w:tc>
      </w:tr>
      <w:tr w:rsidR="004E2D52" w:rsidTr="00D25138">
        <w:tc>
          <w:tcPr>
            <w:tcW w:w="567"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tcPr>
          <w:p w:rsidR="004E2D52" w:rsidRDefault="004E2D52" w:rsidP="00D25138">
            <w:pPr>
              <w:pStyle w:val="NormalWeb"/>
              <w:spacing w:before="0" w:beforeAutospacing="0" w:after="0" w:afterAutospacing="0"/>
              <w:rPr>
                <w:rFonts w:ascii="Arial Narrow" w:hAnsi="Arial Narrow"/>
                <w:strike/>
              </w:rPr>
            </w:pPr>
            <w:r>
              <w:rPr>
                <w:rFonts w:ascii="Arial Narrow" w:hAnsi="Arial Narrow"/>
              </w:rPr>
              <w:t xml:space="preserve">El usuario ingresa a la opción de </w:t>
            </w:r>
            <w:r>
              <w:rPr>
                <w:rFonts w:ascii="Arial Narrow" w:hAnsi="Arial Narrow"/>
                <w:b/>
              </w:rPr>
              <w:t>“Consulta de parámetros registrados para el sorteo y asignación en bloque”</w:t>
            </w:r>
            <w:r>
              <w:rPr>
                <w:rFonts w:ascii="Arial Narrow" w:hAnsi="Arial Narrow"/>
              </w:rPr>
              <w:t xml:space="preserve"> </w:t>
            </w:r>
            <w:r>
              <w:rPr>
                <w:rFonts w:ascii="Arial Narrow" w:hAnsi="Arial Narrow"/>
                <w:strike/>
              </w:rPr>
              <w:t>en la (</w:t>
            </w:r>
            <w:r>
              <w:rPr>
                <w:rFonts w:ascii="Arial Narrow" w:hAnsi="Arial Narrow"/>
                <w:b/>
                <w:strike/>
              </w:rPr>
              <w:t>IU001</w:t>
            </w:r>
            <w:r>
              <w:rPr>
                <w:rFonts w:ascii="Arial Narrow" w:hAnsi="Arial Narrow"/>
                <w:strike/>
              </w:rPr>
              <w:t>)</w:t>
            </w:r>
          </w:p>
          <w:p w:rsidR="004E2D52" w:rsidRDefault="004E2D52" w:rsidP="00D25138">
            <w:pPr>
              <w:pStyle w:val="NormalWeb"/>
              <w:spacing w:before="0" w:beforeAutospacing="0" w:after="0" w:afterAutospacing="0"/>
              <w:rPr>
                <w:rFonts w:ascii="Arial Narrow" w:eastAsia="Times New Roman" w:hAnsi="Arial Narrow"/>
                <w:strike/>
              </w:rPr>
            </w:pPr>
          </w:p>
          <w:p w:rsidR="004E2D52" w:rsidRDefault="004E2D52" w:rsidP="00D25138">
            <w:pPr>
              <w:pStyle w:val="NormalWeb"/>
              <w:spacing w:before="0" w:beforeAutospacing="0" w:after="0" w:afterAutospacing="0"/>
              <w:rPr>
                <w:rFonts w:ascii="Arial Narrow" w:eastAsia="Times New Roman" w:hAnsi="Arial Narrow"/>
              </w:rPr>
            </w:pPr>
            <w:r>
              <w:rPr>
                <w:rFonts w:ascii="Arial Narrow" w:hAnsi="Arial Narrow"/>
                <w:b/>
                <w:strike/>
              </w:rPr>
              <w:t xml:space="preserve">Despacho aduanero de Ingreso </w:t>
            </w:r>
            <w:r>
              <w:rPr>
                <w:rFonts w:ascii="Arial Narrow" w:hAnsi="Arial Narrow"/>
                <w:b/>
                <w:strike/>
              </w:rPr>
              <w:sym w:font="Wingdings" w:char="F0E0"/>
            </w:r>
            <w:r>
              <w:rPr>
                <w:rFonts w:ascii="Arial Narrow" w:hAnsi="Arial Narrow"/>
                <w:b/>
                <w:strike/>
              </w:rPr>
              <w:t xml:space="preserve"> Mantenimiento de criterios </w:t>
            </w:r>
            <w:r>
              <w:rPr>
                <w:rFonts w:ascii="Arial Narrow" w:hAnsi="Arial Narrow"/>
                <w:b/>
                <w:strike/>
              </w:rPr>
              <w:sym w:font="Wingdings" w:char="F0E0"/>
            </w:r>
            <w:r>
              <w:rPr>
                <w:rFonts w:ascii="Arial Narrow" w:hAnsi="Arial Narrow"/>
                <w:b/>
                <w:strike/>
              </w:rPr>
              <w:t xml:space="preserve"> Consulta de parámetros para el sorteo</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104"/>
              </w:numPr>
              <w:spacing w:before="0" w:beforeAutospacing="0" w:after="0" w:afterAutospacing="0"/>
              <w:ind w:left="355" w:hanging="355"/>
              <w:rPr>
                <w:rFonts w:ascii="Arial Narrow" w:hAnsi="Arial Narrow"/>
              </w:rPr>
            </w:pPr>
            <w:r>
              <w:rPr>
                <w:rFonts w:ascii="Arial Narrow" w:hAnsi="Arial Narrow"/>
              </w:rPr>
              <w:t xml:space="preserve">El </w:t>
            </w:r>
            <w:r>
              <w:rPr>
                <w:rFonts w:ascii="Arial Narrow" w:eastAsia="Times New Roman" w:hAnsi="Arial Narrow"/>
              </w:rPr>
              <w:t>sistema</w:t>
            </w:r>
            <w:r>
              <w:rPr>
                <w:rFonts w:ascii="Arial Narrow" w:hAnsi="Arial Narrow"/>
              </w:rPr>
              <w:t xml:space="preserve"> muestra la (</w:t>
            </w:r>
            <w:r>
              <w:rPr>
                <w:rFonts w:ascii="Arial Narrow" w:hAnsi="Arial Narrow"/>
                <w:b/>
              </w:rPr>
              <w:t>IU015</w:t>
            </w:r>
            <w:r>
              <w:rPr>
                <w:rFonts w:ascii="Arial Narrow" w:hAnsi="Arial Narrow"/>
              </w:rPr>
              <w:t>) de Consulta de parámetros para el Sorteo y asignación en Bloque, donde:</w:t>
            </w:r>
          </w:p>
          <w:p w:rsidR="004E2D52" w:rsidRDefault="004E2D52" w:rsidP="00EF6966">
            <w:pPr>
              <w:pStyle w:val="NormalWeb"/>
              <w:numPr>
                <w:ilvl w:val="0"/>
                <w:numId w:val="76"/>
              </w:numPr>
              <w:spacing w:before="0" w:beforeAutospacing="0" w:after="0" w:afterAutospacing="0"/>
              <w:ind w:left="780"/>
              <w:rPr>
                <w:rFonts w:ascii="Arial Narrow" w:hAnsi="Arial Narrow"/>
              </w:rPr>
            </w:pPr>
            <w:r>
              <w:rPr>
                <w:rFonts w:ascii="Arial Narrow" w:hAnsi="Arial Narrow"/>
                <w:b/>
              </w:rPr>
              <w:t>Se muestra la siguiente información no editable:</w:t>
            </w:r>
          </w:p>
          <w:p w:rsidR="004E2D52" w:rsidRDefault="004E2D52" w:rsidP="00EF6966">
            <w:pPr>
              <w:pStyle w:val="Prrafodelista"/>
              <w:numPr>
                <w:ilvl w:val="2"/>
                <w:numId w:val="75"/>
              </w:numPr>
              <w:ind w:left="639" w:hanging="283"/>
              <w:rPr>
                <w:rFonts w:ascii="Arial Narrow" w:hAnsi="Arial Narrow"/>
                <w:strike/>
                <w:sz w:val="20"/>
                <w:szCs w:val="20"/>
              </w:rPr>
            </w:pPr>
            <w:r>
              <w:rPr>
                <w:rFonts w:ascii="Arial Narrow" w:hAnsi="Arial Narrow"/>
                <w:b/>
                <w:strike/>
                <w:sz w:val="20"/>
                <w:szCs w:val="20"/>
              </w:rPr>
              <w:t>Aduana:</w:t>
            </w:r>
            <w:r>
              <w:rPr>
                <w:rFonts w:ascii="Arial Narrow" w:hAnsi="Arial Narrow"/>
                <w:strike/>
                <w:sz w:val="20"/>
                <w:szCs w:val="20"/>
              </w:rPr>
              <w:t xml:space="preserve"> código y nombre de la sede a la que corresponde el rol del funcionario que ingresa a la labor de registro. Por defecto se toma la jurisdicción donde trabaja el usuario (lectura)</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b/>
                <w:sz w:val="20"/>
                <w:szCs w:val="20"/>
              </w:rPr>
              <w:t>Fecha:</w:t>
            </w:r>
            <w:r>
              <w:rPr>
                <w:rFonts w:ascii="Arial Narrow" w:hAnsi="Arial Narrow"/>
                <w:sz w:val="20"/>
                <w:szCs w:val="20"/>
              </w:rPr>
              <w:t xml:space="preserve"> aquella fecha del sistema al momento en el que se está ingresando (formato </w:t>
            </w:r>
            <w:proofErr w:type="spellStart"/>
            <w:r>
              <w:rPr>
                <w:rFonts w:ascii="Arial Narrow" w:hAnsi="Arial Narrow"/>
                <w:sz w:val="20"/>
                <w:szCs w:val="20"/>
              </w:rPr>
              <w:t>dd</w:t>
            </w:r>
            <w:proofErr w:type="spellEnd"/>
            <w:r>
              <w:rPr>
                <w:rFonts w:ascii="Arial Narrow" w:hAnsi="Arial Narrow"/>
                <w:sz w:val="20"/>
                <w:szCs w:val="20"/>
              </w:rPr>
              <w:t>/mm/</w:t>
            </w:r>
            <w:proofErr w:type="spellStart"/>
            <w:r>
              <w:rPr>
                <w:rFonts w:ascii="Arial Narrow" w:hAnsi="Arial Narrow"/>
                <w:sz w:val="20"/>
                <w:szCs w:val="20"/>
              </w:rPr>
              <w:t>aaaa</w:t>
            </w:r>
            <w:proofErr w:type="spellEnd"/>
            <w:r>
              <w:rPr>
                <w:rFonts w:ascii="Arial Narrow" w:hAnsi="Arial Narrow"/>
                <w:sz w:val="20"/>
                <w:szCs w:val="20"/>
              </w:rPr>
              <w:t>). (lectura)</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b/>
                <w:sz w:val="20"/>
                <w:szCs w:val="20"/>
              </w:rPr>
              <w:t>Hora:</w:t>
            </w:r>
            <w:r>
              <w:rPr>
                <w:rFonts w:ascii="Arial Narrow" w:hAnsi="Arial Narrow"/>
                <w:sz w:val="20"/>
                <w:szCs w:val="20"/>
              </w:rPr>
              <w:t xml:space="preserve"> aquella hora del sistema al momento en el que se está ingresando (formato </w:t>
            </w:r>
            <w:proofErr w:type="spellStart"/>
            <w:r>
              <w:rPr>
                <w:rFonts w:ascii="Arial Narrow" w:hAnsi="Arial Narrow"/>
                <w:sz w:val="20"/>
                <w:szCs w:val="20"/>
              </w:rPr>
              <w:t>hh:mm:ss</w:t>
            </w:r>
            <w:proofErr w:type="spellEnd"/>
            <w:r>
              <w:rPr>
                <w:rFonts w:ascii="Arial Narrow" w:hAnsi="Arial Narrow"/>
                <w:sz w:val="20"/>
                <w:szCs w:val="20"/>
              </w:rPr>
              <w:t>). Por defecto la hora actual (lectura)</w:t>
            </w:r>
          </w:p>
          <w:p w:rsidR="004E2D52" w:rsidRDefault="004E2D52" w:rsidP="00EF6966">
            <w:pPr>
              <w:pStyle w:val="NormalWeb"/>
              <w:numPr>
                <w:ilvl w:val="0"/>
                <w:numId w:val="76"/>
              </w:numPr>
              <w:spacing w:before="0" w:beforeAutospacing="0" w:after="0" w:afterAutospacing="0"/>
              <w:ind w:left="780"/>
              <w:rPr>
                <w:rFonts w:ascii="Arial Narrow" w:hAnsi="Arial Narrow"/>
              </w:rPr>
            </w:pPr>
            <w:r>
              <w:rPr>
                <w:rFonts w:ascii="Arial Narrow" w:hAnsi="Arial Narrow"/>
                <w:b/>
              </w:rPr>
              <w:t>Se muestran los siguientes campos, editables</w:t>
            </w:r>
            <w:r>
              <w:rPr>
                <w:rFonts w:ascii="Arial Narrow" w:hAnsi="Arial Narrow"/>
              </w:rPr>
              <w:t>:</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b/>
                <w:sz w:val="20"/>
                <w:szCs w:val="20"/>
                <w:highlight w:val="yellow"/>
              </w:rPr>
              <w:t>Aduana</w:t>
            </w:r>
            <w:r>
              <w:rPr>
                <w:rFonts w:ascii="Arial Narrow" w:hAnsi="Arial Narrow"/>
                <w:sz w:val="20"/>
                <w:szCs w:val="20"/>
                <w:highlight w:val="yellow"/>
              </w:rPr>
              <w:t xml:space="preserve">: Campo obligatorio, muestra la lista de aduanas indicando el código y descripción de la(s) aduana(s) ordenada(s) por </w:t>
            </w:r>
            <w:r>
              <w:rPr>
                <w:rFonts w:ascii="Arial Narrow" w:hAnsi="Arial Narrow"/>
                <w:sz w:val="20"/>
                <w:szCs w:val="20"/>
                <w:highlight w:val="yellow"/>
              </w:rPr>
              <w:lastRenderedPageBreak/>
              <w:t>descripción, de acuerdo al siguiente detalle:</w:t>
            </w:r>
          </w:p>
          <w:p w:rsidR="004E2D52" w:rsidRDefault="004E2D52" w:rsidP="00EF6966">
            <w:pPr>
              <w:pStyle w:val="Prrafodelista"/>
              <w:numPr>
                <w:ilvl w:val="3"/>
                <w:numId w:val="75"/>
              </w:numPr>
              <w:ind w:left="922" w:hanging="284"/>
              <w:rPr>
                <w:rFonts w:ascii="Arial Narrow" w:hAnsi="Arial Narrow"/>
                <w:b/>
                <w:sz w:val="20"/>
                <w:szCs w:val="20"/>
                <w:highlight w:val="yellow"/>
              </w:rPr>
            </w:pPr>
            <w:r>
              <w:rPr>
                <w:rFonts w:ascii="Arial Narrow" w:hAnsi="Arial Narrow"/>
                <w:sz w:val="20"/>
                <w:szCs w:val="20"/>
                <w:highlight w:val="yellow"/>
              </w:rPr>
              <w:t>Si la aduana del funcionario autenticado corresponde a una aduana asociada, entonces se muestran todas las aduanas que forman parte de la asociación, caso contrario se muestra solo la aduana del funcionario autenticado en la lista deshabilitada.</w:t>
            </w:r>
          </w:p>
          <w:p w:rsidR="004E2D52" w:rsidRDefault="004E2D52" w:rsidP="00D25138">
            <w:pPr>
              <w:pStyle w:val="Prrafodelista"/>
              <w:ind w:left="639"/>
              <w:rPr>
                <w:rFonts w:ascii="Arial Narrow" w:hAnsi="Arial Narrow"/>
                <w:sz w:val="20"/>
                <w:szCs w:val="20"/>
              </w:rPr>
            </w:pPr>
            <w:r>
              <w:rPr>
                <w:rFonts w:ascii="Arial Narrow" w:hAnsi="Arial Narrow"/>
                <w:sz w:val="20"/>
                <w:szCs w:val="20"/>
                <w:highlight w:val="yellow"/>
              </w:rPr>
              <w:t>En cualquier caso la aduana del funcionario se muestra seleccionada por defecto.</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b/>
                <w:sz w:val="20"/>
                <w:szCs w:val="20"/>
              </w:rPr>
              <w:t>Vigente Desde:</w:t>
            </w:r>
            <w:r>
              <w:rPr>
                <w:rFonts w:ascii="Arial Narrow" w:hAnsi="Arial Narrow"/>
                <w:sz w:val="20"/>
                <w:szCs w:val="20"/>
              </w:rPr>
              <w:t xml:space="preserve"> campo obligatorio donde se ingresa la fecha de inicio de vigencia de los parámetros para el sorteo y asignación en Bloque a consultar.</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b/>
                <w:sz w:val="20"/>
                <w:szCs w:val="20"/>
              </w:rPr>
              <w:t>Vigente Hasta:</w:t>
            </w:r>
            <w:r>
              <w:rPr>
                <w:rFonts w:ascii="Arial Narrow" w:hAnsi="Arial Narrow"/>
                <w:sz w:val="20"/>
                <w:szCs w:val="20"/>
              </w:rPr>
              <w:t xml:space="preserve"> campo obligatorio donde se ingresa la fecha de fin o término de vigencia del registro de los parámetros para el sorteo y asignación en Bloque a consultar.</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b/>
                <w:sz w:val="20"/>
                <w:szCs w:val="20"/>
                <w:highlight w:val="yellow"/>
              </w:rPr>
              <w:t xml:space="preserve">Unidad de despacho: </w:t>
            </w:r>
            <w:r>
              <w:rPr>
                <w:rFonts w:ascii="Arial Narrow" w:hAnsi="Arial Narrow"/>
                <w:sz w:val="20"/>
                <w:szCs w:val="20"/>
                <w:highlight w:val="yellow"/>
              </w:rPr>
              <w:t>Campo obligatorio, muestra la lista de unidades de despacho de la aduana y el rol del usuario autenticado. Se muestra seleccionado el primer elemento de la lista por defecto</w:t>
            </w:r>
            <w:r>
              <w:rPr>
                <w:rFonts w:ascii="Arial Narrow" w:hAnsi="Arial Narrow"/>
                <w:sz w:val="20"/>
                <w:szCs w:val="20"/>
              </w:rPr>
              <w:t xml:space="preserve">. </w:t>
            </w:r>
            <w:r>
              <w:rPr>
                <w:rFonts w:ascii="Arial Narrow" w:hAnsi="Arial Narrow"/>
                <w:b/>
                <w:strike/>
                <w:sz w:val="20"/>
                <w:szCs w:val="20"/>
              </w:rPr>
              <w:t>Régimen de las Declaraciones a Asignar en Bloque:</w:t>
            </w:r>
            <w:r>
              <w:rPr>
                <w:rFonts w:ascii="Arial Narrow" w:hAnsi="Arial Narrow"/>
                <w:strike/>
                <w:sz w:val="20"/>
                <w:szCs w:val="20"/>
              </w:rPr>
              <w:t xml:space="preserve"> campo obligatorio donde se selecciona el régimen de las declaraciones asignadas en bloque, que se requiere consultar</w:t>
            </w:r>
            <w:r>
              <w:rPr>
                <w:rFonts w:ascii="Arial Narrow" w:hAnsi="Arial Narrow"/>
                <w:sz w:val="20"/>
                <w:szCs w:val="20"/>
              </w:rPr>
              <w:t xml:space="preserve">. </w:t>
            </w:r>
          </w:p>
          <w:p w:rsidR="004E2D52" w:rsidRDefault="004E2D52" w:rsidP="00D25138">
            <w:pPr>
              <w:pStyle w:val="Prrafodelista"/>
              <w:ind w:left="639"/>
              <w:rPr>
                <w:rFonts w:ascii="Arial Narrow" w:hAnsi="Arial Narrow"/>
                <w:strike/>
                <w:sz w:val="20"/>
                <w:szCs w:val="20"/>
              </w:rPr>
            </w:pPr>
            <w:r>
              <w:rPr>
                <w:rFonts w:ascii="Arial Narrow" w:hAnsi="Arial Narrow"/>
                <w:strike/>
                <w:sz w:val="20"/>
                <w:szCs w:val="20"/>
              </w:rPr>
              <w:t>El sistema habilitará las opciones de cada régimen según el rol asignado al Jefe que efectúa la consulta, debiendo tener en cuenta además que la opción: "Todos los regímenes", solo estará habilitada para el Rol Jefe Régimen Provincias.</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b/>
                <w:sz w:val="20"/>
                <w:szCs w:val="20"/>
                <w:highlight w:val="yellow"/>
              </w:rPr>
              <w:t>Ánfora</w:t>
            </w:r>
            <w:r>
              <w:rPr>
                <w:rFonts w:ascii="Arial Narrow" w:hAnsi="Arial Narrow"/>
                <w:b/>
                <w:sz w:val="20"/>
                <w:szCs w:val="20"/>
              </w:rPr>
              <w:t xml:space="preserve">: </w:t>
            </w:r>
            <w:r>
              <w:rPr>
                <w:rFonts w:ascii="Arial Narrow" w:hAnsi="Arial Narrow"/>
                <w:sz w:val="20"/>
                <w:szCs w:val="20"/>
                <w:highlight w:val="yellow"/>
              </w:rPr>
              <w:t xml:space="preserve">Campo obligatorio, muestra la lista de ánforas para el rol del usuario autenticado (Ver detalle en </w:t>
            </w:r>
            <w:r>
              <w:rPr>
                <w:rFonts w:ascii="Arial Narrow" w:hAnsi="Arial Narrow"/>
                <w:b/>
                <w:sz w:val="20"/>
                <w:szCs w:val="20"/>
                <w:highlight w:val="yellow"/>
              </w:rPr>
              <w:t>Anexo 12</w:t>
            </w:r>
            <w:r>
              <w:rPr>
                <w:rFonts w:ascii="Arial Narrow" w:hAnsi="Arial Narrow"/>
                <w:sz w:val="20"/>
                <w:szCs w:val="20"/>
                <w:highlight w:val="yellow"/>
              </w:rPr>
              <w:t>). Se muestra seleccionado el primer elemento de la lista por defecto</w:t>
            </w:r>
            <w:r>
              <w:rPr>
                <w:rFonts w:ascii="Arial Narrow" w:hAnsi="Arial Narrow"/>
                <w:sz w:val="20"/>
                <w:szCs w:val="20"/>
              </w:rPr>
              <w:t xml:space="preserve">. </w:t>
            </w:r>
            <w:r>
              <w:rPr>
                <w:rFonts w:ascii="Arial Narrow" w:hAnsi="Arial Narrow"/>
                <w:b/>
                <w:strike/>
                <w:sz w:val="20"/>
                <w:szCs w:val="20"/>
              </w:rPr>
              <w:t>Ánfora a sortear:</w:t>
            </w:r>
            <w:r>
              <w:rPr>
                <w:rFonts w:ascii="Arial Narrow" w:hAnsi="Arial Narrow"/>
                <w:strike/>
                <w:sz w:val="20"/>
                <w:szCs w:val="20"/>
              </w:rPr>
              <w:t xml:space="preserve"> campo donde se selecciona el ánfora para la cual se están consultando los parámetros para sorteo y asignación en bloque. En la lista se mostrará el </w:t>
            </w:r>
            <w:r>
              <w:rPr>
                <w:rFonts w:ascii="Arial Narrow" w:hAnsi="Arial Narrow"/>
                <w:b/>
                <w:strike/>
                <w:sz w:val="20"/>
                <w:szCs w:val="20"/>
              </w:rPr>
              <w:t xml:space="preserve">Ánfora de Canal Rojo EER, </w:t>
            </w:r>
            <w:r>
              <w:rPr>
                <w:rFonts w:ascii="Arial Narrow" w:hAnsi="Arial Narrow"/>
                <w:strike/>
                <w:sz w:val="20"/>
                <w:szCs w:val="20"/>
              </w:rPr>
              <w:t>la cual deberá mostrarse seleccionada por defecto</w:t>
            </w:r>
            <w:r>
              <w:rPr>
                <w:rFonts w:ascii="Arial Narrow" w:hAnsi="Arial Narrow"/>
                <w:sz w:val="20"/>
                <w:szCs w:val="20"/>
              </w:rPr>
              <w:t xml:space="preserve"> </w:t>
            </w:r>
          </w:p>
          <w:p w:rsidR="004E2D52" w:rsidRPr="00B21410" w:rsidRDefault="004E2D52" w:rsidP="00EF6966">
            <w:pPr>
              <w:pStyle w:val="Prrafodelista"/>
              <w:numPr>
                <w:ilvl w:val="2"/>
                <w:numId w:val="75"/>
              </w:numPr>
              <w:ind w:left="639" w:hanging="283"/>
              <w:rPr>
                <w:rFonts w:ascii="Arial Narrow" w:hAnsi="Arial Narrow"/>
                <w:b/>
                <w:sz w:val="20"/>
                <w:szCs w:val="20"/>
                <w:highlight w:val="yellow"/>
              </w:rPr>
            </w:pPr>
            <w:r>
              <w:rPr>
                <w:rFonts w:ascii="Arial Narrow" w:hAnsi="Arial Narrow"/>
                <w:b/>
                <w:sz w:val="20"/>
                <w:szCs w:val="20"/>
                <w:highlight w:val="yellow"/>
              </w:rPr>
              <w:t xml:space="preserve">Turno: </w:t>
            </w:r>
            <w:r>
              <w:rPr>
                <w:rFonts w:ascii="Arial Narrow" w:hAnsi="Arial Narrow"/>
                <w:sz w:val="20"/>
                <w:szCs w:val="20"/>
                <w:highlight w:val="yellow"/>
              </w:rPr>
              <w:t>Campo opcional, si se selecciona Tipo por turno, muestra la lista de turnos activos para la unidad de despacho seleccionada, se muestra el nombre y las horas de inicio y fin del turno, es de selección múltiple.</w:t>
            </w:r>
          </w:p>
          <w:p w:rsidR="00B21410" w:rsidRPr="00B21410" w:rsidRDefault="00B21410" w:rsidP="00EF6966">
            <w:pPr>
              <w:pStyle w:val="Prrafodelista"/>
              <w:numPr>
                <w:ilvl w:val="2"/>
                <w:numId w:val="75"/>
              </w:numPr>
              <w:ind w:left="639" w:hanging="283"/>
              <w:rPr>
                <w:rFonts w:ascii="Arial Narrow" w:hAnsi="Arial Narrow"/>
                <w:b/>
                <w:sz w:val="20"/>
                <w:szCs w:val="20"/>
                <w:highlight w:val="yellow"/>
              </w:rPr>
            </w:pPr>
            <w:r>
              <w:rPr>
                <w:rFonts w:ascii="Arial Narrow" w:hAnsi="Arial Narrow"/>
                <w:b/>
                <w:sz w:val="20"/>
                <w:szCs w:val="20"/>
                <w:highlight w:val="yellow"/>
              </w:rPr>
              <w:t>Lista de sorteos:</w:t>
            </w:r>
            <w:r>
              <w:rPr>
                <w:rFonts w:ascii="Arial Narrow" w:hAnsi="Arial Narrow"/>
                <w:sz w:val="20"/>
                <w:szCs w:val="20"/>
                <w:highlight w:val="yellow"/>
              </w:rPr>
              <w:t xml:space="preserve"> Es la lista que contiene los sorteos obtenidos según los parámetros de búsqueda, se muestran siguientes campos:</w:t>
            </w:r>
          </w:p>
          <w:p w:rsidR="00B21410" w:rsidRPr="00B21410" w:rsidRDefault="00B21410" w:rsidP="00EF6966">
            <w:pPr>
              <w:pStyle w:val="Prrafodelista"/>
              <w:numPr>
                <w:ilvl w:val="3"/>
                <w:numId w:val="75"/>
              </w:numPr>
              <w:ind w:left="922" w:hanging="283"/>
              <w:rPr>
                <w:rFonts w:ascii="Arial Narrow" w:hAnsi="Arial Narrow"/>
                <w:b/>
                <w:sz w:val="20"/>
                <w:szCs w:val="20"/>
                <w:highlight w:val="yellow"/>
              </w:rPr>
            </w:pPr>
            <w:r>
              <w:rPr>
                <w:rFonts w:ascii="Arial Narrow" w:hAnsi="Arial Narrow"/>
                <w:b/>
                <w:sz w:val="20"/>
                <w:szCs w:val="20"/>
                <w:highlight w:val="yellow"/>
              </w:rPr>
              <w:t xml:space="preserve">Unidad de despacho: </w:t>
            </w:r>
            <w:r>
              <w:rPr>
                <w:rFonts w:ascii="Arial Narrow" w:hAnsi="Arial Narrow"/>
                <w:sz w:val="20"/>
                <w:szCs w:val="20"/>
                <w:highlight w:val="yellow"/>
              </w:rPr>
              <w:t>nombre de la unidad de despacho.</w:t>
            </w:r>
          </w:p>
          <w:p w:rsidR="00B21410" w:rsidRPr="00B21410" w:rsidRDefault="00B21410" w:rsidP="00EF6966">
            <w:pPr>
              <w:pStyle w:val="Prrafodelista"/>
              <w:numPr>
                <w:ilvl w:val="3"/>
                <w:numId w:val="75"/>
              </w:numPr>
              <w:ind w:left="922" w:hanging="283"/>
              <w:rPr>
                <w:rFonts w:ascii="Arial Narrow" w:hAnsi="Arial Narrow"/>
                <w:b/>
                <w:sz w:val="20"/>
                <w:szCs w:val="20"/>
                <w:highlight w:val="yellow"/>
              </w:rPr>
            </w:pPr>
            <w:r>
              <w:rPr>
                <w:rFonts w:ascii="Arial Narrow" w:hAnsi="Arial Narrow"/>
                <w:b/>
                <w:sz w:val="20"/>
                <w:szCs w:val="20"/>
                <w:highlight w:val="yellow"/>
              </w:rPr>
              <w:t xml:space="preserve">Ánfora: </w:t>
            </w:r>
            <w:r>
              <w:rPr>
                <w:rFonts w:ascii="Arial Narrow" w:hAnsi="Arial Narrow"/>
                <w:sz w:val="20"/>
                <w:szCs w:val="20"/>
                <w:highlight w:val="yellow"/>
              </w:rPr>
              <w:t>nombre del ánfora.</w:t>
            </w:r>
          </w:p>
          <w:p w:rsidR="00B21410" w:rsidRPr="00B21410" w:rsidRDefault="00B21410" w:rsidP="00EF6966">
            <w:pPr>
              <w:pStyle w:val="Prrafodelista"/>
              <w:numPr>
                <w:ilvl w:val="3"/>
                <w:numId w:val="75"/>
              </w:numPr>
              <w:ind w:left="922" w:hanging="283"/>
              <w:rPr>
                <w:rFonts w:ascii="Arial Narrow" w:hAnsi="Arial Narrow"/>
                <w:b/>
                <w:sz w:val="20"/>
                <w:szCs w:val="20"/>
                <w:highlight w:val="yellow"/>
              </w:rPr>
            </w:pPr>
            <w:r>
              <w:rPr>
                <w:rFonts w:ascii="Arial Narrow" w:hAnsi="Arial Narrow"/>
                <w:b/>
                <w:sz w:val="20"/>
                <w:szCs w:val="20"/>
                <w:highlight w:val="yellow"/>
              </w:rPr>
              <w:t xml:space="preserve">Turno: </w:t>
            </w:r>
            <w:r w:rsidRPr="00B21410">
              <w:rPr>
                <w:rFonts w:ascii="Arial Narrow" w:hAnsi="Arial Narrow"/>
                <w:sz w:val="20"/>
                <w:szCs w:val="20"/>
                <w:highlight w:val="yellow"/>
              </w:rPr>
              <w:t>nombre</w:t>
            </w:r>
            <w:r>
              <w:rPr>
                <w:rFonts w:ascii="Arial Narrow" w:hAnsi="Arial Narrow"/>
                <w:b/>
                <w:sz w:val="20"/>
                <w:szCs w:val="20"/>
                <w:highlight w:val="yellow"/>
              </w:rPr>
              <w:t xml:space="preserve"> </w:t>
            </w:r>
            <w:r w:rsidRPr="00B21410">
              <w:rPr>
                <w:rFonts w:ascii="Arial Narrow" w:hAnsi="Arial Narrow"/>
                <w:sz w:val="20"/>
                <w:szCs w:val="20"/>
                <w:highlight w:val="yellow"/>
              </w:rPr>
              <w:t>y descripción del turno</w:t>
            </w:r>
            <w:r>
              <w:rPr>
                <w:rFonts w:ascii="Arial Narrow" w:hAnsi="Arial Narrow"/>
                <w:sz w:val="20"/>
                <w:szCs w:val="20"/>
                <w:highlight w:val="yellow"/>
              </w:rPr>
              <w:t>.</w:t>
            </w:r>
          </w:p>
          <w:p w:rsidR="00B21410" w:rsidRPr="00B21410" w:rsidRDefault="00B21410" w:rsidP="00EF6966">
            <w:pPr>
              <w:pStyle w:val="Prrafodelista"/>
              <w:numPr>
                <w:ilvl w:val="3"/>
                <w:numId w:val="75"/>
              </w:numPr>
              <w:ind w:left="922" w:hanging="283"/>
              <w:rPr>
                <w:rFonts w:ascii="Arial Narrow" w:hAnsi="Arial Narrow"/>
                <w:b/>
                <w:sz w:val="20"/>
                <w:szCs w:val="20"/>
                <w:highlight w:val="yellow"/>
              </w:rPr>
            </w:pPr>
            <w:r>
              <w:rPr>
                <w:rFonts w:ascii="Arial Narrow" w:hAnsi="Arial Narrow"/>
                <w:b/>
                <w:sz w:val="20"/>
                <w:szCs w:val="20"/>
                <w:highlight w:val="yellow"/>
              </w:rPr>
              <w:t>Desde:</w:t>
            </w:r>
            <w:r>
              <w:rPr>
                <w:rFonts w:ascii="Arial Narrow" w:hAnsi="Arial Narrow"/>
                <w:sz w:val="20"/>
                <w:szCs w:val="20"/>
                <w:highlight w:val="yellow"/>
              </w:rPr>
              <w:t xml:space="preserve"> fecha de inicio de vigencia del sorteo.</w:t>
            </w:r>
          </w:p>
          <w:p w:rsidR="00B21410" w:rsidRPr="00B21410" w:rsidRDefault="00B21410" w:rsidP="00EF6966">
            <w:pPr>
              <w:pStyle w:val="Prrafodelista"/>
              <w:numPr>
                <w:ilvl w:val="3"/>
                <w:numId w:val="75"/>
              </w:numPr>
              <w:ind w:left="922" w:hanging="283"/>
              <w:rPr>
                <w:rFonts w:ascii="Arial Narrow" w:hAnsi="Arial Narrow"/>
                <w:b/>
                <w:sz w:val="20"/>
                <w:szCs w:val="20"/>
                <w:highlight w:val="yellow"/>
              </w:rPr>
            </w:pPr>
            <w:r>
              <w:rPr>
                <w:rFonts w:ascii="Arial Narrow" w:hAnsi="Arial Narrow"/>
                <w:b/>
                <w:sz w:val="20"/>
                <w:szCs w:val="20"/>
                <w:highlight w:val="yellow"/>
              </w:rPr>
              <w:t xml:space="preserve">Hasta: </w:t>
            </w:r>
            <w:r w:rsidRPr="00B21410">
              <w:rPr>
                <w:rFonts w:ascii="Arial Narrow" w:hAnsi="Arial Narrow"/>
                <w:sz w:val="20"/>
                <w:szCs w:val="20"/>
                <w:highlight w:val="yellow"/>
              </w:rPr>
              <w:t xml:space="preserve">fecha de fin de vigencia del </w:t>
            </w:r>
            <w:r>
              <w:rPr>
                <w:rFonts w:ascii="Arial Narrow" w:hAnsi="Arial Narrow"/>
                <w:sz w:val="20"/>
                <w:szCs w:val="20"/>
                <w:highlight w:val="yellow"/>
              </w:rPr>
              <w:t>sorteo.</w:t>
            </w:r>
          </w:p>
          <w:p w:rsidR="00B21410" w:rsidRDefault="00B21410" w:rsidP="00EF6966">
            <w:pPr>
              <w:pStyle w:val="Prrafodelista"/>
              <w:numPr>
                <w:ilvl w:val="3"/>
                <w:numId w:val="75"/>
              </w:numPr>
              <w:ind w:left="922" w:hanging="283"/>
              <w:rPr>
                <w:rFonts w:ascii="Arial Narrow" w:hAnsi="Arial Narrow"/>
                <w:b/>
                <w:sz w:val="20"/>
                <w:szCs w:val="20"/>
                <w:highlight w:val="yellow"/>
              </w:rPr>
            </w:pPr>
            <w:r>
              <w:rPr>
                <w:rFonts w:ascii="Arial Narrow" w:hAnsi="Arial Narrow"/>
                <w:b/>
                <w:sz w:val="20"/>
                <w:szCs w:val="20"/>
                <w:highlight w:val="yellow"/>
              </w:rPr>
              <w:t>Carga máxima</w:t>
            </w:r>
            <w:r w:rsidRPr="005637B0">
              <w:rPr>
                <w:rFonts w:ascii="Arial Narrow" w:hAnsi="Arial Narrow"/>
                <w:sz w:val="20"/>
                <w:szCs w:val="20"/>
                <w:highlight w:val="yellow"/>
              </w:rPr>
              <w:t>:</w:t>
            </w:r>
            <w:r w:rsidR="005637B0" w:rsidRPr="005637B0">
              <w:rPr>
                <w:rFonts w:ascii="Arial Narrow" w:hAnsi="Arial Narrow"/>
                <w:sz w:val="20"/>
                <w:szCs w:val="20"/>
                <w:highlight w:val="yellow"/>
              </w:rPr>
              <w:t xml:space="preserve"> </w:t>
            </w:r>
            <w:r w:rsidRPr="005637B0">
              <w:rPr>
                <w:rFonts w:ascii="Arial Narrow" w:hAnsi="Arial Narrow"/>
                <w:sz w:val="20"/>
                <w:szCs w:val="20"/>
                <w:highlight w:val="yellow"/>
              </w:rPr>
              <w:t>la carga máxima del sorteo.</w:t>
            </w:r>
          </w:p>
          <w:p w:rsidR="00665CFB"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b/>
                <w:sz w:val="20"/>
                <w:szCs w:val="20"/>
              </w:rPr>
              <w:t xml:space="preserve">Botón </w:t>
            </w:r>
            <w:r w:rsidR="00861990">
              <w:rPr>
                <w:rFonts w:ascii="Arial Narrow" w:hAnsi="Arial Narrow"/>
                <w:b/>
                <w:sz w:val="20"/>
                <w:szCs w:val="20"/>
              </w:rPr>
              <w:t>Consultar</w:t>
            </w:r>
            <w:r>
              <w:rPr>
                <w:rFonts w:ascii="Arial Narrow" w:hAnsi="Arial Narrow"/>
                <w:b/>
                <w:sz w:val="20"/>
                <w:szCs w:val="20"/>
              </w:rPr>
              <w:t>:</w:t>
            </w:r>
            <w:r>
              <w:rPr>
                <w:rFonts w:ascii="Arial Narrow" w:hAnsi="Arial Narrow"/>
                <w:sz w:val="20"/>
                <w:szCs w:val="20"/>
              </w:rPr>
              <w:t xml:space="preserve"> ejecuta la consulta y el resultado se muestra en la </w:t>
            </w:r>
            <w:r w:rsidR="00DC405C" w:rsidRPr="00DC405C">
              <w:rPr>
                <w:rFonts w:ascii="Arial Narrow" w:hAnsi="Arial Narrow"/>
                <w:sz w:val="20"/>
                <w:szCs w:val="20"/>
              </w:rPr>
              <w:t>lista de sorteos.</w:t>
            </w:r>
          </w:p>
          <w:p w:rsidR="00665CFB" w:rsidRDefault="00665CFB" w:rsidP="00EF6966">
            <w:pPr>
              <w:pStyle w:val="Prrafodelista"/>
              <w:numPr>
                <w:ilvl w:val="2"/>
                <w:numId w:val="75"/>
              </w:numPr>
              <w:ind w:left="639" w:hanging="283"/>
              <w:rPr>
                <w:rFonts w:ascii="Arial Narrow" w:hAnsi="Arial Narrow"/>
                <w:sz w:val="20"/>
                <w:szCs w:val="20"/>
                <w:highlight w:val="yellow"/>
              </w:rPr>
            </w:pPr>
            <w:r>
              <w:rPr>
                <w:rFonts w:ascii="Arial Narrow" w:hAnsi="Arial Narrow"/>
                <w:b/>
                <w:sz w:val="20"/>
                <w:szCs w:val="20"/>
                <w:highlight w:val="yellow"/>
              </w:rPr>
              <w:t xml:space="preserve">Botón Imprimir: </w:t>
            </w:r>
            <w:r>
              <w:rPr>
                <w:rFonts w:ascii="Arial Narrow" w:hAnsi="Arial Narrow"/>
                <w:sz w:val="20"/>
                <w:szCs w:val="20"/>
                <w:highlight w:val="yellow"/>
              </w:rPr>
              <w:t>genera el reporte en PDF. Oculto.</w:t>
            </w:r>
          </w:p>
          <w:p w:rsidR="004E2D52" w:rsidRDefault="00665CFB" w:rsidP="00EF6966">
            <w:pPr>
              <w:pStyle w:val="Prrafodelista"/>
              <w:numPr>
                <w:ilvl w:val="2"/>
                <w:numId w:val="75"/>
              </w:numPr>
              <w:ind w:left="639" w:hanging="283"/>
              <w:rPr>
                <w:rFonts w:ascii="Arial Narrow" w:hAnsi="Arial Narrow"/>
                <w:sz w:val="20"/>
                <w:szCs w:val="20"/>
              </w:rPr>
            </w:pPr>
            <w:r>
              <w:rPr>
                <w:rFonts w:ascii="Arial Narrow" w:hAnsi="Arial Narrow"/>
                <w:b/>
                <w:sz w:val="20"/>
                <w:szCs w:val="20"/>
                <w:highlight w:val="yellow"/>
              </w:rPr>
              <w:t xml:space="preserve">Botón Exportar: </w:t>
            </w:r>
            <w:r>
              <w:rPr>
                <w:rFonts w:ascii="Arial Narrow" w:hAnsi="Arial Narrow"/>
                <w:sz w:val="20"/>
                <w:szCs w:val="20"/>
                <w:highlight w:val="yellow"/>
              </w:rPr>
              <w:t>genera el reporte en Excel</w:t>
            </w:r>
            <w:r w:rsidRPr="00665CFB">
              <w:rPr>
                <w:rFonts w:ascii="Arial Narrow" w:hAnsi="Arial Narrow"/>
                <w:sz w:val="20"/>
                <w:szCs w:val="20"/>
                <w:highlight w:val="yellow"/>
              </w:rPr>
              <w:t>. Oculto</w:t>
            </w:r>
          </w:p>
        </w:tc>
      </w:tr>
      <w:tr w:rsidR="004E2D52" w:rsidTr="00D25138">
        <w:tc>
          <w:tcPr>
            <w:tcW w:w="567" w:type="dxa"/>
            <w:tcBorders>
              <w:top w:val="single" w:sz="6" w:space="0" w:color="000000"/>
              <w:left w:val="single" w:sz="6" w:space="0" w:color="000000"/>
              <w:bottom w:val="single" w:sz="6" w:space="0" w:color="000000"/>
              <w:right w:val="single" w:sz="6" w:space="0" w:color="000000"/>
            </w:tcBorders>
          </w:tcPr>
          <w:p w:rsidR="004E2D52" w:rsidRPr="00D25138" w:rsidRDefault="004E2D52"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rsidP="00D25138">
            <w:pPr>
              <w:rPr>
                <w:rFonts w:ascii="Arial Narrow" w:hAnsi="Arial Narrow" w:cs="Arial"/>
                <w:sz w:val="20"/>
                <w:szCs w:val="20"/>
                <w:highlight w:val="yellow"/>
              </w:rPr>
            </w:pPr>
            <w:r>
              <w:rPr>
                <w:rFonts w:ascii="Arial Narrow" w:hAnsi="Arial Narrow" w:cs="Arial"/>
                <w:sz w:val="20"/>
                <w:szCs w:val="20"/>
                <w:highlight w:val="yellow"/>
              </w:rPr>
              <w:t xml:space="preserve">El actor selecciona una opción de la lista </w:t>
            </w:r>
            <w:r>
              <w:rPr>
                <w:rFonts w:ascii="Arial Narrow" w:hAnsi="Arial Narrow" w:cs="Arial"/>
                <w:b/>
                <w:sz w:val="20"/>
                <w:szCs w:val="20"/>
                <w:highlight w:val="yellow"/>
              </w:rPr>
              <w:t>Aduana</w:t>
            </w:r>
            <w:r>
              <w:rPr>
                <w:rFonts w:ascii="Arial Narrow" w:hAnsi="Arial Narrow" w:cs="Arial"/>
                <w:sz w:val="20"/>
                <w:szCs w:val="20"/>
                <w:highlight w:val="yellow"/>
              </w:rPr>
              <w:t xml:space="preserve">, en </w:t>
            </w:r>
            <w:r>
              <w:rPr>
                <w:rFonts w:ascii="Arial Narrow" w:hAnsi="Arial Narrow"/>
                <w:b/>
                <w:sz w:val="20"/>
                <w:szCs w:val="20"/>
                <w:highlight w:val="yellow"/>
              </w:rPr>
              <w:t>(UI015)</w:t>
            </w:r>
            <w:r>
              <w:rPr>
                <w:rFonts w:ascii="Arial Narrow" w:hAnsi="Arial Narrow"/>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hideMark/>
          </w:tcPr>
          <w:p w:rsidR="002476BF" w:rsidRPr="002476BF" w:rsidRDefault="002476BF" w:rsidP="00EF6966">
            <w:pPr>
              <w:pStyle w:val="NormalWeb"/>
              <w:numPr>
                <w:ilvl w:val="1"/>
                <w:numId w:val="104"/>
              </w:numPr>
              <w:spacing w:before="0" w:beforeAutospacing="0" w:after="0" w:afterAutospacing="0"/>
              <w:ind w:left="355" w:hanging="355"/>
              <w:rPr>
                <w:rFonts w:ascii="Arial Narrow" w:hAnsi="Arial Narrow"/>
                <w:color w:val="FF0000"/>
                <w:highlight w:val="yellow"/>
              </w:rPr>
            </w:pPr>
            <w:r w:rsidRPr="002476BF">
              <w:rPr>
                <w:rFonts w:ascii="Arial Narrow" w:hAnsi="Arial Narrow"/>
                <w:color w:val="FF0000"/>
                <w:highlight w:val="yellow"/>
              </w:rPr>
              <w:t xml:space="preserve">El </w:t>
            </w:r>
            <w:r w:rsidRPr="002476BF">
              <w:rPr>
                <w:rFonts w:ascii="Arial Narrow" w:eastAsia="Times New Roman" w:hAnsi="Arial Narrow"/>
                <w:color w:val="FF0000"/>
                <w:highlight w:val="yellow"/>
              </w:rPr>
              <w:t>sistema</w:t>
            </w:r>
            <w:r w:rsidRPr="002476BF">
              <w:rPr>
                <w:rFonts w:ascii="Arial Narrow" w:hAnsi="Arial Narrow"/>
                <w:color w:val="FF0000"/>
                <w:highlight w:val="yellow"/>
              </w:rPr>
              <w:t xml:space="preserve"> </w:t>
            </w:r>
            <w:proofErr w:type="gramStart"/>
            <w:r w:rsidRPr="002476BF">
              <w:rPr>
                <w:rFonts w:ascii="Arial Narrow" w:hAnsi="Arial Narrow"/>
                <w:color w:val="FF0000"/>
                <w:highlight w:val="yellow"/>
              </w:rPr>
              <w:t>valida</w:t>
            </w:r>
            <w:proofErr w:type="gramEnd"/>
            <w:r w:rsidRPr="002476BF">
              <w:rPr>
                <w:rFonts w:ascii="Arial Narrow" w:hAnsi="Arial Narrow"/>
                <w:color w:val="FF0000"/>
                <w:highlight w:val="yellow"/>
              </w:rPr>
              <w:t xml:space="preserve"> que existan Unidades de despacho activas asignadas a la Aduana seleccionada y rol del usuario autenticado, caso contrario, el sistema ejecuta la </w:t>
            </w:r>
            <w:r w:rsidRPr="002476BF">
              <w:rPr>
                <w:rFonts w:ascii="Arial Narrow" w:hAnsi="Arial Narrow"/>
                <w:b/>
                <w:color w:val="FF0000"/>
                <w:highlight w:val="yellow"/>
              </w:rPr>
              <w:t>excepción</w:t>
            </w:r>
            <w:r w:rsidRPr="002476BF">
              <w:rPr>
                <w:rFonts w:ascii="Arial Narrow" w:hAnsi="Arial Narrow"/>
                <w:color w:val="FF0000"/>
                <w:highlight w:val="yellow"/>
              </w:rPr>
              <w:t xml:space="preserve"> </w:t>
            </w:r>
            <w:r w:rsidR="00021116">
              <w:rPr>
                <w:rFonts w:ascii="Arial Narrow" w:hAnsi="Arial Narrow"/>
                <w:b/>
                <w:color w:val="FF0000"/>
                <w:highlight w:val="yellow"/>
              </w:rPr>
              <w:t>8</w:t>
            </w:r>
            <w:r w:rsidRPr="002476BF">
              <w:rPr>
                <w:rFonts w:ascii="Arial Narrow" w:hAnsi="Arial Narrow"/>
                <w:color w:val="FF0000"/>
                <w:highlight w:val="yellow"/>
              </w:rPr>
              <w:t>.</w:t>
            </w:r>
          </w:p>
          <w:p w:rsidR="004E2D52" w:rsidRDefault="004E2D52" w:rsidP="00EF6966">
            <w:pPr>
              <w:pStyle w:val="NormalWeb"/>
              <w:numPr>
                <w:ilvl w:val="1"/>
                <w:numId w:val="104"/>
              </w:numPr>
              <w:spacing w:before="0" w:beforeAutospacing="0" w:after="0" w:afterAutospacing="0"/>
              <w:ind w:left="355" w:hanging="355"/>
              <w:rPr>
                <w:rFonts w:ascii="Arial Narrow" w:hAnsi="Arial Narrow"/>
                <w:highlight w:val="yellow"/>
              </w:rPr>
            </w:pPr>
            <w:r>
              <w:rPr>
                <w:rFonts w:ascii="Arial Narrow" w:hAnsi="Arial Narrow"/>
                <w:highlight w:val="yellow"/>
              </w:rPr>
              <w:t>El sistema actualiza la lista de unidades de despacho vigentes para la aduana seleccionada. Por defecto se selecciona el primer elemento de la lista y continúa en 3.1.</w:t>
            </w:r>
          </w:p>
        </w:tc>
      </w:tr>
      <w:tr w:rsidR="00007EC2" w:rsidTr="00D25138">
        <w:tc>
          <w:tcPr>
            <w:tcW w:w="567" w:type="dxa"/>
            <w:tcBorders>
              <w:top w:val="single" w:sz="6" w:space="0" w:color="000000"/>
              <w:left w:val="single" w:sz="6" w:space="0" w:color="000000"/>
              <w:bottom w:val="single" w:sz="6" w:space="0" w:color="000000"/>
              <w:right w:val="single" w:sz="6" w:space="0" w:color="000000"/>
            </w:tcBorders>
          </w:tcPr>
          <w:p w:rsidR="00007EC2" w:rsidRPr="00D25138" w:rsidRDefault="00007EC2"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007EC2" w:rsidRDefault="00007EC2" w:rsidP="00D25138">
            <w:pPr>
              <w:pStyle w:val="NormalWeb"/>
              <w:spacing w:before="0" w:beforeAutospacing="0" w:after="0" w:afterAutospacing="0"/>
              <w:rPr>
                <w:rFonts w:ascii="Arial Narrow" w:eastAsia="Times New Roman" w:hAnsi="Arial Narrow"/>
              </w:rPr>
            </w:pPr>
            <w:r>
              <w:rPr>
                <w:rFonts w:ascii="Arial Narrow" w:hAnsi="Arial Narrow"/>
              </w:rPr>
              <w:t xml:space="preserve">El usuario ingresa los valores de los campos: </w:t>
            </w:r>
            <w:r>
              <w:rPr>
                <w:rFonts w:ascii="Arial Narrow" w:hAnsi="Arial Narrow"/>
                <w:b/>
              </w:rPr>
              <w:t xml:space="preserve">Vigente Desde </w:t>
            </w:r>
            <w:r>
              <w:rPr>
                <w:rFonts w:ascii="Arial Narrow" w:hAnsi="Arial Narrow"/>
              </w:rPr>
              <w:t xml:space="preserve">en la </w:t>
            </w:r>
            <w:r>
              <w:rPr>
                <w:rFonts w:ascii="Arial Narrow" w:hAnsi="Arial Narrow"/>
                <w:b/>
              </w:rPr>
              <w:t>(UI015)</w:t>
            </w:r>
            <w:r>
              <w:rPr>
                <w:rFonts w:ascii="Arial Narrow" w:hAnsi="Arial Narrow"/>
              </w:rPr>
              <w:t>.</w:t>
            </w:r>
          </w:p>
        </w:tc>
        <w:tc>
          <w:tcPr>
            <w:tcW w:w="5670" w:type="dxa"/>
            <w:tcBorders>
              <w:top w:val="single" w:sz="6" w:space="0" w:color="000000"/>
              <w:left w:val="single" w:sz="6" w:space="0" w:color="000000"/>
              <w:bottom w:val="single" w:sz="6" w:space="0" w:color="000000"/>
              <w:right w:val="single" w:sz="6" w:space="0" w:color="000000"/>
            </w:tcBorders>
            <w:hideMark/>
          </w:tcPr>
          <w:p w:rsidR="00007EC2" w:rsidRDefault="00007EC2" w:rsidP="00EF6966">
            <w:pPr>
              <w:pStyle w:val="NormalWeb"/>
              <w:numPr>
                <w:ilvl w:val="1"/>
                <w:numId w:val="104"/>
              </w:numPr>
              <w:spacing w:before="0" w:beforeAutospacing="0" w:after="0" w:afterAutospacing="0"/>
              <w:ind w:left="355" w:hanging="355"/>
              <w:rPr>
                <w:rFonts w:ascii="Arial Narrow" w:hAnsi="Arial Narrow"/>
                <w:highlight w:val="yellow"/>
              </w:rPr>
            </w:pPr>
            <w:r>
              <w:rPr>
                <w:rFonts w:ascii="Arial Narrow" w:hAnsi="Arial Narrow"/>
                <w:highlight w:val="yellow"/>
              </w:rPr>
              <w:t xml:space="preserve">El </w:t>
            </w:r>
            <w:r>
              <w:rPr>
                <w:rFonts w:ascii="Arial Narrow" w:eastAsia="Times New Roman" w:hAnsi="Arial Narrow"/>
                <w:highlight w:val="yellow"/>
              </w:rPr>
              <w:t>Sistema</w:t>
            </w:r>
            <w:r>
              <w:rPr>
                <w:rFonts w:ascii="Arial Narrow" w:hAnsi="Arial Narrow"/>
                <w:highlight w:val="yellow"/>
              </w:rPr>
              <w:t>, realiza las siguientes validaciones:</w:t>
            </w:r>
          </w:p>
          <w:p w:rsidR="00007EC2" w:rsidRDefault="00007EC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1.</w:t>
            </w:r>
          </w:p>
          <w:p w:rsidR="00007EC2" w:rsidRDefault="00007EC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2.</w:t>
            </w:r>
            <w:r>
              <w:rPr>
                <w:rFonts w:ascii="Arial Narrow" w:hAnsi="Arial Narrow"/>
                <w:sz w:val="20"/>
                <w:szCs w:val="20"/>
                <w:highlight w:val="yellow"/>
              </w:rPr>
              <w:t xml:space="preserve"> </w:t>
            </w:r>
          </w:p>
          <w:p w:rsidR="00007EC2" w:rsidRDefault="003B61FD" w:rsidP="00EF6966">
            <w:pPr>
              <w:pStyle w:val="Prrafodelista"/>
              <w:numPr>
                <w:ilvl w:val="2"/>
                <w:numId w:val="75"/>
              </w:numPr>
              <w:ind w:left="639" w:hanging="283"/>
              <w:rPr>
                <w:rFonts w:ascii="Arial Narrow" w:hAnsi="Arial Narrow"/>
                <w:sz w:val="20"/>
                <w:szCs w:val="20"/>
              </w:rPr>
            </w:pPr>
            <w:r>
              <w:rPr>
                <w:rFonts w:ascii="Arial Narrow" w:hAnsi="Arial Narrow"/>
                <w:sz w:val="20"/>
                <w:szCs w:val="20"/>
                <w:highlight w:val="yellow"/>
              </w:rPr>
              <w:lastRenderedPageBreak/>
              <w:t xml:space="preserve">En caso de no estar </w:t>
            </w:r>
            <w:r w:rsidR="009F49F5">
              <w:rPr>
                <w:rFonts w:ascii="Arial Narrow" w:hAnsi="Arial Narrow"/>
                <w:sz w:val="20"/>
                <w:szCs w:val="20"/>
                <w:highlight w:val="yellow"/>
              </w:rPr>
              <w:t>vacío el campo Vigente hasta</w:t>
            </w:r>
            <w:r>
              <w:rPr>
                <w:rFonts w:ascii="Arial Narrow" w:hAnsi="Arial Narrow"/>
                <w:sz w:val="20"/>
                <w:szCs w:val="20"/>
                <w:highlight w:val="yellow"/>
              </w:rPr>
              <w:t>, l</w:t>
            </w:r>
            <w:r w:rsidR="00007EC2">
              <w:rPr>
                <w:rFonts w:ascii="Arial Narrow" w:hAnsi="Arial Narrow"/>
                <w:sz w:val="20"/>
                <w:szCs w:val="20"/>
                <w:highlight w:val="yellow"/>
              </w:rPr>
              <w:t>a fecha del campo “</w:t>
            </w:r>
            <w:r w:rsidR="00007EC2">
              <w:rPr>
                <w:rFonts w:ascii="Arial Narrow" w:hAnsi="Arial Narrow"/>
                <w:b/>
                <w:sz w:val="20"/>
                <w:szCs w:val="20"/>
                <w:highlight w:val="yellow"/>
              </w:rPr>
              <w:t>Vigente Hasta</w:t>
            </w:r>
            <w:r w:rsidR="00007EC2">
              <w:rPr>
                <w:rFonts w:ascii="Arial Narrow" w:hAnsi="Arial Narrow"/>
                <w:sz w:val="20"/>
                <w:szCs w:val="20"/>
                <w:highlight w:val="yellow"/>
              </w:rPr>
              <w:t>” debe ser igual o posterior a la fecha registrada en el campo “</w:t>
            </w:r>
            <w:r w:rsidR="00007EC2">
              <w:rPr>
                <w:rFonts w:ascii="Arial Narrow" w:hAnsi="Arial Narrow"/>
                <w:b/>
                <w:sz w:val="20"/>
                <w:szCs w:val="20"/>
                <w:highlight w:val="yellow"/>
              </w:rPr>
              <w:t>Vigente Desde</w:t>
            </w:r>
            <w:r w:rsidR="00007EC2">
              <w:rPr>
                <w:rFonts w:ascii="Arial Narrow" w:hAnsi="Arial Narrow"/>
                <w:sz w:val="20"/>
                <w:szCs w:val="20"/>
                <w:highlight w:val="yellow"/>
              </w:rPr>
              <w:t xml:space="preserve">”. Caso contrario, el sistema ejecuta la </w:t>
            </w:r>
            <w:r w:rsidR="00007EC2">
              <w:rPr>
                <w:rFonts w:ascii="Arial Narrow" w:hAnsi="Arial Narrow"/>
                <w:b/>
                <w:sz w:val="20"/>
                <w:szCs w:val="20"/>
                <w:highlight w:val="yellow"/>
              </w:rPr>
              <w:t>excepción</w:t>
            </w:r>
            <w:r w:rsidR="00007EC2">
              <w:rPr>
                <w:rFonts w:ascii="Arial Narrow" w:hAnsi="Arial Narrow"/>
                <w:sz w:val="20"/>
                <w:szCs w:val="20"/>
                <w:highlight w:val="yellow"/>
              </w:rPr>
              <w:t xml:space="preserve"> </w:t>
            </w:r>
            <w:r w:rsidR="00007EC2">
              <w:rPr>
                <w:rFonts w:ascii="Arial Narrow" w:hAnsi="Arial Narrow"/>
                <w:b/>
                <w:sz w:val="20"/>
                <w:szCs w:val="20"/>
                <w:highlight w:val="yellow"/>
              </w:rPr>
              <w:t>6.</w:t>
            </w:r>
          </w:p>
        </w:tc>
      </w:tr>
      <w:tr w:rsidR="004E2D52" w:rsidTr="00D25138">
        <w:tc>
          <w:tcPr>
            <w:tcW w:w="567" w:type="dxa"/>
            <w:tcBorders>
              <w:top w:val="single" w:sz="6" w:space="0" w:color="000000"/>
              <w:left w:val="single" w:sz="6" w:space="0" w:color="000000"/>
              <w:bottom w:val="single" w:sz="6" w:space="0" w:color="000000"/>
              <w:right w:val="single" w:sz="6" w:space="0" w:color="000000"/>
            </w:tcBorders>
          </w:tcPr>
          <w:p w:rsidR="004E2D52" w:rsidRPr="00D25138" w:rsidRDefault="004E2D52"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rsidP="00D25138">
            <w:pPr>
              <w:pStyle w:val="NormalWeb"/>
              <w:spacing w:before="0" w:beforeAutospacing="0" w:after="0" w:afterAutospacing="0"/>
              <w:rPr>
                <w:rFonts w:ascii="Arial Narrow" w:eastAsia="Times New Roman" w:hAnsi="Arial Narrow"/>
              </w:rPr>
            </w:pPr>
            <w:r>
              <w:rPr>
                <w:rFonts w:ascii="Arial Narrow" w:hAnsi="Arial Narrow"/>
              </w:rPr>
              <w:t xml:space="preserve">El usuario ingresa los valores de los campos: </w:t>
            </w:r>
            <w:r>
              <w:rPr>
                <w:rFonts w:ascii="Arial Narrow" w:hAnsi="Arial Narrow"/>
                <w:b/>
              </w:rPr>
              <w:t xml:space="preserve">Vigente Hasta </w:t>
            </w:r>
            <w:r>
              <w:rPr>
                <w:rFonts w:ascii="Arial Narrow" w:hAnsi="Arial Narrow"/>
              </w:rPr>
              <w:t xml:space="preserve">en la </w:t>
            </w:r>
            <w:r>
              <w:rPr>
                <w:rFonts w:ascii="Arial Narrow" w:hAnsi="Arial Narrow"/>
                <w:b/>
              </w:rPr>
              <w:t>(UI015)</w:t>
            </w:r>
            <w:r>
              <w:rPr>
                <w:rFonts w:ascii="Arial Narrow" w:hAnsi="Arial Narrow"/>
              </w:rPr>
              <w:t>.</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104"/>
              </w:numPr>
              <w:spacing w:before="0" w:beforeAutospacing="0" w:after="0" w:afterAutospacing="0"/>
              <w:ind w:left="355" w:hanging="355"/>
              <w:rPr>
                <w:rFonts w:ascii="Arial Narrow" w:hAnsi="Arial Narrow"/>
                <w:highlight w:val="yellow"/>
              </w:rPr>
            </w:pPr>
            <w:r>
              <w:rPr>
                <w:rFonts w:ascii="Arial Narrow" w:hAnsi="Arial Narrow"/>
                <w:highlight w:val="yellow"/>
              </w:rPr>
              <w:t xml:space="preserve">El </w:t>
            </w:r>
            <w:r>
              <w:rPr>
                <w:rFonts w:ascii="Arial Narrow" w:eastAsia="Times New Roman" w:hAnsi="Arial Narrow"/>
                <w:highlight w:val="yellow"/>
              </w:rPr>
              <w:t>Sistema</w:t>
            </w:r>
            <w:r>
              <w:rPr>
                <w:rFonts w:ascii="Arial Narrow" w:hAnsi="Arial Narrow"/>
                <w:highlight w:val="yellow"/>
              </w:rPr>
              <w:t>, realiza las siguientes validaciones:</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 4</w:t>
            </w:r>
            <w:r>
              <w:rPr>
                <w:rFonts w:ascii="Arial Narrow" w:hAnsi="Arial Narrow"/>
                <w:sz w:val="20"/>
                <w:szCs w:val="20"/>
                <w:highlight w:val="yellow"/>
              </w:rPr>
              <w:t>.</w:t>
            </w:r>
          </w:p>
          <w:p w:rsidR="004E2D52" w:rsidRDefault="004E2D52"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5.</w:t>
            </w:r>
            <w:r>
              <w:rPr>
                <w:rFonts w:ascii="Arial Narrow" w:hAnsi="Arial Narrow"/>
                <w:sz w:val="20"/>
                <w:szCs w:val="20"/>
                <w:highlight w:val="yellow"/>
              </w:rPr>
              <w:t xml:space="preserve"> </w:t>
            </w:r>
          </w:p>
          <w:p w:rsidR="004E2D52" w:rsidRDefault="004E2D52" w:rsidP="00EF6966">
            <w:pPr>
              <w:pStyle w:val="Prrafodelista"/>
              <w:numPr>
                <w:ilvl w:val="2"/>
                <w:numId w:val="75"/>
              </w:numPr>
              <w:ind w:left="639" w:hanging="283"/>
              <w:rPr>
                <w:rFonts w:ascii="Arial Narrow" w:hAnsi="Arial Narrow"/>
                <w:sz w:val="20"/>
                <w:szCs w:val="20"/>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debe ser igual o posterior a la fecha registrada en el campo “</w:t>
            </w:r>
            <w:r>
              <w:rPr>
                <w:rFonts w:ascii="Arial Narrow" w:hAnsi="Arial Narrow"/>
                <w:b/>
                <w:sz w:val="20"/>
                <w:szCs w:val="20"/>
                <w:highlight w:val="yellow"/>
              </w:rPr>
              <w:t>Vigente Desde</w:t>
            </w:r>
            <w:r>
              <w:rPr>
                <w:rFonts w:ascii="Arial Narrow" w:hAnsi="Arial Narrow"/>
                <w:sz w:val="20"/>
                <w:szCs w:val="20"/>
                <w:highlight w:val="yellow"/>
              </w:rPr>
              <w:t>”</w:t>
            </w:r>
            <w:r w:rsidR="00A01DBA">
              <w:rPr>
                <w:rFonts w:ascii="Arial Narrow" w:hAnsi="Arial Narrow"/>
                <w:sz w:val="20"/>
                <w:szCs w:val="20"/>
                <w:highlight w:val="yellow"/>
              </w:rPr>
              <w:t>, de no estar vacío este último campo</w:t>
            </w:r>
            <w:r>
              <w:rPr>
                <w:rFonts w:ascii="Arial Narrow" w:hAnsi="Arial Narrow"/>
                <w:sz w:val="20"/>
                <w:szCs w:val="20"/>
                <w:highlight w:val="yellow"/>
              </w:rPr>
              <w:t xml:space="preserve">.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6.</w:t>
            </w:r>
          </w:p>
        </w:tc>
      </w:tr>
      <w:tr w:rsidR="004E2D52" w:rsidTr="00D25138">
        <w:tc>
          <w:tcPr>
            <w:tcW w:w="567" w:type="dxa"/>
            <w:tcBorders>
              <w:top w:val="single" w:sz="6" w:space="0" w:color="000000"/>
              <w:left w:val="single" w:sz="6" w:space="0" w:color="000000"/>
              <w:bottom w:val="single" w:sz="6" w:space="0" w:color="000000"/>
              <w:right w:val="single" w:sz="6" w:space="0" w:color="000000"/>
            </w:tcBorders>
          </w:tcPr>
          <w:p w:rsidR="004E2D52" w:rsidRPr="00D25138" w:rsidRDefault="004E2D52"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Pr="002476BF" w:rsidRDefault="004E2D52" w:rsidP="00D25138">
            <w:pPr>
              <w:pStyle w:val="Num-DocParagraph"/>
              <w:tabs>
                <w:tab w:val="left" w:pos="708"/>
              </w:tabs>
              <w:spacing w:before="40" w:after="40"/>
              <w:rPr>
                <w:rFonts w:ascii="Arial Narrow" w:hAnsi="Arial Narrow"/>
                <w:sz w:val="20"/>
                <w:highlight w:val="yellow"/>
                <w:lang w:val="es-PE"/>
              </w:rPr>
            </w:pPr>
            <w:r w:rsidRPr="002476BF">
              <w:rPr>
                <w:rFonts w:ascii="Arial Narrow" w:hAnsi="Arial Narrow" w:cs="Arial"/>
                <w:b w:val="0"/>
                <w:sz w:val="20"/>
                <w:highlight w:val="yellow"/>
                <w:lang w:val="es-ES"/>
              </w:rPr>
              <w:t xml:space="preserve">El usuario selecciona </w:t>
            </w:r>
            <w:r w:rsidRPr="00861990">
              <w:rPr>
                <w:rFonts w:ascii="Arial Narrow" w:hAnsi="Arial Narrow" w:cs="Arial"/>
                <w:sz w:val="20"/>
                <w:highlight w:val="yellow"/>
                <w:lang w:val="es-ES"/>
              </w:rPr>
              <w:t>Unidad de despacho</w:t>
            </w:r>
            <w:r w:rsidRPr="002476BF">
              <w:rPr>
                <w:rFonts w:ascii="Arial Narrow" w:hAnsi="Arial Narrow" w:cs="Arial"/>
                <w:sz w:val="20"/>
                <w:highlight w:val="yellow"/>
                <w:lang w:val="es-ES"/>
              </w:rPr>
              <w:t xml:space="preserve"> </w:t>
            </w:r>
            <w:r w:rsidRPr="002476BF">
              <w:rPr>
                <w:rFonts w:ascii="Arial Narrow" w:hAnsi="Arial Narrow" w:cs="Arial"/>
                <w:b w:val="0"/>
                <w:sz w:val="20"/>
                <w:highlight w:val="yellow"/>
                <w:lang w:val="es-PE"/>
              </w:rPr>
              <w:t xml:space="preserve">en la </w:t>
            </w:r>
            <w:r w:rsidRPr="002476BF">
              <w:rPr>
                <w:rFonts w:ascii="Arial Narrow" w:hAnsi="Arial Narrow" w:cs="Arial"/>
                <w:sz w:val="20"/>
                <w:highlight w:val="yellow"/>
                <w:lang w:val="es-PE"/>
              </w:rPr>
              <w:t>(IU015)</w:t>
            </w:r>
            <w:r w:rsidRPr="002476BF">
              <w:rPr>
                <w:rFonts w:ascii="Arial Narrow" w:hAnsi="Arial Narrow" w:cs="Arial"/>
                <w:b w:val="0"/>
                <w:sz w:val="20"/>
                <w:highlight w:val="yellow"/>
                <w:lang w:val="es-PE"/>
              </w:rPr>
              <w:t>.</w:t>
            </w:r>
          </w:p>
        </w:tc>
        <w:tc>
          <w:tcPr>
            <w:tcW w:w="5670" w:type="dxa"/>
            <w:tcBorders>
              <w:top w:val="single" w:sz="6" w:space="0" w:color="000000"/>
              <w:left w:val="single" w:sz="6" w:space="0" w:color="000000"/>
              <w:bottom w:val="single" w:sz="6" w:space="0" w:color="000000"/>
              <w:right w:val="single" w:sz="6" w:space="0" w:color="000000"/>
            </w:tcBorders>
            <w:hideMark/>
          </w:tcPr>
          <w:p w:rsidR="002476BF" w:rsidRPr="002476BF" w:rsidRDefault="002476BF" w:rsidP="00EF6966">
            <w:pPr>
              <w:pStyle w:val="NormalWeb"/>
              <w:numPr>
                <w:ilvl w:val="1"/>
                <w:numId w:val="104"/>
              </w:numPr>
              <w:spacing w:before="0" w:beforeAutospacing="0" w:after="0" w:afterAutospacing="0"/>
              <w:ind w:left="355" w:hanging="355"/>
              <w:rPr>
                <w:rFonts w:ascii="Arial Narrow" w:hAnsi="Arial Narrow"/>
                <w:color w:val="FF0000"/>
                <w:highlight w:val="yellow"/>
              </w:rPr>
            </w:pPr>
            <w:r w:rsidRPr="002476BF">
              <w:rPr>
                <w:rFonts w:ascii="Arial Narrow" w:hAnsi="Arial Narrow"/>
                <w:color w:val="FF0000"/>
                <w:highlight w:val="yellow"/>
              </w:rPr>
              <w:t xml:space="preserve">El sistema </w:t>
            </w:r>
            <w:proofErr w:type="gramStart"/>
            <w:r w:rsidRPr="002476BF">
              <w:rPr>
                <w:rFonts w:ascii="Arial Narrow" w:hAnsi="Arial Narrow"/>
                <w:color w:val="FF0000"/>
                <w:highlight w:val="yellow"/>
              </w:rPr>
              <w:t>valida</w:t>
            </w:r>
            <w:proofErr w:type="gramEnd"/>
            <w:r w:rsidRPr="002476BF">
              <w:rPr>
                <w:rFonts w:ascii="Arial Narrow" w:hAnsi="Arial Narrow"/>
                <w:color w:val="FF0000"/>
                <w:highlight w:val="yellow"/>
              </w:rPr>
              <w:t xml:space="preserve"> que existan Turnos activos asignadas a la Unidad de Despacho seleccionada, caso contrario, el sistema ejecuta la </w:t>
            </w:r>
            <w:r w:rsidR="00021116">
              <w:rPr>
                <w:rFonts w:ascii="Arial Narrow" w:hAnsi="Arial Narrow"/>
                <w:b/>
                <w:color w:val="FF0000"/>
                <w:highlight w:val="yellow"/>
              </w:rPr>
              <w:t>excepción 9</w:t>
            </w:r>
            <w:r w:rsidR="00D25138">
              <w:rPr>
                <w:rFonts w:ascii="Arial Narrow" w:hAnsi="Arial Narrow"/>
                <w:b/>
                <w:color w:val="FF0000"/>
                <w:highlight w:val="yellow"/>
              </w:rPr>
              <w:t>.</w:t>
            </w:r>
          </w:p>
          <w:p w:rsidR="004E2D52" w:rsidRPr="002476BF" w:rsidRDefault="004E2D52" w:rsidP="00EF6966">
            <w:pPr>
              <w:pStyle w:val="NormalWeb"/>
              <w:numPr>
                <w:ilvl w:val="1"/>
                <w:numId w:val="104"/>
              </w:numPr>
              <w:spacing w:before="0" w:beforeAutospacing="0" w:after="0" w:afterAutospacing="0"/>
              <w:ind w:left="355" w:hanging="355"/>
              <w:rPr>
                <w:rFonts w:ascii="Arial Narrow" w:hAnsi="Arial Narrow"/>
                <w:highlight w:val="yellow"/>
              </w:rPr>
            </w:pPr>
            <w:r w:rsidRPr="002476BF">
              <w:rPr>
                <w:rFonts w:ascii="Arial Narrow" w:hAnsi="Arial Narrow"/>
                <w:highlight w:val="yellow"/>
              </w:rPr>
              <w:t>El sistema obtiene y carga las listas de Turnos asociados a la Unidad despacho.</w:t>
            </w:r>
          </w:p>
        </w:tc>
      </w:tr>
      <w:tr w:rsidR="00967DB4" w:rsidTr="00967DB4">
        <w:tc>
          <w:tcPr>
            <w:tcW w:w="567" w:type="dxa"/>
            <w:tcBorders>
              <w:top w:val="single" w:sz="6" w:space="0" w:color="000000"/>
              <w:left w:val="single" w:sz="6" w:space="0" w:color="000000"/>
              <w:bottom w:val="single" w:sz="6" w:space="0" w:color="000000"/>
              <w:right w:val="single" w:sz="6" w:space="0" w:color="000000"/>
            </w:tcBorders>
          </w:tcPr>
          <w:p w:rsidR="00967DB4" w:rsidRPr="00D25138" w:rsidRDefault="00967DB4"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967DB4" w:rsidRDefault="00967DB4" w:rsidP="00D25138">
            <w:pPr>
              <w:pStyle w:val="NormalWeb"/>
              <w:spacing w:before="0" w:beforeAutospacing="0" w:after="0" w:afterAutospacing="0"/>
              <w:rPr>
                <w:rFonts w:ascii="Arial Narrow" w:hAnsi="Arial Narrow"/>
              </w:rPr>
            </w:pPr>
            <w:r>
              <w:rPr>
                <w:rFonts w:ascii="Arial Narrow" w:hAnsi="Arial Narrow"/>
              </w:rPr>
              <w:t>Luego de ingresar el régimen y el ánfora</w:t>
            </w:r>
          </w:p>
          <w:p w:rsidR="00967DB4" w:rsidRDefault="00967DB4" w:rsidP="00D25138">
            <w:pPr>
              <w:pStyle w:val="NormalWeb"/>
              <w:spacing w:before="0" w:beforeAutospacing="0" w:after="0" w:afterAutospacing="0"/>
              <w:rPr>
                <w:rFonts w:ascii="Arial Narrow" w:hAnsi="Arial Narrow"/>
              </w:rPr>
            </w:pPr>
            <w:r>
              <w:rPr>
                <w:rFonts w:ascii="Arial Narrow" w:hAnsi="Arial Narrow"/>
              </w:rPr>
              <w:t>El usuario, hace clic en el botón:</w:t>
            </w:r>
          </w:p>
          <w:p w:rsidR="00967DB4" w:rsidRDefault="00967DB4" w:rsidP="00D25138">
            <w:pPr>
              <w:pStyle w:val="NormalWeb"/>
              <w:spacing w:before="0" w:beforeAutospacing="0" w:after="0" w:afterAutospacing="0"/>
              <w:rPr>
                <w:rFonts w:ascii="Arial Narrow" w:hAnsi="Arial Narrow"/>
              </w:rPr>
            </w:pPr>
            <w:r>
              <w:rPr>
                <w:rFonts w:ascii="Arial Narrow" w:hAnsi="Arial Narrow"/>
              </w:rPr>
              <w:t xml:space="preserve"> </w:t>
            </w:r>
            <w:r>
              <w:rPr>
                <w:rFonts w:ascii="Arial Narrow" w:hAnsi="Arial Narrow"/>
                <w:b/>
              </w:rPr>
              <w:t>“Consultar”</w:t>
            </w:r>
            <w:r>
              <w:rPr>
                <w:rFonts w:ascii="Arial Narrow" w:hAnsi="Arial Narrow"/>
              </w:rPr>
              <w:t xml:space="preserve"> en la </w:t>
            </w:r>
            <w:r>
              <w:rPr>
                <w:rFonts w:ascii="Arial Narrow" w:hAnsi="Arial Narrow"/>
                <w:b/>
              </w:rPr>
              <w:t>(U015)</w:t>
            </w:r>
          </w:p>
        </w:tc>
        <w:tc>
          <w:tcPr>
            <w:tcW w:w="5670" w:type="dxa"/>
            <w:tcBorders>
              <w:top w:val="single" w:sz="6" w:space="0" w:color="000000"/>
              <w:left w:val="single" w:sz="6" w:space="0" w:color="000000"/>
              <w:right w:val="single" w:sz="6" w:space="0" w:color="000000"/>
            </w:tcBorders>
            <w:hideMark/>
          </w:tcPr>
          <w:p w:rsidR="00967DB4" w:rsidRDefault="00967DB4" w:rsidP="00EF6966">
            <w:pPr>
              <w:pStyle w:val="NormalWeb"/>
              <w:numPr>
                <w:ilvl w:val="1"/>
                <w:numId w:val="104"/>
              </w:numPr>
              <w:spacing w:before="0" w:beforeAutospacing="0" w:after="0" w:afterAutospacing="0"/>
              <w:ind w:left="355" w:hanging="355"/>
              <w:rPr>
                <w:rFonts w:ascii="Arial Narrow" w:hAnsi="Arial Narrow"/>
                <w:highlight w:val="yellow"/>
              </w:rPr>
            </w:pPr>
            <w:r>
              <w:rPr>
                <w:rFonts w:ascii="Arial Narrow" w:hAnsi="Arial Narrow"/>
                <w:highlight w:val="yellow"/>
              </w:rPr>
              <w:t>El sistema realiza las siguientes validaciones:</w:t>
            </w:r>
          </w:p>
          <w:p w:rsidR="00967DB4" w:rsidRDefault="00967DB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1.</w:t>
            </w:r>
          </w:p>
          <w:p w:rsidR="00967DB4" w:rsidRDefault="00967DB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Desde</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2.</w:t>
            </w:r>
            <w:r>
              <w:rPr>
                <w:rFonts w:ascii="Arial Narrow" w:hAnsi="Arial Narrow"/>
                <w:sz w:val="20"/>
                <w:szCs w:val="20"/>
                <w:highlight w:val="yellow"/>
              </w:rPr>
              <w:t xml:space="preserve"> </w:t>
            </w:r>
          </w:p>
          <w:p w:rsidR="00967DB4" w:rsidRDefault="00967DB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no esté vacía. Caso contrario, el sistema ejecuta la </w:t>
            </w:r>
            <w:r>
              <w:rPr>
                <w:rFonts w:ascii="Arial Narrow" w:hAnsi="Arial Narrow"/>
                <w:b/>
                <w:sz w:val="20"/>
                <w:szCs w:val="20"/>
                <w:highlight w:val="yellow"/>
              </w:rPr>
              <w:t>excepción 3</w:t>
            </w:r>
            <w:r>
              <w:rPr>
                <w:rFonts w:ascii="Arial Narrow" w:hAnsi="Arial Narrow"/>
                <w:sz w:val="20"/>
                <w:szCs w:val="20"/>
                <w:highlight w:val="yellow"/>
              </w:rPr>
              <w:t>.</w:t>
            </w:r>
          </w:p>
          <w:p w:rsidR="00967DB4" w:rsidRDefault="00967DB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 el sistema ejecuta la </w:t>
            </w:r>
            <w:r>
              <w:rPr>
                <w:rFonts w:ascii="Arial Narrow" w:hAnsi="Arial Narrow"/>
                <w:b/>
                <w:sz w:val="20"/>
                <w:szCs w:val="20"/>
                <w:highlight w:val="yellow"/>
              </w:rPr>
              <w:t>excepción 4.</w:t>
            </w:r>
            <w:r>
              <w:rPr>
                <w:rFonts w:ascii="Arial Narrow" w:hAnsi="Arial Narrow"/>
                <w:sz w:val="20"/>
                <w:szCs w:val="20"/>
                <w:highlight w:val="yellow"/>
              </w:rPr>
              <w:t xml:space="preserve"> </w:t>
            </w:r>
          </w:p>
          <w:p w:rsidR="00967DB4" w:rsidRDefault="00967DB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La fecha del campo “</w:t>
            </w:r>
            <w:r>
              <w:rPr>
                <w:rFonts w:ascii="Arial Narrow" w:hAnsi="Arial Narrow"/>
                <w:b/>
                <w:sz w:val="20"/>
                <w:szCs w:val="20"/>
                <w:highlight w:val="yellow"/>
              </w:rPr>
              <w:t>Vigente Hasta</w:t>
            </w:r>
            <w:r>
              <w:rPr>
                <w:rFonts w:ascii="Arial Narrow" w:hAnsi="Arial Narrow"/>
                <w:sz w:val="20"/>
                <w:szCs w:val="20"/>
                <w:highlight w:val="yellow"/>
              </w:rPr>
              <w:t>” debe ser igual o posterior a la fecha registrada en el campo “</w:t>
            </w:r>
            <w:r>
              <w:rPr>
                <w:rFonts w:ascii="Arial Narrow" w:hAnsi="Arial Narrow"/>
                <w:b/>
                <w:sz w:val="20"/>
                <w:szCs w:val="20"/>
                <w:highlight w:val="yellow"/>
              </w:rPr>
              <w:t>Vigente Desde</w:t>
            </w:r>
            <w:r>
              <w:rPr>
                <w:rFonts w:ascii="Arial Narrow" w:hAnsi="Arial Narrow"/>
                <w:sz w:val="20"/>
                <w:szCs w:val="20"/>
                <w:highlight w:val="yellow"/>
              </w:rPr>
              <w:t xml:space="preserve">”.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5.</w:t>
            </w:r>
          </w:p>
          <w:p w:rsidR="00967DB4" w:rsidRPr="00967DB4" w:rsidRDefault="00967DB4" w:rsidP="00EF6966">
            <w:pPr>
              <w:pStyle w:val="Prrafodelista"/>
              <w:numPr>
                <w:ilvl w:val="2"/>
                <w:numId w:val="75"/>
              </w:numPr>
              <w:ind w:left="639" w:hanging="283"/>
              <w:rPr>
                <w:rFonts w:ascii="Arial Narrow" w:hAnsi="Arial Narrow"/>
                <w:sz w:val="20"/>
                <w:szCs w:val="20"/>
                <w:highlight w:val="yellow"/>
              </w:rPr>
            </w:pPr>
            <w:r>
              <w:rPr>
                <w:rFonts w:ascii="Arial Narrow" w:hAnsi="Arial Narrow"/>
                <w:sz w:val="20"/>
                <w:szCs w:val="20"/>
                <w:highlight w:val="yellow"/>
              </w:rPr>
              <w:t xml:space="preserve">Que haya seleccionado al menos un turno de la lista. Caso contrario, el sistema ejecuta la </w:t>
            </w:r>
            <w:r>
              <w:rPr>
                <w:rFonts w:ascii="Arial Narrow" w:hAnsi="Arial Narrow"/>
                <w:b/>
                <w:sz w:val="20"/>
                <w:szCs w:val="20"/>
                <w:highlight w:val="yellow"/>
              </w:rPr>
              <w:t>excepción</w:t>
            </w:r>
            <w:r>
              <w:rPr>
                <w:rFonts w:ascii="Arial Narrow" w:hAnsi="Arial Narrow"/>
                <w:sz w:val="20"/>
                <w:szCs w:val="20"/>
                <w:highlight w:val="yellow"/>
              </w:rPr>
              <w:t xml:space="preserve"> </w:t>
            </w:r>
            <w:r>
              <w:rPr>
                <w:rFonts w:ascii="Arial Narrow" w:hAnsi="Arial Narrow"/>
                <w:b/>
                <w:sz w:val="20"/>
                <w:szCs w:val="20"/>
                <w:highlight w:val="yellow"/>
              </w:rPr>
              <w:t>6.</w:t>
            </w:r>
          </w:p>
          <w:p w:rsidR="00967DB4" w:rsidRPr="00967DB4" w:rsidRDefault="00967DB4" w:rsidP="00EF6966">
            <w:pPr>
              <w:pStyle w:val="NormalWeb"/>
              <w:numPr>
                <w:ilvl w:val="1"/>
                <w:numId w:val="104"/>
              </w:numPr>
              <w:spacing w:before="0" w:beforeAutospacing="0" w:after="0" w:afterAutospacing="0"/>
              <w:ind w:left="355" w:hanging="355"/>
              <w:rPr>
                <w:rFonts w:ascii="Arial Narrow" w:hAnsi="Arial Narrow"/>
                <w:highlight w:val="yellow"/>
              </w:rPr>
            </w:pPr>
            <w:r w:rsidRPr="00C07A11">
              <w:rPr>
                <w:rFonts w:ascii="Arial Narrow" w:hAnsi="Arial Narrow"/>
                <w:color w:val="FF0000"/>
                <w:highlight w:val="yellow"/>
              </w:rPr>
              <w:t>Si se cumplen las validaciones, el Sistema muestra el resultado en la lista de sorteos, de encontrarse resultados se habilitan los botones Imprimir y Exportar, de no ser así, se deshabilitan.</w:t>
            </w:r>
          </w:p>
        </w:tc>
      </w:tr>
      <w:tr w:rsidR="004E2D52" w:rsidTr="00D25138">
        <w:tc>
          <w:tcPr>
            <w:tcW w:w="567" w:type="dxa"/>
            <w:tcBorders>
              <w:top w:val="single" w:sz="6" w:space="0" w:color="000000"/>
              <w:left w:val="single" w:sz="6" w:space="0" w:color="000000"/>
              <w:bottom w:val="single" w:sz="6" w:space="0" w:color="000000"/>
              <w:right w:val="single" w:sz="6" w:space="0" w:color="000000"/>
            </w:tcBorders>
          </w:tcPr>
          <w:p w:rsidR="004E2D52" w:rsidRPr="00D25138" w:rsidRDefault="004E2D52"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rsidP="00D25138">
            <w:pPr>
              <w:rPr>
                <w:rFonts w:ascii="Arial Narrow" w:hAnsi="Arial Narrow" w:cs="Arial"/>
                <w:color w:val="000000"/>
                <w:sz w:val="20"/>
                <w:szCs w:val="20"/>
              </w:rPr>
            </w:pPr>
            <w:r>
              <w:rPr>
                <w:rFonts w:ascii="Arial Narrow" w:hAnsi="Arial Narrow" w:cs="Arial"/>
                <w:color w:val="000000"/>
                <w:sz w:val="20"/>
                <w:szCs w:val="20"/>
              </w:rPr>
              <w:t xml:space="preserve">El usuario hace clic en el botón: </w:t>
            </w:r>
            <w:r>
              <w:rPr>
                <w:rFonts w:ascii="Arial Narrow" w:hAnsi="Arial Narrow" w:cs="Arial"/>
                <w:b/>
                <w:bCs/>
                <w:color w:val="000000"/>
                <w:sz w:val="20"/>
                <w:szCs w:val="20"/>
              </w:rPr>
              <w:t>“Imprimir”</w:t>
            </w:r>
            <w:r>
              <w:rPr>
                <w:rFonts w:ascii="Arial Narrow" w:hAnsi="Arial Narrow" w:cs="Arial"/>
                <w:color w:val="000000"/>
                <w:sz w:val="20"/>
                <w:szCs w:val="20"/>
              </w:rPr>
              <w:t xml:space="preserve"> en la </w:t>
            </w:r>
            <w:r>
              <w:rPr>
                <w:rFonts w:ascii="Arial Narrow" w:hAnsi="Arial Narrow" w:cs="Arial"/>
                <w:b/>
                <w:bCs/>
                <w:color w:val="000000"/>
                <w:sz w:val="20"/>
                <w:szCs w:val="20"/>
              </w:rPr>
              <w:t>(IU016)</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104"/>
              </w:numPr>
              <w:spacing w:before="0" w:beforeAutospacing="0" w:after="0" w:afterAutospacing="0"/>
              <w:ind w:left="355" w:hanging="355"/>
              <w:rPr>
                <w:rFonts w:ascii="Arial Narrow" w:hAnsi="Arial Narrow"/>
              </w:rPr>
            </w:pPr>
            <w:r>
              <w:rPr>
                <w:rFonts w:ascii="Arial Narrow" w:hAnsi="Arial Narrow"/>
              </w:rPr>
              <w:t xml:space="preserve">El sistema envía a impresión el resultado de la búsqueda según el </w:t>
            </w:r>
            <w:r>
              <w:rPr>
                <w:rFonts w:ascii="Arial Narrow" w:hAnsi="Arial Narrow"/>
                <w:b/>
              </w:rPr>
              <w:t>Formato 02</w:t>
            </w:r>
            <w:r>
              <w:rPr>
                <w:rFonts w:ascii="Arial Narrow" w:hAnsi="Arial Narrow"/>
              </w:rPr>
              <w:t>.</w:t>
            </w:r>
          </w:p>
        </w:tc>
      </w:tr>
      <w:tr w:rsidR="004E2D52" w:rsidTr="00D25138">
        <w:tc>
          <w:tcPr>
            <w:tcW w:w="567" w:type="dxa"/>
            <w:tcBorders>
              <w:top w:val="single" w:sz="6" w:space="0" w:color="000000"/>
              <w:left w:val="single" w:sz="6" w:space="0" w:color="000000"/>
              <w:bottom w:val="single" w:sz="6" w:space="0" w:color="000000"/>
              <w:right w:val="single" w:sz="6" w:space="0" w:color="000000"/>
            </w:tcBorders>
          </w:tcPr>
          <w:p w:rsidR="004E2D52" w:rsidRPr="00D25138" w:rsidRDefault="004E2D52" w:rsidP="00EF6966">
            <w:pPr>
              <w:pStyle w:val="NormalWeb"/>
              <w:numPr>
                <w:ilvl w:val="0"/>
                <w:numId w:val="104"/>
              </w:numPr>
              <w:spacing w:before="0" w:beforeAutospacing="0" w:after="0" w:afterAutospacing="0"/>
              <w:ind w:left="356"/>
              <w:rPr>
                <w:rFonts w:ascii="Times New Roman" w:hAnsi="Times New Roman"/>
                <w:lang w:val="es-PE" w:eastAsia="es-PE"/>
              </w:rPr>
            </w:pPr>
          </w:p>
        </w:tc>
        <w:tc>
          <w:tcPr>
            <w:tcW w:w="3119" w:type="dxa"/>
            <w:tcBorders>
              <w:top w:val="single" w:sz="6" w:space="0" w:color="000000"/>
              <w:left w:val="single" w:sz="6" w:space="0" w:color="000000"/>
              <w:bottom w:val="single" w:sz="6" w:space="0" w:color="000000"/>
              <w:right w:val="single" w:sz="6" w:space="0" w:color="000000"/>
            </w:tcBorders>
            <w:hideMark/>
          </w:tcPr>
          <w:p w:rsidR="004E2D52" w:rsidRDefault="004E2D52" w:rsidP="00D25138">
            <w:pPr>
              <w:rPr>
                <w:rFonts w:ascii="Arial Narrow" w:hAnsi="Arial Narrow" w:cs="Arial"/>
                <w:color w:val="000000"/>
                <w:sz w:val="20"/>
                <w:szCs w:val="20"/>
              </w:rPr>
            </w:pPr>
            <w:r>
              <w:rPr>
                <w:rFonts w:ascii="Arial Narrow" w:hAnsi="Arial Narrow" w:cs="Arial"/>
                <w:color w:val="000000"/>
                <w:sz w:val="20"/>
                <w:szCs w:val="20"/>
              </w:rPr>
              <w:t>El usuario hace clic en el botón: “</w:t>
            </w:r>
            <w:r>
              <w:rPr>
                <w:rFonts w:ascii="Arial Narrow" w:hAnsi="Arial Narrow" w:cs="Arial"/>
                <w:b/>
                <w:color w:val="000000"/>
                <w:sz w:val="20"/>
                <w:szCs w:val="20"/>
              </w:rPr>
              <w:t>Exportar</w:t>
            </w:r>
            <w:r>
              <w:rPr>
                <w:rFonts w:ascii="Arial Narrow" w:hAnsi="Arial Narrow" w:cs="Arial"/>
                <w:color w:val="000000"/>
                <w:sz w:val="20"/>
                <w:szCs w:val="20"/>
              </w:rPr>
              <w:t xml:space="preserve">” en la </w:t>
            </w:r>
            <w:r>
              <w:rPr>
                <w:rFonts w:ascii="Arial Narrow" w:hAnsi="Arial Narrow" w:cs="Arial"/>
                <w:b/>
                <w:color w:val="000000"/>
                <w:sz w:val="20"/>
                <w:szCs w:val="20"/>
              </w:rPr>
              <w:t>(IU016)</w:t>
            </w:r>
          </w:p>
        </w:tc>
        <w:tc>
          <w:tcPr>
            <w:tcW w:w="5670" w:type="dxa"/>
            <w:tcBorders>
              <w:top w:val="single" w:sz="6" w:space="0" w:color="000000"/>
              <w:left w:val="single" w:sz="6" w:space="0" w:color="000000"/>
              <w:bottom w:val="single" w:sz="6" w:space="0" w:color="000000"/>
              <w:right w:val="single" w:sz="6" w:space="0" w:color="000000"/>
            </w:tcBorders>
            <w:hideMark/>
          </w:tcPr>
          <w:p w:rsidR="004E2D52" w:rsidRDefault="004E2D52" w:rsidP="00EF6966">
            <w:pPr>
              <w:pStyle w:val="NormalWeb"/>
              <w:numPr>
                <w:ilvl w:val="1"/>
                <w:numId w:val="104"/>
              </w:numPr>
              <w:spacing w:before="0" w:beforeAutospacing="0" w:after="0" w:afterAutospacing="0"/>
              <w:ind w:left="355" w:hanging="355"/>
              <w:rPr>
                <w:rFonts w:ascii="Arial Narrow" w:hAnsi="Arial Narrow"/>
              </w:rPr>
            </w:pPr>
            <w:r>
              <w:rPr>
                <w:rFonts w:ascii="Arial Narrow" w:hAnsi="Arial Narrow"/>
              </w:rPr>
              <w:t xml:space="preserve">El sistema exporta en un archivo formato Excel con el resultado de la búsqueda según el </w:t>
            </w:r>
            <w:r>
              <w:rPr>
                <w:rFonts w:ascii="Arial Narrow" w:hAnsi="Arial Narrow"/>
                <w:b/>
              </w:rPr>
              <w:t>Formato 02</w:t>
            </w:r>
            <w:r>
              <w:rPr>
                <w:rFonts w:ascii="Arial Narrow" w:hAnsi="Arial Narrow"/>
              </w:rPr>
              <w:t>.</w:t>
            </w:r>
          </w:p>
        </w:tc>
      </w:tr>
      <w:tr w:rsidR="004E2D52" w:rsidTr="004E2D52">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7. Flujo alternativo</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A1</w:t>
            </w:r>
          </w:p>
        </w:tc>
      </w:tr>
      <w:tr w:rsidR="004E2D52" w:rsidTr="004E2D52">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Respuesta del Sistema</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sz w:val="20"/>
                <w:szCs w:val="20"/>
              </w:rPr>
              <w:t>No aplica</w:t>
            </w:r>
          </w:p>
        </w:tc>
      </w:tr>
      <w:tr w:rsidR="004E2D52" w:rsidTr="004E2D52">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8. Excepciones</w:t>
            </w:r>
          </w:p>
        </w:tc>
      </w:tr>
      <w:tr w:rsidR="004E2D52" w:rsidTr="00966EE0">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Nro.</w:t>
            </w:r>
          </w:p>
        </w:tc>
        <w:tc>
          <w:tcPr>
            <w:tcW w:w="878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jc w:val="center"/>
              <w:rPr>
                <w:rFonts w:ascii="Arial Narrow" w:eastAsia="Times New Roman" w:hAnsi="Arial Narrow" w:cs="Times New Roman"/>
              </w:rPr>
            </w:pPr>
            <w:r>
              <w:rPr>
                <w:rFonts w:ascii="Arial Narrow" w:eastAsia="Times New Roman" w:hAnsi="Arial Narrow" w:cs="Times New Roman"/>
              </w:rPr>
              <w:t>Descripción</w:t>
            </w:r>
          </w:p>
        </w:tc>
      </w:tr>
      <w:tr w:rsidR="004E2D52" w:rsidTr="00966EE0">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 xml:space="preserve">"Ingrese </w:t>
            </w:r>
            <w:r w:rsidR="00B43949" w:rsidRPr="00B43949">
              <w:rPr>
                <w:rFonts w:ascii="Arial Narrow" w:hAnsi="Arial Narrow" w:cs="Arial"/>
                <w:b/>
                <w:i/>
                <w:sz w:val="20"/>
                <w:szCs w:val="20"/>
              </w:rPr>
              <w:t>fecha de inicio de vigencia</w:t>
            </w:r>
            <w:r>
              <w:rPr>
                <w:rFonts w:ascii="Arial Narrow" w:hAnsi="Arial Narrow" w:cs="Arial"/>
                <w:b/>
                <w:i/>
                <w:sz w:val="20"/>
                <w:szCs w:val="20"/>
              </w:rPr>
              <w:t xml:space="preserve">", </w:t>
            </w:r>
            <w:r>
              <w:rPr>
                <w:rFonts w:ascii="Arial Narrow" w:hAnsi="Arial Narrow" w:cs="Arial"/>
                <w:sz w:val="20"/>
                <w:szCs w:val="20"/>
              </w:rPr>
              <w:t>permitiendo corregir el dato.</w:t>
            </w:r>
          </w:p>
        </w:tc>
      </w:tr>
      <w:tr w:rsidR="004E2D52" w:rsidTr="00966EE0">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B43949">
              <w:rPr>
                <w:rFonts w:ascii="Arial Narrow" w:hAnsi="Arial Narrow" w:cs="Arial"/>
                <w:b/>
                <w:i/>
                <w:sz w:val="20"/>
                <w:szCs w:val="20"/>
              </w:rPr>
              <w:t>La</w:t>
            </w:r>
            <w:r w:rsidR="00B43949">
              <w:t xml:space="preserve"> </w:t>
            </w:r>
            <w:r w:rsidR="00B43949" w:rsidRPr="00B43949">
              <w:rPr>
                <w:rFonts w:ascii="Arial Narrow" w:hAnsi="Arial Narrow" w:cs="Arial"/>
                <w:b/>
                <w:i/>
                <w:sz w:val="20"/>
                <w:szCs w:val="20"/>
              </w:rPr>
              <w:t>fecha de inicio de vigencia</w:t>
            </w:r>
            <w:r w:rsidR="00B43949">
              <w:rPr>
                <w:rFonts w:ascii="Arial Narrow" w:hAnsi="Arial Narrow" w:cs="Arial"/>
                <w:b/>
                <w:i/>
                <w:sz w:val="20"/>
                <w:szCs w:val="20"/>
              </w:rPr>
              <w:t xml:space="preserve"> ingresada es incorrecta</w:t>
            </w:r>
            <w:r>
              <w:rPr>
                <w:rFonts w:ascii="Arial Narrow" w:hAnsi="Arial Narrow" w:cs="Arial"/>
                <w:b/>
                <w:i/>
                <w:sz w:val="20"/>
                <w:szCs w:val="20"/>
              </w:rPr>
              <w:t xml:space="preserve">. Verifique.", </w:t>
            </w:r>
            <w:r>
              <w:rPr>
                <w:rFonts w:ascii="Arial Narrow" w:hAnsi="Arial Narrow" w:cs="Arial"/>
                <w:sz w:val="20"/>
                <w:szCs w:val="20"/>
              </w:rPr>
              <w:t>permitiendo corregir el dato.</w:t>
            </w:r>
          </w:p>
        </w:tc>
      </w:tr>
      <w:tr w:rsidR="004E2D52" w:rsidTr="00966EE0">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 xml:space="preserve">"Ingrese </w:t>
            </w:r>
            <w:r w:rsidR="00B43949" w:rsidRPr="00B43949">
              <w:rPr>
                <w:rFonts w:ascii="Arial Narrow" w:hAnsi="Arial Narrow" w:cs="Arial"/>
                <w:b/>
                <w:i/>
                <w:sz w:val="20"/>
                <w:szCs w:val="20"/>
              </w:rPr>
              <w:t>fecha de término de vigencia</w:t>
            </w:r>
            <w:r>
              <w:rPr>
                <w:rFonts w:ascii="Arial Narrow" w:hAnsi="Arial Narrow" w:cs="Arial"/>
                <w:b/>
                <w:i/>
                <w:sz w:val="20"/>
                <w:szCs w:val="20"/>
              </w:rPr>
              <w:t xml:space="preserve">", </w:t>
            </w:r>
            <w:r>
              <w:rPr>
                <w:rFonts w:ascii="Arial Narrow" w:hAnsi="Arial Narrow" w:cs="Arial"/>
                <w:sz w:val="20"/>
                <w:szCs w:val="20"/>
              </w:rPr>
              <w:t>permitiendo corregir el dato.</w:t>
            </w:r>
          </w:p>
        </w:tc>
      </w:tr>
      <w:tr w:rsidR="004E2D52" w:rsidTr="00966EE0">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rsidP="00B43949">
            <w:pPr>
              <w:rPr>
                <w:rFonts w:ascii="Arial Narrow" w:hAnsi="Arial Narrow"/>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B43949">
              <w:rPr>
                <w:rFonts w:ascii="Arial Narrow" w:hAnsi="Arial Narrow" w:cs="Arial"/>
                <w:b/>
                <w:i/>
                <w:sz w:val="20"/>
                <w:szCs w:val="20"/>
              </w:rPr>
              <w:t>La</w:t>
            </w:r>
            <w:r w:rsidR="00B43949">
              <w:t xml:space="preserve"> </w:t>
            </w:r>
            <w:r w:rsidR="00B43949" w:rsidRPr="00B43949">
              <w:rPr>
                <w:rFonts w:ascii="Arial Narrow" w:hAnsi="Arial Narrow" w:cs="Arial"/>
                <w:b/>
                <w:i/>
                <w:sz w:val="20"/>
                <w:szCs w:val="20"/>
              </w:rPr>
              <w:t>fecha de término de vigencia</w:t>
            </w:r>
            <w:r w:rsidR="00B43949">
              <w:rPr>
                <w:rFonts w:ascii="Arial Narrow" w:hAnsi="Arial Narrow" w:cs="Arial"/>
                <w:b/>
                <w:i/>
                <w:sz w:val="20"/>
                <w:szCs w:val="20"/>
              </w:rPr>
              <w:t xml:space="preserve"> </w:t>
            </w:r>
            <w:r>
              <w:rPr>
                <w:rFonts w:ascii="Arial Narrow" w:hAnsi="Arial Narrow" w:cs="Arial"/>
                <w:b/>
                <w:i/>
                <w:sz w:val="20"/>
                <w:szCs w:val="20"/>
              </w:rPr>
              <w:t>ingresad</w:t>
            </w:r>
            <w:r w:rsidR="00B43949">
              <w:rPr>
                <w:rFonts w:ascii="Arial Narrow" w:hAnsi="Arial Narrow" w:cs="Arial"/>
                <w:b/>
                <w:i/>
                <w:sz w:val="20"/>
                <w:szCs w:val="20"/>
              </w:rPr>
              <w:t>a es incorrecta</w:t>
            </w:r>
            <w:r>
              <w:rPr>
                <w:rFonts w:ascii="Arial Narrow" w:hAnsi="Arial Narrow" w:cs="Arial"/>
                <w:b/>
                <w:i/>
                <w:sz w:val="20"/>
                <w:szCs w:val="20"/>
              </w:rPr>
              <w:t xml:space="preserve">. Verifique.", </w:t>
            </w:r>
            <w:r>
              <w:rPr>
                <w:rFonts w:ascii="Arial Narrow" w:hAnsi="Arial Narrow" w:cs="Arial"/>
                <w:sz w:val="20"/>
                <w:szCs w:val="20"/>
              </w:rPr>
              <w:t>permitiendo corregir el dato.</w:t>
            </w:r>
          </w:p>
        </w:tc>
      </w:tr>
      <w:tr w:rsidR="004E2D52" w:rsidTr="00966EE0">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 xml:space="preserve">El sistema emite el siguiente mensaje: </w:t>
            </w:r>
            <w:r>
              <w:rPr>
                <w:rFonts w:ascii="Arial Narrow" w:hAnsi="Arial Narrow" w:cs="Arial"/>
                <w:b/>
                <w:i/>
                <w:sz w:val="20"/>
                <w:szCs w:val="20"/>
              </w:rPr>
              <w:t>"</w:t>
            </w:r>
            <w:r w:rsidR="00847F65">
              <w:rPr>
                <w:rFonts w:ascii="Arial Narrow" w:hAnsi="Arial Narrow" w:cs="Arial"/>
                <w:b/>
                <w:i/>
                <w:sz w:val="20"/>
                <w:szCs w:val="20"/>
              </w:rPr>
              <w:t>La</w:t>
            </w:r>
            <w:r w:rsidR="00847F65">
              <w:t xml:space="preserve"> </w:t>
            </w:r>
            <w:r w:rsidR="00847F65" w:rsidRPr="00847F65">
              <w:rPr>
                <w:rFonts w:ascii="Arial Narrow" w:hAnsi="Arial Narrow" w:cs="Arial"/>
                <w:b/>
                <w:i/>
                <w:sz w:val="20"/>
                <w:szCs w:val="20"/>
              </w:rPr>
              <w:t xml:space="preserve">fecha de término de </w:t>
            </w:r>
            <w:proofErr w:type="spellStart"/>
            <w:r w:rsidR="00847F65" w:rsidRPr="00847F65">
              <w:rPr>
                <w:rFonts w:ascii="Arial Narrow" w:hAnsi="Arial Narrow" w:cs="Arial"/>
                <w:b/>
                <w:i/>
                <w:sz w:val="20"/>
                <w:szCs w:val="20"/>
              </w:rPr>
              <w:t>vigencia</w:t>
            </w:r>
            <w:r>
              <w:rPr>
                <w:rFonts w:ascii="Arial Narrow" w:hAnsi="Arial Narrow" w:cs="Arial"/>
                <w:b/>
                <w:i/>
                <w:sz w:val="20"/>
                <w:szCs w:val="20"/>
              </w:rPr>
              <w:t>de</w:t>
            </w:r>
            <w:proofErr w:type="spellEnd"/>
            <w:r>
              <w:rPr>
                <w:rFonts w:ascii="Arial Narrow" w:hAnsi="Arial Narrow" w:cs="Arial"/>
                <w:b/>
                <w:i/>
                <w:sz w:val="20"/>
                <w:szCs w:val="20"/>
              </w:rPr>
              <w:t xml:space="preserve"> los parámetros para el sorteo y asignación en Bloque debe ser mayor o igual a la fecha de inicio de vigencia", </w:t>
            </w:r>
            <w:r>
              <w:rPr>
                <w:rFonts w:ascii="Arial Narrow" w:hAnsi="Arial Narrow" w:cs="Arial"/>
                <w:sz w:val="20"/>
                <w:szCs w:val="20"/>
              </w:rPr>
              <w:t>permitiendo corregir el dato.</w:t>
            </w:r>
          </w:p>
        </w:tc>
      </w:tr>
      <w:tr w:rsidR="004E2D52" w:rsidTr="00966EE0">
        <w:tc>
          <w:tcPr>
            <w:tcW w:w="567" w:type="dxa"/>
            <w:tcBorders>
              <w:top w:val="single" w:sz="6" w:space="0" w:color="000000"/>
              <w:left w:val="single" w:sz="6" w:space="0" w:color="000000"/>
              <w:bottom w:val="single" w:sz="6" w:space="0" w:color="000000"/>
              <w:right w:val="single" w:sz="6" w:space="0" w:color="000000"/>
            </w:tcBorders>
          </w:tcPr>
          <w:p w:rsidR="004E2D52" w:rsidRDefault="004E2D52"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Seleccione al menos un turno.</w:t>
            </w:r>
            <w:r>
              <w:rPr>
                <w:rFonts w:ascii="Arial Narrow" w:hAnsi="Arial Narrow"/>
                <w:sz w:val="20"/>
                <w:szCs w:val="20"/>
              </w:rPr>
              <w:t>”, permitiendo corregir el dato.</w:t>
            </w:r>
          </w:p>
        </w:tc>
      </w:tr>
      <w:tr w:rsidR="00070D1E" w:rsidTr="00966EE0">
        <w:tc>
          <w:tcPr>
            <w:tcW w:w="567" w:type="dxa"/>
            <w:tcBorders>
              <w:top w:val="single" w:sz="6" w:space="0" w:color="000000"/>
              <w:left w:val="single" w:sz="6" w:space="0" w:color="000000"/>
              <w:bottom w:val="single" w:sz="6" w:space="0" w:color="000000"/>
              <w:right w:val="single" w:sz="6" w:space="0" w:color="000000"/>
            </w:tcBorders>
          </w:tcPr>
          <w:p w:rsidR="00070D1E" w:rsidRDefault="00070D1E"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070D1E" w:rsidRDefault="00070D1E" w:rsidP="00B13B9A">
            <w:pPr>
              <w:rPr>
                <w:rFonts w:ascii="Arial Narrow" w:hAnsi="Arial Narrow" w:cs="Arial"/>
                <w:sz w:val="20"/>
                <w:szCs w:val="20"/>
              </w:rPr>
            </w:pPr>
            <w:r>
              <w:rPr>
                <w:rFonts w:ascii="Arial Narrow" w:hAnsi="Arial Narrow" w:cs="Arial"/>
                <w:sz w:val="20"/>
                <w:szCs w:val="20"/>
              </w:rPr>
              <w:t>El sistema emite el siguiente mensaje</w:t>
            </w:r>
            <w:r>
              <w:rPr>
                <w:rFonts w:ascii="Arial Narrow" w:hAnsi="Arial Narrow"/>
                <w:sz w:val="20"/>
                <w:szCs w:val="20"/>
              </w:rPr>
              <w:t>: “</w:t>
            </w:r>
            <w:r>
              <w:rPr>
                <w:rFonts w:ascii="Arial Narrow" w:hAnsi="Arial Narrow"/>
                <w:b/>
                <w:i/>
                <w:sz w:val="20"/>
                <w:szCs w:val="20"/>
              </w:rPr>
              <w:t>Seleccione a</w:t>
            </w:r>
            <w:r w:rsidR="00B13B9A">
              <w:rPr>
                <w:rFonts w:ascii="Arial Narrow" w:hAnsi="Arial Narrow"/>
                <w:b/>
                <w:i/>
                <w:sz w:val="20"/>
                <w:szCs w:val="20"/>
              </w:rPr>
              <w:t>l menos una zona</w:t>
            </w:r>
            <w:r>
              <w:rPr>
                <w:rFonts w:ascii="Arial Narrow" w:hAnsi="Arial Narrow"/>
                <w:b/>
                <w:i/>
                <w:sz w:val="20"/>
                <w:szCs w:val="20"/>
              </w:rPr>
              <w:t xml:space="preserve"> de RF.</w:t>
            </w:r>
            <w:r>
              <w:rPr>
                <w:rFonts w:ascii="Arial Narrow" w:hAnsi="Arial Narrow"/>
                <w:sz w:val="20"/>
                <w:szCs w:val="20"/>
              </w:rPr>
              <w:t>”, permitiendo corregir el dato.</w:t>
            </w:r>
          </w:p>
        </w:tc>
      </w:tr>
      <w:tr w:rsidR="00021116" w:rsidRPr="00021116" w:rsidTr="00966EE0">
        <w:tc>
          <w:tcPr>
            <w:tcW w:w="567" w:type="dxa"/>
            <w:tcBorders>
              <w:top w:val="single" w:sz="6" w:space="0" w:color="000000"/>
              <w:left w:val="single" w:sz="6" w:space="0" w:color="000000"/>
              <w:bottom w:val="single" w:sz="6" w:space="0" w:color="000000"/>
              <w:right w:val="single" w:sz="6" w:space="0" w:color="000000"/>
            </w:tcBorders>
          </w:tcPr>
          <w:p w:rsidR="00070D1E" w:rsidRPr="00966EE0" w:rsidRDefault="00070D1E"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070D1E" w:rsidRPr="00021116" w:rsidRDefault="00070D1E" w:rsidP="00C25481">
            <w:pPr>
              <w:rPr>
                <w:rFonts w:ascii="Arial Narrow" w:hAnsi="Arial Narrow" w:cs="Arial"/>
                <w:color w:val="FF0000"/>
                <w:sz w:val="20"/>
                <w:szCs w:val="20"/>
                <w:highlight w:val="yellow"/>
              </w:rPr>
            </w:pPr>
            <w:r w:rsidRPr="00021116">
              <w:rPr>
                <w:rFonts w:ascii="Arial Narrow" w:hAnsi="Arial Narrow"/>
                <w:color w:val="FF0000"/>
                <w:sz w:val="20"/>
                <w:szCs w:val="20"/>
                <w:highlight w:val="yellow"/>
              </w:rPr>
              <w:t xml:space="preserve">El sistema muestra el mensaje: </w:t>
            </w:r>
            <w:r w:rsidRPr="00021116">
              <w:rPr>
                <w:rFonts w:ascii="Arial Narrow" w:hAnsi="Arial Narrow"/>
                <w:b/>
                <w:i/>
                <w:color w:val="FF0000"/>
                <w:sz w:val="20"/>
                <w:szCs w:val="20"/>
                <w:highlight w:val="yellow"/>
              </w:rPr>
              <w:t>“No existen unidades de despacho asignadas a la Aduana &lt;</w:t>
            </w:r>
            <w:proofErr w:type="spellStart"/>
            <w:r w:rsidRPr="00021116">
              <w:rPr>
                <w:rFonts w:ascii="Arial Narrow" w:hAnsi="Arial Narrow"/>
                <w:b/>
                <w:i/>
                <w:color w:val="FF0000"/>
                <w:sz w:val="20"/>
                <w:szCs w:val="20"/>
                <w:highlight w:val="yellow"/>
              </w:rPr>
              <w:t>nombreAduana</w:t>
            </w:r>
            <w:proofErr w:type="spellEnd"/>
            <w:r w:rsidRPr="00021116">
              <w:rPr>
                <w:rFonts w:ascii="Arial Narrow" w:hAnsi="Arial Narrow"/>
                <w:b/>
                <w:i/>
                <w:color w:val="FF0000"/>
                <w:sz w:val="20"/>
                <w:szCs w:val="20"/>
                <w:highlight w:val="yellow"/>
              </w:rPr>
              <w:t>&gt;”</w:t>
            </w:r>
          </w:p>
        </w:tc>
      </w:tr>
      <w:tr w:rsidR="004E2D52" w:rsidRPr="00021116" w:rsidTr="00966EE0">
        <w:tc>
          <w:tcPr>
            <w:tcW w:w="567" w:type="dxa"/>
            <w:tcBorders>
              <w:top w:val="single" w:sz="6" w:space="0" w:color="000000"/>
              <w:left w:val="single" w:sz="6" w:space="0" w:color="000000"/>
              <w:bottom w:val="single" w:sz="6" w:space="0" w:color="000000"/>
              <w:right w:val="single" w:sz="6" w:space="0" w:color="000000"/>
            </w:tcBorders>
          </w:tcPr>
          <w:p w:rsidR="004E2D52" w:rsidRPr="00966EE0" w:rsidRDefault="004E2D52" w:rsidP="00EF6966">
            <w:pPr>
              <w:pStyle w:val="NormalWeb"/>
              <w:numPr>
                <w:ilvl w:val="0"/>
                <w:numId w:val="105"/>
              </w:numPr>
              <w:spacing w:before="0" w:beforeAutospacing="0" w:after="0" w:afterAutospacing="0"/>
              <w:ind w:left="356"/>
              <w:rPr>
                <w:rFonts w:ascii="Arial Narrow" w:hAnsi="Arial Narrow" w:cs="Times New Roman"/>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4E2D52" w:rsidRPr="00021116" w:rsidRDefault="00070D1E">
            <w:pPr>
              <w:rPr>
                <w:rFonts w:ascii="Arial Narrow" w:hAnsi="Arial Narrow" w:cs="Arial"/>
                <w:color w:val="FF0000"/>
                <w:sz w:val="20"/>
                <w:szCs w:val="20"/>
              </w:rPr>
            </w:pPr>
            <w:r w:rsidRPr="00021116">
              <w:rPr>
                <w:rFonts w:ascii="Arial Narrow" w:hAnsi="Arial Narrow"/>
                <w:color w:val="FF0000"/>
                <w:sz w:val="20"/>
                <w:szCs w:val="20"/>
                <w:highlight w:val="yellow"/>
              </w:rPr>
              <w:t xml:space="preserve">El sistema muestra el mensaje: </w:t>
            </w:r>
            <w:r w:rsidRPr="00021116">
              <w:rPr>
                <w:rFonts w:ascii="Arial Narrow" w:hAnsi="Arial Narrow"/>
                <w:b/>
                <w:i/>
                <w:color w:val="FF0000"/>
                <w:sz w:val="20"/>
                <w:szCs w:val="20"/>
                <w:highlight w:val="yellow"/>
              </w:rPr>
              <w:t>“No existen turnos asociados a la unidad de despacho &lt;</w:t>
            </w:r>
            <w:proofErr w:type="spellStart"/>
            <w:r w:rsidRPr="00021116">
              <w:rPr>
                <w:rFonts w:ascii="Arial Narrow" w:hAnsi="Arial Narrow"/>
                <w:b/>
                <w:i/>
                <w:color w:val="FF0000"/>
                <w:sz w:val="20"/>
                <w:szCs w:val="20"/>
                <w:highlight w:val="yellow"/>
              </w:rPr>
              <w:t>nombreUnidaDespacho</w:t>
            </w:r>
            <w:proofErr w:type="spellEnd"/>
            <w:r w:rsidRPr="00021116">
              <w:rPr>
                <w:rFonts w:ascii="Arial Narrow" w:hAnsi="Arial Narrow"/>
                <w:b/>
                <w:i/>
                <w:color w:val="FF0000"/>
                <w:sz w:val="20"/>
                <w:szCs w:val="20"/>
                <w:highlight w:val="yellow"/>
              </w:rPr>
              <w:t>&gt;”</w:t>
            </w:r>
            <w:r w:rsidRPr="00021116">
              <w:rPr>
                <w:rFonts w:ascii="Arial Narrow" w:hAnsi="Arial Narrow"/>
                <w:color w:val="FF0000"/>
                <w:sz w:val="20"/>
                <w:szCs w:val="20"/>
                <w:highlight w:val="yellow"/>
              </w:rPr>
              <w:t>, permitiendo corregir el dato.</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lastRenderedPageBreak/>
              <w:t>9. Requisito funcional asociado</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4E2D52">
            <w:pPr>
              <w:rPr>
                <w:rFonts w:ascii="Arial Narrow" w:hAnsi="Arial Narrow"/>
                <w:sz w:val="20"/>
                <w:szCs w:val="20"/>
              </w:rPr>
            </w:pPr>
            <w:r>
              <w:rPr>
                <w:rFonts w:ascii="Arial Narrow" w:hAnsi="Arial Narrow"/>
                <w:sz w:val="20"/>
                <w:szCs w:val="20"/>
                <w:lang w:val="en-US"/>
              </w:rPr>
              <w:t>RF6</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E2D52" w:rsidRDefault="004E2D52">
            <w:pPr>
              <w:pStyle w:val="NormalWeb"/>
              <w:spacing w:before="0" w:beforeAutospacing="0" w:after="0" w:afterAutospacing="0"/>
              <w:rPr>
                <w:rFonts w:ascii="Arial Narrow" w:hAnsi="Arial Narrow"/>
              </w:rPr>
            </w:pPr>
            <w:r>
              <w:rPr>
                <w:rFonts w:ascii="Arial Narrow" w:eastAsia="Times New Roman" w:hAnsi="Arial Narrow" w:cs="Times New Roman"/>
              </w:rPr>
              <w:t>10. Prototipo de interfaz de usuario</w:t>
            </w:r>
          </w:p>
        </w:tc>
      </w:tr>
      <w:tr w:rsidR="004E2D52" w:rsidTr="004E2D52">
        <w:tc>
          <w:tcPr>
            <w:tcW w:w="9356" w:type="dxa"/>
            <w:gridSpan w:val="3"/>
            <w:tcBorders>
              <w:top w:val="single" w:sz="6" w:space="0" w:color="000000"/>
              <w:left w:val="single" w:sz="6" w:space="0" w:color="000000"/>
              <w:bottom w:val="single" w:sz="6" w:space="0" w:color="000000"/>
              <w:right w:val="single" w:sz="6" w:space="0" w:color="000000"/>
            </w:tcBorders>
            <w:hideMark/>
          </w:tcPr>
          <w:p w:rsidR="004E2D52" w:rsidRDefault="00555CC3">
            <w:pPr>
              <w:rPr>
                <w:rFonts w:ascii="Arial Narrow" w:hAnsi="Arial Narrow"/>
                <w:sz w:val="20"/>
                <w:szCs w:val="20"/>
              </w:rPr>
            </w:pPr>
            <w:r>
              <w:rPr>
                <w:rFonts w:ascii="Arial Narrow" w:hAnsi="Arial Narrow"/>
                <w:sz w:val="20"/>
                <w:szCs w:val="20"/>
                <w:highlight w:val="yellow"/>
              </w:rPr>
              <w:t>IU015</w:t>
            </w:r>
          </w:p>
        </w:tc>
      </w:tr>
    </w:tbl>
    <w:p w:rsidR="004E2D52" w:rsidRPr="005C403B" w:rsidRDefault="004E2D52"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367"/>
        <w:gridCol w:w="5303"/>
      </w:tblGrid>
      <w:tr w:rsidR="001318B5" w:rsidRPr="002E113F" w:rsidTr="004D4441">
        <w:tc>
          <w:tcPr>
            <w:tcW w:w="40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eastAsia="Times New Roman" w:hAnsi="Arial Narrow" w:cs="Times New Roman"/>
                <w:highlight w:val="yellow"/>
              </w:rPr>
            </w:pPr>
            <w:r w:rsidRPr="002E113F">
              <w:rPr>
                <w:rFonts w:ascii="Arial Narrow" w:eastAsia="Times New Roman" w:hAnsi="Arial Narrow" w:cs="Times New Roman"/>
                <w:highlight w:val="yellow"/>
              </w:rPr>
              <w:t>1. Nombre del Caso de Uso del Sistema</w:t>
            </w:r>
          </w:p>
        </w:tc>
        <w:tc>
          <w:tcPr>
            <w:tcW w:w="5303" w:type="dxa"/>
            <w:tcBorders>
              <w:top w:val="single" w:sz="6" w:space="0" w:color="000000"/>
              <w:left w:val="single" w:sz="6" w:space="0" w:color="000000"/>
              <w:bottom w:val="single" w:sz="6" w:space="0" w:color="000000"/>
              <w:right w:val="single" w:sz="6" w:space="0" w:color="000000"/>
            </w:tcBorders>
            <w:hideMark/>
          </w:tcPr>
          <w:p w:rsidR="001318B5" w:rsidRPr="002E113F" w:rsidRDefault="00117375" w:rsidP="005B29CB">
            <w:pPr>
              <w:rPr>
                <w:rFonts w:ascii="Arial Narrow" w:hAnsi="Arial Narrow"/>
                <w:sz w:val="20"/>
                <w:szCs w:val="20"/>
                <w:highlight w:val="yellow"/>
              </w:rPr>
            </w:pPr>
            <w:r w:rsidRPr="002E113F">
              <w:rPr>
                <w:rFonts w:ascii="Arial Narrow" w:hAnsi="Arial Narrow"/>
                <w:sz w:val="20"/>
                <w:szCs w:val="20"/>
                <w:highlight w:val="yellow"/>
              </w:rPr>
              <w:t>CUS10</w:t>
            </w:r>
            <w:r w:rsidR="001318B5" w:rsidRPr="002E113F">
              <w:rPr>
                <w:rFonts w:ascii="Arial Narrow" w:hAnsi="Arial Narrow"/>
                <w:sz w:val="20"/>
                <w:szCs w:val="20"/>
                <w:highlight w:val="yellow"/>
              </w:rPr>
              <w:t xml:space="preserve"> </w:t>
            </w:r>
            <w:r w:rsidR="005B7520" w:rsidRPr="002E113F">
              <w:rPr>
                <w:rFonts w:ascii="Arial Narrow" w:hAnsi="Arial Narrow"/>
                <w:sz w:val="20"/>
                <w:szCs w:val="20"/>
                <w:highlight w:val="yellow"/>
              </w:rPr>
              <w:t>Consultar</w:t>
            </w:r>
            <w:r w:rsidR="005B29CB">
              <w:rPr>
                <w:rFonts w:ascii="Arial Narrow" w:hAnsi="Arial Narrow"/>
                <w:sz w:val="20"/>
                <w:szCs w:val="20"/>
                <w:highlight w:val="yellow"/>
              </w:rPr>
              <w:t xml:space="preserve"> sorteo funcionarios a zonas</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2. Descripción del Caso de Uso</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1318B5" w:rsidRPr="002E113F" w:rsidRDefault="001318B5" w:rsidP="005B7520">
            <w:pPr>
              <w:rPr>
                <w:rFonts w:ascii="Arial Narrow" w:hAnsi="Arial Narrow"/>
                <w:sz w:val="20"/>
                <w:szCs w:val="20"/>
                <w:highlight w:val="yellow"/>
              </w:rPr>
            </w:pPr>
            <w:r w:rsidRPr="002E113F">
              <w:rPr>
                <w:rFonts w:ascii="Arial Narrow" w:hAnsi="Arial Narrow"/>
                <w:sz w:val="20"/>
                <w:szCs w:val="20"/>
                <w:highlight w:val="yellow"/>
              </w:rPr>
              <w:t xml:space="preserve">Permite </w:t>
            </w:r>
            <w:r w:rsidR="005B7520" w:rsidRPr="002E113F">
              <w:rPr>
                <w:rFonts w:ascii="Arial Narrow" w:hAnsi="Arial Narrow"/>
                <w:sz w:val="20"/>
                <w:szCs w:val="20"/>
                <w:highlight w:val="yellow"/>
              </w:rPr>
              <w:t>consultar las asignaciones de funcionarios a las zonas.</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3. Actor(es)</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1318B5" w:rsidRPr="002E113F" w:rsidRDefault="001318B5" w:rsidP="007C4970">
            <w:pPr>
              <w:rPr>
                <w:rFonts w:ascii="Arial Narrow" w:hAnsi="Arial Narrow"/>
                <w:sz w:val="20"/>
                <w:szCs w:val="20"/>
                <w:highlight w:val="yellow"/>
              </w:rPr>
            </w:pPr>
            <w:r w:rsidRPr="002E113F">
              <w:rPr>
                <w:rFonts w:ascii="Arial Narrow" w:hAnsi="Arial Narrow"/>
                <w:sz w:val="20"/>
                <w:szCs w:val="20"/>
                <w:highlight w:val="yellow"/>
              </w:rPr>
              <w:t>Funcionario aduanero</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4. Precondiciones</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2A4C48" w:rsidRPr="002E113F" w:rsidRDefault="002A4C48" w:rsidP="002A4C48">
            <w:pPr>
              <w:rPr>
                <w:rFonts w:ascii="Arial Narrow" w:hAnsi="Arial Narrow"/>
                <w:sz w:val="20"/>
                <w:szCs w:val="20"/>
                <w:highlight w:val="yellow"/>
              </w:rPr>
            </w:pPr>
            <w:r w:rsidRPr="002E113F">
              <w:rPr>
                <w:rFonts w:ascii="Arial Narrow" w:hAnsi="Arial Narrow"/>
                <w:sz w:val="20"/>
                <w:szCs w:val="20"/>
                <w:highlight w:val="yellow"/>
              </w:rPr>
              <w:t>El usuario se encuentre autenticado en el Portal del Funcionario Aduanero.</w:t>
            </w:r>
          </w:p>
          <w:p w:rsidR="001318B5" w:rsidRPr="002E113F" w:rsidRDefault="002A4C48" w:rsidP="002A4C48">
            <w:pPr>
              <w:jc w:val="left"/>
              <w:rPr>
                <w:rFonts w:ascii="Arial Narrow" w:hAnsi="Arial Narrow"/>
                <w:sz w:val="20"/>
                <w:szCs w:val="20"/>
                <w:highlight w:val="yellow"/>
              </w:rPr>
            </w:pPr>
            <w:r w:rsidRPr="002E113F">
              <w:rPr>
                <w:rFonts w:ascii="Arial Narrow" w:hAnsi="Arial Narrow"/>
                <w:sz w:val="20"/>
                <w:szCs w:val="20"/>
                <w:highlight w:val="yellow"/>
              </w:rPr>
              <w:t xml:space="preserve">El usuario cuente con los permisos necesarios para poder acceder a esta opción (Ver </w:t>
            </w:r>
            <w:r w:rsidRPr="002E113F">
              <w:rPr>
                <w:rFonts w:ascii="Arial Narrow" w:hAnsi="Arial Narrow"/>
                <w:b/>
                <w:sz w:val="20"/>
                <w:szCs w:val="20"/>
                <w:highlight w:val="yellow"/>
              </w:rPr>
              <w:t>ANEXO 01</w:t>
            </w:r>
            <w:r w:rsidRPr="002E113F">
              <w:rPr>
                <w:rFonts w:ascii="Arial Narrow" w:hAnsi="Arial Narrow"/>
                <w:sz w:val="20"/>
                <w:szCs w:val="20"/>
                <w:highlight w:val="yellow"/>
              </w:rPr>
              <w:t>)</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 xml:space="preserve">5. </w:t>
            </w:r>
            <w:proofErr w:type="spellStart"/>
            <w:r w:rsidRPr="002E113F">
              <w:rPr>
                <w:rFonts w:ascii="Arial Narrow" w:eastAsia="Times New Roman" w:hAnsi="Arial Narrow" w:cs="Times New Roman"/>
                <w:highlight w:val="yellow"/>
              </w:rPr>
              <w:t>Pos</w:t>
            </w:r>
            <w:proofErr w:type="spellEnd"/>
            <w:r w:rsidRPr="002E113F">
              <w:rPr>
                <w:rFonts w:ascii="Arial Narrow" w:eastAsia="Times New Roman" w:hAnsi="Arial Narrow" w:cs="Times New Roman"/>
                <w:highlight w:val="yellow"/>
              </w:rPr>
              <w:t xml:space="preserve"> condiciones</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1318B5" w:rsidRPr="002E113F" w:rsidRDefault="00D52CB9" w:rsidP="007C4970">
            <w:pPr>
              <w:pStyle w:val="NormalWeb"/>
              <w:spacing w:before="0" w:beforeAutospacing="0" w:after="0" w:afterAutospacing="0"/>
              <w:jc w:val="left"/>
              <w:rPr>
                <w:rFonts w:ascii="Arial Narrow" w:eastAsia="Times New Roman" w:hAnsi="Arial Narrow" w:cs="Times New Roman"/>
                <w:highlight w:val="yellow"/>
              </w:rPr>
            </w:pPr>
            <w:r w:rsidRPr="002E113F">
              <w:rPr>
                <w:rFonts w:ascii="Arial Narrow" w:eastAsia="Times New Roman" w:hAnsi="Arial Narrow" w:cs="Times New Roman"/>
                <w:highlight w:val="yellow"/>
              </w:rPr>
              <w:t>Ni</w:t>
            </w:r>
            <w:r w:rsidR="008543D3" w:rsidRPr="002E113F">
              <w:rPr>
                <w:rFonts w:ascii="Arial Narrow" w:eastAsia="Times New Roman" w:hAnsi="Arial Narrow" w:cs="Times New Roman"/>
                <w:highlight w:val="yellow"/>
              </w:rPr>
              <w:t>n</w:t>
            </w:r>
            <w:r w:rsidRPr="002E113F">
              <w:rPr>
                <w:rFonts w:ascii="Arial Narrow" w:eastAsia="Times New Roman" w:hAnsi="Arial Narrow" w:cs="Times New Roman"/>
                <w:highlight w:val="yellow"/>
              </w:rPr>
              <w:t>guna</w:t>
            </w:r>
          </w:p>
        </w:tc>
      </w:tr>
      <w:tr w:rsidR="001318B5" w:rsidRPr="002E113F"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6. Flujo de eventos *</w:t>
            </w:r>
          </w:p>
        </w:tc>
      </w:tr>
      <w:tr w:rsidR="001318B5" w:rsidRPr="002E113F"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Acción del Actor</w:t>
            </w:r>
          </w:p>
        </w:tc>
        <w:tc>
          <w:tcPr>
            <w:tcW w:w="5670"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Respuesta del Sistema</w:t>
            </w:r>
          </w:p>
        </w:tc>
      </w:tr>
      <w:tr w:rsidR="0094369B" w:rsidRPr="002E113F" w:rsidTr="0094369B">
        <w:tc>
          <w:tcPr>
            <w:tcW w:w="567" w:type="dxa"/>
            <w:tcBorders>
              <w:top w:val="single" w:sz="6" w:space="0" w:color="000000"/>
              <w:left w:val="single" w:sz="6" w:space="0" w:color="000000"/>
              <w:right w:val="single" w:sz="6" w:space="0" w:color="000000"/>
            </w:tcBorders>
            <w:hideMark/>
          </w:tcPr>
          <w:p w:rsidR="0094369B" w:rsidRPr="002E113F" w:rsidRDefault="0094369B" w:rsidP="00EF6966">
            <w:pPr>
              <w:pStyle w:val="NormalWeb"/>
              <w:numPr>
                <w:ilvl w:val="0"/>
                <w:numId w:val="58"/>
              </w:numPr>
              <w:spacing w:before="0" w:beforeAutospacing="0" w:after="0" w:afterAutospacing="0"/>
              <w:ind w:left="356" w:hanging="287"/>
              <w:rPr>
                <w:rFonts w:ascii="Arial Narrow" w:eastAsia="Times New Roman" w:hAnsi="Arial Narrow"/>
                <w:highlight w:val="yellow"/>
              </w:rPr>
            </w:pPr>
          </w:p>
        </w:tc>
        <w:tc>
          <w:tcPr>
            <w:tcW w:w="3119" w:type="dxa"/>
            <w:tcBorders>
              <w:top w:val="single" w:sz="6" w:space="0" w:color="000000"/>
              <w:left w:val="single" w:sz="6" w:space="0" w:color="000000"/>
              <w:right w:val="single" w:sz="6" w:space="0" w:color="000000"/>
            </w:tcBorders>
            <w:hideMark/>
          </w:tcPr>
          <w:p w:rsidR="0094369B" w:rsidRPr="002E113F" w:rsidRDefault="0094369B" w:rsidP="00711387">
            <w:pPr>
              <w:pStyle w:val="NormalWeb"/>
              <w:spacing w:before="0" w:beforeAutospacing="0" w:after="0" w:afterAutospacing="0"/>
              <w:jc w:val="left"/>
              <w:rPr>
                <w:rFonts w:ascii="Arial Narrow" w:eastAsia="Times New Roman" w:hAnsi="Arial Narrow"/>
                <w:highlight w:val="yellow"/>
              </w:rPr>
            </w:pPr>
            <w:r w:rsidRPr="002E113F">
              <w:rPr>
                <w:rFonts w:ascii="Arial Narrow" w:hAnsi="Arial Narrow"/>
                <w:highlight w:val="yellow"/>
              </w:rPr>
              <w:t xml:space="preserve">El actor ingresa a la opción de </w:t>
            </w:r>
            <w:r w:rsidRPr="002E113F">
              <w:rPr>
                <w:rFonts w:ascii="Arial Narrow" w:hAnsi="Arial Narrow"/>
                <w:b/>
                <w:highlight w:val="yellow"/>
              </w:rPr>
              <w:t>“Asignar funcionario a zona”</w:t>
            </w:r>
          </w:p>
        </w:tc>
        <w:tc>
          <w:tcPr>
            <w:tcW w:w="5670" w:type="dxa"/>
            <w:gridSpan w:val="2"/>
            <w:tcBorders>
              <w:top w:val="single" w:sz="6" w:space="0" w:color="000000"/>
              <w:left w:val="single" w:sz="6" w:space="0" w:color="000000"/>
              <w:right w:val="single" w:sz="6" w:space="0" w:color="000000"/>
            </w:tcBorders>
          </w:tcPr>
          <w:p w:rsidR="0094369B" w:rsidRPr="002E113F" w:rsidRDefault="0094369B" w:rsidP="00EF6966">
            <w:pPr>
              <w:pStyle w:val="NormalWeb"/>
              <w:numPr>
                <w:ilvl w:val="1"/>
                <w:numId w:val="58"/>
              </w:numPr>
              <w:spacing w:before="0" w:beforeAutospacing="0" w:after="0" w:afterAutospacing="0"/>
              <w:ind w:left="355" w:hanging="355"/>
              <w:rPr>
                <w:rFonts w:ascii="Arial Narrow" w:hAnsi="Arial Narrow"/>
                <w:highlight w:val="yellow"/>
              </w:rPr>
            </w:pPr>
            <w:r w:rsidRPr="002E113F">
              <w:rPr>
                <w:rFonts w:ascii="Arial Narrow" w:hAnsi="Arial Narrow"/>
                <w:highlight w:val="yellow"/>
              </w:rPr>
              <w:t xml:space="preserve">El </w:t>
            </w:r>
            <w:r w:rsidRPr="002E113F">
              <w:rPr>
                <w:rFonts w:ascii="Arial Narrow" w:eastAsia="Times New Roman" w:hAnsi="Arial Narrow"/>
                <w:highlight w:val="yellow"/>
              </w:rPr>
              <w:t>sistema</w:t>
            </w:r>
            <w:r w:rsidRPr="002E113F">
              <w:rPr>
                <w:rFonts w:ascii="Arial Narrow" w:hAnsi="Arial Narrow"/>
                <w:highlight w:val="yellow"/>
              </w:rPr>
              <w:t xml:space="preserve"> muestra la interfaz “IU017”, con los siguientes campos: </w:t>
            </w:r>
          </w:p>
          <w:p w:rsidR="0094369B" w:rsidRPr="001965EC" w:rsidRDefault="0094369B" w:rsidP="00EF6966">
            <w:pPr>
              <w:pStyle w:val="Prrafodelista"/>
              <w:numPr>
                <w:ilvl w:val="0"/>
                <w:numId w:val="79"/>
              </w:numPr>
              <w:rPr>
                <w:rFonts w:ascii="Arial Narrow" w:hAnsi="Arial Narrow"/>
                <w:sz w:val="20"/>
                <w:szCs w:val="20"/>
                <w:highlight w:val="yellow"/>
              </w:rPr>
            </w:pPr>
            <w:r w:rsidRPr="002E113F">
              <w:rPr>
                <w:rFonts w:ascii="Arial Narrow" w:hAnsi="Arial Narrow"/>
                <w:b/>
                <w:sz w:val="20"/>
                <w:szCs w:val="20"/>
                <w:highlight w:val="yellow"/>
              </w:rPr>
              <w:t>Aduana</w:t>
            </w:r>
            <w:r w:rsidRPr="002E113F">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94369B" w:rsidRPr="00F97D75" w:rsidRDefault="0094369B"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Jefe o Supervisor de régimen</w:t>
            </w:r>
            <w:r>
              <w:rPr>
                <w:rFonts w:ascii="Arial Narrow" w:hAnsi="Arial Narrow"/>
                <w:b/>
                <w:sz w:val="20"/>
                <w:szCs w:val="20"/>
                <w:highlight w:val="yellow"/>
              </w:rPr>
              <w:t xml:space="preserve"> </w:t>
            </w:r>
            <w:r>
              <w:rPr>
                <w:rFonts w:ascii="Arial Narrow" w:hAnsi="Arial Narrow" w:cs="Arial"/>
                <w:b/>
                <w:bCs/>
                <w:sz w:val="20"/>
                <w:szCs w:val="20"/>
                <w:highlight w:val="green"/>
                <w:lang w:val="es-PE" w:eastAsia="es-PE"/>
              </w:rPr>
              <w:t>(ver Anexo 1)</w:t>
            </w:r>
            <w:r w:rsidRPr="00F97D75">
              <w:rPr>
                <w:rFonts w:ascii="Arial Narrow" w:hAnsi="Arial Narrow"/>
                <w:b/>
                <w:sz w:val="20"/>
                <w:szCs w:val="20"/>
                <w:highlight w:val="yellow"/>
              </w:rPr>
              <w:t>:</w:t>
            </w:r>
          </w:p>
          <w:p w:rsidR="0094369B" w:rsidRDefault="0094369B" w:rsidP="0034237B">
            <w:pPr>
              <w:pStyle w:val="Prrafodelista"/>
              <w:ind w:left="1075"/>
              <w:rPr>
                <w:rFonts w:ascii="Arial Narrow" w:hAnsi="Arial Narrow"/>
                <w:sz w:val="20"/>
                <w:szCs w:val="20"/>
                <w:highlight w:val="yellow"/>
              </w:rPr>
            </w:pPr>
            <w:r>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w:t>
            </w:r>
            <w:r w:rsidRPr="00F97D75">
              <w:rPr>
                <w:rFonts w:ascii="Arial Narrow" w:hAnsi="Arial Narrow"/>
                <w:sz w:val="20"/>
                <w:szCs w:val="20"/>
                <w:highlight w:val="yellow"/>
              </w:rPr>
              <w:t>aduana del funcionario autenticado en la lista deshabilitada.</w:t>
            </w:r>
          </w:p>
          <w:p w:rsidR="0094369B" w:rsidRPr="00F97D75" w:rsidRDefault="0094369B" w:rsidP="00EF6966">
            <w:pPr>
              <w:pStyle w:val="Prrafodelista"/>
              <w:numPr>
                <w:ilvl w:val="0"/>
                <w:numId w:val="80"/>
              </w:numPr>
              <w:rPr>
                <w:rFonts w:ascii="Arial Narrow" w:hAnsi="Arial Narrow"/>
                <w:b/>
                <w:sz w:val="20"/>
                <w:szCs w:val="20"/>
                <w:highlight w:val="yellow"/>
              </w:rPr>
            </w:pPr>
            <w:r w:rsidRPr="00F97D75">
              <w:rPr>
                <w:rFonts w:ascii="Arial Narrow" w:hAnsi="Arial Narrow"/>
                <w:b/>
                <w:sz w:val="20"/>
                <w:szCs w:val="20"/>
                <w:highlight w:val="yellow"/>
              </w:rPr>
              <w:t xml:space="preserve">Si el usuario autenticado tiene asignado el </w:t>
            </w:r>
            <w:r w:rsidRPr="00591F71">
              <w:rPr>
                <w:rFonts w:ascii="Arial Narrow" w:hAnsi="Arial Narrow"/>
                <w:b/>
                <w:sz w:val="20"/>
                <w:szCs w:val="20"/>
                <w:highlight w:val="yellow"/>
              </w:rPr>
              <w:t>rol</w:t>
            </w:r>
            <w:r w:rsidRPr="00F97D75">
              <w:rPr>
                <w:rFonts w:ascii="Arial Narrow" w:hAnsi="Arial Narrow"/>
                <w:sz w:val="20"/>
                <w:szCs w:val="20"/>
                <w:highlight w:val="yellow"/>
              </w:rPr>
              <w:t xml:space="preserve"> </w:t>
            </w:r>
            <w:r w:rsidRPr="00F97D75">
              <w:rPr>
                <w:rFonts w:ascii="Arial Narrow" w:hAnsi="Arial Narrow"/>
                <w:b/>
                <w:sz w:val="20"/>
                <w:szCs w:val="20"/>
                <w:highlight w:val="yellow"/>
              </w:rPr>
              <w:t>Profesional normativo:</w:t>
            </w:r>
          </w:p>
          <w:p w:rsidR="0094369B" w:rsidRPr="00F97D75" w:rsidRDefault="0094369B" w:rsidP="0034237B">
            <w:pPr>
              <w:pStyle w:val="Prrafodelista"/>
              <w:ind w:left="1075"/>
              <w:rPr>
                <w:rFonts w:ascii="Arial Narrow" w:hAnsi="Arial Narrow"/>
                <w:sz w:val="20"/>
                <w:szCs w:val="20"/>
                <w:highlight w:val="yellow"/>
              </w:rPr>
            </w:pPr>
            <w:r w:rsidRPr="00F97D75">
              <w:rPr>
                <w:rFonts w:ascii="Arial Narrow" w:hAnsi="Arial Narrow"/>
                <w:sz w:val="20"/>
                <w:szCs w:val="20"/>
                <w:highlight w:val="yellow"/>
              </w:rPr>
              <w:t>Se muestran todas las aduanas.</w:t>
            </w:r>
          </w:p>
          <w:p w:rsidR="0094369B" w:rsidRPr="001965EC" w:rsidRDefault="0094369B" w:rsidP="0034237B">
            <w:pPr>
              <w:pStyle w:val="Prrafodelista"/>
              <w:ind w:left="715"/>
              <w:rPr>
                <w:rFonts w:ascii="Arial Narrow" w:hAnsi="Arial Narrow"/>
                <w:b/>
                <w:sz w:val="20"/>
                <w:szCs w:val="20"/>
                <w:highlight w:val="yellow"/>
              </w:rPr>
            </w:pPr>
            <w:r w:rsidRPr="00DA00A6">
              <w:rPr>
                <w:rFonts w:ascii="Arial Narrow" w:hAnsi="Arial Narrow"/>
                <w:sz w:val="20"/>
                <w:szCs w:val="20"/>
                <w:highlight w:val="yellow"/>
              </w:rPr>
              <w:t>En cualquier caso la aduana del funcionario se muestra seleccionada por defecto</w:t>
            </w:r>
            <w:r w:rsidRPr="001965EC">
              <w:rPr>
                <w:rFonts w:ascii="Arial Narrow" w:hAnsi="Arial Narrow"/>
                <w:sz w:val="20"/>
                <w:szCs w:val="20"/>
                <w:highlight w:val="yellow"/>
              </w:rPr>
              <w:t>.</w:t>
            </w:r>
          </w:p>
          <w:p w:rsidR="0094369B" w:rsidRPr="002E113F" w:rsidRDefault="0094369B" w:rsidP="00EF6966">
            <w:pPr>
              <w:pStyle w:val="Prrafodelista"/>
              <w:numPr>
                <w:ilvl w:val="0"/>
                <w:numId w:val="79"/>
              </w:numPr>
              <w:rPr>
                <w:rFonts w:ascii="Arial Narrow" w:hAnsi="Arial Narrow"/>
                <w:sz w:val="20"/>
                <w:szCs w:val="20"/>
                <w:highlight w:val="yellow"/>
              </w:rPr>
            </w:pPr>
            <w:r w:rsidRPr="002E113F">
              <w:rPr>
                <w:rFonts w:ascii="Arial Narrow" w:hAnsi="Arial Narrow"/>
                <w:b/>
                <w:sz w:val="20"/>
                <w:szCs w:val="20"/>
                <w:highlight w:val="yellow"/>
              </w:rPr>
              <w:t>Unidad de despacho:</w:t>
            </w:r>
            <w:r w:rsidRPr="002E113F">
              <w:rPr>
                <w:rFonts w:ascii="Arial Narrow" w:hAnsi="Arial Narrow"/>
                <w:sz w:val="20"/>
                <w:szCs w:val="20"/>
                <w:highlight w:val="yellow"/>
              </w:rPr>
              <w:t xml:space="preserve"> Campo obligatorio, muestra la lista de unidades de despacho con el número y descripción de la(s) unidad(es) de despacho activa(s), de la aduana seleccionada y el rol del usuario autenticado, ordenadas por número. Por defecto se muestra seleccionada la pri</w:t>
            </w:r>
            <w:r>
              <w:rPr>
                <w:rFonts w:ascii="Arial Narrow" w:hAnsi="Arial Narrow"/>
                <w:sz w:val="20"/>
                <w:szCs w:val="20"/>
                <w:highlight w:val="yellow"/>
              </w:rPr>
              <w:t>mera unidad de despacho activa.</w:t>
            </w:r>
          </w:p>
          <w:p w:rsidR="0094369B" w:rsidRPr="005C2AAE" w:rsidRDefault="0094369B" w:rsidP="00EF6966">
            <w:pPr>
              <w:pStyle w:val="Prrafodelista"/>
              <w:numPr>
                <w:ilvl w:val="0"/>
                <w:numId w:val="79"/>
              </w:numPr>
              <w:rPr>
                <w:rFonts w:ascii="Arial Narrow" w:hAnsi="Arial Narrow"/>
                <w:color w:val="FF0000"/>
                <w:sz w:val="20"/>
                <w:szCs w:val="20"/>
                <w:highlight w:val="yellow"/>
              </w:rPr>
            </w:pPr>
            <w:r w:rsidRPr="005C2AAE">
              <w:rPr>
                <w:rFonts w:ascii="Arial Narrow" w:hAnsi="Arial Narrow"/>
                <w:b/>
                <w:color w:val="FF0000"/>
                <w:sz w:val="20"/>
                <w:szCs w:val="20"/>
                <w:highlight w:val="yellow"/>
              </w:rPr>
              <w:t xml:space="preserve">Calendario de asignaciones: </w:t>
            </w:r>
            <w:r w:rsidRPr="005C2AAE">
              <w:rPr>
                <w:rFonts w:ascii="Arial Narrow" w:hAnsi="Arial Narrow"/>
                <w:color w:val="FF0000"/>
                <w:sz w:val="20"/>
                <w:szCs w:val="20"/>
                <w:highlight w:val="yellow"/>
                <w:lang w:val="es-PE"/>
              </w:rPr>
              <w:t>muestra las asignaciones de funcionarios a zonas por fecha, en cada día se muestran tantos eventos como Turnos programados para sorteos se tengan, por defecto se muestra el mes actual, el detalle de cada evento es el siguiente:</w:t>
            </w:r>
          </w:p>
          <w:p w:rsidR="0094369B" w:rsidRPr="005C2AAE" w:rsidRDefault="0094369B" w:rsidP="00EF6966">
            <w:pPr>
              <w:pStyle w:val="Prrafodelista"/>
              <w:numPr>
                <w:ilvl w:val="0"/>
                <w:numId w:val="80"/>
              </w:numPr>
              <w:rPr>
                <w:rFonts w:ascii="Arial Narrow" w:hAnsi="Arial Narrow"/>
                <w:color w:val="FF0000"/>
                <w:sz w:val="20"/>
                <w:szCs w:val="20"/>
                <w:highlight w:val="yellow"/>
                <w:lang w:val="es-PE"/>
              </w:rPr>
            </w:pPr>
            <w:r w:rsidRPr="005C2AAE">
              <w:rPr>
                <w:rFonts w:ascii="Arial Narrow" w:hAnsi="Arial Narrow"/>
                <w:b/>
                <w:color w:val="FF0000"/>
                <w:sz w:val="20"/>
                <w:szCs w:val="20"/>
                <w:highlight w:val="yellow"/>
              </w:rPr>
              <w:t>Color</w:t>
            </w:r>
            <w:r w:rsidRPr="005C2AAE">
              <w:rPr>
                <w:rFonts w:ascii="Arial Narrow" w:hAnsi="Arial Narrow"/>
                <w:color w:val="FF0000"/>
                <w:sz w:val="20"/>
                <w:szCs w:val="20"/>
                <w:highlight w:val="yellow"/>
                <w:lang w:val="es-PE"/>
              </w:rPr>
              <w:t>: si la asignación aún se encuentra pendiente, es decir si aún no se ha realizado el sorteo de funcionarios por zona, el color del evento es rojo, en caso contrario el color es verde.</w:t>
            </w:r>
          </w:p>
          <w:p w:rsidR="0094369B" w:rsidRPr="005C2AAE" w:rsidRDefault="0094369B" w:rsidP="00EF6966">
            <w:pPr>
              <w:pStyle w:val="Prrafodelista"/>
              <w:numPr>
                <w:ilvl w:val="0"/>
                <w:numId w:val="80"/>
              </w:numPr>
              <w:rPr>
                <w:rFonts w:ascii="Arial Narrow" w:hAnsi="Arial Narrow"/>
                <w:color w:val="FF0000"/>
                <w:sz w:val="20"/>
                <w:szCs w:val="20"/>
                <w:highlight w:val="yellow"/>
                <w:lang w:val="es-PE"/>
              </w:rPr>
            </w:pPr>
            <w:r w:rsidRPr="005C2AAE">
              <w:rPr>
                <w:rFonts w:ascii="Arial Narrow" w:hAnsi="Arial Narrow"/>
                <w:b/>
                <w:color w:val="FF0000"/>
                <w:sz w:val="20"/>
                <w:szCs w:val="20"/>
                <w:highlight w:val="yellow"/>
              </w:rPr>
              <w:t>Turno</w:t>
            </w:r>
            <w:r w:rsidRPr="005C2AAE">
              <w:rPr>
                <w:rFonts w:ascii="Arial Narrow" w:hAnsi="Arial Narrow"/>
                <w:b/>
                <w:color w:val="FF0000"/>
                <w:sz w:val="20"/>
                <w:szCs w:val="20"/>
                <w:highlight w:val="yellow"/>
                <w:lang w:val="es-PE"/>
              </w:rPr>
              <w:t>:</w:t>
            </w:r>
            <w:r w:rsidRPr="005C2AAE">
              <w:rPr>
                <w:rFonts w:ascii="Arial Narrow" w:hAnsi="Arial Narrow"/>
                <w:color w:val="FF0000"/>
                <w:sz w:val="20"/>
                <w:szCs w:val="20"/>
                <w:highlight w:val="yellow"/>
                <w:lang w:val="es-PE"/>
              </w:rPr>
              <w:t xml:space="preserve"> muestra el nombre del turno al cual pertenece el evento, tiene el siguiente formato: Turno &lt;</w:t>
            </w:r>
            <w:proofErr w:type="spellStart"/>
            <w:r w:rsidRPr="005C2AAE">
              <w:rPr>
                <w:rFonts w:ascii="Arial Narrow" w:hAnsi="Arial Narrow"/>
                <w:color w:val="FF0000"/>
                <w:sz w:val="20"/>
                <w:szCs w:val="20"/>
                <w:highlight w:val="yellow"/>
                <w:lang w:val="es-PE"/>
              </w:rPr>
              <w:t>nombreTurno</w:t>
            </w:r>
            <w:proofErr w:type="spellEnd"/>
            <w:r w:rsidRPr="005C2AAE">
              <w:rPr>
                <w:rFonts w:ascii="Arial Narrow" w:hAnsi="Arial Narrow"/>
                <w:color w:val="FF0000"/>
                <w:sz w:val="20"/>
                <w:szCs w:val="20"/>
                <w:highlight w:val="yellow"/>
                <w:lang w:val="es-PE"/>
              </w:rPr>
              <w:t>&gt;.</w:t>
            </w:r>
          </w:p>
          <w:p w:rsidR="0094369B" w:rsidRPr="005C2AAE" w:rsidRDefault="0094369B" w:rsidP="00EF6966">
            <w:pPr>
              <w:pStyle w:val="Prrafodelista"/>
              <w:numPr>
                <w:ilvl w:val="0"/>
                <w:numId w:val="80"/>
              </w:numPr>
              <w:rPr>
                <w:rFonts w:ascii="Arial Narrow" w:hAnsi="Arial Narrow"/>
                <w:color w:val="FF0000"/>
                <w:sz w:val="20"/>
                <w:szCs w:val="20"/>
                <w:highlight w:val="yellow"/>
                <w:lang w:val="es-PE"/>
              </w:rPr>
            </w:pPr>
            <w:r w:rsidRPr="005C2AAE">
              <w:rPr>
                <w:rFonts w:ascii="Arial Narrow" w:hAnsi="Arial Narrow"/>
                <w:b/>
                <w:color w:val="FF0000"/>
                <w:sz w:val="20"/>
                <w:szCs w:val="20"/>
                <w:highlight w:val="yellow"/>
              </w:rPr>
              <w:t>Cantidad</w:t>
            </w:r>
            <w:r w:rsidRPr="005C2AAE">
              <w:rPr>
                <w:rFonts w:ascii="Arial Narrow" w:hAnsi="Arial Narrow"/>
                <w:color w:val="FF0000"/>
                <w:sz w:val="20"/>
                <w:szCs w:val="20"/>
                <w:highlight w:val="yellow"/>
                <w:lang w:val="es-PE"/>
              </w:rPr>
              <w:t xml:space="preserve"> </w:t>
            </w:r>
            <w:r w:rsidRPr="005C2AAE">
              <w:rPr>
                <w:rFonts w:ascii="Arial Narrow" w:hAnsi="Arial Narrow"/>
                <w:b/>
                <w:color w:val="FF0000"/>
                <w:sz w:val="20"/>
                <w:szCs w:val="20"/>
                <w:highlight w:val="yellow"/>
                <w:lang w:val="es-PE"/>
              </w:rPr>
              <w:t>de funcionarios:</w:t>
            </w:r>
            <w:r w:rsidRPr="005C2AAE">
              <w:rPr>
                <w:rFonts w:ascii="Arial Narrow" w:hAnsi="Arial Narrow"/>
                <w:color w:val="FF0000"/>
                <w:sz w:val="20"/>
                <w:szCs w:val="20"/>
                <w:highlight w:val="yellow"/>
                <w:lang w:val="es-PE"/>
              </w:rPr>
              <w:t xml:space="preserve"> muestra la cantidad de funcionarios que contiene la asignación, tiene le siguiente formato: &lt;</w:t>
            </w:r>
            <w:proofErr w:type="spellStart"/>
            <w:r w:rsidRPr="005C2AAE">
              <w:rPr>
                <w:rFonts w:ascii="Arial Narrow" w:hAnsi="Arial Narrow"/>
                <w:color w:val="FF0000"/>
                <w:sz w:val="20"/>
                <w:szCs w:val="20"/>
                <w:highlight w:val="yellow"/>
                <w:lang w:val="es-PE"/>
              </w:rPr>
              <w:t>cantidadFuncionarios</w:t>
            </w:r>
            <w:proofErr w:type="spellEnd"/>
            <w:r w:rsidRPr="005C2AAE">
              <w:rPr>
                <w:rFonts w:ascii="Arial Narrow" w:hAnsi="Arial Narrow"/>
                <w:color w:val="FF0000"/>
                <w:sz w:val="20"/>
                <w:szCs w:val="20"/>
                <w:highlight w:val="yellow"/>
                <w:lang w:val="es-PE"/>
              </w:rPr>
              <w:t>&gt; Funcionarios.</w:t>
            </w:r>
          </w:p>
          <w:p w:rsidR="0094369B" w:rsidRPr="005C2AAE" w:rsidRDefault="0094369B" w:rsidP="00EF6966">
            <w:pPr>
              <w:pStyle w:val="Prrafodelista"/>
              <w:numPr>
                <w:ilvl w:val="0"/>
                <w:numId w:val="80"/>
              </w:numPr>
              <w:rPr>
                <w:rFonts w:ascii="Arial Narrow" w:hAnsi="Arial Narrow"/>
                <w:color w:val="FF0000"/>
                <w:sz w:val="20"/>
                <w:szCs w:val="20"/>
                <w:highlight w:val="yellow"/>
              </w:rPr>
            </w:pPr>
            <w:r w:rsidRPr="005C2AAE">
              <w:rPr>
                <w:rFonts w:ascii="Arial Narrow" w:hAnsi="Arial Narrow"/>
                <w:b/>
                <w:color w:val="FF0000"/>
                <w:sz w:val="20"/>
                <w:szCs w:val="20"/>
                <w:highlight w:val="yellow"/>
              </w:rPr>
              <w:t xml:space="preserve">Zonas: </w:t>
            </w:r>
            <w:r w:rsidRPr="005C2AAE">
              <w:rPr>
                <w:rFonts w:ascii="Arial Narrow" w:hAnsi="Arial Narrow"/>
                <w:color w:val="FF0000"/>
                <w:sz w:val="20"/>
                <w:szCs w:val="20"/>
                <w:highlight w:val="yellow"/>
                <w:lang w:val="es-PE"/>
              </w:rPr>
              <w:t>muestra la cantidad de zonas que contiene la asignación, tiene le siguiente formato: &lt;</w:t>
            </w:r>
            <w:proofErr w:type="spellStart"/>
            <w:r w:rsidRPr="005C2AAE">
              <w:rPr>
                <w:rFonts w:ascii="Arial Narrow" w:hAnsi="Arial Narrow"/>
                <w:color w:val="FF0000"/>
                <w:sz w:val="20"/>
                <w:szCs w:val="20"/>
                <w:highlight w:val="yellow"/>
                <w:lang w:val="es-PE"/>
              </w:rPr>
              <w:t>cantidadZonas</w:t>
            </w:r>
            <w:proofErr w:type="spellEnd"/>
            <w:r w:rsidRPr="005C2AAE">
              <w:rPr>
                <w:rFonts w:ascii="Arial Narrow" w:hAnsi="Arial Narrow"/>
                <w:color w:val="FF0000"/>
                <w:sz w:val="20"/>
                <w:szCs w:val="20"/>
                <w:highlight w:val="yellow"/>
                <w:lang w:val="es-PE"/>
              </w:rPr>
              <w:t>&gt; Zonas</w:t>
            </w:r>
            <w:r w:rsidRPr="005C2AAE">
              <w:rPr>
                <w:rFonts w:ascii="Arial Narrow" w:hAnsi="Arial Narrow"/>
                <w:color w:val="FF0000"/>
                <w:sz w:val="20"/>
                <w:szCs w:val="20"/>
                <w:highlight w:val="yellow"/>
              </w:rPr>
              <w:t>.</w:t>
            </w:r>
          </w:p>
          <w:p w:rsidR="0094369B" w:rsidRPr="005C2AAE" w:rsidRDefault="0094369B" w:rsidP="00EF6966">
            <w:pPr>
              <w:pStyle w:val="Prrafodelista"/>
              <w:numPr>
                <w:ilvl w:val="0"/>
                <w:numId w:val="80"/>
              </w:numPr>
              <w:rPr>
                <w:rFonts w:ascii="Arial Narrow" w:hAnsi="Arial Narrow"/>
                <w:color w:val="FF0000"/>
                <w:sz w:val="20"/>
                <w:szCs w:val="20"/>
                <w:highlight w:val="yellow"/>
              </w:rPr>
            </w:pPr>
            <w:r w:rsidRPr="005C2AAE">
              <w:rPr>
                <w:rFonts w:ascii="Arial Narrow" w:hAnsi="Arial Narrow"/>
                <w:b/>
                <w:color w:val="FF0000"/>
                <w:sz w:val="20"/>
                <w:szCs w:val="20"/>
                <w:highlight w:val="yellow"/>
              </w:rPr>
              <w:t xml:space="preserve">Estado: </w:t>
            </w:r>
            <w:r w:rsidRPr="005C2AAE">
              <w:rPr>
                <w:rFonts w:ascii="Arial Narrow" w:hAnsi="Arial Narrow"/>
                <w:color w:val="FF0000"/>
                <w:sz w:val="20"/>
                <w:szCs w:val="20"/>
                <w:highlight w:val="yellow"/>
              </w:rPr>
              <w:t>muestra el estado de la asignación, si ya se realizó el sorteo de asignación entonces el estado que se muestra es Estado Asignado, en caso contrario se muestra Estado Pendiente.</w:t>
            </w:r>
          </w:p>
          <w:p w:rsidR="0094369B" w:rsidRPr="0094369B" w:rsidRDefault="0094369B" w:rsidP="00EF6966">
            <w:pPr>
              <w:pStyle w:val="Prrafodelista"/>
              <w:numPr>
                <w:ilvl w:val="0"/>
                <w:numId w:val="80"/>
              </w:numPr>
              <w:rPr>
                <w:rFonts w:ascii="Arial Narrow" w:hAnsi="Arial Narrow"/>
                <w:sz w:val="20"/>
                <w:szCs w:val="20"/>
                <w:highlight w:val="yellow"/>
              </w:rPr>
            </w:pPr>
            <w:r w:rsidRPr="005C2AAE">
              <w:rPr>
                <w:rFonts w:ascii="Arial Narrow" w:hAnsi="Arial Narrow"/>
                <w:b/>
                <w:color w:val="FF0000"/>
                <w:sz w:val="20"/>
                <w:szCs w:val="20"/>
                <w:highlight w:val="yellow"/>
              </w:rPr>
              <w:lastRenderedPageBreak/>
              <w:t xml:space="preserve">Clic: </w:t>
            </w:r>
            <w:r w:rsidRPr="005C2AAE">
              <w:rPr>
                <w:rFonts w:ascii="Arial Narrow" w:hAnsi="Arial Narrow"/>
                <w:color w:val="FF0000"/>
                <w:sz w:val="20"/>
                <w:szCs w:val="20"/>
                <w:highlight w:val="yellow"/>
              </w:rPr>
              <w:t>para cualquier estado,</w:t>
            </w:r>
            <w:r w:rsidRPr="005C2AAE">
              <w:rPr>
                <w:rFonts w:ascii="Arial Narrow" w:hAnsi="Arial Narrow"/>
                <w:b/>
                <w:color w:val="FF0000"/>
                <w:sz w:val="20"/>
                <w:szCs w:val="20"/>
                <w:highlight w:val="yellow"/>
              </w:rPr>
              <w:t xml:space="preserve"> </w:t>
            </w:r>
            <w:r w:rsidRPr="005C2AAE">
              <w:rPr>
                <w:rFonts w:ascii="Arial Narrow" w:hAnsi="Arial Narrow"/>
                <w:color w:val="FF0000"/>
                <w:sz w:val="20"/>
                <w:szCs w:val="20"/>
                <w:highlight w:val="yellow"/>
              </w:rPr>
              <w:t>el evento está habilitado para ser seleccionado y presionado por el actor.</w:t>
            </w:r>
          </w:p>
          <w:p w:rsidR="0094369B" w:rsidRPr="0094369B" w:rsidRDefault="0094369B" w:rsidP="00EF6966">
            <w:pPr>
              <w:pStyle w:val="NormalWeb"/>
              <w:numPr>
                <w:ilvl w:val="1"/>
                <w:numId w:val="58"/>
              </w:numPr>
              <w:spacing w:before="0" w:beforeAutospacing="0" w:after="0" w:afterAutospacing="0"/>
              <w:ind w:left="355" w:hanging="355"/>
              <w:rPr>
                <w:rFonts w:ascii="Arial Narrow" w:hAnsi="Arial Narrow"/>
                <w:highlight w:val="yellow"/>
              </w:rPr>
            </w:pPr>
            <w:r w:rsidRPr="002E113F">
              <w:rPr>
                <w:rFonts w:ascii="Arial Narrow" w:hAnsi="Arial Narrow"/>
                <w:highlight w:val="yellow"/>
              </w:rPr>
              <w:t>El sistema carga la lista de asignaciones acorde a los datos de los campos</w:t>
            </w:r>
            <w:r>
              <w:rPr>
                <w:rFonts w:ascii="Arial Narrow" w:hAnsi="Arial Narrow"/>
                <w:highlight w:val="yellow"/>
              </w:rPr>
              <w:t xml:space="preserve"> seleccionados</w:t>
            </w:r>
            <w:r w:rsidRPr="002E113F">
              <w:rPr>
                <w:rFonts w:ascii="Arial Narrow" w:hAnsi="Arial Narrow"/>
                <w:highlight w:val="yellow"/>
              </w:rPr>
              <w:t>.</w:t>
            </w:r>
          </w:p>
        </w:tc>
      </w:tr>
      <w:tr w:rsidR="00B80072" w:rsidRPr="002E113F" w:rsidTr="004D4441">
        <w:tc>
          <w:tcPr>
            <w:tcW w:w="567" w:type="dxa"/>
            <w:tcBorders>
              <w:top w:val="single" w:sz="6" w:space="0" w:color="000000"/>
              <w:left w:val="single" w:sz="6" w:space="0" w:color="000000"/>
              <w:bottom w:val="single" w:sz="6" w:space="0" w:color="000000"/>
              <w:right w:val="single" w:sz="6" w:space="0" w:color="000000"/>
            </w:tcBorders>
          </w:tcPr>
          <w:p w:rsidR="00B80072" w:rsidRPr="002E113F" w:rsidRDefault="00B80072" w:rsidP="00EF6966">
            <w:pPr>
              <w:pStyle w:val="NormalWeb"/>
              <w:numPr>
                <w:ilvl w:val="0"/>
                <w:numId w:val="58"/>
              </w:numPr>
              <w:spacing w:before="0" w:beforeAutospacing="0" w:after="0" w:afterAutospacing="0"/>
              <w:ind w:left="356" w:hanging="287"/>
              <w:rPr>
                <w:rFonts w:ascii="Arial Narrow" w:eastAsia="Times New Roman" w:hAnsi="Arial Narrow"/>
                <w:highlight w:val="yellow"/>
              </w:rPr>
            </w:pPr>
          </w:p>
        </w:tc>
        <w:tc>
          <w:tcPr>
            <w:tcW w:w="3119" w:type="dxa"/>
            <w:tcBorders>
              <w:top w:val="single" w:sz="6" w:space="0" w:color="000000"/>
              <w:left w:val="single" w:sz="6" w:space="0" w:color="000000"/>
              <w:bottom w:val="single" w:sz="6" w:space="0" w:color="000000"/>
              <w:right w:val="single" w:sz="6" w:space="0" w:color="000000"/>
            </w:tcBorders>
          </w:tcPr>
          <w:p w:rsidR="00B80072" w:rsidRPr="002E113F" w:rsidRDefault="00B80072" w:rsidP="00B04AA5">
            <w:pPr>
              <w:pStyle w:val="Num-DocParagraph"/>
              <w:tabs>
                <w:tab w:val="left" w:pos="708"/>
              </w:tabs>
              <w:spacing w:before="40" w:after="40"/>
              <w:rPr>
                <w:rFonts w:ascii="Arial Narrow" w:hAnsi="Arial Narrow"/>
                <w:sz w:val="20"/>
                <w:highlight w:val="yellow"/>
                <w:lang w:val="es-PE"/>
              </w:rPr>
            </w:pPr>
            <w:r w:rsidRPr="002E113F">
              <w:rPr>
                <w:rFonts w:ascii="Arial Narrow" w:hAnsi="Arial Narrow" w:cs="Arial"/>
                <w:b w:val="0"/>
                <w:sz w:val="20"/>
                <w:highlight w:val="yellow"/>
                <w:lang w:val="es-ES"/>
              </w:rPr>
              <w:t>El usuario selecciona Unidad de despacho</w:t>
            </w:r>
            <w:r w:rsidRPr="002E113F">
              <w:rPr>
                <w:rFonts w:ascii="Arial Narrow" w:hAnsi="Arial Narrow" w:cs="Arial"/>
                <w:sz w:val="20"/>
                <w:highlight w:val="yellow"/>
                <w:lang w:val="es-ES"/>
              </w:rPr>
              <w:t xml:space="preserve"> </w:t>
            </w:r>
          </w:p>
        </w:tc>
        <w:tc>
          <w:tcPr>
            <w:tcW w:w="5670" w:type="dxa"/>
            <w:gridSpan w:val="2"/>
            <w:tcBorders>
              <w:top w:val="single" w:sz="6" w:space="0" w:color="000000"/>
              <w:left w:val="single" w:sz="6" w:space="0" w:color="000000"/>
              <w:bottom w:val="single" w:sz="6" w:space="0" w:color="000000"/>
              <w:right w:val="single" w:sz="6" w:space="0" w:color="000000"/>
            </w:tcBorders>
          </w:tcPr>
          <w:p w:rsidR="00B80072" w:rsidRPr="002E113F" w:rsidRDefault="00B80072" w:rsidP="00EF6966">
            <w:pPr>
              <w:pStyle w:val="NormalWeb"/>
              <w:numPr>
                <w:ilvl w:val="1"/>
                <w:numId w:val="58"/>
              </w:numPr>
              <w:spacing w:before="0" w:beforeAutospacing="0" w:after="0" w:afterAutospacing="0"/>
              <w:ind w:left="355" w:hanging="355"/>
              <w:rPr>
                <w:rFonts w:ascii="Arial Narrow" w:hAnsi="Arial Narrow"/>
                <w:highlight w:val="yellow"/>
              </w:rPr>
            </w:pPr>
            <w:r w:rsidRPr="002E113F">
              <w:rPr>
                <w:rFonts w:ascii="Arial Narrow" w:hAnsi="Arial Narrow"/>
                <w:highlight w:val="yellow"/>
              </w:rPr>
              <w:t xml:space="preserve">El sistema obtiene </w:t>
            </w:r>
            <w:r w:rsidR="00B17BBA">
              <w:rPr>
                <w:rFonts w:ascii="Arial Narrow" w:hAnsi="Arial Narrow"/>
                <w:highlight w:val="yellow"/>
              </w:rPr>
              <w:t>las asignaciones disponibles</w:t>
            </w:r>
            <w:r w:rsidR="000A3AE7">
              <w:rPr>
                <w:rFonts w:ascii="Arial Narrow" w:hAnsi="Arial Narrow"/>
                <w:highlight w:val="yellow"/>
              </w:rPr>
              <w:t xml:space="preserve"> y actualiza el contenido del calendario.</w:t>
            </w:r>
          </w:p>
        </w:tc>
      </w:tr>
      <w:tr w:rsidR="005C2AAE" w:rsidRPr="005C2AAE" w:rsidTr="004D4441">
        <w:trPr>
          <w:trHeight w:val="341"/>
        </w:trPr>
        <w:tc>
          <w:tcPr>
            <w:tcW w:w="567" w:type="dxa"/>
            <w:tcBorders>
              <w:top w:val="single" w:sz="6" w:space="0" w:color="000000"/>
              <w:left w:val="single" w:sz="6" w:space="0" w:color="000000"/>
              <w:right w:val="single" w:sz="6" w:space="0" w:color="000000"/>
            </w:tcBorders>
          </w:tcPr>
          <w:p w:rsidR="00563706" w:rsidRPr="005C2AAE" w:rsidRDefault="00563706" w:rsidP="00EF6966">
            <w:pPr>
              <w:pStyle w:val="NormalWeb"/>
              <w:numPr>
                <w:ilvl w:val="0"/>
                <w:numId w:val="58"/>
              </w:numPr>
              <w:spacing w:before="0" w:beforeAutospacing="0" w:after="0" w:afterAutospacing="0"/>
              <w:ind w:left="356" w:hanging="287"/>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563706" w:rsidRPr="005C2AAE" w:rsidRDefault="00563706" w:rsidP="00357B4F">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sidR="00357B4F" w:rsidRPr="005C2AAE">
              <w:rPr>
                <w:rFonts w:ascii="Arial Narrow" w:hAnsi="Arial Narrow"/>
                <w:color w:val="FF0000"/>
                <w:highlight w:val="yellow"/>
              </w:rPr>
              <w:t>un evento</w:t>
            </w:r>
          </w:p>
        </w:tc>
        <w:tc>
          <w:tcPr>
            <w:tcW w:w="5670" w:type="dxa"/>
            <w:gridSpan w:val="2"/>
            <w:tcBorders>
              <w:top w:val="single" w:sz="6" w:space="0" w:color="000000"/>
              <w:left w:val="single" w:sz="6" w:space="0" w:color="000000"/>
              <w:right w:val="single" w:sz="6" w:space="0" w:color="000000"/>
            </w:tcBorders>
          </w:tcPr>
          <w:p w:rsidR="00357B4F" w:rsidRPr="005C2AAE" w:rsidRDefault="00563706" w:rsidP="00EF6966">
            <w:pPr>
              <w:pStyle w:val="NormalWeb"/>
              <w:numPr>
                <w:ilvl w:val="1"/>
                <w:numId w:val="58"/>
              </w:numPr>
              <w:spacing w:before="0" w:beforeAutospacing="0" w:after="0" w:afterAutospacing="0"/>
              <w:ind w:left="355" w:hanging="355"/>
              <w:rPr>
                <w:rFonts w:ascii="Arial Narrow" w:hAnsi="Arial Narrow"/>
                <w:color w:val="FF0000"/>
                <w:highlight w:val="yellow"/>
              </w:rPr>
            </w:pPr>
            <w:r w:rsidRPr="005C2AAE">
              <w:rPr>
                <w:rFonts w:ascii="Arial Narrow" w:hAnsi="Arial Narrow"/>
                <w:color w:val="FF0000"/>
                <w:highlight w:val="yellow"/>
              </w:rPr>
              <w:t xml:space="preserve">El sistema </w:t>
            </w:r>
            <w:r w:rsidR="00357B4F" w:rsidRPr="005C2AAE">
              <w:rPr>
                <w:rFonts w:ascii="Arial Narrow" w:hAnsi="Arial Narrow"/>
                <w:color w:val="FF0000"/>
                <w:highlight w:val="yellow"/>
              </w:rPr>
              <w:t>valida el estado de la asignación:</w:t>
            </w:r>
          </w:p>
          <w:p w:rsidR="00563706" w:rsidRPr="005C2AAE" w:rsidRDefault="00357B4F" w:rsidP="00EF6966">
            <w:pPr>
              <w:pStyle w:val="Prrafodelista"/>
              <w:numPr>
                <w:ilvl w:val="0"/>
                <w:numId w:val="79"/>
              </w:numPr>
              <w:rPr>
                <w:rFonts w:ascii="Arial Narrow" w:hAnsi="Arial Narrow"/>
                <w:color w:val="FF0000"/>
                <w:sz w:val="20"/>
                <w:szCs w:val="20"/>
                <w:highlight w:val="yellow"/>
              </w:rPr>
            </w:pPr>
            <w:r w:rsidRPr="005C2AAE">
              <w:rPr>
                <w:rFonts w:ascii="Arial Narrow" w:hAnsi="Arial Narrow"/>
                <w:color w:val="FF0000"/>
                <w:sz w:val="20"/>
                <w:szCs w:val="20"/>
                <w:highlight w:val="yellow"/>
              </w:rPr>
              <w:t>Si el estado es pendiente entonces el sistema muestra IU019 y continúa en CUS11.</w:t>
            </w:r>
          </w:p>
          <w:p w:rsidR="00357B4F" w:rsidRPr="005C2AAE" w:rsidRDefault="00357B4F" w:rsidP="00EF6966">
            <w:pPr>
              <w:pStyle w:val="Prrafodelista"/>
              <w:numPr>
                <w:ilvl w:val="0"/>
                <w:numId w:val="79"/>
              </w:numPr>
              <w:rPr>
                <w:rFonts w:ascii="Arial Narrow" w:hAnsi="Arial Narrow"/>
                <w:color w:val="FF0000"/>
                <w:sz w:val="20"/>
                <w:szCs w:val="20"/>
                <w:highlight w:val="yellow"/>
              </w:rPr>
            </w:pPr>
            <w:r w:rsidRPr="005C2AAE">
              <w:rPr>
                <w:rFonts w:ascii="Arial Narrow" w:hAnsi="Arial Narrow"/>
                <w:color w:val="FF0000"/>
                <w:sz w:val="20"/>
                <w:szCs w:val="20"/>
                <w:highlight w:val="yellow"/>
              </w:rPr>
              <w:t>Si el estado es asignado entonces continúa en A1.</w:t>
            </w:r>
          </w:p>
        </w:tc>
      </w:tr>
      <w:tr w:rsidR="001318B5" w:rsidRPr="002E113F"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7. Flujo alternativo</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left"/>
              <w:rPr>
                <w:rFonts w:ascii="Arial Narrow" w:eastAsia="Times New Roman" w:hAnsi="Arial Narrow" w:cs="Times New Roman"/>
                <w:highlight w:val="yellow"/>
              </w:rPr>
            </w:pPr>
            <w:r w:rsidRPr="002E113F">
              <w:rPr>
                <w:rFonts w:ascii="Arial Narrow" w:eastAsia="Times New Roman" w:hAnsi="Arial Narrow" w:cs="Times New Roman"/>
                <w:highlight w:val="yellow"/>
              </w:rPr>
              <w:t>Flujo alternativo A1</w:t>
            </w:r>
          </w:p>
        </w:tc>
      </w:tr>
      <w:tr w:rsidR="001318B5" w:rsidRPr="002E113F"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Acción del Actor</w:t>
            </w:r>
          </w:p>
        </w:tc>
        <w:tc>
          <w:tcPr>
            <w:tcW w:w="5670"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Respuesta del Sistema</w:t>
            </w:r>
          </w:p>
        </w:tc>
      </w:tr>
      <w:tr w:rsidR="008E1B6E" w:rsidRPr="005C2AAE" w:rsidTr="00C25481">
        <w:trPr>
          <w:trHeight w:val="341"/>
        </w:trPr>
        <w:tc>
          <w:tcPr>
            <w:tcW w:w="567" w:type="dxa"/>
            <w:tcBorders>
              <w:top w:val="single" w:sz="6" w:space="0" w:color="000000"/>
              <w:left w:val="single" w:sz="6" w:space="0" w:color="000000"/>
              <w:right w:val="single" w:sz="6" w:space="0" w:color="000000"/>
            </w:tcBorders>
          </w:tcPr>
          <w:p w:rsidR="008E1B6E" w:rsidRPr="005C2AAE" w:rsidRDefault="008E1B6E"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8E1B6E" w:rsidRPr="005C2AAE" w:rsidRDefault="008E1B6E" w:rsidP="00C25481">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El actor presiona un evento con estado asignado</w:t>
            </w:r>
          </w:p>
        </w:tc>
        <w:tc>
          <w:tcPr>
            <w:tcW w:w="5670" w:type="dxa"/>
            <w:gridSpan w:val="2"/>
            <w:tcBorders>
              <w:top w:val="single" w:sz="6" w:space="0" w:color="000000"/>
              <w:left w:val="single" w:sz="6" w:space="0" w:color="000000"/>
              <w:right w:val="single" w:sz="6" w:space="0" w:color="000000"/>
            </w:tcBorders>
          </w:tcPr>
          <w:p w:rsidR="008E1B6E" w:rsidRPr="005C2AAE" w:rsidRDefault="008E1B6E" w:rsidP="00EF6966">
            <w:pPr>
              <w:pStyle w:val="NormalWeb"/>
              <w:numPr>
                <w:ilvl w:val="1"/>
                <w:numId w:val="106"/>
              </w:numPr>
              <w:spacing w:before="0" w:beforeAutospacing="0" w:after="0" w:afterAutospacing="0"/>
              <w:ind w:left="355"/>
              <w:rPr>
                <w:rFonts w:ascii="Arial Narrow" w:hAnsi="Arial Narrow"/>
                <w:color w:val="FF0000"/>
                <w:highlight w:val="yellow"/>
              </w:rPr>
            </w:pPr>
            <w:r w:rsidRPr="005C2AAE">
              <w:rPr>
                <w:rFonts w:ascii="Arial Narrow" w:hAnsi="Arial Narrow"/>
                <w:color w:val="FF0000"/>
                <w:highlight w:val="yellow"/>
              </w:rPr>
              <w:t>El sistema muestra IU018 con los siguientes campos:</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Aduana:</w:t>
            </w:r>
            <w:r>
              <w:rPr>
                <w:rFonts w:ascii="Arial Narrow" w:hAnsi="Arial Narrow"/>
                <w:color w:val="FF0000"/>
                <w:sz w:val="20"/>
                <w:szCs w:val="20"/>
                <w:highlight w:val="yellow"/>
              </w:rPr>
              <w:t xml:space="preserve"> nombre de la aduana de la asignación</w:t>
            </w:r>
            <w:r w:rsidRPr="005C2AAE">
              <w:rPr>
                <w:rFonts w:ascii="Arial Narrow" w:hAnsi="Arial Narrow"/>
                <w:color w:val="FF0000"/>
                <w:sz w:val="20"/>
                <w:szCs w:val="20"/>
                <w:highlight w:val="yellow"/>
              </w:rPr>
              <w:t>.</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Unidad de despacho:</w:t>
            </w:r>
            <w:r>
              <w:rPr>
                <w:rFonts w:ascii="Arial Narrow" w:hAnsi="Arial Narrow"/>
                <w:color w:val="FF0000"/>
                <w:sz w:val="20"/>
                <w:szCs w:val="20"/>
                <w:highlight w:val="yellow"/>
              </w:rPr>
              <w:t xml:space="preserve"> nombre de la unidad de despacho de la asignación.</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Turno:</w:t>
            </w:r>
            <w:r>
              <w:rPr>
                <w:rFonts w:ascii="Arial Narrow" w:hAnsi="Arial Narrow"/>
                <w:color w:val="FF0000"/>
                <w:sz w:val="20"/>
                <w:szCs w:val="20"/>
                <w:highlight w:val="yellow"/>
              </w:rPr>
              <w:t xml:space="preserve"> nombre del turno de la asignación.</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 xml:space="preserve">Fecha: </w:t>
            </w:r>
            <w:r>
              <w:rPr>
                <w:rFonts w:ascii="Arial Narrow" w:hAnsi="Arial Narrow"/>
                <w:color w:val="FF0000"/>
                <w:sz w:val="20"/>
                <w:szCs w:val="20"/>
                <w:highlight w:val="yellow"/>
              </w:rPr>
              <w:t>fecha de la asignación.</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Tipo de asignación:</w:t>
            </w:r>
            <w:r>
              <w:rPr>
                <w:rFonts w:ascii="Arial Narrow" w:hAnsi="Arial Narrow"/>
                <w:color w:val="FF0000"/>
                <w:sz w:val="20"/>
                <w:szCs w:val="20"/>
                <w:highlight w:val="yellow"/>
              </w:rPr>
              <w:t xml:space="preserve"> la descripción del tipo de asignación.</w:t>
            </w:r>
          </w:p>
          <w:p w:rsidR="008E1B6E" w:rsidRDefault="008E1B6E" w:rsidP="00EF6966">
            <w:pPr>
              <w:pStyle w:val="Prrafodelista"/>
              <w:numPr>
                <w:ilvl w:val="0"/>
                <w:numId w:val="79"/>
              </w:numPr>
              <w:rPr>
                <w:rFonts w:ascii="Arial Narrow" w:hAnsi="Arial Narrow"/>
                <w:color w:val="FF0000"/>
                <w:sz w:val="20"/>
                <w:szCs w:val="20"/>
                <w:highlight w:val="yellow"/>
              </w:rPr>
            </w:pPr>
            <w:r>
              <w:rPr>
                <w:rFonts w:ascii="Arial Narrow" w:hAnsi="Arial Narrow"/>
                <w:b/>
                <w:color w:val="FF0000"/>
                <w:sz w:val="20"/>
                <w:szCs w:val="20"/>
                <w:highlight w:val="yellow"/>
              </w:rPr>
              <w:t>Lista de asignación:</w:t>
            </w:r>
            <w:r>
              <w:rPr>
                <w:rFonts w:ascii="Arial Narrow" w:hAnsi="Arial Narrow"/>
                <w:color w:val="FF0000"/>
                <w:sz w:val="20"/>
                <w:szCs w:val="20"/>
                <w:highlight w:val="yellow"/>
              </w:rPr>
              <w:t xml:space="preserve"> muestra la lista de asignaciones de funcionarios por zona, tiene las siguientes columnas:</w:t>
            </w:r>
          </w:p>
          <w:p w:rsidR="008E1B6E" w:rsidRDefault="008E1B6E"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Zona:</w:t>
            </w:r>
            <w:r>
              <w:rPr>
                <w:rFonts w:ascii="Arial Narrow" w:hAnsi="Arial Narrow"/>
                <w:color w:val="FF0000"/>
                <w:sz w:val="20"/>
                <w:szCs w:val="20"/>
                <w:highlight w:val="yellow"/>
              </w:rPr>
              <w:t xml:space="preserve"> nombre de la zona de la asignación.</w:t>
            </w:r>
          </w:p>
          <w:p w:rsidR="008E1B6E" w:rsidRDefault="008E1B6E"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Cantidad:</w:t>
            </w:r>
            <w:r>
              <w:rPr>
                <w:rFonts w:ascii="Arial Narrow" w:hAnsi="Arial Narrow"/>
                <w:color w:val="FF0000"/>
                <w:sz w:val="20"/>
                <w:szCs w:val="20"/>
                <w:highlight w:val="yellow"/>
              </w:rPr>
              <w:t xml:space="preserve"> cantidad de funcionarios asignados a esa zona.</w:t>
            </w:r>
          </w:p>
          <w:p w:rsidR="008E1B6E" w:rsidRDefault="008E1B6E" w:rsidP="00EF6966">
            <w:pPr>
              <w:pStyle w:val="Prrafodelista"/>
              <w:numPr>
                <w:ilvl w:val="0"/>
                <w:numId w:val="80"/>
              </w:numPr>
              <w:rPr>
                <w:rFonts w:ascii="Arial Narrow" w:hAnsi="Arial Narrow"/>
                <w:color w:val="FF0000"/>
                <w:sz w:val="20"/>
                <w:szCs w:val="20"/>
                <w:highlight w:val="yellow"/>
              </w:rPr>
            </w:pPr>
            <w:r>
              <w:rPr>
                <w:rFonts w:ascii="Arial Narrow" w:hAnsi="Arial Narrow"/>
                <w:b/>
                <w:color w:val="FF0000"/>
                <w:sz w:val="20"/>
                <w:szCs w:val="20"/>
                <w:highlight w:val="yellow"/>
              </w:rPr>
              <w:t>Funcionario:</w:t>
            </w:r>
            <w:r>
              <w:rPr>
                <w:rFonts w:ascii="Arial Narrow" w:hAnsi="Arial Narrow"/>
                <w:color w:val="FF0000"/>
                <w:sz w:val="20"/>
                <w:szCs w:val="20"/>
                <w:highlight w:val="yellow"/>
              </w:rPr>
              <w:t xml:space="preserve"> código, nombres y apellidos del funcionarios asignado.</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Botón Revertir:</w:t>
            </w:r>
            <w:r>
              <w:rPr>
                <w:rFonts w:ascii="Arial Narrow" w:hAnsi="Arial Narrow"/>
                <w:color w:val="FF0000"/>
                <w:sz w:val="20"/>
                <w:szCs w:val="20"/>
                <w:highlight w:val="yellow"/>
              </w:rPr>
              <w:t xml:space="preserve"> permite revertir la asignación, si la fecha de la asignación es menor a la fecha actual o si la fecha de la asignación es igual que la fecha actual y la hora de inicio del turno es menor que 1 hora que la hora actual entonces el botón se oculta y deshabilita, caso contrario se muestra y deshabilita.</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Botón Cerrar:</w:t>
            </w:r>
            <w:r>
              <w:rPr>
                <w:rFonts w:ascii="Arial Narrow" w:hAnsi="Arial Narrow"/>
                <w:color w:val="FF0000"/>
                <w:sz w:val="20"/>
                <w:szCs w:val="20"/>
                <w:highlight w:val="yellow"/>
              </w:rPr>
              <w:t xml:space="preserve"> permite cerrar la ventana.</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Motivo</w:t>
            </w:r>
            <w:r>
              <w:rPr>
                <w:rFonts w:ascii="Arial Narrow" w:hAnsi="Arial Narrow"/>
                <w:color w:val="FF0000"/>
                <w:sz w:val="20"/>
                <w:szCs w:val="20"/>
                <w:highlight w:val="yellow"/>
              </w:rPr>
              <w:t>: campo de texto que permite ingresar el motivo de la reversión de la asignación, solo se muestra cuando se presiona el botón revertir, tiene una longitud máxima de 200 caracteres.</w:t>
            </w:r>
          </w:p>
          <w:p w:rsidR="008E1B6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Botón Grabar:</w:t>
            </w:r>
            <w:r>
              <w:rPr>
                <w:rFonts w:ascii="Arial Narrow" w:hAnsi="Arial Narrow"/>
                <w:color w:val="FF0000"/>
                <w:sz w:val="20"/>
                <w:szCs w:val="20"/>
                <w:highlight w:val="yellow"/>
              </w:rPr>
              <w:t xml:space="preserve"> permite grabar la reversión, solo se muestra cuando se presiona el botón revertir.</w:t>
            </w:r>
          </w:p>
          <w:p w:rsidR="008E1B6E" w:rsidRPr="005C2AAE" w:rsidRDefault="008E1B6E" w:rsidP="00EF6966">
            <w:pPr>
              <w:pStyle w:val="Prrafodelista"/>
              <w:numPr>
                <w:ilvl w:val="0"/>
                <w:numId w:val="79"/>
              </w:numPr>
              <w:rPr>
                <w:rFonts w:ascii="Arial Narrow" w:hAnsi="Arial Narrow"/>
                <w:color w:val="FF0000"/>
                <w:sz w:val="20"/>
                <w:szCs w:val="20"/>
                <w:highlight w:val="yellow"/>
              </w:rPr>
            </w:pPr>
            <w:r w:rsidRPr="00051790">
              <w:rPr>
                <w:rFonts w:ascii="Arial Narrow" w:hAnsi="Arial Narrow"/>
                <w:b/>
                <w:color w:val="FF0000"/>
                <w:sz w:val="20"/>
                <w:szCs w:val="20"/>
                <w:highlight w:val="yellow"/>
              </w:rPr>
              <w:t>Botón Cancelar:</w:t>
            </w:r>
            <w:r>
              <w:rPr>
                <w:rFonts w:ascii="Arial Narrow" w:hAnsi="Arial Narrow"/>
                <w:color w:val="FF0000"/>
                <w:sz w:val="20"/>
                <w:szCs w:val="20"/>
                <w:highlight w:val="yellow"/>
              </w:rPr>
              <w:t xml:space="preserve"> permite cancelar la reversión, solo se muestra cuando se presiona el botón revertir.</w:t>
            </w:r>
          </w:p>
        </w:tc>
      </w:tr>
      <w:tr w:rsidR="003E27D9" w:rsidRPr="005C2AAE" w:rsidTr="00C25481">
        <w:trPr>
          <w:trHeight w:val="341"/>
        </w:trPr>
        <w:tc>
          <w:tcPr>
            <w:tcW w:w="567" w:type="dxa"/>
            <w:tcBorders>
              <w:top w:val="single" w:sz="6" w:space="0" w:color="000000"/>
              <w:left w:val="single" w:sz="6" w:space="0" w:color="000000"/>
              <w:right w:val="single" w:sz="6" w:space="0" w:color="000000"/>
            </w:tcBorders>
          </w:tcPr>
          <w:p w:rsidR="003E27D9" w:rsidRPr="005C2AAE" w:rsidRDefault="003E27D9"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3E27D9" w:rsidRPr="005C2AAE" w:rsidRDefault="003E27D9" w:rsidP="00345F2D">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sidR="00345F2D">
              <w:rPr>
                <w:rFonts w:ascii="Arial Narrow" w:hAnsi="Arial Narrow"/>
                <w:color w:val="FF0000"/>
                <w:highlight w:val="yellow"/>
              </w:rPr>
              <w:t>el botón revertir</w:t>
            </w:r>
          </w:p>
        </w:tc>
        <w:tc>
          <w:tcPr>
            <w:tcW w:w="5670" w:type="dxa"/>
            <w:gridSpan w:val="2"/>
            <w:tcBorders>
              <w:top w:val="single" w:sz="6" w:space="0" w:color="000000"/>
              <w:left w:val="single" w:sz="6" w:space="0" w:color="000000"/>
              <w:right w:val="single" w:sz="6" w:space="0" w:color="000000"/>
            </w:tcBorders>
          </w:tcPr>
          <w:p w:rsidR="003E27D9" w:rsidRPr="005C2AAE" w:rsidRDefault="003E27D9" w:rsidP="00EF6966">
            <w:pPr>
              <w:pStyle w:val="NormalWeb"/>
              <w:numPr>
                <w:ilvl w:val="1"/>
                <w:numId w:val="106"/>
              </w:numPr>
              <w:spacing w:before="0" w:beforeAutospacing="0" w:after="0" w:afterAutospacing="0"/>
              <w:ind w:left="355"/>
              <w:rPr>
                <w:rFonts w:ascii="Arial Narrow" w:hAnsi="Arial Narrow"/>
                <w:color w:val="FF0000"/>
                <w:highlight w:val="yellow"/>
              </w:rPr>
            </w:pPr>
            <w:r w:rsidRPr="005C2AAE">
              <w:rPr>
                <w:rFonts w:ascii="Arial Narrow" w:hAnsi="Arial Narrow"/>
                <w:color w:val="FF0000"/>
                <w:highlight w:val="yellow"/>
              </w:rPr>
              <w:t xml:space="preserve">El sistema muestra </w:t>
            </w:r>
            <w:r w:rsidR="00345F2D">
              <w:rPr>
                <w:rFonts w:ascii="Arial Narrow" w:hAnsi="Arial Narrow"/>
                <w:color w:val="FF0000"/>
                <w:highlight w:val="yellow"/>
              </w:rPr>
              <w:t xml:space="preserve">y habilita </w:t>
            </w:r>
            <w:r w:rsidRPr="005C2AAE">
              <w:rPr>
                <w:rFonts w:ascii="Arial Narrow" w:hAnsi="Arial Narrow"/>
                <w:color w:val="FF0000"/>
                <w:highlight w:val="yellow"/>
              </w:rPr>
              <w:t>los siguientes campos:</w:t>
            </w:r>
          </w:p>
          <w:p w:rsidR="003E27D9" w:rsidRDefault="00345F2D" w:rsidP="00EF6966">
            <w:pPr>
              <w:pStyle w:val="Prrafodelista"/>
              <w:numPr>
                <w:ilvl w:val="0"/>
                <w:numId w:val="79"/>
              </w:numPr>
              <w:rPr>
                <w:rFonts w:ascii="Arial Narrow" w:hAnsi="Arial Narrow"/>
                <w:color w:val="FF0000"/>
                <w:sz w:val="20"/>
                <w:szCs w:val="20"/>
                <w:highlight w:val="yellow"/>
              </w:rPr>
            </w:pPr>
            <w:r>
              <w:rPr>
                <w:rFonts w:ascii="Arial Narrow" w:hAnsi="Arial Narrow"/>
                <w:color w:val="FF0000"/>
                <w:sz w:val="20"/>
                <w:szCs w:val="20"/>
                <w:highlight w:val="yellow"/>
              </w:rPr>
              <w:t>Motivo</w:t>
            </w:r>
          </w:p>
          <w:p w:rsidR="00345F2D" w:rsidRDefault="00345F2D" w:rsidP="00EF6966">
            <w:pPr>
              <w:pStyle w:val="Prrafodelista"/>
              <w:numPr>
                <w:ilvl w:val="0"/>
                <w:numId w:val="79"/>
              </w:numPr>
              <w:rPr>
                <w:rFonts w:ascii="Arial Narrow" w:hAnsi="Arial Narrow"/>
                <w:color w:val="FF0000"/>
                <w:sz w:val="20"/>
                <w:szCs w:val="20"/>
                <w:highlight w:val="yellow"/>
              </w:rPr>
            </w:pPr>
            <w:r>
              <w:rPr>
                <w:rFonts w:ascii="Arial Narrow" w:hAnsi="Arial Narrow"/>
                <w:color w:val="FF0000"/>
                <w:sz w:val="20"/>
                <w:szCs w:val="20"/>
                <w:highlight w:val="yellow"/>
              </w:rPr>
              <w:t>Botón grabar.</w:t>
            </w:r>
          </w:p>
          <w:p w:rsidR="00345F2D" w:rsidRDefault="00345F2D" w:rsidP="00EF6966">
            <w:pPr>
              <w:pStyle w:val="Prrafodelista"/>
              <w:numPr>
                <w:ilvl w:val="0"/>
                <w:numId w:val="79"/>
              </w:numPr>
              <w:rPr>
                <w:rFonts w:ascii="Arial Narrow" w:hAnsi="Arial Narrow"/>
                <w:color w:val="FF0000"/>
                <w:sz w:val="20"/>
                <w:szCs w:val="20"/>
                <w:highlight w:val="yellow"/>
              </w:rPr>
            </w:pPr>
            <w:r>
              <w:rPr>
                <w:rFonts w:ascii="Arial Narrow" w:hAnsi="Arial Narrow"/>
                <w:color w:val="FF0000"/>
                <w:sz w:val="20"/>
                <w:szCs w:val="20"/>
                <w:highlight w:val="yellow"/>
              </w:rPr>
              <w:t>Botón cancelar.</w:t>
            </w:r>
          </w:p>
          <w:p w:rsidR="00F73FDF" w:rsidRPr="00F73FDF" w:rsidRDefault="00F73FDF" w:rsidP="005A38A3">
            <w:pPr>
              <w:pStyle w:val="NormalWeb"/>
              <w:spacing w:before="0" w:beforeAutospacing="0" w:after="0" w:afterAutospacing="0"/>
              <w:ind w:left="355"/>
              <w:rPr>
                <w:rFonts w:ascii="Arial Narrow" w:hAnsi="Arial Narrow"/>
                <w:color w:val="FF0000"/>
                <w:highlight w:val="yellow"/>
              </w:rPr>
            </w:pPr>
            <w:r>
              <w:rPr>
                <w:rFonts w:ascii="Arial Narrow" w:hAnsi="Arial Narrow"/>
                <w:color w:val="FF0000"/>
                <w:highlight w:val="yellow"/>
              </w:rPr>
              <w:t>El sistema oculta y deshabilita el botón Cerrar.</w:t>
            </w:r>
          </w:p>
        </w:tc>
      </w:tr>
      <w:tr w:rsidR="003E27D9" w:rsidRPr="005C2AAE" w:rsidTr="00F73FDF">
        <w:trPr>
          <w:trHeight w:val="482"/>
        </w:trPr>
        <w:tc>
          <w:tcPr>
            <w:tcW w:w="567" w:type="dxa"/>
            <w:tcBorders>
              <w:top w:val="single" w:sz="6" w:space="0" w:color="000000"/>
              <w:left w:val="single" w:sz="6" w:space="0" w:color="000000"/>
              <w:right w:val="single" w:sz="6" w:space="0" w:color="000000"/>
            </w:tcBorders>
          </w:tcPr>
          <w:p w:rsidR="003E27D9" w:rsidRPr="005C2AAE" w:rsidRDefault="003E27D9"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3E27D9" w:rsidRPr="005C2AAE" w:rsidRDefault="003E27D9" w:rsidP="00345F2D">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sidR="00345F2D">
              <w:rPr>
                <w:rFonts w:ascii="Arial Narrow" w:hAnsi="Arial Narrow"/>
                <w:color w:val="FF0000"/>
                <w:highlight w:val="yellow"/>
              </w:rPr>
              <w:t>el botón grabar</w:t>
            </w:r>
          </w:p>
        </w:tc>
        <w:tc>
          <w:tcPr>
            <w:tcW w:w="5670" w:type="dxa"/>
            <w:gridSpan w:val="2"/>
            <w:tcBorders>
              <w:top w:val="single" w:sz="6" w:space="0" w:color="000000"/>
              <w:left w:val="single" w:sz="6" w:space="0" w:color="000000"/>
              <w:right w:val="single" w:sz="6" w:space="0" w:color="000000"/>
            </w:tcBorders>
          </w:tcPr>
          <w:p w:rsidR="003E27D9" w:rsidRPr="005C2AAE" w:rsidRDefault="003E27D9" w:rsidP="00EF6966">
            <w:pPr>
              <w:pStyle w:val="NormalWeb"/>
              <w:numPr>
                <w:ilvl w:val="1"/>
                <w:numId w:val="106"/>
              </w:numPr>
              <w:spacing w:before="0" w:beforeAutospacing="0" w:after="0" w:afterAutospacing="0"/>
              <w:ind w:left="355"/>
              <w:rPr>
                <w:rFonts w:ascii="Arial Narrow" w:hAnsi="Arial Narrow"/>
                <w:color w:val="FF0000"/>
                <w:highlight w:val="yellow"/>
              </w:rPr>
            </w:pPr>
            <w:r w:rsidRPr="005C2AAE">
              <w:rPr>
                <w:rFonts w:ascii="Arial Narrow" w:hAnsi="Arial Narrow"/>
                <w:color w:val="FF0000"/>
                <w:highlight w:val="yellow"/>
              </w:rPr>
              <w:t xml:space="preserve">El sistema </w:t>
            </w:r>
            <w:r w:rsidR="00345F2D">
              <w:rPr>
                <w:rFonts w:ascii="Arial Narrow" w:hAnsi="Arial Narrow"/>
                <w:color w:val="FF0000"/>
                <w:highlight w:val="yellow"/>
              </w:rPr>
              <w:t>valida</w:t>
            </w:r>
            <w:r w:rsidRPr="005C2AAE">
              <w:rPr>
                <w:rFonts w:ascii="Arial Narrow" w:hAnsi="Arial Narrow"/>
                <w:color w:val="FF0000"/>
                <w:highlight w:val="yellow"/>
              </w:rPr>
              <w:t>:</w:t>
            </w:r>
          </w:p>
          <w:p w:rsidR="003E27D9" w:rsidRDefault="00345F2D" w:rsidP="00EF6966">
            <w:pPr>
              <w:pStyle w:val="Prrafodelista"/>
              <w:numPr>
                <w:ilvl w:val="0"/>
                <w:numId w:val="79"/>
              </w:numPr>
              <w:rPr>
                <w:rFonts w:ascii="Arial Narrow" w:hAnsi="Arial Narrow"/>
                <w:color w:val="FF0000"/>
                <w:sz w:val="20"/>
                <w:szCs w:val="20"/>
                <w:highlight w:val="yellow"/>
              </w:rPr>
            </w:pPr>
            <w:r>
              <w:rPr>
                <w:rFonts w:ascii="Arial Narrow" w:hAnsi="Arial Narrow"/>
                <w:color w:val="FF0000"/>
                <w:sz w:val="20"/>
                <w:szCs w:val="20"/>
                <w:highlight w:val="yellow"/>
              </w:rPr>
              <w:t xml:space="preserve">Que se haya ingresado el motivo y tenga al menos 20 caracteres, caso contrario se ejecuta </w:t>
            </w:r>
            <w:r>
              <w:rPr>
                <w:rFonts w:ascii="Arial Narrow" w:hAnsi="Arial Narrow"/>
                <w:b/>
                <w:color w:val="FF0000"/>
                <w:sz w:val="20"/>
                <w:szCs w:val="20"/>
                <w:highlight w:val="yellow"/>
              </w:rPr>
              <w:t>Excepció</w:t>
            </w:r>
            <w:r w:rsidRPr="00345F2D">
              <w:rPr>
                <w:rFonts w:ascii="Arial Narrow" w:hAnsi="Arial Narrow"/>
                <w:b/>
                <w:color w:val="FF0000"/>
                <w:sz w:val="20"/>
                <w:szCs w:val="20"/>
                <w:highlight w:val="yellow"/>
              </w:rPr>
              <w:t>n 1</w:t>
            </w:r>
            <w:r>
              <w:rPr>
                <w:rFonts w:ascii="Arial Narrow" w:hAnsi="Arial Narrow"/>
                <w:color w:val="FF0000"/>
                <w:sz w:val="20"/>
                <w:szCs w:val="20"/>
                <w:highlight w:val="yellow"/>
              </w:rPr>
              <w:t>.</w:t>
            </w:r>
          </w:p>
          <w:p w:rsidR="00A44286" w:rsidRPr="00F73FDF" w:rsidRDefault="00A44286" w:rsidP="00E00FE4">
            <w:pPr>
              <w:pStyle w:val="NormalWeb"/>
              <w:spacing w:before="0" w:beforeAutospacing="0" w:after="0" w:afterAutospacing="0"/>
              <w:ind w:left="355"/>
              <w:rPr>
                <w:rFonts w:ascii="Arial Narrow" w:hAnsi="Arial Narrow"/>
                <w:b/>
                <w:i/>
                <w:color w:val="FF0000"/>
                <w:highlight w:val="yellow"/>
              </w:rPr>
            </w:pPr>
            <w:r>
              <w:rPr>
                <w:rFonts w:ascii="Arial Narrow" w:hAnsi="Arial Narrow"/>
                <w:color w:val="FF0000"/>
                <w:highlight w:val="yellow"/>
              </w:rPr>
              <w:t xml:space="preserve">Si cumple con las validaciones entonces el sistema muestra el mensaje de confirmación </w:t>
            </w:r>
            <w:r>
              <w:rPr>
                <w:rFonts w:ascii="Arial Narrow" w:hAnsi="Arial Narrow"/>
                <w:b/>
                <w:i/>
                <w:color w:val="FF0000"/>
                <w:highlight w:val="yellow"/>
              </w:rPr>
              <w:t xml:space="preserve">“¿Está seguro de continuar con la reversión?” </w:t>
            </w:r>
            <w:r w:rsidRPr="00A44286">
              <w:rPr>
                <w:rFonts w:ascii="Arial Narrow" w:hAnsi="Arial Narrow"/>
                <w:color w:val="FF0000"/>
                <w:highlight w:val="yellow"/>
              </w:rPr>
              <w:t xml:space="preserve">con las opciones </w:t>
            </w:r>
            <w:r w:rsidR="00F73FDF" w:rsidRPr="00A44286">
              <w:rPr>
                <w:rFonts w:ascii="Arial Narrow" w:hAnsi="Arial Narrow"/>
                <w:color w:val="FF0000"/>
                <w:highlight w:val="yellow"/>
              </w:rPr>
              <w:t>Sí</w:t>
            </w:r>
            <w:r w:rsidRPr="00A44286">
              <w:rPr>
                <w:rFonts w:ascii="Arial Narrow" w:hAnsi="Arial Narrow"/>
                <w:color w:val="FF0000"/>
                <w:highlight w:val="yellow"/>
              </w:rPr>
              <w:t xml:space="preserve"> y No.</w:t>
            </w:r>
          </w:p>
        </w:tc>
      </w:tr>
      <w:tr w:rsidR="00A44286" w:rsidRPr="005C2AAE" w:rsidTr="00C25481">
        <w:trPr>
          <w:trHeight w:val="341"/>
        </w:trPr>
        <w:tc>
          <w:tcPr>
            <w:tcW w:w="567" w:type="dxa"/>
            <w:tcBorders>
              <w:top w:val="single" w:sz="6" w:space="0" w:color="000000"/>
              <w:left w:val="single" w:sz="6" w:space="0" w:color="000000"/>
              <w:right w:val="single" w:sz="6" w:space="0" w:color="000000"/>
            </w:tcBorders>
          </w:tcPr>
          <w:p w:rsidR="00A44286" w:rsidRPr="005C2AAE" w:rsidRDefault="00A44286"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A44286" w:rsidRPr="005C2AAE" w:rsidRDefault="00A44286" w:rsidP="00C25481">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Pr>
                <w:rFonts w:ascii="Arial Narrow" w:hAnsi="Arial Narrow"/>
                <w:color w:val="FF0000"/>
                <w:highlight w:val="yellow"/>
              </w:rPr>
              <w:t>Sí</w:t>
            </w:r>
          </w:p>
        </w:tc>
        <w:tc>
          <w:tcPr>
            <w:tcW w:w="5670" w:type="dxa"/>
            <w:gridSpan w:val="2"/>
            <w:tcBorders>
              <w:top w:val="single" w:sz="6" w:space="0" w:color="000000"/>
              <w:left w:val="single" w:sz="6" w:space="0" w:color="000000"/>
              <w:right w:val="single" w:sz="6" w:space="0" w:color="000000"/>
            </w:tcBorders>
          </w:tcPr>
          <w:p w:rsidR="00A44286" w:rsidRPr="005C2AAE" w:rsidRDefault="00A44286" w:rsidP="00EF6966">
            <w:pPr>
              <w:pStyle w:val="NormalWeb"/>
              <w:numPr>
                <w:ilvl w:val="1"/>
                <w:numId w:val="106"/>
              </w:numPr>
              <w:spacing w:before="0" w:beforeAutospacing="0" w:after="0" w:afterAutospacing="0"/>
              <w:ind w:left="355"/>
              <w:rPr>
                <w:rFonts w:ascii="Arial Narrow" w:hAnsi="Arial Narrow"/>
                <w:color w:val="FF0000"/>
                <w:highlight w:val="yellow"/>
              </w:rPr>
            </w:pPr>
            <w:r>
              <w:rPr>
                <w:rFonts w:ascii="Arial Narrow" w:hAnsi="Arial Narrow"/>
                <w:color w:val="FF0000"/>
                <w:highlight w:val="yellow"/>
              </w:rPr>
              <w:t>El sistema actualiza los datos de la asignación incluyendo el motivo de la reversión, cambia el estado a pendiente, cierra la IU018, muestra la IU017 y actualiza el contenido del calendario.</w:t>
            </w:r>
          </w:p>
        </w:tc>
      </w:tr>
      <w:tr w:rsidR="00F73FDF" w:rsidRPr="005C2AAE" w:rsidTr="00C25481">
        <w:trPr>
          <w:trHeight w:val="341"/>
        </w:trPr>
        <w:tc>
          <w:tcPr>
            <w:tcW w:w="567" w:type="dxa"/>
            <w:tcBorders>
              <w:top w:val="single" w:sz="6" w:space="0" w:color="000000"/>
              <w:left w:val="single" w:sz="6" w:space="0" w:color="000000"/>
              <w:right w:val="single" w:sz="6" w:space="0" w:color="000000"/>
            </w:tcBorders>
          </w:tcPr>
          <w:p w:rsidR="00F73FDF" w:rsidRPr="005C2AAE" w:rsidRDefault="00F73FDF"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F73FDF" w:rsidRPr="005C2AAE" w:rsidRDefault="00F73FDF" w:rsidP="00C25481">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Pr>
                <w:rFonts w:ascii="Arial Narrow" w:hAnsi="Arial Narrow"/>
                <w:color w:val="FF0000"/>
                <w:highlight w:val="yellow"/>
              </w:rPr>
              <w:t>No</w:t>
            </w:r>
          </w:p>
        </w:tc>
        <w:tc>
          <w:tcPr>
            <w:tcW w:w="5670" w:type="dxa"/>
            <w:gridSpan w:val="2"/>
            <w:tcBorders>
              <w:top w:val="single" w:sz="6" w:space="0" w:color="000000"/>
              <w:left w:val="single" w:sz="6" w:space="0" w:color="000000"/>
              <w:right w:val="single" w:sz="6" w:space="0" w:color="000000"/>
            </w:tcBorders>
          </w:tcPr>
          <w:p w:rsidR="00F73FDF" w:rsidRPr="005C2AAE" w:rsidRDefault="00F73FDF" w:rsidP="00EF6966">
            <w:pPr>
              <w:pStyle w:val="NormalWeb"/>
              <w:numPr>
                <w:ilvl w:val="1"/>
                <w:numId w:val="106"/>
              </w:numPr>
              <w:spacing w:before="0" w:beforeAutospacing="0" w:after="0" w:afterAutospacing="0"/>
              <w:ind w:left="355"/>
              <w:rPr>
                <w:rFonts w:ascii="Arial Narrow" w:hAnsi="Arial Narrow"/>
                <w:color w:val="FF0000"/>
                <w:highlight w:val="yellow"/>
              </w:rPr>
            </w:pPr>
            <w:r>
              <w:rPr>
                <w:rFonts w:ascii="Arial Narrow" w:hAnsi="Arial Narrow"/>
                <w:color w:val="FF0000"/>
                <w:highlight w:val="yellow"/>
              </w:rPr>
              <w:t>El sistema cierra el mensaje de confirmación.</w:t>
            </w:r>
          </w:p>
        </w:tc>
      </w:tr>
      <w:tr w:rsidR="00F73FDF" w:rsidRPr="005C2AAE" w:rsidTr="00C25481">
        <w:trPr>
          <w:trHeight w:val="341"/>
        </w:trPr>
        <w:tc>
          <w:tcPr>
            <w:tcW w:w="567" w:type="dxa"/>
            <w:tcBorders>
              <w:top w:val="single" w:sz="6" w:space="0" w:color="000000"/>
              <w:left w:val="single" w:sz="6" w:space="0" w:color="000000"/>
              <w:right w:val="single" w:sz="6" w:space="0" w:color="000000"/>
            </w:tcBorders>
          </w:tcPr>
          <w:p w:rsidR="00F73FDF" w:rsidRPr="005C2AAE" w:rsidRDefault="00F73FDF"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F73FDF" w:rsidRPr="005C2AAE" w:rsidRDefault="00F73FDF" w:rsidP="00C25481">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Pr>
                <w:rFonts w:ascii="Arial Narrow" w:hAnsi="Arial Narrow"/>
                <w:color w:val="FF0000"/>
                <w:highlight w:val="yellow"/>
              </w:rPr>
              <w:t>el botón cancelar</w:t>
            </w:r>
          </w:p>
        </w:tc>
        <w:tc>
          <w:tcPr>
            <w:tcW w:w="5670" w:type="dxa"/>
            <w:gridSpan w:val="2"/>
            <w:tcBorders>
              <w:top w:val="single" w:sz="6" w:space="0" w:color="000000"/>
              <w:left w:val="single" w:sz="6" w:space="0" w:color="000000"/>
              <w:right w:val="single" w:sz="6" w:space="0" w:color="000000"/>
            </w:tcBorders>
          </w:tcPr>
          <w:p w:rsidR="00F73FDF" w:rsidRPr="005C2AAE" w:rsidRDefault="00F73FDF" w:rsidP="00EF6966">
            <w:pPr>
              <w:pStyle w:val="NormalWeb"/>
              <w:numPr>
                <w:ilvl w:val="1"/>
                <w:numId w:val="106"/>
              </w:numPr>
              <w:spacing w:before="0" w:beforeAutospacing="0" w:after="0" w:afterAutospacing="0"/>
              <w:ind w:left="355"/>
              <w:rPr>
                <w:rFonts w:ascii="Arial Narrow" w:hAnsi="Arial Narrow"/>
                <w:color w:val="FF0000"/>
                <w:highlight w:val="yellow"/>
              </w:rPr>
            </w:pPr>
            <w:r>
              <w:rPr>
                <w:rFonts w:ascii="Arial Narrow" w:hAnsi="Arial Narrow"/>
                <w:color w:val="FF0000"/>
                <w:highlight w:val="yellow"/>
              </w:rPr>
              <w:t xml:space="preserve">El sistema muestra el mensaje de confirmación </w:t>
            </w:r>
            <w:r>
              <w:rPr>
                <w:rFonts w:ascii="Arial Narrow" w:hAnsi="Arial Narrow"/>
                <w:b/>
                <w:i/>
                <w:color w:val="FF0000"/>
                <w:highlight w:val="yellow"/>
              </w:rPr>
              <w:t xml:space="preserve">“¿Desea cancelar la reversión?” </w:t>
            </w:r>
            <w:r w:rsidRPr="00A44286">
              <w:rPr>
                <w:rFonts w:ascii="Arial Narrow" w:hAnsi="Arial Narrow"/>
                <w:color w:val="FF0000"/>
                <w:highlight w:val="yellow"/>
              </w:rPr>
              <w:t>con las opciones Sí y No.</w:t>
            </w:r>
          </w:p>
        </w:tc>
      </w:tr>
      <w:tr w:rsidR="00F73FDF" w:rsidRPr="005C2AAE" w:rsidTr="00C25481">
        <w:trPr>
          <w:trHeight w:val="341"/>
        </w:trPr>
        <w:tc>
          <w:tcPr>
            <w:tcW w:w="567" w:type="dxa"/>
            <w:tcBorders>
              <w:top w:val="single" w:sz="6" w:space="0" w:color="000000"/>
              <w:left w:val="single" w:sz="6" w:space="0" w:color="000000"/>
              <w:right w:val="single" w:sz="6" w:space="0" w:color="000000"/>
            </w:tcBorders>
          </w:tcPr>
          <w:p w:rsidR="00F73FDF" w:rsidRPr="005C2AAE" w:rsidRDefault="00F73FDF"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F73FDF" w:rsidRPr="005C2AAE" w:rsidRDefault="00F73FDF" w:rsidP="00C25481">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Pr>
                <w:rFonts w:ascii="Arial Narrow" w:hAnsi="Arial Narrow"/>
                <w:color w:val="FF0000"/>
                <w:highlight w:val="yellow"/>
              </w:rPr>
              <w:t>Sí</w:t>
            </w:r>
          </w:p>
        </w:tc>
        <w:tc>
          <w:tcPr>
            <w:tcW w:w="5670" w:type="dxa"/>
            <w:gridSpan w:val="2"/>
            <w:tcBorders>
              <w:top w:val="single" w:sz="6" w:space="0" w:color="000000"/>
              <w:left w:val="single" w:sz="6" w:space="0" w:color="000000"/>
              <w:right w:val="single" w:sz="6" w:space="0" w:color="000000"/>
            </w:tcBorders>
          </w:tcPr>
          <w:p w:rsidR="00F73FDF" w:rsidRPr="005C2AAE" w:rsidRDefault="00F73FDF" w:rsidP="00EF6966">
            <w:pPr>
              <w:pStyle w:val="NormalWeb"/>
              <w:numPr>
                <w:ilvl w:val="1"/>
                <w:numId w:val="106"/>
              </w:numPr>
              <w:spacing w:before="0" w:beforeAutospacing="0" w:after="0" w:afterAutospacing="0"/>
              <w:ind w:left="355"/>
              <w:rPr>
                <w:rFonts w:ascii="Arial Narrow" w:hAnsi="Arial Narrow"/>
                <w:color w:val="FF0000"/>
                <w:highlight w:val="yellow"/>
              </w:rPr>
            </w:pPr>
            <w:r>
              <w:rPr>
                <w:rFonts w:ascii="Arial Narrow" w:hAnsi="Arial Narrow"/>
                <w:color w:val="FF0000"/>
                <w:highlight w:val="yellow"/>
              </w:rPr>
              <w:t xml:space="preserve">El sistema limpia el campo motivo y oculta y deshabilita los botones </w:t>
            </w:r>
            <w:r>
              <w:rPr>
                <w:rFonts w:ascii="Arial Narrow" w:hAnsi="Arial Narrow"/>
                <w:color w:val="FF0000"/>
                <w:highlight w:val="yellow"/>
              </w:rPr>
              <w:lastRenderedPageBreak/>
              <w:t>Grabar y Cancelar y el campo motivo y muestra y habilita el botón Cerrar.</w:t>
            </w:r>
          </w:p>
        </w:tc>
      </w:tr>
      <w:tr w:rsidR="00F73FDF" w:rsidRPr="005C2AAE" w:rsidTr="00C25481">
        <w:trPr>
          <w:trHeight w:val="341"/>
        </w:trPr>
        <w:tc>
          <w:tcPr>
            <w:tcW w:w="567" w:type="dxa"/>
            <w:tcBorders>
              <w:top w:val="single" w:sz="6" w:space="0" w:color="000000"/>
              <w:left w:val="single" w:sz="6" w:space="0" w:color="000000"/>
              <w:right w:val="single" w:sz="6" w:space="0" w:color="000000"/>
            </w:tcBorders>
          </w:tcPr>
          <w:p w:rsidR="00F73FDF" w:rsidRPr="005C2AAE" w:rsidRDefault="00F73FDF"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F73FDF" w:rsidRPr="005C2AAE" w:rsidRDefault="00F73FDF" w:rsidP="00C25481">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Pr>
                <w:rFonts w:ascii="Arial Narrow" w:hAnsi="Arial Narrow"/>
                <w:color w:val="FF0000"/>
                <w:highlight w:val="yellow"/>
              </w:rPr>
              <w:t>No</w:t>
            </w:r>
          </w:p>
        </w:tc>
        <w:tc>
          <w:tcPr>
            <w:tcW w:w="5670" w:type="dxa"/>
            <w:gridSpan w:val="2"/>
            <w:tcBorders>
              <w:top w:val="single" w:sz="6" w:space="0" w:color="000000"/>
              <w:left w:val="single" w:sz="6" w:space="0" w:color="000000"/>
              <w:right w:val="single" w:sz="6" w:space="0" w:color="000000"/>
            </w:tcBorders>
          </w:tcPr>
          <w:p w:rsidR="00F73FDF" w:rsidRPr="005C2AAE" w:rsidRDefault="00F73FDF" w:rsidP="00EF6966">
            <w:pPr>
              <w:pStyle w:val="NormalWeb"/>
              <w:numPr>
                <w:ilvl w:val="1"/>
                <w:numId w:val="106"/>
              </w:numPr>
              <w:spacing w:before="0" w:beforeAutospacing="0" w:after="0" w:afterAutospacing="0"/>
              <w:ind w:left="355"/>
              <w:rPr>
                <w:rFonts w:ascii="Arial Narrow" w:hAnsi="Arial Narrow"/>
                <w:color w:val="FF0000"/>
                <w:highlight w:val="yellow"/>
              </w:rPr>
            </w:pPr>
            <w:r>
              <w:rPr>
                <w:rFonts w:ascii="Arial Narrow" w:hAnsi="Arial Narrow"/>
                <w:color w:val="FF0000"/>
                <w:highlight w:val="yellow"/>
              </w:rPr>
              <w:t>El sistema cierra el mensaje de confirmación.</w:t>
            </w:r>
          </w:p>
        </w:tc>
      </w:tr>
      <w:tr w:rsidR="005C2AAE" w:rsidRPr="005C2AAE" w:rsidTr="00C25481">
        <w:trPr>
          <w:trHeight w:val="341"/>
        </w:trPr>
        <w:tc>
          <w:tcPr>
            <w:tcW w:w="567" w:type="dxa"/>
            <w:tcBorders>
              <w:top w:val="single" w:sz="6" w:space="0" w:color="000000"/>
              <w:left w:val="single" w:sz="6" w:space="0" w:color="000000"/>
              <w:right w:val="single" w:sz="6" w:space="0" w:color="000000"/>
            </w:tcBorders>
          </w:tcPr>
          <w:p w:rsidR="00DA5E44" w:rsidRPr="005C2AAE" w:rsidRDefault="00DA5E44" w:rsidP="00EF6966">
            <w:pPr>
              <w:pStyle w:val="NormalWeb"/>
              <w:numPr>
                <w:ilvl w:val="0"/>
                <w:numId w:val="106"/>
              </w:numPr>
              <w:spacing w:before="0" w:beforeAutospacing="0" w:after="0" w:afterAutospacing="0"/>
              <w:ind w:left="356"/>
              <w:rPr>
                <w:rFonts w:ascii="Arial Narrow" w:eastAsia="Times New Roman" w:hAnsi="Arial Narrow"/>
                <w:color w:val="FF0000"/>
                <w:highlight w:val="yellow"/>
              </w:rPr>
            </w:pPr>
          </w:p>
        </w:tc>
        <w:tc>
          <w:tcPr>
            <w:tcW w:w="3119" w:type="dxa"/>
            <w:tcBorders>
              <w:top w:val="single" w:sz="6" w:space="0" w:color="000000"/>
              <w:left w:val="single" w:sz="6" w:space="0" w:color="000000"/>
              <w:right w:val="single" w:sz="6" w:space="0" w:color="000000"/>
            </w:tcBorders>
            <w:hideMark/>
          </w:tcPr>
          <w:p w:rsidR="00DA5E44" w:rsidRPr="005C2AAE" w:rsidRDefault="00DA5E44" w:rsidP="00A44286">
            <w:pPr>
              <w:pStyle w:val="NormalWeb"/>
              <w:spacing w:before="0" w:beforeAutospacing="0" w:after="0" w:afterAutospacing="0"/>
              <w:jc w:val="left"/>
              <w:rPr>
                <w:rFonts w:ascii="Arial Narrow" w:hAnsi="Arial Narrow"/>
                <w:color w:val="FF0000"/>
                <w:highlight w:val="yellow"/>
              </w:rPr>
            </w:pPr>
            <w:r w:rsidRPr="005C2AAE">
              <w:rPr>
                <w:rFonts w:ascii="Arial Narrow" w:hAnsi="Arial Narrow"/>
                <w:color w:val="FF0000"/>
                <w:highlight w:val="yellow"/>
              </w:rPr>
              <w:t xml:space="preserve">El actor presiona </w:t>
            </w:r>
            <w:r w:rsidR="00F73FDF">
              <w:rPr>
                <w:rFonts w:ascii="Arial Narrow" w:hAnsi="Arial Narrow"/>
                <w:color w:val="FF0000"/>
                <w:highlight w:val="yellow"/>
              </w:rPr>
              <w:t>botón cerrar</w:t>
            </w:r>
          </w:p>
        </w:tc>
        <w:tc>
          <w:tcPr>
            <w:tcW w:w="5670" w:type="dxa"/>
            <w:gridSpan w:val="2"/>
            <w:tcBorders>
              <w:top w:val="single" w:sz="6" w:space="0" w:color="000000"/>
              <w:left w:val="single" w:sz="6" w:space="0" w:color="000000"/>
              <w:right w:val="single" w:sz="6" w:space="0" w:color="000000"/>
            </w:tcBorders>
          </w:tcPr>
          <w:p w:rsidR="00051790" w:rsidRPr="005C2AAE" w:rsidRDefault="00A44286" w:rsidP="00EF6966">
            <w:pPr>
              <w:pStyle w:val="NormalWeb"/>
              <w:numPr>
                <w:ilvl w:val="1"/>
                <w:numId w:val="106"/>
              </w:numPr>
              <w:spacing w:before="0" w:beforeAutospacing="0" w:after="0" w:afterAutospacing="0"/>
              <w:ind w:left="355"/>
              <w:rPr>
                <w:rFonts w:ascii="Arial Narrow" w:hAnsi="Arial Narrow"/>
                <w:color w:val="FF0000"/>
                <w:highlight w:val="yellow"/>
              </w:rPr>
            </w:pPr>
            <w:r>
              <w:rPr>
                <w:rFonts w:ascii="Arial Narrow" w:hAnsi="Arial Narrow"/>
                <w:color w:val="FF0000"/>
                <w:highlight w:val="yellow"/>
              </w:rPr>
              <w:t xml:space="preserve">El sistema </w:t>
            </w:r>
            <w:r w:rsidR="00F73FDF">
              <w:rPr>
                <w:rFonts w:ascii="Arial Narrow" w:hAnsi="Arial Narrow"/>
                <w:color w:val="FF0000"/>
                <w:highlight w:val="yellow"/>
              </w:rPr>
              <w:t>cierra la IU018, muestra la IU017 y actualiza el contenido del calendario.</w:t>
            </w:r>
          </w:p>
        </w:tc>
      </w:tr>
      <w:tr w:rsidR="001318B5" w:rsidRPr="002E113F"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8. Excepciones</w:t>
            </w:r>
          </w:p>
        </w:tc>
      </w:tr>
      <w:tr w:rsidR="001318B5" w:rsidRPr="002E113F"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Nro.</w:t>
            </w:r>
          </w:p>
        </w:tc>
        <w:tc>
          <w:tcPr>
            <w:tcW w:w="8789"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jc w:val="center"/>
              <w:rPr>
                <w:rFonts w:ascii="Arial Narrow" w:eastAsia="Times New Roman" w:hAnsi="Arial Narrow" w:cs="Times New Roman"/>
                <w:highlight w:val="yellow"/>
              </w:rPr>
            </w:pPr>
            <w:r w:rsidRPr="002E113F">
              <w:rPr>
                <w:rFonts w:ascii="Arial Narrow" w:eastAsia="Times New Roman" w:hAnsi="Arial Narrow" w:cs="Times New Roman"/>
                <w:highlight w:val="yellow"/>
              </w:rPr>
              <w:t>Descripción</w:t>
            </w:r>
          </w:p>
        </w:tc>
      </w:tr>
      <w:tr w:rsidR="001318B5" w:rsidRPr="002E113F" w:rsidTr="004D4441">
        <w:tc>
          <w:tcPr>
            <w:tcW w:w="567" w:type="dxa"/>
            <w:tcBorders>
              <w:top w:val="single" w:sz="6" w:space="0" w:color="000000"/>
              <w:left w:val="single" w:sz="6" w:space="0" w:color="000000"/>
              <w:bottom w:val="single" w:sz="6" w:space="0" w:color="000000"/>
              <w:right w:val="single" w:sz="6" w:space="0" w:color="000000"/>
            </w:tcBorders>
            <w:hideMark/>
          </w:tcPr>
          <w:p w:rsidR="001318B5" w:rsidRPr="002E113F" w:rsidRDefault="001318B5" w:rsidP="00EF6966">
            <w:pPr>
              <w:pStyle w:val="NormalWeb"/>
              <w:numPr>
                <w:ilvl w:val="0"/>
                <w:numId w:val="107"/>
              </w:numPr>
              <w:spacing w:before="0" w:beforeAutospacing="0" w:after="0" w:afterAutospacing="0"/>
              <w:ind w:left="356"/>
              <w:rPr>
                <w:rFonts w:ascii="Arial Narrow" w:hAnsi="Arial Narrow" w:cs="Times New Roman"/>
                <w:highlight w:val="yellow"/>
              </w:rPr>
            </w:pPr>
          </w:p>
        </w:tc>
        <w:tc>
          <w:tcPr>
            <w:tcW w:w="8789" w:type="dxa"/>
            <w:gridSpan w:val="3"/>
            <w:tcBorders>
              <w:top w:val="single" w:sz="6" w:space="0" w:color="000000"/>
              <w:left w:val="single" w:sz="6" w:space="0" w:color="000000"/>
              <w:bottom w:val="single" w:sz="6" w:space="0" w:color="000000"/>
              <w:right w:val="single" w:sz="6" w:space="0" w:color="000000"/>
            </w:tcBorders>
            <w:hideMark/>
          </w:tcPr>
          <w:p w:rsidR="001318B5" w:rsidRPr="002E113F" w:rsidRDefault="001318B5" w:rsidP="007B10C2">
            <w:pPr>
              <w:rPr>
                <w:rFonts w:ascii="Arial Narrow" w:hAnsi="Arial Narrow"/>
                <w:sz w:val="20"/>
                <w:szCs w:val="20"/>
                <w:highlight w:val="yellow"/>
              </w:rPr>
            </w:pPr>
            <w:r w:rsidRPr="002E113F">
              <w:rPr>
                <w:rFonts w:ascii="Arial Narrow" w:hAnsi="Arial Narrow" w:cs="Arial"/>
                <w:sz w:val="20"/>
                <w:szCs w:val="20"/>
                <w:highlight w:val="yellow"/>
              </w:rPr>
              <w:t xml:space="preserve">El sistema emite el siguiente mensaje: </w:t>
            </w:r>
            <w:r w:rsidRPr="002E113F">
              <w:rPr>
                <w:rFonts w:ascii="Arial Narrow" w:hAnsi="Arial Narrow" w:cs="Arial"/>
                <w:b/>
                <w:i/>
                <w:sz w:val="20"/>
                <w:szCs w:val="20"/>
                <w:highlight w:val="yellow"/>
              </w:rPr>
              <w:t>"</w:t>
            </w:r>
            <w:r w:rsidR="007B10C2">
              <w:rPr>
                <w:rFonts w:ascii="Arial Narrow" w:hAnsi="Arial Narrow" w:cs="Arial"/>
                <w:b/>
                <w:i/>
                <w:sz w:val="20"/>
                <w:szCs w:val="20"/>
                <w:highlight w:val="yellow"/>
              </w:rPr>
              <w:t>Ingrese motivo de reversión. Debe contener al menos 20 caracteres</w:t>
            </w:r>
            <w:r w:rsidRPr="002E113F">
              <w:rPr>
                <w:rFonts w:ascii="Arial Narrow" w:hAnsi="Arial Narrow" w:cs="Arial"/>
                <w:b/>
                <w:i/>
                <w:sz w:val="20"/>
                <w:szCs w:val="20"/>
                <w:highlight w:val="yellow"/>
              </w:rPr>
              <w:t xml:space="preserve">", </w:t>
            </w:r>
            <w:r w:rsidRPr="002E113F">
              <w:rPr>
                <w:rFonts w:ascii="Arial Narrow" w:hAnsi="Arial Narrow" w:cs="Arial"/>
                <w:sz w:val="20"/>
                <w:szCs w:val="20"/>
                <w:highlight w:val="yellow"/>
              </w:rPr>
              <w:t>permitiendo corregir el dato.</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9. Requisito funcional asociado</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1318B5" w:rsidRPr="002E113F" w:rsidRDefault="001318B5" w:rsidP="007C4970">
            <w:pPr>
              <w:rPr>
                <w:rFonts w:ascii="Arial Narrow" w:hAnsi="Arial Narrow"/>
                <w:sz w:val="20"/>
                <w:szCs w:val="20"/>
                <w:highlight w:val="yellow"/>
              </w:rPr>
            </w:pPr>
            <w:r w:rsidRPr="002E113F">
              <w:rPr>
                <w:rFonts w:ascii="Arial Narrow" w:hAnsi="Arial Narrow"/>
                <w:sz w:val="20"/>
                <w:szCs w:val="20"/>
                <w:highlight w:val="yellow"/>
                <w:lang w:val="es-PE"/>
              </w:rPr>
              <w:t>RF</w:t>
            </w:r>
            <w:r w:rsidR="003C4C4D" w:rsidRPr="002E113F">
              <w:rPr>
                <w:rFonts w:ascii="Arial Narrow" w:hAnsi="Arial Narrow"/>
                <w:sz w:val="20"/>
                <w:szCs w:val="20"/>
                <w:highlight w:val="yellow"/>
                <w:lang w:val="es-PE"/>
              </w:rPr>
              <w:t>1</w:t>
            </w:r>
            <w:r w:rsidRPr="002E113F">
              <w:rPr>
                <w:rFonts w:ascii="Arial Narrow" w:hAnsi="Arial Narrow"/>
                <w:sz w:val="20"/>
                <w:szCs w:val="20"/>
                <w:highlight w:val="yellow"/>
                <w:lang w:val="es-PE"/>
              </w:rPr>
              <w:t>6</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1318B5" w:rsidRPr="002E113F" w:rsidRDefault="001318B5" w:rsidP="007C4970">
            <w:pPr>
              <w:pStyle w:val="NormalWeb"/>
              <w:spacing w:before="0" w:beforeAutospacing="0" w:after="0" w:afterAutospacing="0"/>
              <w:rPr>
                <w:rFonts w:ascii="Arial Narrow" w:hAnsi="Arial Narrow"/>
                <w:highlight w:val="yellow"/>
              </w:rPr>
            </w:pPr>
            <w:r w:rsidRPr="002E113F">
              <w:rPr>
                <w:rFonts w:ascii="Arial Narrow" w:eastAsia="Times New Roman" w:hAnsi="Arial Narrow" w:cs="Times New Roman"/>
                <w:highlight w:val="yellow"/>
              </w:rPr>
              <w:t>10. Prototipo de interfaz de usuario</w:t>
            </w:r>
          </w:p>
        </w:tc>
      </w:tr>
      <w:tr w:rsidR="001318B5" w:rsidRPr="002E113F"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1318B5" w:rsidRPr="002E113F" w:rsidRDefault="001318B5" w:rsidP="00F73726">
            <w:pPr>
              <w:rPr>
                <w:rFonts w:ascii="Arial Narrow" w:hAnsi="Arial Narrow"/>
                <w:sz w:val="20"/>
                <w:szCs w:val="20"/>
                <w:highlight w:val="yellow"/>
              </w:rPr>
            </w:pPr>
            <w:r w:rsidRPr="002E113F">
              <w:rPr>
                <w:rFonts w:ascii="Arial Narrow" w:hAnsi="Arial Narrow"/>
                <w:sz w:val="20"/>
                <w:szCs w:val="20"/>
                <w:highlight w:val="yellow"/>
              </w:rPr>
              <w:t>IU00</w:t>
            </w:r>
            <w:r w:rsidR="00AF7B49" w:rsidRPr="002E113F">
              <w:rPr>
                <w:rFonts w:ascii="Arial Narrow" w:hAnsi="Arial Narrow"/>
                <w:sz w:val="20"/>
                <w:szCs w:val="20"/>
                <w:highlight w:val="yellow"/>
              </w:rPr>
              <w:t>8</w:t>
            </w:r>
            <w:r w:rsidRPr="002E113F">
              <w:rPr>
                <w:rFonts w:ascii="Arial Narrow" w:hAnsi="Arial Narrow"/>
                <w:sz w:val="20"/>
                <w:szCs w:val="20"/>
                <w:highlight w:val="yellow"/>
              </w:rPr>
              <w:t>, IU01</w:t>
            </w:r>
            <w:r w:rsidR="00AF7B49" w:rsidRPr="002E113F">
              <w:rPr>
                <w:rFonts w:ascii="Arial Narrow" w:hAnsi="Arial Narrow"/>
                <w:sz w:val="20"/>
                <w:szCs w:val="20"/>
                <w:highlight w:val="yellow"/>
              </w:rPr>
              <w:t>7</w:t>
            </w:r>
            <w:r w:rsidR="00F73726" w:rsidRPr="002E113F">
              <w:rPr>
                <w:rFonts w:ascii="Arial Narrow" w:hAnsi="Arial Narrow"/>
                <w:sz w:val="20"/>
                <w:szCs w:val="20"/>
                <w:highlight w:val="yellow"/>
              </w:rPr>
              <w:t>, IU018</w:t>
            </w:r>
          </w:p>
        </w:tc>
      </w:tr>
    </w:tbl>
    <w:p w:rsidR="001318B5" w:rsidRPr="005C403B" w:rsidRDefault="001318B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5670"/>
      </w:tblGrid>
      <w:tr w:rsidR="002B0351" w:rsidRPr="00117375" w:rsidTr="004D4441">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rPr>
                <w:rFonts w:ascii="Arial Narrow" w:eastAsia="Times New Roman" w:hAnsi="Arial Narrow" w:cs="Times New Roman"/>
                <w:highlight w:val="yellow"/>
              </w:rPr>
            </w:pPr>
            <w:r w:rsidRPr="00117375">
              <w:rPr>
                <w:rFonts w:ascii="Arial Narrow" w:eastAsia="Times New Roman" w:hAnsi="Arial Narrow" w:cs="Times New Roman"/>
                <w:highlight w:val="yellow"/>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2B0351" w:rsidRPr="00117375" w:rsidRDefault="00117375" w:rsidP="00F60585">
            <w:pPr>
              <w:rPr>
                <w:rFonts w:ascii="Arial Narrow" w:hAnsi="Arial Narrow"/>
                <w:sz w:val="20"/>
                <w:szCs w:val="20"/>
                <w:highlight w:val="yellow"/>
              </w:rPr>
            </w:pPr>
            <w:r w:rsidRPr="00117375">
              <w:rPr>
                <w:rFonts w:ascii="Arial Narrow" w:hAnsi="Arial Narrow"/>
                <w:sz w:val="20"/>
                <w:szCs w:val="20"/>
                <w:highlight w:val="yellow"/>
              </w:rPr>
              <w:t>CUS11</w:t>
            </w:r>
            <w:r w:rsidR="002B0351" w:rsidRPr="00117375">
              <w:rPr>
                <w:rFonts w:ascii="Arial Narrow" w:hAnsi="Arial Narrow"/>
                <w:sz w:val="20"/>
                <w:szCs w:val="20"/>
                <w:highlight w:val="yellow"/>
              </w:rPr>
              <w:t xml:space="preserve"> Registrar</w:t>
            </w:r>
            <w:r w:rsidR="00F60585">
              <w:rPr>
                <w:rFonts w:ascii="Arial Narrow" w:hAnsi="Arial Narrow"/>
                <w:sz w:val="20"/>
                <w:szCs w:val="20"/>
                <w:highlight w:val="yellow"/>
              </w:rPr>
              <w:t xml:space="preserve"> sorteo de funcionarios a zonas</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2. Descripción del Caso de Uso</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hideMark/>
          </w:tcPr>
          <w:p w:rsidR="002B0351" w:rsidRPr="00117375" w:rsidRDefault="002B0351" w:rsidP="00F84418">
            <w:pPr>
              <w:rPr>
                <w:rFonts w:ascii="Arial Narrow" w:hAnsi="Arial Narrow"/>
                <w:sz w:val="20"/>
                <w:szCs w:val="20"/>
                <w:highlight w:val="yellow"/>
              </w:rPr>
            </w:pPr>
            <w:r w:rsidRPr="00117375">
              <w:rPr>
                <w:rFonts w:ascii="Arial Narrow" w:hAnsi="Arial Narrow"/>
                <w:sz w:val="20"/>
                <w:szCs w:val="20"/>
                <w:highlight w:val="yellow"/>
              </w:rPr>
              <w:t xml:space="preserve">Permite </w:t>
            </w:r>
            <w:r w:rsidR="008C4A83" w:rsidRPr="00117375">
              <w:rPr>
                <w:rFonts w:ascii="Arial Narrow" w:hAnsi="Arial Narrow"/>
                <w:sz w:val="20"/>
                <w:szCs w:val="20"/>
                <w:highlight w:val="yellow"/>
              </w:rPr>
              <w:t>registrar</w:t>
            </w:r>
            <w:r w:rsidRPr="00117375">
              <w:rPr>
                <w:rFonts w:ascii="Arial Narrow" w:hAnsi="Arial Narrow"/>
                <w:sz w:val="20"/>
                <w:szCs w:val="20"/>
                <w:highlight w:val="yellow"/>
              </w:rPr>
              <w:t xml:space="preserve"> la</w:t>
            </w:r>
            <w:r w:rsidR="00F84418" w:rsidRPr="00117375">
              <w:rPr>
                <w:rFonts w:ascii="Arial Narrow" w:hAnsi="Arial Narrow"/>
                <w:sz w:val="20"/>
                <w:szCs w:val="20"/>
                <w:highlight w:val="yellow"/>
              </w:rPr>
              <w:t xml:space="preserve"> asignación</w:t>
            </w:r>
            <w:r w:rsidRPr="00117375">
              <w:rPr>
                <w:rFonts w:ascii="Arial Narrow" w:hAnsi="Arial Narrow"/>
                <w:sz w:val="20"/>
                <w:szCs w:val="20"/>
                <w:highlight w:val="yellow"/>
              </w:rPr>
              <w:t xml:space="preserve"> de funcionarios a las zonas.</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3. Actor(es)</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hideMark/>
          </w:tcPr>
          <w:p w:rsidR="002B0351" w:rsidRPr="00117375" w:rsidRDefault="002B0351" w:rsidP="00B04AA5">
            <w:pPr>
              <w:rPr>
                <w:rFonts w:ascii="Arial Narrow" w:hAnsi="Arial Narrow"/>
                <w:sz w:val="20"/>
                <w:szCs w:val="20"/>
                <w:highlight w:val="yellow"/>
              </w:rPr>
            </w:pPr>
            <w:r w:rsidRPr="00117375">
              <w:rPr>
                <w:rFonts w:ascii="Arial Narrow" w:hAnsi="Arial Narrow"/>
                <w:sz w:val="20"/>
                <w:szCs w:val="20"/>
                <w:highlight w:val="yellow"/>
              </w:rPr>
              <w:t>Funcionario aduanero</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4. Precondiciones</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hideMark/>
          </w:tcPr>
          <w:p w:rsidR="002B0351" w:rsidRPr="00117375" w:rsidRDefault="002B0351" w:rsidP="00B04AA5">
            <w:pPr>
              <w:rPr>
                <w:rFonts w:ascii="Arial Narrow" w:hAnsi="Arial Narrow"/>
                <w:sz w:val="20"/>
                <w:szCs w:val="20"/>
                <w:highlight w:val="yellow"/>
              </w:rPr>
            </w:pPr>
            <w:r w:rsidRPr="00117375">
              <w:rPr>
                <w:rFonts w:ascii="Arial Narrow" w:hAnsi="Arial Narrow"/>
                <w:sz w:val="20"/>
                <w:szCs w:val="20"/>
                <w:highlight w:val="yellow"/>
              </w:rPr>
              <w:t>El usuario se encuentre autenticado en el Portal del Funcionario Aduanero.</w:t>
            </w:r>
          </w:p>
          <w:p w:rsidR="002B0351" w:rsidRPr="00117375" w:rsidRDefault="002B0351" w:rsidP="00B04AA5">
            <w:pPr>
              <w:jc w:val="left"/>
              <w:rPr>
                <w:rFonts w:ascii="Arial Narrow" w:hAnsi="Arial Narrow"/>
                <w:sz w:val="20"/>
                <w:szCs w:val="20"/>
                <w:highlight w:val="yellow"/>
              </w:rPr>
            </w:pPr>
            <w:r w:rsidRPr="00117375">
              <w:rPr>
                <w:rFonts w:ascii="Arial Narrow" w:hAnsi="Arial Narrow"/>
                <w:sz w:val="20"/>
                <w:szCs w:val="20"/>
                <w:highlight w:val="yellow"/>
              </w:rPr>
              <w:t xml:space="preserve">El usuario cuente con los permisos necesarios para poder acceder a esta opción (Ver </w:t>
            </w:r>
            <w:r w:rsidRPr="00117375">
              <w:rPr>
                <w:rFonts w:ascii="Arial Narrow" w:hAnsi="Arial Narrow"/>
                <w:b/>
                <w:sz w:val="20"/>
                <w:szCs w:val="20"/>
                <w:highlight w:val="yellow"/>
              </w:rPr>
              <w:t>ANEXO 01</w:t>
            </w:r>
            <w:r w:rsidRPr="00117375">
              <w:rPr>
                <w:rFonts w:ascii="Arial Narrow" w:hAnsi="Arial Narrow"/>
                <w:sz w:val="20"/>
                <w:szCs w:val="20"/>
                <w:highlight w:val="yellow"/>
              </w:rPr>
              <w:t>)</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 xml:space="preserve">5. </w:t>
            </w:r>
            <w:proofErr w:type="spellStart"/>
            <w:r w:rsidRPr="00117375">
              <w:rPr>
                <w:rFonts w:ascii="Arial Narrow" w:eastAsia="Times New Roman" w:hAnsi="Arial Narrow" w:cs="Times New Roman"/>
                <w:highlight w:val="yellow"/>
              </w:rPr>
              <w:t>Pos</w:t>
            </w:r>
            <w:proofErr w:type="spellEnd"/>
            <w:r w:rsidRPr="00117375">
              <w:rPr>
                <w:rFonts w:ascii="Arial Narrow" w:eastAsia="Times New Roman" w:hAnsi="Arial Narrow" w:cs="Times New Roman"/>
                <w:highlight w:val="yellow"/>
              </w:rPr>
              <w:t xml:space="preserve"> condiciones</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hideMark/>
          </w:tcPr>
          <w:p w:rsidR="002B0351" w:rsidRPr="00117375" w:rsidRDefault="00CF38AA" w:rsidP="00B04AA5">
            <w:pPr>
              <w:pStyle w:val="NormalWeb"/>
              <w:spacing w:before="0" w:beforeAutospacing="0" w:after="0" w:afterAutospacing="0"/>
              <w:jc w:val="left"/>
              <w:rPr>
                <w:rFonts w:ascii="Arial Narrow" w:eastAsia="Times New Roman" w:hAnsi="Arial Narrow" w:cs="Times New Roman"/>
                <w:highlight w:val="yellow"/>
              </w:rPr>
            </w:pPr>
            <w:r w:rsidRPr="00117375">
              <w:rPr>
                <w:rFonts w:ascii="Arial Narrow" w:eastAsia="Times New Roman" w:hAnsi="Arial Narrow" w:cs="Times New Roman"/>
                <w:highlight w:val="yellow"/>
              </w:rPr>
              <w:t>Que se tenga</w:t>
            </w:r>
            <w:r w:rsidR="002B0351" w:rsidRPr="00117375">
              <w:rPr>
                <w:rFonts w:ascii="Arial Narrow" w:eastAsia="Times New Roman" w:hAnsi="Arial Narrow" w:cs="Times New Roman"/>
                <w:highlight w:val="yellow"/>
              </w:rPr>
              <w:t xml:space="preserve"> los funcionarios asignados a las zonas</w:t>
            </w:r>
          </w:p>
        </w:tc>
      </w:tr>
      <w:tr w:rsidR="002B0351" w:rsidRPr="00117375" w:rsidTr="004D4441">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6. Flujo de eventos *</w:t>
            </w:r>
          </w:p>
        </w:tc>
      </w:tr>
      <w:tr w:rsidR="002B0351" w:rsidRPr="00117375"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Respuesta del Sistema</w:t>
            </w:r>
          </w:p>
        </w:tc>
      </w:tr>
      <w:tr w:rsidR="00C30BAB" w:rsidRPr="00647A97" w:rsidTr="00C30BAB">
        <w:tc>
          <w:tcPr>
            <w:tcW w:w="567" w:type="dxa"/>
            <w:tcBorders>
              <w:top w:val="single" w:sz="6" w:space="0" w:color="000000"/>
              <w:left w:val="single" w:sz="6" w:space="0" w:color="000000"/>
              <w:right w:val="single" w:sz="6" w:space="0" w:color="000000"/>
            </w:tcBorders>
            <w:hideMark/>
          </w:tcPr>
          <w:p w:rsidR="00C30BAB" w:rsidRPr="00B545A8" w:rsidRDefault="00C30BAB" w:rsidP="00EF6966">
            <w:pPr>
              <w:pStyle w:val="NormalWeb"/>
              <w:numPr>
                <w:ilvl w:val="0"/>
                <w:numId w:val="59"/>
              </w:numPr>
              <w:spacing w:before="0" w:beforeAutospacing="0" w:after="0" w:afterAutospacing="0"/>
              <w:ind w:left="356" w:hanging="287"/>
              <w:rPr>
                <w:rFonts w:ascii="Arial Narrow" w:eastAsia="Times New Roman" w:hAnsi="Arial Narrow"/>
                <w:highlight w:val="yellow"/>
              </w:rPr>
            </w:pPr>
          </w:p>
        </w:tc>
        <w:tc>
          <w:tcPr>
            <w:tcW w:w="3119" w:type="dxa"/>
            <w:tcBorders>
              <w:top w:val="single" w:sz="6" w:space="0" w:color="000000"/>
              <w:left w:val="single" w:sz="6" w:space="0" w:color="000000"/>
              <w:right w:val="single" w:sz="6" w:space="0" w:color="000000"/>
            </w:tcBorders>
            <w:hideMark/>
          </w:tcPr>
          <w:p w:rsidR="00C30BAB" w:rsidRPr="00B545A8" w:rsidRDefault="00C30BAB" w:rsidP="00B04AA5">
            <w:pPr>
              <w:pStyle w:val="NormalWeb"/>
              <w:spacing w:before="0" w:beforeAutospacing="0" w:after="0" w:afterAutospacing="0"/>
              <w:jc w:val="left"/>
              <w:rPr>
                <w:rFonts w:ascii="Arial Narrow" w:eastAsia="Times New Roman" w:hAnsi="Arial Narrow"/>
                <w:highlight w:val="yellow"/>
              </w:rPr>
            </w:pPr>
            <w:r w:rsidRPr="00B545A8">
              <w:rPr>
                <w:rFonts w:ascii="Arial Narrow" w:hAnsi="Arial Narrow"/>
                <w:highlight w:val="yellow"/>
              </w:rPr>
              <w:t xml:space="preserve">El actor ingresa a la opción de </w:t>
            </w:r>
            <w:r w:rsidRPr="00B545A8">
              <w:rPr>
                <w:rFonts w:ascii="Arial Narrow" w:hAnsi="Arial Narrow"/>
                <w:b/>
                <w:highlight w:val="yellow"/>
              </w:rPr>
              <w:t>“Asignar funcionario a zona”</w:t>
            </w:r>
          </w:p>
        </w:tc>
        <w:tc>
          <w:tcPr>
            <w:tcW w:w="5670" w:type="dxa"/>
            <w:tcBorders>
              <w:top w:val="single" w:sz="6" w:space="0" w:color="000000"/>
              <w:left w:val="single" w:sz="6" w:space="0" w:color="000000"/>
              <w:right w:val="single" w:sz="6" w:space="0" w:color="000000"/>
            </w:tcBorders>
          </w:tcPr>
          <w:p w:rsidR="00C30BAB" w:rsidRPr="00B545A8" w:rsidRDefault="00C30BAB" w:rsidP="00EF6966">
            <w:pPr>
              <w:pStyle w:val="NormalWeb"/>
              <w:numPr>
                <w:ilvl w:val="1"/>
                <w:numId w:val="59"/>
              </w:numPr>
              <w:spacing w:before="0" w:beforeAutospacing="0" w:after="0" w:afterAutospacing="0"/>
              <w:ind w:left="355" w:hanging="360"/>
              <w:rPr>
                <w:rFonts w:ascii="Arial Narrow" w:hAnsi="Arial Narrow"/>
                <w:highlight w:val="yellow"/>
              </w:rPr>
            </w:pPr>
            <w:r w:rsidRPr="00B545A8">
              <w:rPr>
                <w:rFonts w:ascii="Arial Narrow" w:hAnsi="Arial Narrow"/>
                <w:highlight w:val="yellow"/>
              </w:rPr>
              <w:t xml:space="preserve">El </w:t>
            </w:r>
            <w:r w:rsidRPr="00B545A8">
              <w:rPr>
                <w:rFonts w:ascii="Arial Narrow" w:eastAsia="Times New Roman" w:hAnsi="Arial Narrow"/>
                <w:highlight w:val="yellow"/>
              </w:rPr>
              <w:t>sistema</w:t>
            </w:r>
            <w:r w:rsidRPr="00B545A8">
              <w:rPr>
                <w:rFonts w:ascii="Arial Narrow" w:hAnsi="Arial Narrow"/>
                <w:highlight w:val="yellow"/>
              </w:rPr>
              <w:t xml:space="preserve"> muestra la interfaz “IU019”, con los siguientes campos: </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Aduana</w:t>
            </w:r>
            <w:r w:rsidRPr="00B545A8">
              <w:rPr>
                <w:rFonts w:ascii="Arial Narrow" w:hAnsi="Arial Narrow"/>
                <w:sz w:val="20"/>
                <w:szCs w:val="20"/>
                <w:highlight w:val="yellow"/>
              </w:rPr>
              <w:t>: muestra el código y descripción de la aduana seleccionada en IU017.</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 xml:space="preserve">Unidad de despacho: </w:t>
            </w:r>
            <w:r w:rsidRPr="00B545A8">
              <w:rPr>
                <w:rFonts w:ascii="Arial Narrow" w:hAnsi="Arial Narrow"/>
                <w:sz w:val="20"/>
                <w:szCs w:val="20"/>
                <w:highlight w:val="yellow"/>
              </w:rPr>
              <w:t xml:space="preserve">muestra la descripción de la unidad de despacho seleccionada en IU017. </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Turno</w:t>
            </w:r>
            <w:r w:rsidRPr="00B545A8">
              <w:rPr>
                <w:rFonts w:ascii="Arial Narrow" w:hAnsi="Arial Narrow"/>
                <w:sz w:val="20"/>
                <w:szCs w:val="20"/>
                <w:highlight w:val="yellow"/>
              </w:rPr>
              <w:t xml:space="preserve">: muestra el nombre y la hora de inicio y de fin del turno del evento seleccionado </w:t>
            </w:r>
            <w:r w:rsidRPr="00B545A8">
              <w:rPr>
                <w:rFonts w:ascii="Arial Narrow" w:hAnsi="Arial Narrow"/>
                <w:sz w:val="20"/>
                <w:szCs w:val="20"/>
                <w:highlight w:val="yellow"/>
                <w:lang w:val="es-PE"/>
              </w:rPr>
              <w:t>en</w:t>
            </w:r>
            <w:r w:rsidRPr="00B545A8">
              <w:rPr>
                <w:rFonts w:ascii="Arial Narrow" w:hAnsi="Arial Narrow"/>
                <w:sz w:val="20"/>
                <w:szCs w:val="20"/>
                <w:highlight w:val="yellow"/>
              </w:rPr>
              <w:t xml:space="preserve"> IU017. </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 xml:space="preserve">Fecha: </w:t>
            </w:r>
            <w:r w:rsidRPr="00B545A8">
              <w:rPr>
                <w:rFonts w:ascii="Arial Narrow" w:hAnsi="Arial Narrow"/>
                <w:sz w:val="20"/>
                <w:szCs w:val="20"/>
                <w:highlight w:val="yellow"/>
              </w:rPr>
              <w:t>muestra</w:t>
            </w:r>
            <w:r w:rsidRPr="00B545A8">
              <w:rPr>
                <w:rFonts w:ascii="Arial Narrow" w:hAnsi="Arial Narrow"/>
                <w:b/>
                <w:sz w:val="20"/>
                <w:szCs w:val="20"/>
                <w:highlight w:val="yellow"/>
              </w:rPr>
              <w:t xml:space="preserve"> </w:t>
            </w:r>
            <w:r w:rsidRPr="00B545A8">
              <w:rPr>
                <w:rFonts w:ascii="Arial Narrow" w:hAnsi="Arial Narrow"/>
                <w:sz w:val="20"/>
                <w:szCs w:val="20"/>
                <w:highlight w:val="yellow"/>
              </w:rPr>
              <w:t xml:space="preserve">la fecha del evento seleccionado </w:t>
            </w:r>
            <w:r w:rsidRPr="00B545A8">
              <w:rPr>
                <w:rFonts w:ascii="Arial Narrow" w:hAnsi="Arial Narrow"/>
                <w:sz w:val="20"/>
                <w:szCs w:val="20"/>
                <w:highlight w:val="yellow"/>
                <w:lang w:val="es-PE"/>
              </w:rPr>
              <w:t>en</w:t>
            </w:r>
            <w:r w:rsidRPr="00B545A8">
              <w:rPr>
                <w:rFonts w:ascii="Arial Narrow" w:hAnsi="Arial Narrow"/>
                <w:sz w:val="20"/>
                <w:szCs w:val="20"/>
                <w:highlight w:val="yellow"/>
              </w:rPr>
              <w:t xml:space="preserve"> IU017.</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 xml:space="preserve">Tipo de asignación: </w:t>
            </w:r>
            <w:r w:rsidRPr="00B545A8">
              <w:rPr>
                <w:rFonts w:ascii="Arial Narrow" w:hAnsi="Arial Narrow"/>
                <w:sz w:val="20"/>
                <w:szCs w:val="20"/>
                <w:highlight w:val="yellow"/>
              </w:rPr>
              <w:t xml:space="preserve">Campo </w:t>
            </w:r>
            <w:r w:rsidRPr="00B545A8">
              <w:rPr>
                <w:rFonts w:ascii="Arial Narrow" w:hAnsi="Arial Narrow"/>
                <w:sz w:val="20"/>
                <w:szCs w:val="20"/>
                <w:highlight w:val="yellow"/>
                <w:lang w:val="es-PE"/>
              </w:rPr>
              <w:t>obligatorio</w:t>
            </w:r>
            <w:r w:rsidRPr="00B545A8">
              <w:rPr>
                <w:rFonts w:ascii="Arial Narrow" w:hAnsi="Arial Narrow"/>
                <w:sz w:val="20"/>
                <w:szCs w:val="20"/>
                <w:highlight w:val="yellow"/>
              </w:rPr>
              <w:t>, indica la forma en que se realizará la asignación. Muestra las siguientes opciones:</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sz w:val="20"/>
                <w:szCs w:val="20"/>
                <w:highlight w:val="yellow"/>
                <w:lang w:val="es-PE"/>
              </w:rPr>
              <w:t>Alea</w:t>
            </w:r>
            <w:proofErr w:type="spellStart"/>
            <w:r w:rsidRPr="00B545A8">
              <w:rPr>
                <w:rFonts w:ascii="Arial Narrow" w:hAnsi="Arial Narrow"/>
                <w:sz w:val="20"/>
                <w:szCs w:val="20"/>
                <w:highlight w:val="yellow"/>
              </w:rPr>
              <w:t>toria</w:t>
            </w:r>
            <w:proofErr w:type="spellEnd"/>
            <w:r w:rsidRPr="00B545A8">
              <w:rPr>
                <w:rFonts w:ascii="Arial Narrow" w:hAnsi="Arial Narrow"/>
                <w:sz w:val="20"/>
                <w:szCs w:val="20"/>
                <w:highlight w:val="yellow"/>
              </w:rPr>
              <w:t xml:space="preserve"> sin repetición</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sz w:val="20"/>
                <w:szCs w:val="20"/>
                <w:highlight w:val="yellow"/>
              </w:rPr>
              <w:t>Aleatoria con repetición</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sz w:val="20"/>
                <w:szCs w:val="20"/>
                <w:highlight w:val="yellow"/>
              </w:rPr>
              <w:t>Manual</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 xml:space="preserve">Lista de funcionarios disponibles: </w:t>
            </w:r>
            <w:r w:rsidRPr="00B545A8">
              <w:rPr>
                <w:rFonts w:ascii="Arial Narrow" w:hAnsi="Arial Narrow"/>
                <w:sz w:val="20"/>
                <w:szCs w:val="20"/>
                <w:highlight w:val="yellow"/>
                <w:lang w:val="es-PE"/>
              </w:rPr>
              <w:t>muestra la lista de funcionarios disponibles para ser asignados a las zonas. Las columnas de información que muestran son las siguientes:</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Registro: </w:t>
            </w:r>
            <w:r w:rsidRPr="00B545A8">
              <w:rPr>
                <w:rFonts w:ascii="Arial Narrow" w:hAnsi="Arial Narrow"/>
                <w:sz w:val="20"/>
                <w:szCs w:val="20"/>
                <w:highlight w:val="yellow"/>
              </w:rPr>
              <w:t>Columna donde se muestra el número de registro del Funcionario Aduanero.</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Apellido Paterno: </w:t>
            </w:r>
            <w:r w:rsidRPr="00B545A8">
              <w:rPr>
                <w:rFonts w:ascii="Arial Narrow" w:hAnsi="Arial Narrow"/>
                <w:sz w:val="20"/>
                <w:szCs w:val="20"/>
                <w:highlight w:val="yellow"/>
              </w:rPr>
              <w:t>Columna donde se muestra el Apellido Paterno del Funcionario Aduanero.</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Apellido Materno: </w:t>
            </w:r>
            <w:r w:rsidRPr="00B545A8">
              <w:rPr>
                <w:rFonts w:ascii="Arial Narrow" w:hAnsi="Arial Narrow"/>
                <w:sz w:val="20"/>
                <w:szCs w:val="20"/>
                <w:highlight w:val="yellow"/>
              </w:rPr>
              <w:t>Columna donde se muestra el Apellido Materno del Funcionario Aduanero.</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Nombres: </w:t>
            </w:r>
            <w:r w:rsidRPr="00B545A8">
              <w:rPr>
                <w:rFonts w:ascii="Arial Narrow" w:hAnsi="Arial Narrow"/>
                <w:sz w:val="20"/>
                <w:szCs w:val="20"/>
                <w:highlight w:val="yellow"/>
              </w:rPr>
              <w:t>Columna donde se muestra el Nombre (es) del Funcionario Aduanero.</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Desde: </w:t>
            </w:r>
            <w:r w:rsidRPr="00B545A8">
              <w:rPr>
                <w:rFonts w:ascii="Arial Narrow" w:hAnsi="Arial Narrow"/>
                <w:sz w:val="20"/>
                <w:szCs w:val="20"/>
                <w:highlight w:val="yellow"/>
              </w:rPr>
              <w:t>Columna donde se muestra la fecha de inicio de vigencia del registro del funcionario aduanero en el Grupo indicado por el usuario.</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Hasta: </w:t>
            </w:r>
            <w:r w:rsidRPr="00B545A8">
              <w:rPr>
                <w:rFonts w:ascii="Arial Narrow" w:hAnsi="Arial Narrow"/>
                <w:sz w:val="20"/>
                <w:szCs w:val="20"/>
                <w:highlight w:val="yellow"/>
              </w:rPr>
              <w:t>Columna donde se muestra la fecha de fin o término de vigencia de vigencia del registro del funcionario aduanero en el Grupo indicado por el usuario.</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Lista de zonas disponibles:</w:t>
            </w:r>
            <w:r w:rsidRPr="00B545A8">
              <w:rPr>
                <w:rFonts w:ascii="Arial Narrow" w:hAnsi="Arial Narrow"/>
                <w:sz w:val="20"/>
                <w:szCs w:val="20"/>
                <w:highlight w:val="yellow"/>
                <w:lang w:val="es-PE"/>
              </w:rPr>
              <w:t xml:space="preserve"> muestra la lista de zonas </w:t>
            </w:r>
            <w:r w:rsidRPr="00B545A8">
              <w:rPr>
                <w:rFonts w:ascii="Arial Narrow" w:hAnsi="Arial Narrow"/>
                <w:sz w:val="20"/>
                <w:szCs w:val="20"/>
                <w:highlight w:val="yellow"/>
                <w:lang w:val="es-PE"/>
              </w:rPr>
              <w:lastRenderedPageBreak/>
              <w:t>disponibles para que se le asignen funcionarios. Las columnas de información que muestran son las siguientes:</w:t>
            </w:r>
            <w:r w:rsidRPr="00B545A8">
              <w:rPr>
                <w:rFonts w:ascii="Arial Narrow" w:hAnsi="Arial Narrow"/>
                <w:sz w:val="20"/>
                <w:szCs w:val="20"/>
                <w:highlight w:val="yellow"/>
              </w:rPr>
              <w:t xml:space="preserve"> </w:t>
            </w:r>
          </w:p>
          <w:p w:rsidR="00C30BAB" w:rsidRPr="00B545A8" w:rsidRDefault="00C30BAB" w:rsidP="00EF6966">
            <w:pPr>
              <w:pStyle w:val="Prrafodelista"/>
              <w:numPr>
                <w:ilvl w:val="3"/>
                <w:numId w:val="84"/>
              </w:numPr>
              <w:ind w:left="922" w:hanging="284"/>
              <w:rPr>
                <w:rFonts w:ascii="Arial Narrow" w:hAnsi="Arial Narrow"/>
                <w:sz w:val="20"/>
                <w:szCs w:val="20"/>
                <w:highlight w:val="yellow"/>
              </w:rPr>
            </w:pPr>
            <w:r w:rsidRPr="00B545A8">
              <w:rPr>
                <w:rFonts w:ascii="Arial Narrow" w:hAnsi="Arial Narrow"/>
                <w:b/>
                <w:sz w:val="20"/>
                <w:szCs w:val="20"/>
                <w:highlight w:val="yellow"/>
              </w:rPr>
              <w:t xml:space="preserve">Zona: </w:t>
            </w:r>
            <w:r w:rsidRPr="00B545A8">
              <w:rPr>
                <w:rFonts w:ascii="Arial Narrow" w:hAnsi="Arial Narrow"/>
                <w:sz w:val="20"/>
                <w:szCs w:val="20"/>
                <w:highlight w:val="yellow"/>
              </w:rPr>
              <w:t>Columna donde se muestra el nombre de la zona.</w:t>
            </w:r>
          </w:p>
          <w:p w:rsidR="00C30BAB" w:rsidRPr="00B545A8" w:rsidRDefault="00C30BAB" w:rsidP="00EF6966">
            <w:pPr>
              <w:pStyle w:val="Prrafodelista"/>
              <w:numPr>
                <w:ilvl w:val="3"/>
                <w:numId w:val="84"/>
              </w:numPr>
              <w:ind w:left="922" w:hanging="284"/>
              <w:rPr>
                <w:rFonts w:ascii="Arial Narrow" w:hAnsi="Arial Narrow"/>
                <w:sz w:val="20"/>
                <w:szCs w:val="20"/>
                <w:highlight w:val="yellow"/>
              </w:rPr>
            </w:pPr>
            <w:r w:rsidRPr="00B545A8">
              <w:rPr>
                <w:rFonts w:ascii="Arial Narrow" w:hAnsi="Arial Narrow"/>
                <w:b/>
                <w:sz w:val="20"/>
                <w:szCs w:val="20"/>
                <w:highlight w:val="yellow"/>
              </w:rPr>
              <w:t xml:space="preserve">Cantidad: </w:t>
            </w:r>
            <w:r w:rsidRPr="00B545A8">
              <w:rPr>
                <w:rFonts w:ascii="Arial Narrow" w:hAnsi="Arial Narrow"/>
                <w:sz w:val="20"/>
                <w:szCs w:val="20"/>
                <w:highlight w:val="yellow"/>
              </w:rPr>
              <w:t xml:space="preserve">Columna donde se muestra una caja de texto </w:t>
            </w:r>
            <w:r>
              <w:rPr>
                <w:rFonts w:ascii="Arial Narrow" w:hAnsi="Arial Narrow"/>
                <w:sz w:val="20"/>
                <w:szCs w:val="20"/>
                <w:highlight w:val="yellow"/>
              </w:rPr>
              <w:t xml:space="preserve">numérica </w:t>
            </w:r>
            <w:r w:rsidRPr="00B545A8">
              <w:rPr>
                <w:rFonts w:ascii="Arial Narrow" w:hAnsi="Arial Narrow"/>
                <w:sz w:val="20"/>
                <w:szCs w:val="20"/>
                <w:highlight w:val="yellow"/>
              </w:rPr>
              <w:t>en la cual se debe ingresar la cantidad de funcionarios que se le asignarán a la zona.</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Botón Asignar:</w:t>
            </w:r>
            <w:r w:rsidRPr="00B545A8">
              <w:rPr>
                <w:rFonts w:ascii="Arial Narrow" w:hAnsi="Arial Narrow"/>
                <w:sz w:val="20"/>
                <w:szCs w:val="20"/>
                <w:highlight w:val="yellow"/>
              </w:rPr>
              <w:t xml:space="preserve"> realiza la </w:t>
            </w:r>
            <w:r w:rsidRPr="00B545A8">
              <w:rPr>
                <w:rFonts w:ascii="Arial Narrow" w:hAnsi="Arial Narrow"/>
                <w:sz w:val="20"/>
                <w:szCs w:val="20"/>
                <w:highlight w:val="yellow"/>
                <w:lang w:val="es-PE"/>
              </w:rPr>
              <w:t>asignación</w:t>
            </w:r>
            <w:r w:rsidRPr="00B545A8">
              <w:rPr>
                <w:rFonts w:ascii="Arial Narrow" w:hAnsi="Arial Narrow"/>
                <w:sz w:val="20"/>
                <w:szCs w:val="20"/>
                <w:highlight w:val="yellow"/>
              </w:rPr>
              <w:t xml:space="preserve"> de forma aleatoria.</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Botón Limpiar:</w:t>
            </w:r>
            <w:r w:rsidRPr="00B545A8">
              <w:rPr>
                <w:rFonts w:ascii="Arial Narrow" w:hAnsi="Arial Narrow"/>
                <w:sz w:val="20"/>
                <w:szCs w:val="20"/>
                <w:highlight w:val="yellow"/>
              </w:rPr>
              <w:t xml:space="preserve"> limpia los </w:t>
            </w:r>
            <w:r w:rsidRPr="00B545A8">
              <w:rPr>
                <w:rFonts w:ascii="Arial Narrow" w:hAnsi="Arial Narrow"/>
                <w:sz w:val="20"/>
                <w:szCs w:val="20"/>
                <w:highlight w:val="yellow"/>
                <w:lang w:val="es-PE"/>
              </w:rPr>
              <w:t>controles</w:t>
            </w:r>
            <w:r w:rsidRPr="00B545A8">
              <w:rPr>
                <w:rFonts w:ascii="Arial Narrow" w:hAnsi="Arial Narrow"/>
                <w:sz w:val="20"/>
                <w:szCs w:val="20"/>
                <w:highlight w:val="yellow"/>
              </w:rPr>
              <w:t xml:space="preserve"> y los deja con los valores por defecto.</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Lista de funcionarios asignados:</w:t>
            </w:r>
            <w:r w:rsidRPr="00B545A8">
              <w:rPr>
                <w:rFonts w:ascii="Arial Narrow" w:hAnsi="Arial Narrow"/>
                <w:sz w:val="20"/>
                <w:szCs w:val="20"/>
                <w:highlight w:val="yellow"/>
                <w:lang w:val="es-PE"/>
              </w:rPr>
              <w:t xml:space="preserve"> muestra la lista de los funcionarios asignados.</w:t>
            </w:r>
            <w:r>
              <w:rPr>
                <w:rFonts w:ascii="Arial Narrow" w:hAnsi="Arial Narrow"/>
                <w:sz w:val="20"/>
                <w:szCs w:val="20"/>
                <w:highlight w:val="yellow"/>
                <w:lang w:val="es-PE"/>
              </w:rPr>
              <w:t xml:space="preserve"> Inicialmente se encuentra oculta.</w:t>
            </w:r>
            <w:r w:rsidRPr="00B545A8">
              <w:rPr>
                <w:rFonts w:ascii="Arial Narrow" w:hAnsi="Arial Narrow"/>
                <w:sz w:val="20"/>
                <w:szCs w:val="20"/>
                <w:highlight w:val="yellow"/>
                <w:lang w:val="es-PE"/>
              </w:rPr>
              <w:t xml:space="preserve"> Las columnas de información que muestran son las siguientes:</w:t>
            </w:r>
            <w:r w:rsidRPr="00B545A8">
              <w:rPr>
                <w:rFonts w:ascii="Arial Narrow" w:hAnsi="Arial Narrow"/>
                <w:sz w:val="20"/>
                <w:szCs w:val="20"/>
                <w:highlight w:val="yellow"/>
              </w:rPr>
              <w:t xml:space="preserve"> </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Zona: </w:t>
            </w:r>
            <w:r w:rsidRPr="00B545A8">
              <w:rPr>
                <w:rFonts w:ascii="Arial Narrow" w:hAnsi="Arial Narrow"/>
                <w:sz w:val="20"/>
                <w:szCs w:val="20"/>
                <w:highlight w:val="yellow"/>
              </w:rPr>
              <w:t>Columna donde se muestra el nombre de la zona.</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 xml:space="preserve">Cantidad: </w:t>
            </w:r>
            <w:r w:rsidRPr="00B545A8">
              <w:rPr>
                <w:rFonts w:ascii="Arial Narrow" w:hAnsi="Arial Narrow"/>
                <w:sz w:val="20"/>
                <w:szCs w:val="20"/>
                <w:highlight w:val="yellow"/>
              </w:rPr>
              <w:t>Columna donde se muestra la cantidad de funcionarios asignados a la zona.</w:t>
            </w:r>
          </w:p>
          <w:p w:rsidR="00C30BAB" w:rsidRPr="00B545A8" w:rsidRDefault="00C30BAB" w:rsidP="00EF6966">
            <w:pPr>
              <w:pStyle w:val="Prrafodelista"/>
              <w:numPr>
                <w:ilvl w:val="0"/>
                <w:numId w:val="80"/>
              </w:numPr>
              <w:rPr>
                <w:rFonts w:ascii="Arial Narrow" w:hAnsi="Arial Narrow"/>
                <w:sz w:val="20"/>
                <w:szCs w:val="20"/>
                <w:highlight w:val="yellow"/>
              </w:rPr>
            </w:pPr>
            <w:r w:rsidRPr="00B545A8">
              <w:rPr>
                <w:rFonts w:ascii="Arial Narrow" w:hAnsi="Arial Narrow"/>
                <w:b/>
                <w:sz w:val="20"/>
                <w:szCs w:val="20"/>
                <w:highlight w:val="yellow"/>
              </w:rPr>
              <w:t>Funcionario:</w:t>
            </w:r>
            <w:r w:rsidRPr="00B545A8">
              <w:rPr>
                <w:rFonts w:ascii="Arial Narrow" w:hAnsi="Arial Narrow"/>
                <w:sz w:val="20"/>
                <w:szCs w:val="20"/>
                <w:highlight w:val="yellow"/>
              </w:rPr>
              <w:t xml:space="preserve"> Columna donde se muestra el registro, apellidos y nombres de los funcionarios asignados a la zona.</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Botón grabar:</w:t>
            </w:r>
            <w:r w:rsidRPr="00B545A8">
              <w:rPr>
                <w:rFonts w:ascii="Arial Narrow" w:hAnsi="Arial Narrow"/>
                <w:sz w:val="20"/>
                <w:szCs w:val="20"/>
                <w:highlight w:val="yellow"/>
              </w:rPr>
              <w:t xml:space="preserve"> graba los datos de la asignación realizada.</w:t>
            </w:r>
            <w:r>
              <w:rPr>
                <w:rFonts w:ascii="Arial Narrow" w:hAnsi="Arial Narrow"/>
                <w:sz w:val="20"/>
                <w:szCs w:val="20"/>
                <w:highlight w:val="yellow"/>
              </w:rPr>
              <w:t xml:space="preserve"> Se encuentra oculto y deshabilitado.</w:t>
            </w:r>
          </w:p>
          <w:p w:rsidR="00C30BAB"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Botón Cancelar:</w:t>
            </w:r>
            <w:r w:rsidRPr="00B545A8">
              <w:rPr>
                <w:rFonts w:ascii="Arial Narrow" w:hAnsi="Arial Narrow"/>
                <w:sz w:val="20"/>
                <w:szCs w:val="20"/>
                <w:highlight w:val="yellow"/>
              </w:rPr>
              <w:t xml:space="preserve"> </w:t>
            </w:r>
            <w:r>
              <w:rPr>
                <w:rFonts w:ascii="Arial Narrow" w:hAnsi="Arial Narrow"/>
                <w:sz w:val="20"/>
                <w:szCs w:val="20"/>
                <w:highlight w:val="yellow"/>
              </w:rPr>
              <w:t>permite cancelar la asignación</w:t>
            </w:r>
            <w:r w:rsidRPr="00B545A8">
              <w:rPr>
                <w:rFonts w:ascii="Arial Narrow" w:hAnsi="Arial Narrow"/>
                <w:sz w:val="20"/>
                <w:szCs w:val="20"/>
                <w:highlight w:val="yellow"/>
              </w:rPr>
              <w:t>.</w:t>
            </w:r>
            <w:r>
              <w:rPr>
                <w:rFonts w:ascii="Arial Narrow" w:hAnsi="Arial Narrow"/>
                <w:sz w:val="20"/>
                <w:szCs w:val="20"/>
                <w:highlight w:val="yellow"/>
              </w:rPr>
              <w:t xml:space="preserve"> Se encuentra oculto y deshabilitado</w:t>
            </w:r>
            <w:r w:rsidRPr="00B545A8">
              <w:rPr>
                <w:rFonts w:ascii="Arial Narrow" w:hAnsi="Arial Narrow"/>
                <w:sz w:val="20"/>
                <w:szCs w:val="20"/>
                <w:highlight w:val="yellow"/>
              </w:rPr>
              <w:t>.</w:t>
            </w:r>
          </w:p>
          <w:p w:rsidR="00C30BAB" w:rsidRDefault="00C30BAB" w:rsidP="00EF6966">
            <w:pPr>
              <w:pStyle w:val="Prrafodelista"/>
              <w:numPr>
                <w:ilvl w:val="0"/>
                <w:numId w:val="79"/>
              </w:numPr>
              <w:rPr>
                <w:rFonts w:ascii="Arial Narrow" w:hAnsi="Arial Narrow"/>
                <w:sz w:val="20"/>
                <w:szCs w:val="20"/>
                <w:highlight w:val="yellow"/>
              </w:rPr>
            </w:pPr>
            <w:r>
              <w:rPr>
                <w:rFonts w:ascii="Arial Narrow" w:hAnsi="Arial Narrow"/>
                <w:b/>
                <w:sz w:val="20"/>
                <w:szCs w:val="20"/>
                <w:highlight w:val="yellow"/>
              </w:rPr>
              <w:t>Botón Cerrar:</w:t>
            </w:r>
            <w:r>
              <w:rPr>
                <w:rFonts w:ascii="Arial Narrow" w:hAnsi="Arial Narrow"/>
                <w:sz w:val="20"/>
                <w:szCs w:val="20"/>
                <w:highlight w:val="yellow"/>
              </w:rPr>
              <w:t xml:space="preserve"> permite cerrar la IU019.</w:t>
            </w:r>
          </w:p>
          <w:p w:rsidR="00C30BAB" w:rsidRPr="00C30BAB" w:rsidRDefault="00C30BAB" w:rsidP="00EF6966">
            <w:pPr>
              <w:pStyle w:val="NormalWeb"/>
              <w:numPr>
                <w:ilvl w:val="1"/>
                <w:numId w:val="59"/>
              </w:numPr>
              <w:spacing w:before="0" w:beforeAutospacing="0" w:after="0" w:afterAutospacing="0"/>
              <w:ind w:left="355" w:hanging="360"/>
              <w:rPr>
                <w:rFonts w:ascii="Arial Narrow" w:hAnsi="Arial Narrow"/>
                <w:highlight w:val="yellow"/>
              </w:rPr>
            </w:pPr>
            <w:r w:rsidRPr="00117375">
              <w:rPr>
                <w:rFonts w:ascii="Arial Narrow" w:hAnsi="Arial Narrow"/>
                <w:highlight w:val="yellow"/>
              </w:rPr>
              <w:t xml:space="preserve">El </w:t>
            </w:r>
            <w:r w:rsidRPr="00117375">
              <w:rPr>
                <w:rFonts w:ascii="Arial Narrow" w:eastAsia="Times New Roman" w:hAnsi="Arial Narrow"/>
                <w:highlight w:val="yellow"/>
              </w:rPr>
              <w:t>sistema</w:t>
            </w:r>
            <w:r w:rsidRPr="00117375">
              <w:rPr>
                <w:rFonts w:ascii="Arial Narrow" w:hAnsi="Arial Narrow"/>
                <w:highlight w:val="yellow"/>
              </w:rPr>
              <w:t xml:space="preserve"> carga las listas de funcionarios y zonas disponibles acorde a los datos de los campos.</w:t>
            </w:r>
          </w:p>
        </w:tc>
      </w:tr>
      <w:tr w:rsidR="00605880" w:rsidRPr="00117375" w:rsidTr="004D4441">
        <w:trPr>
          <w:trHeight w:val="65"/>
        </w:trPr>
        <w:tc>
          <w:tcPr>
            <w:tcW w:w="567" w:type="dxa"/>
            <w:tcBorders>
              <w:top w:val="single" w:sz="6" w:space="0" w:color="000000"/>
              <w:left w:val="single" w:sz="6" w:space="0" w:color="000000"/>
              <w:right w:val="single" w:sz="6" w:space="0" w:color="000000"/>
            </w:tcBorders>
          </w:tcPr>
          <w:p w:rsidR="00605880" w:rsidRPr="00117375" w:rsidRDefault="00605880" w:rsidP="00EF6966">
            <w:pPr>
              <w:pStyle w:val="NormalWeb"/>
              <w:numPr>
                <w:ilvl w:val="0"/>
                <w:numId w:val="59"/>
              </w:numPr>
              <w:spacing w:before="0" w:beforeAutospacing="0" w:after="0" w:afterAutospacing="0"/>
              <w:ind w:left="356" w:hanging="287"/>
              <w:rPr>
                <w:rFonts w:ascii="Arial Narrow" w:eastAsia="Times New Roman" w:hAnsi="Arial Narrow"/>
                <w:highlight w:val="yellow"/>
              </w:rPr>
            </w:pPr>
          </w:p>
        </w:tc>
        <w:tc>
          <w:tcPr>
            <w:tcW w:w="3119" w:type="dxa"/>
            <w:tcBorders>
              <w:top w:val="single" w:sz="6" w:space="0" w:color="000000"/>
              <w:left w:val="single" w:sz="6" w:space="0" w:color="000000"/>
              <w:right w:val="single" w:sz="6" w:space="0" w:color="000000"/>
            </w:tcBorders>
          </w:tcPr>
          <w:p w:rsidR="00605880" w:rsidRPr="00117375" w:rsidRDefault="00605880" w:rsidP="008F41C5">
            <w:pPr>
              <w:jc w:val="left"/>
              <w:rPr>
                <w:rFonts w:ascii="Arial Narrow" w:hAnsi="Arial Narrow" w:cs="Arial"/>
                <w:color w:val="000000"/>
                <w:sz w:val="20"/>
                <w:szCs w:val="20"/>
                <w:highlight w:val="yellow"/>
              </w:rPr>
            </w:pPr>
            <w:r w:rsidRPr="00117375">
              <w:rPr>
                <w:rFonts w:ascii="Arial Narrow" w:hAnsi="Arial Narrow" w:cs="Arial"/>
                <w:color w:val="000000"/>
                <w:sz w:val="20"/>
                <w:szCs w:val="20"/>
                <w:highlight w:val="yellow"/>
              </w:rPr>
              <w:t>El actor selecciona un tipo de asignación</w:t>
            </w:r>
          </w:p>
        </w:tc>
        <w:tc>
          <w:tcPr>
            <w:tcW w:w="5670" w:type="dxa"/>
            <w:tcBorders>
              <w:top w:val="single" w:sz="6" w:space="0" w:color="000000"/>
              <w:left w:val="single" w:sz="6" w:space="0" w:color="000000"/>
              <w:bottom w:val="single" w:sz="6" w:space="0" w:color="000000"/>
              <w:right w:val="single" w:sz="6" w:space="0" w:color="000000"/>
            </w:tcBorders>
          </w:tcPr>
          <w:p w:rsidR="00605880" w:rsidRPr="00117375" w:rsidRDefault="00AA55CF" w:rsidP="00EF6966">
            <w:pPr>
              <w:pStyle w:val="NormalWeb"/>
              <w:numPr>
                <w:ilvl w:val="1"/>
                <w:numId w:val="59"/>
              </w:numPr>
              <w:spacing w:before="0" w:beforeAutospacing="0" w:after="0" w:afterAutospacing="0"/>
              <w:ind w:left="355" w:hanging="360"/>
              <w:rPr>
                <w:rFonts w:ascii="Arial Narrow" w:hAnsi="Arial Narrow"/>
                <w:highlight w:val="yellow"/>
              </w:rPr>
            </w:pPr>
            <w:r w:rsidRPr="00117375">
              <w:rPr>
                <w:rFonts w:ascii="Arial Narrow" w:hAnsi="Arial Narrow"/>
                <w:highlight w:val="yellow"/>
              </w:rPr>
              <w:t xml:space="preserve">El sistema validad que no se haya realizado la asignación, caso contrario continúa en </w:t>
            </w:r>
            <w:r w:rsidRPr="00117375">
              <w:rPr>
                <w:rFonts w:ascii="Arial Narrow" w:hAnsi="Arial Narrow"/>
                <w:b/>
                <w:highlight w:val="yellow"/>
              </w:rPr>
              <w:t>A3.</w:t>
            </w:r>
          </w:p>
        </w:tc>
      </w:tr>
      <w:tr w:rsidR="00C30BAB" w:rsidRPr="000E7F03" w:rsidTr="00C30BAB">
        <w:tc>
          <w:tcPr>
            <w:tcW w:w="567" w:type="dxa"/>
            <w:tcBorders>
              <w:top w:val="single" w:sz="6" w:space="0" w:color="000000"/>
              <w:left w:val="single" w:sz="6" w:space="0" w:color="000000"/>
              <w:right w:val="single" w:sz="6" w:space="0" w:color="000000"/>
            </w:tcBorders>
          </w:tcPr>
          <w:p w:rsidR="00C30BAB" w:rsidRPr="000E7F03" w:rsidRDefault="00C30BAB" w:rsidP="00EF6966">
            <w:pPr>
              <w:pStyle w:val="NormalWeb"/>
              <w:numPr>
                <w:ilvl w:val="0"/>
                <w:numId w:val="59"/>
              </w:numPr>
              <w:spacing w:before="0" w:beforeAutospacing="0" w:after="0" w:afterAutospacing="0"/>
              <w:ind w:left="356" w:hanging="287"/>
              <w:rPr>
                <w:rFonts w:ascii="Arial Narrow" w:eastAsia="Times New Roman" w:hAnsi="Arial Narrow"/>
                <w:highlight w:val="yellow"/>
              </w:rPr>
            </w:pPr>
          </w:p>
        </w:tc>
        <w:tc>
          <w:tcPr>
            <w:tcW w:w="3119" w:type="dxa"/>
            <w:tcBorders>
              <w:top w:val="single" w:sz="6" w:space="0" w:color="000000"/>
              <w:left w:val="single" w:sz="6" w:space="0" w:color="000000"/>
              <w:right w:val="single" w:sz="6" w:space="0" w:color="000000"/>
            </w:tcBorders>
          </w:tcPr>
          <w:p w:rsidR="00C30BAB" w:rsidRPr="000E7F03" w:rsidRDefault="00C30BAB" w:rsidP="008F41C5">
            <w:pPr>
              <w:jc w:val="left"/>
              <w:rPr>
                <w:rFonts w:ascii="Arial Narrow" w:hAnsi="Arial Narrow" w:cs="Arial"/>
                <w:color w:val="000000"/>
                <w:sz w:val="20"/>
                <w:szCs w:val="20"/>
                <w:highlight w:val="yellow"/>
              </w:rPr>
            </w:pPr>
            <w:r w:rsidRPr="000E7F03">
              <w:rPr>
                <w:rFonts w:ascii="Arial Narrow" w:hAnsi="Arial Narrow" w:cs="Arial"/>
                <w:color w:val="000000"/>
                <w:sz w:val="20"/>
                <w:szCs w:val="20"/>
                <w:highlight w:val="yellow"/>
              </w:rPr>
              <w:t>El actor presiona el botón Asignar</w:t>
            </w:r>
          </w:p>
        </w:tc>
        <w:tc>
          <w:tcPr>
            <w:tcW w:w="5670" w:type="dxa"/>
            <w:tcBorders>
              <w:top w:val="single" w:sz="6" w:space="0" w:color="000000"/>
              <w:left w:val="single" w:sz="6" w:space="0" w:color="000000"/>
              <w:right w:val="single" w:sz="6" w:space="0" w:color="000000"/>
            </w:tcBorders>
          </w:tcPr>
          <w:p w:rsidR="00C30BAB" w:rsidRPr="00B545A8" w:rsidRDefault="00C30BAB" w:rsidP="00EF6966">
            <w:pPr>
              <w:pStyle w:val="NormalWeb"/>
              <w:numPr>
                <w:ilvl w:val="1"/>
                <w:numId w:val="59"/>
              </w:numPr>
              <w:spacing w:before="0" w:beforeAutospacing="0" w:after="0" w:afterAutospacing="0"/>
              <w:ind w:left="355" w:hanging="360"/>
              <w:rPr>
                <w:rFonts w:ascii="Arial Narrow" w:hAnsi="Arial Narrow"/>
                <w:highlight w:val="yellow"/>
              </w:rPr>
            </w:pPr>
            <w:r w:rsidRPr="00B545A8">
              <w:rPr>
                <w:rFonts w:ascii="Arial Narrow" w:hAnsi="Arial Narrow"/>
                <w:highlight w:val="yellow"/>
              </w:rPr>
              <w:t>El sistema realiza las siguientes validaciones:</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sz w:val="20"/>
                <w:szCs w:val="20"/>
                <w:highlight w:val="yellow"/>
              </w:rPr>
              <w:t xml:space="preserve">Que </w:t>
            </w:r>
            <w:r>
              <w:rPr>
                <w:rFonts w:ascii="Arial Narrow" w:hAnsi="Arial Narrow"/>
                <w:sz w:val="20"/>
                <w:szCs w:val="20"/>
                <w:highlight w:val="yellow"/>
              </w:rPr>
              <w:t xml:space="preserve">ninguna </w:t>
            </w:r>
            <w:r w:rsidRPr="00B545A8">
              <w:rPr>
                <w:rFonts w:ascii="Arial Narrow" w:hAnsi="Arial Narrow"/>
                <w:sz w:val="20"/>
                <w:szCs w:val="20"/>
                <w:highlight w:val="yellow"/>
              </w:rPr>
              <w:t xml:space="preserve">de las cantidades de funcionarios por zona, sea menor </w:t>
            </w:r>
            <w:r>
              <w:rPr>
                <w:rFonts w:ascii="Arial Narrow" w:hAnsi="Arial Narrow"/>
                <w:sz w:val="20"/>
                <w:szCs w:val="20"/>
                <w:highlight w:val="yellow"/>
              </w:rPr>
              <w:t>o igual que cero</w:t>
            </w:r>
            <w:r w:rsidRPr="00B545A8">
              <w:rPr>
                <w:rFonts w:ascii="Arial Narrow" w:hAnsi="Arial Narrow"/>
                <w:sz w:val="20"/>
                <w:szCs w:val="20"/>
                <w:highlight w:val="yellow"/>
              </w:rPr>
              <w:t xml:space="preserve">, caso contrario, el sistema ejecuta la </w:t>
            </w:r>
            <w:r>
              <w:rPr>
                <w:rFonts w:ascii="Arial Narrow" w:hAnsi="Arial Narrow"/>
                <w:b/>
                <w:sz w:val="20"/>
                <w:szCs w:val="20"/>
                <w:highlight w:val="yellow"/>
              </w:rPr>
              <w:t>excepción 1</w:t>
            </w:r>
            <w:r w:rsidRPr="00B545A8">
              <w:rPr>
                <w:rFonts w:ascii="Arial Narrow" w:hAnsi="Arial Narrow"/>
                <w:b/>
                <w:sz w:val="20"/>
                <w:szCs w:val="20"/>
                <w:highlight w:val="yellow"/>
              </w:rPr>
              <w:t>.</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sz w:val="20"/>
                <w:szCs w:val="20"/>
                <w:highlight w:val="yellow"/>
              </w:rPr>
              <w:t xml:space="preserve">Que la sumatoria de las cantidades de funcionarios por zona, no sea menor que la cantidad de funcionarios disponibles, caso contrario, el sistema ejecuta la </w:t>
            </w:r>
            <w:r>
              <w:rPr>
                <w:rFonts w:ascii="Arial Narrow" w:hAnsi="Arial Narrow"/>
                <w:b/>
                <w:sz w:val="20"/>
                <w:szCs w:val="20"/>
                <w:highlight w:val="yellow"/>
              </w:rPr>
              <w:t>excepción 2</w:t>
            </w:r>
            <w:r w:rsidRPr="00B545A8">
              <w:rPr>
                <w:rFonts w:ascii="Arial Narrow" w:hAnsi="Arial Narrow"/>
                <w:b/>
                <w:sz w:val="20"/>
                <w:szCs w:val="20"/>
                <w:highlight w:val="yellow"/>
              </w:rPr>
              <w:t>.</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sz w:val="20"/>
                <w:szCs w:val="20"/>
                <w:highlight w:val="yellow"/>
              </w:rPr>
              <w:t xml:space="preserve">Que ninguna de las cantidades ingresadas sea mayor que la cantidad de funcionarios disponibles, caso contrario, el sistema ejecuta la </w:t>
            </w:r>
            <w:r w:rsidRPr="00B545A8">
              <w:rPr>
                <w:rFonts w:ascii="Arial Narrow" w:hAnsi="Arial Narrow"/>
                <w:b/>
                <w:sz w:val="20"/>
                <w:szCs w:val="20"/>
                <w:highlight w:val="yellow"/>
              </w:rPr>
              <w:t xml:space="preserve">excepción </w:t>
            </w:r>
            <w:r>
              <w:rPr>
                <w:rFonts w:ascii="Arial Narrow" w:hAnsi="Arial Narrow"/>
                <w:b/>
                <w:sz w:val="20"/>
                <w:szCs w:val="20"/>
                <w:highlight w:val="yellow"/>
              </w:rPr>
              <w:t>8</w:t>
            </w:r>
            <w:r w:rsidRPr="00B545A8">
              <w:rPr>
                <w:rFonts w:ascii="Arial Narrow" w:hAnsi="Arial Narrow"/>
                <w:b/>
                <w:sz w:val="20"/>
                <w:szCs w:val="20"/>
                <w:highlight w:val="yellow"/>
              </w:rPr>
              <w:t>.</w:t>
            </w:r>
          </w:p>
          <w:p w:rsidR="00C30BAB" w:rsidRPr="00C30BAB"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sz w:val="20"/>
                <w:szCs w:val="20"/>
                <w:highlight w:val="yellow"/>
              </w:rPr>
              <w:t xml:space="preserve">Si seleccionó el tipo de asignación aleatoria sin repetición, entonces la cantidad de funcionarios disponibles debe de ser igual que la sumatoria de las cantidades de funcionarios por zona, caso contrario, el sistema ejecuta la </w:t>
            </w:r>
            <w:r>
              <w:rPr>
                <w:rFonts w:ascii="Arial Narrow" w:hAnsi="Arial Narrow"/>
                <w:b/>
                <w:sz w:val="20"/>
                <w:szCs w:val="20"/>
                <w:highlight w:val="yellow"/>
              </w:rPr>
              <w:t>excepción 3</w:t>
            </w:r>
            <w:r w:rsidRPr="00B545A8">
              <w:rPr>
                <w:rFonts w:ascii="Arial Narrow" w:hAnsi="Arial Narrow"/>
                <w:b/>
                <w:sz w:val="20"/>
                <w:szCs w:val="20"/>
                <w:highlight w:val="yellow"/>
              </w:rPr>
              <w:t>.</w:t>
            </w:r>
          </w:p>
          <w:p w:rsidR="00C30BAB" w:rsidRPr="00B545A8" w:rsidRDefault="00C30BAB" w:rsidP="00EF6966">
            <w:pPr>
              <w:pStyle w:val="NormalWeb"/>
              <w:numPr>
                <w:ilvl w:val="1"/>
                <w:numId w:val="59"/>
              </w:numPr>
              <w:spacing w:before="0" w:beforeAutospacing="0" w:after="0" w:afterAutospacing="0"/>
              <w:ind w:left="355" w:hanging="360"/>
              <w:rPr>
                <w:rFonts w:ascii="Arial Narrow" w:hAnsi="Arial Narrow"/>
                <w:highlight w:val="yellow"/>
              </w:rPr>
            </w:pPr>
            <w:r w:rsidRPr="00B545A8">
              <w:rPr>
                <w:rFonts w:ascii="Arial Narrow" w:hAnsi="Arial Narrow"/>
                <w:highlight w:val="yellow"/>
              </w:rPr>
              <w:t>Si cumple las validaciones, el sistema, dependiendo del tipo de asignación seleccionada, realiza lo siguiente:</w:t>
            </w:r>
          </w:p>
          <w:p w:rsidR="00C30BAB" w:rsidRPr="00B545A8" w:rsidRDefault="00C30BAB" w:rsidP="00EF6966">
            <w:pPr>
              <w:pStyle w:val="Prrafodelista"/>
              <w:numPr>
                <w:ilvl w:val="0"/>
                <w:numId w:val="79"/>
              </w:numPr>
              <w:rPr>
                <w:rFonts w:ascii="Arial Narrow" w:hAnsi="Arial Narrow"/>
                <w:b/>
                <w:sz w:val="20"/>
                <w:szCs w:val="20"/>
                <w:highlight w:val="yellow"/>
              </w:rPr>
            </w:pPr>
            <w:r w:rsidRPr="00B545A8">
              <w:rPr>
                <w:rFonts w:ascii="Arial Narrow" w:hAnsi="Arial Narrow"/>
                <w:b/>
                <w:sz w:val="20"/>
                <w:szCs w:val="20"/>
                <w:highlight w:val="yellow"/>
              </w:rPr>
              <w:t>Asignación aleatoria sin repetición:</w:t>
            </w:r>
          </w:p>
          <w:p w:rsidR="00C30BAB" w:rsidRDefault="00C30BAB" w:rsidP="00C30BAB">
            <w:pPr>
              <w:pStyle w:val="Prrafodelista"/>
              <w:ind w:left="715"/>
              <w:rPr>
                <w:rFonts w:ascii="Arial Narrow" w:hAnsi="Arial Narrow"/>
                <w:sz w:val="20"/>
                <w:szCs w:val="20"/>
                <w:highlight w:val="yellow"/>
              </w:rPr>
            </w:pPr>
            <w:r w:rsidRPr="00B545A8">
              <w:rPr>
                <w:rFonts w:ascii="Arial Narrow" w:hAnsi="Arial Narrow"/>
                <w:sz w:val="20"/>
                <w:szCs w:val="20"/>
                <w:highlight w:val="yellow"/>
              </w:rPr>
              <w:t>Asigna de forma aleatoria todos y cada funcionario disponible a las zonas, tomando en cuenta la cantidad de funcionarios por zona. Ningún funcionario puede ser asignado a más de una zona. Una vez hecha la asignación aleatoria, el sistema carga la lista de funcionarios asignados con el resultado de ésta.</w:t>
            </w:r>
          </w:p>
          <w:p w:rsidR="00C30BAB" w:rsidRDefault="00C30BAB" w:rsidP="00C30BAB">
            <w:pPr>
              <w:pStyle w:val="Prrafodelista"/>
              <w:ind w:left="715"/>
              <w:rPr>
                <w:rFonts w:ascii="Arial Narrow" w:hAnsi="Arial Narrow"/>
                <w:sz w:val="20"/>
                <w:szCs w:val="20"/>
                <w:highlight w:val="yellow"/>
              </w:rPr>
            </w:pPr>
            <w:r>
              <w:rPr>
                <w:rFonts w:ascii="Arial Narrow" w:hAnsi="Arial Narrow"/>
                <w:sz w:val="20"/>
                <w:szCs w:val="20"/>
                <w:highlight w:val="yellow"/>
              </w:rPr>
              <w:t xml:space="preserve">El sistema graba la asignación y el detalle de ésta y muestra el mensaje </w:t>
            </w:r>
            <w:r>
              <w:rPr>
                <w:rFonts w:ascii="Arial Narrow" w:hAnsi="Arial Narrow"/>
                <w:b/>
                <w:i/>
                <w:sz w:val="20"/>
                <w:szCs w:val="20"/>
                <w:highlight w:val="yellow"/>
              </w:rPr>
              <w:t>“Datos grabados correctamente”</w:t>
            </w:r>
            <w:r>
              <w:rPr>
                <w:rFonts w:ascii="Arial Narrow" w:hAnsi="Arial Narrow"/>
                <w:sz w:val="20"/>
                <w:szCs w:val="20"/>
                <w:highlight w:val="yellow"/>
              </w:rPr>
              <w:t>.</w:t>
            </w:r>
          </w:p>
          <w:p w:rsidR="00C30BAB" w:rsidRPr="008D02F7" w:rsidRDefault="00C30BAB" w:rsidP="00C30BAB">
            <w:pPr>
              <w:pStyle w:val="Prrafodelista"/>
              <w:ind w:left="715"/>
              <w:rPr>
                <w:rFonts w:ascii="Arial Narrow" w:hAnsi="Arial Narrow"/>
                <w:sz w:val="20"/>
                <w:szCs w:val="20"/>
                <w:highlight w:val="yellow"/>
              </w:rPr>
            </w:pPr>
            <w:r>
              <w:rPr>
                <w:rFonts w:ascii="Arial Narrow" w:hAnsi="Arial Narrow"/>
                <w:sz w:val="20"/>
                <w:szCs w:val="20"/>
                <w:highlight w:val="yellow"/>
              </w:rPr>
              <w:t>El sistema muestra la lista de funcionarios asignados y deshabilita los tipos de asignación, cantidades, botón Asignar y botón Limpiar, y habilita y muestra el botón Cerrar.</w:t>
            </w:r>
          </w:p>
          <w:p w:rsidR="00C30BAB" w:rsidRPr="00B545A8" w:rsidRDefault="00C30BAB" w:rsidP="00EF6966">
            <w:pPr>
              <w:pStyle w:val="Prrafodelista"/>
              <w:numPr>
                <w:ilvl w:val="0"/>
                <w:numId w:val="79"/>
              </w:numPr>
              <w:rPr>
                <w:rFonts w:ascii="Arial Narrow" w:hAnsi="Arial Narrow"/>
                <w:b/>
                <w:sz w:val="20"/>
                <w:szCs w:val="20"/>
                <w:highlight w:val="yellow"/>
              </w:rPr>
            </w:pPr>
            <w:r w:rsidRPr="00B545A8">
              <w:rPr>
                <w:rFonts w:ascii="Arial Narrow" w:hAnsi="Arial Narrow"/>
                <w:b/>
                <w:sz w:val="20"/>
                <w:szCs w:val="20"/>
                <w:highlight w:val="yellow"/>
              </w:rPr>
              <w:t>Asignación aleatoria con repetición:</w:t>
            </w:r>
          </w:p>
          <w:p w:rsidR="00C30BAB" w:rsidRDefault="00C30BAB" w:rsidP="00C30BAB">
            <w:pPr>
              <w:pStyle w:val="Prrafodelista"/>
              <w:ind w:left="715"/>
              <w:rPr>
                <w:rFonts w:ascii="Arial Narrow" w:hAnsi="Arial Narrow"/>
                <w:sz w:val="20"/>
                <w:szCs w:val="20"/>
                <w:highlight w:val="yellow"/>
              </w:rPr>
            </w:pPr>
            <w:r w:rsidRPr="00B545A8">
              <w:rPr>
                <w:rFonts w:ascii="Arial Narrow" w:hAnsi="Arial Narrow"/>
                <w:sz w:val="20"/>
                <w:szCs w:val="20"/>
                <w:highlight w:val="yellow"/>
              </w:rPr>
              <w:t xml:space="preserve">Asigna de forma aleatoria todos y cada funcionario disponible a las zonas, tomando en cuenta la cantidad de funcionarios por zona. Un funcionario puede ser asignado a más de una zona sin embargo la diferencia de asignaciones entre aquellos que tienen la mayor cantidad de asignaciones y aquellos que tienen la menor </w:t>
            </w:r>
            <w:r w:rsidRPr="00B545A8">
              <w:rPr>
                <w:rFonts w:ascii="Arial Narrow" w:hAnsi="Arial Narrow"/>
                <w:sz w:val="20"/>
                <w:szCs w:val="20"/>
                <w:highlight w:val="yellow"/>
              </w:rPr>
              <w:lastRenderedPageBreak/>
              <w:t>cantidad de asignaciones, no debe de exceder a 1. Una vez hecha la asignación aleatoria, el sistema carga la lista de funcionarios asignados con el resultado de ésta.</w:t>
            </w:r>
            <w:r>
              <w:rPr>
                <w:rFonts w:ascii="Arial Narrow" w:hAnsi="Arial Narrow"/>
                <w:sz w:val="20"/>
                <w:szCs w:val="20"/>
                <w:highlight w:val="yellow"/>
              </w:rPr>
              <w:t xml:space="preserve"> </w:t>
            </w:r>
          </w:p>
          <w:p w:rsidR="00C30BAB" w:rsidRDefault="00C30BAB" w:rsidP="00C30BAB">
            <w:pPr>
              <w:pStyle w:val="Prrafodelista"/>
              <w:ind w:left="715"/>
              <w:rPr>
                <w:rFonts w:ascii="Arial Narrow" w:hAnsi="Arial Narrow"/>
                <w:sz w:val="20"/>
                <w:szCs w:val="20"/>
                <w:highlight w:val="yellow"/>
              </w:rPr>
            </w:pPr>
            <w:r>
              <w:rPr>
                <w:rFonts w:ascii="Arial Narrow" w:hAnsi="Arial Narrow"/>
                <w:sz w:val="20"/>
                <w:szCs w:val="20"/>
                <w:highlight w:val="yellow"/>
              </w:rPr>
              <w:t xml:space="preserve">El sistema graba la asignación y el detalle de ésta y muestra el mensaje </w:t>
            </w:r>
            <w:r>
              <w:rPr>
                <w:rFonts w:ascii="Arial Narrow" w:hAnsi="Arial Narrow"/>
                <w:b/>
                <w:i/>
                <w:sz w:val="20"/>
                <w:szCs w:val="20"/>
                <w:highlight w:val="yellow"/>
              </w:rPr>
              <w:t>“Datos grabados correctamente”</w:t>
            </w:r>
            <w:r>
              <w:rPr>
                <w:rFonts w:ascii="Arial Narrow" w:hAnsi="Arial Narrow"/>
                <w:sz w:val="20"/>
                <w:szCs w:val="20"/>
                <w:highlight w:val="yellow"/>
              </w:rPr>
              <w:t>.</w:t>
            </w:r>
          </w:p>
          <w:p w:rsidR="00C30BAB" w:rsidRPr="00B545A8" w:rsidRDefault="00C30BAB" w:rsidP="00C30BAB">
            <w:pPr>
              <w:pStyle w:val="Prrafodelista"/>
              <w:ind w:left="715"/>
              <w:rPr>
                <w:rFonts w:ascii="Arial Narrow" w:hAnsi="Arial Narrow"/>
                <w:b/>
                <w:sz w:val="20"/>
                <w:szCs w:val="20"/>
                <w:highlight w:val="yellow"/>
              </w:rPr>
            </w:pPr>
            <w:r>
              <w:rPr>
                <w:rFonts w:ascii="Arial Narrow" w:hAnsi="Arial Narrow"/>
                <w:sz w:val="20"/>
                <w:szCs w:val="20"/>
                <w:highlight w:val="yellow"/>
              </w:rPr>
              <w:t>El sistema muestra la lista de funcionarios asignados y deshabilita los tipos de asignación, cantidades, botón Asignar y botón Limpiar, y habilita y muestra el botón Cerrar.</w:t>
            </w:r>
          </w:p>
          <w:p w:rsidR="00C30BAB" w:rsidRPr="00B545A8" w:rsidRDefault="00C30BAB" w:rsidP="00EF6966">
            <w:pPr>
              <w:pStyle w:val="Prrafodelista"/>
              <w:numPr>
                <w:ilvl w:val="0"/>
                <w:numId w:val="79"/>
              </w:numPr>
              <w:rPr>
                <w:rFonts w:ascii="Arial Narrow" w:hAnsi="Arial Narrow"/>
                <w:sz w:val="20"/>
                <w:szCs w:val="20"/>
                <w:highlight w:val="yellow"/>
              </w:rPr>
            </w:pPr>
            <w:r w:rsidRPr="00B545A8">
              <w:rPr>
                <w:rFonts w:ascii="Arial Narrow" w:hAnsi="Arial Narrow"/>
                <w:b/>
                <w:sz w:val="20"/>
                <w:szCs w:val="20"/>
                <w:highlight w:val="yellow"/>
              </w:rPr>
              <w:t>Manual:</w:t>
            </w:r>
          </w:p>
          <w:p w:rsidR="00C30BAB" w:rsidRDefault="00C30BAB" w:rsidP="00C30BAB">
            <w:pPr>
              <w:pStyle w:val="Prrafodelista"/>
              <w:ind w:left="715"/>
              <w:rPr>
                <w:rFonts w:ascii="Arial Narrow" w:hAnsi="Arial Narrow"/>
                <w:sz w:val="20"/>
                <w:szCs w:val="20"/>
                <w:highlight w:val="yellow"/>
              </w:rPr>
            </w:pPr>
            <w:r w:rsidRPr="00B545A8">
              <w:rPr>
                <w:rFonts w:ascii="Arial Narrow" w:hAnsi="Arial Narrow"/>
                <w:sz w:val="20"/>
                <w:szCs w:val="20"/>
                <w:highlight w:val="yellow"/>
              </w:rPr>
              <w:t>Se carga la lista de funcionarios asignados con la distribución de funcionarios según la cantidad de funcionarios por zona, pero en cada celda de la columna Funcionario, se muestra una lista con los funcionarios disponibles para que el actor seleccione el que desee en cada zona.</w:t>
            </w:r>
          </w:p>
          <w:p w:rsidR="00C30BAB" w:rsidRPr="00C30BAB" w:rsidRDefault="00C30BAB" w:rsidP="00C30BAB">
            <w:pPr>
              <w:pStyle w:val="Prrafodelista"/>
              <w:ind w:left="715"/>
              <w:rPr>
                <w:rFonts w:ascii="Arial Narrow" w:hAnsi="Arial Narrow"/>
                <w:sz w:val="20"/>
                <w:szCs w:val="20"/>
                <w:highlight w:val="yellow"/>
              </w:rPr>
            </w:pPr>
            <w:r>
              <w:rPr>
                <w:rFonts w:ascii="Arial Narrow" w:hAnsi="Arial Narrow"/>
                <w:sz w:val="20"/>
                <w:szCs w:val="20"/>
                <w:highlight w:val="yellow"/>
              </w:rPr>
              <w:t>Se muestran y habilitan los botones Grabar y Cancelar</w:t>
            </w:r>
          </w:p>
        </w:tc>
      </w:tr>
      <w:tr w:rsidR="00522AE2" w:rsidRPr="007F1D73" w:rsidTr="00522AE2">
        <w:tc>
          <w:tcPr>
            <w:tcW w:w="567" w:type="dxa"/>
            <w:tcBorders>
              <w:top w:val="single" w:sz="6" w:space="0" w:color="000000"/>
              <w:left w:val="single" w:sz="6" w:space="0" w:color="000000"/>
              <w:right w:val="single" w:sz="6" w:space="0" w:color="000000"/>
            </w:tcBorders>
          </w:tcPr>
          <w:p w:rsidR="00522AE2" w:rsidRPr="007F1D73" w:rsidRDefault="00522AE2" w:rsidP="00EF6966">
            <w:pPr>
              <w:pStyle w:val="NormalWeb"/>
              <w:numPr>
                <w:ilvl w:val="0"/>
                <w:numId w:val="59"/>
              </w:numPr>
              <w:spacing w:before="0" w:beforeAutospacing="0" w:after="0" w:afterAutospacing="0"/>
              <w:ind w:left="356" w:hanging="287"/>
              <w:rPr>
                <w:rFonts w:ascii="Arial Narrow" w:eastAsia="Times New Roman" w:hAnsi="Arial Narrow"/>
                <w:highlight w:val="yellow"/>
              </w:rPr>
            </w:pPr>
          </w:p>
        </w:tc>
        <w:tc>
          <w:tcPr>
            <w:tcW w:w="3119" w:type="dxa"/>
            <w:tcBorders>
              <w:top w:val="single" w:sz="6" w:space="0" w:color="000000"/>
              <w:left w:val="single" w:sz="6" w:space="0" w:color="000000"/>
              <w:right w:val="single" w:sz="6" w:space="0" w:color="000000"/>
            </w:tcBorders>
            <w:hideMark/>
          </w:tcPr>
          <w:p w:rsidR="00522AE2" w:rsidRPr="007F1D73" w:rsidRDefault="00522AE2" w:rsidP="003B45B5">
            <w:pPr>
              <w:jc w:val="left"/>
              <w:rPr>
                <w:rFonts w:ascii="Arial Narrow" w:hAnsi="Arial Narrow" w:cs="Arial"/>
                <w:color w:val="000000"/>
                <w:sz w:val="20"/>
                <w:szCs w:val="20"/>
                <w:highlight w:val="yellow"/>
              </w:rPr>
            </w:pPr>
            <w:r w:rsidRPr="007F1D73">
              <w:rPr>
                <w:rFonts w:ascii="Arial Narrow" w:hAnsi="Arial Narrow" w:cs="Arial"/>
                <w:color w:val="000000"/>
                <w:sz w:val="20"/>
                <w:szCs w:val="20"/>
                <w:highlight w:val="yellow"/>
              </w:rPr>
              <w:t xml:space="preserve">El usuario hace clic en el botón: </w:t>
            </w:r>
            <w:r w:rsidRPr="007F1D73">
              <w:rPr>
                <w:rFonts w:ascii="Arial Narrow" w:hAnsi="Arial Narrow" w:cs="Arial"/>
                <w:b/>
                <w:bCs/>
                <w:color w:val="000000"/>
                <w:sz w:val="20"/>
                <w:szCs w:val="20"/>
                <w:highlight w:val="yellow"/>
              </w:rPr>
              <w:t>“Grabar”</w:t>
            </w:r>
            <w:r w:rsidRPr="007F1D73">
              <w:rPr>
                <w:rFonts w:ascii="Arial Narrow" w:hAnsi="Arial Narrow" w:cs="Arial"/>
                <w:color w:val="000000"/>
                <w:sz w:val="20"/>
                <w:szCs w:val="20"/>
                <w:highlight w:val="yellow"/>
              </w:rPr>
              <w:t xml:space="preserve"> </w:t>
            </w:r>
          </w:p>
        </w:tc>
        <w:tc>
          <w:tcPr>
            <w:tcW w:w="5670" w:type="dxa"/>
            <w:tcBorders>
              <w:top w:val="single" w:sz="6" w:space="0" w:color="000000"/>
              <w:left w:val="single" w:sz="6" w:space="0" w:color="000000"/>
              <w:right w:val="single" w:sz="6" w:space="0" w:color="000000"/>
            </w:tcBorders>
            <w:hideMark/>
          </w:tcPr>
          <w:p w:rsidR="00522AE2" w:rsidRPr="007F1D73" w:rsidRDefault="00522AE2" w:rsidP="00EF6966">
            <w:pPr>
              <w:pStyle w:val="NormalWeb"/>
              <w:numPr>
                <w:ilvl w:val="1"/>
                <w:numId w:val="59"/>
              </w:numPr>
              <w:spacing w:before="0" w:beforeAutospacing="0" w:after="0" w:afterAutospacing="0"/>
              <w:ind w:left="355" w:hanging="360"/>
              <w:rPr>
                <w:rFonts w:ascii="Arial Narrow" w:hAnsi="Arial Narrow"/>
                <w:highlight w:val="yellow"/>
              </w:rPr>
            </w:pPr>
            <w:r w:rsidRPr="007F1D73">
              <w:rPr>
                <w:rFonts w:ascii="Arial Narrow" w:hAnsi="Arial Narrow"/>
                <w:highlight w:val="yellow"/>
              </w:rPr>
              <w:t>El sistema realiza las siguientes validaciones:</w:t>
            </w:r>
          </w:p>
          <w:p w:rsidR="00522AE2" w:rsidRPr="007F1D73" w:rsidRDefault="00522AE2" w:rsidP="00EF6966">
            <w:pPr>
              <w:pStyle w:val="Prrafodelista"/>
              <w:numPr>
                <w:ilvl w:val="0"/>
                <w:numId w:val="79"/>
              </w:numPr>
              <w:rPr>
                <w:rFonts w:ascii="Arial Narrow" w:hAnsi="Arial Narrow"/>
                <w:b/>
                <w:sz w:val="20"/>
                <w:szCs w:val="20"/>
                <w:highlight w:val="yellow"/>
              </w:rPr>
            </w:pPr>
            <w:r w:rsidRPr="007F1D73">
              <w:rPr>
                <w:rFonts w:ascii="Arial Narrow" w:hAnsi="Arial Narrow"/>
                <w:sz w:val="20"/>
                <w:szCs w:val="20"/>
                <w:highlight w:val="yellow"/>
              </w:rPr>
              <w:t xml:space="preserve">Que se haya hecho la asignación de funcionarios, caso contrario, el sistema ejecuta la </w:t>
            </w:r>
            <w:r>
              <w:rPr>
                <w:rFonts w:ascii="Arial Narrow" w:hAnsi="Arial Narrow"/>
                <w:b/>
                <w:sz w:val="20"/>
                <w:szCs w:val="20"/>
                <w:highlight w:val="yellow"/>
              </w:rPr>
              <w:t>excepción 4</w:t>
            </w:r>
            <w:r w:rsidRPr="007F1D73">
              <w:rPr>
                <w:rFonts w:ascii="Arial Narrow" w:hAnsi="Arial Narrow"/>
                <w:b/>
                <w:sz w:val="20"/>
                <w:szCs w:val="20"/>
                <w:highlight w:val="yellow"/>
              </w:rPr>
              <w:t>.</w:t>
            </w:r>
          </w:p>
          <w:p w:rsidR="00522AE2" w:rsidRPr="007F1D73" w:rsidRDefault="00522AE2" w:rsidP="00EF6966">
            <w:pPr>
              <w:pStyle w:val="Prrafodelista"/>
              <w:numPr>
                <w:ilvl w:val="0"/>
                <w:numId w:val="79"/>
              </w:numPr>
              <w:rPr>
                <w:rFonts w:ascii="Arial Narrow" w:hAnsi="Arial Narrow"/>
                <w:sz w:val="20"/>
                <w:szCs w:val="20"/>
                <w:highlight w:val="yellow"/>
              </w:rPr>
            </w:pPr>
            <w:r w:rsidRPr="007F1D73">
              <w:rPr>
                <w:rFonts w:ascii="Arial Narrow" w:hAnsi="Arial Narrow"/>
                <w:sz w:val="20"/>
                <w:szCs w:val="20"/>
                <w:highlight w:val="yellow"/>
              </w:rPr>
              <w:t>Si seleccionó el tipo de asignación manual:</w:t>
            </w:r>
          </w:p>
          <w:p w:rsidR="00522AE2" w:rsidRPr="007F1D73" w:rsidRDefault="00522AE2" w:rsidP="00EF6966">
            <w:pPr>
              <w:pStyle w:val="Prrafodelista"/>
              <w:numPr>
                <w:ilvl w:val="0"/>
                <w:numId w:val="80"/>
              </w:numPr>
              <w:rPr>
                <w:rFonts w:ascii="Arial Narrow" w:hAnsi="Arial Narrow"/>
                <w:b/>
                <w:sz w:val="20"/>
                <w:szCs w:val="20"/>
                <w:highlight w:val="yellow"/>
              </w:rPr>
            </w:pPr>
            <w:r w:rsidRPr="007F1D73">
              <w:rPr>
                <w:rFonts w:ascii="Arial Narrow" w:hAnsi="Arial Narrow"/>
                <w:sz w:val="20"/>
                <w:szCs w:val="20"/>
                <w:highlight w:val="yellow"/>
              </w:rPr>
              <w:t>Que no haya listas en la cual no se haya seleccionado ningún funcionario, caso contrario, el sistema ejecuta la</w:t>
            </w:r>
            <w:r>
              <w:rPr>
                <w:rFonts w:ascii="Arial Narrow" w:hAnsi="Arial Narrow"/>
                <w:b/>
                <w:sz w:val="20"/>
                <w:szCs w:val="20"/>
                <w:highlight w:val="yellow"/>
              </w:rPr>
              <w:t xml:space="preserve"> excepción 5</w:t>
            </w:r>
            <w:r w:rsidRPr="007F1D73">
              <w:rPr>
                <w:rFonts w:ascii="Arial Narrow" w:hAnsi="Arial Narrow"/>
                <w:b/>
                <w:sz w:val="20"/>
                <w:szCs w:val="20"/>
                <w:highlight w:val="yellow"/>
              </w:rPr>
              <w:t>.</w:t>
            </w:r>
          </w:p>
          <w:p w:rsidR="00522AE2" w:rsidRPr="007F1D73" w:rsidRDefault="00522AE2" w:rsidP="00EF6966">
            <w:pPr>
              <w:pStyle w:val="Prrafodelista"/>
              <w:numPr>
                <w:ilvl w:val="0"/>
                <w:numId w:val="80"/>
              </w:numPr>
              <w:rPr>
                <w:rFonts w:ascii="Arial Narrow" w:hAnsi="Arial Narrow"/>
                <w:b/>
                <w:sz w:val="20"/>
                <w:szCs w:val="20"/>
                <w:highlight w:val="yellow"/>
              </w:rPr>
            </w:pPr>
            <w:r w:rsidRPr="007F1D73">
              <w:rPr>
                <w:rFonts w:ascii="Arial Narrow" w:hAnsi="Arial Narrow"/>
                <w:sz w:val="20"/>
                <w:szCs w:val="20"/>
                <w:highlight w:val="yellow"/>
              </w:rPr>
              <w:t>Que la diferencia de asignaciones entre aquellos que tienen la mayor cantidad de asignaciones y aquellos que tienen la menor cantidad de asignaciones, no debe de exceder a 1, caso contrario, el sistema ejecuta la</w:t>
            </w:r>
            <w:r>
              <w:rPr>
                <w:rFonts w:ascii="Arial Narrow" w:hAnsi="Arial Narrow"/>
                <w:b/>
                <w:sz w:val="20"/>
                <w:szCs w:val="20"/>
                <w:highlight w:val="yellow"/>
              </w:rPr>
              <w:t xml:space="preserve"> excepción 6</w:t>
            </w:r>
            <w:r w:rsidRPr="007F1D73">
              <w:rPr>
                <w:rFonts w:ascii="Arial Narrow" w:hAnsi="Arial Narrow"/>
                <w:b/>
                <w:sz w:val="20"/>
                <w:szCs w:val="20"/>
                <w:highlight w:val="yellow"/>
              </w:rPr>
              <w:t>.</w:t>
            </w:r>
          </w:p>
          <w:p w:rsidR="00522AE2" w:rsidRDefault="00522AE2" w:rsidP="00EF6966">
            <w:pPr>
              <w:pStyle w:val="Prrafodelista"/>
              <w:numPr>
                <w:ilvl w:val="0"/>
                <w:numId w:val="80"/>
              </w:numPr>
              <w:rPr>
                <w:rFonts w:ascii="Arial Narrow" w:hAnsi="Arial Narrow"/>
                <w:b/>
                <w:sz w:val="20"/>
                <w:szCs w:val="20"/>
                <w:highlight w:val="yellow"/>
              </w:rPr>
            </w:pPr>
            <w:r w:rsidRPr="007F1D73">
              <w:rPr>
                <w:rFonts w:ascii="Arial Narrow" w:hAnsi="Arial Narrow"/>
                <w:sz w:val="20"/>
                <w:szCs w:val="20"/>
                <w:highlight w:val="yellow"/>
              </w:rPr>
              <w:t>Que un usuario no este asignado más de una vez a una misma zona, caso contrario, el sistema ejecuta la</w:t>
            </w:r>
            <w:r>
              <w:rPr>
                <w:rFonts w:ascii="Arial Narrow" w:hAnsi="Arial Narrow"/>
                <w:b/>
                <w:sz w:val="20"/>
                <w:szCs w:val="20"/>
                <w:highlight w:val="yellow"/>
              </w:rPr>
              <w:t xml:space="preserve"> excepción 7.</w:t>
            </w:r>
          </w:p>
          <w:p w:rsidR="00522AE2" w:rsidRPr="00522AE2" w:rsidRDefault="00522AE2" w:rsidP="00EF6966">
            <w:pPr>
              <w:pStyle w:val="NormalWeb"/>
              <w:numPr>
                <w:ilvl w:val="1"/>
                <w:numId w:val="59"/>
              </w:numPr>
              <w:spacing w:before="0" w:beforeAutospacing="0" w:after="0" w:afterAutospacing="0"/>
              <w:ind w:left="355" w:hanging="360"/>
              <w:rPr>
                <w:rFonts w:ascii="Arial Narrow" w:hAnsi="Arial Narrow"/>
                <w:b/>
                <w:highlight w:val="yellow"/>
              </w:rPr>
            </w:pPr>
            <w:r w:rsidRPr="00117375">
              <w:rPr>
                <w:rFonts w:ascii="Arial Narrow" w:hAnsi="Arial Narrow"/>
                <w:highlight w:val="yellow"/>
              </w:rPr>
              <w:t>Si cumple las validaciones, el sistema graba las asignacio</w:t>
            </w:r>
            <w:r>
              <w:rPr>
                <w:rFonts w:ascii="Arial Narrow" w:hAnsi="Arial Narrow"/>
                <w:highlight w:val="yellow"/>
              </w:rPr>
              <w:t>nes realizadas y deshabilita los tipos de asignación, cantidades, botón Asignar, botón Limpiar, listas de funcionarios disponibles en cada celda de la columna funcionario, botón cancelar, botón grabar y muestra y habilita el botón Cerrar</w:t>
            </w:r>
            <w:r w:rsidRPr="00117375">
              <w:rPr>
                <w:rFonts w:ascii="Arial Narrow" w:hAnsi="Arial Narrow"/>
                <w:highlight w:val="yellow"/>
              </w:rPr>
              <w:t>.</w:t>
            </w:r>
          </w:p>
        </w:tc>
      </w:tr>
      <w:tr w:rsidR="002B0351" w:rsidRPr="00117375" w:rsidTr="004D4441">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7. Flujo alternativo</w:t>
            </w:r>
          </w:p>
        </w:tc>
      </w:tr>
      <w:tr w:rsidR="002B0351"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jc w:val="left"/>
              <w:rPr>
                <w:rFonts w:ascii="Arial Narrow" w:eastAsia="Times New Roman" w:hAnsi="Arial Narrow" w:cs="Times New Roman"/>
                <w:highlight w:val="yellow"/>
              </w:rPr>
            </w:pPr>
            <w:r w:rsidRPr="00117375">
              <w:rPr>
                <w:rFonts w:ascii="Arial Narrow" w:eastAsia="Times New Roman" w:hAnsi="Arial Narrow" w:cs="Times New Roman"/>
                <w:highlight w:val="yellow"/>
              </w:rPr>
              <w:t>Flujo alternativo A1</w:t>
            </w:r>
          </w:p>
        </w:tc>
      </w:tr>
      <w:tr w:rsidR="002B0351" w:rsidRPr="00117375"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2B0351" w:rsidRPr="00117375" w:rsidRDefault="002B035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Respuesta del Sistema</w:t>
            </w:r>
          </w:p>
        </w:tc>
      </w:tr>
      <w:tr w:rsidR="00AA09E0" w:rsidRPr="00402897" w:rsidTr="004D4441">
        <w:tc>
          <w:tcPr>
            <w:tcW w:w="567" w:type="dxa"/>
            <w:tcBorders>
              <w:top w:val="single" w:sz="6" w:space="0" w:color="000000"/>
              <w:left w:val="single" w:sz="6" w:space="0" w:color="000000"/>
              <w:bottom w:val="single" w:sz="6" w:space="0" w:color="000000"/>
              <w:right w:val="single" w:sz="6" w:space="0" w:color="000000"/>
            </w:tcBorders>
          </w:tcPr>
          <w:p w:rsidR="00AA09E0" w:rsidRPr="00402897" w:rsidRDefault="00AA09E0" w:rsidP="00EF6966">
            <w:pPr>
              <w:pStyle w:val="NormalWeb"/>
              <w:numPr>
                <w:ilvl w:val="0"/>
                <w:numId w:val="108"/>
              </w:numPr>
              <w:spacing w:before="0" w:beforeAutospacing="0" w:after="0" w:afterAutospacing="0"/>
              <w:ind w:left="356"/>
              <w:rPr>
                <w:rFonts w:ascii="Arial Narrow" w:hAnsi="Arial Narrow" w:cs="Times New Roman"/>
                <w:highlight w:val="yellow"/>
              </w:rPr>
            </w:pPr>
          </w:p>
        </w:tc>
        <w:tc>
          <w:tcPr>
            <w:tcW w:w="3119" w:type="dxa"/>
            <w:tcBorders>
              <w:top w:val="single" w:sz="6" w:space="0" w:color="000000"/>
              <w:left w:val="single" w:sz="6" w:space="0" w:color="000000"/>
              <w:bottom w:val="single" w:sz="6" w:space="0" w:color="000000"/>
              <w:right w:val="single" w:sz="6" w:space="0" w:color="000000"/>
            </w:tcBorders>
          </w:tcPr>
          <w:p w:rsidR="00AA09E0" w:rsidRPr="00402897" w:rsidRDefault="00422CC7" w:rsidP="00D0171C">
            <w:pPr>
              <w:rPr>
                <w:rFonts w:ascii="Arial Narrow" w:hAnsi="Arial Narrow"/>
                <w:sz w:val="20"/>
                <w:szCs w:val="20"/>
                <w:highlight w:val="yellow"/>
              </w:rPr>
            </w:pPr>
            <w:r w:rsidRPr="00402897">
              <w:rPr>
                <w:rFonts w:ascii="Arial Narrow" w:hAnsi="Arial Narrow"/>
                <w:sz w:val="20"/>
                <w:szCs w:val="20"/>
                <w:highlight w:val="yellow"/>
              </w:rPr>
              <w:t>El actor presiona el botón Limpiar</w:t>
            </w:r>
          </w:p>
        </w:tc>
        <w:tc>
          <w:tcPr>
            <w:tcW w:w="5670" w:type="dxa"/>
            <w:tcBorders>
              <w:top w:val="single" w:sz="6" w:space="0" w:color="000000"/>
              <w:left w:val="single" w:sz="6" w:space="0" w:color="000000"/>
              <w:bottom w:val="single" w:sz="6" w:space="0" w:color="000000"/>
              <w:right w:val="single" w:sz="6" w:space="0" w:color="000000"/>
            </w:tcBorders>
          </w:tcPr>
          <w:p w:rsidR="00AA09E0" w:rsidRPr="00402897" w:rsidRDefault="00391B58" w:rsidP="00EF6966">
            <w:pPr>
              <w:pStyle w:val="NormalWeb"/>
              <w:numPr>
                <w:ilvl w:val="1"/>
                <w:numId w:val="108"/>
              </w:numPr>
              <w:spacing w:before="0" w:beforeAutospacing="0" w:after="0" w:afterAutospacing="0"/>
              <w:ind w:left="407"/>
              <w:rPr>
                <w:highlight w:val="yellow"/>
              </w:rPr>
            </w:pPr>
            <w:r w:rsidRPr="00402897">
              <w:rPr>
                <w:rFonts w:ascii="Arial Narrow" w:hAnsi="Arial Narrow"/>
                <w:highlight w:val="yellow"/>
              </w:rPr>
              <w:t>El sistema limpia los campos y retorna al punto 1.1.</w:t>
            </w:r>
          </w:p>
        </w:tc>
      </w:tr>
      <w:tr w:rsidR="000B3B38"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0B3B38" w:rsidRPr="00117375" w:rsidRDefault="000B3B38" w:rsidP="00D0171C">
            <w:pPr>
              <w:pStyle w:val="NormalWeb"/>
              <w:spacing w:before="0" w:beforeAutospacing="0" w:after="0" w:afterAutospacing="0"/>
              <w:jc w:val="left"/>
              <w:rPr>
                <w:rFonts w:ascii="Arial Narrow" w:eastAsia="Times New Roman" w:hAnsi="Arial Narrow" w:cs="Times New Roman"/>
                <w:highlight w:val="yellow"/>
              </w:rPr>
            </w:pPr>
            <w:r w:rsidRPr="00117375">
              <w:rPr>
                <w:rFonts w:ascii="Arial Narrow" w:eastAsia="Times New Roman" w:hAnsi="Arial Narrow" w:cs="Times New Roman"/>
                <w:highlight w:val="yellow"/>
              </w:rPr>
              <w:t>Flujo alternativo A2</w:t>
            </w:r>
          </w:p>
        </w:tc>
      </w:tr>
      <w:tr w:rsidR="000B3B38" w:rsidRPr="00117375"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0B3B38" w:rsidRPr="00117375" w:rsidRDefault="000B3B38" w:rsidP="00D0171C">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0B3B38" w:rsidRPr="00117375" w:rsidRDefault="000B3B38" w:rsidP="00D0171C">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0B3B38" w:rsidRPr="00117375" w:rsidRDefault="000B3B38" w:rsidP="00D0171C">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Respuesta del Sistema</w:t>
            </w:r>
          </w:p>
        </w:tc>
      </w:tr>
      <w:tr w:rsidR="002D1E11" w:rsidRPr="00964A53" w:rsidTr="004D4441">
        <w:tc>
          <w:tcPr>
            <w:tcW w:w="567" w:type="dxa"/>
            <w:tcBorders>
              <w:top w:val="single" w:sz="6" w:space="0" w:color="000000"/>
              <w:left w:val="single" w:sz="6" w:space="0" w:color="000000"/>
              <w:bottom w:val="single" w:sz="6" w:space="0" w:color="000000"/>
              <w:right w:val="single" w:sz="6" w:space="0" w:color="000000"/>
            </w:tcBorders>
          </w:tcPr>
          <w:p w:rsidR="002D1E11" w:rsidRPr="00964A53" w:rsidRDefault="002D1E11" w:rsidP="00EF6966">
            <w:pPr>
              <w:pStyle w:val="NormalWeb"/>
              <w:numPr>
                <w:ilvl w:val="0"/>
                <w:numId w:val="109"/>
              </w:numPr>
              <w:spacing w:before="0" w:beforeAutospacing="0" w:after="0" w:afterAutospacing="0"/>
              <w:ind w:left="356"/>
              <w:rPr>
                <w:rFonts w:ascii="Arial Narrow" w:eastAsia="Times New Roman" w:hAnsi="Arial Narrow"/>
                <w:highlight w:val="yellow"/>
              </w:rPr>
            </w:pPr>
          </w:p>
        </w:tc>
        <w:tc>
          <w:tcPr>
            <w:tcW w:w="3119" w:type="dxa"/>
            <w:tcBorders>
              <w:top w:val="single" w:sz="6" w:space="0" w:color="000000"/>
              <w:left w:val="single" w:sz="6" w:space="0" w:color="000000"/>
              <w:bottom w:val="single" w:sz="6" w:space="0" w:color="000000"/>
              <w:right w:val="single" w:sz="6" w:space="0" w:color="000000"/>
            </w:tcBorders>
          </w:tcPr>
          <w:p w:rsidR="002D1E11" w:rsidRPr="00964A53" w:rsidRDefault="002D1E11" w:rsidP="000B3B38">
            <w:pPr>
              <w:rPr>
                <w:rFonts w:ascii="Arial Narrow" w:hAnsi="Arial Narrow"/>
                <w:sz w:val="20"/>
                <w:szCs w:val="20"/>
                <w:highlight w:val="yellow"/>
              </w:rPr>
            </w:pPr>
            <w:r w:rsidRPr="00964A53">
              <w:rPr>
                <w:rFonts w:ascii="Arial Narrow" w:hAnsi="Arial Narrow"/>
                <w:sz w:val="20"/>
                <w:szCs w:val="20"/>
                <w:highlight w:val="yellow"/>
              </w:rPr>
              <w:t>El actor presiona el botón Cancelar</w:t>
            </w:r>
          </w:p>
        </w:tc>
        <w:tc>
          <w:tcPr>
            <w:tcW w:w="5670" w:type="dxa"/>
            <w:tcBorders>
              <w:top w:val="single" w:sz="6" w:space="0" w:color="000000"/>
              <w:left w:val="single" w:sz="6" w:space="0" w:color="000000"/>
              <w:bottom w:val="single" w:sz="6" w:space="0" w:color="000000"/>
              <w:right w:val="single" w:sz="6" w:space="0" w:color="000000"/>
            </w:tcBorders>
          </w:tcPr>
          <w:p w:rsidR="002D1E11" w:rsidRPr="00964A53" w:rsidRDefault="002D1E11" w:rsidP="00EF6966">
            <w:pPr>
              <w:pStyle w:val="NormalWeb"/>
              <w:numPr>
                <w:ilvl w:val="1"/>
                <w:numId w:val="109"/>
              </w:numPr>
              <w:spacing w:before="0" w:beforeAutospacing="0" w:after="0" w:afterAutospacing="0"/>
              <w:ind w:left="407"/>
              <w:rPr>
                <w:rFonts w:ascii="Arial Narrow" w:hAnsi="Arial Narrow"/>
                <w:highlight w:val="yellow"/>
              </w:rPr>
            </w:pPr>
            <w:r w:rsidRPr="00964A53">
              <w:rPr>
                <w:rFonts w:ascii="Arial Narrow" w:hAnsi="Arial Narrow"/>
                <w:highlight w:val="yellow"/>
              </w:rPr>
              <w:t xml:space="preserve">El sistema muestra el mensaje de confirmación: </w:t>
            </w:r>
            <w:r w:rsidRPr="00964A53">
              <w:rPr>
                <w:rFonts w:ascii="Arial Narrow" w:hAnsi="Arial Narrow"/>
                <w:b/>
                <w:highlight w:val="yellow"/>
              </w:rPr>
              <w:t xml:space="preserve">“Si continúa se perderán los cambios realizados. ¿Desea continuar?”, </w:t>
            </w:r>
            <w:r w:rsidRPr="00964A53">
              <w:rPr>
                <w:rFonts w:ascii="Arial Narrow" w:hAnsi="Arial Narrow"/>
                <w:highlight w:val="yellow"/>
              </w:rPr>
              <w:t>y muestra las opciones Si y No</w:t>
            </w:r>
          </w:p>
        </w:tc>
      </w:tr>
      <w:tr w:rsidR="002D1E11" w:rsidRPr="00964A53" w:rsidTr="004D4441">
        <w:tc>
          <w:tcPr>
            <w:tcW w:w="567" w:type="dxa"/>
            <w:tcBorders>
              <w:top w:val="single" w:sz="6" w:space="0" w:color="000000"/>
              <w:left w:val="single" w:sz="6" w:space="0" w:color="000000"/>
              <w:bottom w:val="single" w:sz="6" w:space="0" w:color="000000"/>
              <w:right w:val="single" w:sz="6" w:space="0" w:color="000000"/>
            </w:tcBorders>
          </w:tcPr>
          <w:p w:rsidR="002D1E11" w:rsidRPr="00964A53" w:rsidRDefault="002D1E11" w:rsidP="00EF6966">
            <w:pPr>
              <w:pStyle w:val="NormalWeb"/>
              <w:numPr>
                <w:ilvl w:val="0"/>
                <w:numId w:val="109"/>
              </w:numPr>
              <w:spacing w:before="0" w:beforeAutospacing="0" w:after="0" w:afterAutospacing="0"/>
              <w:ind w:left="356"/>
              <w:rPr>
                <w:rFonts w:ascii="Arial Narrow" w:eastAsia="Times New Roman" w:hAnsi="Arial Narrow"/>
                <w:highlight w:val="yellow"/>
              </w:rPr>
            </w:pPr>
          </w:p>
        </w:tc>
        <w:tc>
          <w:tcPr>
            <w:tcW w:w="3119" w:type="dxa"/>
            <w:tcBorders>
              <w:top w:val="single" w:sz="6" w:space="0" w:color="000000"/>
              <w:left w:val="single" w:sz="6" w:space="0" w:color="000000"/>
              <w:bottom w:val="single" w:sz="6" w:space="0" w:color="000000"/>
              <w:right w:val="single" w:sz="6" w:space="0" w:color="000000"/>
            </w:tcBorders>
          </w:tcPr>
          <w:p w:rsidR="002D1E11" w:rsidRPr="00964A53" w:rsidRDefault="002D1E11" w:rsidP="00D0171C">
            <w:pPr>
              <w:rPr>
                <w:rFonts w:ascii="Arial Narrow" w:hAnsi="Arial Narrow"/>
                <w:sz w:val="20"/>
                <w:szCs w:val="20"/>
                <w:highlight w:val="yellow"/>
              </w:rPr>
            </w:pPr>
            <w:r w:rsidRPr="00964A53">
              <w:rPr>
                <w:rFonts w:ascii="Arial Narrow" w:hAnsi="Arial Narrow"/>
                <w:sz w:val="20"/>
                <w:szCs w:val="20"/>
                <w:highlight w:val="yellow"/>
              </w:rPr>
              <w:t>El usuario selecciona No</w:t>
            </w:r>
          </w:p>
        </w:tc>
        <w:tc>
          <w:tcPr>
            <w:tcW w:w="5670" w:type="dxa"/>
            <w:tcBorders>
              <w:top w:val="single" w:sz="6" w:space="0" w:color="000000"/>
              <w:left w:val="single" w:sz="6" w:space="0" w:color="000000"/>
              <w:bottom w:val="single" w:sz="6" w:space="0" w:color="000000"/>
              <w:right w:val="single" w:sz="6" w:space="0" w:color="000000"/>
            </w:tcBorders>
          </w:tcPr>
          <w:p w:rsidR="002D1E11" w:rsidRPr="00964A53" w:rsidRDefault="002D1E11" w:rsidP="00EF6966">
            <w:pPr>
              <w:pStyle w:val="NormalWeb"/>
              <w:numPr>
                <w:ilvl w:val="1"/>
                <w:numId w:val="109"/>
              </w:numPr>
              <w:spacing w:before="0" w:beforeAutospacing="0" w:after="0" w:afterAutospacing="0"/>
              <w:ind w:left="407"/>
              <w:rPr>
                <w:rFonts w:ascii="Arial Narrow" w:hAnsi="Arial Narrow"/>
                <w:highlight w:val="yellow"/>
              </w:rPr>
            </w:pPr>
            <w:r w:rsidRPr="00964A53">
              <w:rPr>
                <w:rFonts w:ascii="Arial Narrow" w:hAnsi="Arial Narrow"/>
                <w:highlight w:val="yellow"/>
              </w:rPr>
              <w:t>Se cierra la ventana emergente con el mensaje.</w:t>
            </w:r>
          </w:p>
        </w:tc>
      </w:tr>
      <w:tr w:rsidR="002D1E11" w:rsidRPr="00964A53" w:rsidTr="004D4441">
        <w:tc>
          <w:tcPr>
            <w:tcW w:w="567" w:type="dxa"/>
            <w:tcBorders>
              <w:top w:val="single" w:sz="6" w:space="0" w:color="000000"/>
              <w:left w:val="single" w:sz="6" w:space="0" w:color="000000"/>
              <w:bottom w:val="single" w:sz="6" w:space="0" w:color="000000"/>
              <w:right w:val="single" w:sz="6" w:space="0" w:color="000000"/>
            </w:tcBorders>
          </w:tcPr>
          <w:p w:rsidR="002D1E11" w:rsidRPr="00964A53" w:rsidRDefault="002D1E11" w:rsidP="00EF6966">
            <w:pPr>
              <w:pStyle w:val="NormalWeb"/>
              <w:numPr>
                <w:ilvl w:val="0"/>
                <w:numId w:val="109"/>
              </w:numPr>
              <w:spacing w:before="0" w:beforeAutospacing="0" w:after="0" w:afterAutospacing="0"/>
              <w:ind w:left="356"/>
              <w:rPr>
                <w:rFonts w:ascii="Arial Narrow" w:eastAsia="Times New Roman" w:hAnsi="Arial Narrow"/>
                <w:highlight w:val="yellow"/>
              </w:rPr>
            </w:pPr>
          </w:p>
        </w:tc>
        <w:tc>
          <w:tcPr>
            <w:tcW w:w="3119" w:type="dxa"/>
            <w:tcBorders>
              <w:top w:val="single" w:sz="6" w:space="0" w:color="000000"/>
              <w:left w:val="single" w:sz="6" w:space="0" w:color="000000"/>
              <w:bottom w:val="single" w:sz="6" w:space="0" w:color="000000"/>
              <w:right w:val="single" w:sz="6" w:space="0" w:color="000000"/>
            </w:tcBorders>
          </w:tcPr>
          <w:p w:rsidR="002D1E11" w:rsidRPr="00964A53" w:rsidRDefault="002D1E11" w:rsidP="00D0171C">
            <w:pPr>
              <w:rPr>
                <w:rFonts w:ascii="Arial Narrow" w:hAnsi="Arial Narrow"/>
                <w:sz w:val="20"/>
                <w:szCs w:val="20"/>
                <w:highlight w:val="yellow"/>
              </w:rPr>
            </w:pPr>
            <w:r w:rsidRPr="00964A53">
              <w:rPr>
                <w:rFonts w:ascii="Arial Narrow" w:hAnsi="Arial Narrow"/>
                <w:sz w:val="20"/>
                <w:szCs w:val="20"/>
                <w:highlight w:val="yellow"/>
              </w:rPr>
              <w:t>El usuario selecciona Si</w:t>
            </w:r>
          </w:p>
        </w:tc>
        <w:tc>
          <w:tcPr>
            <w:tcW w:w="5670" w:type="dxa"/>
            <w:tcBorders>
              <w:top w:val="single" w:sz="6" w:space="0" w:color="000000"/>
              <w:left w:val="single" w:sz="6" w:space="0" w:color="000000"/>
              <w:bottom w:val="single" w:sz="6" w:space="0" w:color="000000"/>
              <w:right w:val="single" w:sz="6" w:space="0" w:color="000000"/>
            </w:tcBorders>
          </w:tcPr>
          <w:p w:rsidR="002D1E11" w:rsidRPr="00964A53" w:rsidRDefault="002D1E11" w:rsidP="00EF6966">
            <w:pPr>
              <w:pStyle w:val="NormalWeb"/>
              <w:numPr>
                <w:ilvl w:val="1"/>
                <w:numId w:val="109"/>
              </w:numPr>
              <w:spacing w:before="0" w:beforeAutospacing="0" w:after="0" w:afterAutospacing="0"/>
              <w:ind w:left="407"/>
              <w:rPr>
                <w:rFonts w:ascii="Arial Narrow" w:hAnsi="Arial Narrow"/>
                <w:highlight w:val="yellow"/>
              </w:rPr>
            </w:pPr>
            <w:r w:rsidRPr="00964A53">
              <w:rPr>
                <w:rFonts w:ascii="Arial Narrow" w:hAnsi="Arial Narrow"/>
                <w:highlight w:val="yellow"/>
              </w:rPr>
              <w:t>El sistema</w:t>
            </w:r>
            <w:r w:rsidR="00391B58" w:rsidRPr="00964A53">
              <w:rPr>
                <w:rFonts w:ascii="Arial Narrow" w:hAnsi="Arial Narrow"/>
                <w:highlight w:val="yellow"/>
              </w:rPr>
              <w:t xml:space="preserve">, oculta la lista de </w:t>
            </w:r>
            <w:r w:rsidRPr="00964A53">
              <w:rPr>
                <w:rFonts w:ascii="Arial Narrow" w:hAnsi="Arial Narrow"/>
                <w:highlight w:val="yellow"/>
              </w:rPr>
              <w:t xml:space="preserve"> limpia los campos y retorna al punto 1.1.</w:t>
            </w:r>
          </w:p>
        </w:tc>
      </w:tr>
      <w:tr w:rsidR="00496959" w:rsidRPr="00117375" w:rsidTr="00C2548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496959" w:rsidRPr="00117375" w:rsidRDefault="00496959" w:rsidP="00C25481">
            <w:pPr>
              <w:pStyle w:val="NormalWeb"/>
              <w:spacing w:before="0" w:beforeAutospacing="0" w:after="0" w:afterAutospacing="0"/>
              <w:jc w:val="left"/>
              <w:rPr>
                <w:rFonts w:ascii="Arial Narrow" w:eastAsia="Times New Roman" w:hAnsi="Arial Narrow" w:cs="Times New Roman"/>
                <w:highlight w:val="yellow"/>
              </w:rPr>
            </w:pPr>
            <w:r>
              <w:rPr>
                <w:rFonts w:ascii="Arial Narrow" w:eastAsia="Times New Roman" w:hAnsi="Arial Narrow" w:cs="Times New Roman"/>
                <w:highlight w:val="yellow"/>
              </w:rPr>
              <w:t>Flujo alternativo A3</w:t>
            </w:r>
          </w:p>
        </w:tc>
      </w:tr>
      <w:tr w:rsidR="00496959" w:rsidRPr="00117375" w:rsidTr="00C2548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496959" w:rsidRPr="00117375" w:rsidRDefault="00496959" w:rsidP="00C25481">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496959" w:rsidRPr="00117375" w:rsidRDefault="00496959" w:rsidP="00C25481">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496959" w:rsidRPr="00117375" w:rsidRDefault="00496959" w:rsidP="00C25481">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Respuesta del Sistema</w:t>
            </w:r>
          </w:p>
        </w:tc>
      </w:tr>
      <w:tr w:rsidR="00496959" w:rsidRPr="00335893" w:rsidTr="00C25481">
        <w:tc>
          <w:tcPr>
            <w:tcW w:w="567" w:type="dxa"/>
            <w:tcBorders>
              <w:top w:val="single" w:sz="6" w:space="0" w:color="000000"/>
              <w:left w:val="single" w:sz="6" w:space="0" w:color="000000"/>
              <w:bottom w:val="single" w:sz="6" w:space="0" w:color="000000"/>
              <w:right w:val="single" w:sz="6" w:space="0" w:color="000000"/>
            </w:tcBorders>
          </w:tcPr>
          <w:p w:rsidR="00496959" w:rsidRPr="00335893" w:rsidRDefault="00496959" w:rsidP="00EF6966">
            <w:pPr>
              <w:pStyle w:val="NormalWeb"/>
              <w:numPr>
                <w:ilvl w:val="0"/>
                <w:numId w:val="110"/>
              </w:numPr>
              <w:spacing w:before="0" w:beforeAutospacing="0" w:after="0" w:afterAutospacing="0"/>
              <w:ind w:left="356"/>
              <w:rPr>
                <w:rFonts w:ascii="Arial Narrow" w:hAnsi="Arial Narrow" w:cs="Times New Roman"/>
                <w:highlight w:val="yellow"/>
              </w:rPr>
            </w:pPr>
          </w:p>
        </w:tc>
        <w:tc>
          <w:tcPr>
            <w:tcW w:w="3119" w:type="dxa"/>
            <w:tcBorders>
              <w:top w:val="single" w:sz="6" w:space="0" w:color="000000"/>
              <w:left w:val="single" w:sz="6" w:space="0" w:color="000000"/>
              <w:bottom w:val="single" w:sz="6" w:space="0" w:color="000000"/>
              <w:right w:val="single" w:sz="6" w:space="0" w:color="000000"/>
            </w:tcBorders>
          </w:tcPr>
          <w:p w:rsidR="00496959" w:rsidRPr="00335893" w:rsidRDefault="00496959" w:rsidP="00496959">
            <w:pPr>
              <w:rPr>
                <w:rFonts w:ascii="Arial Narrow" w:hAnsi="Arial Narrow"/>
                <w:sz w:val="20"/>
                <w:szCs w:val="20"/>
                <w:highlight w:val="yellow"/>
              </w:rPr>
            </w:pPr>
            <w:r w:rsidRPr="00335893">
              <w:rPr>
                <w:rFonts w:ascii="Arial Narrow" w:hAnsi="Arial Narrow"/>
                <w:sz w:val="20"/>
                <w:szCs w:val="20"/>
                <w:highlight w:val="yellow"/>
              </w:rPr>
              <w:t>El actor presiona el botón Cerrar</w:t>
            </w:r>
          </w:p>
        </w:tc>
        <w:tc>
          <w:tcPr>
            <w:tcW w:w="5670" w:type="dxa"/>
            <w:tcBorders>
              <w:top w:val="single" w:sz="6" w:space="0" w:color="000000"/>
              <w:left w:val="single" w:sz="6" w:space="0" w:color="000000"/>
              <w:bottom w:val="single" w:sz="6" w:space="0" w:color="000000"/>
              <w:right w:val="single" w:sz="6" w:space="0" w:color="000000"/>
            </w:tcBorders>
          </w:tcPr>
          <w:p w:rsidR="00496959" w:rsidRPr="00335893" w:rsidRDefault="00496959" w:rsidP="00EF6966">
            <w:pPr>
              <w:pStyle w:val="NormalWeb"/>
              <w:numPr>
                <w:ilvl w:val="1"/>
                <w:numId w:val="110"/>
              </w:numPr>
              <w:spacing w:before="0" w:beforeAutospacing="0" w:after="0" w:afterAutospacing="0"/>
              <w:ind w:left="355"/>
              <w:rPr>
                <w:rFonts w:ascii="Arial Narrow" w:hAnsi="Arial Narrow"/>
                <w:highlight w:val="yellow"/>
              </w:rPr>
            </w:pPr>
            <w:r w:rsidRPr="00335893">
              <w:rPr>
                <w:rFonts w:ascii="Arial Narrow" w:hAnsi="Arial Narrow"/>
                <w:highlight w:val="yellow"/>
              </w:rPr>
              <w:t>El sistema cierra la IU019 e invoca al CUS10.</w:t>
            </w:r>
          </w:p>
        </w:tc>
      </w:tr>
      <w:tr w:rsidR="002D1E11" w:rsidRPr="00117375" w:rsidTr="004D4441">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D1E11" w:rsidRPr="00117375" w:rsidRDefault="002D1E1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8. Excepciones</w:t>
            </w:r>
          </w:p>
        </w:tc>
      </w:tr>
      <w:tr w:rsidR="002D1E11" w:rsidRPr="00117375"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2D1E11" w:rsidRPr="00117375" w:rsidRDefault="002D1E1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Nro.</w:t>
            </w:r>
          </w:p>
        </w:tc>
        <w:tc>
          <w:tcPr>
            <w:tcW w:w="878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2D1E11" w:rsidRPr="00117375" w:rsidRDefault="002D1E11" w:rsidP="00B04AA5">
            <w:pPr>
              <w:pStyle w:val="NormalWeb"/>
              <w:spacing w:before="0" w:beforeAutospacing="0" w:after="0" w:afterAutospacing="0"/>
              <w:jc w:val="center"/>
              <w:rPr>
                <w:rFonts w:ascii="Arial Narrow" w:eastAsia="Times New Roman" w:hAnsi="Arial Narrow" w:cs="Times New Roman"/>
                <w:highlight w:val="yellow"/>
              </w:rPr>
            </w:pPr>
            <w:r w:rsidRPr="00117375">
              <w:rPr>
                <w:rFonts w:ascii="Arial Narrow" w:eastAsia="Times New Roman" w:hAnsi="Arial Narrow" w:cs="Times New Roman"/>
                <w:highlight w:val="yellow"/>
              </w:rPr>
              <w:t>Descripción</w:t>
            </w:r>
          </w:p>
        </w:tc>
      </w:tr>
      <w:tr w:rsidR="002D1E11" w:rsidRPr="00117375" w:rsidTr="00402897">
        <w:tc>
          <w:tcPr>
            <w:tcW w:w="567" w:type="dxa"/>
            <w:tcBorders>
              <w:top w:val="single" w:sz="6" w:space="0" w:color="000000"/>
              <w:left w:val="single" w:sz="6" w:space="0" w:color="000000"/>
              <w:bottom w:val="single" w:sz="6" w:space="0" w:color="000000"/>
              <w:right w:val="single" w:sz="6" w:space="0" w:color="000000"/>
            </w:tcBorders>
          </w:tcPr>
          <w:p w:rsidR="002D1E11" w:rsidRPr="00117375" w:rsidRDefault="002D1E11"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hideMark/>
          </w:tcPr>
          <w:p w:rsidR="002D1E11" w:rsidRPr="00117375" w:rsidRDefault="002D1E11" w:rsidP="00287C1A">
            <w:pPr>
              <w:rPr>
                <w:rFonts w:ascii="Arial Narrow" w:hAnsi="Arial Narrow"/>
                <w:sz w:val="20"/>
                <w:szCs w:val="20"/>
                <w:highlight w:val="yellow"/>
              </w:rPr>
            </w:pPr>
            <w:r w:rsidRPr="00117375">
              <w:rPr>
                <w:rFonts w:ascii="Arial Narrow" w:hAnsi="Arial Narrow" w:cs="Arial"/>
                <w:sz w:val="20"/>
                <w:szCs w:val="20"/>
                <w:highlight w:val="yellow"/>
              </w:rPr>
              <w:t xml:space="preserve">El sistema emite el siguiente mensaje: </w:t>
            </w:r>
            <w:r w:rsidRPr="00117375">
              <w:rPr>
                <w:rFonts w:ascii="Arial Narrow" w:hAnsi="Arial Narrow" w:cs="Arial"/>
                <w:b/>
                <w:i/>
                <w:sz w:val="20"/>
                <w:szCs w:val="20"/>
                <w:highlight w:val="yellow"/>
              </w:rPr>
              <w:t>"</w:t>
            </w:r>
            <w:r w:rsidR="00287C1A">
              <w:rPr>
                <w:rFonts w:ascii="Arial Narrow" w:hAnsi="Arial Narrow" w:cs="Arial"/>
                <w:b/>
                <w:i/>
                <w:sz w:val="20"/>
                <w:szCs w:val="20"/>
                <w:highlight w:val="yellow"/>
              </w:rPr>
              <w:t>La cantidad debe de ser mayor que cero.</w:t>
            </w:r>
            <w:r w:rsidRPr="00117375">
              <w:rPr>
                <w:rFonts w:ascii="Arial Narrow" w:hAnsi="Arial Narrow" w:cs="Arial"/>
                <w:b/>
                <w:i/>
                <w:sz w:val="20"/>
                <w:szCs w:val="20"/>
                <w:highlight w:val="yellow"/>
              </w:rPr>
              <w:t xml:space="preserve">", </w:t>
            </w:r>
            <w:r w:rsidRPr="00117375">
              <w:rPr>
                <w:rFonts w:ascii="Arial Narrow" w:hAnsi="Arial Narrow" w:cs="Arial"/>
                <w:sz w:val="20"/>
                <w:szCs w:val="20"/>
                <w:highlight w:val="yellow"/>
              </w:rPr>
              <w:t>permitiendo corregir el dato.</w:t>
            </w:r>
          </w:p>
        </w:tc>
      </w:tr>
      <w:tr w:rsidR="00424EEB" w:rsidRPr="00117375" w:rsidTr="004D4441">
        <w:tc>
          <w:tcPr>
            <w:tcW w:w="567" w:type="dxa"/>
            <w:tcBorders>
              <w:top w:val="single" w:sz="6" w:space="0" w:color="000000"/>
              <w:left w:val="single" w:sz="6" w:space="0" w:color="000000"/>
              <w:bottom w:val="single" w:sz="6" w:space="0" w:color="000000"/>
              <w:right w:val="single" w:sz="6" w:space="0" w:color="000000"/>
            </w:tcBorders>
          </w:tcPr>
          <w:p w:rsidR="00424EEB" w:rsidRPr="00117375" w:rsidRDefault="00424EEB"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tcPr>
          <w:p w:rsidR="00424EEB" w:rsidRPr="00117375" w:rsidRDefault="00424EEB" w:rsidP="005667A7">
            <w:pPr>
              <w:rPr>
                <w:rFonts w:ascii="Arial Narrow" w:hAnsi="Arial Narrow" w:cs="Arial"/>
                <w:sz w:val="20"/>
                <w:szCs w:val="20"/>
                <w:highlight w:val="yellow"/>
              </w:rPr>
            </w:pPr>
            <w:r w:rsidRPr="00117375">
              <w:rPr>
                <w:rFonts w:ascii="Arial Narrow" w:hAnsi="Arial Narrow" w:cs="Arial"/>
                <w:sz w:val="20"/>
                <w:szCs w:val="20"/>
                <w:highlight w:val="yellow"/>
              </w:rPr>
              <w:t>El sistema emite el siguiente mensaje</w:t>
            </w:r>
            <w:r w:rsidRPr="00117375">
              <w:rPr>
                <w:rFonts w:ascii="Arial Narrow" w:hAnsi="Arial Narrow"/>
                <w:sz w:val="20"/>
                <w:szCs w:val="20"/>
                <w:highlight w:val="yellow"/>
              </w:rPr>
              <w:t>: “</w:t>
            </w:r>
            <w:r w:rsidR="005667A7" w:rsidRPr="00117375">
              <w:rPr>
                <w:rFonts w:ascii="Arial Narrow" w:hAnsi="Arial Narrow"/>
                <w:b/>
                <w:i/>
                <w:sz w:val="20"/>
                <w:szCs w:val="20"/>
                <w:highlight w:val="yellow"/>
              </w:rPr>
              <w:t>La sumatoria de las cantidades ingresadas no debe de ser</w:t>
            </w:r>
            <w:r w:rsidR="00802903" w:rsidRPr="00117375">
              <w:rPr>
                <w:rFonts w:ascii="Arial Narrow" w:hAnsi="Arial Narrow"/>
                <w:b/>
                <w:i/>
                <w:sz w:val="20"/>
                <w:szCs w:val="20"/>
                <w:highlight w:val="yellow"/>
              </w:rPr>
              <w:t xml:space="preserve"> </w:t>
            </w:r>
            <w:r w:rsidR="005667A7" w:rsidRPr="00117375">
              <w:rPr>
                <w:rFonts w:ascii="Arial Narrow" w:hAnsi="Arial Narrow"/>
                <w:b/>
                <w:i/>
                <w:sz w:val="20"/>
                <w:szCs w:val="20"/>
                <w:highlight w:val="yellow"/>
              </w:rPr>
              <w:t>menor que la cantidad total de funcionarios disponibles</w:t>
            </w:r>
            <w:r w:rsidRPr="00117375">
              <w:rPr>
                <w:rFonts w:ascii="Arial Narrow" w:hAnsi="Arial Narrow"/>
                <w:b/>
                <w:i/>
                <w:sz w:val="20"/>
                <w:szCs w:val="20"/>
                <w:highlight w:val="yellow"/>
              </w:rPr>
              <w:t>.</w:t>
            </w:r>
            <w:r w:rsidRPr="00117375">
              <w:rPr>
                <w:rFonts w:ascii="Arial Narrow" w:hAnsi="Arial Narrow"/>
                <w:sz w:val="20"/>
                <w:szCs w:val="20"/>
                <w:highlight w:val="yellow"/>
              </w:rPr>
              <w:t>”, permitiendo corregir el dato.</w:t>
            </w:r>
          </w:p>
        </w:tc>
      </w:tr>
      <w:tr w:rsidR="00424EEB" w:rsidRPr="00117375" w:rsidTr="004D4441">
        <w:tc>
          <w:tcPr>
            <w:tcW w:w="567" w:type="dxa"/>
            <w:tcBorders>
              <w:top w:val="single" w:sz="6" w:space="0" w:color="000000"/>
              <w:left w:val="single" w:sz="6" w:space="0" w:color="000000"/>
              <w:bottom w:val="single" w:sz="6" w:space="0" w:color="000000"/>
              <w:right w:val="single" w:sz="6" w:space="0" w:color="000000"/>
            </w:tcBorders>
          </w:tcPr>
          <w:p w:rsidR="00424EEB" w:rsidRPr="00117375" w:rsidRDefault="00424EEB"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tcPr>
          <w:p w:rsidR="00424EEB" w:rsidRPr="00117375" w:rsidRDefault="00424EEB" w:rsidP="004B3C88">
            <w:pPr>
              <w:rPr>
                <w:rFonts w:ascii="Arial Narrow" w:hAnsi="Arial Narrow" w:cs="Arial"/>
                <w:sz w:val="20"/>
                <w:szCs w:val="20"/>
                <w:highlight w:val="yellow"/>
              </w:rPr>
            </w:pPr>
            <w:r w:rsidRPr="00117375">
              <w:rPr>
                <w:rFonts w:ascii="Arial Narrow" w:hAnsi="Arial Narrow" w:cs="Arial"/>
                <w:sz w:val="20"/>
                <w:szCs w:val="20"/>
                <w:highlight w:val="yellow"/>
              </w:rPr>
              <w:t>El sistema emite el siguiente mensaje</w:t>
            </w:r>
            <w:r w:rsidRPr="00117375">
              <w:rPr>
                <w:rFonts w:ascii="Arial Narrow" w:hAnsi="Arial Narrow"/>
                <w:sz w:val="20"/>
                <w:szCs w:val="20"/>
                <w:highlight w:val="yellow"/>
              </w:rPr>
              <w:t>: “</w:t>
            </w:r>
            <w:r w:rsidR="004B3C88" w:rsidRPr="00117375">
              <w:rPr>
                <w:rFonts w:ascii="Arial Narrow" w:hAnsi="Arial Narrow"/>
                <w:b/>
                <w:i/>
                <w:sz w:val="20"/>
                <w:szCs w:val="20"/>
                <w:highlight w:val="yellow"/>
              </w:rPr>
              <w:t>La sumatoria de las cantidades ingresadas debe de ser igual que la cantidad total de funcionarios disponibles</w:t>
            </w:r>
            <w:r w:rsidRPr="00117375">
              <w:rPr>
                <w:rFonts w:ascii="Arial Narrow" w:hAnsi="Arial Narrow"/>
                <w:b/>
                <w:i/>
                <w:sz w:val="20"/>
                <w:szCs w:val="20"/>
                <w:highlight w:val="yellow"/>
              </w:rPr>
              <w:t>.</w:t>
            </w:r>
            <w:r w:rsidRPr="00117375">
              <w:rPr>
                <w:rFonts w:ascii="Arial Narrow" w:hAnsi="Arial Narrow"/>
                <w:sz w:val="20"/>
                <w:szCs w:val="20"/>
                <w:highlight w:val="yellow"/>
              </w:rPr>
              <w:t>”, permitiendo corregir el dato.</w:t>
            </w:r>
          </w:p>
        </w:tc>
      </w:tr>
      <w:tr w:rsidR="00424EEB" w:rsidRPr="00117375" w:rsidTr="004D4441">
        <w:tc>
          <w:tcPr>
            <w:tcW w:w="567" w:type="dxa"/>
            <w:tcBorders>
              <w:top w:val="single" w:sz="6" w:space="0" w:color="000000"/>
              <w:left w:val="single" w:sz="6" w:space="0" w:color="000000"/>
              <w:bottom w:val="single" w:sz="6" w:space="0" w:color="000000"/>
              <w:right w:val="single" w:sz="6" w:space="0" w:color="000000"/>
            </w:tcBorders>
          </w:tcPr>
          <w:p w:rsidR="00424EEB" w:rsidRPr="00117375" w:rsidRDefault="00424EEB"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tcPr>
          <w:p w:rsidR="00424EEB" w:rsidRPr="00117375" w:rsidRDefault="00424EEB" w:rsidP="00E71CB4">
            <w:pPr>
              <w:rPr>
                <w:rFonts w:ascii="Arial Narrow" w:hAnsi="Arial Narrow" w:cs="Arial"/>
                <w:sz w:val="20"/>
                <w:szCs w:val="20"/>
                <w:highlight w:val="yellow"/>
              </w:rPr>
            </w:pPr>
            <w:r w:rsidRPr="00117375">
              <w:rPr>
                <w:rFonts w:ascii="Arial Narrow" w:hAnsi="Arial Narrow" w:cs="Arial"/>
                <w:sz w:val="20"/>
                <w:szCs w:val="20"/>
                <w:highlight w:val="yellow"/>
              </w:rPr>
              <w:t>El sistema emite el siguiente mensaje</w:t>
            </w:r>
            <w:r w:rsidRPr="00117375">
              <w:rPr>
                <w:rFonts w:ascii="Arial Narrow" w:hAnsi="Arial Narrow"/>
                <w:sz w:val="20"/>
                <w:szCs w:val="20"/>
                <w:highlight w:val="yellow"/>
              </w:rPr>
              <w:t>: “</w:t>
            </w:r>
            <w:r w:rsidR="00B15214" w:rsidRPr="00117375">
              <w:rPr>
                <w:rFonts w:ascii="Arial Narrow" w:hAnsi="Arial Narrow"/>
                <w:b/>
                <w:i/>
                <w:sz w:val="20"/>
                <w:szCs w:val="20"/>
                <w:highlight w:val="yellow"/>
              </w:rPr>
              <w:t>Debe realizar la asignación de funcionarios</w:t>
            </w:r>
            <w:r w:rsidRPr="00117375">
              <w:rPr>
                <w:rFonts w:ascii="Arial Narrow" w:hAnsi="Arial Narrow"/>
                <w:b/>
                <w:i/>
                <w:sz w:val="20"/>
                <w:szCs w:val="20"/>
                <w:highlight w:val="yellow"/>
              </w:rPr>
              <w:t>.</w:t>
            </w:r>
            <w:r w:rsidRPr="00117375">
              <w:rPr>
                <w:rFonts w:ascii="Arial Narrow" w:hAnsi="Arial Narrow"/>
                <w:sz w:val="20"/>
                <w:szCs w:val="20"/>
                <w:highlight w:val="yellow"/>
              </w:rPr>
              <w:t>”, permitiendo corregir el dato.</w:t>
            </w:r>
          </w:p>
        </w:tc>
      </w:tr>
      <w:tr w:rsidR="00424EEB" w:rsidRPr="00117375" w:rsidTr="004D4441">
        <w:tc>
          <w:tcPr>
            <w:tcW w:w="567" w:type="dxa"/>
            <w:tcBorders>
              <w:top w:val="single" w:sz="6" w:space="0" w:color="000000"/>
              <w:left w:val="single" w:sz="6" w:space="0" w:color="000000"/>
              <w:bottom w:val="single" w:sz="6" w:space="0" w:color="000000"/>
              <w:right w:val="single" w:sz="6" w:space="0" w:color="000000"/>
            </w:tcBorders>
          </w:tcPr>
          <w:p w:rsidR="00424EEB" w:rsidRPr="00117375" w:rsidRDefault="00424EEB"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tcPr>
          <w:p w:rsidR="00424EEB" w:rsidRPr="00117375" w:rsidRDefault="00424EEB" w:rsidP="00E71CB4">
            <w:pPr>
              <w:rPr>
                <w:rFonts w:ascii="Arial Narrow" w:hAnsi="Arial Narrow" w:cs="Arial"/>
                <w:sz w:val="20"/>
                <w:szCs w:val="20"/>
                <w:highlight w:val="yellow"/>
              </w:rPr>
            </w:pPr>
            <w:r w:rsidRPr="00117375">
              <w:rPr>
                <w:rFonts w:ascii="Arial Narrow" w:hAnsi="Arial Narrow" w:cs="Arial"/>
                <w:sz w:val="20"/>
                <w:szCs w:val="20"/>
                <w:highlight w:val="yellow"/>
              </w:rPr>
              <w:t>El sistema emite el siguiente mensaje</w:t>
            </w:r>
            <w:r w:rsidRPr="00117375">
              <w:rPr>
                <w:rFonts w:ascii="Arial Narrow" w:hAnsi="Arial Narrow"/>
                <w:sz w:val="20"/>
                <w:szCs w:val="20"/>
                <w:highlight w:val="yellow"/>
              </w:rPr>
              <w:t>: “</w:t>
            </w:r>
            <w:r w:rsidR="00E71CB4" w:rsidRPr="00117375">
              <w:rPr>
                <w:rFonts w:ascii="Arial Narrow" w:hAnsi="Arial Narrow"/>
                <w:b/>
                <w:i/>
                <w:sz w:val="20"/>
                <w:szCs w:val="20"/>
                <w:highlight w:val="yellow"/>
              </w:rPr>
              <w:t>No deben haber casillas sin funcionario asignado</w:t>
            </w:r>
            <w:r w:rsidRPr="00117375">
              <w:rPr>
                <w:rFonts w:ascii="Arial Narrow" w:hAnsi="Arial Narrow"/>
                <w:b/>
                <w:i/>
                <w:sz w:val="20"/>
                <w:szCs w:val="20"/>
                <w:highlight w:val="yellow"/>
              </w:rPr>
              <w:t>.</w:t>
            </w:r>
            <w:r w:rsidRPr="00117375">
              <w:rPr>
                <w:rFonts w:ascii="Arial Narrow" w:hAnsi="Arial Narrow"/>
                <w:sz w:val="20"/>
                <w:szCs w:val="20"/>
                <w:highlight w:val="yellow"/>
              </w:rPr>
              <w:t>”, permitiendo corregir el dato.</w:t>
            </w:r>
          </w:p>
        </w:tc>
      </w:tr>
      <w:tr w:rsidR="001719A3" w:rsidRPr="00117375" w:rsidTr="004D4441">
        <w:tc>
          <w:tcPr>
            <w:tcW w:w="567" w:type="dxa"/>
            <w:tcBorders>
              <w:top w:val="single" w:sz="6" w:space="0" w:color="000000"/>
              <w:left w:val="single" w:sz="6" w:space="0" w:color="000000"/>
              <w:bottom w:val="single" w:sz="6" w:space="0" w:color="000000"/>
              <w:right w:val="single" w:sz="6" w:space="0" w:color="000000"/>
            </w:tcBorders>
          </w:tcPr>
          <w:p w:rsidR="001719A3" w:rsidRPr="00117375" w:rsidRDefault="001719A3"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tcPr>
          <w:p w:rsidR="001719A3" w:rsidRPr="00117375" w:rsidRDefault="001719A3" w:rsidP="00D0171C">
            <w:pPr>
              <w:rPr>
                <w:rFonts w:ascii="Arial Narrow" w:hAnsi="Arial Narrow" w:cs="Arial"/>
                <w:sz w:val="20"/>
                <w:szCs w:val="20"/>
                <w:highlight w:val="yellow"/>
              </w:rPr>
            </w:pPr>
            <w:r w:rsidRPr="00117375">
              <w:rPr>
                <w:rFonts w:ascii="Arial Narrow" w:hAnsi="Arial Narrow" w:cs="Arial"/>
                <w:sz w:val="20"/>
                <w:szCs w:val="20"/>
                <w:highlight w:val="yellow"/>
              </w:rPr>
              <w:t>El sistema emite el siguiente mensaje</w:t>
            </w:r>
            <w:r w:rsidRPr="00117375">
              <w:rPr>
                <w:rFonts w:ascii="Arial Narrow" w:hAnsi="Arial Narrow"/>
                <w:sz w:val="20"/>
                <w:szCs w:val="20"/>
                <w:highlight w:val="yellow"/>
              </w:rPr>
              <w:t xml:space="preserve">: </w:t>
            </w:r>
            <w:r w:rsidRPr="00117375">
              <w:rPr>
                <w:rFonts w:ascii="Arial Narrow" w:hAnsi="Arial Narrow"/>
                <w:b/>
                <w:i/>
                <w:sz w:val="20"/>
                <w:szCs w:val="20"/>
                <w:highlight w:val="yellow"/>
              </w:rPr>
              <w:t>“El funcionario con mayor cantidad de asignaciones tiene &lt;</w:t>
            </w:r>
            <w:proofErr w:type="spellStart"/>
            <w:r w:rsidRPr="00117375">
              <w:rPr>
                <w:rFonts w:ascii="Arial Narrow" w:hAnsi="Arial Narrow"/>
                <w:b/>
                <w:i/>
                <w:sz w:val="20"/>
                <w:szCs w:val="20"/>
                <w:highlight w:val="yellow"/>
              </w:rPr>
              <w:t>cantidadAsignacionesMayor</w:t>
            </w:r>
            <w:proofErr w:type="spellEnd"/>
            <w:r w:rsidRPr="00117375">
              <w:rPr>
                <w:rFonts w:ascii="Arial Narrow" w:hAnsi="Arial Narrow"/>
                <w:b/>
                <w:i/>
                <w:sz w:val="20"/>
                <w:szCs w:val="20"/>
                <w:highlight w:val="yellow"/>
              </w:rPr>
              <w:t>&gt; y el funcionario con menor cantidad de asignaciones tiene &lt;</w:t>
            </w:r>
            <w:proofErr w:type="spellStart"/>
            <w:r w:rsidRPr="00117375">
              <w:rPr>
                <w:rFonts w:ascii="Arial Narrow" w:hAnsi="Arial Narrow"/>
                <w:b/>
                <w:i/>
                <w:sz w:val="20"/>
                <w:szCs w:val="20"/>
                <w:highlight w:val="yellow"/>
              </w:rPr>
              <w:t>cantidadAsignacionesMenor</w:t>
            </w:r>
            <w:proofErr w:type="spellEnd"/>
            <w:r w:rsidRPr="00117375">
              <w:rPr>
                <w:rFonts w:ascii="Arial Narrow" w:hAnsi="Arial Narrow"/>
                <w:b/>
                <w:i/>
                <w:sz w:val="20"/>
                <w:szCs w:val="20"/>
                <w:highlight w:val="yellow"/>
              </w:rPr>
              <w:t>&gt;, la diferencia entre ambos no debe de ser mayor que 1. Verifique</w:t>
            </w:r>
            <w:r w:rsidRPr="00117375">
              <w:rPr>
                <w:rFonts w:ascii="Arial Narrow" w:hAnsi="Arial Narrow"/>
                <w:sz w:val="20"/>
                <w:szCs w:val="20"/>
                <w:highlight w:val="yellow"/>
              </w:rPr>
              <w:t>”, permitiendo corregir el dato.</w:t>
            </w:r>
          </w:p>
        </w:tc>
      </w:tr>
      <w:tr w:rsidR="00E80A22" w:rsidRPr="00117375" w:rsidTr="00886DDE">
        <w:tc>
          <w:tcPr>
            <w:tcW w:w="567" w:type="dxa"/>
            <w:tcBorders>
              <w:top w:val="single" w:sz="6" w:space="0" w:color="000000"/>
              <w:left w:val="single" w:sz="6" w:space="0" w:color="000000"/>
              <w:bottom w:val="single" w:sz="6" w:space="0" w:color="000000"/>
              <w:right w:val="single" w:sz="6" w:space="0" w:color="000000"/>
            </w:tcBorders>
          </w:tcPr>
          <w:p w:rsidR="00E80A22" w:rsidRPr="00117375" w:rsidRDefault="00E80A22"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tcPr>
          <w:p w:rsidR="00E80A22" w:rsidRPr="00117375" w:rsidRDefault="00E80A22" w:rsidP="00886DDE">
            <w:pPr>
              <w:rPr>
                <w:rFonts w:ascii="Arial Narrow" w:hAnsi="Arial Narrow" w:cs="Arial"/>
                <w:sz w:val="20"/>
                <w:szCs w:val="20"/>
                <w:highlight w:val="yellow"/>
              </w:rPr>
            </w:pPr>
            <w:r w:rsidRPr="00117375">
              <w:rPr>
                <w:rFonts w:ascii="Arial Narrow" w:hAnsi="Arial Narrow" w:cs="Arial"/>
                <w:sz w:val="20"/>
                <w:szCs w:val="20"/>
                <w:highlight w:val="yellow"/>
              </w:rPr>
              <w:t>El sistema emite el siguiente mensaje</w:t>
            </w:r>
            <w:r w:rsidRPr="00117375">
              <w:rPr>
                <w:rFonts w:ascii="Arial Narrow" w:hAnsi="Arial Narrow"/>
                <w:sz w:val="20"/>
                <w:szCs w:val="20"/>
                <w:highlight w:val="yellow"/>
              </w:rPr>
              <w:t xml:space="preserve">: </w:t>
            </w:r>
            <w:r w:rsidRPr="00117375">
              <w:rPr>
                <w:rFonts w:ascii="Arial Narrow" w:hAnsi="Arial Narrow"/>
                <w:b/>
                <w:i/>
                <w:sz w:val="20"/>
                <w:szCs w:val="20"/>
                <w:highlight w:val="yellow"/>
              </w:rPr>
              <w:t>“Un funcionario sólo puede ser asignado 1 vez por zona. Verifique</w:t>
            </w:r>
            <w:r w:rsidRPr="00117375">
              <w:rPr>
                <w:rFonts w:ascii="Arial Narrow" w:hAnsi="Arial Narrow"/>
                <w:sz w:val="20"/>
                <w:szCs w:val="20"/>
                <w:highlight w:val="yellow"/>
              </w:rPr>
              <w:t>”, permitiendo corregir el dato.</w:t>
            </w:r>
          </w:p>
        </w:tc>
      </w:tr>
      <w:tr w:rsidR="002D1E11" w:rsidRPr="00117375" w:rsidTr="004D4441">
        <w:tc>
          <w:tcPr>
            <w:tcW w:w="567" w:type="dxa"/>
            <w:tcBorders>
              <w:top w:val="single" w:sz="6" w:space="0" w:color="000000"/>
              <w:left w:val="single" w:sz="6" w:space="0" w:color="000000"/>
              <w:bottom w:val="single" w:sz="6" w:space="0" w:color="000000"/>
              <w:right w:val="single" w:sz="6" w:space="0" w:color="000000"/>
            </w:tcBorders>
          </w:tcPr>
          <w:p w:rsidR="002D1E11" w:rsidRPr="00117375" w:rsidRDefault="002D1E11" w:rsidP="00EF6966">
            <w:pPr>
              <w:pStyle w:val="NormalWeb"/>
              <w:numPr>
                <w:ilvl w:val="0"/>
                <w:numId w:val="111"/>
              </w:numPr>
              <w:spacing w:before="0" w:beforeAutospacing="0" w:after="0" w:afterAutospacing="0"/>
              <w:ind w:left="356"/>
              <w:rPr>
                <w:rFonts w:ascii="Arial Narrow" w:hAnsi="Arial Narrow" w:cs="Times New Roman"/>
                <w:highlight w:val="yellow"/>
              </w:rPr>
            </w:pPr>
          </w:p>
        </w:tc>
        <w:tc>
          <w:tcPr>
            <w:tcW w:w="8789" w:type="dxa"/>
            <w:gridSpan w:val="2"/>
            <w:tcBorders>
              <w:top w:val="single" w:sz="6" w:space="0" w:color="000000"/>
              <w:left w:val="single" w:sz="6" w:space="0" w:color="000000"/>
              <w:bottom w:val="single" w:sz="6" w:space="0" w:color="000000"/>
              <w:right w:val="single" w:sz="6" w:space="0" w:color="000000"/>
            </w:tcBorders>
          </w:tcPr>
          <w:p w:rsidR="002D1E11" w:rsidRPr="00117375" w:rsidRDefault="002D1E11" w:rsidP="00E80A22">
            <w:pPr>
              <w:rPr>
                <w:rFonts w:ascii="Arial Narrow" w:hAnsi="Arial Narrow" w:cs="Arial"/>
                <w:sz w:val="20"/>
                <w:szCs w:val="20"/>
                <w:highlight w:val="yellow"/>
              </w:rPr>
            </w:pPr>
            <w:r w:rsidRPr="00117375">
              <w:rPr>
                <w:rFonts w:ascii="Arial Narrow" w:hAnsi="Arial Narrow" w:cs="Arial"/>
                <w:sz w:val="20"/>
                <w:szCs w:val="20"/>
                <w:highlight w:val="yellow"/>
              </w:rPr>
              <w:t>El sistema emite el siguiente mensaje</w:t>
            </w:r>
            <w:r w:rsidRPr="00117375">
              <w:rPr>
                <w:rFonts w:ascii="Arial Narrow" w:hAnsi="Arial Narrow"/>
                <w:sz w:val="20"/>
                <w:szCs w:val="20"/>
                <w:highlight w:val="yellow"/>
              </w:rPr>
              <w:t xml:space="preserve">: </w:t>
            </w:r>
            <w:r w:rsidRPr="00117375">
              <w:rPr>
                <w:rFonts w:ascii="Arial Narrow" w:hAnsi="Arial Narrow"/>
                <w:b/>
                <w:i/>
                <w:sz w:val="20"/>
                <w:szCs w:val="20"/>
                <w:highlight w:val="yellow"/>
              </w:rPr>
              <w:t>“</w:t>
            </w:r>
            <w:r w:rsidR="00E80A22">
              <w:rPr>
                <w:rFonts w:ascii="Arial Narrow" w:hAnsi="Arial Narrow"/>
                <w:b/>
                <w:i/>
                <w:sz w:val="20"/>
                <w:szCs w:val="20"/>
                <w:highlight w:val="yellow"/>
              </w:rPr>
              <w:t>La cantidad máxima de funcionarios por zona no debe de ser mayor que &lt;</w:t>
            </w:r>
            <w:proofErr w:type="spellStart"/>
            <w:r w:rsidR="00E80A22">
              <w:rPr>
                <w:rFonts w:ascii="Arial Narrow" w:hAnsi="Arial Narrow"/>
                <w:b/>
                <w:i/>
                <w:sz w:val="20"/>
                <w:szCs w:val="20"/>
                <w:highlight w:val="yellow"/>
              </w:rPr>
              <w:t>cantidadFuncionariosDisponibles</w:t>
            </w:r>
            <w:proofErr w:type="spellEnd"/>
            <w:r w:rsidR="00E80A22">
              <w:rPr>
                <w:rFonts w:ascii="Arial Narrow" w:hAnsi="Arial Narrow"/>
                <w:b/>
                <w:i/>
                <w:sz w:val="20"/>
                <w:szCs w:val="20"/>
                <w:highlight w:val="yellow"/>
              </w:rPr>
              <w:t>&gt;</w:t>
            </w:r>
            <w:r w:rsidRPr="00117375">
              <w:rPr>
                <w:rFonts w:ascii="Arial Narrow" w:hAnsi="Arial Narrow"/>
                <w:b/>
                <w:i/>
                <w:sz w:val="20"/>
                <w:szCs w:val="20"/>
                <w:highlight w:val="yellow"/>
              </w:rPr>
              <w:t>.</w:t>
            </w:r>
            <w:r w:rsidR="007B3483" w:rsidRPr="00117375">
              <w:rPr>
                <w:rFonts w:ascii="Arial Narrow" w:hAnsi="Arial Narrow"/>
                <w:b/>
                <w:i/>
                <w:sz w:val="20"/>
                <w:szCs w:val="20"/>
                <w:highlight w:val="yellow"/>
              </w:rPr>
              <w:t xml:space="preserve"> Verifique</w:t>
            </w:r>
            <w:r w:rsidRPr="00117375">
              <w:rPr>
                <w:rFonts w:ascii="Arial Narrow" w:hAnsi="Arial Narrow"/>
                <w:sz w:val="20"/>
                <w:szCs w:val="20"/>
                <w:highlight w:val="yellow"/>
              </w:rPr>
              <w:t>”, permitiendo corregir el dato.</w:t>
            </w:r>
          </w:p>
        </w:tc>
      </w:tr>
      <w:tr w:rsidR="002D1E11"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D1E11" w:rsidRPr="00117375" w:rsidRDefault="002D1E1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9. Requisito funcional asociado</w:t>
            </w:r>
          </w:p>
        </w:tc>
      </w:tr>
      <w:tr w:rsidR="002D1E11" w:rsidRPr="00117375" w:rsidTr="004D4441">
        <w:tc>
          <w:tcPr>
            <w:tcW w:w="9356" w:type="dxa"/>
            <w:gridSpan w:val="3"/>
            <w:tcBorders>
              <w:top w:val="single" w:sz="6" w:space="0" w:color="000000"/>
              <w:left w:val="single" w:sz="6" w:space="0" w:color="000000"/>
              <w:bottom w:val="single" w:sz="6" w:space="0" w:color="000000"/>
              <w:right w:val="single" w:sz="6" w:space="0" w:color="000000"/>
            </w:tcBorders>
            <w:hideMark/>
          </w:tcPr>
          <w:p w:rsidR="002D1E11" w:rsidRPr="00117375" w:rsidRDefault="002D1E11" w:rsidP="00B04AA5">
            <w:pPr>
              <w:rPr>
                <w:rFonts w:ascii="Arial Narrow" w:hAnsi="Arial Narrow"/>
                <w:sz w:val="20"/>
                <w:szCs w:val="20"/>
                <w:highlight w:val="yellow"/>
              </w:rPr>
            </w:pPr>
            <w:r w:rsidRPr="00117375">
              <w:rPr>
                <w:rFonts w:ascii="Arial Narrow" w:hAnsi="Arial Narrow"/>
                <w:sz w:val="20"/>
                <w:szCs w:val="20"/>
                <w:highlight w:val="yellow"/>
                <w:lang w:val="es-PE"/>
              </w:rPr>
              <w:t>RF</w:t>
            </w:r>
            <w:r w:rsidR="003C4C4D">
              <w:rPr>
                <w:rFonts w:ascii="Arial Narrow" w:hAnsi="Arial Narrow"/>
                <w:sz w:val="20"/>
                <w:szCs w:val="20"/>
                <w:highlight w:val="yellow"/>
                <w:lang w:val="es-PE"/>
              </w:rPr>
              <w:t>1</w:t>
            </w:r>
            <w:r w:rsidRPr="00117375">
              <w:rPr>
                <w:rFonts w:ascii="Arial Narrow" w:hAnsi="Arial Narrow"/>
                <w:sz w:val="20"/>
                <w:szCs w:val="20"/>
                <w:highlight w:val="yellow"/>
                <w:lang w:val="es-PE"/>
              </w:rPr>
              <w:t>6</w:t>
            </w:r>
          </w:p>
        </w:tc>
      </w:tr>
      <w:tr w:rsidR="002D1E11" w:rsidRPr="00117375" w:rsidTr="004D4441">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D1E11" w:rsidRPr="00117375" w:rsidRDefault="002D1E11" w:rsidP="00B04AA5">
            <w:pPr>
              <w:pStyle w:val="NormalWeb"/>
              <w:spacing w:before="0" w:beforeAutospacing="0" w:after="0" w:afterAutospacing="0"/>
              <w:rPr>
                <w:rFonts w:ascii="Arial Narrow" w:hAnsi="Arial Narrow"/>
                <w:highlight w:val="yellow"/>
              </w:rPr>
            </w:pPr>
            <w:r w:rsidRPr="00117375">
              <w:rPr>
                <w:rFonts w:ascii="Arial Narrow" w:eastAsia="Times New Roman" w:hAnsi="Arial Narrow" w:cs="Times New Roman"/>
                <w:highlight w:val="yellow"/>
              </w:rPr>
              <w:t>10. Prototipo de interfaz de usuario</w:t>
            </w:r>
          </w:p>
        </w:tc>
      </w:tr>
      <w:tr w:rsidR="002D1E11" w:rsidRPr="005C403B" w:rsidTr="004D4441">
        <w:tc>
          <w:tcPr>
            <w:tcW w:w="9356" w:type="dxa"/>
            <w:gridSpan w:val="3"/>
            <w:tcBorders>
              <w:top w:val="single" w:sz="6" w:space="0" w:color="000000"/>
              <w:left w:val="single" w:sz="6" w:space="0" w:color="000000"/>
              <w:bottom w:val="single" w:sz="6" w:space="0" w:color="000000"/>
              <w:right w:val="single" w:sz="6" w:space="0" w:color="000000"/>
            </w:tcBorders>
            <w:hideMark/>
          </w:tcPr>
          <w:p w:rsidR="002D1E11" w:rsidRPr="005C403B" w:rsidRDefault="002D1E11" w:rsidP="005F44D3">
            <w:pPr>
              <w:rPr>
                <w:rFonts w:ascii="Arial Narrow" w:hAnsi="Arial Narrow"/>
                <w:sz w:val="20"/>
                <w:szCs w:val="20"/>
              </w:rPr>
            </w:pPr>
            <w:r w:rsidRPr="00117375">
              <w:rPr>
                <w:rFonts w:ascii="Arial Narrow" w:hAnsi="Arial Narrow"/>
                <w:sz w:val="20"/>
                <w:szCs w:val="20"/>
                <w:highlight w:val="yellow"/>
              </w:rPr>
              <w:t>IU01</w:t>
            </w:r>
            <w:r w:rsidR="005F44D3">
              <w:rPr>
                <w:rFonts w:ascii="Arial Narrow" w:hAnsi="Arial Narrow"/>
                <w:sz w:val="20"/>
                <w:szCs w:val="20"/>
                <w:highlight w:val="yellow"/>
              </w:rPr>
              <w:t>9</w:t>
            </w:r>
          </w:p>
        </w:tc>
      </w:tr>
    </w:tbl>
    <w:p w:rsidR="002B0351" w:rsidRPr="005C403B" w:rsidRDefault="002B0351"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366"/>
        <w:gridCol w:w="5304"/>
      </w:tblGrid>
      <w:tr w:rsidR="007601C5" w:rsidRPr="005C403B" w:rsidTr="004D4441">
        <w:tc>
          <w:tcPr>
            <w:tcW w:w="4052" w:type="dxa"/>
            <w:gridSpan w:val="3"/>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304" w:type="dxa"/>
          </w:tcPr>
          <w:p w:rsidR="007601C5" w:rsidRPr="005C403B" w:rsidRDefault="00117375" w:rsidP="007601C5">
            <w:pPr>
              <w:rPr>
                <w:rFonts w:ascii="Arial Narrow" w:hAnsi="Arial Narrow"/>
                <w:sz w:val="20"/>
                <w:szCs w:val="20"/>
              </w:rPr>
            </w:pPr>
            <w:r>
              <w:rPr>
                <w:rFonts w:ascii="Arial Narrow" w:hAnsi="Arial Narrow"/>
                <w:sz w:val="20"/>
                <w:szCs w:val="20"/>
              </w:rPr>
              <w:t>CUS12</w:t>
            </w:r>
            <w:r w:rsidR="007601C5" w:rsidRPr="005C403B">
              <w:rPr>
                <w:rFonts w:ascii="Arial Narrow" w:hAnsi="Arial Narrow"/>
                <w:sz w:val="20"/>
                <w:szCs w:val="20"/>
              </w:rPr>
              <w:t xml:space="preserve"> Gestionar Grupos de Almacenes Aduaneros</w:t>
            </w:r>
          </w:p>
        </w:tc>
      </w:tr>
      <w:tr w:rsidR="007601C5" w:rsidRPr="005C403B" w:rsidTr="004D4441">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4D4441">
        <w:tc>
          <w:tcPr>
            <w:tcW w:w="9356" w:type="dxa"/>
            <w:gridSpan w:val="4"/>
          </w:tcPr>
          <w:p w:rsidR="007601C5" w:rsidRPr="005C403B" w:rsidRDefault="007601C5" w:rsidP="007601C5">
            <w:pPr>
              <w:rPr>
                <w:rFonts w:ascii="Arial Narrow" w:hAnsi="Arial Narrow"/>
                <w:sz w:val="20"/>
                <w:szCs w:val="20"/>
              </w:rPr>
            </w:pPr>
            <w:r w:rsidRPr="005C403B">
              <w:rPr>
                <w:rFonts w:ascii="Arial Narrow" w:hAnsi="Arial Narrow"/>
                <w:sz w:val="20"/>
                <w:szCs w:val="20"/>
              </w:rPr>
              <w:t>Administrar la jurisdicción de aduana operativa (cercanía entre almacenes), en el Grupo de almacenes aduaneros</w:t>
            </w:r>
          </w:p>
        </w:tc>
      </w:tr>
      <w:tr w:rsidR="007601C5" w:rsidRPr="005C403B" w:rsidTr="004D4441">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4D4441">
        <w:tc>
          <w:tcPr>
            <w:tcW w:w="9356" w:type="dxa"/>
            <w:gridSpan w:val="4"/>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4D4441">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4D4441">
        <w:tc>
          <w:tcPr>
            <w:tcW w:w="9356" w:type="dxa"/>
            <w:gridSpan w:val="4"/>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4D4441">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4D4441">
        <w:tc>
          <w:tcPr>
            <w:tcW w:w="9356" w:type="dxa"/>
            <w:gridSpan w:val="4"/>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 xml:space="preserve">El usuario ha registrado y/o modificado uno o más registros de la cercanía entre almacenes </w:t>
            </w:r>
            <w:r w:rsidRPr="005C403B">
              <w:rPr>
                <w:rFonts w:ascii="Arial Narrow" w:hAnsi="Arial Narrow"/>
              </w:rPr>
              <w:t>en el Catálogo de Grupo de Almacenes Aduaneros.</w:t>
            </w:r>
          </w:p>
        </w:tc>
      </w:tr>
      <w:tr w:rsidR="007601C5" w:rsidRPr="005C403B" w:rsidTr="004D4441">
        <w:trPr>
          <w:trHeight w:val="223"/>
        </w:trPr>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4D4441">
        <w:trPr>
          <w:trHeight w:val="325"/>
        </w:trPr>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4D4441">
        <w:tc>
          <w:tcPr>
            <w:tcW w:w="567" w:type="dxa"/>
          </w:tcPr>
          <w:p w:rsidR="007601C5" w:rsidRPr="005C403B" w:rsidRDefault="007601C5" w:rsidP="00EF6966">
            <w:pPr>
              <w:pStyle w:val="NormalWeb"/>
              <w:numPr>
                <w:ilvl w:val="0"/>
                <w:numId w:val="60"/>
              </w:numPr>
              <w:spacing w:before="0" w:beforeAutospacing="0" w:after="0" w:afterAutospacing="0"/>
              <w:ind w:left="497" w:hanging="376"/>
              <w:jc w:val="center"/>
              <w:rPr>
                <w:rFonts w:ascii="Arial Narrow" w:eastAsia="Times New Roman" w:hAnsi="Arial Narrow"/>
              </w:rPr>
            </w:pPr>
          </w:p>
        </w:tc>
        <w:tc>
          <w:tcPr>
            <w:tcW w:w="3119" w:type="dxa"/>
          </w:tcPr>
          <w:p w:rsidR="007601C5" w:rsidRPr="006531D7" w:rsidRDefault="007601C5" w:rsidP="007601C5">
            <w:pPr>
              <w:pStyle w:val="NormalWeb"/>
              <w:spacing w:before="0" w:beforeAutospacing="0" w:after="0" w:afterAutospacing="0"/>
              <w:jc w:val="left"/>
              <w:rPr>
                <w:rFonts w:ascii="Arial Narrow" w:hAnsi="Arial Narrow"/>
                <w:strike/>
              </w:rPr>
            </w:pPr>
            <w:r w:rsidRPr="005C403B">
              <w:rPr>
                <w:rFonts w:ascii="Arial Narrow" w:eastAsia="Times New Roman" w:hAnsi="Arial Narrow"/>
              </w:rPr>
              <w:t xml:space="preserve">El usuario ingresa a la opción </w:t>
            </w:r>
            <w:r w:rsidRPr="005C403B">
              <w:rPr>
                <w:rFonts w:ascii="Arial Narrow" w:eastAsia="Times New Roman" w:hAnsi="Arial Narrow"/>
                <w:b/>
              </w:rPr>
              <w:t xml:space="preserve">"Grupos de Almacenes Aduaneros" </w:t>
            </w:r>
            <w:r w:rsidRPr="006531D7">
              <w:rPr>
                <w:rFonts w:ascii="Arial Narrow" w:hAnsi="Arial Narrow"/>
                <w:strike/>
              </w:rPr>
              <w:t>de la (</w:t>
            </w:r>
            <w:r w:rsidRPr="006531D7">
              <w:rPr>
                <w:rFonts w:ascii="Arial Narrow" w:hAnsi="Arial Narrow"/>
                <w:b/>
                <w:strike/>
              </w:rPr>
              <w:t>IU001</w:t>
            </w:r>
            <w:r w:rsidRPr="006531D7">
              <w:rPr>
                <w:rFonts w:ascii="Arial Narrow" w:hAnsi="Arial Narrow"/>
                <w:strike/>
              </w:rPr>
              <w:t>)</w:t>
            </w:r>
          </w:p>
          <w:p w:rsidR="007601C5" w:rsidRPr="006531D7" w:rsidRDefault="007601C5" w:rsidP="007601C5">
            <w:pPr>
              <w:pStyle w:val="NormalWeb"/>
              <w:spacing w:before="0" w:beforeAutospacing="0" w:after="0" w:afterAutospacing="0"/>
              <w:jc w:val="left"/>
              <w:rPr>
                <w:rFonts w:ascii="Arial Narrow" w:hAnsi="Arial Narrow"/>
                <w:strike/>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6531D7">
              <w:rPr>
                <w:rFonts w:ascii="Arial Narrow" w:hAnsi="Arial Narrow"/>
                <w:b/>
                <w:strike/>
                <w:shd w:val="clear" w:color="auto" w:fill="FFFFFF" w:themeFill="background1"/>
              </w:rPr>
              <w:t xml:space="preserve">Despacho aduanero de Ingreso </w:t>
            </w:r>
            <w:r w:rsidRPr="006531D7">
              <w:rPr>
                <w:rFonts w:ascii="Arial Narrow" w:hAnsi="Arial Narrow"/>
                <w:b/>
                <w:strike/>
                <w:shd w:val="clear" w:color="auto" w:fill="FFFFFF" w:themeFill="background1"/>
              </w:rPr>
              <w:sym w:font="Wingdings" w:char="F0E0"/>
            </w:r>
            <w:r w:rsidRPr="006531D7">
              <w:rPr>
                <w:rFonts w:ascii="Arial Narrow" w:hAnsi="Arial Narrow"/>
                <w:b/>
                <w:strike/>
                <w:shd w:val="clear" w:color="auto" w:fill="FFFFFF" w:themeFill="background1"/>
              </w:rPr>
              <w:t xml:space="preserve"> Mantenimiento de criterios </w:t>
            </w:r>
            <w:r w:rsidRPr="006531D7">
              <w:rPr>
                <w:rFonts w:ascii="Arial Narrow" w:hAnsi="Arial Narrow"/>
                <w:b/>
                <w:strike/>
                <w:shd w:val="clear" w:color="auto" w:fill="FFFFFF" w:themeFill="background1"/>
              </w:rPr>
              <w:sym w:font="Wingdings" w:char="F0E0"/>
            </w:r>
            <w:r w:rsidRPr="006531D7">
              <w:rPr>
                <w:rFonts w:ascii="Arial Narrow" w:hAnsi="Arial Narrow"/>
                <w:b/>
                <w:strike/>
                <w:shd w:val="clear" w:color="auto" w:fill="FFFFFF" w:themeFill="background1"/>
              </w:rPr>
              <w:t xml:space="preserve"> Grupos de almacenes aduaneros</w:t>
            </w:r>
          </w:p>
        </w:tc>
        <w:tc>
          <w:tcPr>
            <w:tcW w:w="5670" w:type="dxa"/>
            <w:gridSpan w:val="2"/>
          </w:tcPr>
          <w:p w:rsidR="0061533D" w:rsidRDefault="0061533D" w:rsidP="00EF6966">
            <w:pPr>
              <w:pStyle w:val="NormalWeb"/>
              <w:numPr>
                <w:ilvl w:val="1"/>
                <w:numId w:val="60"/>
              </w:numPr>
              <w:spacing w:before="0" w:beforeAutospacing="0" w:after="0" w:afterAutospacing="0"/>
              <w:ind w:left="355" w:hanging="355"/>
              <w:rPr>
                <w:rFonts w:ascii="Arial Narrow" w:hAnsi="Arial Narrow"/>
              </w:rPr>
            </w:pPr>
            <w:r w:rsidRPr="00F1172F">
              <w:rPr>
                <w:rFonts w:ascii="Arial Narrow" w:hAnsi="Arial Narrow"/>
              </w:rPr>
              <w:t>El sistema muestra la interfaz “</w:t>
            </w:r>
            <w:r w:rsidRPr="0061533D">
              <w:rPr>
                <w:rFonts w:ascii="Arial Narrow" w:hAnsi="Arial Narrow"/>
              </w:rPr>
              <w:t>IU</w:t>
            </w:r>
            <w:r w:rsidR="006C123F">
              <w:rPr>
                <w:rFonts w:ascii="Arial Narrow" w:hAnsi="Arial Narrow"/>
              </w:rPr>
              <w:t>020</w:t>
            </w:r>
            <w:r w:rsidRPr="00F1172F">
              <w:rPr>
                <w:rFonts w:ascii="Arial Narrow" w:hAnsi="Arial Narrow"/>
              </w:rPr>
              <w:t>”</w:t>
            </w:r>
            <w:r>
              <w:rPr>
                <w:rFonts w:ascii="Arial Narrow" w:hAnsi="Arial Narrow"/>
              </w:rPr>
              <w:t xml:space="preserve">, con los siguientes campos: </w:t>
            </w:r>
          </w:p>
          <w:p w:rsidR="003F4BC7" w:rsidRPr="00F47CEA" w:rsidRDefault="003F4BC7" w:rsidP="00EF6966">
            <w:pPr>
              <w:pStyle w:val="Prrafodelista"/>
              <w:numPr>
                <w:ilvl w:val="0"/>
                <w:numId w:val="79"/>
              </w:numPr>
              <w:rPr>
                <w:rFonts w:ascii="Arial Narrow" w:hAnsi="Arial Narrow"/>
                <w:sz w:val="20"/>
                <w:szCs w:val="20"/>
                <w:highlight w:val="yellow"/>
              </w:rPr>
            </w:pPr>
            <w:r w:rsidRPr="00F47CEA">
              <w:rPr>
                <w:rFonts w:ascii="Arial Narrow" w:hAnsi="Arial Narrow"/>
                <w:b/>
                <w:sz w:val="20"/>
                <w:szCs w:val="20"/>
                <w:highlight w:val="yellow"/>
              </w:rPr>
              <w:t xml:space="preserve">Si el actor autenticado tiene el rol Jefe o Supervisor de régimen </w:t>
            </w:r>
            <w:r w:rsidR="00B270AC">
              <w:rPr>
                <w:rFonts w:ascii="Arial Narrow" w:hAnsi="Arial Narrow" w:cs="Arial"/>
                <w:b/>
                <w:bCs/>
                <w:sz w:val="20"/>
                <w:szCs w:val="20"/>
                <w:highlight w:val="green"/>
                <w:lang w:val="es-PE" w:eastAsia="es-PE"/>
              </w:rPr>
              <w:t xml:space="preserve">(ver Anexo 1) </w:t>
            </w:r>
            <w:r w:rsidRPr="00F47CEA">
              <w:rPr>
                <w:rFonts w:ascii="Arial Narrow" w:hAnsi="Arial Narrow"/>
                <w:b/>
                <w:sz w:val="20"/>
                <w:szCs w:val="20"/>
                <w:highlight w:val="yellow"/>
              </w:rPr>
              <w:t>se muestran los siguiente campos:</w:t>
            </w:r>
          </w:p>
          <w:p w:rsidR="0061533D" w:rsidRPr="00F47CEA" w:rsidRDefault="0061533D" w:rsidP="00EF6966">
            <w:pPr>
              <w:pStyle w:val="Prrafodelista"/>
              <w:numPr>
                <w:ilvl w:val="0"/>
                <w:numId w:val="80"/>
              </w:numPr>
              <w:rPr>
                <w:rFonts w:ascii="Arial Narrow" w:hAnsi="Arial Narrow"/>
                <w:sz w:val="20"/>
                <w:szCs w:val="20"/>
                <w:highlight w:val="yellow"/>
              </w:rPr>
            </w:pPr>
            <w:r w:rsidRPr="00F47CEA">
              <w:rPr>
                <w:rFonts w:ascii="Arial Narrow" w:hAnsi="Arial Narrow"/>
                <w:b/>
                <w:sz w:val="20"/>
                <w:szCs w:val="20"/>
                <w:highlight w:val="yellow"/>
              </w:rPr>
              <w:t>Aduana</w:t>
            </w:r>
            <w:r w:rsidRPr="00F47CEA">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61533D" w:rsidRPr="00F47CEA" w:rsidRDefault="00AB25E8" w:rsidP="003775CF">
            <w:pPr>
              <w:pStyle w:val="Prrafodelista"/>
              <w:ind w:left="1075"/>
              <w:rPr>
                <w:rFonts w:ascii="Arial Narrow" w:hAnsi="Arial Narrow"/>
                <w:sz w:val="20"/>
                <w:szCs w:val="20"/>
                <w:highlight w:val="yellow"/>
              </w:rPr>
            </w:pPr>
            <w:r>
              <w:rPr>
                <w:rFonts w:ascii="Arial Narrow" w:hAnsi="Arial Narrow"/>
                <w:sz w:val="20"/>
                <w:szCs w:val="20"/>
                <w:highlight w:val="yellow"/>
              </w:rPr>
              <w:t xml:space="preserve">Si la aduana del funcionario autenticado corresponde a una aduana asociada, entonces se muestran todas las aduanas que forman parte de la asociación, caso contrario se muestra solo la </w:t>
            </w:r>
            <w:r w:rsidRPr="00F97D75">
              <w:rPr>
                <w:rFonts w:ascii="Arial Narrow" w:hAnsi="Arial Narrow"/>
                <w:sz w:val="20"/>
                <w:szCs w:val="20"/>
                <w:highlight w:val="yellow"/>
              </w:rPr>
              <w:t>aduana del funcionario autenticado en la lista deshabilitada</w:t>
            </w:r>
            <w:r w:rsidR="0061533D" w:rsidRPr="00F47CEA">
              <w:rPr>
                <w:rFonts w:ascii="Arial Narrow" w:hAnsi="Arial Narrow"/>
                <w:sz w:val="20"/>
                <w:szCs w:val="20"/>
                <w:highlight w:val="yellow"/>
              </w:rPr>
              <w:t xml:space="preserve">. </w:t>
            </w:r>
          </w:p>
          <w:p w:rsidR="0061533D" w:rsidRPr="00F47CEA" w:rsidRDefault="0061533D" w:rsidP="003775CF">
            <w:pPr>
              <w:pStyle w:val="Prrafodelista"/>
              <w:ind w:left="1075"/>
              <w:rPr>
                <w:rFonts w:ascii="Arial Narrow" w:hAnsi="Arial Narrow"/>
                <w:sz w:val="20"/>
                <w:szCs w:val="20"/>
                <w:highlight w:val="yellow"/>
              </w:rPr>
            </w:pPr>
            <w:r w:rsidRPr="00F47CEA">
              <w:rPr>
                <w:rFonts w:ascii="Arial Narrow" w:hAnsi="Arial Narrow"/>
                <w:sz w:val="20"/>
                <w:szCs w:val="20"/>
                <w:highlight w:val="yellow"/>
              </w:rPr>
              <w:t>En cualquier caso la aduana del funcionario se muestra seleccionada por defecto.</w:t>
            </w:r>
          </w:p>
          <w:p w:rsidR="0061533D" w:rsidRPr="004F69F7" w:rsidRDefault="0061533D" w:rsidP="00EF6966">
            <w:pPr>
              <w:pStyle w:val="Prrafodelista"/>
              <w:numPr>
                <w:ilvl w:val="0"/>
                <w:numId w:val="80"/>
              </w:numPr>
              <w:rPr>
                <w:rFonts w:ascii="Arial Narrow" w:hAnsi="Arial Narrow"/>
                <w:sz w:val="20"/>
                <w:szCs w:val="20"/>
                <w:highlight w:val="yellow"/>
              </w:rPr>
            </w:pPr>
            <w:r w:rsidRPr="00F47CEA">
              <w:rPr>
                <w:rFonts w:ascii="Arial Narrow" w:hAnsi="Arial Narrow"/>
                <w:b/>
                <w:sz w:val="20"/>
                <w:szCs w:val="20"/>
                <w:highlight w:val="yellow"/>
              </w:rPr>
              <w:t>Unidad de despacho:</w:t>
            </w:r>
            <w:r w:rsidRPr="00F47CEA">
              <w:rPr>
                <w:rFonts w:ascii="Arial Narrow" w:hAnsi="Arial Narrow"/>
                <w:sz w:val="20"/>
                <w:szCs w:val="20"/>
                <w:highlight w:val="yellow"/>
              </w:rPr>
              <w:t xml:space="preserve"> Campo obligatorio, muestra la lista de unidades de despacho con el número y descripción de la(s) unidad(es) de despacho activa(s), de la aduana seleccionada y el rol del usuario </w:t>
            </w:r>
            <w:r w:rsidRPr="004F69F7">
              <w:rPr>
                <w:rFonts w:ascii="Arial Narrow" w:hAnsi="Arial Narrow"/>
                <w:sz w:val="20"/>
                <w:szCs w:val="20"/>
                <w:highlight w:val="yellow"/>
              </w:rPr>
              <w:t>autenticado, ordenadas por número. Por defecto se muestra seleccionada la primera unidad de despacho activa.</w:t>
            </w:r>
          </w:p>
          <w:p w:rsidR="00836149" w:rsidRPr="004F69F7" w:rsidRDefault="00836149" w:rsidP="00EF6966">
            <w:pPr>
              <w:pStyle w:val="Prrafodelista"/>
              <w:numPr>
                <w:ilvl w:val="0"/>
                <w:numId w:val="80"/>
              </w:numPr>
              <w:rPr>
                <w:rFonts w:ascii="Arial Narrow" w:hAnsi="Arial Narrow"/>
                <w:sz w:val="20"/>
                <w:szCs w:val="20"/>
                <w:highlight w:val="yellow"/>
              </w:rPr>
            </w:pPr>
            <w:r w:rsidRPr="004F69F7">
              <w:rPr>
                <w:rFonts w:ascii="Arial Narrow" w:hAnsi="Arial Narrow"/>
                <w:b/>
                <w:sz w:val="20"/>
                <w:szCs w:val="20"/>
                <w:highlight w:val="yellow"/>
              </w:rPr>
              <w:t>Lista de lugares de reconocimiento:</w:t>
            </w:r>
            <w:r w:rsidRPr="004F69F7">
              <w:rPr>
                <w:rFonts w:ascii="Arial Narrow" w:hAnsi="Arial Narrow"/>
                <w:sz w:val="20"/>
                <w:szCs w:val="20"/>
                <w:highlight w:val="yellow"/>
              </w:rPr>
              <w:t xml:space="preserve"> en esta lista se muestran lista de lugares de reconocimiento físico, agrupados por: </w:t>
            </w:r>
          </w:p>
          <w:p w:rsidR="00EF7233" w:rsidRPr="00EF7233" w:rsidRDefault="00EF7233" w:rsidP="00EF6966">
            <w:pPr>
              <w:pStyle w:val="Prrafodelista"/>
              <w:numPr>
                <w:ilvl w:val="3"/>
                <w:numId w:val="84"/>
              </w:numPr>
              <w:ind w:left="1347" w:hanging="284"/>
              <w:rPr>
                <w:rFonts w:ascii="Arial Narrow" w:hAnsi="Arial Narrow"/>
                <w:b/>
                <w:sz w:val="20"/>
                <w:szCs w:val="20"/>
                <w:highlight w:val="yellow"/>
              </w:rPr>
            </w:pPr>
            <w:r w:rsidRPr="00EF7233">
              <w:rPr>
                <w:rFonts w:ascii="Arial Narrow" w:hAnsi="Arial Narrow"/>
                <w:b/>
                <w:sz w:val="20"/>
                <w:szCs w:val="20"/>
                <w:highlight w:val="yellow"/>
              </w:rPr>
              <w:t>Almacenes aduaneros</w:t>
            </w:r>
            <w:r>
              <w:rPr>
                <w:rFonts w:ascii="Arial Narrow" w:hAnsi="Arial Narrow"/>
                <w:b/>
                <w:sz w:val="20"/>
                <w:szCs w:val="20"/>
                <w:highlight w:val="yellow"/>
              </w:rPr>
              <w:t xml:space="preserve">: </w:t>
            </w:r>
            <w:r>
              <w:rPr>
                <w:rFonts w:ascii="Arial Narrow" w:hAnsi="Arial Narrow"/>
                <w:sz w:val="20"/>
                <w:szCs w:val="20"/>
                <w:highlight w:val="yellow"/>
              </w:rPr>
              <w:t>se cargan del catálogo de almacenes, vigente para la Aduana operativa.</w:t>
            </w:r>
          </w:p>
          <w:p w:rsidR="00836149" w:rsidRPr="004F69F7" w:rsidRDefault="00836149" w:rsidP="00EF6966">
            <w:pPr>
              <w:pStyle w:val="Prrafodelista"/>
              <w:numPr>
                <w:ilvl w:val="3"/>
                <w:numId w:val="84"/>
              </w:numPr>
              <w:ind w:left="1347" w:hanging="284"/>
              <w:rPr>
                <w:rFonts w:ascii="Arial Narrow" w:hAnsi="Arial Narrow"/>
                <w:sz w:val="20"/>
                <w:szCs w:val="20"/>
                <w:highlight w:val="yellow"/>
              </w:rPr>
            </w:pPr>
            <w:r w:rsidRPr="004F69F7">
              <w:rPr>
                <w:rFonts w:ascii="Arial Narrow" w:hAnsi="Arial Narrow"/>
                <w:b/>
                <w:sz w:val="20"/>
                <w:szCs w:val="20"/>
                <w:highlight w:val="yellow"/>
              </w:rPr>
              <w:t>Operadores portuarios:</w:t>
            </w:r>
            <w:r w:rsidRPr="004F69F7">
              <w:rPr>
                <w:rFonts w:ascii="Arial Narrow" w:hAnsi="Arial Narrow"/>
                <w:sz w:val="20"/>
                <w:szCs w:val="20"/>
                <w:highlight w:val="yellow"/>
              </w:rPr>
              <w:t xml:space="preserve"> se cargan del catálogo de operadores, vigente para la Aduana operativa.</w:t>
            </w:r>
          </w:p>
          <w:p w:rsidR="00836149" w:rsidRPr="00EF7233" w:rsidRDefault="00836149" w:rsidP="00EF6966">
            <w:pPr>
              <w:pStyle w:val="Prrafodelista"/>
              <w:numPr>
                <w:ilvl w:val="3"/>
                <w:numId w:val="84"/>
              </w:numPr>
              <w:ind w:left="1347" w:hanging="284"/>
              <w:rPr>
                <w:rFonts w:ascii="Arial Narrow" w:hAnsi="Arial Narrow"/>
                <w:sz w:val="20"/>
                <w:szCs w:val="20"/>
                <w:highlight w:val="yellow"/>
              </w:rPr>
            </w:pPr>
            <w:r w:rsidRPr="00EF7233">
              <w:rPr>
                <w:rFonts w:ascii="Arial Narrow" w:hAnsi="Arial Narrow"/>
                <w:b/>
                <w:sz w:val="20"/>
                <w:szCs w:val="20"/>
                <w:highlight w:val="yellow"/>
              </w:rPr>
              <w:t>Depósitos temporales y Aduaneros:</w:t>
            </w:r>
            <w:r w:rsidRPr="00EF7233">
              <w:rPr>
                <w:rFonts w:ascii="Arial Narrow" w:hAnsi="Arial Narrow"/>
                <w:sz w:val="20"/>
                <w:szCs w:val="20"/>
                <w:highlight w:val="yellow"/>
              </w:rPr>
              <w:t xml:space="preserve"> se cargan del catálogo de Depósito temporal y Depósito Aduanero, vigente para la Aduana operativa.</w:t>
            </w:r>
          </w:p>
          <w:p w:rsidR="004051F5" w:rsidRPr="00EF7233" w:rsidRDefault="00836149" w:rsidP="00EF6966">
            <w:pPr>
              <w:pStyle w:val="Prrafodelista"/>
              <w:numPr>
                <w:ilvl w:val="3"/>
                <w:numId w:val="84"/>
              </w:numPr>
              <w:ind w:left="1347" w:hanging="284"/>
              <w:rPr>
                <w:rFonts w:ascii="Arial Narrow" w:hAnsi="Arial Narrow"/>
                <w:b/>
                <w:sz w:val="20"/>
                <w:szCs w:val="20"/>
                <w:highlight w:val="yellow"/>
              </w:rPr>
            </w:pPr>
            <w:r w:rsidRPr="00EF7233">
              <w:rPr>
                <w:rFonts w:ascii="Arial Narrow" w:hAnsi="Arial Narrow"/>
                <w:b/>
                <w:sz w:val="20"/>
                <w:szCs w:val="20"/>
                <w:highlight w:val="yellow"/>
              </w:rPr>
              <w:t xml:space="preserve">SINI: </w:t>
            </w:r>
            <w:r w:rsidR="00BA5956" w:rsidRPr="00EF7233">
              <w:rPr>
                <w:rFonts w:ascii="Arial Narrow" w:hAnsi="Arial Narrow"/>
                <w:sz w:val="20"/>
                <w:szCs w:val="20"/>
                <w:highlight w:val="yellow"/>
              </w:rPr>
              <w:t>se carga un solo registro.</w:t>
            </w:r>
            <w:r w:rsidR="000D629B" w:rsidRPr="00EF7233">
              <w:rPr>
                <w:rFonts w:ascii="Arial Narrow" w:hAnsi="Arial Narrow"/>
                <w:b/>
                <w:sz w:val="20"/>
                <w:szCs w:val="20"/>
                <w:highlight w:val="yellow"/>
              </w:rPr>
              <w:t xml:space="preserve"> </w:t>
            </w:r>
          </w:p>
          <w:p w:rsidR="00EF7233" w:rsidRPr="004051F5" w:rsidRDefault="00836149" w:rsidP="00EF6966">
            <w:pPr>
              <w:pStyle w:val="Prrafodelista"/>
              <w:numPr>
                <w:ilvl w:val="3"/>
                <w:numId w:val="84"/>
              </w:numPr>
              <w:ind w:left="1347" w:hanging="284"/>
              <w:rPr>
                <w:rFonts w:ascii="Arial Narrow" w:hAnsi="Arial Narrow"/>
                <w:b/>
                <w:sz w:val="20"/>
                <w:szCs w:val="20"/>
                <w:highlight w:val="yellow"/>
              </w:rPr>
            </w:pPr>
            <w:r w:rsidRPr="00EF7233">
              <w:rPr>
                <w:rFonts w:ascii="Arial Narrow" w:hAnsi="Arial Narrow"/>
                <w:b/>
                <w:sz w:val="20"/>
                <w:szCs w:val="20"/>
                <w:highlight w:val="yellow"/>
              </w:rPr>
              <w:t xml:space="preserve">Local </w:t>
            </w:r>
            <w:r w:rsidRPr="004F69F7">
              <w:rPr>
                <w:rFonts w:ascii="Arial Narrow" w:hAnsi="Arial Narrow"/>
                <w:b/>
                <w:sz w:val="20"/>
                <w:szCs w:val="20"/>
                <w:highlight w:val="yellow"/>
              </w:rPr>
              <w:t>del exportador</w:t>
            </w:r>
            <w:r w:rsidR="00BA5956" w:rsidRPr="004F69F7">
              <w:rPr>
                <w:rFonts w:ascii="Arial Narrow" w:hAnsi="Arial Narrow"/>
                <w:sz w:val="20"/>
                <w:szCs w:val="20"/>
                <w:highlight w:val="yellow"/>
              </w:rPr>
              <w:t>: se cargan de las solicitudes de reconocimiento físico realizadas por los exportadores.</w:t>
            </w:r>
            <w:r w:rsidR="00EF7233" w:rsidRPr="004051F5">
              <w:rPr>
                <w:rFonts w:ascii="Arial Narrow" w:hAnsi="Arial Narrow"/>
                <w:b/>
                <w:sz w:val="20"/>
                <w:szCs w:val="20"/>
                <w:highlight w:val="yellow"/>
              </w:rPr>
              <w:t xml:space="preserve"> </w:t>
            </w:r>
          </w:p>
          <w:p w:rsidR="00836149" w:rsidRPr="004F69F7" w:rsidRDefault="00EF7233" w:rsidP="00EF6966">
            <w:pPr>
              <w:pStyle w:val="Prrafodelista"/>
              <w:numPr>
                <w:ilvl w:val="3"/>
                <w:numId w:val="84"/>
              </w:numPr>
              <w:ind w:left="1347" w:hanging="284"/>
              <w:rPr>
                <w:rFonts w:ascii="Arial Narrow" w:hAnsi="Arial Narrow"/>
                <w:sz w:val="20"/>
                <w:szCs w:val="20"/>
                <w:highlight w:val="yellow"/>
              </w:rPr>
            </w:pPr>
            <w:r w:rsidRPr="004051F5">
              <w:rPr>
                <w:rFonts w:ascii="Arial Narrow" w:hAnsi="Arial Narrow"/>
                <w:b/>
                <w:sz w:val="20"/>
                <w:szCs w:val="20"/>
                <w:highlight w:val="green"/>
              </w:rPr>
              <w:lastRenderedPageBreak/>
              <w:t>Depósitos de Materiales de Uso Aeronáutico</w:t>
            </w:r>
            <w:r>
              <w:rPr>
                <w:rFonts w:ascii="Arial Narrow" w:hAnsi="Arial Narrow"/>
                <w:b/>
                <w:sz w:val="20"/>
                <w:szCs w:val="20"/>
                <w:highlight w:val="green"/>
              </w:rPr>
              <w:t>: Lista se carga del catálogo DMA del SIGAD (Anexo 13)</w:t>
            </w:r>
          </w:p>
          <w:p w:rsidR="006E624A" w:rsidRPr="009379AF" w:rsidRDefault="006E624A" w:rsidP="002903E4">
            <w:pPr>
              <w:pStyle w:val="Prrafodelista"/>
              <w:ind w:left="639"/>
              <w:rPr>
                <w:rFonts w:ascii="Arial Narrow" w:hAnsi="Arial Narrow"/>
                <w:sz w:val="20"/>
                <w:szCs w:val="20"/>
                <w:highlight w:val="green"/>
              </w:rPr>
            </w:pPr>
            <w:r w:rsidRPr="009379AF">
              <w:rPr>
                <w:rFonts w:ascii="Arial Narrow" w:hAnsi="Arial Narrow"/>
                <w:sz w:val="20"/>
                <w:szCs w:val="20"/>
                <w:highlight w:val="green"/>
              </w:rPr>
              <w:t xml:space="preserve">Los grupos se mostrarán de acuerdo al régimen del actor autenticado </w:t>
            </w:r>
            <w:r w:rsidRPr="009379AF">
              <w:rPr>
                <w:rFonts w:ascii="Arial Narrow" w:hAnsi="Arial Narrow"/>
                <w:b/>
                <w:sz w:val="20"/>
                <w:szCs w:val="20"/>
                <w:highlight w:val="green"/>
              </w:rPr>
              <w:t>(ver Anexo 14).</w:t>
            </w:r>
          </w:p>
          <w:p w:rsidR="00836149" w:rsidRPr="004F69F7" w:rsidRDefault="00836149" w:rsidP="003775CF">
            <w:pPr>
              <w:pStyle w:val="Prrafodelista"/>
              <w:ind w:left="1075"/>
              <w:rPr>
                <w:rFonts w:ascii="Arial Narrow" w:hAnsi="Arial Narrow"/>
                <w:sz w:val="20"/>
                <w:szCs w:val="20"/>
                <w:highlight w:val="yellow"/>
              </w:rPr>
            </w:pPr>
            <w:r w:rsidRPr="004F69F7">
              <w:rPr>
                <w:rFonts w:ascii="Arial Narrow" w:hAnsi="Arial Narrow"/>
                <w:sz w:val="20"/>
                <w:szCs w:val="20"/>
                <w:highlight w:val="yellow"/>
              </w:rPr>
              <w:t>La lista se</w:t>
            </w:r>
            <w:r w:rsidR="002F38EA" w:rsidRPr="004F69F7">
              <w:rPr>
                <w:rFonts w:ascii="Arial Narrow" w:hAnsi="Arial Narrow"/>
                <w:sz w:val="20"/>
                <w:szCs w:val="20"/>
                <w:highlight w:val="yellow"/>
              </w:rPr>
              <w:t xml:space="preserve"> </w:t>
            </w:r>
            <w:r w:rsidRPr="004F69F7">
              <w:rPr>
                <w:rFonts w:ascii="Arial Narrow" w:hAnsi="Arial Narrow"/>
                <w:sz w:val="20"/>
                <w:szCs w:val="20"/>
                <w:highlight w:val="yellow"/>
              </w:rPr>
              <w:t>muestra con las siguientes columnas</w:t>
            </w:r>
          </w:p>
          <w:p w:rsidR="00836149" w:rsidRPr="004F69F7" w:rsidRDefault="00836149" w:rsidP="00EF6966">
            <w:pPr>
              <w:pStyle w:val="Prrafodelista"/>
              <w:numPr>
                <w:ilvl w:val="3"/>
                <w:numId w:val="84"/>
              </w:numPr>
              <w:ind w:left="1347" w:hanging="284"/>
              <w:rPr>
                <w:rFonts w:ascii="Arial Narrow" w:hAnsi="Arial Narrow"/>
                <w:sz w:val="20"/>
                <w:szCs w:val="20"/>
                <w:highlight w:val="yellow"/>
              </w:rPr>
            </w:pPr>
            <w:r w:rsidRPr="004F69F7">
              <w:rPr>
                <w:rFonts w:ascii="Arial Narrow" w:hAnsi="Arial Narrow"/>
                <w:sz w:val="20"/>
                <w:szCs w:val="20"/>
                <w:highlight w:val="yellow"/>
              </w:rPr>
              <w:t>RUC (solo lectura).</w:t>
            </w:r>
          </w:p>
          <w:p w:rsidR="00836149" w:rsidRPr="004F69F7" w:rsidRDefault="00836149" w:rsidP="00EF6966">
            <w:pPr>
              <w:pStyle w:val="Prrafodelista"/>
              <w:numPr>
                <w:ilvl w:val="3"/>
                <w:numId w:val="84"/>
              </w:numPr>
              <w:ind w:left="1347" w:hanging="284"/>
              <w:rPr>
                <w:rFonts w:ascii="Arial Narrow" w:hAnsi="Arial Narrow"/>
                <w:sz w:val="20"/>
                <w:szCs w:val="20"/>
                <w:highlight w:val="yellow"/>
              </w:rPr>
            </w:pPr>
            <w:r w:rsidRPr="004F69F7">
              <w:rPr>
                <w:rFonts w:ascii="Arial Narrow" w:hAnsi="Arial Narrow"/>
                <w:sz w:val="20"/>
                <w:szCs w:val="20"/>
                <w:highlight w:val="yellow"/>
              </w:rPr>
              <w:t>Nombre (solo lectura).</w:t>
            </w:r>
          </w:p>
          <w:p w:rsidR="00836149" w:rsidRPr="004F69F7" w:rsidRDefault="00836149" w:rsidP="00EF6966">
            <w:pPr>
              <w:pStyle w:val="Prrafodelista"/>
              <w:numPr>
                <w:ilvl w:val="3"/>
                <w:numId w:val="84"/>
              </w:numPr>
              <w:ind w:left="1347" w:hanging="284"/>
              <w:rPr>
                <w:rFonts w:ascii="Arial Narrow" w:hAnsi="Arial Narrow"/>
                <w:sz w:val="20"/>
                <w:szCs w:val="20"/>
                <w:highlight w:val="yellow"/>
              </w:rPr>
            </w:pPr>
            <w:r w:rsidRPr="004F69F7">
              <w:rPr>
                <w:rFonts w:ascii="Arial Narrow" w:hAnsi="Arial Narrow"/>
                <w:sz w:val="20"/>
                <w:szCs w:val="20"/>
                <w:highlight w:val="yellow"/>
              </w:rPr>
              <w:t>Razón Social (solo lectura).</w:t>
            </w:r>
          </w:p>
          <w:p w:rsidR="00836149" w:rsidRPr="004F69F7" w:rsidRDefault="00836149" w:rsidP="00EF6966">
            <w:pPr>
              <w:pStyle w:val="Prrafodelista"/>
              <w:numPr>
                <w:ilvl w:val="3"/>
                <w:numId w:val="84"/>
              </w:numPr>
              <w:ind w:left="1347" w:hanging="284"/>
              <w:rPr>
                <w:rFonts w:ascii="Arial Narrow" w:hAnsi="Arial Narrow"/>
                <w:sz w:val="20"/>
                <w:szCs w:val="20"/>
                <w:highlight w:val="yellow"/>
              </w:rPr>
            </w:pPr>
            <w:r w:rsidRPr="004F69F7">
              <w:rPr>
                <w:rFonts w:ascii="Arial Narrow" w:hAnsi="Arial Narrow"/>
                <w:sz w:val="20"/>
                <w:szCs w:val="20"/>
                <w:highlight w:val="yellow"/>
              </w:rPr>
              <w:t>Dirección (solo lectura).</w:t>
            </w:r>
          </w:p>
          <w:p w:rsidR="00836149" w:rsidRPr="004F69F7" w:rsidRDefault="005270A8" w:rsidP="00EF6966">
            <w:pPr>
              <w:pStyle w:val="Prrafodelista"/>
              <w:numPr>
                <w:ilvl w:val="3"/>
                <w:numId w:val="84"/>
              </w:numPr>
              <w:ind w:left="1347" w:hanging="284"/>
              <w:rPr>
                <w:rFonts w:ascii="Arial Narrow" w:hAnsi="Arial Narrow"/>
                <w:sz w:val="20"/>
                <w:szCs w:val="20"/>
                <w:highlight w:val="yellow"/>
              </w:rPr>
            </w:pPr>
            <w:r>
              <w:rPr>
                <w:rFonts w:ascii="Arial Narrow" w:hAnsi="Arial Narrow"/>
                <w:sz w:val="20"/>
                <w:szCs w:val="20"/>
                <w:highlight w:val="yellow"/>
              </w:rPr>
              <w:t>Zona</w:t>
            </w:r>
            <w:r w:rsidR="00836149" w:rsidRPr="004F69F7">
              <w:rPr>
                <w:rFonts w:ascii="Arial Narrow" w:hAnsi="Arial Narrow"/>
                <w:sz w:val="20"/>
                <w:szCs w:val="20"/>
                <w:highlight w:val="yellow"/>
              </w:rPr>
              <w:t xml:space="preserve"> por Cercanía (lectura y escritura): </w:t>
            </w:r>
            <w:r>
              <w:rPr>
                <w:rFonts w:ascii="Arial Narrow" w:hAnsi="Arial Narrow"/>
                <w:sz w:val="20"/>
                <w:szCs w:val="20"/>
                <w:highlight w:val="yellow"/>
              </w:rPr>
              <w:t>muestra una lista con las zonas</w:t>
            </w:r>
            <w:r w:rsidR="00836149" w:rsidRPr="004F69F7">
              <w:rPr>
                <w:rFonts w:ascii="Arial Narrow" w:hAnsi="Arial Narrow"/>
                <w:sz w:val="20"/>
                <w:szCs w:val="20"/>
                <w:highlight w:val="yellow"/>
              </w:rPr>
              <w:t xml:space="preserve"> disponibles con el elemento </w:t>
            </w:r>
            <w:r>
              <w:rPr>
                <w:rFonts w:ascii="Arial Narrow" w:hAnsi="Arial Narrow"/>
                <w:b/>
                <w:sz w:val="20"/>
                <w:szCs w:val="20"/>
                <w:highlight w:val="yellow"/>
              </w:rPr>
              <w:t>“sin zona</w:t>
            </w:r>
            <w:r w:rsidR="00836149" w:rsidRPr="004F69F7">
              <w:rPr>
                <w:rFonts w:ascii="Arial Narrow" w:hAnsi="Arial Narrow"/>
                <w:b/>
                <w:sz w:val="20"/>
                <w:szCs w:val="20"/>
                <w:highlight w:val="yellow"/>
              </w:rPr>
              <w:t>”</w:t>
            </w:r>
            <w:r>
              <w:rPr>
                <w:rFonts w:ascii="Arial Narrow" w:hAnsi="Arial Narrow"/>
                <w:sz w:val="20"/>
                <w:szCs w:val="20"/>
                <w:highlight w:val="yellow"/>
              </w:rPr>
              <w:t>, si ya tiene una zona</w:t>
            </w:r>
            <w:r w:rsidR="00836149" w:rsidRPr="004F69F7">
              <w:rPr>
                <w:rFonts w:ascii="Arial Narrow" w:hAnsi="Arial Narrow"/>
                <w:sz w:val="20"/>
                <w:szCs w:val="20"/>
                <w:highlight w:val="yellow"/>
              </w:rPr>
              <w:t xml:space="preserve"> asignado, entonces este aparece seleccionado por defecto, en caso contrario se selecciona por defecto </w:t>
            </w:r>
            <w:r>
              <w:rPr>
                <w:rFonts w:ascii="Arial Narrow" w:hAnsi="Arial Narrow"/>
                <w:b/>
                <w:sz w:val="20"/>
                <w:szCs w:val="20"/>
                <w:highlight w:val="yellow"/>
              </w:rPr>
              <w:t>“sin zona</w:t>
            </w:r>
            <w:r w:rsidR="00836149" w:rsidRPr="004F69F7">
              <w:rPr>
                <w:rFonts w:ascii="Arial Narrow" w:hAnsi="Arial Narrow"/>
                <w:b/>
                <w:sz w:val="20"/>
                <w:szCs w:val="20"/>
                <w:highlight w:val="yellow"/>
              </w:rPr>
              <w:t>”.</w:t>
            </w:r>
            <w:r w:rsidR="00EA608C" w:rsidRPr="004F69F7">
              <w:rPr>
                <w:rFonts w:ascii="Arial Narrow" w:hAnsi="Arial Narrow"/>
                <w:sz w:val="20"/>
                <w:szCs w:val="20"/>
                <w:highlight w:val="yellow"/>
              </w:rPr>
              <w:t xml:space="preserve"> Solo en el caso de SINI se habilita la lista de selección múltiple.</w:t>
            </w:r>
          </w:p>
          <w:p w:rsidR="003F4BC7" w:rsidRPr="003F4BC7" w:rsidRDefault="003F4BC7" w:rsidP="00EF6966">
            <w:pPr>
              <w:pStyle w:val="Prrafodelista"/>
              <w:numPr>
                <w:ilvl w:val="0"/>
                <w:numId w:val="79"/>
              </w:numPr>
              <w:rPr>
                <w:rFonts w:ascii="Arial Narrow" w:hAnsi="Arial Narrow"/>
                <w:sz w:val="20"/>
                <w:szCs w:val="20"/>
              </w:rPr>
            </w:pPr>
            <w:r>
              <w:rPr>
                <w:rFonts w:ascii="Arial Narrow" w:hAnsi="Arial Narrow"/>
                <w:b/>
                <w:sz w:val="20"/>
                <w:szCs w:val="20"/>
              </w:rPr>
              <w:t xml:space="preserve">Para los </w:t>
            </w:r>
            <w:r w:rsidR="00836149">
              <w:rPr>
                <w:rFonts w:ascii="Arial Narrow" w:hAnsi="Arial Narrow"/>
                <w:b/>
                <w:sz w:val="20"/>
                <w:szCs w:val="20"/>
              </w:rPr>
              <w:t xml:space="preserve">demás </w:t>
            </w:r>
            <w:r>
              <w:rPr>
                <w:rFonts w:ascii="Arial Narrow" w:hAnsi="Arial Narrow"/>
                <w:b/>
                <w:sz w:val="20"/>
                <w:szCs w:val="20"/>
              </w:rPr>
              <w:t>roles, se muestra:</w:t>
            </w:r>
          </w:p>
          <w:p w:rsidR="003C0E61" w:rsidRPr="003C0E61" w:rsidRDefault="003C0E61" w:rsidP="00EF6966">
            <w:pPr>
              <w:pStyle w:val="Prrafodelista"/>
              <w:numPr>
                <w:ilvl w:val="0"/>
                <w:numId w:val="80"/>
              </w:numPr>
              <w:rPr>
                <w:rFonts w:ascii="Arial Narrow" w:hAnsi="Arial Narrow"/>
                <w:sz w:val="20"/>
                <w:szCs w:val="20"/>
              </w:rPr>
            </w:pPr>
            <w:r w:rsidRPr="003C0E61">
              <w:rPr>
                <w:rFonts w:ascii="Arial Narrow" w:hAnsi="Arial Narrow"/>
                <w:b/>
                <w:sz w:val="20"/>
                <w:szCs w:val="20"/>
              </w:rPr>
              <w:t xml:space="preserve">Lista de </w:t>
            </w:r>
            <w:r w:rsidRPr="002903E4">
              <w:rPr>
                <w:rFonts w:ascii="Arial Narrow" w:hAnsi="Arial Narrow"/>
                <w:b/>
                <w:sz w:val="20"/>
                <w:szCs w:val="20"/>
              </w:rPr>
              <w:t>almacenes</w:t>
            </w:r>
            <w:r w:rsidRPr="003C0E61">
              <w:rPr>
                <w:rFonts w:ascii="Arial Narrow" w:hAnsi="Arial Narrow"/>
                <w:b/>
                <w:sz w:val="20"/>
                <w:szCs w:val="20"/>
              </w:rPr>
              <w:t>:</w:t>
            </w:r>
            <w:r>
              <w:rPr>
                <w:rFonts w:ascii="Arial Narrow" w:hAnsi="Arial Narrow"/>
                <w:sz w:val="20"/>
                <w:szCs w:val="20"/>
              </w:rPr>
              <w:t xml:space="preserve"> en esta lista se muestran </w:t>
            </w:r>
            <w:r w:rsidRPr="005C403B">
              <w:rPr>
                <w:rFonts w:ascii="Arial Narrow" w:hAnsi="Arial Narrow"/>
                <w:sz w:val="20"/>
                <w:szCs w:val="20"/>
              </w:rPr>
              <w:t>lista de Almacenes, obtenidos del catálogo de operadores de comercio para el tipo de operador Almacén Aduanero, Depósito temporal y Depósito Aduanero, vigente para la Aduana operativa, ordenados por grupo por cercanía y referenciados por jurisdicción de aduana operativa</w:t>
            </w:r>
            <w:r w:rsidRPr="00F1172F">
              <w:rPr>
                <w:rFonts w:ascii="Arial Narrow" w:hAnsi="Arial Narrow"/>
                <w:sz w:val="20"/>
                <w:szCs w:val="20"/>
              </w:rPr>
              <w:t>, con las siguientes columnas</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RUC (solo lectura).</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Código del Local Anexo (solo lectura).</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Código del Operador (solo lectura).</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Nombre (solo lectura).</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Razón Social (solo lectura).</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Dirección (solo lectura).</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 xml:space="preserve">Código de Ubicación Geográfica (Código de </w:t>
            </w:r>
            <w:proofErr w:type="spellStart"/>
            <w:r w:rsidRPr="005C403B">
              <w:rPr>
                <w:rFonts w:ascii="Arial Narrow" w:hAnsi="Arial Narrow"/>
                <w:sz w:val="20"/>
                <w:szCs w:val="20"/>
              </w:rPr>
              <w:t>ubigeo</w:t>
            </w:r>
            <w:proofErr w:type="spellEnd"/>
            <w:r w:rsidRPr="005C403B">
              <w:rPr>
                <w:rFonts w:ascii="Arial Narrow" w:hAnsi="Arial Narrow"/>
                <w:sz w:val="20"/>
                <w:szCs w:val="20"/>
              </w:rPr>
              <w:t xml:space="preserve"> del local anexo)</w:t>
            </w:r>
          </w:p>
          <w:p w:rsidR="003C0E61" w:rsidRPr="005C403B" w:rsidRDefault="003C0E61" w:rsidP="00EF6966">
            <w:pPr>
              <w:pStyle w:val="Prrafodelista"/>
              <w:numPr>
                <w:ilvl w:val="3"/>
                <w:numId w:val="84"/>
              </w:numPr>
              <w:ind w:left="1347" w:hanging="284"/>
              <w:rPr>
                <w:rFonts w:ascii="Arial Narrow" w:hAnsi="Arial Narrow"/>
                <w:sz w:val="20"/>
                <w:szCs w:val="20"/>
              </w:rPr>
            </w:pPr>
            <w:r w:rsidRPr="005C403B">
              <w:rPr>
                <w:rFonts w:ascii="Arial Narrow" w:hAnsi="Arial Narrow"/>
                <w:sz w:val="20"/>
                <w:szCs w:val="20"/>
              </w:rPr>
              <w:t>Descripción de Ubicación Geográfica  (descripción concatenada del departamento, provincia y distrito) (solo lectura)</w:t>
            </w:r>
          </w:p>
          <w:p w:rsidR="003C0E61" w:rsidRPr="005C403B" w:rsidRDefault="009D06DF" w:rsidP="00EF6966">
            <w:pPr>
              <w:pStyle w:val="Prrafodelista"/>
              <w:numPr>
                <w:ilvl w:val="3"/>
                <w:numId w:val="84"/>
              </w:numPr>
              <w:ind w:left="1347" w:hanging="284"/>
              <w:rPr>
                <w:rFonts w:ascii="Arial Narrow" w:hAnsi="Arial Narrow"/>
                <w:sz w:val="20"/>
                <w:szCs w:val="20"/>
              </w:rPr>
            </w:pPr>
            <w:r>
              <w:rPr>
                <w:rFonts w:ascii="Arial Narrow" w:hAnsi="Arial Narrow"/>
                <w:sz w:val="20"/>
                <w:szCs w:val="20"/>
              </w:rPr>
              <w:t>Zona</w:t>
            </w:r>
            <w:r w:rsidR="003C0E61" w:rsidRPr="005C403B">
              <w:rPr>
                <w:rFonts w:ascii="Arial Narrow" w:hAnsi="Arial Narrow"/>
                <w:sz w:val="20"/>
                <w:szCs w:val="20"/>
              </w:rPr>
              <w:t xml:space="preserve"> por Cercanía (lectura y escritura)</w:t>
            </w:r>
            <w:r w:rsidR="00735497">
              <w:rPr>
                <w:rFonts w:ascii="Arial Narrow" w:hAnsi="Arial Narrow"/>
                <w:sz w:val="20"/>
                <w:szCs w:val="20"/>
              </w:rPr>
              <w:t xml:space="preserve">: </w:t>
            </w:r>
            <w:r>
              <w:rPr>
                <w:rFonts w:ascii="Arial Narrow" w:hAnsi="Arial Narrow"/>
                <w:sz w:val="20"/>
                <w:szCs w:val="20"/>
              </w:rPr>
              <w:t>muestra una lista con las zonas</w:t>
            </w:r>
            <w:r w:rsidR="00735497">
              <w:rPr>
                <w:rFonts w:ascii="Arial Narrow" w:hAnsi="Arial Narrow"/>
                <w:sz w:val="20"/>
                <w:szCs w:val="20"/>
              </w:rPr>
              <w:t xml:space="preserve"> disponibles con el elemento </w:t>
            </w:r>
            <w:r w:rsidR="00735497" w:rsidRPr="00735497">
              <w:rPr>
                <w:rFonts w:ascii="Arial Narrow" w:hAnsi="Arial Narrow"/>
                <w:b/>
                <w:sz w:val="20"/>
                <w:szCs w:val="20"/>
              </w:rPr>
              <w:t xml:space="preserve">“sin </w:t>
            </w:r>
            <w:r>
              <w:rPr>
                <w:rFonts w:ascii="Arial Narrow" w:hAnsi="Arial Narrow"/>
                <w:b/>
                <w:sz w:val="20"/>
                <w:szCs w:val="20"/>
              </w:rPr>
              <w:t>zona</w:t>
            </w:r>
            <w:r w:rsidR="00735497" w:rsidRPr="00735497">
              <w:rPr>
                <w:rFonts w:ascii="Arial Narrow" w:hAnsi="Arial Narrow"/>
                <w:b/>
                <w:sz w:val="20"/>
                <w:szCs w:val="20"/>
              </w:rPr>
              <w:t>”</w:t>
            </w:r>
            <w:r>
              <w:rPr>
                <w:rFonts w:ascii="Arial Narrow" w:hAnsi="Arial Narrow"/>
                <w:sz w:val="20"/>
                <w:szCs w:val="20"/>
              </w:rPr>
              <w:t>, si ya tiene una zona</w:t>
            </w:r>
            <w:r w:rsidR="00735497">
              <w:rPr>
                <w:rFonts w:ascii="Arial Narrow" w:hAnsi="Arial Narrow"/>
                <w:sz w:val="20"/>
                <w:szCs w:val="20"/>
              </w:rPr>
              <w:t xml:space="preserve"> asignado, entonces este aparece seleccionado por defecto, en caso contrario se selecciona por defecto </w:t>
            </w:r>
            <w:r w:rsidR="00735497" w:rsidRPr="00735497">
              <w:rPr>
                <w:rFonts w:ascii="Arial Narrow" w:hAnsi="Arial Narrow"/>
                <w:b/>
                <w:sz w:val="20"/>
                <w:szCs w:val="20"/>
              </w:rPr>
              <w:t xml:space="preserve">“sin </w:t>
            </w:r>
            <w:r>
              <w:rPr>
                <w:rFonts w:ascii="Arial Narrow" w:hAnsi="Arial Narrow"/>
                <w:b/>
                <w:sz w:val="20"/>
                <w:szCs w:val="20"/>
              </w:rPr>
              <w:t>zona</w:t>
            </w:r>
            <w:r w:rsidR="00735497" w:rsidRPr="00735497">
              <w:rPr>
                <w:rFonts w:ascii="Arial Narrow" w:hAnsi="Arial Narrow"/>
                <w:b/>
                <w:sz w:val="20"/>
                <w:szCs w:val="20"/>
              </w:rPr>
              <w:t>”</w:t>
            </w:r>
            <w:r w:rsidR="003C0E61" w:rsidRPr="00735497">
              <w:rPr>
                <w:rFonts w:ascii="Arial Narrow" w:hAnsi="Arial Narrow"/>
                <w:b/>
                <w:sz w:val="20"/>
                <w:szCs w:val="20"/>
              </w:rPr>
              <w:t>.</w:t>
            </w:r>
            <w:r w:rsidR="003C0E61" w:rsidRPr="005C403B">
              <w:rPr>
                <w:rFonts w:ascii="Arial Narrow" w:hAnsi="Arial Narrow"/>
                <w:sz w:val="20"/>
                <w:szCs w:val="20"/>
              </w:rPr>
              <w:t xml:space="preserve"> </w:t>
            </w:r>
            <w:r w:rsidR="003C0E61" w:rsidRPr="00735497">
              <w:rPr>
                <w:rFonts w:ascii="Arial Narrow" w:hAnsi="Arial Narrow"/>
                <w:strike/>
                <w:sz w:val="20"/>
                <w:szCs w:val="20"/>
              </w:rPr>
              <w:t xml:space="preserve">Esta celda se comporta de la siguiente manera: Cuando no se ha seleccionado, se muestra como solo lectura; y cuando se hace clic sobre dicha celda, se activa el modo edición y muestra un </w:t>
            </w:r>
            <w:proofErr w:type="spellStart"/>
            <w:r w:rsidR="003C0E61" w:rsidRPr="00735497">
              <w:rPr>
                <w:rFonts w:ascii="Arial Narrow" w:hAnsi="Arial Narrow"/>
                <w:strike/>
                <w:sz w:val="20"/>
                <w:szCs w:val="20"/>
              </w:rPr>
              <w:t>textbox</w:t>
            </w:r>
            <w:proofErr w:type="spellEnd"/>
            <w:r w:rsidR="003C0E61" w:rsidRPr="00735497">
              <w:rPr>
                <w:rFonts w:ascii="Arial Narrow" w:hAnsi="Arial Narrow"/>
                <w:strike/>
                <w:sz w:val="20"/>
                <w:szCs w:val="20"/>
              </w:rPr>
              <w:t xml:space="preserve"> con el valor actual de la celda; en caso la celda no tenga valor, el </w:t>
            </w:r>
            <w:proofErr w:type="spellStart"/>
            <w:r w:rsidR="003C0E61" w:rsidRPr="00735497">
              <w:rPr>
                <w:rFonts w:ascii="Arial Narrow" w:hAnsi="Arial Narrow"/>
                <w:strike/>
                <w:sz w:val="20"/>
                <w:szCs w:val="20"/>
              </w:rPr>
              <w:t>textbox</w:t>
            </w:r>
            <w:proofErr w:type="spellEnd"/>
            <w:r w:rsidR="003C0E61" w:rsidRPr="00735497">
              <w:rPr>
                <w:rFonts w:ascii="Arial Narrow" w:hAnsi="Arial Narrow"/>
                <w:strike/>
                <w:sz w:val="20"/>
                <w:szCs w:val="20"/>
              </w:rPr>
              <w:t xml:space="preserve"> se mostrará vacío</w:t>
            </w:r>
            <w:r w:rsidR="003C0E61" w:rsidRPr="005C403B">
              <w:rPr>
                <w:rFonts w:ascii="Arial Narrow" w:hAnsi="Arial Narrow"/>
                <w:sz w:val="20"/>
                <w:szCs w:val="20"/>
              </w:rPr>
              <w:t>.</w:t>
            </w:r>
          </w:p>
          <w:p w:rsidR="00872840" w:rsidRPr="00872840" w:rsidRDefault="00872840" w:rsidP="00EF6966">
            <w:pPr>
              <w:pStyle w:val="Prrafodelista"/>
              <w:numPr>
                <w:ilvl w:val="0"/>
                <w:numId w:val="79"/>
              </w:numPr>
              <w:rPr>
                <w:rFonts w:ascii="Arial Narrow" w:hAnsi="Arial Narrow"/>
                <w:b/>
                <w:sz w:val="20"/>
                <w:szCs w:val="20"/>
              </w:rPr>
            </w:pPr>
            <w:r w:rsidRPr="00872840">
              <w:rPr>
                <w:rFonts w:ascii="Arial Narrow" w:hAnsi="Arial Narrow"/>
                <w:b/>
                <w:sz w:val="20"/>
                <w:szCs w:val="20"/>
              </w:rPr>
              <w:t xml:space="preserve">Botón </w:t>
            </w:r>
            <w:r w:rsidR="0068439F">
              <w:rPr>
                <w:rFonts w:ascii="Arial Narrow" w:hAnsi="Arial Narrow"/>
                <w:b/>
                <w:sz w:val="20"/>
                <w:szCs w:val="20"/>
              </w:rPr>
              <w:t>Grabar:</w:t>
            </w:r>
            <w:r w:rsidR="0068439F" w:rsidRPr="00064DD0">
              <w:rPr>
                <w:rFonts w:ascii="Arial Narrow" w:hAnsi="Arial Narrow"/>
                <w:sz w:val="20"/>
                <w:szCs w:val="20"/>
              </w:rPr>
              <w:t xml:space="preserve"> graba los datos de la asignación </w:t>
            </w:r>
            <w:r w:rsidR="009D06DF">
              <w:rPr>
                <w:rFonts w:ascii="Arial Narrow" w:hAnsi="Arial Narrow"/>
                <w:sz w:val="20"/>
                <w:szCs w:val="20"/>
              </w:rPr>
              <w:t>de zona</w:t>
            </w:r>
            <w:r w:rsidR="0068439F">
              <w:rPr>
                <w:rFonts w:ascii="Arial Narrow" w:hAnsi="Arial Narrow"/>
                <w:sz w:val="20"/>
                <w:szCs w:val="20"/>
              </w:rPr>
              <w:t xml:space="preserve"> </w:t>
            </w:r>
            <w:r w:rsidR="0068439F" w:rsidRPr="00064DD0">
              <w:rPr>
                <w:rFonts w:ascii="Arial Narrow" w:hAnsi="Arial Narrow"/>
                <w:sz w:val="20"/>
                <w:szCs w:val="20"/>
              </w:rPr>
              <w:t>realizada</w:t>
            </w:r>
          </w:p>
          <w:p w:rsidR="007601C5" w:rsidRPr="0068439F" w:rsidRDefault="00872840" w:rsidP="00EF6966">
            <w:pPr>
              <w:pStyle w:val="Prrafodelista"/>
              <w:numPr>
                <w:ilvl w:val="0"/>
                <w:numId w:val="79"/>
              </w:numPr>
              <w:rPr>
                <w:rFonts w:ascii="Arial Narrow" w:hAnsi="Arial Narrow"/>
                <w:b/>
                <w:sz w:val="20"/>
                <w:szCs w:val="20"/>
              </w:rPr>
            </w:pPr>
            <w:r w:rsidRPr="00872840">
              <w:rPr>
                <w:rFonts w:ascii="Arial Narrow" w:hAnsi="Arial Narrow"/>
                <w:b/>
                <w:sz w:val="20"/>
                <w:szCs w:val="20"/>
              </w:rPr>
              <w:t xml:space="preserve">Botón </w:t>
            </w:r>
            <w:r w:rsidR="007601C5" w:rsidRPr="00872840">
              <w:rPr>
                <w:rFonts w:ascii="Arial Narrow" w:hAnsi="Arial Narrow"/>
                <w:b/>
                <w:sz w:val="20"/>
                <w:szCs w:val="20"/>
              </w:rPr>
              <w:t>Cancelar</w:t>
            </w:r>
            <w:r w:rsidR="00B7003B">
              <w:rPr>
                <w:rFonts w:ascii="Arial Narrow" w:hAnsi="Arial Narrow"/>
                <w:b/>
                <w:sz w:val="20"/>
                <w:szCs w:val="20"/>
              </w:rPr>
              <w:t xml:space="preserve">: </w:t>
            </w:r>
            <w:r w:rsidR="00B7003B" w:rsidRPr="00B7003B">
              <w:rPr>
                <w:rFonts w:ascii="Arial Narrow" w:hAnsi="Arial Narrow"/>
                <w:sz w:val="20"/>
                <w:szCs w:val="20"/>
              </w:rPr>
              <w:t>deshace los cambios y carga los campos con los datos por defecto.</w:t>
            </w:r>
          </w:p>
        </w:tc>
      </w:tr>
      <w:tr w:rsidR="0016366F" w:rsidRPr="00F97D75" w:rsidTr="0016366F">
        <w:tc>
          <w:tcPr>
            <w:tcW w:w="567" w:type="dxa"/>
            <w:tcBorders>
              <w:top w:val="single" w:sz="6" w:space="0" w:color="000000"/>
              <w:left w:val="single" w:sz="6" w:space="0" w:color="000000"/>
              <w:bottom w:val="single" w:sz="6" w:space="0" w:color="000000"/>
              <w:right w:val="single" w:sz="6" w:space="0" w:color="000000"/>
            </w:tcBorders>
          </w:tcPr>
          <w:p w:rsidR="0016366F" w:rsidRPr="0016366F" w:rsidRDefault="0016366F" w:rsidP="00EF6966">
            <w:pPr>
              <w:pStyle w:val="NormalWeb"/>
              <w:numPr>
                <w:ilvl w:val="0"/>
                <w:numId w:val="60"/>
              </w:numPr>
              <w:spacing w:before="0" w:beforeAutospacing="0" w:after="0" w:afterAutospacing="0"/>
              <w:ind w:left="497" w:hanging="37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16366F" w:rsidRPr="00F97D75" w:rsidRDefault="0016366F" w:rsidP="00397D56">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696544">
              <w:rPr>
                <w:rFonts w:ascii="Arial Narrow" w:hAnsi="Arial Narrow" w:cs="Arial"/>
                <w:b/>
                <w:sz w:val="20"/>
                <w:szCs w:val="20"/>
                <w:highlight w:val="yellow"/>
              </w:rPr>
              <w:t>Aduana</w:t>
            </w:r>
            <w:r>
              <w:rPr>
                <w:rFonts w:ascii="Arial Narrow" w:hAnsi="Arial Narrow" w:cs="Arial"/>
                <w:sz w:val="20"/>
                <w:szCs w:val="20"/>
                <w:highlight w:val="yellow"/>
              </w:rPr>
              <w:t xml:space="preserve">, en </w:t>
            </w:r>
            <w:r w:rsidRPr="00A17559">
              <w:rPr>
                <w:rFonts w:ascii="Arial Narrow" w:hAnsi="Arial Narrow"/>
                <w:sz w:val="20"/>
                <w:szCs w:val="20"/>
                <w:highlight w:val="yellow"/>
              </w:rPr>
              <w:t>IU00</w:t>
            </w:r>
            <w:r>
              <w:rPr>
                <w:rFonts w:ascii="Arial Narrow" w:hAnsi="Arial Narrow"/>
                <w:sz w:val="20"/>
                <w:szCs w:val="20"/>
                <w:highlight w:val="yellow"/>
              </w:rPr>
              <w:t>3</w:t>
            </w:r>
            <w:r w:rsidRPr="00F97D75">
              <w:rPr>
                <w:rFonts w:ascii="Arial Narrow" w:hAnsi="Arial Narrow" w:cs="Arial"/>
                <w:sz w:val="20"/>
                <w:szCs w:val="20"/>
                <w:highlight w:val="yellow"/>
              </w:rPr>
              <w:t>.</w:t>
            </w:r>
          </w:p>
        </w:tc>
        <w:tc>
          <w:tcPr>
            <w:tcW w:w="5670" w:type="dxa"/>
            <w:gridSpan w:val="2"/>
            <w:tcBorders>
              <w:top w:val="single" w:sz="6" w:space="0" w:color="000000"/>
              <w:left w:val="single" w:sz="6" w:space="0" w:color="000000"/>
              <w:bottom w:val="single" w:sz="6" w:space="0" w:color="000000"/>
              <w:right w:val="single" w:sz="6" w:space="0" w:color="000000"/>
            </w:tcBorders>
          </w:tcPr>
          <w:p w:rsidR="0016366F" w:rsidRPr="00F97D75" w:rsidRDefault="0016366F" w:rsidP="00EF6966">
            <w:pPr>
              <w:pStyle w:val="NormalWeb"/>
              <w:numPr>
                <w:ilvl w:val="1"/>
                <w:numId w:val="60"/>
              </w:numPr>
              <w:spacing w:before="0" w:beforeAutospacing="0" w:after="0" w:afterAutospacing="0"/>
              <w:ind w:left="355" w:hanging="355"/>
              <w:rPr>
                <w:rFonts w:ascii="Arial Narrow" w:hAnsi="Arial Narrow"/>
                <w:highlight w:val="yellow"/>
              </w:rPr>
            </w:pPr>
            <w:r w:rsidRPr="00F97D75">
              <w:rPr>
                <w:rFonts w:ascii="Arial Narrow" w:hAnsi="Arial Narrow"/>
                <w:highlight w:val="yellow"/>
              </w:rPr>
              <w:t xml:space="preserve">El sistema actualiza la lista de unidades de despacho </w:t>
            </w:r>
            <w:r>
              <w:rPr>
                <w:rFonts w:ascii="Arial Narrow" w:hAnsi="Arial Narrow"/>
                <w:highlight w:val="yellow"/>
              </w:rPr>
              <w:t>vigentes</w:t>
            </w:r>
            <w:r w:rsidRPr="00F97D75">
              <w:rPr>
                <w:rFonts w:ascii="Arial Narrow" w:hAnsi="Arial Narrow"/>
                <w:highlight w:val="yellow"/>
              </w:rPr>
              <w:t xml:space="preserve"> para la aduana seleccionada. Por defecto se selecciona </w:t>
            </w:r>
            <w:r>
              <w:rPr>
                <w:rFonts w:ascii="Arial Narrow" w:hAnsi="Arial Narrow"/>
                <w:highlight w:val="yellow"/>
              </w:rPr>
              <w:t>el primer elemento de la lista</w:t>
            </w:r>
            <w:r w:rsidRPr="00F97D75">
              <w:rPr>
                <w:rFonts w:ascii="Arial Narrow" w:hAnsi="Arial Narrow"/>
                <w:highlight w:val="yellow"/>
              </w:rPr>
              <w:t xml:space="preserve"> y continúa en 3.1.</w:t>
            </w:r>
          </w:p>
        </w:tc>
      </w:tr>
      <w:tr w:rsidR="0016366F" w:rsidRPr="00F97D75" w:rsidTr="0016366F">
        <w:tc>
          <w:tcPr>
            <w:tcW w:w="567" w:type="dxa"/>
            <w:tcBorders>
              <w:top w:val="single" w:sz="6" w:space="0" w:color="000000"/>
              <w:left w:val="single" w:sz="6" w:space="0" w:color="000000"/>
              <w:bottom w:val="single" w:sz="6" w:space="0" w:color="000000"/>
              <w:right w:val="single" w:sz="6" w:space="0" w:color="000000"/>
            </w:tcBorders>
          </w:tcPr>
          <w:p w:rsidR="0016366F" w:rsidRPr="0016366F" w:rsidRDefault="0016366F" w:rsidP="00EF6966">
            <w:pPr>
              <w:pStyle w:val="NormalWeb"/>
              <w:numPr>
                <w:ilvl w:val="0"/>
                <w:numId w:val="60"/>
              </w:numPr>
              <w:spacing w:before="0" w:beforeAutospacing="0" w:after="0" w:afterAutospacing="0"/>
              <w:ind w:left="497" w:hanging="37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16366F" w:rsidRPr="00F97D75" w:rsidRDefault="0016366F" w:rsidP="00397D56">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FB0323">
              <w:rPr>
                <w:rFonts w:ascii="Arial Narrow" w:hAnsi="Arial Narrow" w:cs="Arial"/>
                <w:b/>
                <w:sz w:val="20"/>
                <w:szCs w:val="20"/>
                <w:highlight w:val="yellow"/>
              </w:rPr>
              <w:t>Unidad de despacho</w:t>
            </w:r>
            <w:r>
              <w:rPr>
                <w:rFonts w:ascii="Arial Narrow" w:hAnsi="Arial Narrow" w:cs="Arial"/>
                <w:sz w:val="20"/>
                <w:szCs w:val="20"/>
                <w:highlight w:val="yellow"/>
              </w:rPr>
              <w:t xml:space="preserve">, en </w:t>
            </w:r>
            <w:r w:rsidRPr="00A17559">
              <w:rPr>
                <w:rFonts w:ascii="Arial Narrow" w:hAnsi="Arial Narrow"/>
                <w:sz w:val="20"/>
                <w:szCs w:val="20"/>
                <w:highlight w:val="yellow"/>
              </w:rPr>
              <w:t>IU00</w:t>
            </w:r>
            <w:r>
              <w:rPr>
                <w:rFonts w:ascii="Arial Narrow" w:hAnsi="Arial Narrow"/>
                <w:sz w:val="20"/>
                <w:szCs w:val="20"/>
                <w:highlight w:val="yellow"/>
              </w:rPr>
              <w:t>3</w:t>
            </w:r>
            <w:r w:rsidRPr="00F97D75">
              <w:rPr>
                <w:rFonts w:ascii="Arial Narrow" w:hAnsi="Arial Narrow" w:cs="Arial"/>
                <w:sz w:val="20"/>
                <w:szCs w:val="20"/>
                <w:highlight w:val="yellow"/>
              </w:rPr>
              <w:t>.</w:t>
            </w:r>
          </w:p>
        </w:tc>
        <w:tc>
          <w:tcPr>
            <w:tcW w:w="5670" w:type="dxa"/>
            <w:gridSpan w:val="2"/>
            <w:tcBorders>
              <w:top w:val="single" w:sz="6" w:space="0" w:color="000000"/>
              <w:left w:val="single" w:sz="6" w:space="0" w:color="000000"/>
              <w:bottom w:val="single" w:sz="6" w:space="0" w:color="000000"/>
              <w:right w:val="single" w:sz="6" w:space="0" w:color="000000"/>
            </w:tcBorders>
          </w:tcPr>
          <w:p w:rsidR="0016366F" w:rsidRPr="00F97D75" w:rsidRDefault="0016366F" w:rsidP="00EF6966">
            <w:pPr>
              <w:pStyle w:val="NormalWeb"/>
              <w:numPr>
                <w:ilvl w:val="1"/>
                <w:numId w:val="60"/>
              </w:numPr>
              <w:spacing w:before="0" w:beforeAutospacing="0" w:after="0" w:afterAutospacing="0"/>
              <w:ind w:left="355" w:hanging="355"/>
              <w:rPr>
                <w:rFonts w:ascii="Arial Narrow" w:hAnsi="Arial Narrow"/>
                <w:highlight w:val="yellow"/>
              </w:rPr>
            </w:pPr>
            <w:r w:rsidRPr="00F97D75">
              <w:rPr>
                <w:rFonts w:ascii="Arial Narrow" w:hAnsi="Arial Narrow"/>
                <w:highlight w:val="yellow"/>
              </w:rPr>
              <w:t xml:space="preserve">El </w:t>
            </w:r>
            <w:r w:rsidRPr="0016366F">
              <w:rPr>
                <w:rFonts w:ascii="Arial Narrow" w:hAnsi="Arial Narrow"/>
                <w:highlight w:val="yellow"/>
              </w:rPr>
              <w:t>sistema</w:t>
            </w:r>
            <w:r w:rsidRPr="00F97D75">
              <w:rPr>
                <w:rFonts w:ascii="Arial Narrow" w:hAnsi="Arial Narrow"/>
                <w:highlight w:val="yellow"/>
              </w:rPr>
              <w:t xml:space="preserve"> actualiza la lista de </w:t>
            </w:r>
            <w:r w:rsidR="004A1ECF">
              <w:rPr>
                <w:rFonts w:ascii="Arial Narrow" w:hAnsi="Arial Narrow"/>
                <w:highlight w:val="yellow"/>
              </w:rPr>
              <w:t>almacenes</w:t>
            </w:r>
            <w:r w:rsidRPr="00F97D75">
              <w:rPr>
                <w:rFonts w:ascii="Arial Narrow" w:hAnsi="Arial Narrow"/>
                <w:highlight w:val="yellow"/>
              </w:rPr>
              <w:t xml:space="preserve"> de reconocimiento físico de acuerdo a los datos seleccionados en los campos aduana, unidad de despacho y estado.</w:t>
            </w:r>
          </w:p>
        </w:tc>
      </w:tr>
      <w:tr w:rsidR="007601C5" w:rsidRPr="0053198F" w:rsidTr="004D4441">
        <w:tc>
          <w:tcPr>
            <w:tcW w:w="567" w:type="dxa"/>
          </w:tcPr>
          <w:p w:rsidR="007601C5" w:rsidRPr="0053198F" w:rsidRDefault="007601C5" w:rsidP="007601C5">
            <w:pPr>
              <w:pStyle w:val="NormalWeb"/>
              <w:spacing w:before="0" w:beforeAutospacing="0" w:after="0" w:afterAutospacing="0"/>
              <w:jc w:val="center"/>
              <w:rPr>
                <w:rFonts w:ascii="Arial Narrow" w:eastAsia="Times New Roman" w:hAnsi="Arial Narrow"/>
                <w:strike/>
                <w:highlight w:val="green"/>
              </w:rPr>
            </w:pPr>
            <w:r w:rsidRPr="0053198F">
              <w:rPr>
                <w:rFonts w:ascii="Arial Narrow" w:eastAsia="Times New Roman" w:hAnsi="Arial Narrow"/>
                <w:strike/>
              </w:rPr>
              <w:t>2</w:t>
            </w:r>
          </w:p>
        </w:tc>
        <w:tc>
          <w:tcPr>
            <w:tcW w:w="3119" w:type="dxa"/>
          </w:tcPr>
          <w:p w:rsidR="007601C5" w:rsidRPr="0053198F" w:rsidRDefault="007601C5" w:rsidP="007601C5">
            <w:pPr>
              <w:pStyle w:val="NormalWeb"/>
              <w:spacing w:before="0" w:beforeAutospacing="0" w:after="0" w:afterAutospacing="0"/>
              <w:jc w:val="left"/>
              <w:rPr>
                <w:rFonts w:ascii="Arial Narrow" w:eastAsia="Times New Roman" w:hAnsi="Arial Narrow"/>
                <w:b/>
                <w:strike/>
              </w:rPr>
            </w:pPr>
            <w:r w:rsidRPr="0053198F">
              <w:rPr>
                <w:rFonts w:ascii="Arial Narrow" w:eastAsia="Times New Roman" w:hAnsi="Arial Narrow"/>
                <w:strike/>
              </w:rPr>
              <w:t>El usuario edita la información de la columna "</w:t>
            </w:r>
            <w:r w:rsidRPr="0053198F">
              <w:rPr>
                <w:rFonts w:ascii="Arial Narrow" w:eastAsia="Times New Roman" w:hAnsi="Arial Narrow"/>
                <w:b/>
                <w:strike/>
              </w:rPr>
              <w:t>Grupo por Cercanía"</w:t>
            </w:r>
          </w:p>
        </w:tc>
        <w:tc>
          <w:tcPr>
            <w:tcW w:w="5670" w:type="dxa"/>
            <w:gridSpan w:val="2"/>
          </w:tcPr>
          <w:p w:rsidR="007601C5" w:rsidRPr="0053198F" w:rsidRDefault="007601C5" w:rsidP="007601C5">
            <w:pPr>
              <w:pStyle w:val="NormalWeb"/>
              <w:spacing w:before="0" w:beforeAutospacing="0" w:after="0" w:afterAutospacing="0"/>
              <w:rPr>
                <w:rFonts w:ascii="Arial Narrow" w:hAnsi="Arial Narrow"/>
                <w:strike/>
              </w:rPr>
            </w:pPr>
            <w:r w:rsidRPr="0053198F">
              <w:rPr>
                <w:rFonts w:ascii="Arial Narrow" w:hAnsi="Arial Narrow"/>
                <w:strike/>
              </w:rPr>
              <w:t xml:space="preserve">Sistema </w:t>
            </w:r>
            <w:proofErr w:type="gramStart"/>
            <w:r w:rsidRPr="0053198F">
              <w:rPr>
                <w:rFonts w:ascii="Arial Narrow" w:hAnsi="Arial Narrow"/>
                <w:strike/>
              </w:rPr>
              <w:t>valida</w:t>
            </w:r>
            <w:proofErr w:type="gramEnd"/>
            <w:r w:rsidRPr="0053198F">
              <w:rPr>
                <w:rFonts w:ascii="Arial Narrow" w:hAnsi="Arial Narrow"/>
                <w:strike/>
              </w:rPr>
              <w:t xml:space="preserve"> que cada celda editada tenga un valor entero positivo. Caso contrario muestra la (E1)</w:t>
            </w:r>
          </w:p>
        </w:tc>
      </w:tr>
      <w:tr w:rsidR="007601C5" w:rsidRPr="005C403B" w:rsidTr="004D4441">
        <w:tc>
          <w:tcPr>
            <w:tcW w:w="567" w:type="dxa"/>
          </w:tcPr>
          <w:p w:rsidR="007601C5" w:rsidRPr="005C403B" w:rsidRDefault="007601C5" w:rsidP="00EF6966">
            <w:pPr>
              <w:pStyle w:val="NormalWeb"/>
              <w:numPr>
                <w:ilvl w:val="0"/>
                <w:numId w:val="60"/>
              </w:numPr>
              <w:spacing w:before="0" w:beforeAutospacing="0" w:after="0" w:afterAutospacing="0"/>
              <w:ind w:left="497" w:hanging="376"/>
              <w:jc w:val="center"/>
              <w:rPr>
                <w:rFonts w:ascii="Arial Narrow" w:eastAsia="Times New Roman" w:hAnsi="Arial Narrow"/>
              </w:rPr>
            </w:pPr>
          </w:p>
        </w:tc>
        <w:tc>
          <w:tcPr>
            <w:tcW w:w="3119" w:type="dxa"/>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usuario presiona el botón “</w:t>
            </w:r>
            <w:r w:rsidRPr="005C403B">
              <w:rPr>
                <w:rFonts w:ascii="Arial Narrow" w:eastAsia="Times New Roman" w:hAnsi="Arial Narrow"/>
                <w:b/>
              </w:rPr>
              <w:t>Grabar</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p>
        </w:tc>
        <w:tc>
          <w:tcPr>
            <w:tcW w:w="5670" w:type="dxa"/>
            <w:gridSpan w:val="2"/>
          </w:tcPr>
          <w:p w:rsidR="007601C5" w:rsidRPr="005C403B" w:rsidRDefault="007601C5" w:rsidP="00EF6966">
            <w:pPr>
              <w:pStyle w:val="NormalWeb"/>
              <w:numPr>
                <w:ilvl w:val="1"/>
                <w:numId w:val="60"/>
              </w:numPr>
              <w:spacing w:before="0" w:beforeAutospacing="0" w:after="0" w:afterAutospacing="0"/>
              <w:ind w:left="355" w:hanging="355"/>
              <w:rPr>
                <w:rFonts w:ascii="Arial Narrow" w:hAnsi="Arial Narrow"/>
              </w:rPr>
            </w:pPr>
            <w:r w:rsidRPr="005C403B">
              <w:rPr>
                <w:rFonts w:ascii="Arial Narrow" w:hAnsi="Arial Narrow"/>
              </w:rPr>
              <w:t xml:space="preserve">El Sistema muestra el siguiente mensaje de confirmación </w:t>
            </w:r>
            <w:r w:rsidRPr="005C403B">
              <w:rPr>
                <w:rFonts w:ascii="Arial Narrow" w:hAnsi="Arial Narrow"/>
                <w:b/>
              </w:rPr>
              <w:t>¿Desea grabar los datos ingresados?</w:t>
            </w:r>
            <w:r w:rsidRPr="005C403B">
              <w:rPr>
                <w:rFonts w:ascii="Arial Narrow" w:hAnsi="Arial Narrow"/>
              </w:rPr>
              <w:t xml:space="preserve"> para grabar los cambios realizados. Si </w:t>
            </w:r>
            <w:r w:rsidRPr="005C403B">
              <w:rPr>
                <w:rFonts w:ascii="Arial Narrow" w:hAnsi="Arial Narrow"/>
              </w:rPr>
              <w:lastRenderedPageBreak/>
              <w:t>se confirma el cambio., entonces, el Sistema</w:t>
            </w:r>
            <w:r w:rsidR="00E13784">
              <w:rPr>
                <w:rFonts w:ascii="Arial Narrow" w:hAnsi="Arial Narrow"/>
              </w:rPr>
              <w:t xml:space="preserve"> </w:t>
            </w:r>
            <w:r w:rsidR="00E13784" w:rsidRPr="00E13784">
              <w:rPr>
                <w:rFonts w:ascii="Arial Narrow" w:hAnsi="Arial Narrow"/>
                <w:highlight w:val="yellow"/>
              </w:rPr>
              <w:t>graba los cambios</w:t>
            </w:r>
            <w:r w:rsidR="00E13784">
              <w:rPr>
                <w:rFonts w:ascii="Arial Narrow" w:hAnsi="Arial Narrow"/>
              </w:rPr>
              <w:t>.</w:t>
            </w:r>
            <w:r w:rsidRPr="005C403B">
              <w:rPr>
                <w:rFonts w:ascii="Arial Narrow" w:hAnsi="Arial Narrow"/>
              </w:rPr>
              <w:t xml:space="preserve"> </w:t>
            </w:r>
            <w:r w:rsidRPr="00E13784">
              <w:rPr>
                <w:rFonts w:ascii="Arial Narrow" w:hAnsi="Arial Narrow"/>
                <w:strike/>
              </w:rPr>
              <w:t>valida que en cada celda se tenga un valor entero positivo. Si los datos ingresados son correctos se guarda</w:t>
            </w:r>
            <w:r w:rsidR="0053198F" w:rsidRPr="00E13784">
              <w:rPr>
                <w:rFonts w:ascii="Arial Narrow" w:hAnsi="Arial Narrow"/>
                <w:strike/>
              </w:rPr>
              <w:t xml:space="preserve"> la información automáticamente,</w:t>
            </w:r>
            <w:r w:rsidRPr="00E13784">
              <w:rPr>
                <w:rFonts w:ascii="Arial Narrow" w:hAnsi="Arial Narrow"/>
                <w:strike/>
              </w:rPr>
              <w:t xml:space="preserve"> </w:t>
            </w:r>
            <w:r w:rsidR="0053198F" w:rsidRPr="00E13784">
              <w:rPr>
                <w:rFonts w:ascii="Arial Narrow" w:hAnsi="Arial Narrow"/>
                <w:strike/>
              </w:rPr>
              <w:t>caso contrario, el sistema ejecuta la</w:t>
            </w:r>
            <w:r w:rsidR="0053198F" w:rsidRPr="00E13784">
              <w:rPr>
                <w:rFonts w:ascii="Arial Narrow" w:hAnsi="Arial Narrow"/>
                <w:b/>
                <w:strike/>
              </w:rPr>
              <w:t xml:space="preserve"> excepción 1</w:t>
            </w:r>
            <w:r w:rsidR="0053198F">
              <w:rPr>
                <w:rFonts w:ascii="Arial Narrow" w:hAnsi="Arial Narrow"/>
                <w:b/>
              </w:rPr>
              <w:t>.</w:t>
            </w:r>
          </w:p>
          <w:p w:rsidR="007601C5" w:rsidRPr="005C403B" w:rsidRDefault="007601C5" w:rsidP="00367CC9">
            <w:pPr>
              <w:pStyle w:val="NormalWeb"/>
              <w:spacing w:before="0" w:beforeAutospacing="0" w:after="0" w:afterAutospacing="0"/>
              <w:ind w:left="355"/>
              <w:rPr>
                <w:rFonts w:ascii="Arial Narrow" w:hAnsi="Arial Narrow"/>
              </w:rPr>
            </w:pPr>
            <w:r w:rsidRPr="005C403B">
              <w:rPr>
                <w:rFonts w:ascii="Arial Narrow" w:hAnsi="Arial Narrow"/>
              </w:rPr>
              <w:t xml:space="preserve">De no confirmarse el cambio </w:t>
            </w:r>
            <w:r w:rsidR="00367CC9">
              <w:rPr>
                <w:rFonts w:ascii="Arial Narrow" w:hAnsi="Arial Narrow"/>
              </w:rPr>
              <w:t>se ejecuta</w:t>
            </w:r>
            <w:r w:rsidRPr="005C403B">
              <w:rPr>
                <w:rFonts w:ascii="Arial Narrow" w:hAnsi="Arial Narrow"/>
              </w:rPr>
              <w:t xml:space="preserve"> A2</w:t>
            </w:r>
          </w:p>
        </w:tc>
      </w:tr>
      <w:tr w:rsidR="007601C5" w:rsidRPr="005C403B" w:rsidTr="004D4441">
        <w:tc>
          <w:tcPr>
            <w:tcW w:w="567" w:type="dxa"/>
          </w:tcPr>
          <w:p w:rsidR="007601C5" w:rsidRPr="005C403B" w:rsidRDefault="007601C5" w:rsidP="00EF6966">
            <w:pPr>
              <w:pStyle w:val="NormalWeb"/>
              <w:numPr>
                <w:ilvl w:val="0"/>
                <w:numId w:val="60"/>
              </w:numPr>
              <w:spacing w:before="0" w:beforeAutospacing="0" w:after="0" w:afterAutospacing="0"/>
              <w:ind w:left="497" w:hanging="376"/>
              <w:jc w:val="center"/>
              <w:rPr>
                <w:rFonts w:ascii="Arial Narrow" w:eastAsia="Times New Roman" w:hAnsi="Arial Narrow"/>
              </w:rPr>
            </w:pPr>
          </w:p>
        </w:tc>
        <w:tc>
          <w:tcPr>
            <w:tcW w:w="3119"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670" w:type="dxa"/>
            <w:gridSpan w:val="2"/>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4D4441">
        <w:trPr>
          <w:trHeight w:val="223"/>
        </w:trPr>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4D4441">
        <w:tc>
          <w:tcPr>
            <w:tcW w:w="9356" w:type="dxa"/>
            <w:gridSpan w:val="4"/>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4D444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tcBorders>
              <w:lef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4D4441">
        <w:tc>
          <w:tcPr>
            <w:tcW w:w="567" w:type="dxa"/>
            <w:tcBorders>
              <w:right w:val="single" w:sz="4" w:space="0" w:color="auto"/>
            </w:tcBorders>
            <w:shd w:val="clear" w:color="auto" w:fill="auto"/>
          </w:tcPr>
          <w:p w:rsidR="007601C5" w:rsidRPr="005C403B" w:rsidRDefault="007601C5" w:rsidP="00EF6966">
            <w:pPr>
              <w:pStyle w:val="NormalWeb"/>
              <w:numPr>
                <w:ilvl w:val="0"/>
                <w:numId w:val="120"/>
              </w:numPr>
              <w:spacing w:before="0" w:beforeAutospacing="0" w:after="0" w:afterAutospacing="0"/>
              <w:ind w:left="214"/>
              <w:jc w:val="center"/>
              <w:rPr>
                <w:rFonts w:ascii="Arial Narrow" w:eastAsia="Times New Roman" w:hAnsi="Arial Narrow" w:cs="Times New Roman"/>
              </w:rPr>
            </w:pPr>
          </w:p>
        </w:tc>
        <w:tc>
          <w:tcPr>
            <w:tcW w:w="3119" w:type="dxa"/>
            <w:tcBorders>
              <w:left w:val="single" w:sz="4" w:space="0" w:color="auto"/>
              <w:right w:val="single" w:sz="4" w:space="0" w:color="auto"/>
            </w:tcBorders>
            <w:shd w:val="clear" w:color="auto" w:fill="auto"/>
          </w:tcPr>
          <w:p w:rsidR="007601C5" w:rsidRPr="005C403B" w:rsidRDefault="000D7EB8" w:rsidP="007601C5">
            <w:pPr>
              <w:pStyle w:val="NormalWeb"/>
              <w:spacing w:before="0" w:beforeAutospacing="0" w:after="0" w:afterAutospacing="0"/>
              <w:jc w:val="left"/>
              <w:rPr>
                <w:rFonts w:ascii="Arial Narrow" w:eastAsia="Times New Roman" w:hAnsi="Arial Narrow" w:cs="Times New Roman"/>
                <w:b/>
              </w:rPr>
            </w:pPr>
            <w:r>
              <w:rPr>
                <w:rFonts w:ascii="Arial Narrow" w:eastAsia="Times New Roman" w:hAnsi="Arial Narrow"/>
              </w:rPr>
              <w:t>E</w:t>
            </w:r>
            <w:r w:rsidR="007601C5" w:rsidRPr="005C403B">
              <w:rPr>
                <w:rFonts w:ascii="Arial Narrow" w:eastAsia="Times New Roman" w:hAnsi="Arial Narrow"/>
              </w:rPr>
              <w:t xml:space="preserve">l usuario selecciona la opción </w:t>
            </w:r>
            <w:r w:rsidR="007601C5" w:rsidRPr="005C403B">
              <w:rPr>
                <w:rFonts w:ascii="Arial Narrow" w:eastAsia="Times New Roman" w:hAnsi="Arial Narrow"/>
                <w:b/>
              </w:rPr>
              <w:t>Cancelar.</w:t>
            </w:r>
          </w:p>
        </w:tc>
        <w:tc>
          <w:tcPr>
            <w:tcW w:w="5670" w:type="dxa"/>
            <w:gridSpan w:val="2"/>
            <w:tcBorders>
              <w:left w:val="single" w:sz="4" w:space="0" w:color="auto"/>
            </w:tcBorders>
            <w:shd w:val="clear" w:color="auto" w:fill="auto"/>
          </w:tcPr>
          <w:p w:rsidR="007601C5" w:rsidRPr="005C403B" w:rsidRDefault="007601C5" w:rsidP="00EF6966">
            <w:pPr>
              <w:pStyle w:val="NormalWeb"/>
              <w:numPr>
                <w:ilvl w:val="1"/>
                <w:numId w:val="120"/>
              </w:numPr>
              <w:spacing w:before="0" w:beforeAutospacing="0" w:after="0" w:afterAutospacing="0"/>
              <w:ind w:left="355"/>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008A4226">
              <w:rPr>
                <w:rFonts w:ascii="Arial Narrow" w:eastAsia="Times New Roman" w:hAnsi="Arial Narrow"/>
              </w:rPr>
              <w:t>”</w:t>
            </w:r>
          </w:p>
        </w:tc>
      </w:tr>
      <w:tr w:rsidR="007601C5" w:rsidRPr="005C403B" w:rsidTr="004D4441">
        <w:tc>
          <w:tcPr>
            <w:tcW w:w="567" w:type="dxa"/>
            <w:tcBorders>
              <w:right w:val="single" w:sz="4" w:space="0" w:color="auto"/>
            </w:tcBorders>
            <w:shd w:val="clear" w:color="auto" w:fill="auto"/>
          </w:tcPr>
          <w:p w:rsidR="007601C5" w:rsidRPr="005C403B" w:rsidRDefault="007601C5" w:rsidP="00EF6966">
            <w:pPr>
              <w:pStyle w:val="NormalWeb"/>
              <w:numPr>
                <w:ilvl w:val="0"/>
                <w:numId w:val="120"/>
              </w:numPr>
              <w:spacing w:before="0" w:beforeAutospacing="0" w:after="0" w:afterAutospacing="0"/>
              <w:ind w:left="214"/>
              <w:jc w:val="center"/>
              <w:rPr>
                <w:rFonts w:ascii="Arial Narrow" w:eastAsia="Times New Roman" w:hAnsi="Arial Narrow" w:cs="Times New Roman"/>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usuario confirma que desea deshacer los cambios. </w:t>
            </w:r>
          </w:p>
        </w:tc>
        <w:tc>
          <w:tcPr>
            <w:tcW w:w="5670" w:type="dxa"/>
            <w:gridSpan w:val="2"/>
            <w:tcBorders>
              <w:left w:val="single" w:sz="4" w:space="0" w:color="auto"/>
            </w:tcBorders>
            <w:shd w:val="clear" w:color="auto" w:fill="auto"/>
          </w:tcPr>
          <w:p w:rsidR="007601C5" w:rsidRPr="005C403B" w:rsidRDefault="007601C5" w:rsidP="00EF6966">
            <w:pPr>
              <w:pStyle w:val="NormalWeb"/>
              <w:numPr>
                <w:ilvl w:val="1"/>
                <w:numId w:val="120"/>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Pr="005C403B">
              <w:rPr>
                <w:rFonts w:ascii="Arial Narrow" w:eastAsia="Times New Roman" w:hAnsi="Arial Narrow"/>
                <w:b/>
              </w:rPr>
              <w:t>IU013</w:t>
            </w:r>
            <w:r w:rsidRPr="005C403B">
              <w:rPr>
                <w:rFonts w:ascii="Arial Narrow" w:eastAsia="Times New Roman" w:hAnsi="Arial Narrow"/>
              </w:rPr>
              <w:t xml:space="preserve"> con los datos iniciales.</w:t>
            </w:r>
          </w:p>
          <w:p w:rsidR="007601C5" w:rsidRPr="005C403B" w:rsidRDefault="007601C5" w:rsidP="004C2CB9">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Finaliza.</w:t>
            </w:r>
          </w:p>
        </w:tc>
      </w:tr>
      <w:tr w:rsidR="007601C5" w:rsidRPr="005C403B" w:rsidTr="004D4441">
        <w:tc>
          <w:tcPr>
            <w:tcW w:w="567" w:type="dxa"/>
            <w:tcBorders>
              <w:right w:val="single" w:sz="4" w:space="0" w:color="auto"/>
            </w:tcBorders>
            <w:shd w:val="clear" w:color="auto" w:fill="auto"/>
          </w:tcPr>
          <w:p w:rsidR="007601C5" w:rsidRPr="005C403B" w:rsidRDefault="007601C5" w:rsidP="00EF6966">
            <w:pPr>
              <w:pStyle w:val="NormalWeb"/>
              <w:numPr>
                <w:ilvl w:val="0"/>
                <w:numId w:val="120"/>
              </w:numPr>
              <w:spacing w:before="0" w:beforeAutospacing="0" w:after="0" w:afterAutospacing="0"/>
              <w:ind w:left="214"/>
              <w:jc w:val="center"/>
              <w:rPr>
                <w:rFonts w:ascii="Arial Narrow" w:eastAsia="Times New Roman" w:hAnsi="Arial Narrow" w:cs="Times New Roman"/>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que desea deshacer los cambios.</w:t>
            </w:r>
          </w:p>
        </w:tc>
        <w:tc>
          <w:tcPr>
            <w:tcW w:w="5670" w:type="dxa"/>
            <w:gridSpan w:val="2"/>
            <w:tcBorders>
              <w:left w:val="single" w:sz="4" w:space="0" w:color="auto"/>
            </w:tcBorders>
            <w:shd w:val="clear" w:color="auto" w:fill="auto"/>
          </w:tcPr>
          <w:p w:rsidR="007601C5" w:rsidRPr="005C403B" w:rsidRDefault="007601C5" w:rsidP="00EF6966">
            <w:pPr>
              <w:pStyle w:val="NormalWeb"/>
              <w:numPr>
                <w:ilvl w:val="1"/>
                <w:numId w:val="120"/>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IU013</w:t>
            </w:r>
            <w:r w:rsidRPr="005C403B">
              <w:rPr>
                <w:rFonts w:ascii="Arial Narrow" w:eastAsia="Times New Roman" w:hAnsi="Arial Narrow"/>
              </w:rPr>
              <w:t xml:space="preserve"> con los datos que están siendo registrados por el usuario.</w:t>
            </w:r>
          </w:p>
          <w:p w:rsidR="007601C5" w:rsidRPr="005C403B" w:rsidRDefault="007601C5" w:rsidP="004C2CB9">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continúa en el paso 6.</w:t>
            </w:r>
          </w:p>
        </w:tc>
      </w:tr>
      <w:tr w:rsidR="007601C5" w:rsidRPr="005C403B" w:rsidTr="004D4441">
        <w:tc>
          <w:tcPr>
            <w:tcW w:w="9356" w:type="dxa"/>
            <w:gridSpan w:val="4"/>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4D4441">
        <w:tc>
          <w:tcPr>
            <w:tcW w:w="567" w:type="dxa"/>
            <w:tcBorders>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left w:val="single" w:sz="4" w:space="0" w:color="auto"/>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tcBorders>
              <w:lef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4D4441">
        <w:tc>
          <w:tcPr>
            <w:tcW w:w="567" w:type="dxa"/>
            <w:tcBorders>
              <w:right w:val="single" w:sz="4" w:space="0" w:color="auto"/>
            </w:tcBorders>
            <w:shd w:val="clear" w:color="auto" w:fill="auto"/>
          </w:tcPr>
          <w:p w:rsidR="007601C5" w:rsidRPr="005C403B" w:rsidRDefault="007601C5" w:rsidP="00EF6966">
            <w:pPr>
              <w:pStyle w:val="NormalWeb"/>
              <w:numPr>
                <w:ilvl w:val="0"/>
                <w:numId w:val="121"/>
              </w:numPr>
              <w:spacing w:before="0" w:beforeAutospacing="0" w:after="0" w:afterAutospacing="0"/>
              <w:ind w:left="356"/>
              <w:jc w:val="center"/>
              <w:rPr>
                <w:rFonts w:ascii="Arial Narrow" w:eastAsia="Times New Roman" w:hAnsi="Arial Narrow" w:cs="Times New Roman"/>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el cambio.</w:t>
            </w:r>
          </w:p>
        </w:tc>
        <w:tc>
          <w:tcPr>
            <w:tcW w:w="5670" w:type="dxa"/>
            <w:gridSpan w:val="2"/>
            <w:tcBorders>
              <w:left w:val="single" w:sz="4" w:space="0" w:color="auto"/>
            </w:tcBorders>
            <w:shd w:val="clear" w:color="auto" w:fill="auto"/>
          </w:tcPr>
          <w:p w:rsidR="007601C5" w:rsidRPr="005C403B" w:rsidRDefault="007601C5" w:rsidP="00EF6966">
            <w:pPr>
              <w:pStyle w:val="NormalWeb"/>
              <w:numPr>
                <w:ilvl w:val="1"/>
                <w:numId w:val="121"/>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IU013</w:t>
            </w:r>
            <w:r w:rsidRPr="005C403B">
              <w:rPr>
                <w:rFonts w:ascii="Arial Narrow" w:eastAsia="Times New Roman" w:hAnsi="Arial Narrow"/>
              </w:rPr>
              <w:t xml:space="preserve"> con los datos que están siendo registrados por el usuario.</w:t>
            </w:r>
          </w:p>
          <w:p w:rsidR="007601C5" w:rsidRPr="005C403B" w:rsidRDefault="007601C5" w:rsidP="004C2CB9">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continúa en el paso 2.</w:t>
            </w:r>
          </w:p>
        </w:tc>
      </w:tr>
      <w:tr w:rsidR="007601C5" w:rsidRPr="005C403B" w:rsidTr="004D4441">
        <w:trPr>
          <w:trHeight w:val="223"/>
        </w:trPr>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4D444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3"/>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106591" w:rsidTr="004D4441">
        <w:tc>
          <w:tcPr>
            <w:tcW w:w="567" w:type="dxa"/>
          </w:tcPr>
          <w:p w:rsidR="007601C5" w:rsidRPr="00106591" w:rsidRDefault="007601C5" w:rsidP="007601C5">
            <w:pPr>
              <w:pStyle w:val="Piedepgina"/>
              <w:tabs>
                <w:tab w:val="clear" w:pos="4419"/>
                <w:tab w:val="clear" w:pos="8838"/>
              </w:tabs>
              <w:rPr>
                <w:rFonts w:ascii="Arial Narrow" w:hAnsi="Arial Narrow" w:cs="Times New Roman"/>
                <w:strike/>
                <w:szCs w:val="20"/>
                <w:lang w:val="es-ES"/>
              </w:rPr>
            </w:pPr>
            <w:r w:rsidRPr="00106591">
              <w:rPr>
                <w:rFonts w:ascii="Arial Narrow" w:hAnsi="Arial Narrow" w:cs="Times New Roman"/>
                <w:strike/>
                <w:szCs w:val="20"/>
                <w:lang w:val="es-ES"/>
              </w:rPr>
              <w:t>1</w:t>
            </w:r>
          </w:p>
        </w:tc>
        <w:tc>
          <w:tcPr>
            <w:tcW w:w="8789" w:type="dxa"/>
            <w:gridSpan w:val="3"/>
          </w:tcPr>
          <w:p w:rsidR="007601C5" w:rsidRPr="00106591" w:rsidRDefault="007601C5" w:rsidP="00634FF6">
            <w:pPr>
              <w:rPr>
                <w:rFonts w:ascii="Arial Narrow" w:hAnsi="Arial Narrow"/>
                <w:strike/>
                <w:sz w:val="20"/>
                <w:szCs w:val="20"/>
              </w:rPr>
            </w:pPr>
            <w:r w:rsidRPr="00106591">
              <w:rPr>
                <w:rFonts w:ascii="Arial Narrow" w:hAnsi="Arial Narrow"/>
                <w:strike/>
                <w:sz w:val="20"/>
                <w:szCs w:val="20"/>
              </w:rPr>
              <w:t xml:space="preserve">En (2), en caso de que se haya ingresado un valor diferente a un entero positivo (por ejemplo: -5 o 1.3), el sistema muestra el siguiente mensaje: </w:t>
            </w:r>
            <w:r w:rsidRPr="00106591">
              <w:rPr>
                <w:rFonts w:ascii="Arial Narrow" w:hAnsi="Arial Narrow"/>
                <w:b/>
                <w:strike/>
                <w:sz w:val="20"/>
                <w:szCs w:val="20"/>
              </w:rPr>
              <w:t>“</w:t>
            </w:r>
            <w:r w:rsidR="00634FF6" w:rsidRPr="00106591">
              <w:rPr>
                <w:rFonts w:ascii="Arial Narrow" w:hAnsi="Arial Narrow"/>
                <w:b/>
                <w:strike/>
                <w:sz w:val="20"/>
                <w:szCs w:val="20"/>
              </w:rPr>
              <w:t>El</w:t>
            </w:r>
            <w:r w:rsidRPr="00106591">
              <w:rPr>
                <w:rFonts w:ascii="Arial Narrow" w:hAnsi="Arial Narrow"/>
                <w:b/>
                <w:i/>
                <w:strike/>
                <w:sz w:val="20"/>
                <w:szCs w:val="20"/>
              </w:rPr>
              <w:t xml:space="preserve"> va</w:t>
            </w:r>
            <w:r w:rsidR="009D06DF" w:rsidRPr="00106591">
              <w:rPr>
                <w:rFonts w:ascii="Arial Narrow" w:hAnsi="Arial Narrow"/>
                <w:b/>
                <w:i/>
                <w:strike/>
                <w:sz w:val="20"/>
                <w:szCs w:val="20"/>
              </w:rPr>
              <w:t>lor ingresado para el Operador &lt;</w:t>
            </w:r>
            <w:proofErr w:type="spellStart"/>
            <w:r w:rsidR="009D06DF" w:rsidRPr="00106591">
              <w:rPr>
                <w:rFonts w:ascii="Arial Narrow" w:hAnsi="Arial Narrow"/>
                <w:b/>
                <w:i/>
                <w:strike/>
                <w:sz w:val="20"/>
                <w:szCs w:val="20"/>
              </w:rPr>
              <w:t>co</w:t>
            </w:r>
            <w:r w:rsidRPr="00106591">
              <w:rPr>
                <w:rFonts w:ascii="Arial Narrow" w:hAnsi="Arial Narrow"/>
                <w:b/>
                <w:i/>
                <w:strike/>
                <w:sz w:val="20"/>
                <w:szCs w:val="20"/>
              </w:rPr>
              <w:t>digoOperador</w:t>
            </w:r>
            <w:proofErr w:type="spellEnd"/>
            <w:r w:rsidR="009D06DF" w:rsidRPr="00106591">
              <w:rPr>
                <w:rFonts w:ascii="Arial Narrow" w:hAnsi="Arial Narrow"/>
                <w:b/>
                <w:i/>
                <w:strike/>
                <w:sz w:val="20"/>
                <w:szCs w:val="20"/>
              </w:rPr>
              <w:t>&gt;</w:t>
            </w:r>
            <w:r w:rsidRPr="00106591">
              <w:rPr>
                <w:rFonts w:ascii="Arial Narrow" w:hAnsi="Arial Narrow"/>
                <w:b/>
                <w:strike/>
                <w:sz w:val="20"/>
                <w:szCs w:val="20"/>
              </w:rPr>
              <w:t>, debe ser un entero positivo”</w:t>
            </w:r>
            <w:r w:rsidRPr="00106591">
              <w:rPr>
                <w:rFonts w:ascii="Arial Narrow" w:hAnsi="Arial Narrow"/>
                <w:strike/>
                <w:sz w:val="20"/>
                <w:szCs w:val="20"/>
              </w:rPr>
              <w:t>, permitiendo corregir el dato.</w:t>
            </w:r>
          </w:p>
        </w:tc>
      </w:tr>
      <w:tr w:rsidR="007601C5" w:rsidRPr="005C403B" w:rsidTr="004D4441">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4D4441">
        <w:tc>
          <w:tcPr>
            <w:tcW w:w="9356" w:type="dxa"/>
            <w:gridSpan w:val="4"/>
          </w:tcPr>
          <w:p w:rsidR="007601C5" w:rsidRPr="005C403B" w:rsidRDefault="00A73A8B" w:rsidP="00A73A8B">
            <w:pPr>
              <w:rPr>
                <w:rFonts w:ascii="Arial Narrow" w:hAnsi="Arial Narrow"/>
                <w:sz w:val="20"/>
                <w:szCs w:val="20"/>
              </w:rPr>
            </w:pPr>
            <w:r>
              <w:rPr>
                <w:rFonts w:ascii="Arial Narrow" w:hAnsi="Arial Narrow"/>
                <w:sz w:val="20"/>
                <w:szCs w:val="20"/>
                <w:lang w:val="en-US"/>
              </w:rPr>
              <w:t>RF7</w:t>
            </w:r>
          </w:p>
        </w:tc>
      </w:tr>
      <w:tr w:rsidR="007601C5" w:rsidRPr="005C403B" w:rsidTr="004D4441">
        <w:tc>
          <w:tcPr>
            <w:tcW w:w="9356"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4D4441">
        <w:tc>
          <w:tcPr>
            <w:tcW w:w="9356" w:type="dxa"/>
            <w:gridSpan w:val="4"/>
          </w:tcPr>
          <w:p w:rsidR="007601C5" w:rsidRPr="005C403B" w:rsidRDefault="006531D7" w:rsidP="007601C5">
            <w:pPr>
              <w:rPr>
                <w:rFonts w:ascii="Arial Narrow" w:hAnsi="Arial Narrow"/>
                <w:sz w:val="20"/>
                <w:szCs w:val="20"/>
                <w:highlight w:val="yellow"/>
              </w:rPr>
            </w:pPr>
            <w:r>
              <w:rPr>
                <w:rFonts w:ascii="Arial Narrow" w:hAnsi="Arial Narrow"/>
                <w:sz w:val="20"/>
                <w:szCs w:val="20"/>
              </w:rPr>
              <w:t>IU020</w:t>
            </w:r>
          </w:p>
        </w:tc>
      </w:tr>
    </w:tbl>
    <w:p w:rsidR="007601C5" w:rsidRPr="005C403B" w:rsidRDefault="007601C5" w:rsidP="007601C5">
      <w:pPr>
        <w:rPr>
          <w:rFonts w:ascii="Arial Narrow" w:hAnsi="Arial Narrow"/>
          <w:sz w:val="20"/>
          <w:szCs w:val="20"/>
        </w:rPr>
      </w:pPr>
    </w:p>
    <w:tbl>
      <w:tblPr>
        <w:tblW w:w="9356"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5670"/>
      </w:tblGrid>
      <w:tr w:rsidR="007601C5" w:rsidRPr="005C403B" w:rsidTr="0014560F">
        <w:tc>
          <w:tcPr>
            <w:tcW w:w="3686"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0" w:type="dxa"/>
          </w:tcPr>
          <w:p w:rsidR="007601C5" w:rsidRPr="005C403B" w:rsidRDefault="0030735A" w:rsidP="007601C5">
            <w:pPr>
              <w:rPr>
                <w:rFonts w:ascii="Arial Narrow" w:hAnsi="Arial Narrow"/>
                <w:sz w:val="20"/>
                <w:szCs w:val="20"/>
              </w:rPr>
            </w:pPr>
            <w:r>
              <w:rPr>
                <w:rFonts w:ascii="Arial Narrow" w:hAnsi="Arial Narrow"/>
                <w:sz w:val="20"/>
                <w:szCs w:val="20"/>
              </w:rPr>
              <w:t>CUS13</w:t>
            </w:r>
            <w:r w:rsidR="007601C5" w:rsidRPr="005C403B">
              <w:rPr>
                <w:rFonts w:ascii="Arial Narrow" w:hAnsi="Arial Narrow"/>
                <w:sz w:val="20"/>
                <w:szCs w:val="20"/>
              </w:rPr>
              <w:t xml:space="preserve"> Consultar Paquetes formados</w:t>
            </w:r>
          </w:p>
        </w:tc>
      </w:tr>
      <w:tr w:rsidR="007601C5" w:rsidRPr="005C403B" w:rsidTr="0014560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14560F">
        <w:tc>
          <w:tcPr>
            <w:tcW w:w="9356" w:type="dxa"/>
            <w:gridSpan w:val="3"/>
          </w:tcPr>
          <w:p w:rsidR="007601C5" w:rsidRPr="005C403B" w:rsidRDefault="007601C5" w:rsidP="007601C5">
            <w:pPr>
              <w:spacing w:before="40" w:after="40"/>
              <w:rPr>
                <w:rFonts w:ascii="Arial Narrow" w:hAnsi="Arial Narrow" w:cs="Arial"/>
                <w:sz w:val="20"/>
                <w:szCs w:val="20"/>
              </w:rPr>
            </w:pPr>
            <w:r w:rsidRPr="005C403B">
              <w:rPr>
                <w:rFonts w:ascii="Arial Narrow" w:hAnsi="Arial Narrow" w:cs="Arial"/>
                <w:sz w:val="20"/>
                <w:szCs w:val="20"/>
              </w:rPr>
              <w:t xml:space="preserve">Consulta de los paquetes formados </w:t>
            </w:r>
          </w:p>
        </w:tc>
      </w:tr>
      <w:tr w:rsidR="007601C5" w:rsidRPr="005C403B" w:rsidTr="0014560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14560F">
        <w:tc>
          <w:tcPr>
            <w:tcW w:w="935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14560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14560F">
        <w:tc>
          <w:tcPr>
            <w:tcW w:w="9356" w:type="dxa"/>
            <w:gridSpan w:val="3"/>
          </w:tcPr>
          <w:p w:rsidR="007601C5" w:rsidRPr="005C403B" w:rsidRDefault="007601C5" w:rsidP="007601C5">
            <w:pPr>
              <w:spacing w:before="40" w:after="40"/>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7601C5">
            <w:pPr>
              <w:jc w:val="left"/>
              <w:rPr>
                <w:rFonts w:ascii="Arial Narrow" w:hAnsi="Arial Narrow"/>
                <w:sz w:val="20"/>
                <w:szCs w:val="20"/>
              </w:rPr>
            </w:pPr>
            <w:r w:rsidRPr="005C403B">
              <w:rPr>
                <w:rFonts w:ascii="Arial Narrow" w:hAnsi="Arial Narrow"/>
                <w:sz w:val="20"/>
                <w:szCs w:val="20"/>
              </w:rP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p w:rsidR="007601C5" w:rsidRPr="005877FC" w:rsidRDefault="007601C5" w:rsidP="005877FC">
            <w:pPr>
              <w:jc w:val="left"/>
              <w:rPr>
                <w:rFonts w:ascii="Arial Narrow" w:hAnsi="Arial Narrow"/>
                <w:sz w:val="20"/>
                <w:szCs w:val="20"/>
              </w:rPr>
            </w:pPr>
            <w:r w:rsidRPr="005C403B">
              <w:rPr>
                <w:rFonts w:ascii="Arial Narrow" w:hAnsi="Arial Narrow"/>
                <w:sz w:val="20"/>
                <w:szCs w:val="20"/>
              </w:rPr>
              <w:t>Se hayan cargado las opciones correspondientes al Rol con que cuente el us</w:t>
            </w:r>
            <w:r w:rsidR="005877FC">
              <w:rPr>
                <w:rFonts w:ascii="Arial Narrow" w:hAnsi="Arial Narrow"/>
                <w:sz w:val="20"/>
                <w:szCs w:val="20"/>
              </w:rPr>
              <w:t>uario que ingresa a esta opción</w:t>
            </w:r>
          </w:p>
        </w:tc>
      </w:tr>
      <w:tr w:rsidR="007601C5" w:rsidRPr="005C403B" w:rsidTr="0014560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14560F">
        <w:tc>
          <w:tcPr>
            <w:tcW w:w="9356" w:type="dxa"/>
            <w:gridSpan w:val="3"/>
          </w:tcPr>
          <w:p w:rsidR="007601C5" w:rsidRPr="005C403B" w:rsidRDefault="007601C5" w:rsidP="007601C5">
            <w:pPr>
              <w:spacing w:before="40" w:after="40"/>
              <w:rPr>
                <w:rFonts w:ascii="Arial Narrow" w:hAnsi="Arial Narrow"/>
                <w:sz w:val="20"/>
                <w:szCs w:val="20"/>
              </w:rPr>
            </w:pPr>
            <w:r w:rsidRPr="005C403B">
              <w:rPr>
                <w:rFonts w:ascii="Arial Narrow" w:hAnsi="Arial Narrow" w:cs="Arial"/>
                <w:sz w:val="20"/>
                <w:szCs w:val="20"/>
              </w:rPr>
              <w:t>Que el usuario obtenga el reporte de los paquetes formados.</w:t>
            </w:r>
          </w:p>
        </w:tc>
      </w:tr>
      <w:tr w:rsidR="007601C5" w:rsidRPr="005C403B" w:rsidTr="0014560F">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14560F">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902245" w:rsidTr="0014560F">
        <w:tc>
          <w:tcPr>
            <w:tcW w:w="567" w:type="dxa"/>
          </w:tcPr>
          <w:p w:rsidR="007601C5" w:rsidRPr="00902245" w:rsidRDefault="007601C5" w:rsidP="00EF6966">
            <w:pPr>
              <w:pStyle w:val="NormalWeb"/>
              <w:numPr>
                <w:ilvl w:val="0"/>
                <w:numId w:val="61"/>
              </w:numPr>
              <w:spacing w:before="0" w:beforeAutospacing="0" w:after="0" w:afterAutospacing="0"/>
              <w:ind w:left="356"/>
              <w:jc w:val="center"/>
              <w:rPr>
                <w:rFonts w:ascii="Arial Narrow" w:eastAsia="Times New Roman" w:hAnsi="Arial Narrow"/>
              </w:rPr>
            </w:pPr>
          </w:p>
        </w:tc>
        <w:tc>
          <w:tcPr>
            <w:tcW w:w="3119" w:type="dxa"/>
          </w:tcPr>
          <w:p w:rsidR="007601C5" w:rsidRPr="00902245"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902245">
              <w:rPr>
                <w:rFonts w:ascii="Arial Narrow" w:hAnsi="Arial Narrow" w:cs="Arial"/>
                <w:b w:val="0"/>
                <w:sz w:val="20"/>
                <w:lang w:val="es-ES"/>
              </w:rPr>
              <w:t>El usuario selecciona la opción del menú.</w:t>
            </w:r>
          </w:p>
          <w:p w:rsidR="007601C5" w:rsidRPr="00902245" w:rsidRDefault="007601C5" w:rsidP="007601C5">
            <w:pPr>
              <w:pStyle w:val="NormalWeb"/>
              <w:spacing w:before="0" w:beforeAutospacing="0" w:after="0" w:afterAutospacing="0"/>
              <w:rPr>
                <w:rFonts w:ascii="Arial Narrow" w:hAnsi="Arial Narrow"/>
                <w:b/>
                <w:shd w:val="clear" w:color="auto" w:fill="FFFFFF" w:themeFill="background1"/>
              </w:rPr>
            </w:pPr>
            <w:r w:rsidRPr="00902245">
              <w:rPr>
                <w:rFonts w:ascii="Arial Narrow" w:hAnsi="Arial Narrow"/>
                <w:b/>
                <w:strike/>
                <w:shd w:val="clear" w:color="auto" w:fill="FFFFFF" w:themeFill="background1"/>
              </w:rPr>
              <w:t xml:space="preserve">Despacho aduanero de Ingreso </w:t>
            </w:r>
            <w:r w:rsidRPr="00902245">
              <w:rPr>
                <w:rFonts w:ascii="Arial Narrow" w:hAnsi="Arial Narrow"/>
                <w:b/>
                <w:strike/>
                <w:shd w:val="clear" w:color="auto" w:fill="FFFFFF" w:themeFill="background1"/>
              </w:rPr>
              <w:sym w:font="Wingdings" w:char="F0E0"/>
            </w:r>
            <w:r w:rsidRPr="00902245">
              <w:rPr>
                <w:rFonts w:ascii="Arial Narrow" w:hAnsi="Arial Narrow"/>
                <w:b/>
                <w:strike/>
                <w:shd w:val="clear" w:color="auto" w:fill="FFFFFF" w:themeFill="background1"/>
              </w:rPr>
              <w:t xml:space="preserve"> Asignación en Bloque </w:t>
            </w:r>
            <w:r w:rsidRPr="00902245">
              <w:rPr>
                <w:rFonts w:ascii="Arial Narrow" w:hAnsi="Arial Narrow"/>
                <w:b/>
                <w:strike/>
                <w:shd w:val="clear" w:color="auto" w:fill="FFFFFF" w:themeFill="background1"/>
              </w:rPr>
              <w:sym w:font="Wingdings" w:char="F0E0"/>
            </w:r>
            <w:r w:rsidRPr="00902245">
              <w:rPr>
                <w:rFonts w:ascii="Arial Narrow" w:hAnsi="Arial Narrow"/>
                <w:b/>
                <w:shd w:val="clear" w:color="auto" w:fill="FFFFFF" w:themeFill="background1"/>
              </w:rPr>
              <w:t xml:space="preserve"> Consulta de  paquetes formados</w:t>
            </w:r>
          </w:p>
          <w:p w:rsidR="007601C5" w:rsidRPr="00902245" w:rsidRDefault="007601C5" w:rsidP="007601C5">
            <w:pPr>
              <w:pStyle w:val="NormalWeb"/>
              <w:spacing w:before="0" w:beforeAutospacing="0" w:after="0" w:afterAutospacing="0"/>
              <w:rPr>
                <w:rFonts w:ascii="Arial Narrow" w:eastAsia="Times New Roman" w:hAnsi="Arial Narrow"/>
                <w:strike/>
              </w:rPr>
            </w:pPr>
            <w:r w:rsidRPr="00902245">
              <w:rPr>
                <w:rFonts w:ascii="Arial Narrow" w:hAnsi="Arial Narrow"/>
                <w:strike/>
                <w:shd w:val="clear" w:color="auto" w:fill="FFFFFF" w:themeFill="background1"/>
              </w:rPr>
              <w:t>En la IU001</w:t>
            </w:r>
          </w:p>
        </w:tc>
        <w:tc>
          <w:tcPr>
            <w:tcW w:w="5670" w:type="dxa"/>
          </w:tcPr>
          <w:p w:rsidR="00381946" w:rsidRPr="00902245" w:rsidRDefault="00D114DF" w:rsidP="00EF6966">
            <w:pPr>
              <w:pStyle w:val="NormalWeb"/>
              <w:numPr>
                <w:ilvl w:val="1"/>
                <w:numId w:val="61"/>
              </w:numPr>
              <w:spacing w:before="0" w:beforeAutospacing="0" w:after="0" w:afterAutospacing="0"/>
              <w:ind w:left="355" w:hanging="355"/>
              <w:rPr>
                <w:rFonts w:ascii="Arial Narrow" w:hAnsi="Arial Narrow"/>
              </w:rPr>
            </w:pPr>
            <w:r w:rsidRPr="00902245">
              <w:rPr>
                <w:rFonts w:ascii="Arial Narrow" w:hAnsi="Arial Narrow"/>
              </w:rPr>
              <w:t>El sistema muestra la interfaz “IU0</w:t>
            </w:r>
            <w:r w:rsidR="009157A1" w:rsidRPr="00902245">
              <w:rPr>
                <w:rFonts w:ascii="Arial Narrow" w:hAnsi="Arial Narrow"/>
              </w:rPr>
              <w:t>2</w:t>
            </w:r>
            <w:r w:rsidRPr="00902245">
              <w:rPr>
                <w:rFonts w:ascii="Arial Narrow" w:hAnsi="Arial Narrow"/>
              </w:rPr>
              <w:t xml:space="preserve">1”, con los siguientes campos: </w:t>
            </w:r>
          </w:p>
          <w:p w:rsidR="00381946" w:rsidRPr="00902245" w:rsidRDefault="00381946" w:rsidP="00EF6966">
            <w:pPr>
              <w:pStyle w:val="Prrafodelista"/>
              <w:numPr>
                <w:ilvl w:val="0"/>
                <w:numId w:val="79"/>
              </w:numPr>
              <w:rPr>
                <w:rFonts w:ascii="Arial Narrow" w:hAnsi="Arial Narrow"/>
                <w:sz w:val="20"/>
                <w:szCs w:val="20"/>
                <w:highlight w:val="yellow"/>
              </w:rPr>
            </w:pPr>
            <w:r w:rsidRPr="00902245">
              <w:rPr>
                <w:rFonts w:ascii="Arial Narrow" w:hAnsi="Arial Narrow"/>
                <w:b/>
                <w:sz w:val="20"/>
                <w:szCs w:val="20"/>
                <w:highlight w:val="yellow"/>
              </w:rPr>
              <w:t>Aduana</w:t>
            </w:r>
            <w:r w:rsidRPr="00902245">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381946" w:rsidRPr="00902245" w:rsidRDefault="00381946" w:rsidP="00EF6966">
            <w:pPr>
              <w:pStyle w:val="Prrafodelista"/>
              <w:numPr>
                <w:ilvl w:val="0"/>
                <w:numId w:val="80"/>
              </w:numPr>
              <w:rPr>
                <w:rFonts w:ascii="Arial Narrow" w:hAnsi="Arial Narrow"/>
                <w:b/>
                <w:sz w:val="20"/>
                <w:szCs w:val="20"/>
                <w:highlight w:val="yellow"/>
              </w:rPr>
            </w:pPr>
            <w:r w:rsidRPr="00902245">
              <w:rPr>
                <w:rFonts w:ascii="Arial Narrow" w:hAnsi="Arial Narrow"/>
                <w:b/>
                <w:sz w:val="20"/>
                <w:szCs w:val="20"/>
                <w:highlight w:val="yellow"/>
              </w:rPr>
              <w:t>Si el usuario autenticado tiene el rol</w:t>
            </w:r>
            <w:r w:rsidRPr="00902245">
              <w:rPr>
                <w:rFonts w:ascii="Arial Narrow" w:hAnsi="Arial Narrow"/>
                <w:sz w:val="20"/>
                <w:szCs w:val="20"/>
                <w:highlight w:val="yellow"/>
              </w:rPr>
              <w:t xml:space="preserve"> </w:t>
            </w:r>
            <w:r w:rsidRPr="00902245">
              <w:rPr>
                <w:rFonts w:ascii="Arial Narrow" w:hAnsi="Arial Narrow"/>
                <w:b/>
                <w:sz w:val="20"/>
                <w:szCs w:val="20"/>
                <w:highlight w:val="yellow"/>
              </w:rPr>
              <w:t>Jefe o Supervisor de régimen</w:t>
            </w:r>
            <w:r w:rsidR="00B270AC">
              <w:rPr>
                <w:rFonts w:ascii="Arial Narrow" w:hAnsi="Arial Narrow"/>
                <w:b/>
                <w:sz w:val="20"/>
                <w:szCs w:val="20"/>
                <w:highlight w:val="yellow"/>
              </w:rPr>
              <w:t xml:space="preserve"> </w:t>
            </w:r>
            <w:r w:rsidR="00B270AC">
              <w:rPr>
                <w:rFonts w:ascii="Arial Narrow" w:hAnsi="Arial Narrow" w:cs="Arial"/>
                <w:b/>
                <w:bCs/>
                <w:sz w:val="20"/>
                <w:szCs w:val="20"/>
                <w:highlight w:val="green"/>
                <w:lang w:val="es-PE" w:eastAsia="es-PE"/>
              </w:rPr>
              <w:t>(ver Anexo 1)</w:t>
            </w:r>
            <w:r w:rsidRPr="00902245">
              <w:rPr>
                <w:rFonts w:ascii="Arial Narrow" w:hAnsi="Arial Narrow"/>
                <w:b/>
                <w:sz w:val="20"/>
                <w:szCs w:val="20"/>
                <w:highlight w:val="yellow"/>
              </w:rPr>
              <w:t>:</w:t>
            </w:r>
          </w:p>
          <w:p w:rsidR="00381946" w:rsidRPr="00902245" w:rsidRDefault="00381946" w:rsidP="002400D3">
            <w:pPr>
              <w:pStyle w:val="Prrafodelista"/>
              <w:ind w:left="1075"/>
              <w:rPr>
                <w:rFonts w:ascii="Arial Narrow" w:hAnsi="Arial Narrow"/>
                <w:sz w:val="20"/>
                <w:szCs w:val="20"/>
                <w:highlight w:val="yellow"/>
              </w:rPr>
            </w:pPr>
            <w:r w:rsidRPr="00902245">
              <w:rPr>
                <w:rFonts w:ascii="Arial Narrow" w:hAnsi="Arial Narrow"/>
                <w:sz w:val="20"/>
                <w:szCs w:val="20"/>
                <w:highlight w:val="yellow"/>
              </w:rPr>
              <w:t>Si la aduana del funcionario autenticado corresponde a una aduana asociada, entonces se muestran todas las aduanas que forman parte de la asociación, caso contrario se muestra solo la aduana del funcionario autenticado en la lista deshabilitada.</w:t>
            </w:r>
          </w:p>
          <w:p w:rsidR="00381946" w:rsidRPr="00902245" w:rsidRDefault="00381946" w:rsidP="00EF6966">
            <w:pPr>
              <w:pStyle w:val="Prrafodelista"/>
              <w:numPr>
                <w:ilvl w:val="0"/>
                <w:numId w:val="80"/>
              </w:numPr>
              <w:rPr>
                <w:rFonts w:ascii="Arial Narrow" w:hAnsi="Arial Narrow"/>
                <w:b/>
                <w:sz w:val="20"/>
                <w:szCs w:val="20"/>
                <w:highlight w:val="yellow"/>
              </w:rPr>
            </w:pPr>
            <w:r w:rsidRPr="00902245">
              <w:rPr>
                <w:rFonts w:ascii="Arial Narrow" w:hAnsi="Arial Narrow"/>
                <w:b/>
                <w:sz w:val="20"/>
                <w:szCs w:val="20"/>
                <w:highlight w:val="yellow"/>
              </w:rPr>
              <w:t>Si el usuario autenticado tiene asignado el rol</w:t>
            </w:r>
            <w:r w:rsidRPr="00902245">
              <w:rPr>
                <w:rFonts w:ascii="Arial Narrow" w:hAnsi="Arial Narrow"/>
                <w:sz w:val="20"/>
                <w:szCs w:val="20"/>
                <w:highlight w:val="yellow"/>
              </w:rPr>
              <w:t xml:space="preserve"> </w:t>
            </w:r>
            <w:r w:rsidRPr="00902245">
              <w:rPr>
                <w:rFonts w:ascii="Arial Narrow" w:hAnsi="Arial Narrow"/>
                <w:b/>
                <w:sz w:val="20"/>
                <w:szCs w:val="20"/>
                <w:highlight w:val="yellow"/>
              </w:rPr>
              <w:lastRenderedPageBreak/>
              <w:t>Profesional normativo:</w:t>
            </w:r>
          </w:p>
          <w:p w:rsidR="00381946" w:rsidRPr="00902245" w:rsidRDefault="00381946" w:rsidP="002400D3">
            <w:pPr>
              <w:pStyle w:val="Prrafodelista"/>
              <w:ind w:left="1075"/>
              <w:rPr>
                <w:rFonts w:ascii="Arial Narrow" w:hAnsi="Arial Narrow"/>
                <w:sz w:val="20"/>
                <w:szCs w:val="20"/>
                <w:highlight w:val="yellow"/>
              </w:rPr>
            </w:pPr>
            <w:r w:rsidRPr="00902245">
              <w:rPr>
                <w:rFonts w:ascii="Arial Narrow" w:hAnsi="Arial Narrow"/>
                <w:sz w:val="20"/>
                <w:szCs w:val="20"/>
                <w:highlight w:val="yellow"/>
              </w:rPr>
              <w:t>Se muestran todas las aduanas.</w:t>
            </w:r>
          </w:p>
          <w:p w:rsidR="00D114DF" w:rsidRPr="00902245" w:rsidRDefault="00381946" w:rsidP="002400D3">
            <w:pPr>
              <w:pStyle w:val="Prrafodelista"/>
              <w:ind w:left="715"/>
              <w:rPr>
                <w:rFonts w:ascii="Arial Narrow" w:hAnsi="Arial Narrow"/>
                <w:sz w:val="20"/>
                <w:szCs w:val="20"/>
              </w:rPr>
            </w:pPr>
            <w:r w:rsidRPr="00902245">
              <w:rPr>
                <w:rFonts w:ascii="Arial Narrow" w:hAnsi="Arial Narrow"/>
                <w:sz w:val="20"/>
                <w:szCs w:val="20"/>
                <w:highlight w:val="yellow"/>
              </w:rPr>
              <w:t>En cualquier caso la aduana del funcionario se muestra seleccionada por defecto.</w:t>
            </w:r>
          </w:p>
          <w:p w:rsidR="00600FE6" w:rsidRPr="00902245" w:rsidRDefault="00600FE6" w:rsidP="00EF6966">
            <w:pPr>
              <w:pStyle w:val="Prrafodelista"/>
              <w:numPr>
                <w:ilvl w:val="0"/>
                <w:numId w:val="79"/>
              </w:numPr>
              <w:rPr>
                <w:rFonts w:ascii="Arial Narrow" w:hAnsi="Arial Narrow"/>
                <w:sz w:val="20"/>
                <w:szCs w:val="20"/>
              </w:rPr>
            </w:pPr>
            <w:r w:rsidRPr="00902245">
              <w:rPr>
                <w:rFonts w:ascii="Arial Narrow" w:hAnsi="Arial Narrow"/>
                <w:b/>
                <w:sz w:val="20"/>
                <w:szCs w:val="20"/>
                <w:highlight w:val="yellow"/>
              </w:rPr>
              <w:t xml:space="preserve">Unidad de despacho: </w:t>
            </w:r>
            <w:r w:rsidRPr="00902245">
              <w:rPr>
                <w:rFonts w:ascii="Arial Narrow" w:hAnsi="Arial Narrow"/>
                <w:sz w:val="20"/>
                <w:szCs w:val="20"/>
                <w:highlight w:val="yellow"/>
              </w:rPr>
              <w:t>Campo obligatorio, muestra la lista de unidades de despacho de la aduana y el rol del usuario autenticado. Se muestra seleccionado el primer elemento de la lista por defecto</w:t>
            </w:r>
            <w:r w:rsidR="002400D3">
              <w:rPr>
                <w:rFonts w:ascii="Arial Narrow" w:hAnsi="Arial Narrow"/>
                <w:sz w:val="20"/>
                <w:szCs w:val="20"/>
              </w:rPr>
              <w:t>.</w:t>
            </w:r>
          </w:p>
          <w:p w:rsidR="00FF713F" w:rsidRPr="00902245" w:rsidRDefault="00FF713F" w:rsidP="00EF6966">
            <w:pPr>
              <w:pStyle w:val="Prrafodelista"/>
              <w:numPr>
                <w:ilvl w:val="0"/>
                <w:numId w:val="79"/>
              </w:numPr>
              <w:rPr>
                <w:rFonts w:ascii="Arial Narrow" w:hAnsi="Arial Narrow"/>
                <w:b/>
                <w:sz w:val="20"/>
                <w:szCs w:val="20"/>
              </w:rPr>
            </w:pPr>
            <w:r w:rsidRPr="00902245">
              <w:rPr>
                <w:rFonts w:ascii="Arial Narrow" w:hAnsi="Arial Narrow"/>
                <w:b/>
                <w:sz w:val="20"/>
                <w:szCs w:val="20"/>
              </w:rPr>
              <w:t xml:space="preserve">Desde: </w:t>
            </w:r>
            <w:r w:rsidRPr="00902245">
              <w:rPr>
                <w:rFonts w:ascii="Arial Narrow" w:hAnsi="Arial Narrow"/>
                <w:sz w:val="20"/>
                <w:szCs w:val="20"/>
              </w:rPr>
              <w:t>campo obligatorio donde se ingresa la fecha de inicio de la consulta.</w:t>
            </w:r>
          </w:p>
          <w:p w:rsidR="00D114DF" w:rsidRPr="00902245" w:rsidRDefault="00FF713F" w:rsidP="00EF6966">
            <w:pPr>
              <w:pStyle w:val="Prrafodelista"/>
              <w:numPr>
                <w:ilvl w:val="0"/>
                <w:numId w:val="79"/>
              </w:numPr>
              <w:rPr>
                <w:rFonts w:ascii="Arial Narrow" w:hAnsi="Arial Narrow"/>
                <w:b/>
                <w:sz w:val="20"/>
                <w:szCs w:val="20"/>
              </w:rPr>
            </w:pPr>
            <w:r w:rsidRPr="00902245">
              <w:rPr>
                <w:rFonts w:ascii="Arial Narrow" w:hAnsi="Arial Narrow"/>
                <w:b/>
                <w:sz w:val="20"/>
                <w:szCs w:val="20"/>
              </w:rPr>
              <w:t xml:space="preserve">Hasta: </w:t>
            </w:r>
            <w:r w:rsidRPr="00902245">
              <w:rPr>
                <w:rFonts w:ascii="Arial Narrow" w:hAnsi="Arial Narrow"/>
                <w:sz w:val="20"/>
                <w:szCs w:val="20"/>
              </w:rPr>
              <w:t xml:space="preserve">campo obligatorio donde se ingresa la fecha de fin </w:t>
            </w:r>
            <w:r w:rsidR="00161632" w:rsidRPr="00902245">
              <w:rPr>
                <w:rFonts w:ascii="Arial Narrow" w:hAnsi="Arial Narrow"/>
                <w:sz w:val="20"/>
                <w:szCs w:val="20"/>
              </w:rPr>
              <w:t>de la consulta</w:t>
            </w:r>
            <w:r w:rsidRPr="00902245">
              <w:rPr>
                <w:rFonts w:ascii="Arial Narrow" w:hAnsi="Arial Narrow"/>
                <w:sz w:val="20"/>
                <w:szCs w:val="20"/>
              </w:rPr>
              <w:t>.</w:t>
            </w:r>
          </w:p>
          <w:p w:rsidR="00D114DF" w:rsidRPr="00902245" w:rsidRDefault="00D438CC" w:rsidP="00EF6966">
            <w:pPr>
              <w:pStyle w:val="Prrafodelista"/>
              <w:numPr>
                <w:ilvl w:val="0"/>
                <w:numId w:val="79"/>
              </w:numPr>
              <w:rPr>
                <w:rFonts w:ascii="Arial Narrow" w:hAnsi="Arial Narrow"/>
                <w:sz w:val="20"/>
                <w:szCs w:val="20"/>
              </w:rPr>
            </w:pPr>
            <w:r w:rsidRPr="00902245">
              <w:rPr>
                <w:rFonts w:ascii="Arial Narrow" w:hAnsi="Arial Narrow"/>
                <w:b/>
                <w:sz w:val="20"/>
                <w:szCs w:val="20"/>
              </w:rPr>
              <w:t xml:space="preserve">Ánfora: </w:t>
            </w:r>
            <w:r w:rsidRPr="00902245">
              <w:rPr>
                <w:rFonts w:ascii="Arial Narrow" w:hAnsi="Arial Narrow"/>
                <w:sz w:val="20"/>
                <w:szCs w:val="20"/>
                <w:highlight w:val="yellow"/>
              </w:rPr>
              <w:t xml:space="preserve">Campo obligatorio, muestra la lista de ánforas para el rol del usuario autenticado (Ver detalle en </w:t>
            </w:r>
            <w:r w:rsidR="000431D9" w:rsidRPr="00902245">
              <w:rPr>
                <w:rFonts w:ascii="Arial Narrow" w:hAnsi="Arial Narrow"/>
                <w:b/>
                <w:sz w:val="20"/>
                <w:szCs w:val="20"/>
                <w:highlight w:val="yellow"/>
              </w:rPr>
              <w:t>Anexo 12</w:t>
            </w:r>
            <w:r w:rsidRPr="00902245">
              <w:rPr>
                <w:rFonts w:ascii="Arial Narrow" w:hAnsi="Arial Narrow"/>
                <w:sz w:val="20"/>
                <w:szCs w:val="20"/>
                <w:highlight w:val="yellow"/>
              </w:rPr>
              <w:t>). Se muestra seleccionado el primer elemento de la lista por defecto</w:t>
            </w:r>
          </w:p>
          <w:p w:rsidR="00C46A5A" w:rsidRPr="00902245" w:rsidRDefault="00C46A5A" w:rsidP="00EF6966">
            <w:pPr>
              <w:pStyle w:val="Prrafodelista"/>
              <w:numPr>
                <w:ilvl w:val="0"/>
                <w:numId w:val="79"/>
              </w:numPr>
              <w:rPr>
                <w:rFonts w:ascii="Arial Narrow" w:hAnsi="Arial Narrow"/>
                <w:b/>
                <w:sz w:val="20"/>
                <w:szCs w:val="20"/>
                <w:highlight w:val="yellow"/>
              </w:rPr>
            </w:pPr>
            <w:r w:rsidRPr="00902245">
              <w:rPr>
                <w:rFonts w:ascii="Arial Narrow" w:hAnsi="Arial Narrow"/>
                <w:b/>
                <w:sz w:val="20"/>
                <w:szCs w:val="20"/>
                <w:highlight w:val="yellow"/>
              </w:rPr>
              <w:t xml:space="preserve">Turno: </w:t>
            </w:r>
            <w:r>
              <w:rPr>
                <w:rFonts w:ascii="Arial Narrow" w:hAnsi="Arial Narrow"/>
                <w:sz w:val="20"/>
                <w:szCs w:val="20"/>
                <w:highlight w:val="yellow"/>
              </w:rPr>
              <w:t>m</w:t>
            </w:r>
            <w:r w:rsidRPr="00902245">
              <w:rPr>
                <w:rFonts w:ascii="Arial Narrow" w:hAnsi="Arial Narrow"/>
                <w:sz w:val="20"/>
                <w:szCs w:val="20"/>
                <w:highlight w:val="yellow"/>
              </w:rPr>
              <w:t>uestra la lista de los turnos disponibles para la unidad de despacho y rango de fechas ingresados. Se muestra seleccionado el primer elemento de la lista por defecto.</w:t>
            </w:r>
          </w:p>
          <w:p w:rsidR="002C7740" w:rsidRPr="00902245" w:rsidRDefault="002C7740" w:rsidP="00EF6966">
            <w:pPr>
              <w:pStyle w:val="Prrafodelista"/>
              <w:numPr>
                <w:ilvl w:val="0"/>
                <w:numId w:val="79"/>
              </w:numPr>
              <w:rPr>
                <w:rFonts w:ascii="Arial Narrow" w:hAnsi="Arial Narrow"/>
                <w:sz w:val="20"/>
                <w:szCs w:val="20"/>
              </w:rPr>
            </w:pPr>
            <w:r w:rsidRPr="00902245">
              <w:rPr>
                <w:rFonts w:ascii="Arial Narrow" w:hAnsi="Arial Narrow"/>
                <w:b/>
                <w:sz w:val="20"/>
                <w:szCs w:val="20"/>
              </w:rPr>
              <w:t>Horario</w:t>
            </w:r>
            <w:r w:rsidRPr="00902245">
              <w:rPr>
                <w:rFonts w:ascii="Arial Narrow" w:hAnsi="Arial Narrow"/>
                <w:sz w:val="20"/>
                <w:szCs w:val="20"/>
              </w:rPr>
              <w:t xml:space="preserve">: </w:t>
            </w:r>
            <w:r w:rsidR="00255959">
              <w:rPr>
                <w:rFonts w:ascii="Arial Narrow" w:hAnsi="Arial Narrow"/>
                <w:sz w:val="20"/>
                <w:szCs w:val="20"/>
              </w:rPr>
              <w:t>m</w:t>
            </w:r>
            <w:r w:rsidR="00B24D61" w:rsidRPr="00902245">
              <w:rPr>
                <w:rFonts w:ascii="Arial Narrow" w:hAnsi="Arial Narrow"/>
                <w:sz w:val="20"/>
                <w:szCs w:val="20"/>
                <w:highlight w:val="yellow"/>
              </w:rPr>
              <w:t>uestra la lista</w:t>
            </w:r>
            <w:r w:rsidR="00EF09AE" w:rsidRPr="00902245">
              <w:rPr>
                <w:rFonts w:ascii="Arial Narrow" w:hAnsi="Arial Narrow"/>
                <w:sz w:val="20"/>
                <w:szCs w:val="20"/>
                <w:highlight w:val="yellow"/>
              </w:rPr>
              <w:t xml:space="preserve"> de los </w:t>
            </w:r>
            <w:r w:rsidR="00BE71CE">
              <w:rPr>
                <w:rFonts w:ascii="Arial Narrow" w:hAnsi="Arial Narrow"/>
                <w:sz w:val="20"/>
                <w:szCs w:val="20"/>
                <w:highlight w:val="yellow"/>
              </w:rPr>
              <w:t>horarios de corte,</w:t>
            </w:r>
            <w:r w:rsidR="00EF09AE" w:rsidRPr="00902245">
              <w:rPr>
                <w:rFonts w:ascii="Arial Narrow" w:hAnsi="Arial Narrow"/>
                <w:sz w:val="20"/>
                <w:szCs w:val="20"/>
                <w:highlight w:val="yellow"/>
              </w:rPr>
              <w:t xml:space="preserve"> </w:t>
            </w:r>
            <w:r w:rsidR="00BE71CE">
              <w:rPr>
                <w:rFonts w:ascii="Arial Narrow" w:hAnsi="Arial Narrow"/>
                <w:sz w:val="20"/>
                <w:szCs w:val="20"/>
                <w:highlight w:val="yellow"/>
              </w:rPr>
              <w:t xml:space="preserve">concatenados con la hora de sorteo, </w:t>
            </w:r>
            <w:r w:rsidR="00EF09AE" w:rsidRPr="00902245">
              <w:rPr>
                <w:rFonts w:ascii="Arial Narrow" w:hAnsi="Arial Narrow"/>
                <w:sz w:val="20"/>
                <w:szCs w:val="20"/>
                <w:highlight w:val="yellow"/>
              </w:rPr>
              <w:t xml:space="preserve">disponibles para </w:t>
            </w:r>
            <w:r w:rsidR="00255959">
              <w:rPr>
                <w:rFonts w:ascii="Arial Narrow" w:hAnsi="Arial Narrow"/>
                <w:sz w:val="20"/>
                <w:szCs w:val="20"/>
                <w:highlight w:val="yellow"/>
              </w:rPr>
              <w:t>el turno seleccionado</w:t>
            </w:r>
            <w:r w:rsidR="00EF09AE" w:rsidRPr="00902245">
              <w:rPr>
                <w:rFonts w:ascii="Arial Narrow" w:hAnsi="Arial Narrow"/>
                <w:sz w:val="20"/>
                <w:szCs w:val="20"/>
                <w:highlight w:val="yellow"/>
              </w:rPr>
              <w:t>.</w:t>
            </w:r>
            <w:r w:rsidR="00E605E6" w:rsidRPr="00902245">
              <w:rPr>
                <w:rFonts w:ascii="Arial Narrow" w:hAnsi="Arial Narrow"/>
                <w:sz w:val="20"/>
                <w:szCs w:val="20"/>
              </w:rPr>
              <w:t xml:space="preserve"> </w:t>
            </w:r>
            <w:r w:rsidRPr="00902245">
              <w:rPr>
                <w:rFonts w:ascii="Arial Narrow" w:hAnsi="Arial Narrow"/>
                <w:strike/>
                <w:sz w:val="20"/>
                <w:szCs w:val="20"/>
              </w:rPr>
              <w:t>con datos pre precargados pudiendo escoger solo uno, y los datos son los siguientes: (escritura)</w:t>
            </w:r>
          </w:p>
          <w:p w:rsidR="002C7740" w:rsidRPr="00902245" w:rsidRDefault="00BE71CE" w:rsidP="00EF6966">
            <w:pPr>
              <w:pStyle w:val="Prrafodelista"/>
              <w:numPr>
                <w:ilvl w:val="0"/>
                <w:numId w:val="80"/>
              </w:numPr>
              <w:rPr>
                <w:rFonts w:ascii="Arial Narrow" w:hAnsi="Arial Narrow"/>
                <w:sz w:val="20"/>
                <w:szCs w:val="20"/>
                <w:highlight w:val="yellow"/>
              </w:rPr>
            </w:pPr>
            <w:r>
              <w:rPr>
                <w:rFonts w:ascii="Arial Narrow" w:hAnsi="Arial Narrow"/>
                <w:sz w:val="20"/>
                <w:szCs w:val="20"/>
                <w:highlight w:val="yellow"/>
              </w:rPr>
              <w:t>Horario</w:t>
            </w:r>
            <w:r w:rsidR="002C7740" w:rsidRPr="00902245">
              <w:rPr>
                <w:rFonts w:ascii="Arial Narrow" w:hAnsi="Arial Narrow"/>
                <w:sz w:val="20"/>
                <w:szCs w:val="20"/>
                <w:highlight w:val="yellow"/>
              </w:rPr>
              <w:t xml:space="preserve"> &lt;Número de </w:t>
            </w:r>
            <w:r>
              <w:rPr>
                <w:rFonts w:ascii="Arial Narrow" w:hAnsi="Arial Narrow"/>
                <w:sz w:val="20"/>
                <w:szCs w:val="20"/>
                <w:highlight w:val="yellow"/>
              </w:rPr>
              <w:t>horario</w:t>
            </w:r>
            <w:r w:rsidR="002C7740" w:rsidRPr="00902245">
              <w:rPr>
                <w:rFonts w:ascii="Arial Narrow" w:hAnsi="Arial Narrow"/>
                <w:sz w:val="20"/>
                <w:szCs w:val="20"/>
                <w:highlight w:val="yellow"/>
              </w:rPr>
              <w:t>&gt;</w:t>
            </w:r>
            <w:r>
              <w:rPr>
                <w:rFonts w:ascii="Arial Narrow" w:hAnsi="Arial Narrow"/>
                <w:sz w:val="20"/>
                <w:szCs w:val="20"/>
                <w:highlight w:val="yellow"/>
              </w:rPr>
              <w:t xml:space="preserve"> &lt;</w:t>
            </w:r>
            <w:proofErr w:type="spellStart"/>
            <w:r>
              <w:rPr>
                <w:rFonts w:ascii="Arial Narrow" w:hAnsi="Arial Narrow"/>
                <w:sz w:val="20"/>
                <w:szCs w:val="20"/>
                <w:highlight w:val="yellow"/>
              </w:rPr>
              <w:t>horaCorte</w:t>
            </w:r>
            <w:proofErr w:type="spellEnd"/>
            <w:r>
              <w:rPr>
                <w:rFonts w:ascii="Arial Narrow" w:hAnsi="Arial Narrow"/>
                <w:sz w:val="20"/>
                <w:szCs w:val="20"/>
                <w:highlight w:val="yellow"/>
              </w:rPr>
              <w:t>&gt; - &lt;</w:t>
            </w:r>
            <w:proofErr w:type="spellStart"/>
            <w:r>
              <w:rPr>
                <w:rFonts w:ascii="Arial Narrow" w:hAnsi="Arial Narrow"/>
                <w:sz w:val="20"/>
                <w:szCs w:val="20"/>
                <w:highlight w:val="yellow"/>
              </w:rPr>
              <w:t>horaSorteo</w:t>
            </w:r>
            <w:proofErr w:type="spellEnd"/>
            <w:r>
              <w:rPr>
                <w:rFonts w:ascii="Arial Narrow" w:hAnsi="Arial Narrow"/>
                <w:sz w:val="20"/>
                <w:szCs w:val="20"/>
                <w:highlight w:val="yellow"/>
              </w:rPr>
              <w:t>&gt;</w:t>
            </w:r>
          </w:p>
          <w:p w:rsidR="002C7740" w:rsidRPr="00902245" w:rsidRDefault="002C7740" w:rsidP="00EF6966">
            <w:pPr>
              <w:pStyle w:val="Prrafodelista"/>
              <w:numPr>
                <w:ilvl w:val="0"/>
                <w:numId w:val="80"/>
              </w:numPr>
              <w:rPr>
                <w:rFonts w:ascii="Arial Narrow" w:hAnsi="Arial Narrow"/>
                <w:sz w:val="20"/>
                <w:szCs w:val="20"/>
                <w:highlight w:val="yellow"/>
              </w:rPr>
            </w:pPr>
            <w:r w:rsidRPr="00902245">
              <w:rPr>
                <w:rFonts w:ascii="Arial Narrow" w:hAnsi="Arial Narrow"/>
                <w:sz w:val="20"/>
                <w:szCs w:val="20"/>
                <w:highlight w:val="yellow"/>
              </w:rPr>
              <w:t xml:space="preserve">Todos los </w:t>
            </w:r>
            <w:r w:rsidR="00F92D17">
              <w:rPr>
                <w:rFonts w:ascii="Arial Narrow" w:hAnsi="Arial Narrow"/>
                <w:sz w:val="20"/>
                <w:szCs w:val="20"/>
                <w:highlight w:val="yellow"/>
              </w:rPr>
              <w:t>horarios</w:t>
            </w:r>
            <w:r w:rsidRPr="00902245">
              <w:rPr>
                <w:rFonts w:ascii="Arial Narrow" w:hAnsi="Arial Narrow"/>
                <w:sz w:val="20"/>
                <w:szCs w:val="20"/>
                <w:highlight w:val="yellow"/>
              </w:rPr>
              <w:t xml:space="preserve"> (Sólo si hay más de 1 sorteo)</w:t>
            </w:r>
          </w:p>
          <w:p w:rsidR="00933E0B" w:rsidRPr="00902245" w:rsidRDefault="006B00AC" w:rsidP="002400D3">
            <w:pPr>
              <w:pStyle w:val="Prrafodelista"/>
              <w:ind w:left="715"/>
              <w:rPr>
                <w:rFonts w:ascii="Arial Narrow" w:hAnsi="Arial Narrow"/>
                <w:sz w:val="20"/>
                <w:szCs w:val="20"/>
                <w:highlight w:val="yellow"/>
              </w:rPr>
            </w:pPr>
            <w:r w:rsidRPr="002400D3">
              <w:rPr>
                <w:rFonts w:ascii="Arial Narrow" w:hAnsi="Arial Narrow"/>
                <w:sz w:val="20"/>
                <w:szCs w:val="20"/>
                <w:highlight w:val="yellow"/>
              </w:rPr>
              <w:t>Se</w:t>
            </w:r>
            <w:r w:rsidRPr="00902245">
              <w:rPr>
                <w:rFonts w:ascii="Arial Narrow" w:eastAsia="Arial Unicode MS" w:hAnsi="Arial Narrow" w:cs="Arial"/>
                <w:sz w:val="20"/>
                <w:szCs w:val="20"/>
                <w:highlight w:val="yellow"/>
              </w:rPr>
              <w:t xml:space="preserve"> muestra </w:t>
            </w:r>
            <w:r w:rsidRPr="00902245">
              <w:rPr>
                <w:rFonts w:ascii="Arial Narrow" w:hAnsi="Arial Narrow"/>
                <w:sz w:val="20"/>
                <w:szCs w:val="20"/>
                <w:highlight w:val="yellow"/>
              </w:rPr>
              <w:t>seleccionado</w:t>
            </w:r>
            <w:r w:rsidRPr="00902245">
              <w:rPr>
                <w:rFonts w:ascii="Arial Narrow" w:eastAsia="Arial Unicode MS" w:hAnsi="Arial Narrow" w:cs="Arial"/>
                <w:sz w:val="20"/>
                <w:szCs w:val="20"/>
                <w:highlight w:val="yellow"/>
              </w:rPr>
              <w:t xml:space="preserve"> el primer elemento de la lista por defecto</w:t>
            </w:r>
            <w:r w:rsidR="00933E0B" w:rsidRPr="00902245">
              <w:rPr>
                <w:rFonts w:ascii="Arial Narrow" w:hAnsi="Arial Narrow"/>
                <w:sz w:val="20"/>
                <w:szCs w:val="20"/>
                <w:highlight w:val="yellow"/>
              </w:rPr>
              <w:t>.</w:t>
            </w:r>
          </w:p>
          <w:p w:rsidR="006D65A1" w:rsidRPr="006D65A1" w:rsidRDefault="006D65A1" w:rsidP="00EF6966">
            <w:pPr>
              <w:pStyle w:val="Prrafodelista"/>
              <w:numPr>
                <w:ilvl w:val="0"/>
                <w:numId w:val="79"/>
              </w:numPr>
              <w:rPr>
                <w:rFonts w:ascii="Arial Narrow" w:hAnsi="Arial Narrow"/>
                <w:b/>
                <w:sz w:val="20"/>
                <w:szCs w:val="20"/>
                <w:highlight w:val="yellow"/>
              </w:rPr>
            </w:pPr>
            <w:r>
              <w:rPr>
                <w:rFonts w:ascii="Arial Narrow" w:hAnsi="Arial Narrow"/>
                <w:b/>
                <w:sz w:val="20"/>
                <w:szCs w:val="20"/>
                <w:highlight w:val="yellow"/>
              </w:rPr>
              <w:t xml:space="preserve">Calendario de paquetes formados: </w:t>
            </w:r>
            <w:r>
              <w:rPr>
                <w:rFonts w:ascii="Arial Narrow" w:hAnsi="Arial Narrow"/>
                <w:sz w:val="20"/>
                <w:szCs w:val="20"/>
                <w:highlight w:val="yellow"/>
              </w:rPr>
              <w:t xml:space="preserve">muestra la información resumida de los paquetes formados por día. Inicialmente se muestra vacío y ubicado en el mes actual. Cada día tiene </w:t>
            </w:r>
            <w:r w:rsidR="00BE71CE">
              <w:rPr>
                <w:rFonts w:ascii="Arial Narrow" w:hAnsi="Arial Narrow"/>
                <w:sz w:val="20"/>
                <w:szCs w:val="20"/>
                <w:highlight w:val="yellow"/>
              </w:rPr>
              <w:t xml:space="preserve">un </w:t>
            </w:r>
            <w:r>
              <w:rPr>
                <w:rFonts w:ascii="Arial Narrow" w:hAnsi="Arial Narrow"/>
                <w:sz w:val="20"/>
                <w:szCs w:val="20"/>
                <w:highlight w:val="yellow"/>
              </w:rPr>
              <w:t xml:space="preserve"> evento</w:t>
            </w:r>
            <w:r w:rsidR="00BE71CE">
              <w:rPr>
                <w:rFonts w:ascii="Arial Narrow" w:hAnsi="Arial Narrow"/>
                <w:sz w:val="20"/>
                <w:szCs w:val="20"/>
                <w:highlight w:val="yellow"/>
              </w:rPr>
              <w:t xml:space="preserve"> por cada asociación aduana – unidad de despacho – ánfora – turno – horario, </w:t>
            </w:r>
            <w:r w:rsidR="00F92D17">
              <w:rPr>
                <w:rFonts w:ascii="Arial Narrow" w:hAnsi="Arial Narrow"/>
                <w:sz w:val="20"/>
                <w:szCs w:val="20"/>
                <w:highlight w:val="yellow"/>
              </w:rPr>
              <w:t>cada evento tiene el siguiente detalle</w:t>
            </w:r>
            <w:r>
              <w:rPr>
                <w:rFonts w:ascii="Arial Narrow" w:hAnsi="Arial Narrow"/>
                <w:sz w:val="20"/>
                <w:szCs w:val="20"/>
                <w:highlight w:val="yellow"/>
              </w:rPr>
              <w:t>:</w:t>
            </w:r>
          </w:p>
          <w:p w:rsidR="00F92D17" w:rsidRPr="00F92D17" w:rsidRDefault="00F92D17" w:rsidP="00EF6966">
            <w:pPr>
              <w:pStyle w:val="Prrafodelista"/>
              <w:numPr>
                <w:ilvl w:val="0"/>
                <w:numId w:val="80"/>
              </w:numPr>
              <w:rPr>
                <w:rFonts w:ascii="Arial Narrow" w:hAnsi="Arial Narrow"/>
                <w:b/>
                <w:sz w:val="20"/>
                <w:szCs w:val="20"/>
                <w:highlight w:val="yellow"/>
              </w:rPr>
            </w:pPr>
            <w:r>
              <w:rPr>
                <w:rFonts w:ascii="Arial Narrow" w:hAnsi="Arial Narrow"/>
                <w:b/>
                <w:sz w:val="20"/>
                <w:szCs w:val="20"/>
                <w:highlight w:val="yellow"/>
              </w:rPr>
              <w:t xml:space="preserve">Hora de corte: </w:t>
            </w:r>
            <w:r>
              <w:rPr>
                <w:rFonts w:ascii="Arial Narrow" w:hAnsi="Arial Narrow"/>
                <w:sz w:val="20"/>
                <w:szCs w:val="20"/>
                <w:highlight w:val="yellow"/>
              </w:rPr>
              <w:t>muestra la hora de corte.</w:t>
            </w:r>
          </w:p>
          <w:p w:rsidR="00F92D17" w:rsidRPr="00F92D17" w:rsidRDefault="00F92D17" w:rsidP="00EF6966">
            <w:pPr>
              <w:pStyle w:val="Prrafodelista"/>
              <w:numPr>
                <w:ilvl w:val="0"/>
                <w:numId w:val="80"/>
              </w:numPr>
              <w:rPr>
                <w:rFonts w:ascii="Arial Narrow" w:hAnsi="Arial Narrow"/>
                <w:b/>
                <w:sz w:val="20"/>
                <w:szCs w:val="20"/>
                <w:highlight w:val="yellow"/>
              </w:rPr>
            </w:pPr>
            <w:r>
              <w:rPr>
                <w:rFonts w:ascii="Arial Narrow" w:hAnsi="Arial Narrow"/>
                <w:b/>
                <w:sz w:val="20"/>
                <w:szCs w:val="20"/>
                <w:highlight w:val="yellow"/>
              </w:rPr>
              <w:t xml:space="preserve">Hora de sorteo: </w:t>
            </w:r>
            <w:r>
              <w:rPr>
                <w:rFonts w:ascii="Arial Narrow" w:hAnsi="Arial Narrow"/>
                <w:sz w:val="20"/>
                <w:szCs w:val="20"/>
                <w:highlight w:val="yellow"/>
              </w:rPr>
              <w:t>muestra la hora de sorteo.</w:t>
            </w:r>
          </w:p>
          <w:p w:rsidR="006D65A1" w:rsidRPr="006D65A1" w:rsidRDefault="006D65A1" w:rsidP="00EF6966">
            <w:pPr>
              <w:pStyle w:val="Prrafodelista"/>
              <w:numPr>
                <w:ilvl w:val="0"/>
                <w:numId w:val="80"/>
              </w:numPr>
              <w:rPr>
                <w:rFonts w:ascii="Arial Narrow" w:hAnsi="Arial Narrow"/>
                <w:b/>
                <w:sz w:val="20"/>
                <w:szCs w:val="20"/>
                <w:highlight w:val="yellow"/>
              </w:rPr>
            </w:pPr>
            <w:r>
              <w:rPr>
                <w:rFonts w:ascii="Arial Narrow" w:hAnsi="Arial Narrow"/>
                <w:b/>
                <w:sz w:val="20"/>
                <w:szCs w:val="20"/>
                <w:highlight w:val="yellow"/>
              </w:rPr>
              <w:t xml:space="preserve">Total de paquetes: </w:t>
            </w:r>
            <w:r>
              <w:rPr>
                <w:rFonts w:ascii="Arial Narrow" w:hAnsi="Arial Narrow"/>
                <w:sz w:val="20"/>
                <w:szCs w:val="20"/>
                <w:highlight w:val="yellow"/>
              </w:rPr>
              <w:t>muestra la cantidad de paquetes formados.</w:t>
            </w:r>
          </w:p>
          <w:p w:rsidR="006D65A1" w:rsidRPr="005B65C0" w:rsidRDefault="00AE3A0B" w:rsidP="00EF6966">
            <w:pPr>
              <w:pStyle w:val="Prrafodelista"/>
              <w:numPr>
                <w:ilvl w:val="0"/>
                <w:numId w:val="80"/>
              </w:numPr>
              <w:rPr>
                <w:rFonts w:ascii="Arial Narrow" w:hAnsi="Arial Narrow"/>
                <w:b/>
                <w:sz w:val="20"/>
                <w:szCs w:val="20"/>
                <w:highlight w:val="yellow"/>
              </w:rPr>
            </w:pPr>
            <w:r>
              <w:rPr>
                <w:rFonts w:ascii="Arial Narrow" w:hAnsi="Arial Narrow"/>
                <w:b/>
                <w:sz w:val="20"/>
                <w:szCs w:val="20"/>
                <w:highlight w:val="yellow"/>
              </w:rPr>
              <w:t>Total de carga laboral asignada:</w:t>
            </w:r>
            <w:r>
              <w:rPr>
                <w:rFonts w:ascii="Arial Narrow" w:hAnsi="Arial Narrow"/>
                <w:sz w:val="20"/>
                <w:szCs w:val="20"/>
                <w:highlight w:val="yellow"/>
              </w:rPr>
              <w:t xml:space="preserve"> muestra la cantidad total de carga asignada en el evento.</w:t>
            </w:r>
          </w:p>
          <w:p w:rsidR="005B65C0" w:rsidRPr="005B65C0" w:rsidRDefault="005B65C0" w:rsidP="00A074C4">
            <w:pPr>
              <w:pStyle w:val="Prrafodelista"/>
              <w:ind w:left="715"/>
              <w:rPr>
                <w:rFonts w:ascii="Arial Narrow" w:hAnsi="Arial Narrow"/>
                <w:sz w:val="20"/>
                <w:szCs w:val="20"/>
                <w:highlight w:val="yellow"/>
              </w:rPr>
            </w:pPr>
            <w:r w:rsidRPr="005B65C0">
              <w:rPr>
                <w:rFonts w:ascii="Arial Narrow" w:hAnsi="Arial Narrow"/>
                <w:sz w:val="20"/>
                <w:szCs w:val="20"/>
                <w:highlight w:val="yellow"/>
              </w:rPr>
              <w:t xml:space="preserve">Cada evento </w:t>
            </w:r>
            <w:r>
              <w:rPr>
                <w:rFonts w:ascii="Arial Narrow" w:hAnsi="Arial Narrow"/>
                <w:sz w:val="20"/>
                <w:szCs w:val="20"/>
                <w:highlight w:val="yellow"/>
              </w:rPr>
              <w:t>tiene habilitada la selección para poder ver el detalle</w:t>
            </w:r>
            <w:r w:rsidRPr="005B65C0">
              <w:rPr>
                <w:rFonts w:ascii="Arial Narrow" w:hAnsi="Arial Narrow"/>
                <w:sz w:val="20"/>
                <w:szCs w:val="20"/>
                <w:highlight w:val="yellow"/>
              </w:rPr>
              <w:t>.</w:t>
            </w:r>
          </w:p>
          <w:p w:rsidR="00603FFA" w:rsidRPr="005B65C0" w:rsidRDefault="00603FFA" w:rsidP="00EF6966">
            <w:pPr>
              <w:pStyle w:val="Prrafodelista"/>
              <w:numPr>
                <w:ilvl w:val="0"/>
                <w:numId w:val="79"/>
              </w:numPr>
              <w:rPr>
                <w:rFonts w:ascii="Arial Narrow" w:hAnsi="Arial Narrow"/>
                <w:b/>
                <w:strike/>
                <w:sz w:val="20"/>
                <w:szCs w:val="20"/>
                <w:highlight w:val="yellow"/>
              </w:rPr>
            </w:pPr>
            <w:r w:rsidRPr="005B65C0">
              <w:rPr>
                <w:rFonts w:ascii="Arial Narrow" w:hAnsi="Arial Narrow"/>
                <w:b/>
                <w:strike/>
                <w:sz w:val="20"/>
                <w:szCs w:val="20"/>
                <w:highlight w:val="yellow"/>
              </w:rPr>
              <w:t xml:space="preserve">Lista de paquetes formados: </w:t>
            </w:r>
            <w:r w:rsidRPr="005B65C0">
              <w:rPr>
                <w:rFonts w:ascii="Arial Narrow" w:hAnsi="Arial Narrow"/>
                <w:strike/>
                <w:sz w:val="20"/>
                <w:szCs w:val="20"/>
                <w:highlight w:val="yellow"/>
              </w:rPr>
              <w:t xml:space="preserve">muestra la lista de paquetes formados según </w:t>
            </w:r>
            <w:r w:rsidR="00806BC7" w:rsidRPr="005B65C0">
              <w:rPr>
                <w:rFonts w:ascii="Arial Narrow" w:hAnsi="Arial Narrow"/>
                <w:strike/>
                <w:sz w:val="20"/>
                <w:szCs w:val="20"/>
                <w:highlight w:val="yellow"/>
              </w:rPr>
              <w:t>los datos</w:t>
            </w:r>
            <w:r w:rsidRPr="005B65C0">
              <w:rPr>
                <w:rFonts w:ascii="Arial Narrow" w:hAnsi="Arial Narrow"/>
                <w:strike/>
                <w:sz w:val="20"/>
                <w:szCs w:val="20"/>
                <w:highlight w:val="yellow"/>
              </w:rPr>
              <w:t xml:space="preserve"> ingresados:</w:t>
            </w:r>
          </w:p>
          <w:p w:rsidR="00603FFA" w:rsidRPr="005B65C0" w:rsidRDefault="00603FFA" w:rsidP="00A074C4">
            <w:pPr>
              <w:pStyle w:val="Prrafodelista"/>
              <w:ind w:left="1075"/>
              <w:rPr>
                <w:rFonts w:ascii="Arial Narrow" w:hAnsi="Arial Narrow"/>
                <w:strike/>
                <w:sz w:val="20"/>
                <w:szCs w:val="20"/>
              </w:rPr>
            </w:pPr>
            <w:r w:rsidRPr="005B65C0">
              <w:rPr>
                <w:rFonts w:ascii="Arial Narrow" w:hAnsi="Arial Narrow"/>
                <w:strike/>
                <w:sz w:val="20"/>
                <w:szCs w:val="20"/>
              </w:rPr>
              <w:t>Paquete (dato precargado, sólo lectura)</w:t>
            </w:r>
          </w:p>
          <w:p w:rsidR="00603FFA" w:rsidRPr="005B65C0" w:rsidRDefault="00603FFA" w:rsidP="00A074C4">
            <w:pPr>
              <w:pStyle w:val="Prrafodelista"/>
              <w:ind w:left="1075"/>
              <w:rPr>
                <w:rFonts w:ascii="Arial Narrow" w:hAnsi="Arial Narrow"/>
                <w:strike/>
                <w:sz w:val="20"/>
                <w:szCs w:val="20"/>
              </w:rPr>
            </w:pPr>
            <w:r w:rsidRPr="005B65C0">
              <w:rPr>
                <w:rFonts w:ascii="Arial Narrow" w:hAnsi="Arial Narrow"/>
                <w:strike/>
                <w:sz w:val="20"/>
                <w:szCs w:val="20"/>
              </w:rPr>
              <w:t>Declaración (dato precargado, sólo lectura)</w:t>
            </w:r>
          </w:p>
          <w:p w:rsidR="00603FFA" w:rsidRPr="005B65C0" w:rsidRDefault="00603FFA" w:rsidP="00A074C4">
            <w:pPr>
              <w:pStyle w:val="Prrafodelista"/>
              <w:ind w:left="1075"/>
              <w:rPr>
                <w:rFonts w:ascii="Arial Narrow" w:hAnsi="Arial Narrow"/>
                <w:strike/>
                <w:sz w:val="20"/>
                <w:szCs w:val="20"/>
              </w:rPr>
            </w:pPr>
            <w:r w:rsidRPr="005B65C0">
              <w:rPr>
                <w:rFonts w:ascii="Arial Narrow" w:hAnsi="Arial Narrow"/>
                <w:strike/>
                <w:sz w:val="20"/>
                <w:szCs w:val="20"/>
              </w:rPr>
              <w:t>Carga Laboral  (dato precargado, sólo lectura)</w:t>
            </w:r>
          </w:p>
          <w:p w:rsidR="00603FFA" w:rsidRPr="005B65C0" w:rsidRDefault="00603FFA" w:rsidP="00A074C4">
            <w:pPr>
              <w:pStyle w:val="Prrafodelista"/>
              <w:ind w:left="1075"/>
              <w:rPr>
                <w:rFonts w:ascii="Arial Narrow" w:hAnsi="Arial Narrow"/>
                <w:strike/>
                <w:sz w:val="20"/>
                <w:szCs w:val="20"/>
              </w:rPr>
            </w:pPr>
            <w:r w:rsidRPr="005B65C0">
              <w:rPr>
                <w:rFonts w:ascii="Arial Narrow" w:hAnsi="Arial Narrow"/>
                <w:strike/>
                <w:sz w:val="20"/>
                <w:szCs w:val="20"/>
              </w:rPr>
              <w:t>Almacén Aduanero  (dato precargado, sólo lectura)</w:t>
            </w:r>
          </w:p>
          <w:p w:rsidR="00603FFA" w:rsidRPr="005B65C0" w:rsidRDefault="00603FFA" w:rsidP="00A074C4">
            <w:pPr>
              <w:pStyle w:val="Prrafodelista"/>
              <w:ind w:left="1075"/>
              <w:rPr>
                <w:rFonts w:ascii="Arial Narrow" w:hAnsi="Arial Narrow"/>
                <w:strike/>
                <w:sz w:val="20"/>
                <w:szCs w:val="20"/>
              </w:rPr>
            </w:pPr>
            <w:r w:rsidRPr="005B65C0">
              <w:rPr>
                <w:rFonts w:ascii="Arial Narrow" w:hAnsi="Arial Narrow"/>
                <w:strike/>
                <w:sz w:val="20"/>
                <w:szCs w:val="20"/>
              </w:rPr>
              <w:t>Dirección  (dato precargado, sólo lectura)</w:t>
            </w:r>
          </w:p>
          <w:p w:rsidR="00603FFA" w:rsidRPr="005B65C0" w:rsidRDefault="00603FFA" w:rsidP="00A074C4">
            <w:pPr>
              <w:pStyle w:val="Prrafodelista"/>
              <w:ind w:left="1075"/>
              <w:rPr>
                <w:rFonts w:ascii="Arial Narrow" w:hAnsi="Arial Narrow"/>
                <w:strike/>
                <w:sz w:val="20"/>
                <w:szCs w:val="20"/>
              </w:rPr>
            </w:pPr>
            <w:r w:rsidRPr="005B65C0">
              <w:rPr>
                <w:rFonts w:ascii="Arial Narrow" w:hAnsi="Arial Narrow"/>
                <w:strike/>
                <w:sz w:val="20"/>
                <w:szCs w:val="20"/>
              </w:rPr>
              <w:t>Importador Frecuente (dato precargado, sólo lectura). En el caso que se trate de un importador frecuente mostrará la palabra SI, y si no se trata de un importador frecuente se mostrará en blanco.</w:t>
            </w:r>
          </w:p>
          <w:p w:rsidR="00A10D02" w:rsidRPr="00A10D02" w:rsidRDefault="00603FFA" w:rsidP="00A074C4">
            <w:pPr>
              <w:pStyle w:val="Prrafodelista"/>
              <w:ind w:left="1075"/>
              <w:rPr>
                <w:rFonts w:ascii="Arial Narrow" w:hAnsi="Arial Narrow"/>
                <w:color w:val="FF0000"/>
                <w:sz w:val="20"/>
                <w:szCs w:val="20"/>
                <w:highlight w:val="yellow"/>
              </w:rPr>
            </w:pPr>
            <w:r w:rsidRPr="005B65C0">
              <w:rPr>
                <w:rFonts w:ascii="Arial Narrow" w:hAnsi="Arial Narrow"/>
                <w:strike/>
                <w:sz w:val="20"/>
                <w:szCs w:val="20"/>
              </w:rPr>
              <w:t>Garantía 160 (dato precargado, sólo lectura). En el caso que la declaración se encuentre asociada a la garantía del artículo 160° se mostrará la palabra SI, caso contrario se mostrará en blanco.</w:t>
            </w:r>
          </w:p>
          <w:p w:rsidR="002C7740" w:rsidRPr="00902245" w:rsidRDefault="002C7740" w:rsidP="00EF6966">
            <w:pPr>
              <w:pStyle w:val="Prrafodelista"/>
              <w:numPr>
                <w:ilvl w:val="0"/>
                <w:numId w:val="79"/>
              </w:numPr>
              <w:rPr>
                <w:rFonts w:ascii="Arial Narrow" w:hAnsi="Arial Narrow"/>
                <w:b/>
                <w:sz w:val="20"/>
                <w:szCs w:val="20"/>
              </w:rPr>
            </w:pPr>
            <w:r w:rsidRPr="00902245">
              <w:rPr>
                <w:rFonts w:ascii="Arial Narrow" w:hAnsi="Arial Narrow"/>
                <w:b/>
                <w:sz w:val="20"/>
                <w:szCs w:val="20"/>
              </w:rPr>
              <w:t xml:space="preserve">Botón </w:t>
            </w:r>
            <w:r w:rsidR="007601C5" w:rsidRPr="00902245">
              <w:rPr>
                <w:rFonts w:ascii="Arial Narrow" w:hAnsi="Arial Narrow"/>
                <w:b/>
                <w:sz w:val="20"/>
                <w:szCs w:val="20"/>
              </w:rPr>
              <w:t>Consultar</w:t>
            </w:r>
          </w:p>
          <w:p w:rsidR="002C7740" w:rsidRPr="00902245" w:rsidRDefault="002C7740" w:rsidP="00EF6966">
            <w:pPr>
              <w:pStyle w:val="Prrafodelista"/>
              <w:numPr>
                <w:ilvl w:val="0"/>
                <w:numId w:val="79"/>
              </w:numPr>
              <w:rPr>
                <w:rFonts w:ascii="Arial Narrow" w:hAnsi="Arial Narrow"/>
                <w:b/>
                <w:sz w:val="20"/>
                <w:szCs w:val="20"/>
              </w:rPr>
            </w:pPr>
            <w:r w:rsidRPr="00902245">
              <w:rPr>
                <w:rFonts w:ascii="Arial Narrow" w:hAnsi="Arial Narrow"/>
                <w:b/>
                <w:sz w:val="20"/>
                <w:szCs w:val="20"/>
              </w:rPr>
              <w:t>Botón Imprimir</w:t>
            </w:r>
          </w:p>
          <w:p w:rsidR="007601C5" w:rsidRPr="00902245" w:rsidRDefault="002C7740" w:rsidP="00EF6966">
            <w:pPr>
              <w:pStyle w:val="Prrafodelista"/>
              <w:numPr>
                <w:ilvl w:val="0"/>
                <w:numId w:val="79"/>
              </w:numPr>
              <w:rPr>
                <w:rFonts w:ascii="Arial Narrow" w:hAnsi="Arial Narrow"/>
                <w:sz w:val="20"/>
                <w:szCs w:val="20"/>
              </w:rPr>
            </w:pPr>
            <w:r w:rsidRPr="00902245">
              <w:rPr>
                <w:rFonts w:ascii="Arial Narrow" w:hAnsi="Arial Narrow"/>
                <w:b/>
                <w:sz w:val="20"/>
                <w:szCs w:val="20"/>
              </w:rPr>
              <w:t>Botón</w:t>
            </w:r>
            <w:r w:rsidR="007601C5" w:rsidRPr="00902245">
              <w:rPr>
                <w:rFonts w:ascii="Arial Narrow" w:hAnsi="Arial Narrow"/>
                <w:b/>
                <w:sz w:val="20"/>
                <w:szCs w:val="20"/>
              </w:rPr>
              <w:t xml:space="preserve"> Exportar</w:t>
            </w:r>
            <w:r w:rsidR="007601C5" w:rsidRPr="00902245">
              <w:rPr>
                <w:rFonts w:ascii="Arial Narrow" w:hAnsi="Arial Narrow"/>
                <w:sz w:val="20"/>
                <w:szCs w:val="20"/>
              </w:rPr>
              <w:t>.</w:t>
            </w:r>
          </w:p>
        </w:tc>
      </w:tr>
      <w:tr w:rsidR="0014560F" w:rsidRPr="00F97D75" w:rsidTr="0014560F">
        <w:tc>
          <w:tcPr>
            <w:tcW w:w="567" w:type="dxa"/>
            <w:tcBorders>
              <w:top w:val="single" w:sz="6" w:space="0" w:color="000000"/>
              <w:left w:val="single" w:sz="6" w:space="0" w:color="000000"/>
              <w:bottom w:val="single" w:sz="6" w:space="0" w:color="000000"/>
              <w:right w:val="single" w:sz="6" w:space="0" w:color="000000"/>
            </w:tcBorders>
          </w:tcPr>
          <w:p w:rsidR="0014560F" w:rsidRPr="0014560F" w:rsidRDefault="0014560F" w:rsidP="00EF6966">
            <w:pPr>
              <w:pStyle w:val="NormalWeb"/>
              <w:numPr>
                <w:ilvl w:val="0"/>
                <w:numId w:val="61"/>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14560F" w:rsidRPr="00F97D75" w:rsidRDefault="0014560F" w:rsidP="0014560F">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696544">
              <w:rPr>
                <w:rFonts w:ascii="Arial Narrow" w:hAnsi="Arial Narrow" w:cs="Arial"/>
                <w:b/>
                <w:sz w:val="20"/>
                <w:szCs w:val="20"/>
                <w:highlight w:val="yellow"/>
              </w:rPr>
              <w:t>Aduana</w:t>
            </w:r>
            <w:r>
              <w:rPr>
                <w:rFonts w:ascii="Arial Narrow" w:hAnsi="Arial Narrow" w:cs="Arial"/>
                <w:sz w:val="20"/>
                <w:szCs w:val="20"/>
                <w:highlight w:val="yellow"/>
              </w:rPr>
              <w:t xml:space="preserve">, en </w:t>
            </w:r>
            <w:r w:rsidRPr="00A17559">
              <w:rPr>
                <w:rFonts w:ascii="Arial Narrow" w:hAnsi="Arial Narrow"/>
                <w:sz w:val="20"/>
                <w:szCs w:val="20"/>
                <w:highlight w:val="yellow"/>
              </w:rPr>
              <w:t>IU0</w:t>
            </w:r>
            <w:r>
              <w:rPr>
                <w:rFonts w:ascii="Arial Narrow" w:hAnsi="Arial Narrow"/>
                <w:sz w:val="20"/>
                <w:szCs w:val="20"/>
                <w:highlight w:val="yellow"/>
              </w:rPr>
              <w:t>21</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14560F" w:rsidRPr="00F97D75" w:rsidRDefault="0014560F" w:rsidP="00EF6966">
            <w:pPr>
              <w:pStyle w:val="NormalWeb"/>
              <w:numPr>
                <w:ilvl w:val="1"/>
                <w:numId w:val="61"/>
              </w:numPr>
              <w:spacing w:before="0" w:beforeAutospacing="0" w:after="0" w:afterAutospacing="0"/>
              <w:ind w:left="355" w:hanging="355"/>
              <w:rPr>
                <w:rFonts w:ascii="Arial Narrow" w:hAnsi="Arial Narrow"/>
                <w:highlight w:val="yellow"/>
              </w:rPr>
            </w:pPr>
            <w:r w:rsidRPr="00F97D75">
              <w:rPr>
                <w:rFonts w:ascii="Arial Narrow" w:hAnsi="Arial Narrow"/>
                <w:highlight w:val="yellow"/>
              </w:rPr>
              <w:t xml:space="preserve">El sistema actualiza la lista de unidades de despacho </w:t>
            </w:r>
            <w:r>
              <w:rPr>
                <w:rFonts w:ascii="Arial Narrow" w:hAnsi="Arial Narrow"/>
                <w:highlight w:val="yellow"/>
              </w:rPr>
              <w:t>vigentes</w:t>
            </w:r>
            <w:r w:rsidRPr="00F97D75">
              <w:rPr>
                <w:rFonts w:ascii="Arial Narrow" w:hAnsi="Arial Narrow"/>
                <w:highlight w:val="yellow"/>
              </w:rPr>
              <w:t xml:space="preserve"> para la aduana seleccionada. Por defecto se selecciona </w:t>
            </w:r>
            <w:r>
              <w:rPr>
                <w:rFonts w:ascii="Arial Narrow" w:hAnsi="Arial Narrow"/>
                <w:highlight w:val="yellow"/>
              </w:rPr>
              <w:t xml:space="preserve">el primer elemento de </w:t>
            </w:r>
            <w:r>
              <w:rPr>
                <w:rFonts w:ascii="Arial Narrow" w:hAnsi="Arial Narrow"/>
                <w:highlight w:val="yellow"/>
              </w:rPr>
              <w:lastRenderedPageBreak/>
              <w:t>la lista</w:t>
            </w:r>
            <w:r w:rsidRPr="00F97D75">
              <w:rPr>
                <w:rFonts w:ascii="Arial Narrow" w:hAnsi="Arial Narrow"/>
                <w:highlight w:val="yellow"/>
              </w:rPr>
              <w:t xml:space="preserve"> y continúa en 3.1.</w:t>
            </w:r>
          </w:p>
        </w:tc>
      </w:tr>
      <w:tr w:rsidR="0014560F" w:rsidRPr="00F97D75" w:rsidTr="00397D56">
        <w:tc>
          <w:tcPr>
            <w:tcW w:w="567" w:type="dxa"/>
            <w:tcBorders>
              <w:top w:val="single" w:sz="6" w:space="0" w:color="000000"/>
              <w:left w:val="single" w:sz="6" w:space="0" w:color="000000"/>
              <w:bottom w:val="single" w:sz="6" w:space="0" w:color="000000"/>
              <w:right w:val="single" w:sz="6" w:space="0" w:color="000000"/>
            </w:tcBorders>
          </w:tcPr>
          <w:p w:rsidR="0014560F" w:rsidRPr="0014560F" w:rsidRDefault="0014560F" w:rsidP="00EF6966">
            <w:pPr>
              <w:pStyle w:val="NormalWeb"/>
              <w:numPr>
                <w:ilvl w:val="0"/>
                <w:numId w:val="61"/>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14560F" w:rsidRPr="00F97D75" w:rsidRDefault="0014560F" w:rsidP="0014560F">
            <w:pPr>
              <w:rPr>
                <w:rFonts w:ascii="Arial Narrow" w:hAnsi="Arial Narrow" w:cs="Arial"/>
                <w:sz w:val="20"/>
                <w:szCs w:val="20"/>
                <w:highlight w:val="yellow"/>
              </w:rPr>
            </w:pPr>
            <w:r w:rsidRPr="00F97D75">
              <w:rPr>
                <w:rFonts w:ascii="Arial Narrow" w:hAnsi="Arial Narrow" w:cs="Arial"/>
                <w:sz w:val="20"/>
                <w:szCs w:val="20"/>
                <w:highlight w:val="yellow"/>
              </w:rPr>
              <w:t xml:space="preserve">El actor selecciona una opción de la lista </w:t>
            </w:r>
            <w:r w:rsidRPr="00FB0323">
              <w:rPr>
                <w:rFonts w:ascii="Arial Narrow" w:hAnsi="Arial Narrow" w:cs="Arial"/>
                <w:b/>
                <w:sz w:val="20"/>
                <w:szCs w:val="20"/>
                <w:highlight w:val="yellow"/>
              </w:rPr>
              <w:t>Unidad de despacho</w:t>
            </w:r>
            <w:r>
              <w:rPr>
                <w:rFonts w:ascii="Arial Narrow" w:hAnsi="Arial Narrow" w:cs="Arial"/>
                <w:sz w:val="20"/>
                <w:szCs w:val="20"/>
                <w:highlight w:val="yellow"/>
              </w:rPr>
              <w:t xml:space="preserve">, en </w:t>
            </w:r>
            <w:r w:rsidRPr="00A17559">
              <w:rPr>
                <w:rFonts w:ascii="Arial Narrow" w:hAnsi="Arial Narrow"/>
                <w:sz w:val="20"/>
                <w:szCs w:val="20"/>
                <w:highlight w:val="yellow"/>
              </w:rPr>
              <w:t>IU0</w:t>
            </w:r>
            <w:r>
              <w:rPr>
                <w:rFonts w:ascii="Arial Narrow" w:hAnsi="Arial Narrow"/>
                <w:sz w:val="20"/>
                <w:szCs w:val="20"/>
                <w:highlight w:val="yellow"/>
              </w:rPr>
              <w:t>21</w:t>
            </w:r>
            <w:r w:rsidRPr="00F97D75">
              <w:rPr>
                <w:rFonts w:ascii="Arial Narrow" w:hAnsi="Arial Narrow" w:cs="Arial"/>
                <w:sz w:val="20"/>
                <w:szCs w:val="20"/>
                <w:highlight w:val="yellow"/>
              </w:rPr>
              <w:t>.</w:t>
            </w:r>
          </w:p>
        </w:tc>
        <w:tc>
          <w:tcPr>
            <w:tcW w:w="5670" w:type="dxa"/>
            <w:tcBorders>
              <w:top w:val="single" w:sz="6" w:space="0" w:color="000000"/>
              <w:left w:val="single" w:sz="6" w:space="0" w:color="000000"/>
              <w:bottom w:val="single" w:sz="6" w:space="0" w:color="000000"/>
              <w:right w:val="single" w:sz="6" w:space="0" w:color="000000"/>
            </w:tcBorders>
          </w:tcPr>
          <w:p w:rsidR="00DF2F75" w:rsidRDefault="00DF2F75" w:rsidP="00EF6966">
            <w:pPr>
              <w:pStyle w:val="NormalWeb"/>
              <w:numPr>
                <w:ilvl w:val="1"/>
                <w:numId w:val="61"/>
              </w:numPr>
              <w:spacing w:before="0" w:beforeAutospacing="0" w:after="0" w:afterAutospacing="0"/>
              <w:ind w:left="355"/>
              <w:rPr>
                <w:rFonts w:ascii="Arial Narrow" w:hAnsi="Arial Narrow"/>
                <w:highlight w:val="yellow"/>
              </w:rPr>
            </w:pPr>
            <w:r w:rsidRPr="007C46BA">
              <w:rPr>
                <w:rFonts w:ascii="Arial Narrow" w:hAnsi="Arial Narrow"/>
                <w:color w:val="FF0000"/>
                <w:highlight w:val="yellow"/>
              </w:rPr>
              <w:t xml:space="preserve">El sistema </w:t>
            </w:r>
            <w:proofErr w:type="gramStart"/>
            <w:r w:rsidRPr="007C46BA">
              <w:rPr>
                <w:rFonts w:ascii="Arial Narrow" w:hAnsi="Arial Narrow"/>
                <w:color w:val="FF0000"/>
                <w:highlight w:val="yellow"/>
              </w:rPr>
              <w:t>valida</w:t>
            </w:r>
            <w:proofErr w:type="gramEnd"/>
            <w:r w:rsidRPr="007C46BA">
              <w:rPr>
                <w:rFonts w:ascii="Arial Narrow" w:hAnsi="Arial Narrow"/>
                <w:color w:val="FF0000"/>
                <w:highlight w:val="yellow"/>
              </w:rPr>
              <w:t xml:space="preserve"> que existan Turnos activos asignadas a la Unidad de Despacho seleccionada, caso contrario, el sistema ejecuta la </w:t>
            </w:r>
            <w:r w:rsidRPr="007C46BA">
              <w:rPr>
                <w:rFonts w:ascii="Arial Narrow" w:hAnsi="Arial Narrow"/>
                <w:b/>
                <w:color w:val="FF0000"/>
                <w:highlight w:val="yellow"/>
              </w:rPr>
              <w:t>excepción</w:t>
            </w:r>
            <w:r>
              <w:rPr>
                <w:rFonts w:ascii="Arial Narrow" w:hAnsi="Arial Narrow"/>
                <w:b/>
                <w:color w:val="FF0000"/>
                <w:highlight w:val="yellow"/>
              </w:rPr>
              <w:t xml:space="preserve"> 16.</w:t>
            </w:r>
          </w:p>
          <w:p w:rsidR="0014560F" w:rsidRPr="00F97D75" w:rsidRDefault="00DF2F75" w:rsidP="00EF6966">
            <w:pPr>
              <w:pStyle w:val="NormalWeb"/>
              <w:numPr>
                <w:ilvl w:val="1"/>
                <w:numId w:val="61"/>
              </w:numPr>
              <w:spacing w:before="0" w:beforeAutospacing="0" w:after="0" w:afterAutospacing="0"/>
              <w:ind w:left="355"/>
              <w:rPr>
                <w:rFonts w:ascii="Arial Narrow" w:hAnsi="Arial Narrow"/>
                <w:highlight w:val="yellow"/>
              </w:rPr>
            </w:pPr>
            <w:r>
              <w:rPr>
                <w:rFonts w:ascii="Arial Narrow" w:hAnsi="Arial Narrow"/>
                <w:highlight w:val="yellow"/>
              </w:rPr>
              <w:t>E</w:t>
            </w:r>
            <w:r w:rsidRPr="00AA544B">
              <w:rPr>
                <w:rFonts w:ascii="Arial Narrow" w:hAnsi="Arial Narrow"/>
                <w:highlight w:val="yellow"/>
              </w:rPr>
              <w:t xml:space="preserve">l sistema </w:t>
            </w:r>
            <w:r>
              <w:rPr>
                <w:rFonts w:ascii="Arial Narrow" w:hAnsi="Arial Narrow"/>
                <w:highlight w:val="yellow"/>
              </w:rPr>
              <w:t>obtiene la lista de Turnos asociados a la Unidad de despacho seleccionada, y actualiza la lista de Turnos, se selecciona por defecto la primera  opción de la lista y continúa en 4.1</w:t>
            </w:r>
            <w:r w:rsidR="0014560F">
              <w:rPr>
                <w:rFonts w:ascii="Arial Narrow" w:hAnsi="Arial Narrow"/>
                <w:highlight w:val="yellow"/>
              </w:rPr>
              <w:t>.</w:t>
            </w:r>
          </w:p>
        </w:tc>
      </w:tr>
      <w:tr w:rsidR="0014560F" w:rsidRPr="0014560F" w:rsidTr="0014560F">
        <w:tc>
          <w:tcPr>
            <w:tcW w:w="567" w:type="dxa"/>
            <w:tcBorders>
              <w:top w:val="single" w:sz="6" w:space="0" w:color="000000"/>
              <w:left w:val="single" w:sz="6" w:space="0" w:color="000000"/>
              <w:bottom w:val="single" w:sz="6" w:space="0" w:color="000000"/>
              <w:right w:val="single" w:sz="6" w:space="0" w:color="000000"/>
            </w:tcBorders>
          </w:tcPr>
          <w:p w:rsidR="0014560F" w:rsidRPr="0014560F" w:rsidRDefault="0014560F" w:rsidP="00EF6966">
            <w:pPr>
              <w:pStyle w:val="NormalWeb"/>
              <w:numPr>
                <w:ilvl w:val="0"/>
                <w:numId w:val="61"/>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14560F" w:rsidRPr="0014560F" w:rsidRDefault="0014560F" w:rsidP="0014560F">
            <w:pPr>
              <w:rPr>
                <w:rFonts w:ascii="Arial Narrow" w:hAnsi="Arial Narrow" w:cs="Arial"/>
                <w:sz w:val="20"/>
                <w:szCs w:val="20"/>
                <w:highlight w:val="yellow"/>
              </w:rPr>
            </w:pPr>
            <w:r w:rsidRPr="0014560F">
              <w:rPr>
                <w:rFonts w:ascii="Arial Narrow" w:hAnsi="Arial Narrow"/>
                <w:sz w:val="20"/>
                <w:szCs w:val="20"/>
                <w:highlight w:val="yellow"/>
              </w:rPr>
              <w:t xml:space="preserve">El actor selecciona una opción de la lista </w:t>
            </w:r>
            <w:r w:rsidRPr="0014560F">
              <w:rPr>
                <w:rFonts w:ascii="Arial Narrow" w:hAnsi="Arial Narrow"/>
                <w:b/>
                <w:sz w:val="20"/>
                <w:szCs w:val="20"/>
                <w:highlight w:val="yellow"/>
              </w:rPr>
              <w:t>Turno</w:t>
            </w:r>
            <w:r w:rsidRPr="0014560F">
              <w:rPr>
                <w:rFonts w:ascii="Arial Narrow" w:hAnsi="Arial Narrow"/>
                <w:sz w:val="20"/>
                <w:szCs w:val="20"/>
                <w:highlight w:val="yellow"/>
              </w:rPr>
              <w:t>, en IU021</w:t>
            </w:r>
          </w:p>
        </w:tc>
        <w:tc>
          <w:tcPr>
            <w:tcW w:w="5670" w:type="dxa"/>
            <w:tcBorders>
              <w:top w:val="single" w:sz="6" w:space="0" w:color="000000"/>
              <w:left w:val="single" w:sz="6" w:space="0" w:color="000000"/>
              <w:bottom w:val="single" w:sz="6" w:space="0" w:color="000000"/>
              <w:right w:val="single" w:sz="6" w:space="0" w:color="000000"/>
            </w:tcBorders>
          </w:tcPr>
          <w:p w:rsidR="0014560F" w:rsidRPr="0014560F" w:rsidRDefault="00802263" w:rsidP="00EF6966">
            <w:pPr>
              <w:pStyle w:val="NormalWeb"/>
              <w:numPr>
                <w:ilvl w:val="1"/>
                <w:numId w:val="61"/>
              </w:numPr>
              <w:spacing w:before="0" w:beforeAutospacing="0" w:after="0" w:afterAutospacing="0"/>
              <w:ind w:left="355"/>
              <w:rPr>
                <w:rFonts w:ascii="Arial Narrow" w:hAnsi="Arial Narrow"/>
                <w:highlight w:val="yellow"/>
              </w:rPr>
            </w:pPr>
            <w:r>
              <w:rPr>
                <w:rFonts w:ascii="Arial Narrow" w:hAnsi="Arial Narrow"/>
                <w:highlight w:val="yellow"/>
              </w:rPr>
              <w:t>E</w:t>
            </w:r>
            <w:r w:rsidRPr="00AA544B">
              <w:rPr>
                <w:rFonts w:ascii="Arial Narrow" w:hAnsi="Arial Narrow"/>
                <w:highlight w:val="yellow"/>
              </w:rPr>
              <w:t xml:space="preserve">l </w:t>
            </w:r>
            <w:r w:rsidRPr="00802263">
              <w:rPr>
                <w:rFonts w:ascii="Arial Narrow" w:hAnsi="Arial Narrow"/>
                <w:highlight w:val="yellow"/>
              </w:rPr>
              <w:t xml:space="preserve">sistema obtiene la lista de </w:t>
            </w:r>
            <w:r>
              <w:rPr>
                <w:rFonts w:ascii="Arial Narrow" w:hAnsi="Arial Narrow"/>
                <w:highlight w:val="yellow"/>
              </w:rPr>
              <w:t>Horarios</w:t>
            </w:r>
            <w:r w:rsidR="001C05DF">
              <w:rPr>
                <w:rFonts w:ascii="Arial Narrow" w:hAnsi="Arial Narrow"/>
                <w:highlight w:val="yellow"/>
              </w:rPr>
              <w:t xml:space="preserve"> de corte</w:t>
            </w:r>
            <w:r w:rsidRPr="00802263">
              <w:rPr>
                <w:rFonts w:ascii="Arial Narrow" w:hAnsi="Arial Narrow"/>
                <w:highlight w:val="yellow"/>
              </w:rPr>
              <w:t xml:space="preserve"> </w:t>
            </w:r>
            <w:r>
              <w:rPr>
                <w:rFonts w:ascii="Arial Narrow" w:hAnsi="Arial Narrow"/>
                <w:highlight w:val="yellow"/>
              </w:rPr>
              <w:t>asociados al turno seleccionado</w:t>
            </w:r>
            <w:r w:rsidRPr="00802263">
              <w:rPr>
                <w:rFonts w:ascii="Arial Narrow" w:hAnsi="Arial Narrow"/>
                <w:highlight w:val="yellow"/>
              </w:rPr>
              <w:t>,</w:t>
            </w:r>
            <w:r w:rsidR="009267AB">
              <w:rPr>
                <w:rFonts w:ascii="Arial Narrow" w:hAnsi="Arial Narrow"/>
                <w:highlight w:val="yellow"/>
              </w:rPr>
              <w:t xml:space="preserve"> si existe más de un horario se agrega Todos en la lista como primera opción,</w:t>
            </w:r>
            <w:r w:rsidRPr="00802263">
              <w:rPr>
                <w:rFonts w:ascii="Arial Narrow" w:hAnsi="Arial Narrow"/>
                <w:highlight w:val="yellow"/>
              </w:rPr>
              <w:t xml:space="preserve"> y actualiza la lista de </w:t>
            </w:r>
            <w:r w:rsidR="001C05DF">
              <w:rPr>
                <w:rFonts w:ascii="Arial Narrow" w:hAnsi="Arial Narrow"/>
                <w:highlight w:val="yellow"/>
              </w:rPr>
              <w:t>Horarios</w:t>
            </w:r>
            <w:r w:rsidRPr="00802263">
              <w:rPr>
                <w:rFonts w:ascii="Arial Narrow" w:hAnsi="Arial Narrow"/>
                <w:highlight w:val="yellow"/>
              </w:rPr>
              <w:t xml:space="preserve">, se selecciona por defecto la primera  opción de la lista y continúa en </w:t>
            </w:r>
            <w:r w:rsidR="00A53C33">
              <w:rPr>
                <w:rFonts w:ascii="Arial Narrow" w:hAnsi="Arial Narrow"/>
                <w:highlight w:val="yellow"/>
              </w:rPr>
              <w:t>5</w:t>
            </w:r>
            <w:r w:rsidRPr="00802263">
              <w:rPr>
                <w:rFonts w:ascii="Arial Narrow" w:hAnsi="Arial Narrow"/>
                <w:highlight w:val="yellow"/>
              </w:rPr>
              <w:t>.1</w:t>
            </w:r>
            <w:r w:rsidR="0014560F" w:rsidRPr="00802263">
              <w:rPr>
                <w:rFonts w:ascii="Arial Narrow" w:hAnsi="Arial Narrow"/>
                <w:highlight w:val="yellow"/>
              </w:rPr>
              <w:t>.</w:t>
            </w:r>
          </w:p>
        </w:tc>
      </w:tr>
      <w:tr w:rsidR="00174789" w:rsidRPr="005C403B" w:rsidTr="00C25481">
        <w:tc>
          <w:tcPr>
            <w:tcW w:w="567" w:type="dxa"/>
          </w:tcPr>
          <w:p w:rsidR="00174789" w:rsidRPr="005C403B" w:rsidRDefault="00174789" w:rsidP="00EF6966">
            <w:pPr>
              <w:pStyle w:val="NormalWeb"/>
              <w:numPr>
                <w:ilvl w:val="0"/>
                <w:numId w:val="61"/>
              </w:numPr>
              <w:spacing w:before="0" w:beforeAutospacing="0" w:after="0" w:afterAutospacing="0"/>
              <w:ind w:left="356"/>
              <w:jc w:val="center"/>
              <w:rPr>
                <w:rFonts w:ascii="Arial Narrow" w:eastAsia="Times New Roman" w:hAnsi="Arial Narrow"/>
              </w:rPr>
            </w:pPr>
          </w:p>
        </w:tc>
        <w:tc>
          <w:tcPr>
            <w:tcW w:w="3119" w:type="dxa"/>
          </w:tcPr>
          <w:p w:rsidR="00174789" w:rsidRPr="00450480" w:rsidRDefault="00174789" w:rsidP="00C25481">
            <w:pPr>
              <w:pStyle w:val="Num-DocParagraph"/>
              <w:tabs>
                <w:tab w:val="clear" w:pos="851"/>
                <w:tab w:val="clear" w:pos="1191"/>
                <w:tab w:val="clear" w:pos="1531"/>
                <w:tab w:val="clear" w:pos="4253"/>
              </w:tabs>
              <w:spacing w:before="40" w:after="40"/>
              <w:rPr>
                <w:rFonts w:ascii="Arial Narrow" w:hAnsi="Arial Narrow" w:cs="Arial"/>
                <w:b w:val="0"/>
                <w:sz w:val="20"/>
                <w:lang w:val="es-ES"/>
              </w:rPr>
            </w:pPr>
            <w:r>
              <w:rPr>
                <w:rFonts w:ascii="Arial Narrow" w:hAnsi="Arial Narrow" w:cs="Arial"/>
                <w:b w:val="0"/>
                <w:sz w:val="20"/>
                <w:lang w:val="es-ES"/>
              </w:rPr>
              <w:t xml:space="preserve">El actor presiona el botón </w:t>
            </w:r>
            <w:r w:rsidRPr="00174789">
              <w:rPr>
                <w:rFonts w:ascii="Arial Narrow" w:hAnsi="Arial Narrow" w:cs="Arial"/>
                <w:sz w:val="20"/>
                <w:lang w:val="es-ES"/>
              </w:rPr>
              <w:t>Consultar</w:t>
            </w:r>
            <w:r w:rsidRPr="00450480">
              <w:rPr>
                <w:rFonts w:ascii="Arial Narrow" w:hAnsi="Arial Narrow"/>
                <w:lang w:val="es-PE"/>
              </w:rPr>
              <w:t xml:space="preserve"> </w:t>
            </w:r>
          </w:p>
        </w:tc>
        <w:tc>
          <w:tcPr>
            <w:tcW w:w="5670" w:type="dxa"/>
          </w:tcPr>
          <w:p w:rsidR="00174789" w:rsidRPr="007060E8" w:rsidRDefault="00174789" w:rsidP="00EF6966">
            <w:pPr>
              <w:pStyle w:val="NormalWeb"/>
              <w:numPr>
                <w:ilvl w:val="1"/>
                <w:numId w:val="61"/>
              </w:numPr>
              <w:spacing w:before="0" w:beforeAutospacing="0" w:after="0" w:afterAutospacing="0"/>
              <w:ind w:left="355" w:hanging="355"/>
              <w:rPr>
                <w:rFonts w:ascii="Arial Narrow" w:hAnsi="Arial Narrow"/>
                <w:highlight w:val="yellow"/>
              </w:rPr>
            </w:pPr>
            <w:r w:rsidRPr="007060E8">
              <w:rPr>
                <w:rFonts w:ascii="Arial Narrow" w:hAnsi="Arial Narrow"/>
                <w:highlight w:val="yellow"/>
              </w:rPr>
              <w:t xml:space="preserve">El </w:t>
            </w:r>
            <w:r w:rsidRPr="00FF0C2F">
              <w:rPr>
                <w:rFonts w:ascii="Arial Narrow" w:hAnsi="Arial Narrow"/>
                <w:highlight w:val="yellow"/>
              </w:rPr>
              <w:t>sistema</w:t>
            </w:r>
            <w:r w:rsidRPr="007060E8">
              <w:rPr>
                <w:rFonts w:ascii="Arial Narrow" w:hAnsi="Arial Narrow"/>
                <w:highlight w:val="yellow"/>
              </w:rPr>
              <w:t xml:space="preserve"> realiza las siguientes validaciones:</w:t>
            </w:r>
          </w:p>
          <w:p w:rsidR="00174789" w:rsidRPr="0014560F" w:rsidRDefault="00174789"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Aduana</w:t>
            </w:r>
            <w:r w:rsidRPr="0014560F">
              <w:rPr>
                <w:rFonts w:ascii="Arial Narrow" w:hAnsi="Arial Narrow"/>
                <w:sz w:val="20"/>
                <w:szCs w:val="20"/>
                <w:highlight w:val="yellow"/>
              </w:rPr>
              <w:t xml:space="preserve">. Caso contrario, el sistema ejecuta la </w:t>
            </w:r>
            <w:r w:rsidRPr="0014560F">
              <w:rPr>
                <w:rFonts w:ascii="Arial Narrow" w:hAnsi="Arial Narrow"/>
                <w:b/>
                <w:sz w:val="20"/>
                <w:szCs w:val="20"/>
                <w:highlight w:val="yellow"/>
              </w:rPr>
              <w:t>excepción</w:t>
            </w:r>
            <w:r w:rsidRPr="0014560F">
              <w:rPr>
                <w:rFonts w:ascii="Arial Narrow" w:hAnsi="Arial Narrow"/>
                <w:sz w:val="20"/>
                <w:szCs w:val="20"/>
                <w:highlight w:val="yellow"/>
              </w:rPr>
              <w:t xml:space="preserve"> </w:t>
            </w:r>
            <w:r>
              <w:rPr>
                <w:rFonts w:ascii="Arial Narrow" w:hAnsi="Arial Narrow"/>
                <w:b/>
                <w:sz w:val="20"/>
                <w:szCs w:val="20"/>
                <w:highlight w:val="yellow"/>
              </w:rPr>
              <w:t>8.</w:t>
            </w:r>
          </w:p>
          <w:p w:rsidR="00174789" w:rsidRPr="0014560F" w:rsidRDefault="00174789"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Unidad de despacho</w:t>
            </w:r>
            <w:r w:rsidRPr="0014560F">
              <w:rPr>
                <w:rFonts w:ascii="Arial Narrow" w:hAnsi="Arial Narrow"/>
                <w:sz w:val="20"/>
                <w:szCs w:val="20"/>
                <w:highlight w:val="yellow"/>
              </w:rPr>
              <w:t xml:space="preserve">. Caso contrario, el sistema ejecuta </w:t>
            </w:r>
            <w:r w:rsidRPr="00601B21">
              <w:rPr>
                <w:rFonts w:ascii="Arial Narrow" w:hAnsi="Arial Narrow"/>
                <w:b/>
                <w:sz w:val="20"/>
                <w:szCs w:val="20"/>
                <w:highlight w:val="yellow"/>
              </w:rPr>
              <w:t>la</w:t>
            </w:r>
            <w:r w:rsidRPr="0014560F">
              <w:rPr>
                <w:rFonts w:ascii="Arial Narrow" w:hAnsi="Arial Narrow"/>
                <w:sz w:val="20"/>
                <w:szCs w:val="20"/>
                <w:highlight w:val="yellow"/>
              </w:rPr>
              <w:t xml:space="preserve"> </w:t>
            </w:r>
            <w:r w:rsidRPr="0014560F">
              <w:rPr>
                <w:rFonts w:ascii="Arial Narrow" w:hAnsi="Arial Narrow"/>
                <w:b/>
                <w:sz w:val="20"/>
                <w:szCs w:val="20"/>
                <w:highlight w:val="yellow"/>
              </w:rPr>
              <w:t>excepción</w:t>
            </w:r>
            <w:r w:rsidRPr="0014560F">
              <w:rPr>
                <w:rFonts w:ascii="Arial Narrow" w:hAnsi="Arial Narrow"/>
                <w:sz w:val="20"/>
                <w:szCs w:val="20"/>
                <w:highlight w:val="yellow"/>
              </w:rPr>
              <w:t xml:space="preserve"> </w:t>
            </w:r>
            <w:r>
              <w:rPr>
                <w:rFonts w:ascii="Arial Narrow" w:hAnsi="Arial Narrow"/>
                <w:b/>
                <w:sz w:val="20"/>
                <w:szCs w:val="20"/>
                <w:highlight w:val="yellow"/>
              </w:rPr>
              <w:t>9.</w:t>
            </w:r>
          </w:p>
          <w:p w:rsidR="00174789" w:rsidRPr="0014560F" w:rsidRDefault="00174789"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Turno</w:t>
            </w:r>
            <w:r w:rsidRPr="0014560F">
              <w:rPr>
                <w:rFonts w:ascii="Arial Narrow" w:hAnsi="Arial Narrow"/>
                <w:sz w:val="20"/>
                <w:szCs w:val="20"/>
                <w:highlight w:val="yellow"/>
              </w:rPr>
              <w:t xml:space="preserve">. Caso contrario, el sistema ejecuta la </w:t>
            </w:r>
            <w:r w:rsidRPr="0014560F">
              <w:rPr>
                <w:rFonts w:ascii="Arial Narrow" w:hAnsi="Arial Narrow"/>
                <w:b/>
                <w:sz w:val="20"/>
                <w:szCs w:val="20"/>
                <w:highlight w:val="yellow"/>
              </w:rPr>
              <w:t>excepción</w:t>
            </w:r>
            <w:r w:rsidRPr="0014560F">
              <w:rPr>
                <w:rFonts w:ascii="Arial Narrow" w:hAnsi="Arial Narrow"/>
                <w:sz w:val="20"/>
                <w:szCs w:val="20"/>
                <w:highlight w:val="yellow"/>
              </w:rPr>
              <w:t xml:space="preserve"> </w:t>
            </w:r>
            <w:r>
              <w:rPr>
                <w:rFonts w:ascii="Arial Narrow" w:hAnsi="Arial Narrow"/>
                <w:b/>
                <w:sz w:val="20"/>
                <w:szCs w:val="20"/>
                <w:highlight w:val="yellow"/>
              </w:rPr>
              <w:t>10.</w:t>
            </w:r>
          </w:p>
          <w:p w:rsidR="00174789" w:rsidRPr="0014560F" w:rsidRDefault="00174789"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Horario</w:t>
            </w:r>
            <w:r w:rsidRPr="0014560F">
              <w:rPr>
                <w:rFonts w:ascii="Arial Narrow" w:hAnsi="Arial Narrow"/>
                <w:sz w:val="20"/>
                <w:szCs w:val="20"/>
                <w:highlight w:val="yellow"/>
              </w:rPr>
              <w:t xml:space="preserve">. Caso contrario, el sistema ejecuta la </w:t>
            </w:r>
            <w:r w:rsidRPr="0014560F">
              <w:rPr>
                <w:rFonts w:ascii="Arial Narrow" w:hAnsi="Arial Narrow"/>
                <w:b/>
                <w:sz w:val="20"/>
                <w:szCs w:val="20"/>
                <w:highlight w:val="yellow"/>
              </w:rPr>
              <w:t>excepción</w:t>
            </w:r>
            <w:r w:rsidRPr="0014560F">
              <w:rPr>
                <w:rFonts w:ascii="Arial Narrow" w:hAnsi="Arial Narrow"/>
                <w:sz w:val="20"/>
                <w:szCs w:val="20"/>
                <w:highlight w:val="yellow"/>
              </w:rPr>
              <w:t xml:space="preserve"> </w:t>
            </w:r>
            <w:r>
              <w:rPr>
                <w:rFonts w:ascii="Arial Narrow" w:hAnsi="Arial Narrow"/>
                <w:b/>
                <w:sz w:val="20"/>
                <w:szCs w:val="20"/>
                <w:highlight w:val="yellow"/>
              </w:rPr>
              <w:t>11.</w:t>
            </w:r>
          </w:p>
          <w:p w:rsidR="00174789" w:rsidRPr="0014560F" w:rsidRDefault="00174789"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Ánfora</w:t>
            </w:r>
            <w:r w:rsidRPr="0014560F">
              <w:rPr>
                <w:rFonts w:ascii="Arial Narrow" w:hAnsi="Arial Narrow"/>
                <w:sz w:val="20"/>
                <w:szCs w:val="20"/>
                <w:highlight w:val="yellow"/>
              </w:rPr>
              <w:t xml:space="preserve">. Caso contrario, el sistema ejecuta la </w:t>
            </w:r>
            <w:r w:rsidRPr="0014560F">
              <w:rPr>
                <w:rFonts w:ascii="Arial Narrow" w:hAnsi="Arial Narrow"/>
                <w:b/>
                <w:sz w:val="20"/>
                <w:szCs w:val="20"/>
                <w:highlight w:val="yellow"/>
              </w:rPr>
              <w:t>excepción</w:t>
            </w:r>
            <w:r w:rsidRPr="0014560F">
              <w:rPr>
                <w:rFonts w:ascii="Arial Narrow" w:hAnsi="Arial Narrow"/>
                <w:sz w:val="20"/>
                <w:szCs w:val="20"/>
                <w:highlight w:val="yellow"/>
              </w:rPr>
              <w:t xml:space="preserve"> </w:t>
            </w:r>
            <w:r>
              <w:rPr>
                <w:rFonts w:ascii="Arial Narrow" w:hAnsi="Arial Narrow"/>
                <w:b/>
                <w:sz w:val="20"/>
                <w:szCs w:val="20"/>
                <w:highlight w:val="yellow"/>
              </w:rPr>
              <w:t>12.</w:t>
            </w:r>
          </w:p>
          <w:p w:rsidR="00174789" w:rsidRPr="0014560F" w:rsidRDefault="00174789" w:rsidP="00EF6966">
            <w:pPr>
              <w:pStyle w:val="Prrafodelista"/>
              <w:numPr>
                <w:ilvl w:val="0"/>
                <w:numId w:val="79"/>
              </w:numPr>
              <w:rPr>
                <w:rFonts w:ascii="Arial Narrow" w:hAnsi="Arial Narrow"/>
                <w:sz w:val="20"/>
                <w:szCs w:val="20"/>
                <w:highlight w:val="yellow"/>
              </w:rPr>
            </w:pPr>
            <w:r w:rsidRPr="0014560F">
              <w:rPr>
                <w:rFonts w:ascii="Arial Narrow" w:hAnsi="Arial Narrow"/>
                <w:sz w:val="20"/>
                <w:szCs w:val="20"/>
                <w:highlight w:val="yellow"/>
              </w:rPr>
              <w:t xml:space="preserve">Que la fecha de inicio de </w:t>
            </w:r>
            <w:r>
              <w:rPr>
                <w:rFonts w:ascii="Arial Narrow" w:hAnsi="Arial Narrow"/>
                <w:sz w:val="20"/>
                <w:szCs w:val="20"/>
                <w:highlight w:val="yellow"/>
              </w:rPr>
              <w:t>la consulta</w:t>
            </w:r>
            <w:r w:rsidRPr="0014560F">
              <w:rPr>
                <w:rFonts w:ascii="Arial Narrow" w:hAnsi="Arial Narrow"/>
                <w:sz w:val="20"/>
                <w:szCs w:val="20"/>
                <w:highlight w:val="yellow"/>
              </w:rPr>
              <w:t xml:space="preserve"> no esté vacía. Caso contrario, el sistema ejecuta la </w:t>
            </w:r>
            <w:r w:rsidRPr="0014560F">
              <w:rPr>
                <w:rFonts w:ascii="Arial Narrow" w:hAnsi="Arial Narrow"/>
                <w:b/>
                <w:sz w:val="20"/>
                <w:szCs w:val="20"/>
                <w:highlight w:val="yellow"/>
              </w:rPr>
              <w:t>excepción</w:t>
            </w:r>
            <w:r w:rsidRPr="0014560F">
              <w:rPr>
                <w:rFonts w:ascii="Arial Narrow" w:hAnsi="Arial Narrow"/>
                <w:sz w:val="20"/>
                <w:szCs w:val="20"/>
                <w:highlight w:val="yellow"/>
              </w:rPr>
              <w:t xml:space="preserve"> </w:t>
            </w:r>
            <w:r>
              <w:rPr>
                <w:rFonts w:ascii="Arial Narrow" w:hAnsi="Arial Narrow"/>
                <w:b/>
                <w:sz w:val="20"/>
                <w:szCs w:val="20"/>
                <w:highlight w:val="yellow"/>
              </w:rPr>
              <w:t>1.</w:t>
            </w:r>
          </w:p>
          <w:p w:rsidR="00174789" w:rsidRPr="0014560F" w:rsidRDefault="00174789" w:rsidP="00EF6966">
            <w:pPr>
              <w:pStyle w:val="Prrafodelista"/>
              <w:numPr>
                <w:ilvl w:val="0"/>
                <w:numId w:val="79"/>
              </w:numPr>
              <w:rPr>
                <w:rFonts w:ascii="Arial Narrow" w:hAnsi="Arial Narrow"/>
                <w:sz w:val="20"/>
                <w:szCs w:val="20"/>
                <w:highlight w:val="yellow"/>
              </w:rPr>
            </w:pPr>
            <w:r w:rsidRPr="0014560F">
              <w:rPr>
                <w:rFonts w:ascii="Arial Narrow" w:hAnsi="Arial Narrow"/>
                <w:sz w:val="20"/>
                <w:szCs w:val="20"/>
                <w:highlight w:val="yellow"/>
              </w:rPr>
              <w:t xml:space="preserve">Que la fecha de inicio de </w:t>
            </w:r>
            <w:r>
              <w:rPr>
                <w:rFonts w:ascii="Arial Narrow" w:hAnsi="Arial Narrow"/>
                <w:sz w:val="20"/>
                <w:szCs w:val="20"/>
                <w:highlight w:val="yellow"/>
              </w:rPr>
              <w:t>la consulta</w:t>
            </w:r>
            <w:r w:rsidRPr="0014560F">
              <w:rPr>
                <w:rFonts w:ascii="Arial Narrow" w:hAnsi="Arial Narrow"/>
                <w:sz w:val="20"/>
                <w:szCs w:val="20"/>
                <w:highlight w:val="yellow"/>
              </w:rPr>
              <w:t xml:space="preserve"> tenga el formato </w:t>
            </w:r>
            <w:proofErr w:type="spellStart"/>
            <w:r w:rsidRPr="0014560F">
              <w:rPr>
                <w:rFonts w:ascii="Arial Narrow" w:hAnsi="Arial Narrow"/>
                <w:sz w:val="20"/>
                <w:szCs w:val="20"/>
                <w:highlight w:val="yellow"/>
              </w:rPr>
              <w:t>dd</w:t>
            </w:r>
            <w:proofErr w:type="spellEnd"/>
            <w:r w:rsidRPr="0014560F">
              <w:rPr>
                <w:rFonts w:ascii="Arial Narrow" w:hAnsi="Arial Narrow"/>
                <w:sz w:val="20"/>
                <w:szCs w:val="20"/>
                <w:highlight w:val="yellow"/>
              </w:rPr>
              <w:t>/mm/</w:t>
            </w:r>
            <w:proofErr w:type="spellStart"/>
            <w:r w:rsidRPr="0014560F">
              <w:rPr>
                <w:rFonts w:ascii="Arial Narrow" w:hAnsi="Arial Narrow"/>
                <w:sz w:val="20"/>
                <w:szCs w:val="20"/>
                <w:highlight w:val="yellow"/>
              </w:rPr>
              <w:t>yyyy</w:t>
            </w:r>
            <w:proofErr w:type="spellEnd"/>
            <w:r w:rsidRPr="0014560F">
              <w:rPr>
                <w:rFonts w:ascii="Arial Narrow" w:hAnsi="Arial Narrow"/>
                <w:sz w:val="20"/>
                <w:szCs w:val="20"/>
                <w:highlight w:val="yellow"/>
              </w:rPr>
              <w:t xml:space="preserve"> y sea válida. Caso contrario, el sistema ejecuta la </w:t>
            </w:r>
            <w:r w:rsidRPr="0014560F">
              <w:rPr>
                <w:rFonts w:ascii="Arial Narrow" w:hAnsi="Arial Narrow"/>
                <w:b/>
                <w:sz w:val="20"/>
                <w:szCs w:val="20"/>
                <w:highlight w:val="yellow"/>
              </w:rPr>
              <w:t>excepción</w:t>
            </w:r>
            <w:r>
              <w:rPr>
                <w:rFonts w:ascii="Arial Narrow" w:hAnsi="Arial Narrow"/>
                <w:b/>
                <w:sz w:val="20"/>
                <w:szCs w:val="20"/>
                <w:highlight w:val="yellow"/>
              </w:rPr>
              <w:t xml:space="preserve"> 2.</w:t>
            </w:r>
          </w:p>
          <w:p w:rsidR="00174789" w:rsidRPr="0014560F" w:rsidRDefault="00174789" w:rsidP="00EF6966">
            <w:pPr>
              <w:pStyle w:val="Prrafodelista"/>
              <w:numPr>
                <w:ilvl w:val="0"/>
                <w:numId w:val="79"/>
              </w:numPr>
              <w:rPr>
                <w:rFonts w:ascii="Arial Narrow" w:hAnsi="Arial Narrow"/>
                <w:sz w:val="20"/>
                <w:szCs w:val="20"/>
                <w:highlight w:val="yellow"/>
              </w:rPr>
            </w:pPr>
            <w:r w:rsidRPr="0014560F">
              <w:rPr>
                <w:rFonts w:ascii="Arial Narrow" w:hAnsi="Arial Narrow"/>
                <w:sz w:val="20"/>
                <w:szCs w:val="20"/>
                <w:highlight w:val="yellow"/>
              </w:rPr>
              <w:t xml:space="preserve">Que la fecha de término de </w:t>
            </w:r>
            <w:r>
              <w:rPr>
                <w:rFonts w:ascii="Arial Narrow" w:hAnsi="Arial Narrow"/>
                <w:sz w:val="20"/>
                <w:szCs w:val="20"/>
                <w:highlight w:val="yellow"/>
              </w:rPr>
              <w:t>la consulta</w:t>
            </w:r>
            <w:r w:rsidRPr="0014560F">
              <w:rPr>
                <w:rFonts w:ascii="Arial Narrow" w:hAnsi="Arial Narrow"/>
                <w:sz w:val="20"/>
                <w:szCs w:val="20"/>
                <w:highlight w:val="yellow"/>
              </w:rPr>
              <w:t xml:space="preserve"> no esté vacía. Caso contrario, el sistema ejecuta la </w:t>
            </w:r>
            <w:r w:rsidRPr="0014560F">
              <w:rPr>
                <w:rFonts w:ascii="Arial Narrow" w:hAnsi="Arial Narrow"/>
                <w:b/>
                <w:sz w:val="20"/>
                <w:szCs w:val="20"/>
                <w:highlight w:val="yellow"/>
              </w:rPr>
              <w:t>excepción</w:t>
            </w:r>
            <w:r>
              <w:rPr>
                <w:rFonts w:ascii="Arial Narrow" w:hAnsi="Arial Narrow"/>
                <w:b/>
                <w:sz w:val="20"/>
                <w:szCs w:val="20"/>
                <w:highlight w:val="yellow"/>
              </w:rPr>
              <w:t xml:space="preserve"> 3</w:t>
            </w:r>
            <w:r w:rsidRPr="0014560F">
              <w:rPr>
                <w:rFonts w:ascii="Arial Narrow" w:hAnsi="Arial Narrow"/>
                <w:sz w:val="20"/>
                <w:szCs w:val="20"/>
                <w:highlight w:val="yellow"/>
              </w:rPr>
              <w:t>.</w:t>
            </w:r>
          </w:p>
          <w:p w:rsidR="00174789" w:rsidRPr="0014560F" w:rsidRDefault="00174789" w:rsidP="00EF6966">
            <w:pPr>
              <w:pStyle w:val="Prrafodelista"/>
              <w:numPr>
                <w:ilvl w:val="0"/>
                <w:numId w:val="79"/>
              </w:numPr>
              <w:rPr>
                <w:rFonts w:ascii="Arial Narrow" w:hAnsi="Arial Narrow"/>
                <w:sz w:val="20"/>
                <w:szCs w:val="20"/>
                <w:highlight w:val="yellow"/>
              </w:rPr>
            </w:pPr>
            <w:r w:rsidRPr="0014560F">
              <w:rPr>
                <w:rFonts w:ascii="Arial Narrow" w:hAnsi="Arial Narrow"/>
                <w:sz w:val="20"/>
                <w:szCs w:val="20"/>
                <w:highlight w:val="yellow"/>
              </w:rPr>
              <w:t xml:space="preserve">Que la fecha de término de </w:t>
            </w:r>
            <w:r>
              <w:rPr>
                <w:rFonts w:ascii="Arial Narrow" w:hAnsi="Arial Narrow"/>
                <w:sz w:val="20"/>
                <w:szCs w:val="20"/>
                <w:highlight w:val="yellow"/>
              </w:rPr>
              <w:t>la consulta</w:t>
            </w:r>
            <w:r w:rsidRPr="0014560F">
              <w:rPr>
                <w:rFonts w:ascii="Arial Narrow" w:hAnsi="Arial Narrow"/>
                <w:sz w:val="20"/>
                <w:szCs w:val="20"/>
                <w:highlight w:val="yellow"/>
              </w:rPr>
              <w:t xml:space="preserve"> tenga el formato </w:t>
            </w:r>
            <w:proofErr w:type="spellStart"/>
            <w:r w:rsidRPr="0014560F">
              <w:rPr>
                <w:rFonts w:ascii="Arial Narrow" w:hAnsi="Arial Narrow"/>
                <w:sz w:val="20"/>
                <w:szCs w:val="20"/>
                <w:highlight w:val="yellow"/>
              </w:rPr>
              <w:t>dd</w:t>
            </w:r>
            <w:proofErr w:type="spellEnd"/>
            <w:r w:rsidRPr="0014560F">
              <w:rPr>
                <w:rFonts w:ascii="Arial Narrow" w:hAnsi="Arial Narrow"/>
                <w:sz w:val="20"/>
                <w:szCs w:val="20"/>
                <w:highlight w:val="yellow"/>
              </w:rPr>
              <w:t>/mm/</w:t>
            </w:r>
            <w:proofErr w:type="spellStart"/>
            <w:r w:rsidRPr="0014560F">
              <w:rPr>
                <w:rFonts w:ascii="Arial Narrow" w:hAnsi="Arial Narrow"/>
                <w:sz w:val="20"/>
                <w:szCs w:val="20"/>
                <w:highlight w:val="yellow"/>
              </w:rPr>
              <w:t>yyyy</w:t>
            </w:r>
            <w:proofErr w:type="spellEnd"/>
            <w:r w:rsidRPr="0014560F">
              <w:rPr>
                <w:rFonts w:ascii="Arial Narrow" w:hAnsi="Arial Narrow"/>
                <w:sz w:val="20"/>
                <w:szCs w:val="20"/>
                <w:highlight w:val="yellow"/>
              </w:rPr>
              <w:t xml:space="preserve"> y sea válida. Caso contrario, el sistema ejecuta la </w:t>
            </w:r>
            <w:r w:rsidRPr="0014560F">
              <w:rPr>
                <w:rFonts w:ascii="Arial Narrow" w:hAnsi="Arial Narrow"/>
                <w:b/>
                <w:sz w:val="20"/>
                <w:szCs w:val="20"/>
                <w:highlight w:val="yellow"/>
              </w:rPr>
              <w:t>excepción</w:t>
            </w:r>
            <w:r>
              <w:rPr>
                <w:rFonts w:ascii="Arial Narrow" w:hAnsi="Arial Narrow"/>
                <w:b/>
                <w:sz w:val="20"/>
                <w:szCs w:val="20"/>
                <w:highlight w:val="yellow"/>
              </w:rPr>
              <w:t xml:space="preserve"> 4</w:t>
            </w:r>
            <w:r w:rsidRPr="0014560F">
              <w:rPr>
                <w:rFonts w:ascii="Arial Narrow" w:hAnsi="Arial Narrow"/>
                <w:b/>
                <w:sz w:val="20"/>
                <w:szCs w:val="20"/>
                <w:highlight w:val="yellow"/>
              </w:rPr>
              <w:t>.</w:t>
            </w:r>
          </w:p>
          <w:p w:rsidR="00174789" w:rsidRDefault="00174789" w:rsidP="00EF6966">
            <w:pPr>
              <w:pStyle w:val="Prrafodelista"/>
              <w:numPr>
                <w:ilvl w:val="0"/>
                <w:numId w:val="79"/>
              </w:numPr>
              <w:rPr>
                <w:rFonts w:ascii="Arial Narrow" w:hAnsi="Arial Narrow" w:cs="Arial"/>
                <w:sz w:val="20"/>
                <w:szCs w:val="20"/>
              </w:rPr>
            </w:pPr>
            <w:r w:rsidRPr="0014560F">
              <w:rPr>
                <w:rFonts w:ascii="Arial Narrow" w:hAnsi="Arial Narrow"/>
                <w:sz w:val="20"/>
                <w:szCs w:val="20"/>
                <w:highlight w:val="yellow"/>
              </w:rPr>
              <w:t xml:space="preserve">Que la fecha de término de </w:t>
            </w:r>
            <w:r>
              <w:rPr>
                <w:rFonts w:ascii="Arial Narrow" w:hAnsi="Arial Narrow"/>
                <w:sz w:val="20"/>
                <w:szCs w:val="20"/>
                <w:highlight w:val="yellow"/>
              </w:rPr>
              <w:t>la consulta</w:t>
            </w:r>
            <w:r w:rsidRPr="0014560F">
              <w:rPr>
                <w:rFonts w:ascii="Arial Narrow" w:hAnsi="Arial Narrow"/>
                <w:sz w:val="20"/>
                <w:szCs w:val="20"/>
                <w:highlight w:val="yellow"/>
              </w:rPr>
              <w:t xml:space="preserve"> sea igual o posterior a la fecha de inicio de </w:t>
            </w:r>
            <w:r>
              <w:rPr>
                <w:rFonts w:ascii="Arial Narrow" w:hAnsi="Arial Narrow"/>
                <w:sz w:val="20"/>
                <w:szCs w:val="20"/>
                <w:highlight w:val="yellow"/>
              </w:rPr>
              <w:t>la consulta</w:t>
            </w:r>
            <w:r w:rsidRPr="0014560F">
              <w:rPr>
                <w:rFonts w:ascii="Arial Narrow" w:hAnsi="Arial Narrow"/>
                <w:sz w:val="20"/>
                <w:szCs w:val="20"/>
                <w:highlight w:val="yellow"/>
              </w:rPr>
              <w:t xml:space="preserve">. Caso contrario, el sistema ejecuta la </w:t>
            </w:r>
            <w:r w:rsidRPr="0014560F">
              <w:rPr>
                <w:rFonts w:ascii="Arial Narrow" w:hAnsi="Arial Narrow"/>
                <w:b/>
                <w:sz w:val="20"/>
                <w:szCs w:val="20"/>
                <w:highlight w:val="yellow"/>
              </w:rPr>
              <w:t>excepción</w:t>
            </w:r>
            <w:r w:rsidRPr="0014560F">
              <w:rPr>
                <w:rFonts w:ascii="Arial Narrow" w:hAnsi="Arial Narrow"/>
                <w:sz w:val="20"/>
                <w:szCs w:val="20"/>
                <w:highlight w:val="yellow"/>
              </w:rPr>
              <w:t xml:space="preserve"> </w:t>
            </w:r>
            <w:r>
              <w:rPr>
                <w:rFonts w:ascii="Arial Narrow" w:hAnsi="Arial Narrow"/>
                <w:b/>
                <w:sz w:val="20"/>
                <w:szCs w:val="20"/>
                <w:highlight w:val="yellow"/>
              </w:rPr>
              <w:t>5</w:t>
            </w:r>
            <w:r w:rsidRPr="0014560F">
              <w:rPr>
                <w:rFonts w:ascii="Arial Narrow" w:hAnsi="Arial Narrow"/>
                <w:b/>
                <w:sz w:val="20"/>
                <w:szCs w:val="20"/>
                <w:highlight w:val="yellow"/>
              </w:rPr>
              <w:t>.</w:t>
            </w:r>
          </w:p>
          <w:p w:rsidR="00174789" w:rsidRPr="00B31BF3" w:rsidRDefault="00174789" w:rsidP="00EF6966">
            <w:pPr>
              <w:pStyle w:val="Prrafodelista"/>
              <w:numPr>
                <w:ilvl w:val="0"/>
                <w:numId w:val="79"/>
              </w:numPr>
              <w:rPr>
                <w:rFonts w:ascii="Arial Narrow" w:hAnsi="Arial Narrow" w:cs="Arial"/>
                <w:sz w:val="20"/>
                <w:szCs w:val="20"/>
              </w:rPr>
            </w:pPr>
            <w:r w:rsidRPr="005C403B">
              <w:rPr>
                <w:rFonts w:ascii="Arial Narrow" w:hAnsi="Arial Narrow"/>
                <w:sz w:val="20"/>
                <w:szCs w:val="20"/>
              </w:rPr>
              <w:t xml:space="preserve">La </w:t>
            </w:r>
            <w:r w:rsidRPr="00FF0C2F">
              <w:rPr>
                <w:rFonts w:ascii="Arial Narrow" w:hAnsi="Arial Narrow"/>
                <w:sz w:val="20"/>
                <w:szCs w:val="20"/>
                <w:highlight w:val="yellow"/>
              </w:rPr>
              <w:t>diferencia</w:t>
            </w:r>
            <w:r w:rsidRPr="005C403B">
              <w:rPr>
                <w:rFonts w:ascii="Arial Narrow" w:hAnsi="Arial Narrow"/>
                <w:sz w:val="20"/>
                <w:szCs w:val="20"/>
              </w:rPr>
              <w:t xml:space="preserve"> de periodo entre </w:t>
            </w:r>
            <w:r w:rsidRPr="0014560F">
              <w:rPr>
                <w:rFonts w:ascii="Arial Narrow" w:hAnsi="Arial Narrow"/>
                <w:sz w:val="20"/>
                <w:szCs w:val="20"/>
                <w:highlight w:val="yellow"/>
              </w:rPr>
              <w:t xml:space="preserve">la fecha de inicio de </w:t>
            </w:r>
            <w:r>
              <w:rPr>
                <w:rFonts w:ascii="Arial Narrow" w:hAnsi="Arial Narrow"/>
                <w:sz w:val="20"/>
                <w:szCs w:val="20"/>
                <w:highlight w:val="yellow"/>
              </w:rPr>
              <w:t>la consulta</w:t>
            </w:r>
            <w:r w:rsidRPr="0014560F">
              <w:rPr>
                <w:rFonts w:ascii="Arial Narrow" w:hAnsi="Arial Narrow"/>
                <w:sz w:val="20"/>
                <w:szCs w:val="20"/>
                <w:highlight w:val="yellow"/>
              </w:rPr>
              <w:t xml:space="preserve"> </w:t>
            </w:r>
            <w:r w:rsidRPr="005C403B">
              <w:rPr>
                <w:rFonts w:ascii="Arial Narrow" w:hAnsi="Arial Narrow"/>
                <w:sz w:val="20"/>
                <w:szCs w:val="20"/>
              </w:rPr>
              <w:t xml:space="preserve">y </w:t>
            </w:r>
            <w:r w:rsidRPr="0014560F">
              <w:rPr>
                <w:rFonts w:ascii="Arial Narrow" w:hAnsi="Arial Narrow"/>
                <w:sz w:val="20"/>
                <w:szCs w:val="20"/>
                <w:highlight w:val="yellow"/>
              </w:rPr>
              <w:t xml:space="preserve">la fecha de término de </w:t>
            </w:r>
            <w:r>
              <w:rPr>
                <w:rFonts w:ascii="Arial Narrow" w:hAnsi="Arial Narrow"/>
                <w:sz w:val="20"/>
                <w:szCs w:val="20"/>
                <w:highlight w:val="yellow"/>
              </w:rPr>
              <w:t>la consulta</w:t>
            </w:r>
            <w:r>
              <w:rPr>
                <w:rFonts w:ascii="Arial Narrow" w:hAnsi="Arial Narrow"/>
                <w:sz w:val="20"/>
                <w:szCs w:val="20"/>
              </w:rPr>
              <w:t>, no</w:t>
            </w:r>
            <w:r w:rsidRPr="005C403B">
              <w:rPr>
                <w:rFonts w:ascii="Arial Narrow" w:hAnsi="Arial Narrow"/>
                <w:sz w:val="20"/>
                <w:szCs w:val="20"/>
              </w:rPr>
              <w:t xml:space="preserve"> sea menor o igual a 6 meses</w:t>
            </w:r>
            <w:r w:rsidRPr="007060E8">
              <w:rPr>
                <w:rFonts w:ascii="Arial Narrow" w:hAnsi="Arial Narrow"/>
                <w:sz w:val="20"/>
                <w:szCs w:val="20"/>
                <w:highlight w:val="yellow"/>
              </w:rPr>
              <w:t xml:space="preserve">. Caso contrario, el sistema ejecuta la </w:t>
            </w:r>
            <w:r w:rsidRPr="007060E8">
              <w:rPr>
                <w:rFonts w:ascii="Arial Narrow" w:hAnsi="Arial Narrow"/>
                <w:b/>
                <w:sz w:val="20"/>
                <w:szCs w:val="20"/>
                <w:highlight w:val="yellow"/>
              </w:rPr>
              <w:t>excepción</w:t>
            </w:r>
            <w:r w:rsidRPr="007060E8">
              <w:rPr>
                <w:rFonts w:ascii="Arial Narrow" w:hAnsi="Arial Narrow"/>
                <w:sz w:val="20"/>
                <w:szCs w:val="20"/>
                <w:highlight w:val="yellow"/>
              </w:rPr>
              <w:t xml:space="preserve"> </w:t>
            </w:r>
            <w:r w:rsidRPr="00FF0C2F">
              <w:rPr>
                <w:rFonts w:ascii="Arial Narrow" w:hAnsi="Arial Narrow"/>
                <w:b/>
                <w:sz w:val="20"/>
                <w:szCs w:val="20"/>
                <w:highlight w:val="yellow"/>
              </w:rPr>
              <w:t>6</w:t>
            </w:r>
          </w:p>
          <w:p w:rsidR="00174789" w:rsidRPr="005C403B" w:rsidRDefault="00174789" w:rsidP="00EF6966">
            <w:pPr>
              <w:pStyle w:val="NormalWeb"/>
              <w:numPr>
                <w:ilvl w:val="1"/>
                <w:numId w:val="61"/>
              </w:numPr>
              <w:spacing w:before="0" w:beforeAutospacing="0" w:after="0" w:afterAutospacing="0"/>
              <w:ind w:left="355" w:hanging="355"/>
              <w:rPr>
                <w:rFonts w:ascii="Arial Narrow" w:hAnsi="Arial Narrow"/>
              </w:rPr>
            </w:pPr>
            <w:r w:rsidRPr="005C403B">
              <w:rPr>
                <w:rFonts w:ascii="Arial Narrow" w:hAnsi="Arial Narrow"/>
              </w:rPr>
              <w:t xml:space="preserve">De ser </w:t>
            </w:r>
            <w:r w:rsidRPr="00603FFA">
              <w:rPr>
                <w:rFonts w:ascii="Arial Narrow" w:hAnsi="Arial Narrow"/>
              </w:rPr>
              <w:t>conforme</w:t>
            </w:r>
            <w:r w:rsidRPr="005C403B">
              <w:rPr>
                <w:rFonts w:ascii="Arial Narrow" w:hAnsi="Arial Narrow"/>
              </w:rPr>
              <w:t xml:space="preserve"> las validaciones el sistema</w:t>
            </w:r>
            <w:r>
              <w:rPr>
                <w:rFonts w:ascii="Arial Narrow" w:hAnsi="Arial Narrow"/>
              </w:rPr>
              <w:t xml:space="preserve"> </w:t>
            </w:r>
            <w:r w:rsidRPr="001B299A">
              <w:rPr>
                <w:rFonts w:ascii="Arial Narrow" w:hAnsi="Arial Narrow"/>
                <w:highlight w:val="yellow"/>
              </w:rPr>
              <w:t xml:space="preserve">actualiza y carga </w:t>
            </w:r>
            <w:r>
              <w:rPr>
                <w:rFonts w:ascii="Arial Narrow" w:hAnsi="Arial Narrow"/>
                <w:highlight w:val="yellow"/>
              </w:rPr>
              <w:t>el calendario</w:t>
            </w:r>
            <w:r w:rsidRPr="00E640CB">
              <w:rPr>
                <w:rFonts w:ascii="Arial Narrow" w:hAnsi="Arial Narrow"/>
                <w:highlight w:val="yellow"/>
              </w:rPr>
              <w:t>, si hay elementos en la lista, se habilitan los botones Imprimir y Exportar, en caso contrario se deshabilitan</w:t>
            </w:r>
            <w:r>
              <w:rPr>
                <w:rFonts w:ascii="Arial Narrow" w:hAnsi="Arial Narrow"/>
              </w:rPr>
              <w:t>.</w:t>
            </w:r>
            <w:r w:rsidRPr="005C403B">
              <w:rPr>
                <w:rFonts w:ascii="Arial Narrow" w:hAnsi="Arial Narrow"/>
              </w:rPr>
              <w:t xml:space="preserve"> </w:t>
            </w:r>
            <w:r w:rsidRPr="001B299A">
              <w:rPr>
                <w:rFonts w:ascii="Arial Narrow" w:hAnsi="Arial Narrow"/>
                <w:strike/>
              </w:rPr>
              <w:t xml:space="preserve">mostrará el detalle de los paquetes con los siguientes datos (interface </w:t>
            </w:r>
            <w:r w:rsidRPr="001B299A">
              <w:rPr>
                <w:rFonts w:ascii="Arial Narrow" w:hAnsi="Arial Narrow"/>
                <w:b/>
                <w:strike/>
              </w:rPr>
              <w:t>IU016</w:t>
            </w:r>
            <w:r w:rsidRPr="001B299A">
              <w:rPr>
                <w:rFonts w:ascii="Arial Narrow" w:hAnsi="Arial Narrow"/>
                <w:strike/>
              </w:rPr>
              <w:t>):</w:t>
            </w:r>
          </w:p>
          <w:p w:rsidR="00174789" w:rsidRPr="001B299A" w:rsidRDefault="00174789" w:rsidP="00626B50">
            <w:pPr>
              <w:pStyle w:val="Prrafodelista"/>
              <w:numPr>
                <w:ilvl w:val="0"/>
                <w:numId w:val="21"/>
              </w:numPr>
              <w:rPr>
                <w:rFonts w:ascii="Arial Narrow" w:hAnsi="Arial Narrow"/>
                <w:strike/>
                <w:sz w:val="20"/>
                <w:szCs w:val="20"/>
              </w:rPr>
            </w:pPr>
            <w:r w:rsidRPr="001B299A">
              <w:rPr>
                <w:rFonts w:ascii="Arial Narrow" w:hAnsi="Arial Narrow"/>
                <w:strike/>
                <w:sz w:val="20"/>
                <w:szCs w:val="20"/>
              </w:rPr>
              <w:t>Como Encabezado muestra</w:t>
            </w:r>
          </w:p>
          <w:p w:rsidR="00174789" w:rsidRPr="001B299A" w:rsidRDefault="00174789" w:rsidP="00626B50">
            <w:pPr>
              <w:pStyle w:val="Prrafodelista"/>
              <w:numPr>
                <w:ilvl w:val="0"/>
                <w:numId w:val="20"/>
              </w:numPr>
              <w:ind w:left="967"/>
              <w:rPr>
                <w:rFonts w:ascii="Arial Narrow" w:hAnsi="Arial Narrow" w:cs="Arial"/>
                <w:strike/>
                <w:sz w:val="20"/>
                <w:szCs w:val="20"/>
              </w:rPr>
            </w:pPr>
            <w:r w:rsidRPr="001B299A">
              <w:rPr>
                <w:rFonts w:ascii="Arial Narrow" w:hAnsi="Arial Narrow" w:cs="Arial"/>
                <w:strike/>
                <w:sz w:val="20"/>
                <w:szCs w:val="20"/>
              </w:rPr>
              <w:t>Aduana (dato precargado, sólo lectura)</w:t>
            </w:r>
          </w:p>
          <w:p w:rsidR="00174789" w:rsidRPr="001B299A" w:rsidRDefault="00174789" w:rsidP="00626B50">
            <w:pPr>
              <w:pStyle w:val="Prrafodelista"/>
              <w:numPr>
                <w:ilvl w:val="0"/>
                <w:numId w:val="20"/>
              </w:numPr>
              <w:ind w:left="967"/>
              <w:rPr>
                <w:rFonts w:ascii="Arial Narrow" w:hAnsi="Arial Narrow" w:cs="Arial"/>
                <w:strike/>
                <w:sz w:val="20"/>
                <w:szCs w:val="20"/>
              </w:rPr>
            </w:pPr>
            <w:r w:rsidRPr="001B299A">
              <w:rPr>
                <w:rFonts w:ascii="Arial Narrow" w:hAnsi="Arial Narrow" w:cs="Arial"/>
                <w:strike/>
                <w:sz w:val="20"/>
                <w:szCs w:val="20"/>
              </w:rPr>
              <w:t>Fecha de Asignación (dato precargado, sólo lectura)</w:t>
            </w:r>
          </w:p>
          <w:p w:rsidR="00174789" w:rsidRPr="001B299A" w:rsidRDefault="00174789" w:rsidP="00626B50">
            <w:pPr>
              <w:pStyle w:val="Prrafodelista"/>
              <w:numPr>
                <w:ilvl w:val="0"/>
                <w:numId w:val="20"/>
              </w:numPr>
              <w:ind w:left="967"/>
              <w:rPr>
                <w:rFonts w:ascii="Arial Narrow" w:hAnsi="Arial Narrow" w:cs="Arial"/>
                <w:strike/>
                <w:sz w:val="20"/>
                <w:szCs w:val="20"/>
              </w:rPr>
            </w:pPr>
            <w:r w:rsidRPr="001B299A">
              <w:rPr>
                <w:rFonts w:ascii="Arial Narrow" w:hAnsi="Arial Narrow" w:cs="Arial"/>
                <w:strike/>
                <w:sz w:val="20"/>
                <w:szCs w:val="20"/>
              </w:rPr>
              <w:t>Horario: (dato precargado, sólo lectura)</w:t>
            </w:r>
          </w:p>
          <w:p w:rsidR="00174789" w:rsidRPr="001B299A" w:rsidRDefault="00174789" w:rsidP="00626B50">
            <w:pPr>
              <w:pStyle w:val="Prrafodelista"/>
              <w:numPr>
                <w:ilvl w:val="0"/>
                <w:numId w:val="20"/>
              </w:numPr>
              <w:ind w:left="967"/>
              <w:rPr>
                <w:rFonts w:ascii="Arial Narrow" w:hAnsi="Arial Narrow" w:cs="Arial"/>
                <w:strike/>
                <w:sz w:val="20"/>
                <w:szCs w:val="20"/>
              </w:rPr>
            </w:pPr>
            <w:r w:rsidRPr="001B299A">
              <w:rPr>
                <w:rFonts w:ascii="Arial Narrow" w:hAnsi="Arial Narrow" w:cs="Arial"/>
                <w:strike/>
                <w:sz w:val="20"/>
                <w:szCs w:val="20"/>
              </w:rPr>
              <w:t>Ánfora Canal Rojo: (dato precargado, sólo lectura)</w:t>
            </w:r>
          </w:p>
          <w:p w:rsidR="00174789" w:rsidRPr="001B299A" w:rsidRDefault="00174789" w:rsidP="00626B50">
            <w:pPr>
              <w:pStyle w:val="Prrafodelista"/>
              <w:numPr>
                <w:ilvl w:val="0"/>
                <w:numId w:val="20"/>
              </w:numPr>
              <w:ind w:left="967"/>
              <w:rPr>
                <w:rFonts w:ascii="Arial Narrow" w:hAnsi="Arial Narrow" w:cs="Arial"/>
                <w:strike/>
                <w:sz w:val="20"/>
                <w:szCs w:val="20"/>
              </w:rPr>
            </w:pPr>
            <w:r w:rsidRPr="001B299A">
              <w:rPr>
                <w:rFonts w:ascii="Arial Narrow" w:hAnsi="Arial Narrow" w:cs="Arial"/>
                <w:strike/>
                <w:sz w:val="20"/>
                <w:szCs w:val="20"/>
              </w:rPr>
              <w:t>Total de paquetes (dato precargado, solo lectura)</w:t>
            </w:r>
          </w:p>
          <w:p w:rsidR="00174789" w:rsidRPr="001B299A" w:rsidRDefault="00174789" w:rsidP="00626B50">
            <w:pPr>
              <w:pStyle w:val="Prrafodelista"/>
              <w:numPr>
                <w:ilvl w:val="0"/>
                <w:numId w:val="20"/>
              </w:numPr>
              <w:ind w:left="967"/>
              <w:rPr>
                <w:rFonts w:ascii="Arial Narrow" w:hAnsi="Arial Narrow" w:cs="Arial"/>
                <w:strike/>
                <w:sz w:val="20"/>
                <w:szCs w:val="20"/>
              </w:rPr>
            </w:pPr>
            <w:r w:rsidRPr="001B299A">
              <w:rPr>
                <w:rFonts w:ascii="Arial Narrow" w:hAnsi="Arial Narrow" w:cs="Arial"/>
                <w:strike/>
                <w:sz w:val="20"/>
                <w:szCs w:val="20"/>
              </w:rPr>
              <w:t>Total de carga laboral asignada (dato precargado, solo lectura)</w:t>
            </w:r>
          </w:p>
          <w:p w:rsidR="00174789" w:rsidRPr="001B299A" w:rsidRDefault="00174789" w:rsidP="00626B50">
            <w:pPr>
              <w:pStyle w:val="Prrafodelista"/>
              <w:numPr>
                <w:ilvl w:val="0"/>
                <w:numId w:val="21"/>
              </w:numPr>
              <w:rPr>
                <w:rFonts w:ascii="Arial Narrow" w:hAnsi="Arial Narrow"/>
                <w:strike/>
                <w:sz w:val="20"/>
                <w:szCs w:val="20"/>
              </w:rPr>
            </w:pPr>
            <w:r w:rsidRPr="001B299A">
              <w:rPr>
                <w:rFonts w:ascii="Arial Narrow" w:hAnsi="Arial Narrow"/>
                <w:strike/>
                <w:sz w:val="20"/>
                <w:szCs w:val="20"/>
              </w:rPr>
              <w:t>En una tabla los siguientes datos</w:t>
            </w:r>
          </w:p>
          <w:p w:rsidR="00174789" w:rsidRPr="00450480" w:rsidRDefault="00174789" w:rsidP="00626B50">
            <w:pPr>
              <w:pStyle w:val="Prrafodelista"/>
              <w:numPr>
                <w:ilvl w:val="0"/>
                <w:numId w:val="20"/>
              </w:numPr>
              <w:ind w:left="967"/>
              <w:rPr>
                <w:rFonts w:ascii="Arial Narrow" w:hAnsi="Arial Narrow" w:cs="Arial"/>
                <w:strike/>
                <w:sz w:val="20"/>
                <w:szCs w:val="20"/>
              </w:rPr>
            </w:pPr>
            <w:r w:rsidRPr="00450480">
              <w:rPr>
                <w:rFonts w:ascii="Arial Narrow" w:hAnsi="Arial Narrow" w:cs="Arial"/>
                <w:strike/>
                <w:sz w:val="20"/>
                <w:szCs w:val="20"/>
              </w:rPr>
              <w:t>Paquete (dato precargado, sólo lectura)</w:t>
            </w:r>
          </w:p>
          <w:p w:rsidR="00174789" w:rsidRPr="00450480" w:rsidRDefault="00174789" w:rsidP="00626B50">
            <w:pPr>
              <w:pStyle w:val="Prrafodelista"/>
              <w:numPr>
                <w:ilvl w:val="0"/>
                <w:numId w:val="20"/>
              </w:numPr>
              <w:ind w:left="967"/>
              <w:rPr>
                <w:rFonts w:ascii="Arial Narrow" w:hAnsi="Arial Narrow" w:cs="Arial"/>
                <w:strike/>
                <w:sz w:val="20"/>
                <w:szCs w:val="20"/>
              </w:rPr>
            </w:pPr>
            <w:r w:rsidRPr="00450480">
              <w:rPr>
                <w:rFonts w:ascii="Arial Narrow" w:hAnsi="Arial Narrow" w:cs="Arial"/>
                <w:strike/>
                <w:sz w:val="20"/>
                <w:szCs w:val="20"/>
              </w:rPr>
              <w:t>Declaración (dato precargado, sólo lectura)</w:t>
            </w:r>
          </w:p>
          <w:p w:rsidR="00174789" w:rsidRPr="00450480" w:rsidRDefault="00174789" w:rsidP="00626B50">
            <w:pPr>
              <w:pStyle w:val="Prrafodelista"/>
              <w:numPr>
                <w:ilvl w:val="0"/>
                <w:numId w:val="20"/>
              </w:numPr>
              <w:ind w:left="967"/>
              <w:rPr>
                <w:rFonts w:ascii="Arial Narrow" w:hAnsi="Arial Narrow" w:cs="Arial"/>
                <w:strike/>
                <w:sz w:val="20"/>
                <w:szCs w:val="20"/>
              </w:rPr>
            </w:pPr>
            <w:r w:rsidRPr="00450480">
              <w:rPr>
                <w:rFonts w:ascii="Arial Narrow" w:hAnsi="Arial Narrow" w:cs="Arial"/>
                <w:strike/>
                <w:sz w:val="20"/>
                <w:szCs w:val="20"/>
              </w:rPr>
              <w:t>Carga Laboral  (dato precargado, sólo lectura)</w:t>
            </w:r>
          </w:p>
          <w:p w:rsidR="00174789" w:rsidRPr="00450480" w:rsidRDefault="00174789" w:rsidP="00626B50">
            <w:pPr>
              <w:pStyle w:val="Prrafodelista"/>
              <w:numPr>
                <w:ilvl w:val="0"/>
                <w:numId w:val="20"/>
              </w:numPr>
              <w:ind w:left="967"/>
              <w:rPr>
                <w:rFonts w:ascii="Arial Narrow" w:hAnsi="Arial Narrow" w:cs="Arial"/>
                <w:strike/>
                <w:sz w:val="20"/>
                <w:szCs w:val="20"/>
              </w:rPr>
            </w:pPr>
            <w:r w:rsidRPr="00450480">
              <w:rPr>
                <w:rFonts w:ascii="Arial Narrow" w:hAnsi="Arial Narrow" w:cs="Arial"/>
                <w:strike/>
                <w:sz w:val="20"/>
                <w:szCs w:val="20"/>
              </w:rPr>
              <w:t>Almacén Aduanero  (dato precargado, sólo lectura)</w:t>
            </w:r>
          </w:p>
          <w:p w:rsidR="00174789" w:rsidRPr="00450480" w:rsidRDefault="00174789" w:rsidP="00626B50">
            <w:pPr>
              <w:pStyle w:val="Prrafodelista"/>
              <w:numPr>
                <w:ilvl w:val="0"/>
                <w:numId w:val="20"/>
              </w:numPr>
              <w:ind w:left="967"/>
              <w:rPr>
                <w:rFonts w:ascii="Arial Narrow" w:hAnsi="Arial Narrow" w:cs="Arial"/>
                <w:strike/>
                <w:sz w:val="20"/>
                <w:szCs w:val="20"/>
              </w:rPr>
            </w:pPr>
            <w:r w:rsidRPr="00450480">
              <w:rPr>
                <w:rFonts w:ascii="Arial Narrow" w:hAnsi="Arial Narrow" w:cs="Arial"/>
                <w:strike/>
                <w:sz w:val="20"/>
                <w:szCs w:val="20"/>
              </w:rPr>
              <w:t>Dirección  (dato precargado, sólo lectura)</w:t>
            </w:r>
          </w:p>
          <w:p w:rsidR="00174789" w:rsidRPr="00450480" w:rsidRDefault="00174789" w:rsidP="00626B50">
            <w:pPr>
              <w:pStyle w:val="Prrafodelista"/>
              <w:numPr>
                <w:ilvl w:val="0"/>
                <w:numId w:val="20"/>
              </w:numPr>
              <w:ind w:left="967"/>
              <w:rPr>
                <w:rFonts w:ascii="Arial Narrow" w:hAnsi="Arial Narrow" w:cs="Arial"/>
                <w:strike/>
                <w:sz w:val="20"/>
                <w:szCs w:val="20"/>
              </w:rPr>
            </w:pPr>
            <w:r w:rsidRPr="00450480">
              <w:rPr>
                <w:rFonts w:ascii="Arial Narrow" w:hAnsi="Arial Narrow" w:cs="Arial"/>
                <w:strike/>
                <w:sz w:val="20"/>
                <w:szCs w:val="20"/>
              </w:rPr>
              <w:t xml:space="preserve">Importador Frecuente (dato precargado, sólo lectura). En el caso que se trate de un importador frecuente mostrará la palabra SI, y si no se trata de un importador frecuente se </w:t>
            </w:r>
            <w:r w:rsidRPr="00450480">
              <w:rPr>
                <w:rFonts w:ascii="Arial Narrow" w:hAnsi="Arial Narrow" w:cs="Arial"/>
                <w:strike/>
                <w:sz w:val="20"/>
                <w:szCs w:val="20"/>
              </w:rPr>
              <w:lastRenderedPageBreak/>
              <w:t>mostrará en blanco.</w:t>
            </w:r>
          </w:p>
          <w:p w:rsidR="00174789" w:rsidRPr="00AF5294" w:rsidRDefault="00174789" w:rsidP="00626B50">
            <w:pPr>
              <w:pStyle w:val="Prrafodelista"/>
              <w:numPr>
                <w:ilvl w:val="0"/>
                <w:numId w:val="20"/>
              </w:numPr>
              <w:ind w:left="967"/>
              <w:rPr>
                <w:rFonts w:ascii="Arial Narrow" w:hAnsi="Arial Narrow" w:cs="Arial"/>
                <w:strike/>
                <w:sz w:val="20"/>
                <w:szCs w:val="20"/>
              </w:rPr>
            </w:pPr>
            <w:r w:rsidRPr="00450480">
              <w:rPr>
                <w:rFonts w:ascii="Arial Narrow" w:hAnsi="Arial Narrow" w:cs="Arial"/>
                <w:strike/>
                <w:sz w:val="20"/>
                <w:szCs w:val="20"/>
              </w:rPr>
              <w:t>Garantía 160  (dato precargado, sólo lectura). En el caso que la declaración se encuentre asociada a la garantía del artículo 160° se mostrará la palabra SI, caso contrario se mostrará en blanco.</w:t>
            </w:r>
          </w:p>
          <w:p w:rsidR="00174789" w:rsidRPr="00244DA2" w:rsidRDefault="00174789" w:rsidP="00626B50">
            <w:pPr>
              <w:numPr>
                <w:ilvl w:val="0"/>
                <w:numId w:val="19"/>
              </w:numPr>
              <w:rPr>
                <w:rFonts w:ascii="Arial Narrow" w:hAnsi="Arial Narrow" w:cs="Arial"/>
                <w:strike/>
                <w:sz w:val="20"/>
                <w:szCs w:val="20"/>
              </w:rPr>
            </w:pPr>
            <w:r w:rsidRPr="00244DA2">
              <w:rPr>
                <w:rFonts w:ascii="Arial Narrow" w:hAnsi="Arial Narrow"/>
                <w:strike/>
                <w:sz w:val="20"/>
                <w:szCs w:val="20"/>
              </w:rPr>
              <w:t>El sistema muestra el resultado según lo siguiente:</w:t>
            </w:r>
          </w:p>
          <w:p w:rsidR="00174789" w:rsidRPr="00244DA2" w:rsidRDefault="00174789" w:rsidP="00626B50">
            <w:pPr>
              <w:numPr>
                <w:ilvl w:val="1"/>
                <w:numId w:val="19"/>
              </w:numPr>
              <w:rPr>
                <w:rFonts w:ascii="Arial Narrow" w:hAnsi="Arial Narrow" w:cs="Arial"/>
                <w:strike/>
                <w:sz w:val="20"/>
                <w:szCs w:val="20"/>
              </w:rPr>
            </w:pPr>
            <w:r w:rsidRPr="00244DA2">
              <w:rPr>
                <w:rFonts w:ascii="Arial Narrow" w:hAnsi="Arial Narrow" w:cs="Arial"/>
                <w:strike/>
                <w:sz w:val="20"/>
                <w:szCs w:val="20"/>
              </w:rPr>
              <w:t xml:space="preserve">Si se ha seleccionado la opción </w:t>
            </w:r>
            <w:r w:rsidRPr="00244DA2">
              <w:rPr>
                <w:rFonts w:ascii="Arial Narrow" w:hAnsi="Arial Narrow" w:cs="Arial"/>
                <w:b/>
                <w:strike/>
                <w:sz w:val="20"/>
                <w:szCs w:val="20"/>
              </w:rPr>
              <w:t xml:space="preserve">Consultar: </w:t>
            </w:r>
            <w:r w:rsidRPr="00244DA2">
              <w:rPr>
                <w:rFonts w:ascii="Arial Narrow" w:hAnsi="Arial Narrow" w:cs="Arial"/>
                <w:strike/>
                <w:sz w:val="20"/>
                <w:szCs w:val="20"/>
              </w:rPr>
              <w:t xml:space="preserve">El sistema muestra el resultado según la </w:t>
            </w:r>
            <w:r w:rsidRPr="00244DA2">
              <w:rPr>
                <w:rFonts w:ascii="Arial Narrow" w:hAnsi="Arial Narrow"/>
                <w:b/>
                <w:strike/>
                <w:sz w:val="20"/>
                <w:szCs w:val="20"/>
              </w:rPr>
              <w:t>IU016</w:t>
            </w:r>
          </w:p>
          <w:p w:rsidR="00174789" w:rsidRPr="00244DA2" w:rsidRDefault="00174789" w:rsidP="00626B50">
            <w:pPr>
              <w:numPr>
                <w:ilvl w:val="1"/>
                <w:numId w:val="19"/>
              </w:numPr>
              <w:rPr>
                <w:rFonts w:ascii="Arial Narrow" w:hAnsi="Arial Narrow" w:cs="Arial"/>
                <w:strike/>
                <w:sz w:val="20"/>
                <w:szCs w:val="20"/>
              </w:rPr>
            </w:pPr>
            <w:r w:rsidRPr="00244DA2">
              <w:rPr>
                <w:rFonts w:ascii="Arial Narrow" w:hAnsi="Arial Narrow" w:cs="Arial"/>
                <w:strike/>
                <w:sz w:val="20"/>
                <w:szCs w:val="20"/>
              </w:rPr>
              <w:t xml:space="preserve">Si se ha seleccionado la opción </w:t>
            </w:r>
            <w:r w:rsidRPr="00244DA2">
              <w:rPr>
                <w:rFonts w:ascii="Arial Narrow" w:hAnsi="Arial Narrow" w:cs="Arial"/>
                <w:b/>
                <w:strike/>
                <w:sz w:val="20"/>
                <w:szCs w:val="20"/>
              </w:rPr>
              <w:t>Imprimir</w:t>
            </w:r>
            <w:proofErr w:type="gramStart"/>
            <w:r w:rsidRPr="00244DA2">
              <w:rPr>
                <w:rFonts w:ascii="Arial Narrow" w:hAnsi="Arial Narrow" w:cs="Arial"/>
                <w:b/>
                <w:strike/>
                <w:sz w:val="20"/>
                <w:szCs w:val="20"/>
              </w:rPr>
              <w:t>:</w:t>
            </w:r>
            <w:r w:rsidRPr="00244DA2">
              <w:rPr>
                <w:rFonts w:ascii="Arial Narrow" w:hAnsi="Arial Narrow" w:cs="Arial"/>
                <w:strike/>
                <w:sz w:val="20"/>
                <w:szCs w:val="20"/>
              </w:rPr>
              <w:t>.</w:t>
            </w:r>
            <w:proofErr w:type="gramEnd"/>
          </w:p>
          <w:p w:rsidR="00174789" w:rsidRPr="005C403B" w:rsidRDefault="00174789" w:rsidP="00626B50">
            <w:pPr>
              <w:numPr>
                <w:ilvl w:val="1"/>
                <w:numId w:val="19"/>
              </w:numPr>
              <w:rPr>
                <w:rFonts w:ascii="Arial Narrow" w:hAnsi="Arial Narrow" w:cs="Arial"/>
                <w:sz w:val="20"/>
                <w:szCs w:val="20"/>
              </w:rPr>
            </w:pPr>
            <w:r w:rsidRPr="00244DA2">
              <w:rPr>
                <w:rFonts w:ascii="Arial Narrow" w:hAnsi="Arial Narrow" w:cs="Arial"/>
                <w:strike/>
                <w:sz w:val="20"/>
                <w:szCs w:val="20"/>
              </w:rPr>
              <w:t xml:space="preserve">Si se ha seleccionado la opción </w:t>
            </w:r>
            <w:r w:rsidRPr="00244DA2">
              <w:rPr>
                <w:rFonts w:ascii="Arial Narrow" w:hAnsi="Arial Narrow" w:cs="Arial"/>
                <w:b/>
                <w:strike/>
                <w:sz w:val="20"/>
                <w:szCs w:val="20"/>
              </w:rPr>
              <w:t xml:space="preserve">Exportar: </w:t>
            </w:r>
            <w:r w:rsidRPr="00244DA2">
              <w:rPr>
                <w:rFonts w:ascii="Arial Narrow" w:hAnsi="Arial Narrow"/>
                <w:strike/>
                <w:sz w:val="20"/>
                <w:szCs w:val="20"/>
              </w:rPr>
              <w:t xml:space="preserve">El sistema exporta en un archivo formato Excel con el resultado de la búsqueda según el </w:t>
            </w:r>
            <w:r w:rsidRPr="00244DA2">
              <w:rPr>
                <w:rFonts w:ascii="Arial Narrow" w:hAnsi="Arial Narrow"/>
                <w:b/>
                <w:strike/>
                <w:sz w:val="20"/>
                <w:szCs w:val="20"/>
              </w:rPr>
              <w:t>Formato 03</w:t>
            </w:r>
            <w:r w:rsidRPr="00244DA2">
              <w:rPr>
                <w:rFonts w:ascii="Arial Narrow" w:hAnsi="Arial Narrow"/>
                <w:strike/>
                <w:sz w:val="20"/>
                <w:szCs w:val="20"/>
              </w:rPr>
              <w:t>.</w:t>
            </w:r>
          </w:p>
        </w:tc>
      </w:tr>
      <w:tr w:rsidR="007601C5" w:rsidRPr="005C403B" w:rsidTr="0014560F">
        <w:trPr>
          <w:trHeight w:val="223"/>
        </w:trPr>
        <w:tc>
          <w:tcPr>
            <w:tcW w:w="9356" w:type="dxa"/>
            <w:gridSpan w:val="3"/>
            <w:tcBorders>
              <w:bottom w:val="single" w:sz="6" w:space="0" w:color="000000"/>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7. Flujo alternativo</w:t>
            </w:r>
          </w:p>
        </w:tc>
      </w:tr>
      <w:tr w:rsidR="007601C5" w:rsidRPr="005C403B" w:rsidTr="0014560F">
        <w:trPr>
          <w:trHeight w:val="223"/>
        </w:trPr>
        <w:tc>
          <w:tcPr>
            <w:tcW w:w="9356" w:type="dxa"/>
            <w:gridSpan w:val="3"/>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No aplica</w:t>
            </w:r>
          </w:p>
        </w:tc>
      </w:tr>
      <w:tr w:rsidR="007601C5" w:rsidRPr="005C403B" w:rsidTr="0014560F">
        <w:tc>
          <w:tcPr>
            <w:tcW w:w="9356"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14560F">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AF5294" w:rsidRPr="005C403B" w:rsidTr="0014560F">
        <w:tc>
          <w:tcPr>
            <w:tcW w:w="567" w:type="dxa"/>
            <w:shd w:val="clear" w:color="auto" w:fill="FFFFFF" w:themeFill="background1"/>
          </w:tcPr>
          <w:p w:rsidR="00AF5294" w:rsidRPr="005C403B" w:rsidRDefault="00AF5294" w:rsidP="00EF6966">
            <w:pPr>
              <w:pStyle w:val="NormalWeb"/>
              <w:numPr>
                <w:ilvl w:val="0"/>
                <w:numId w:val="122"/>
              </w:numPr>
              <w:spacing w:before="0" w:beforeAutospacing="0" w:after="0" w:afterAutospacing="0"/>
              <w:ind w:left="356"/>
              <w:jc w:val="center"/>
              <w:rPr>
                <w:rFonts w:ascii="Arial Narrow" w:eastAsia="Times New Roman" w:hAnsi="Arial Narrow" w:cs="Times New Roman"/>
              </w:rPr>
            </w:pPr>
          </w:p>
        </w:tc>
        <w:tc>
          <w:tcPr>
            <w:tcW w:w="3119" w:type="dxa"/>
            <w:shd w:val="clear" w:color="auto" w:fill="FFFFFF" w:themeFill="background1"/>
          </w:tcPr>
          <w:p w:rsidR="00AF5294" w:rsidRPr="005C403B" w:rsidRDefault="00AF5294" w:rsidP="00AF5294">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El actor presiona el botón imprimir</w:t>
            </w:r>
          </w:p>
        </w:tc>
        <w:tc>
          <w:tcPr>
            <w:tcW w:w="5670" w:type="dxa"/>
            <w:shd w:val="clear" w:color="auto" w:fill="FFFFFF" w:themeFill="background1"/>
          </w:tcPr>
          <w:p w:rsidR="00AF5294" w:rsidRPr="005C403B" w:rsidRDefault="00AF5294" w:rsidP="00EF6966">
            <w:pPr>
              <w:pStyle w:val="NormalWeb"/>
              <w:numPr>
                <w:ilvl w:val="1"/>
                <w:numId w:val="122"/>
              </w:numPr>
              <w:spacing w:before="0" w:beforeAutospacing="0" w:after="0" w:afterAutospacing="0"/>
              <w:ind w:left="355"/>
              <w:rPr>
                <w:rFonts w:ascii="Arial Narrow" w:eastAsia="Times New Roman" w:hAnsi="Arial Narrow" w:cs="Times New Roman"/>
              </w:rPr>
            </w:pPr>
            <w:r w:rsidRPr="005C403B">
              <w:rPr>
                <w:rFonts w:ascii="Arial Narrow" w:hAnsi="Arial Narrow"/>
              </w:rPr>
              <w:t xml:space="preserve">El sistema envía a impresión el resultado de la búsqueda según el </w:t>
            </w:r>
            <w:r w:rsidRPr="005C403B">
              <w:rPr>
                <w:rFonts w:ascii="Arial Narrow" w:hAnsi="Arial Narrow"/>
                <w:b/>
              </w:rPr>
              <w:t>Formato 03</w:t>
            </w:r>
          </w:p>
        </w:tc>
      </w:tr>
      <w:tr w:rsidR="005B65C0" w:rsidRPr="005C403B" w:rsidTr="00C25481">
        <w:tc>
          <w:tcPr>
            <w:tcW w:w="9356" w:type="dxa"/>
            <w:gridSpan w:val="3"/>
            <w:shd w:val="clear" w:color="auto" w:fill="E6E6E6"/>
          </w:tcPr>
          <w:p w:rsidR="005B65C0" w:rsidRPr="005C403B" w:rsidRDefault="005B65C0" w:rsidP="00C25481">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A2</w:t>
            </w:r>
          </w:p>
        </w:tc>
      </w:tr>
      <w:tr w:rsidR="005B65C0" w:rsidRPr="005C403B" w:rsidTr="00C25481">
        <w:tc>
          <w:tcPr>
            <w:tcW w:w="567" w:type="dxa"/>
            <w:shd w:val="clear" w:color="auto" w:fill="E6E6E6"/>
          </w:tcPr>
          <w:p w:rsidR="005B65C0" w:rsidRPr="005C403B" w:rsidRDefault="005B65C0" w:rsidP="00C25481">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5B65C0" w:rsidRPr="005C403B" w:rsidRDefault="005B65C0" w:rsidP="00C25481">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5B65C0" w:rsidRPr="005C403B" w:rsidRDefault="005B65C0" w:rsidP="00C25481">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5B65C0" w:rsidRPr="005C403B" w:rsidTr="00C25481">
        <w:tc>
          <w:tcPr>
            <w:tcW w:w="567" w:type="dxa"/>
            <w:shd w:val="clear" w:color="auto" w:fill="FFFFFF" w:themeFill="background1"/>
          </w:tcPr>
          <w:p w:rsidR="005B65C0" w:rsidRPr="005C403B" w:rsidRDefault="005B65C0" w:rsidP="00EF6966">
            <w:pPr>
              <w:pStyle w:val="NormalWeb"/>
              <w:numPr>
                <w:ilvl w:val="0"/>
                <w:numId w:val="123"/>
              </w:numPr>
              <w:spacing w:before="0" w:beforeAutospacing="0" w:after="0" w:afterAutospacing="0"/>
              <w:ind w:left="356"/>
              <w:jc w:val="center"/>
              <w:rPr>
                <w:rFonts w:ascii="Arial Narrow" w:eastAsia="Times New Roman" w:hAnsi="Arial Narrow" w:cs="Times New Roman"/>
              </w:rPr>
            </w:pPr>
          </w:p>
        </w:tc>
        <w:tc>
          <w:tcPr>
            <w:tcW w:w="3119" w:type="dxa"/>
            <w:shd w:val="clear" w:color="auto" w:fill="FFFFFF" w:themeFill="background1"/>
          </w:tcPr>
          <w:p w:rsidR="005B65C0" w:rsidRPr="005C403B" w:rsidRDefault="005B65C0" w:rsidP="00C25481">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El actor presiona el botón exportar</w:t>
            </w:r>
          </w:p>
        </w:tc>
        <w:tc>
          <w:tcPr>
            <w:tcW w:w="5670" w:type="dxa"/>
            <w:shd w:val="clear" w:color="auto" w:fill="FFFFFF" w:themeFill="background1"/>
          </w:tcPr>
          <w:p w:rsidR="005B65C0" w:rsidRPr="005C403B" w:rsidRDefault="005B65C0" w:rsidP="00EF6966">
            <w:pPr>
              <w:pStyle w:val="NormalWeb"/>
              <w:numPr>
                <w:ilvl w:val="1"/>
                <w:numId w:val="123"/>
              </w:numPr>
              <w:spacing w:before="0" w:beforeAutospacing="0" w:after="0" w:afterAutospacing="0"/>
              <w:ind w:left="355"/>
              <w:rPr>
                <w:rFonts w:ascii="Arial Narrow" w:eastAsia="Times New Roman" w:hAnsi="Arial Narrow" w:cs="Times New Roman"/>
              </w:rPr>
            </w:pPr>
            <w:r w:rsidRPr="005C403B">
              <w:rPr>
                <w:rFonts w:ascii="Arial Narrow" w:hAnsi="Arial Narrow"/>
              </w:rPr>
              <w:t xml:space="preserve">El sistema exporta en un archivo formato Excel con el resultado de la búsqueda según el </w:t>
            </w:r>
            <w:r w:rsidRPr="005C403B">
              <w:rPr>
                <w:rFonts w:ascii="Arial Narrow" w:hAnsi="Arial Narrow"/>
                <w:b/>
              </w:rPr>
              <w:t>Formato 03</w:t>
            </w:r>
            <w:r w:rsidRPr="005C403B">
              <w:rPr>
                <w:rFonts w:ascii="Arial Narrow" w:hAnsi="Arial Narrow"/>
              </w:rPr>
              <w:t>.</w:t>
            </w:r>
          </w:p>
        </w:tc>
      </w:tr>
      <w:tr w:rsidR="00AF5294" w:rsidRPr="005C403B" w:rsidTr="0014560F">
        <w:tc>
          <w:tcPr>
            <w:tcW w:w="9356" w:type="dxa"/>
            <w:gridSpan w:val="3"/>
            <w:shd w:val="clear" w:color="auto" w:fill="E6E6E6"/>
          </w:tcPr>
          <w:p w:rsidR="00AF5294" w:rsidRPr="005C403B" w:rsidRDefault="00AF5294" w:rsidP="00D0171C">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w:t>
            </w:r>
            <w:r w:rsidR="005B65C0">
              <w:rPr>
                <w:rFonts w:ascii="Arial Narrow" w:eastAsia="Times New Roman" w:hAnsi="Arial Narrow" w:cs="Times New Roman"/>
              </w:rPr>
              <w:t>ernativo A3</w:t>
            </w:r>
          </w:p>
        </w:tc>
      </w:tr>
      <w:tr w:rsidR="00AF5294" w:rsidRPr="005C403B" w:rsidTr="0014560F">
        <w:tc>
          <w:tcPr>
            <w:tcW w:w="567" w:type="dxa"/>
            <w:shd w:val="clear" w:color="auto" w:fill="E6E6E6"/>
          </w:tcPr>
          <w:p w:rsidR="00AF5294" w:rsidRPr="005C403B" w:rsidRDefault="00AF5294" w:rsidP="00D0171C">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AF5294" w:rsidRPr="005C403B" w:rsidRDefault="00AF5294" w:rsidP="00D0171C">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AF5294" w:rsidRPr="005C403B" w:rsidRDefault="00AF5294" w:rsidP="00D0171C">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6D1C9F" w:rsidRPr="006D1C9F" w:rsidTr="0014560F">
        <w:tc>
          <w:tcPr>
            <w:tcW w:w="567" w:type="dxa"/>
            <w:shd w:val="clear" w:color="auto" w:fill="FFFFFF" w:themeFill="background1"/>
          </w:tcPr>
          <w:p w:rsidR="00AF5294" w:rsidRPr="006D1C9F" w:rsidRDefault="00AF5294" w:rsidP="00EF6966">
            <w:pPr>
              <w:pStyle w:val="NormalWeb"/>
              <w:numPr>
                <w:ilvl w:val="0"/>
                <w:numId w:val="124"/>
              </w:numPr>
              <w:spacing w:before="0" w:beforeAutospacing="0" w:after="0" w:afterAutospacing="0"/>
              <w:ind w:left="356"/>
              <w:jc w:val="center"/>
              <w:rPr>
                <w:rFonts w:ascii="Arial Narrow" w:eastAsia="Times New Roman" w:hAnsi="Arial Narrow" w:cs="Times New Roman"/>
                <w:color w:val="FF0000"/>
                <w:highlight w:val="yellow"/>
              </w:rPr>
            </w:pPr>
          </w:p>
        </w:tc>
        <w:tc>
          <w:tcPr>
            <w:tcW w:w="3119" w:type="dxa"/>
            <w:shd w:val="clear" w:color="auto" w:fill="FFFFFF" w:themeFill="background1"/>
          </w:tcPr>
          <w:p w:rsidR="00AF5294" w:rsidRPr="006D1C9F" w:rsidRDefault="00AF5294" w:rsidP="007A10B2">
            <w:pPr>
              <w:pStyle w:val="NormalWeb"/>
              <w:spacing w:before="0" w:beforeAutospacing="0" w:after="0" w:afterAutospacing="0"/>
              <w:rPr>
                <w:rFonts w:ascii="Arial Narrow" w:eastAsia="Times New Roman" w:hAnsi="Arial Narrow" w:cs="Times New Roman"/>
                <w:color w:val="FF0000"/>
                <w:highlight w:val="yellow"/>
              </w:rPr>
            </w:pPr>
            <w:r w:rsidRPr="006D1C9F">
              <w:rPr>
                <w:rFonts w:ascii="Arial Narrow" w:eastAsia="Times New Roman" w:hAnsi="Arial Narrow" w:cs="Times New Roman"/>
                <w:color w:val="FF0000"/>
                <w:highlight w:val="yellow"/>
              </w:rPr>
              <w:t xml:space="preserve">El actor presiona </w:t>
            </w:r>
            <w:r w:rsidR="007A10B2" w:rsidRPr="006D1C9F">
              <w:rPr>
                <w:rFonts w:ascii="Arial Narrow" w:eastAsia="Times New Roman" w:hAnsi="Arial Narrow" w:cs="Times New Roman"/>
                <w:color w:val="FF0000"/>
                <w:highlight w:val="yellow"/>
              </w:rPr>
              <w:t>un evento</w:t>
            </w:r>
          </w:p>
        </w:tc>
        <w:tc>
          <w:tcPr>
            <w:tcW w:w="5670" w:type="dxa"/>
            <w:shd w:val="clear" w:color="auto" w:fill="FFFFFF" w:themeFill="background1"/>
          </w:tcPr>
          <w:p w:rsidR="00AF5294" w:rsidRPr="006D1C9F" w:rsidRDefault="00AF5294" w:rsidP="00EF6966">
            <w:pPr>
              <w:pStyle w:val="NormalWeb"/>
              <w:numPr>
                <w:ilvl w:val="1"/>
                <w:numId w:val="124"/>
              </w:numPr>
              <w:spacing w:before="0" w:beforeAutospacing="0" w:after="0" w:afterAutospacing="0"/>
              <w:ind w:left="355"/>
              <w:rPr>
                <w:rFonts w:ascii="Arial Narrow" w:hAnsi="Arial Narrow"/>
                <w:color w:val="FF0000"/>
                <w:highlight w:val="yellow"/>
              </w:rPr>
            </w:pPr>
            <w:r w:rsidRPr="006D1C9F">
              <w:rPr>
                <w:rFonts w:ascii="Arial Narrow" w:hAnsi="Arial Narrow"/>
                <w:color w:val="FF0000"/>
                <w:highlight w:val="yellow"/>
              </w:rPr>
              <w:t xml:space="preserve">El sistema </w:t>
            </w:r>
            <w:r w:rsidR="007A10B2" w:rsidRPr="006D1C9F">
              <w:rPr>
                <w:rFonts w:ascii="Arial Narrow" w:hAnsi="Arial Narrow"/>
                <w:color w:val="FF0000"/>
                <w:highlight w:val="yellow"/>
              </w:rPr>
              <w:t xml:space="preserve">muestra la </w:t>
            </w:r>
            <w:r w:rsidR="007A10B2" w:rsidRPr="006D1C9F">
              <w:rPr>
                <w:rFonts w:ascii="Arial Narrow" w:hAnsi="Arial Narrow"/>
                <w:b/>
                <w:color w:val="FF0000"/>
                <w:highlight w:val="yellow"/>
              </w:rPr>
              <w:t>IU022</w:t>
            </w:r>
            <w:r w:rsidR="007A10B2" w:rsidRPr="006D1C9F">
              <w:rPr>
                <w:rFonts w:ascii="Arial Narrow" w:hAnsi="Arial Narrow"/>
                <w:color w:val="FF0000"/>
                <w:highlight w:val="yellow"/>
              </w:rPr>
              <w:t>, que contiene los siguientes campos:</w:t>
            </w:r>
          </w:p>
          <w:p w:rsidR="007A10B2" w:rsidRPr="006D1C9F" w:rsidRDefault="007A10B2" w:rsidP="00EF6966">
            <w:pPr>
              <w:pStyle w:val="Prrafodelista"/>
              <w:numPr>
                <w:ilvl w:val="0"/>
                <w:numId w:val="79"/>
              </w:numPr>
              <w:rPr>
                <w:rFonts w:ascii="Arial Narrow" w:hAnsi="Arial Narrow"/>
                <w:color w:val="FF0000"/>
                <w:sz w:val="20"/>
                <w:szCs w:val="20"/>
                <w:highlight w:val="yellow"/>
              </w:rPr>
            </w:pPr>
            <w:r w:rsidRPr="006D1C9F">
              <w:rPr>
                <w:rFonts w:ascii="Arial Narrow" w:hAnsi="Arial Narrow"/>
                <w:b/>
                <w:color w:val="FF0000"/>
                <w:sz w:val="20"/>
                <w:szCs w:val="20"/>
                <w:highlight w:val="yellow"/>
              </w:rPr>
              <w:t>Aduana</w:t>
            </w:r>
            <w:r w:rsidRPr="006D1C9F">
              <w:rPr>
                <w:rFonts w:ascii="Arial Narrow" w:hAnsi="Arial Narrow"/>
                <w:color w:val="FF0000"/>
                <w:sz w:val="20"/>
                <w:szCs w:val="20"/>
                <w:highlight w:val="yellow"/>
              </w:rPr>
              <w:t>: nombre de la aduana del evento.</w:t>
            </w:r>
          </w:p>
          <w:p w:rsidR="007A10B2" w:rsidRPr="006D1C9F" w:rsidRDefault="007A10B2" w:rsidP="00EF6966">
            <w:pPr>
              <w:pStyle w:val="Prrafodelista"/>
              <w:numPr>
                <w:ilvl w:val="0"/>
                <w:numId w:val="79"/>
              </w:numPr>
              <w:rPr>
                <w:rFonts w:ascii="Arial Narrow" w:hAnsi="Arial Narrow"/>
                <w:color w:val="FF0000"/>
                <w:sz w:val="20"/>
                <w:szCs w:val="20"/>
                <w:highlight w:val="yellow"/>
              </w:rPr>
            </w:pPr>
            <w:r w:rsidRPr="006D1C9F">
              <w:rPr>
                <w:rFonts w:ascii="Arial Narrow" w:hAnsi="Arial Narrow"/>
                <w:b/>
                <w:color w:val="FF0000"/>
                <w:sz w:val="20"/>
                <w:szCs w:val="20"/>
                <w:highlight w:val="yellow"/>
              </w:rPr>
              <w:t>Unidad de despacho: nombre</w:t>
            </w:r>
            <w:r w:rsidRPr="006D1C9F">
              <w:rPr>
                <w:rFonts w:ascii="Arial Narrow" w:hAnsi="Arial Narrow"/>
                <w:color w:val="FF0000"/>
                <w:sz w:val="20"/>
                <w:szCs w:val="20"/>
                <w:highlight w:val="yellow"/>
              </w:rPr>
              <w:t xml:space="preserve"> de la unidad de despacho del evento</w:t>
            </w:r>
          </w:p>
          <w:p w:rsidR="007A10B2" w:rsidRPr="006D1C9F" w:rsidRDefault="007A10B2" w:rsidP="00EF6966">
            <w:pPr>
              <w:pStyle w:val="Prrafodelista"/>
              <w:numPr>
                <w:ilvl w:val="0"/>
                <w:numId w:val="79"/>
              </w:numPr>
              <w:rPr>
                <w:rFonts w:ascii="Arial Narrow" w:hAnsi="Arial Narrow"/>
                <w:b/>
                <w:color w:val="FF0000"/>
                <w:sz w:val="20"/>
                <w:szCs w:val="20"/>
                <w:highlight w:val="yellow"/>
              </w:rPr>
            </w:pPr>
            <w:r w:rsidRPr="006D1C9F">
              <w:rPr>
                <w:rFonts w:ascii="Arial Narrow" w:hAnsi="Arial Narrow"/>
                <w:b/>
                <w:color w:val="FF0000"/>
                <w:sz w:val="20"/>
                <w:szCs w:val="20"/>
                <w:highlight w:val="yellow"/>
              </w:rPr>
              <w:t xml:space="preserve">Fecha: </w:t>
            </w:r>
            <w:r w:rsidRPr="006D1C9F">
              <w:rPr>
                <w:rFonts w:ascii="Arial Narrow" w:hAnsi="Arial Narrow"/>
                <w:color w:val="FF0000"/>
                <w:sz w:val="20"/>
                <w:szCs w:val="20"/>
                <w:highlight w:val="yellow"/>
              </w:rPr>
              <w:t>fecha del evento.</w:t>
            </w:r>
          </w:p>
          <w:p w:rsidR="007A10B2" w:rsidRPr="006D1C9F" w:rsidRDefault="007A10B2" w:rsidP="00EF6966">
            <w:pPr>
              <w:pStyle w:val="Prrafodelista"/>
              <w:numPr>
                <w:ilvl w:val="0"/>
                <w:numId w:val="79"/>
              </w:numPr>
              <w:rPr>
                <w:rFonts w:ascii="Arial Narrow" w:hAnsi="Arial Narrow"/>
                <w:color w:val="FF0000"/>
                <w:sz w:val="20"/>
                <w:szCs w:val="20"/>
                <w:highlight w:val="yellow"/>
              </w:rPr>
            </w:pPr>
            <w:r w:rsidRPr="006D1C9F">
              <w:rPr>
                <w:rFonts w:ascii="Arial Narrow" w:hAnsi="Arial Narrow"/>
                <w:b/>
                <w:color w:val="FF0000"/>
                <w:sz w:val="20"/>
                <w:szCs w:val="20"/>
                <w:highlight w:val="yellow"/>
              </w:rPr>
              <w:t xml:space="preserve">Ánfora: </w:t>
            </w:r>
            <w:r w:rsidRPr="006D1C9F">
              <w:rPr>
                <w:rFonts w:ascii="Arial Narrow" w:hAnsi="Arial Narrow"/>
                <w:color w:val="FF0000"/>
                <w:sz w:val="20"/>
                <w:szCs w:val="20"/>
                <w:highlight w:val="yellow"/>
              </w:rPr>
              <w:t xml:space="preserve">nombre del ánfora </w:t>
            </w:r>
            <w:r w:rsidRPr="006D1C9F">
              <w:rPr>
                <w:rFonts w:ascii="Arial Narrow" w:hAnsi="Arial Narrow"/>
                <w:b/>
                <w:color w:val="FF0000"/>
                <w:sz w:val="20"/>
                <w:szCs w:val="20"/>
                <w:highlight w:val="yellow"/>
              </w:rPr>
              <w:t>del</w:t>
            </w:r>
            <w:r w:rsidRPr="006D1C9F">
              <w:rPr>
                <w:rFonts w:ascii="Arial Narrow" w:hAnsi="Arial Narrow"/>
                <w:color w:val="FF0000"/>
                <w:sz w:val="20"/>
                <w:szCs w:val="20"/>
                <w:highlight w:val="yellow"/>
              </w:rPr>
              <w:t xml:space="preserve"> evento</w:t>
            </w:r>
          </w:p>
          <w:p w:rsidR="007A10B2" w:rsidRPr="006D1C9F" w:rsidRDefault="007A10B2" w:rsidP="00EF6966">
            <w:pPr>
              <w:pStyle w:val="Prrafodelista"/>
              <w:numPr>
                <w:ilvl w:val="0"/>
                <w:numId w:val="79"/>
              </w:numPr>
              <w:rPr>
                <w:rFonts w:ascii="Arial Narrow" w:hAnsi="Arial Narrow"/>
                <w:b/>
                <w:color w:val="FF0000"/>
                <w:sz w:val="20"/>
                <w:szCs w:val="20"/>
                <w:highlight w:val="yellow"/>
              </w:rPr>
            </w:pPr>
            <w:r w:rsidRPr="006D1C9F">
              <w:rPr>
                <w:rFonts w:ascii="Arial Narrow" w:hAnsi="Arial Narrow"/>
                <w:b/>
                <w:color w:val="FF0000"/>
                <w:sz w:val="20"/>
                <w:szCs w:val="20"/>
                <w:highlight w:val="yellow"/>
              </w:rPr>
              <w:t xml:space="preserve">Turno: </w:t>
            </w:r>
            <w:r w:rsidRPr="006D1C9F">
              <w:rPr>
                <w:rFonts w:ascii="Arial Narrow" w:hAnsi="Arial Narrow"/>
                <w:color w:val="FF0000"/>
                <w:sz w:val="20"/>
                <w:szCs w:val="20"/>
                <w:highlight w:val="yellow"/>
              </w:rPr>
              <w:t xml:space="preserve">nombre del turno del </w:t>
            </w:r>
            <w:r w:rsidRPr="006D1C9F">
              <w:rPr>
                <w:rFonts w:ascii="Arial Narrow" w:hAnsi="Arial Narrow"/>
                <w:b/>
                <w:color w:val="FF0000"/>
                <w:sz w:val="20"/>
                <w:szCs w:val="20"/>
                <w:highlight w:val="yellow"/>
              </w:rPr>
              <w:t>evento</w:t>
            </w:r>
            <w:r w:rsidRPr="006D1C9F">
              <w:rPr>
                <w:rFonts w:ascii="Arial Narrow" w:hAnsi="Arial Narrow"/>
                <w:color w:val="FF0000"/>
                <w:sz w:val="20"/>
                <w:szCs w:val="20"/>
                <w:highlight w:val="yellow"/>
              </w:rPr>
              <w:t>.</w:t>
            </w:r>
          </w:p>
          <w:p w:rsidR="007A10B2" w:rsidRPr="006D1C9F" w:rsidRDefault="007A10B2" w:rsidP="00EF6966">
            <w:pPr>
              <w:pStyle w:val="Prrafodelista"/>
              <w:numPr>
                <w:ilvl w:val="0"/>
                <w:numId w:val="79"/>
              </w:numPr>
              <w:rPr>
                <w:rFonts w:ascii="Arial Narrow" w:hAnsi="Arial Narrow"/>
                <w:b/>
                <w:color w:val="FF0000"/>
                <w:sz w:val="20"/>
                <w:szCs w:val="20"/>
                <w:highlight w:val="yellow"/>
              </w:rPr>
            </w:pPr>
            <w:r w:rsidRPr="006D1C9F">
              <w:rPr>
                <w:rFonts w:ascii="Arial Narrow" w:hAnsi="Arial Narrow"/>
                <w:b/>
                <w:color w:val="FF0000"/>
                <w:sz w:val="20"/>
                <w:szCs w:val="20"/>
                <w:highlight w:val="yellow"/>
              </w:rPr>
              <w:t>Hora</w:t>
            </w:r>
            <w:r w:rsidR="00E6409B" w:rsidRPr="006D1C9F">
              <w:rPr>
                <w:rFonts w:ascii="Arial Narrow" w:hAnsi="Arial Narrow"/>
                <w:b/>
                <w:color w:val="FF0000"/>
                <w:sz w:val="20"/>
                <w:szCs w:val="20"/>
                <w:highlight w:val="yellow"/>
              </w:rPr>
              <w:t xml:space="preserve"> corte</w:t>
            </w:r>
            <w:r w:rsidRPr="006D1C9F">
              <w:rPr>
                <w:rFonts w:ascii="Arial Narrow" w:hAnsi="Arial Narrow"/>
                <w:color w:val="FF0000"/>
                <w:sz w:val="20"/>
                <w:szCs w:val="20"/>
                <w:highlight w:val="yellow"/>
              </w:rPr>
              <w:t xml:space="preserve">: </w:t>
            </w:r>
            <w:r w:rsidR="00E6409B" w:rsidRPr="006D1C9F">
              <w:rPr>
                <w:rFonts w:ascii="Arial Narrow" w:hAnsi="Arial Narrow"/>
                <w:color w:val="FF0000"/>
                <w:sz w:val="20"/>
                <w:szCs w:val="20"/>
                <w:highlight w:val="yellow"/>
              </w:rPr>
              <w:t xml:space="preserve">hora de corte del </w:t>
            </w:r>
            <w:r w:rsidR="00E6409B" w:rsidRPr="006D1C9F">
              <w:rPr>
                <w:rFonts w:ascii="Arial Narrow" w:hAnsi="Arial Narrow"/>
                <w:b/>
                <w:color w:val="FF0000"/>
                <w:sz w:val="20"/>
                <w:szCs w:val="20"/>
                <w:highlight w:val="yellow"/>
              </w:rPr>
              <w:t>evento</w:t>
            </w:r>
            <w:r w:rsidRPr="006D1C9F">
              <w:rPr>
                <w:rFonts w:ascii="Arial Narrow" w:hAnsi="Arial Narrow"/>
                <w:b/>
                <w:color w:val="FF0000"/>
                <w:sz w:val="20"/>
                <w:szCs w:val="20"/>
                <w:highlight w:val="yellow"/>
              </w:rPr>
              <w:t>.</w:t>
            </w:r>
          </w:p>
          <w:p w:rsidR="00E6409B" w:rsidRPr="006D1C9F" w:rsidRDefault="00E6409B" w:rsidP="00EF6966">
            <w:pPr>
              <w:pStyle w:val="Prrafodelista"/>
              <w:numPr>
                <w:ilvl w:val="0"/>
                <w:numId w:val="79"/>
              </w:numPr>
              <w:rPr>
                <w:rFonts w:ascii="Arial Narrow" w:hAnsi="Arial Narrow"/>
                <w:color w:val="FF0000"/>
                <w:sz w:val="20"/>
                <w:szCs w:val="20"/>
                <w:highlight w:val="yellow"/>
              </w:rPr>
            </w:pPr>
            <w:r w:rsidRPr="006D1C9F">
              <w:rPr>
                <w:rFonts w:ascii="Arial Narrow" w:hAnsi="Arial Narrow"/>
                <w:b/>
                <w:color w:val="FF0000"/>
                <w:sz w:val="20"/>
                <w:szCs w:val="20"/>
                <w:highlight w:val="yellow"/>
              </w:rPr>
              <w:t>Hora sorteo</w:t>
            </w:r>
            <w:r w:rsidRPr="006D1C9F">
              <w:rPr>
                <w:rFonts w:ascii="Arial Narrow" w:hAnsi="Arial Narrow"/>
                <w:color w:val="FF0000"/>
                <w:sz w:val="20"/>
                <w:szCs w:val="20"/>
                <w:highlight w:val="yellow"/>
              </w:rPr>
              <w:t xml:space="preserve">: hora de sorteo </w:t>
            </w:r>
            <w:r w:rsidRPr="006D1C9F">
              <w:rPr>
                <w:rFonts w:ascii="Arial Narrow" w:hAnsi="Arial Narrow"/>
                <w:b/>
                <w:color w:val="FF0000"/>
                <w:sz w:val="20"/>
                <w:szCs w:val="20"/>
                <w:highlight w:val="yellow"/>
              </w:rPr>
              <w:t>del</w:t>
            </w:r>
            <w:r w:rsidRPr="006D1C9F">
              <w:rPr>
                <w:rFonts w:ascii="Arial Narrow" w:hAnsi="Arial Narrow"/>
                <w:color w:val="FF0000"/>
                <w:sz w:val="20"/>
                <w:szCs w:val="20"/>
                <w:highlight w:val="yellow"/>
              </w:rPr>
              <w:t xml:space="preserve"> evento.</w:t>
            </w:r>
          </w:p>
          <w:p w:rsidR="007A10B2" w:rsidRPr="006D1C9F" w:rsidRDefault="007A10B2" w:rsidP="00EF6966">
            <w:pPr>
              <w:pStyle w:val="Prrafodelista"/>
              <w:numPr>
                <w:ilvl w:val="0"/>
                <w:numId w:val="79"/>
              </w:numPr>
              <w:rPr>
                <w:rFonts w:ascii="Arial Narrow" w:hAnsi="Arial Narrow"/>
                <w:b/>
                <w:color w:val="FF0000"/>
                <w:sz w:val="20"/>
                <w:szCs w:val="20"/>
                <w:highlight w:val="yellow"/>
              </w:rPr>
            </w:pPr>
            <w:r w:rsidRPr="006D1C9F">
              <w:rPr>
                <w:rFonts w:ascii="Arial Narrow" w:hAnsi="Arial Narrow"/>
                <w:b/>
                <w:color w:val="FF0000"/>
                <w:sz w:val="20"/>
                <w:szCs w:val="20"/>
                <w:highlight w:val="yellow"/>
              </w:rPr>
              <w:t xml:space="preserve">Lista de paquetes formados: </w:t>
            </w:r>
            <w:r w:rsidRPr="006D1C9F">
              <w:rPr>
                <w:rFonts w:ascii="Arial Narrow" w:hAnsi="Arial Narrow"/>
                <w:color w:val="FF0000"/>
                <w:sz w:val="20"/>
                <w:szCs w:val="20"/>
                <w:highlight w:val="yellow"/>
              </w:rPr>
              <w:t>muestra la lista de paquetes formados según los datos ingresados:</w:t>
            </w:r>
          </w:p>
          <w:p w:rsidR="007A10B2" w:rsidRPr="006D1C9F" w:rsidRDefault="007A10B2" w:rsidP="00EF6966">
            <w:pPr>
              <w:pStyle w:val="Prrafodelista"/>
              <w:numPr>
                <w:ilvl w:val="0"/>
                <w:numId w:val="80"/>
              </w:numPr>
              <w:rPr>
                <w:rFonts w:ascii="Arial Narrow" w:hAnsi="Arial Narrow"/>
                <w:color w:val="FF0000"/>
                <w:sz w:val="20"/>
                <w:szCs w:val="20"/>
                <w:highlight w:val="yellow"/>
              </w:rPr>
            </w:pPr>
            <w:r w:rsidRPr="006D1C9F">
              <w:rPr>
                <w:rFonts w:ascii="Arial Narrow" w:hAnsi="Arial Narrow"/>
                <w:color w:val="FF0000"/>
                <w:sz w:val="20"/>
                <w:szCs w:val="20"/>
                <w:highlight w:val="yellow"/>
              </w:rPr>
              <w:t>Paquete (dato precargado, sólo lectura)</w:t>
            </w:r>
          </w:p>
          <w:p w:rsidR="007A10B2" w:rsidRPr="006D1C9F" w:rsidRDefault="007A10B2" w:rsidP="00EF6966">
            <w:pPr>
              <w:pStyle w:val="Prrafodelista"/>
              <w:numPr>
                <w:ilvl w:val="0"/>
                <w:numId w:val="80"/>
              </w:numPr>
              <w:rPr>
                <w:rFonts w:ascii="Arial Narrow" w:hAnsi="Arial Narrow"/>
                <w:color w:val="FF0000"/>
                <w:sz w:val="20"/>
                <w:szCs w:val="20"/>
                <w:highlight w:val="yellow"/>
              </w:rPr>
            </w:pPr>
            <w:r w:rsidRPr="006D1C9F">
              <w:rPr>
                <w:rFonts w:ascii="Arial Narrow" w:hAnsi="Arial Narrow"/>
                <w:color w:val="FF0000"/>
                <w:sz w:val="20"/>
                <w:szCs w:val="20"/>
                <w:highlight w:val="yellow"/>
              </w:rPr>
              <w:t>Declaración (dato precargado, sólo lectura)</w:t>
            </w:r>
          </w:p>
          <w:p w:rsidR="007A10B2" w:rsidRPr="006D1C9F" w:rsidRDefault="007A10B2" w:rsidP="00EF6966">
            <w:pPr>
              <w:pStyle w:val="Prrafodelista"/>
              <w:numPr>
                <w:ilvl w:val="0"/>
                <w:numId w:val="80"/>
              </w:numPr>
              <w:rPr>
                <w:rFonts w:ascii="Arial Narrow" w:hAnsi="Arial Narrow"/>
                <w:color w:val="FF0000"/>
                <w:sz w:val="20"/>
                <w:szCs w:val="20"/>
                <w:highlight w:val="yellow"/>
              </w:rPr>
            </w:pPr>
            <w:r w:rsidRPr="006D1C9F">
              <w:rPr>
                <w:rFonts w:ascii="Arial Narrow" w:hAnsi="Arial Narrow"/>
                <w:color w:val="FF0000"/>
                <w:sz w:val="20"/>
                <w:szCs w:val="20"/>
                <w:highlight w:val="yellow"/>
              </w:rPr>
              <w:t>Carga Laboral  (dato precargado, sólo lectura)</w:t>
            </w:r>
          </w:p>
          <w:p w:rsidR="007A10B2" w:rsidRPr="006D1C9F" w:rsidRDefault="007A10B2" w:rsidP="00EF6966">
            <w:pPr>
              <w:pStyle w:val="Prrafodelista"/>
              <w:numPr>
                <w:ilvl w:val="0"/>
                <w:numId w:val="80"/>
              </w:numPr>
              <w:rPr>
                <w:rFonts w:ascii="Arial Narrow" w:hAnsi="Arial Narrow"/>
                <w:color w:val="FF0000"/>
                <w:sz w:val="20"/>
                <w:szCs w:val="20"/>
                <w:highlight w:val="yellow"/>
              </w:rPr>
            </w:pPr>
            <w:r w:rsidRPr="006D1C9F">
              <w:rPr>
                <w:rFonts w:ascii="Arial Narrow" w:hAnsi="Arial Narrow"/>
                <w:color w:val="FF0000"/>
                <w:sz w:val="20"/>
                <w:szCs w:val="20"/>
                <w:highlight w:val="yellow"/>
              </w:rPr>
              <w:t>Almacén Aduanero  (dato precargado, sólo lectura)</w:t>
            </w:r>
          </w:p>
          <w:p w:rsidR="007A10B2" w:rsidRPr="006D1C9F" w:rsidRDefault="007A10B2" w:rsidP="00EF6966">
            <w:pPr>
              <w:pStyle w:val="Prrafodelista"/>
              <w:numPr>
                <w:ilvl w:val="0"/>
                <w:numId w:val="80"/>
              </w:numPr>
              <w:rPr>
                <w:rFonts w:ascii="Arial Narrow" w:hAnsi="Arial Narrow"/>
                <w:color w:val="FF0000"/>
                <w:sz w:val="20"/>
                <w:szCs w:val="20"/>
                <w:highlight w:val="yellow"/>
              </w:rPr>
            </w:pPr>
            <w:r w:rsidRPr="006D1C9F">
              <w:rPr>
                <w:rFonts w:ascii="Arial Narrow" w:hAnsi="Arial Narrow"/>
                <w:color w:val="FF0000"/>
                <w:sz w:val="20"/>
                <w:szCs w:val="20"/>
                <w:highlight w:val="yellow"/>
              </w:rPr>
              <w:t>Dirección  (dato precargado, sólo lectura)</w:t>
            </w:r>
          </w:p>
          <w:p w:rsidR="007A10B2" w:rsidRPr="006D1C9F" w:rsidRDefault="007A10B2" w:rsidP="00EF6966">
            <w:pPr>
              <w:pStyle w:val="Prrafodelista"/>
              <w:numPr>
                <w:ilvl w:val="0"/>
                <w:numId w:val="80"/>
              </w:numPr>
              <w:rPr>
                <w:rFonts w:ascii="Arial Narrow" w:hAnsi="Arial Narrow"/>
                <w:color w:val="FF0000"/>
                <w:sz w:val="20"/>
                <w:szCs w:val="20"/>
                <w:highlight w:val="yellow"/>
              </w:rPr>
            </w:pPr>
            <w:r w:rsidRPr="006D1C9F">
              <w:rPr>
                <w:rFonts w:ascii="Arial Narrow" w:hAnsi="Arial Narrow"/>
                <w:color w:val="FF0000"/>
                <w:sz w:val="20"/>
                <w:szCs w:val="20"/>
                <w:highlight w:val="yellow"/>
              </w:rPr>
              <w:t>Importador Frecuente (dato precargado, sólo lectura). En el caso que se trate de un importador frecuente mostrará la palabra SI, y si no se trata de un importador frecuente se mostrará en blanco.</w:t>
            </w:r>
          </w:p>
          <w:p w:rsidR="007A10B2" w:rsidRPr="006D1C9F" w:rsidRDefault="007A10B2" w:rsidP="00EF6966">
            <w:pPr>
              <w:pStyle w:val="Prrafodelista"/>
              <w:numPr>
                <w:ilvl w:val="0"/>
                <w:numId w:val="80"/>
              </w:numPr>
              <w:rPr>
                <w:rFonts w:ascii="Arial Narrow" w:hAnsi="Arial Narrow"/>
                <w:b/>
                <w:color w:val="FF0000"/>
                <w:sz w:val="20"/>
                <w:szCs w:val="20"/>
                <w:highlight w:val="yellow"/>
              </w:rPr>
            </w:pPr>
            <w:r w:rsidRPr="006D1C9F">
              <w:rPr>
                <w:rFonts w:ascii="Arial Narrow" w:hAnsi="Arial Narrow"/>
                <w:color w:val="FF0000"/>
                <w:sz w:val="20"/>
                <w:szCs w:val="20"/>
                <w:highlight w:val="yellow"/>
              </w:rPr>
              <w:t>Garantía 160 (dato precargado, sólo lectura). En el caso que la declaración se encuentre asociada a la garantía del artículo 160° se mostrará la palabra SI, caso contrario se mostrará en blanco.</w:t>
            </w:r>
          </w:p>
          <w:p w:rsidR="007A10B2" w:rsidRPr="006D1C9F" w:rsidRDefault="007A10B2" w:rsidP="006D1C9F">
            <w:pPr>
              <w:pStyle w:val="Prrafodelista"/>
              <w:ind w:left="715"/>
              <w:rPr>
                <w:rFonts w:ascii="Arial Narrow" w:hAnsi="Arial Narrow"/>
                <w:color w:val="FF0000"/>
                <w:sz w:val="20"/>
                <w:szCs w:val="20"/>
                <w:highlight w:val="yellow"/>
              </w:rPr>
            </w:pPr>
            <w:r w:rsidRPr="006D1C9F">
              <w:rPr>
                <w:rFonts w:ascii="Arial Narrow" w:hAnsi="Arial Narrow"/>
                <w:color w:val="FF0000"/>
                <w:sz w:val="20"/>
                <w:szCs w:val="20"/>
                <w:highlight w:val="yellow"/>
              </w:rPr>
              <w:t>La lista se muestra agrupada por paquete.</w:t>
            </w:r>
          </w:p>
        </w:tc>
      </w:tr>
      <w:tr w:rsidR="007601C5" w:rsidRPr="005C403B" w:rsidTr="0014560F">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14560F">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8B179F" w:rsidRPr="005C403B" w:rsidTr="0014560F">
        <w:tc>
          <w:tcPr>
            <w:tcW w:w="567" w:type="dxa"/>
          </w:tcPr>
          <w:p w:rsidR="008B179F" w:rsidRPr="005C403B" w:rsidRDefault="008B179F"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8B179F" w:rsidRPr="005C403B" w:rsidRDefault="008B179F" w:rsidP="00D0171C">
            <w:pPr>
              <w:rPr>
                <w:rFonts w:ascii="Arial Narrow" w:hAnsi="Arial Narrow"/>
                <w:sz w:val="20"/>
                <w:szCs w:val="20"/>
              </w:rPr>
            </w:pPr>
            <w:r>
              <w:rPr>
                <w:rFonts w:ascii="Arial Narrow" w:hAnsi="Arial Narrow" w:cs="Arial"/>
                <w:sz w:val="20"/>
                <w:szCs w:val="20"/>
              </w:rPr>
              <w:t>E</w:t>
            </w:r>
            <w:r w:rsidRPr="005C403B">
              <w:rPr>
                <w:rFonts w:ascii="Arial Narrow" w:hAnsi="Arial Narrow" w:cs="Arial"/>
                <w:sz w:val="20"/>
                <w:szCs w:val="20"/>
              </w:rPr>
              <w:t xml:space="preserve">l sistema emite el siguiente mensaje: </w:t>
            </w:r>
            <w:r w:rsidRPr="005C403B">
              <w:rPr>
                <w:rFonts w:ascii="Arial Narrow" w:hAnsi="Arial Narrow" w:cs="Arial"/>
                <w:b/>
                <w:i/>
                <w:sz w:val="20"/>
                <w:szCs w:val="20"/>
              </w:rPr>
              <w:t>"</w:t>
            </w:r>
            <w:r>
              <w:rPr>
                <w:rFonts w:ascii="Arial Narrow" w:hAnsi="Arial Narrow" w:cs="Arial"/>
                <w:b/>
                <w:i/>
                <w:sz w:val="20"/>
                <w:szCs w:val="20"/>
              </w:rPr>
              <w:t xml:space="preserve">Ingrese </w:t>
            </w:r>
            <w:r w:rsidR="003647C7" w:rsidRPr="003647C7">
              <w:rPr>
                <w:rFonts w:ascii="Arial Narrow" w:hAnsi="Arial Narrow" w:cs="Arial"/>
                <w:b/>
                <w:i/>
                <w:sz w:val="20"/>
                <w:szCs w:val="20"/>
              </w:rPr>
              <w:t xml:space="preserve">fecha de inicio de vigencia </w:t>
            </w:r>
            <w:r w:rsidRPr="005C403B">
              <w:rPr>
                <w:rFonts w:ascii="Arial Narrow" w:hAnsi="Arial Narrow" w:cs="Arial"/>
                <w:b/>
                <w:i/>
                <w:sz w:val="20"/>
                <w:szCs w:val="20"/>
              </w:rPr>
              <w:t xml:space="preserve">", </w:t>
            </w:r>
            <w:r w:rsidRPr="005C403B">
              <w:rPr>
                <w:rFonts w:ascii="Arial Narrow" w:hAnsi="Arial Narrow" w:cs="Arial"/>
                <w:sz w:val="20"/>
                <w:szCs w:val="20"/>
              </w:rPr>
              <w:t>permitiendo corregir el dato.</w:t>
            </w:r>
          </w:p>
        </w:tc>
      </w:tr>
      <w:tr w:rsidR="008B179F" w:rsidRPr="005C403B" w:rsidTr="0014560F">
        <w:tc>
          <w:tcPr>
            <w:tcW w:w="567" w:type="dxa"/>
          </w:tcPr>
          <w:p w:rsidR="008B179F" w:rsidRPr="00E97689" w:rsidRDefault="008B179F"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8B179F" w:rsidRPr="005C403B" w:rsidRDefault="008B179F" w:rsidP="003647C7">
            <w:pPr>
              <w:rPr>
                <w:rFonts w:ascii="Arial Narrow" w:hAnsi="Arial Narrow"/>
                <w:sz w:val="20"/>
                <w:szCs w:val="20"/>
              </w:rPr>
            </w:pPr>
            <w:r>
              <w:rPr>
                <w:rFonts w:ascii="Arial Narrow" w:hAnsi="Arial Narrow" w:cs="Arial"/>
                <w:sz w:val="20"/>
                <w:szCs w:val="20"/>
              </w:rPr>
              <w:t>E</w:t>
            </w:r>
            <w:r w:rsidRPr="005C403B">
              <w:rPr>
                <w:rFonts w:ascii="Arial Narrow" w:hAnsi="Arial Narrow" w:cs="Arial"/>
                <w:sz w:val="20"/>
                <w:szCs w:val="20"/>
              </w:rPr>
              <w:t xml:space="preserve">l sistema emite el siguiente mensaje: </w:t>
            </w:r>
            <w:r w:rsidRPr="005C403B">
              <w:rPr>
                <w:rFonts w:ascii="Arial Narrow" w:hAnsi="Arial Narrow" w:cs="Arial"/>
                <w:b/>
                <w:i/>
                <w:sz w:val="20"/>
                <w:szCs w:val="20"/>
              </w:rPr>
              <w:t>"</w:t>
            </w:r>
            <w:r w:rsidR="003647C7">
              <w:rPr>
                <w:rFonts w:ascii="Arial Narrow" w:hAnsi="Arial Narrow" w:cs="Arial"/>
                <w:b/>
                <w:i/>
                <w:sz w:val="20"/>
                <w:szCs w:val="20"/>
              </w:rPr>
              <w:t>La</w:t>
            </w:r>
            <w:r w:rsidR="003647C7">
              <w:t xml:space="preserve"> </w:t>
            </w:r>
            <w:r w:rsidR="003647C7" w:rsidRPr="003647C7">
              <w:rPr>
                <w:rFonts w:ascii="Arial Narrow" w:hAnsi="Arial Narrow" w:cs="Arial"/>
                <w:b/>
                <w:i/>
                <w:sz w:val="20"/>
                <w:szCs w:val="20"/>
              </w:rPr>
              <w:t xml:space="preserve">fecha de inicio de vigencia </w:t>
            </w:r>
            <w:r w:rsidR="003647C7">
              <w:rPr>
                <w:rFonts w:ascii="Arial Narrow" w:hAnsi="Arial Narrow" w:cs="Arial"/>
                <w:b/>
                <w:i/>
                <w:sz w:val="20"/>
                <w:szCs w:val="20"/>
              </w:rPr>
              <w:t>ingresada</w:t>
            </w:r>
            <w:r>
              <w:rPr>
                <w:rFonts w:ascii="Arial Narrow" w:hAnsi="Arial Narrow" w:cs="Arial"/>
                <w:b/>
                <w:i/>
                <w:sz w:val="20"/>
                <w:szCs w:val="20"/>
              </w:rPr>
              <w:t xml:space="preserve"> es incorrect</w:t>
            </w:r>
            <w:r w:rsidR="003647C7">
              <w:rPr>
                <w:rFonts w:ascii="Arial Narrow" w:hAnsi="Arial Narrow" w:cs="Arial"/>
                <w:b/>
                <w:i/>
                <w:sz w:val="20"/>
                <w:szCs w:val="20"/>
              </w:rPr>
              <w:t>a</w:t>
            </w:r>
            <w:r>
              <w:rPr>
                <w:rFonts w:ascii="Arial Narrow" w:hAnsi="Arial Narrow" w:cs="Arial"/>
                <w:b/>
                <w:i/>
                <w:sz w:val="20"/>
                <w:szCs w:val="20"/>
              </w:rPr>
              <w:t>. Verifique.</w:t>
            </w:r>
            <w:r w:rsidRPr="005C403B">
              <w:rPr>
                <w:rFonts w:ascii="Arial Narrow" w:hAnsi="Arial Narrow" w:cs="Arial"/>
                <w:b/>
                <w:i/>
                <w:sz w:val="20"/>
                <w:szCs w:val="20"/>
              </w:rPr>
              <w:t xml:space="preserve">", </w:t>
            </w:r>
            <w:r w:rsidRPr="005C403B">
              <w:rPr>
                <w:rFonts w:ascii="Arial Narrow" w:hAnsi="Arial Narrow" w:cs="Arial"/>
                <w:sz w:val="20"/>
                <w:szCs w:val="20"/>
              </w:rPr>
              <w:t>permitiendo corregir el dato.</w:t>
            </w:r>
          </w:p>
        </w:tc>
      </w:tr>
      <w:tr w:rsidR="008B179F" w:rsidRPr="005C403B" w:rsidTr="0014560F">
        <w:tc>
          <w:tcPr>
            <w:tcW w:w="567" w:type="dxa"/>
          </w:tcPr>
          <w:p w:rsidR="008B179F" w:rsidRPr="00E97689" w:rsidRDefault="008B179F"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8B179F" w:rsidRPr="005C403B" w:rsidRDefault="008B179F" w:rsidP="00D0171C">
            <w:pPr>
              <w:rPr>
                <w:rFonts w:ascii="Arial Narrow" w:hAnsi="Arial Narrow"/>
                <w:sz w:val="20"/>
                <w:szCs w:val="20"/>
              </w:rPr>
            </w:pPr>
            <w:r>
              <w:rPr>
                <w:rFonts w:ascii="Arial Narrow" w:hAnsi="Arial Narrow" w:cs="Arial"/>
                <w:sz w:val="20"/>
                <w:szCs w:val="20"/>
              </w:rPr>
              <w:t>E</w:t>
            </w:r>
            <w:r w:rsidRPr="005C403B">
              <w:rPr>
                <w:rFonts w:ascii="Arial Narrow" w:hAnsi="Arial Narrow" w:cs="Arial"/>
                <w:sz w:val="20"/>
                <w:szCs w:val="20"/>
              </w:rPr>
              <w:t xml:space="preserve">l sistema emite el siguiente mensaje: </w:t>
            </w:r>
            <w:r w:rsidRPr="005C403B">
              <w:rPr>
                <w:rFonts w:ascii="Arial Narrow" w:hAnsi="Arial Narrow" w:cs="Arial"/>
                <w:b/>
                <w:i/>
                <w:sz w:val="20"/>
                <w:szCs w:val="20"/>
              </w:rPr>
              <w:t>"</w:t>
            </w:r>
            <w:r>
              <w:rPr>
                <w:rFonts w:ascii="Arial Narrow" w:hAnsi="Arial Narrow" w:cs="Arial"/>
                <w:b/>
                <w:i/>
                <w:sz w:val="20"/>
                <w:szCs w:val="20"/>
              </w:rPr>
              <w:t xml:space="preserve">Ingrese </w:t>
            </w:r>
            <w:r w:rsidR="003647C7" w:rsidRPr="003647C7">
              <w:rPr>
                <w:rFonts w:ascii="Arial Narrow" w:hAnsi="Arial Narrow" w:cs="Arial"/>
                <w:b/>
                <w:i/>
                <w:sz w:val="20"/>
                <w:szCs w:val="20"/>
              </w:rPr>
              <w:t xml:space="preserve">fecha de término de vigencia </w:t>
            </w:r>
            <w:r w:rsidRPr="005C403B">
              <w:rPr>
                <w:rFonts w:ascii="Arial Narrow" w:hAnsi="Arial Narrow" w:cs="Arial"/>
                <w:b/>
                <w:i/>
                <w:sz w:val="20"/>
                <w:szCs w:val="20"/>
              </w:rPr>
              <w:t xml:space="preserve">", </w:t>
            </w:r>
            <w:r w:rsidRPr="005C403B">
              <w:rPr>
                <w:rFonts w:ascii="Arial Narrow" w:hAnsi="Arial Narrow" w:cs="Arial"/>
                <w:sz w:val="20"/>
                <w:szCs w:val="20"/>
              </w:rPr>
              <w:t>permitiendo corregir el dato.</w:t>
            </w:r>
          </w:p>
        </w:tc>
      </w:tr>
      <w:tr w:rsidR="008B179F" w:rsidRPr="005C403B" w:rsidTr="0014560F">
        <w:tc>
          <w:tcPr>
            <w:tcW w:w="567" w:type="dxa"/>
          </w:tcPr>
          <w:p w:rsidR="008B179F" w:rsidRPr="00E97689" w:rsidRDefault="008B179F"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8B179F" w:rsidRPr="005C403B" w:rsidRDefault="008B179F" w:rsidP="00D0171C">
            <w:pPr>
              <w:rPr>
                <w:rFonts w:ascii="Arial Narrow" w:hAnsi="Arial Narrow"/>
                <w:sz w:val="20"/>
                <w:szCs w:val="20"/>
              </w:rPr>
            </w:pPr>
            <w:r>
              <w:rPr>
                <w:rFonts w:ascii="Arial Narrow" w:hAnsi="Arial Narrow" w:cs="Arial"/>
                <w:sz w:val="20"/>
                <w:szCs w:val="20"/>
              </w:rPr>
              <w:t>E</w:t>
            </w:r>
            <w:r w:rsidRPr="005C403B">
              <w:rPr>
                <w:rFonts w:ascii="Arial Narrow" w:hAnsi="Arial Narrow" w:cs="Arial"/>
                <w:sz w:val="20"/>
                <w:szCs w:val="20"/>
              </w:rPr>
              <w:t xml:space="preserve">l sistema emite el siguiente mensaje: </w:t>
            </w:r>
            <w:r w:rsidRPr="005C403B">
              <w:rPr>
                <w:rFonts w:ascii="Arial Narrow" w:hAnsi="Arial Narrow" w:cs="Arial"/>
                <w:b/>
                <w:i/>
                <w:sz w:val="20"/>
                <w:szCs w:val="20"/>
              </w:rPr>
              <w:t>"</w:t>
            </w:r>
            <w:r w:rsidR="003647C7">
              <w:rPr>
                <w:rFonts w:ascii="Arial Narrow" w:hAnsi="Arial Narrow" w:cs="Arial"/>
                <w:b/>
                <w:i/>
                <w:sz w:val="20"/>
                <w:szCs w:val="20"/>
              </w:rPr>
              <w:t>La</w:t>
            </w:r>
            <w:r w:rsidR="003647C7">
              <w:t xml:space="preserve"> </w:t>
            </w:r>
            <w:r w:rsidR="003647C7" w:rsidRPr="003647C7">
              <w:rPr>
                <w:rFonts w:ascii="Arial Narrow" w:hAnsi="Arial Narrow" w:cs="Arial"/>
                <w:b/>
                <w:i/>
                <w:sz w:val="20"/>
                <w:szCs w:val="20"/>
              </w:rPr>
              <w:t xml:space="preserve">fecha de término de vigencia </w:t>
            </w:r>
            <w:r w:rsidR="003647C7">
              <w:rPr>
                <w:rFonts w:ascii="Arial Narrow" w:hAnsi="Arial Narrow" w:cs="Arial"/>
                <w:b/>
                <w:i/>
                <w:sz w:val="20"/>
                <w:szCs w:val="20"/>
              </w:rPr>
              <w:t>ingresada es incorrecta</w:t>
            </w:r>
            <w:r>
              <w:rPr>
                <w:rFonts w:ascii="Arial Narrow" w:hAnsi="Arial Narrow" w:cs="Arial"/>
                <w:b/>
                <w:i/>
                <w:sz w:val="20"/>
                <w:szCs w:val="20"/>
              </w:rPr>
              <w:t>. Verifique.</w:t>
            </w:r>
            <w:r w:rsidRPr="005C403B">
              <w:rPr>
                <w:rFonts w:ascii="Arial Narrow" w:hAnsi="Arial Narrow" w:cs="Arial"/>
                <w:b/>
                <w:i/>
                <w:sz w:val="20"/>
                <w:szCs w:val="20"/>
              </w:rPr>
              <w:t xml:space="preserve">", </w:t>
            </w:r>
            <w:r w:rsidRPr="005C403B">
              <w:rPr>
                <w:rFonts w:ascii="Arial Narrow" w:hAnsi="Arial Narrow" w:cs="Arial"/>
                <w:sz w:val="20"/>
                <w:szCs w:val="20"/>
              </w:rPr>
              <w:t>permitiendo corregir el dato.</w:t>
            </w:r>
          </w:p>
        </w:tc>
      </w:tr>
      <w:tr w:rsidR="008B179F" w:rsidRPr="005C403B" w:rsidTr="0014560F">
        <w:tc>
          <w:tcPr>
            <w:tcW w:w="567" w:type="dxa"/>
          </w:tcPr>
          <w:p w:rsidR="008B179F" w:rsidRPr="00E97689" w:rsidRDefault="008B179F"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8B179F" w:rsidRPr="005C403B" w:rsidRDefault="008B179F" w:rsidP="00D0171C">
            <w:pPr>
              <w:rPr>
                <w:rFonts w:ascii="Arial Narrow" w:hAnsi="Arial Narrow" w:cs="Arial"/>
                <w:sz w:val="20"/>
                <w:szCs w:val="20"/>
              </w:rPr>
            </w:pPr>
            <w:r>
              <w:rPr>
                <w:rFonts w:ascii="Arial Narrow" w:hAnsi="Arial Narrow" w:cs="Arial"/>
                <w:sz w:val="20"/>
                <w:szCs w:val="20"/>
              </w:rPr>
              <w:t>E</w:t>
            </w:r>
            <w:r w:rsidRPr="005C403B">
              <w:rPr>
                <w:rFonts w:ascii="Arial Narrow" w:hAnsi="Arial Narrow" w:cs="Arial"/>
                <w:sz w:val="20"/>
                <w:szCs w:val="20"/>
              </w:rPr>
              <w:t xml:space="preserve">l sistema emite el siguiente mensaje: </w:t>
            </w:r>
            <w:r w:rsidRPr="005C403B">
              <w:rPr>
                <w:rFonts w:ascii="Arial Narrow" w:hAnsi="Arial Narrow" w:cs="Arial"/>
                <w:b/>
                <w:i/>
                <w:sz w:val="20"/>
                <w:szCs w:val="20"/>
              </w:rPr>
              <w:t>"</w:t>
            </w:r>
            <w:r w:rsidR="003647C7">
              <w:rPr>
                <w:rFonts w:ascii="Arial Narrow" w:hAnsi="Arial Narrow" w:cs="Arial"/>
                <w:b/>
                <w:i/>
                <w:sz w:val="20"/>
                <w:szCs w:val="20"/>
              </w:rPr>
              <w:t xml:space="preserve"> </w:t>
            </w:r>
            <w:r w:rsidR="003647C7">
              <w:rPr>
                <w:rFonts w:ascii="Arial Narrow" w:hAnsi="Arial Narrow" w:cs="Arial"/>
                <w:b/>
                <w:i/>
                <w:sz w:val="20"/>
                <w:szCs w:val="20"/>
              </w:rPr>
              <w:t>La</w:t>
            </w:r>
            <w:r w:rsidR="003647C7">
              <w:t xml:space="preserve"> </w:t>
            </w:r>
            <w:r w:rsidR="003647C7" w:rsidRPr="003647C7">
              <w:rPr>
                <w:rFonts w:ascii="Arial Narrow" w:hAnsi="Arial Narrow" w:cs="Arial"/>
                <w:b/>
                <w:i/>
                <w:sz w:val="20"/>
                <w:szCs w:val="20"/>
              </w:rPr>
              <w:t xml:space="preserve">fecha de término de vigencia </w:t>
            </w:r>
            <w:r w:rsidRPr="005C403B">
              <w:rPr>
                <w:rFonts w:ascii="Arial Narrow" w:hAnsi="Arial Narrow" w:cs="Arial"/>
                <w:b/>
                <w:i/>
                <w:sz w:val="20"/>
                <w:szCs w:val="20"/>
              </w:rPr>
              <w:t xml:space="preserve">debe ser mayor o igual a la fecha de </w:t>
            </w:r>
            <w:r w:rsidRPr="005C403B">
              <w:rPr>
                <w:rFonts w:ascii="Arial Narrow" w:hAnsi="Arial Narrow" w:cs="Arial"/>
                <w:b/>
                <w:i/>
                <w:sz w:val="20"/>
                <w:szCs w:val="20"/>
              </w:rPr>
              <w:lastRenderedPageBreak/>
              <w:t xml:space="preserve">inicio de vigencia", </w:t>
            </w:r>
            <w:r w:rsidRPr="005C403B">
              <w:rPr>
                <w:rFonts w:ascii="Arial Narrow" w:hAnsi="Arial Narrow" w:cs="Arial"/>
                <w:sz w:val="20"/>
                <w:szCs w:val="20"/>
              </w:rPr>
              <w:t>permitiendo corregir el dato.</w:t>
            </w:r>
          </w:p>
        </w:tc>
      </w:tr>
      <w:tr w:rsidR="002A78B9" w:rsidRPr="005C403B" w:rsidTr="00C25481">
        <w:tc>
          <w:tcPr>
            <w:tcW w:w="567" w:type="dxa"/>
          </w:tcPr>
          <w:p w:rsidR="002A78B9" w:rsidRPr="00E97689" w:rsidRDefault="002A78B9"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2A78B9" w:rsidRPr="005C403B" w:rsidRDefault="002A78B9" w:rsidP="00C25481">
            <w:pPr>
              <w:rPr>
                <w:rFonts w:ascii="Arial Narrow" w:hAnsi="Arial Narrow"/>
                <w:sz w:val="20"/>
                <w:szCs w:val="20"/>
              </w:rPr>
            </w:pPr>
            <w:r>
              <w:rPr>
                <w:rFonts w:ascii="Arial Narrow" w:hAnsi="Arial Narrow"/>
                <w:sz w:val="20"/>
                <w:szCs w:val="20"/>
              </w:rPr>
              <w:t>El</w:t>
            </w:r>
            <w:r w:rsidRPr="005C403B">
              <w:rPr>
                <w:rFonts w:ascii="Arial Narrow" w:hAnsi="Arial Narrow"/>
                <w:sz w:val="20"/>
                <w:szCs w:val="20"/>
              </w:rPr>
              <w:t xml:space="preserve"> sistema muestra el siguiente mensaje “</w:t>
            </w:r>
            <w:r w:rsidRPr="005C403B">
              <w:rPr>
                <w:rFonts w:ascii="Arial Narrow" w:hAnsi="Arial Narrow"/>
                <w:b/>
                <w:i/>
                <w:sz w:val="20"/>
                <w:szCs w:val="20"/>
              </w:rPr>
              <w:t>El periodo de tiempo a mostrar es superior al permitido, ingresar un periodo no mayor a 6 meses</w:t>
            </w:r>
            <w:r w:rsidRPr="005C403B">
              <w:rPr>
                <w:rFonts w:ascii="Arial Narrow" w:hAnsi="Arial Narrow"/>
                <w:sz w:val="20"/>
                <w:szCs w:val="20"/>
              </w:rPr>
              <w:t>”</w:t>
            </w:r>
          </w:p>
        </w:tc>
      </w:tr>
      <w:tr w:rsidR="004776E2" w:rsidRPr="005C403B" w:rsidTr="00C25481">
        <w:tc>
          <w:tcPr>
            <w:tcW w:w="567" w:type="dxa"/>
          </w:tcPr>
          <w:p w:rsidR="004776E2" w:rsidRPr="00E97689" w:rsidRDefault="004776E2"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4776E2" w:rsidRPr="005C403B" w:rsidRDefault="004776E2" w:rsidP="00C25481">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“No existen turnos asociados a la unidad de despacho &lt;</w:t>
            </w:r>
            <w:proofErr w:type="spellStart"/>
            <w:r w:rsidRPr="00A777EF">
              <w:rPr>
                <w:rFonts w:ascii="Arial Narrow" w:hAnsi="Arial Narrow"/>
                <w:b/>
                <w:i/>
                <w:color w:val="FF0000"/>
                <w:sz w:val="20"/>
                <w:szCs w:val="20"/>
                <w:highlight w:val="yellow"/>
              </w:rPr>
              <w:t>nombreUnidaDespacho</w:t>
            </w:r>
            <w:proofErr w:type="spellEnd"/>
            <w:r w:rsidRPr="00A777EF">
              <w:rPr>
                <w:rFonts w:ascii="Arial Narrow" w:hAnsi="Arial Narrow"/>
                <w:b/>
                <w:i/>
                <w:color w:val="FF0000"/>
                <w:sz w:val="20"/>
                <w:szCs w:val="20"/>
                <w:highlight w:val="yellow"/>
              </w:rPr>
              <w:t>&gt;”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4776E2" w:rsidRPr="005C403B" w:rsidTr="00C25481">
        <w:tc>
          <w:tcPr>
            <w:tcW w:w="567" w:type="dxa"/>
          </w:tcPr>
          <w:p w:rsidR="004776E2" w:rsidRPr="00E97689" w:rsidRDefault="004776E2"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4776E2" w:rsidRPr="005C403B" w:rsidRDefault="004776E2" w:rsidP="004776E2">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Aduana</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4776E2" w:rsidRPr="005C403B" w:rsidTr="00C25481">
        <w:tc>
          <w:tcPr>
            <w:tcW w:w="567" w:type="dxa"/>
          </w:tcPr>
          <w:p w:rsidR="004776E2" w:rsidRPr="00E97689" w:rsidRDefault="004776E2"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4776E2" w:rsidRPr="005C403B" w:rsidRDefault="004776E2" w:rsidP="004776E2">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Unidad de Despacho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4776E2" w:rsidRPr="005C403B" w:rsidTr="00C25481">
        <w:tc>
          <w:tcPr>
            <w:tcW w:w="567" w:type="dxa"/>
          </w:tcPr>
          <w:p w:rsidR="004776E2" w:rsidRPr="00E97689" w:rsidRDefault="004776E2"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4776E2" w:rsidRPr="005C403B" w:rsidRDefault="004776E2" w:rsidP="004776E2">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Turno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4776E2" w:rsidRPr="005C403B" w:rsidTr="00C25481">
        <w:tc>
          <w:tcPr>
            <w:tcW w:w="567" w:type="dxa"/>
          </w:tcPr>
          <w:p w:rsidR="004776E2" w:rsidRPr="00E97689" w:rsidRDefault="004776E2"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4776E2" w:rsidRPr="005C403B" w:rsidRDefault="004776E2" w:rsidP="004776E2">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Horario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4776E2" w:rsidRPr="005C403B" w:rsidTr="0014560F">
        <w:tc>
          <w:tcPr>
            <w:tcW w:w="567" w:type="dxa"/>
          </w:tcPr>
          <w:p w:rsidR="004776E2" w:rsidRPr="00E97689" w:rsidRDefault="004776E2" w:rsidP="00EF6966">
            <w:pPr>
              <w:pStyle w:val="NormalWeb"/>
              <w:numPr>
                <w:ilvl w:val="0"/>
                <w:numId w:val="125"/>
              </w:numPr>
              <w:spacing w:before="0" w:beforeAutospacing="0" w:after="0" w:afterAutospacing="0"/>
              <w:ind w:left="356"/>
              <w:rPr>
                <w:rFonts w:ascii="Arial Narrow" w:hAnsi="Arial Narrow" w:cs="Times New Roman"/>
              </w:rPr>
            </w:pPr>
          </w:p>
        </w:tc>
        <w:tc>
          <w:tcPr>
            <w:tcW w:w="8789" w:type="dxa"/>
            <w:gridSpan w:val="2"/>
          </w:tcPr>
          <w:p w:rsidR="004776E2" w:rsidRPr="005C403B" w:rsidRDefault="004776E2" w:rsidP="004776E2">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Ánfora</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7601C5" w:rsidRPr="005C403B" w:rsidTr="0014560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14560F">
        <w:tc>
          <w:tcPr>
            <w:tcW w:w="935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RF10</w:t>
            </w:r>
          </w:p>
        </w:tc>
      </w:tr>
      <w:tr w:rsidR="007601C5" w:rsidRPr="005C403B" w:rsidTr="0014560F">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14560F">
        <w:tc>
          <w:tcPr>
            <w:tcW w:w="9356" w:type="dxa"/>
            <w:gridSpan w:val="3"/>
          </w:tcPr>
          <w:p w:rsidR="007601C5" w:rsidRPr="005C403B" w:rsidRDefault="002021F7" w:rsidP="002021F7">
            <w:pPr>
              <w:rPr>
                <w:rFonts w:ascii="Arial Narrow" w:hAnsi="Arial Narrow"/>
                <w:sz w:val="20"/>
                <w:szCs w:val="20"/>
              </w:rPr>
            </w:pPr>
            <w:r>
              <w:rPr>
                <w:rFonts w:ascii="Arial Narrow" w:hAnsi="Arial Narrow"/>
                <w:sz w:val="20"/>
                <w:szCs w:val="20"/>
              </w:rPr>
              <w:t>IU02</w:t>
            </w:r>
            <w:r w:rsidR="007601C5" w:rsidRPr="005C403B">
              <w:rPr>
                <w:rFonts w:ascii="Arial Narrow" w:hAnsi="Arial Narrow"/>
                <w:sz w:val="20"/>
                <w:szCs w:val="20"/>
              </w:rPr>
              <w:t>1</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5670"/>
      </w:tblGrid>
      <w:tr w:rsidR="007601C5" w:rsidRPr="005C403B" w:rsidTr="00C51EEB">
        <w:tc>
          <w:tcPr>
            <w:tcW w:w="3686"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0" w:type="dxa"/>
          </w:tcPr>
          <w:p w:rsidR="007601C5" w:rsidRPr="005C403B" w:rsidRDefault="0030735A" w:rsidP="007601C5">
            <w:pPr>
              <w:rPr>
                <w:rFonts w:ascii="Arial Narrow" w:hAnsi="Arial Narrow"/>
                <w:sz w:val="20"/>
                <w:szCs w:val="20"/>
              </w:rPr>
            </w:pPr>
            <w:r>
              <w:rPr>
                <w:rFonts w:ascii="Arial Narrow" w:hAnsi="Arial Narrow"/>
                <w:sz w:val="20"/>
                <w:szCs w:val="20"/>
              </w:rPr>
              <w:t>CUS14</w:t>
            </w:r>
            <w:r w:rsidR="007601C5" w:rsidRPr="005C403B">
              <w:rPr>
                <w:rFonts w:ascii="Arial Narrow" w:hAnsi="Arial Narrow"/>
                <w:sz w:val="20"/>
                <w:szCs w:val="20"/>
              </w:rPr>
              <w:t xml:space="preserve"> Gestionar Optimización de Paquetes</w:t>
            </w:r>
          </w:p>
        </w:tc>
      </w:tr>
      <w:tr w:rsidR="007601C5" w:rsidRPr="005C403B" w:rsidTr="004D444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4D4441">
        <w:tc>
          <w:tcPr>
            <w:tcW w:w="9356" w:type="dxa"/>
            <w:gridSpan w:val="3"/>
          </w:tcPr>
          <w:p w:rsidR="007601C5" w:rsidRPr="005C403B" w:rsidRDefault="007601C5" w:rsidP="007601C5">
            <w:pPr>
              <w:rPr>
                <w:rFonts w:ascii="Arial Narrow" w:hAnsi="Arial Narrow"/>
                <w:sz w:val="20"/>
                <w:szCs w:val="20"/>
              </w:rPr>
            </w:pPr>
            <w:r w:rsidRPr="005C403B">
              <w:rPr>
                <w:rFonts w:ascii="Arial Narrow" w:hAnsi="Arial Narrow" w:cs="Arial"/>
                <w:sz w:val="20"/>
                <w:szCs w:val="20"/>
              </w:rPr>
              <w:t xml:space="preserve">Se permite la </w:t>
            </w:r>
            <w:r w:rsidRPr="005C403B">
              <w:rPr>
                <w:rFonts w:ascii="Arial Narrow" w:hAnsi="Arial Narrow"/>
                <w:sz w:val="20"/>
                <w:szCs w:val="20"/>
              </w:rPr>
              <w:t>distribución de declaraciones en los paquetes formados en función a la Carga Laboral disponible y la distancia entre almacenes aduaneros, entre otras variables.</w:t>
            </w:r>
          </w:p>
        </w:tc>
      </w:tr>
      <w:tr w:rsidR="007601C5" w:rsidRPr="005C403B" w:rsidTr="004D444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4D4441">
        <w:tc>
          <w:tcPr>
            <w:tcW w:w="9356" w:type="dxa"/>
            <w:gridSpan w:val="3"/>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Funcionario Aduanero</w:t>
            </w:r>
          </w:p>
        </w:tc>
      </w:tr>
      <w:tr w:rsidR="007601C5" w:rsidRPr="005C403B" w:rsidTr="004D444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4D4441">
        <w:tc>
          <w:tcPr>
            <w:tcW w:w="9356" w:type="dxa"/>
            <w:gridSpan w:val="3"/>
          </w:tcPr>
          <w:p w:rsidR="007601C5" w:rsidRPr="005C403B" w:rsidRDefault="007601C5" w:rsidP="00626B50">
            <w:pPr>
              <w:pStyle w:val="Prrafodelista"/>
              <w:numPr>
                <w:ilvl w:val="0"/>
                <w:numId w:val="29"/>
              </w:num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626B50">
            <w:pPr>
              <w:pStyle w:val="Prrafodelista"/>
              <w:numPr>
                <w:ilvl w:val="0"/>
                <w:numId w:val="29"/>
              </w:numPr>
              <w:jc w:val="left"/>
              <w:rPr>
                <w:rFonts w:ascii="Arial Narrow" w:hAnsi="Arial Narrow"/>
                <w:sz w:val="20"/>
                <w:szCs w:val="20"/>
              </w:rPr>
            </w:pPr>
            <w:r w:rsidRPr="005C403B">
              <w:rPr>
                <w:rFonts w:ascii="Arial Narrow" w:hAnsi="Arial Narrow"/>
                <w:sz w:val="20"/>
                <w:szCs w:val="20"/>
              </w:rP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p w:rsidR="007601C5" w:rsidRPr="005C403B" w:rsidRDefault="007601C5" w:rsidP="00626B50">
            <w:pPr>
              <w:pStyle w:val="Prrafodelista"/>
              <w:numPr>
                <w:ilvl w:val="0"/>
                <w:numId w:val="29"/>
              </w:numPr>
              <w:jc w:val="left"/>
              <w:rPr>
                <w:rFonts w:ascii="Arial Narrow" w:hAnsi="Arial Narrow"/>
                <w:sz w:val="20"/>
                <w:szCs w:val="20"/>
              </w:rPr>
            </w:pPr>
            <w:r w:rsidRPr="005C403B">
              <w:rPr>
                <w:rFonts w:ascii="Arial Narrow" w:hAnsi="Arial Narrow" w:cs="Arial"/>
                <w:sz w:val="20"/>
                <w:szCs w:val="20"/>
              </w:rPr>
              <w:t>Se debe tener los paquetes ya formados para el sorteo respectivo.</w:t>
            </w:r>
          </w:p>
          <w:p w:rsidR="007601C5" w:rsidRPr="005C403B" w:rsidRDefault="007601C5" w:rsidP="00626B50">
            <w:pPr>
              <w:pStyle w:val="Prrafodelista"/>
              <w:numPr>
                <w:ilvl w:val="0"/>
                <w:numId w:val="29"/>
              </w:numPr>
              <w:jc w:val="left"/>
              <w:rPr>
                <w:rFonts w:ascii="Arial Narrow" w:hAnsi="Arial Narrow"/>
                <w:sz w:val="20"/>
                <w:szCs w:val="20"/>
              </w:rPr>
            </w:pPr>
            <w:r w:rsidRPr="005C403B">
              <w:rPr>
                <w:rFonts w:ascii="Arial Narrow" w:hAnsi="Arial Narrow" w:cs="Arial"/>
                <w:sz w:val="20"/>
                <w:szCs w:val="20"/>
              </w:rPr>
              <w:t>Los paquetes no deben de haber sido asignados a un especialista.</w:t>
            </w:r>
          </w:p>
        </w:tc>
      </w:tr>
      <w:tr w:rsidR="007601C5" w:rsidRPr="005C403B" w:rsidTr="004D444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4D4441">
        <w:tc>
          <w:tcPr>
            <w:tcW w:w="9356"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hAnsi="Arial Narrow"/>
              </w:rPr>
              <w:t>Se tendrá la nueva lista de paquetes listos para para ser asignados a los especialistas.</w:t>
            </w:r>
          </w:p>
        </w:tc>
      </w:tr>
      <w:tr w:rsidR="007601C5" w:rsidRPr="005C403B" w:rsidTr="004D4441">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51EEB">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6D503A" w:rsidTr="00C51EEB">
        <w:tc>
          <w:tcPr>
            <w:tcW w:w="567" w:type="dxa"/>
          </w:tcPr>
          <w:p w:rsidR="007601C5" w:rsidRPr="006D503A" w:rsidRDefault="007601C5" w:rsidP="00EF6966">
            <w:pPr>
              <w:pStyle w:val="NormalWeb"/>
              <w:numPr>
                <w:ilvl w:val="0"/>
                <w:numId w:val="62"/>
              </w:numPr>
              <w:spacing w:before="0" w:beforeAutospacing="0" w:after="0" w:afterAutospacing="0"/>
              <w:ind w:left="356"/>
              <w:jc w:val="center"/>
              <w:rPr>
                <w:rFonts w:ascii="Arial Narrow" w:eastAsia="Times New Roman" w:hAnsi="Arial Narrow"/>
              </w:rPr>
            </w:pPr>
          </w:p>
        </w:tc>
        <w:tc>
          <w:tcPr>
            <w:tcW w:w="3119" w:type="dxa"/>
          </w:tcPr>
          <w:p w:rsidR="007601C5" w:rsidRPr="006D503A"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6D503A">
              <w:rPr>
                <w:rFonts w:ascii="Arial Narrow" w:hAnsi="Arial Narrow" w:cs="Arial"/>
                <w:b w:val="0"/>
                <w:sz w:val="20"/>
                <w:lang w:val="es-ES"/>
              </w:rPr>
              <w:t>El usuario selecciona la opción del menú.</w:t>
            </w:r>
          </w:p>
          <w:p w:rsidR="007601C5" w:rsidRPr="006D503A" w:rsidRDefault="007601C5" w:rsidP="007601C5">
            <w:pPr>
              <w:pStyle w:val="NormalWeb"/>
              <w:spacing w:before="0" w:beforeAutospacing="0" w:after="0" w:afterAutospacing="0"/>
              <w:jc w:val="left"/>
              <w:rPr>
                <w:rFonts w:ascii="Arial Narrow" w:eastAsia="Times New Roman" w:hAnsi="Arial Narrow"/>
              </w:rPr>
            </w:pPr>
            <w:r w:rsidRPr="006D503A">
              <w:rPr>
                <w:rFonts w:ascii="Arial Narrow" w:hAnsi="Arial Narrow"/>
                <w:b/>
              </w:rPr>
              <w:t xml:space="preserve">Despacho aduanero de Ingreso </w:t>
            </w:r>
            <w:r w:rsidRPr="006D503A">
              <w:rPr>
                <w:rFonts w:ascii="Arial Narrow" w:hAnsi="Arial Narrow"/>
                <w:b/>
              </w:rPr>
              <w:sym w:font="Wingdings" w:char="F0E0"/>
            </w:r>
            <w:r w:rsidRPr="006D503A">
              <w:rPr>
                <w:rFonts w:ascii="Arial Narrow" w:hAnsi="Arial Narrow"/>
                <w:b/>
              </w:rPr>
              <w:t xml:space="preserve"> Asignación en Bloque </w:t>
            </w:r>
            <w:r w:rsidRPr="006D503A">
              <w:rPr>
                <w:rFonts w:ascii="Arial Narrow" w:hAnsi="Arial Narrow"/>
                <w:b/>
              </w:rPr>
              <w:sym w:font="Wingdings" w:char="F0E0"/>
            </w:r>
            <w:r w:rsidRPr="006D503A">
              <w:rPr>
                <w:rFonts w:ascii="Arial Narrow" w:hAnsi="Arial Narrow"/>
                <w:b/>
              </w:rPr>
              <w:t xml:space="preserve"> Optimización de paquetes </w:t>
            </w:r>
            <w:r w:rsidRPr="006D503A">
              <w:rPr>
                <w:rFonts w:ascii="Arial Narrow" w:hAnsi="Arial Narrow"/>
                <w:strike/>
              </w:rPr>
              <w:t xml:space="preserve">de la </w:t>
            </w:r>
            <w:r w:rsidRPr="006D503A">
              <w:rPr>
                <w:rFonts w:ascii="Arial Narrow" w:hAnsi="Arial Narrow"/>
                <w:b/>
                <w:strike/>
              </w:rPr>
              <w:t>IU001</w:t>
            </w:r>
          </w:p>
        </w:tc>
        <w:tc>
          <w:tcPr>
            <w:tcW w:w="5670" w:type="dxa"/>
          </w:tcPr>
          <w:p w:rsidR="00C51EEB" w:rsidRPr="006D503A" w:rsidRDefault="00CC65BF" w:rsidP="00EF6966">
            <w:pPr>
              <w:pStyle w:val="NormalWeb"/>
              <w:numPr>
                <w:ilvl w:val="1"/>
                <w:numId w:val="62"/>
              </w:numPr>
              <w:spacing w:before="0" w:beforeAutospacing="0" w:after="0" w:afterAutospacing="0"/>
              <w:ind w:left="355" w:hanging="425"/>
              <w:rPr>
                <w:rFonts w:ascii="Arial Narrow" w:hAnsi="Arial Narrow"/>
              </w:rPr>
            </w:pPr>
            <w:r w:rsidRPr="006D503A">
              <w:rPr>
                <w:rFonts w:ascii="Arial Narrow" w:hAnsi="Arial Narrow"/>
              </w:rPr>
              <w:t xml:space="preserve">El </w:t>
            </w:r>
            <w:r w:rsidRPr="006D503A">
              <w:rPr>
                <w:rFonts w:ascii="Arial Narrow" w:eastAsia="Times New Roman" w:hAnsi="Arial Narrow"/>
              </w:rPr>
              <w:t>sistema</w:t>
            </w:r>
            <w:r w:rsidRPr="006D503A">
              <w:rPr>
                <w:rFonts w:ascii="Arial Narrow" w:hAnsi="Arial Narrow"/>
              </w:rPr>
              <w:t xml:space="preserve"> muestra la interfaz “IU0</w:t>
            </w:r>
            <w:r w:rsidR="00D419CE" w:rsidRPr="006D503A">
              <w:rPr>
                <w:rFonts w:ascii="Arial Narrow" w:hAnsi="Arial Narrow"/>
              </w:rPr>
              <w:t>22</w:t>
            </w:r>
            <w:r w:rsidRPr="006D503A">
              <w:rPr>
                <w:rFonts w:ascii="Arial Narrow" w:hAnsi="Arial Narrow"/>
              </w:rPr>
              <w:t xml:space="preserve">”, </w:t>
            </w:r>
            <w:r w:rsidR="00C51EEB" w:rsidRPr="006D503A">
              <w:rPr>
                <w:rFonts w:ascii="Arial Narrow" w:hAnsi="Arial Narrow"/>
              </w:rPr>
              <w:t>con los siguientes campos:</w:t>
            </w:r>
          </w:p>
          <w:p w:rsidR="00C51EEB" w:rsidRPr="006D503A" w:rsidRDefault="00C51EEB" w:rsidP="00EF6966">
            <w:pPr>
              <w:pStyle w:val="Prrafodelista"/>
              <w:numPr>
                <w:ilvl w:val="0"/>
                <w:numId w:val="79"/>
              </w:numPr>
              <w:rPr>
                <w:rFonts w:ascii="Arial Narrow" w:hAnsi="Arial Narrow"/>
                <w:sz w:val="20"/>
                <w:szCs w:val="20"/>
                <w:highlight w:val="yellow"/>
              </w:rPr>
            </w:pPr>
            <w:r w:rsidRPr="006D503A">
              <w:rPr>
                <w:rFonts w:ascii="Arial Narrow" w:hAnsi="Arial Narrow"/>
                <w:b/>
                <w:sz w:val="20"/>
                <w:szCs w:val="20"/>
                <w:highlight w:val="yellow"/>
              </w:rPr>
              <w:t>Aduana</w:t>
            </w:r>
            <w:r w:rsidRPr="006D503A">
              <w:rPr>
                <w:rFonts w:ascii="Arial Narrow" w:hAnsi="Arial Narrow"/>
                <w:sz w:val="20"/>
                <w:szCs w:val="20"/>
                <w:highlight w:val="yellow"/>
              </w:rPr>
              <w:t>: Campo obligatorio, muestra la lista de aduanas indicando el código y descripción de la(s) aduana(s) ordenada(s) por descripción, de acuerdo al siguiente detalle:</w:t>
            </w:r>
          </w:p>
          <w:p w:rsidR="00C51EEB" w:rsidRPr="006D503A" w:rsidRDefault="00C51EEB" w:rsidP="00EF6966">
            <w:pPr>
              <w:pStyle w:val="Prrafodelista"/>
              <w:numPr>
                <w:ilvl w:val="0"/>
                <w:numId w:val="80"/>
              </w:numPr>
              <w:rPr>
                <w:rFonts w:ascii="Arial Narrow" w:hAnsi="Arial Narrow"/>
                <w:b/>
                <w:sz w:val="20"/>
                <w:szCs w:val="20"/>
                <w:highlight w:val="yellow"/>
              </w:rPr>
            </w:pPr>
            <w:r w:rsidRPr="006D503A">
              <w:rPr>
                <w:rFonts w:ascii="Arial Narrow" w:hAnsi="Arial Narrow"/>
                <w:b/>
                <w:sz w:val="20"/>
                <w:szCs w:val="20"/>
                <w:highlight w:val="yellow"/>
              </w:rPr>
              <w:t>Si el usuario autenticado tiene el rol</w:t>
            </w:r>
            <w:r w:rsidRPr="006D503A">
              <w:rPr>
                <w:rFonts w:ascii="Arial Narrow" w:hAnsi="Arial Narrow"/>
                <w:sz w:val="20"/>
                <w:szCs w:val="20"/>
                <w:highlight w:val="yellow"/>
              </w:rPr>
              <w:t xml:space="preserve"> </w:t>
            </w:r>
            <w:r w:rsidRPr="006D503A">
              <w:rPr>
                <w:rFonts w:ascii="Arial Narrow" w:hAnsi="Arial Narrow"/>
                <w:b/>
                <w:sz w:val="20"/>
                <w:szCs w:val="20"/>
                <w:highlight w:val="yellow"/>
              </w:rPr>
              <w:t>Jefe o Supervisor de régimen</w:t>
            </w:r>
            <w:r w:rsidR="00B270AC">
              <w:rPr>
                <w:rFonts w:ascii="Arial Narrow" w:hAnsi="Arial Narrow"/>
                <w:b/>
                <w:sz w:val="20"/>
                <w:szCs w:val="20"/>
                <w:highlight w:val="yellow"/>
              </w:rPr>
              <w:t xml:space="preserve"> </w:t>
            </w:r>
            <w:r w:rsidR="00B270AC">
              <w:rPr>
                <w:rFonts w:ascii="Arial Narrow" w:hAnsi="Arial Narrow" w:cs="Arial"/>
                <w:b/>
                <w:bCs/>
                <w:sz w:val="20"/>
                <w:szCs w:val="20"/>
                <w:highlight w:val="green"/>
                <w:lang w:val="es-PE" w:eastAsia="es-PE"/>
              </w:rPr>
              <w:t>(ver Anexo 1)</w:t>
            </w:r>
            <w:r w:rsidRPr="006D503A">
              <w:rPr>
                <w:rFonts w:ascii="Arial Narrow" w:hAnsi="Arial Narrow"/>
                <w:b/>
                <w:sz w:val="20"/>
                <w:szCs w:val="20"/>
                <w:highlight w:val="yellow"/>
              </w:rPr>
              <w:t>:</w:t>
            </w:r>
          </w:p>
          <w:p w:rsidR="00C51EEB" w:rsidRPr="006D503A" w:rsidRDefault="00C51EEB" w:rsidP="00835652">
            <w:pPr>
              <w:pStyle w:val="Prrafodelista"/>
              <w:ind w:left="1075"/>
              <w:rPr>
                <w:rFonts w:ascii="Arial Narrow" w:hAnsi="Arial Narrow"/>
                <w:sz w:val="20"/>
                <w:szCs w:val="20"/>
                <w:highlight w:val="yellow"/>
              </w:rPr>
            </w:pPr>
            <w:r w:rsidRPr="006D503A">
              <w:rPr>
                <w:rFonts w:ascii="Arial Narrow" w:hAnsi="Arial Narrow"/>
                <w:sz w:val="20"/>
                <w:szCs w:val="20"/>
                <w:highlight w:val="yellow"/>
              </w:rPr>
              <w:t>Si la aduana del funcionario autenticado corresponde a una aduana asociada, entonces se muestran todas las aduanas que forman parte de la asociación, caso contrario se muestra solo la aduana del funcionario autenticado en la lista deshabilitada.</w:t>
            </w:r>
          </w:p>
          <w:p w:rsidR="00C51EEB" w:rsidRPr="006D503A" w:rsidRDefault="00C51EEB" w:rsidP="00EF6966">
            <w:pPr>
              <w:pStyle w:val="Prrafodelista"/>
              <w:numPr>
                <w:ilvl w:val="0"/>
                <w:numId w:val="80"/>
              </w:numPr>
              <w:rPr>
                <w:rFonts w:ascii="Arial Narrow" w:hAnsi="Arial Narrow"/>
                <w:b/>
                <w:sz w:val="20"/>
                <w:szCs w:val="20"/>
                <w:highlight w:val="yellow"/>
              </w:rPr>
            </w:pPr>
            <w:r w:rsidRPr="006D503A">
              <w:rPr>
                <w:rFonts w:ascii="Arial Narrow" w:hAnsi="Arial Narrow"/>
                <w:b/>
                <w:sz w:val="20"/>
                <w:szCs w:val="20"/>
                <w:highlight w:val="yellow"/>
              </w:rPr>
              <w:t>Si el usuario autenticado tiene asignado el rol</w:t>
            </w:r>
            <w:r w:rsidRPr="006D503A">
              <w:rPr>
                <w:rFonts w:ascii="Arial Narrow" w:hAnsi="Arial Narrow"/>
                <w:sz w:val="20"/>
                <w:szCs w:val="20"/>
                <w:highlight w:val="yellow"/>
              </w:rPr>
              <w:t xml:space="preserve"> </w:t>
            </w:r>
            <w:r w:rsidRPr="006D503A">
              <w:rPr>
                <w:rFonts w:ascii="Arial Narrow" w:hAnsi="Arial Narrow"/>
                <w:b/>
                <w:sz w:val="20"/>
                <w:szCs w:val="20"/>
                <w:highlight w:val="yellow"/>
              </w:rPr>
              <w:t>Profesional normativo:</w:t>
            </w:r>
          </w:p>
          <w:p w:rsidR="00C51EEB" w:rsidRPr="006D503A" w:rsidRDefault="00C51EEB" w:rsidP="00835652">
            <w:pPr>
              <w:pStyle w:val="Prrafodelista"/>
              <w:ind w:left="1075"/>
              <w:rPr>
                <w:rFonts w:ascii="Arial Narrow" w:hAnsi="Arial Narrow"/>
                <w:sz w:val="20"/>
                <w:szCs w:val="20"/>
                <w:highlight w:val="yellow"/>
              </w:rPr>
            </w:pPr>
            <w:r w:rsidRPr="006D503A">
              <w:rPr>
                <w:rFonts w:ascii="Arial Narrow" w:hAnsi="Arial Narrow"/>
                <w:sz w:val="20"/>
                <w:szCs w:val="20"/>
                <w:highlight w:val="yellow"/>
              </w:rPr>
              <w:t>Se muestran todas las aduanas.</w:t>
            </w:r>
          </w:p>
          <w:p w:rsidR="00CC65BF" w:rsidRPr="006D503A" w:rsidRDefault="00C51EEB" w:rsidP="00835652">
            <w:pPr>
              <w:pStyle w:val="Prrafodelista"/>
              <w:ind w:left="715"/>
              <w:rPr>
                <w:rFonts w:ascii="Arial Narrow" w:hAnsi="Arial Narrow"/>
                <w:sz w:val="20"/>
                <w:szCs w:val="20"/>
              </w:rPr>
            </w:pPr>
            <w:r w:rsidRPr="006D503A">
              <w:rPr>
                <w:rFonts w:ascii="Arial Narrow" w:hAnsi="Arial Narrow"/>
                <w:sz w:val="20"/>
                <w:szCs w:val="20"/>
                <w:highlight w:val="yellow"/>
              </w:rPr>
              <w:t>En cualquier caso la aduana del funcionario se muestra seleccionada por defecto.</w:t>
            </w:r>
          </w:p>
          <w:p w:rsidR="00CC65BF" w:rsidRPr="006D503A" w:rsidRDefault="00CC65BF" w:rsidP="00EF6966">
            <w:pPr>
              <w:pStyle w:val="Prrafodelista"/>
              <w:numPr>
                <w:ilvl w:val="0"/>
                <w:numId w:val="79"/>
              </w:numPr>
              <w:rPr>
                <w:rFonts w:ascii="Arial Narrow" w:hAnsi="Arial Narrow"/>
                <w:sz w:val="20"/>
                <w:szCs w:val="20"/>
              </w:rPr>
            </w:pPr>
            <w:r w:rsidRPr="006D503A">
              <w:rPr>
                <w:rFonts w:ascii="Arial Narrow" w:hAnsi="Arial Narrow"/>
                <w:b/>
                <w:sz w:val="20"/>
                <w:szCs w:val="20"/>
                <w:highlight w:val="yellow"/>
              </w:rPr>
              <w:t xml:space="preserve">Unidad de despacho: </w:t>
            </w:r>
            <w:r w:rsidRPr="006D503A">
              <w:rPr>
                <w:rFonts w:ascii="Arial Narrow" w:hAnsi="Arial Narrow"/>
                <w:sz w:val="20"/>
                <w:szCs w:val="20"/>
                <w:highlight w:val="yellow"/>
              </w:rPr>
              <w:t>Campo obligatorio, muestra la lista de unidades de despacho de la aduana y el rol del usuario autenticado. Se muestra seleccionado el primer elemento de la lista por defecto</w:t>
            </w:r>
            <w:r w:rsidR="006D503A" w:rsidRPr="006D503A">
              <w:rPr>
                <w:rFonts w:ascii="Arial Narrow" w:hAnsi="Arial Narrow"/>
                <w:sz w:val="20"/>
                <w:szCs w:val="20"/>
              </w:rPr>
              <w:t>.</w:t>
            </w:r>
          </w:p>
          <w:p w:rsidR="00CC65BF" w:rsidRPr="006D503A" w:rsidRDefault="00CC65BF" w:rsidP="00EF6966">
            <w:pPr>
              <w:pStyle w:val="Prrafodelista"/>
              <w:numPr>
                <w:ilvl w:val="0"/>
                <w:numId w:val="79"/>
              </w:numPr>
              <w:rPr>
                <w:rFonts w:ascii="Arial Narrow" w:hAnsi="Arial Narrow"/>
                <w:sz w:val="20"/>
                <w:szCs w:val="20"/>
              </w:rPr>
            </w:pPr>
            <w:r w:rsidRPr="006D503A">
              <w:rPr>
                <w:rFonts w:ascii="Arial Narrow" w:hAnsi="Arial Narrow"/>
                <w:b/>
                <w:sz w:val="20"/>
                <w:szCs w:val="20"/>
                <w:highlight w:val="yellow"/>
              </w:rPr>
              <w:t>Ánfora</w:t>
            </w:r>
            <w:r w:rsidRPr="006D503A">
              <w:rPr>
                <w:rFonts w:ascii="Arial Narrow" w:hAnsi="Arial Narrow"/>
                <w:b/>
                <w:sz w:val="20"/>
                <w:szCs w:val="20"/>
              </w:rPr>
              <w:t xml:space="preserve">: </w:t>
            </w:r>
            <w:r w:rsidRPr="006D503A">
              <w:rPr>
                <w:rFonts w:ascii="Arial Narrow" w:hAnsi="Arial Narrow"/>
                <w:sz w:val="20"/>
                <w:szCs w:val="20"/>
                <w:highlight w:val="yellow"/>
              </w:rPr>
              <w:t xml:space="preserve">Campo obligatorio, muestra la lista de ánforas para el rol del usuario autenticado (Ver detalle en </w:t>
            </w:r>
            <w:r w:rsidR="000431D9" w:rsidRPr="006D503A">
              <w:rPr>
                <w:rFonts w:ascii="Arial Narrow" w:hAnsi="Arial Narrow"/>
                <w:b/>
                <w:sz w:val="20"/>
                <w:szCs w:val="20"/>
                <w:highlight w:val="yellow"/>
              </w:rPr>
              <w:t>Anexo 12</w:t>
            </w:r>
            <w:r w:rsidRPr="006D503A">
              <w:rPr>
                <w:rFonts w:ascii="Arial Narrow" w:hAnsi="Arial Narrow"/>
                <w:sz w:val="20"/>
                <w:szCs w:val="20"/>
                <w:highlight w:val="yellow"/>
              </w:rPr>
              <w:t>). Se muestra seleccionado el primer elemento de la lista por defecto</w:t>
            </w:r>
          </w:p>
          <w:p w:rsidR="00084D39" w:rsidRPr="006D503A" w:rsidRDefault="00084D39" w:rsidP="00EF6966">
            <w:pPr>
              <w:pStyle w:val="Prrafodelista"/>
              <w:numPr>
                <w:ilvl w:val="0"/>
                <w:numId w:val="79"/>
              </w:numPr>
              <w:rPr>
                <w:rFonts w:ascii="Arial Narrow" w:hAnsi="Arial Narrow"/>
                <w:sz w:val="20"/>
                <w:szCs w:val="20"/>
              </w:rPr>
            </w:pPr>
            <w:r w:rsidRPr="006D503A">
              <w:rPr>
                <w:rFonts w:ascii="Arial Narrow" w:hAnsi="Arial Narrow"/>
                <w:b/>
                <w:sz w:val="20"/>
                <w:szCs w:val="20"/>
                <w:highlight w:val="yellow"/>
              </w:rPr>
              <w:t>Fecha</w:t>
            </w:r>
            <w:r w:rsidRPr="006D503A">
              <w:rPr>
                <w:rFonts w:ascii="Arial Narrow" w:hAnsi="Arial Narrow"/>
                <w:b/>
                <w:sz w:val="20"/>
                <w:szCs w:val="20"/>
              </w:rPr>
              <w:t xml:space="preserve">: </w:t>
            </w:r>
            <w:r w:rsidRPr="006D503A">
              <w:rPr>
                <w:rFonts w:ascii="Arial Narrow" w:hAnsi="Arial Narrow"/>
                <w:sz w:val="20"/>
                <w:szCs w:val="20"/>
                <w:highlight w:val="yellow"/>
              </w:rPr>
              <w:t>Campo obligatorio, es la fecha en la cual se quiere optimizar los paquetes</w:t>
            </w:r>
            <w:r w:rsidR="006111AC" w:rsidRPr="006D503A">
              <w:rPr>
                <w:rFonts w:ascii="Arial Narrow" w:hAnsi="Arial Narrow"/>
                <w:sz w:val="20"/>
                <w:szCs w:val="20"/>
              </w:rPr>
              <w:t>.</w:t>
            </w:r>
          </w:p>
          <w:p w:rsidR="00585E3B" w:rsidRPr="00902245" w:rsidRDefault="00585E3B" w:rsidP="00EF6966">
            <w:pPr>
              <w:pStyle w:val="Prrafodelista"/>
              <w:numPr>
                <w:ilvl w:val="0"/>
                <w:numId w:val="79"/>
              </w:numPr>
              <w:rPr>
                <w:rFonts w:ascii="Arial Narrow" w:hAnsi="Arial Narrow"/>
                <w:b/>
                <w:sz w:val="20"/>
                <w:szCs w:val="20"/>
                <w:highlight w:val="yellow"/>
              </w:rPr>
            </w:pPr>
            <w:r w:rsidRPr="00902245">
              <w:rPr>
                <w:rFonts w:ascii="Arial Narrow" w:hAnsi="Arial Narrow"/>
                <w:b/>
                <w:sz w:val="20"/>
                <w:szCs w:val="20"/>
                <w:highlight w:val="yellow"/>
              </w:rPr>
              <w:t xml:space="preserve">Turno: </w:t>
            </w:r>
            <w:r>
              <w:rPr>
                <w:rFonts w:ascii="Arial Narrow" w:hAnsi="Arial Narrow"/>
                <w:sz w:val="20"/>
                <w:szCs w:val="20"/>
                <w:highlight w:val="yellow"/>
              </w:rPr>
              <w:t>m</w:t>
            </w:r>
            <w:r w:rsidRPr="00902245">
              <w:rPr>
                <w:rFonts w:ascii="Arial Narrow" w:hAnsi="Arial Narrow"/>
                <w:sz w:val="20"/>
                <w:szCs w:val="20"/>
                <w:highlight w:val="yellow"/>
              </w:rPr>
              <w:t>uestra la lista de los turnos disponibles para la unidad de despacho y rango de fechas ingresados. Se muestra seleccionado el primer elemento de la lista por defecto.</w:t>
            </w:r>
          </w:p>
          <w:p w:rsidR="003C1D0A" w:rsidRPr="00902245" w:rsidRDefault="003C1D0A" w:rsidP="00EF6966">
            <w:pPr>
              <w:pStyle w:val="Prrafodelista"/>
              <w:numPr>
                <w:ilvl w:val="0"/>
                <w:numId w:val="79"/>
              </w:numPr>
              <w:rPr>
                <w:rFonts w:ascii="Arial Narrow" w:hAnsi="Arial Narrow"/>
                <w:sz w:val="20"/>
                <w:szCs w:val="20"/>
              </w:rPr>
            </w:pPr>
            <w:r w:rsidRPr="00902245">
              <w:rPr>
                <w:rFonts w:ascii="Arial Narrow" w:hAnsi="Arial Narrow"/>
                <w:b/>
                <w:sz w:val="20"/>
                <w:szCs w:val="20"/>
              </w:rPr>
              <w:lastRenderedPageBreak/>
              <w:t>Horario</w:t>
            </w:r>
            <w:r w:rsidRPr="00902245">
              <w:rPr>
                <w:rFonts w:ascii="Arial Narrow" w:hAnsi="Arial Narrow"/>
                <w:sz w:val="20"/>
                <w:szCs w:val="20"/>
              </w:rPr>
              <w:t xml:space="preserve">: </w:t>
            </w:r>
            <w:r>
              <w:rPr>
                <w:rFonts w:ascii="Arial Narrow" w:hAnsi="Arial Narrow"/>
                <w:sz w:val="20"/>
                <w:szCs w:val="20"/>
              </w:rPr>
              <w:t>m</w:t>
            </w:r>
            <w:r w:rsidRPr="00902245">
              <w:rPr>
                <w:rFonts w:ascii="Arial Narrow" w:hAnsi="Arial Narrow"/>
                <w:sz w:val="20"/>
                <w:szCs w:val="20"/>
                <w:highlight w:val="yellow"/>
              </w:rPr>
              <w:t xml:space="preserve">uestra la lista de los </w:t>
            </w:r>
            <w:r>
              <w:rPr>
                <w:rFonts w:ascii="Arial Narrow" w:hAnsi="Arial Narrow"/>
                <w:sz w:val="20"/>
                <w:szCs w:val="20"/>
                <w:highlight w:val="yellow"/>
              </w:rPr>
              <w:t>horarios de corte,</w:t>
            </w:r>
            <w:r w:rsidRPr="00902245">
              <w:rPr>
                <w:rFonts w:ascii="Arial Narrow" w:hAnsi="Arial Narrow"/>
                <w:sz w:val="20"/>
                <w:szCs w:val="20"/>
                <w:highlight w:val="yellow"/>
              </w:rPr>
              <w:t xml:space="preserve"> </w:t>
            </w:r>
            <w:r>
              <w:rPr>
                <w:rFonts w:ascii="Arial Narrow" w:hAnsi="Arial Narrow"/>
                <w:sz w:val="20"/>
                <w:szCs w:val="20"/>
                <w:highlight w:val="yellow"/>
              </w:rPr>
              <w:t xml:space="preserve">concatenados con la hora de sorteo, </w:t>
            </w:r>
            <w:r w:rsidRPr="00902245">
              <w:rPr>
                <w:rFonts w:ascii="Arial Narrow" w:hAnsi="Arial Narrow"/>
                <w:sz w:val="20"/>
                <w:szCs w:val="20"/>
                <w:highlight w:val="yellow"/>
              </w:rPr>
              <w:t xml:space="preserve">disponibles para </w:t>
            </w:r>
            <w:r>
              <w:rPr>
                <w:rFonts w:ascii="Arial Narrow" w:hAnsi="Arial Narrow"/>
                <w:sz w:val="20"/>
                <w:szCs w:val="20"/>
                <w:highlight w:val="yellow"/>
              </w:rPr>
              <w:t>el turno seleccionado</w:t>
            </w:r>
            <w:r w:rsidRPr="00902245">
              <w:rPr>
                <w:rFonts w:ascii="Arial Narrow" w:hAnsi="Arial Narrow"/>
                <w:sz w:val="20"/>
                <w:szCs w:val="20"/>
                <w:highlight w:val="yellow"/>
              </w:rPr>
              <w:t>.</w:t>
            </w:r>
            <w:r w:rsidRPr="00902245">
              <w:rPr>
                <w:rFonts w:ascii="Arial Narrow" w:hAnsi="Arial Narrow"/>
                <w:sz w:val="20"/>
                <w:szCs w:val="20"/>
              </w:rPr>
              <w:t xml:space="preserve"> </w:t>
            </w:r>
            <w:r w:rsidRPr="00902245">
              <w:rPr>
                <w:rFonts w:ascii="Arial Narrow" w:hAnsi="Arial Narrow"/>
                <w:strike/>
                <w:sz w:val="20"/>
                <w:szCs w:val="20"/>
              </w:rPr>
              <w:t>con datos pre precargados pudiendo escoger solo uno, y los datos son los siguientes: (escritura)</w:t>
            </w:r>
          </w:p>
          <w:p w:rsidR="003C1D0A" w:rsidRPr="00902245" w:rsidRDefault="003C1D0A" w:rsidP="00EF6966">
            <w:pPr>
              <w:pStyle w:val="Prrafodelista"/>
              <w:numPr>
                <w:ilvl w:val="3"/>
                <w:numId w:val="84"/>
              </w:numPr>
              <w:ind w:left="922" w:hanging="284"/>
              <w:rPr>
                <w:rFonts w:ascii="Arial Narrow" w:hAnsi="Arial Narrow"/>
                <w:sz w:val="20"/>
                <w:szCs w:val="20"/>
                <w:highlight w:val="yellow"/>
              </w:rPr>
            </w:pPr>
            <w:r>
              <w:rPr>
                <w:rFonts w:ascii="Arial Narrow" w:hAnsi="Arial Narrow"/>
                <w:sz w:val="20"/>
                <w:szCs w:val="20"/>
                <w:highlight w:val="yellow"/>
              </w:rPr>
              <w:t>Horario</w:t>
            </w:r>
            <w:r w:rsidRPr="00902245">
              <w:rPr>
                <w:rFonts w:ascii="Arial Narrow" w:hAnsi="Arial Narrow"/>
                <w:sz w:val="20"/>
                <w:szCs w:val="20"/>
                <w:highlight w:val="yellow"/>
              </w:rPr>
              <w:t xml:space="preserve"> &lt;Número de </w:t>
            </w:r>
            <w:r>
              <w:rPr>
                <w:rFonts w:ascii="Arial Narrow" w:hAnsi="Arial Narrow"/>
                <w:sz w:val="20"/>
                <w:szCs w:val="20"/>
                <w:highlight w:val="yellow"/>
              </w:rPr>
              <w:t>horario</w:t>
            </w:r>
            <w:r w:rsidRPr="00902245">
              <w:rPr>
                <w:rFonts w:ascii="Arial Narrow" w:hAnsi="Arial Narrow"/>
                <w:sz w:val="20"/>
                <w:szCs w:val="20"/>
                <w:highlight w:val="yellow"/>
              </w:rPr>
              <w:t>&gt;</w:t>
            </w:r>
            <w:r>
              <w:rPr>
                <w:rFonts w:ascii="Arial Narrow" w:hAnsi="Arial Narrow"/>
                <w:sz w:val="20"/>
                <w:szCs w:val="20"/>
                <w:highlight w:val="yellow"/>
              </w:rPr>
              <w:t xml:space="preserve"> &lt;</w:t>
            </w:r>
            <w:proofErr w:type="spellStart"/>
            <w:r>
              <w:rPr>
                <w:rFonts w:ascii="Arial Narrow" w:hAnsi="Arial Narrow"/>
                <w:sz w:val="20"/>
                <w:szCs w:val="20"/>
                <w:highlight w:val="yellow"/>
              </w:rPr>
              <w:t>horaCorte</w:t>
            </w:r>
            <w:proofErr w:type="spellEnd"/>
            <w:r>
              <w:rPr>
                <w:rFonts w:ascii="Arial Narrow" w:hAnsi="Arial Narrow"/>
                <w:sz w:val="20"/>
                <w:szCs w:val="20"/>
                <w:highlight w:val="yellow"/>
              </w:rPr>
              <w:t>&gt; - &lt;</w:t>
            </w:r>
            <w:proofErr w:type="spellStart"/>
            <w:r>
              <w:rPr>
                <w:rFonts w:ascii="Arial Narrow" w:hAnsi="Arial Narrow"/>
                <w:sz w:val="20"/>
                <w:szCs w:val="20"/>
                <w:highlight w:val="yellow"/>
              </w:rPr>
              <w:t>horaSorteo</w:t>
            </w:r>
            <w:proofErr w:type="spellEnd"/>
            <w:r>
              <w:rPr>
                <w:rFonts w:ascii="Arial Narrow" w:hAnsi="Arial Narrow"/>
                <w:sz w:val="20"/>
                <w:szCs w:val="20"/>
                <w:highlight w:val="yellow"/>
              </w:rPr>
              <w:t>&gt;</w:t>
            </w:r>
          </w:p>
          <w:p w:rsidR="00CC65BF" w:rsidRPr="006D503A" w:rsidRDefault="003C1D0A" w:rsidP="003C1D0A">
            <w:pPr>
              <w:pStyle w:val="Prrafodelista"/>
              <w:ind w:left="639"/>
              <w:rPr>
                <w:rFonts w:ascii="Arial Narrow" w:hAnsi="Arial Narrow"/>
                <w:b/>
                <w:sz w:val="20"/>
                <w:szCs w:val="20"/>
                <w:highlight w:val="yellow"/>
              </w:rPr>
            </w:pPr>
            <w:r w:rsidRPr="00902245">
              <w:rPr>
                <w:rFonts w:ascii="Arial Narrow" w:eastAsia="Arial Unicode MS" w:hAnsi="Arial Narrow" w:cs="Arial"/>
                <w:sz w:val="20"/>
                <w:szCs w:val="20"/>
                <w:highlight w:val="yellow"/>
              </w:rPr>
              <w:t xml:space="preserve">Se muestra </w:t>
            </w:r>
            <w:r w:rsidRPr="00902245">
              <w:rPr>
                <w:rFonts w:ascii="Arial Narrow" w:hAnsi="Arial Narrow"/>
                <w:sz w:val="20"/>
                <w:szCs w:val="20"/>
                <w:highlight w:val="yellow"/>
              </w:rPr>
              <w:t>seleccionado</w:t>
            </w:r>
            <w:r w:rsidRPr="00902245">
              <w:rPr>
                <w:rFonts w:ascii="Arial Narrow" w:eastAsia="Arial Unicode MS" w:hAnsi="Arial Narrow" w:cs="Arial"/>
                <w:sz w:val="20"/>
                <w:szCs w:val="20"/>
                <w:highlight w:val="yellow"/>
              </w:rPr>
              <w:t xml:space="preserve"> el primer elemento de la lista por defecto</w:t>
            </w:r>
            <w:r w:rsidR="00585E3B" w:rsidRPr="00902245">
              <w:rPr>
                <w:rFonts w:ascii="Arial Narrow" w:hAnsi="Arial Narrow"/>
                <w:sz w:val="20"/>
                <w:szCs w:val="20"/>
                <w:highlight w:val="yellow"/>
              </w:rPr>
              <w:t>.</w:t>
            </w:r>
          </w:p>
          <w:p w:rsidR="00CC65BF" w:rsidRPr="006D503A" w:rsidRDefault="00CC65BF" w:rsidP="00EF6966">
            <w:pPr>
              <w:pStyle w:val="Prrafodelista"/>
              <w:numPr>
                <w:ilvl w:val="0"/>
                <w:numId w:val="79"/>
              </w:numPr>
              <w:rPr>
                <w:rFonts w:ascii="Arial Narrow" w:hAnsi="Arial Narrow"/>
                <w:b/>
                <w:sz w:val="20"/>
                <w:szCs w:val="20"/>
              </w:rPr>
            </w:pPr>
            <w:r w:rsidRPr="006D503A">
              <w:rPr>
                <w:rFonts w:ascii="Arial Narrow" w:hAnsi="Arial Narrow"/>
                <w:b/>
                <w:sz w:val="20"/>
                <w:szCs w:val="20"/>
              </w:rPr>
              <w:t xml:space="preserve">Botón </w:t>
            </w:r>
            <w:r w:rsidR="00C80DDC" w:rsidRPr="006D503A">
              <w:rPr>
                <w:rFonts w:ascii="Arial Narrow" w:hAnsi="Arial Narrow"/>
                <w:b/>
                <w:sz w:val="20"/>
                <w:szCs w:val="20"/>
              </w:rPr>
              <w:t>Optimizar</w:t>
            </w:r>
          </w:p>
          <w:p w:rsidR="007601C5" w:rsidRPr="006D503A" w:rsidRDefault="007601C5" w:rsidP="007601C5">
            <w:pPr>
              <w:spacing w:before="40" w:after="40"/>
              <w:rPr>
                <w:rFonts w:ascii="Arial Narrow" w:hAnsi="Arial Narrow"/>
                <w:strike/>
                <w:sz w:val="20"/>
                <w:szCs w:val="20"/>
              </w:rPr>
            </w:pPr>
            <w:r w:rsidRPr="006D503A">
              <w:rPr>
                <w:rFonts w:ascii="Arial Narrow" w:hAnsi="Arial Narrow"/>
                <w:strike/>
                <w:sz w:val="20"/>
                <w:szCs w:val="20"/>
              </w:rPr>
              <w:t xml:space="preserve">El sistema muestra la (interfaz </w:t>
            </w:r>
            <w:r w:rsidRPr="006D503A">
              <w:rPr>
                <w:rFonts w:ascii="Arial Narrow" w:hAnsi="Arial Narrow"/>
                <w:b/>
                <w:strike/>
                <w:sz w:val="20"/>
                <w:szCs w:val="20"/>
              </w:rPr>
              <w:t xml:space="preserve">IU014 – </w:t>
            </w:r>
            <w:r w:rsidRPr="006D503A">
              <w:rPr>
                <w:rFonts w:ascii="Arial Narrow" w:hAnsi="Arial Narrow"/>
                <w:b/>
                <w:i/>
                <w:strike/>
                <w:sz w:val="20"/>
                <w:szCs w:val="20"/>
              </w:rPr>
              <w:t>Escenario 2</w:t>
            </w:r>
            <w:r w:rsidRPr="006D503A">
              <w:rPr>
                <w:rFonts w:ascii="Arial Narrow" w:hAnsi="Arial Narrow"/>
                <w:strike/>
                <w:sz w:val="20"/>
                <w:szCs w:val="20"/>
              </w:rPr>
              <w:t>) con sus respectivos valores por defecto:</w:t>
            </w:r>
          </w:p>
          <w:p w:rsidR="007601C5" w:rsidRPr="006D503A" w:rsidRDefault="007601C5" w:rsidP="00626B50">
            <w:pPr>
              <w:pStyle w:val="Prrafodelista"/>
              <w:numPr>
                <w:ilvl w:val="0"/>
                <w:numId w:val="16"/>
              </w:numPr>
              <w:spacing w:before="40" w:after="40"/>
              <w:contextualSpacing w:val="0"/>
              <w:rPr>
                <w:rFonts w:ascii="Arial Narrow" w:hAnsi="Arial Narrow"/>
                <w:strike/>
                <w:sz w:val="20"/>
                <w:szCs w:val="20"/>
              </w:rPr>
            </w:pPr>
            <w:r w:rsidRPr="006D503A">
              <w:rPr>
                <w:rFonts w:ascii="Arial Narrow" w:hAnsi="Arial Narrow"/>
                <w:b/>
                <w:strike/>
                <w:sz w:val="20"/>
                <w:szCs w:val="20"/>
              </w:rPr>
              <w:t>Aduana</w:t>
            </w:r>
            <w:r w:rsidRPr="006D503A">
              <w:rPr>
                <w:rFonts w:ascii="Arial Narrow" w:hAnsi="Arial Narrow"/>
                <w:strike/>
                <w:sz w:val="20"/>
                <w:szCs w:val="20"/>
              </w:rPr>
              <w:t>: Código y nombre de la sede a la que corresponde el rol del usuario que ingresa a la labor de registro. (lectura)</w:t>
            </w:r>
          </w:p>
          <w:p w:rsidR="007601C5" w:rsidRPr="006D503A" w:rsidRDefault="007601C5" w:rsidP="00626B50">
            <w:pPr>
              <w:pStyle w:val="Prrafodelista"/>
              <w:numPr>
                <w:ilvl w:val="0"/>
                <w:numId w:val="16"/>
              </w:numPr>
              <w:spacing w:before="40" w:after="40"/>
              <w:contextualSpacing w:val="0"/>
              <w:rPr>
                <w:rFonts w:ascii="Arial Narrow" w:hAnsi="Arial Narrow"/>
                <w:strike/>
                <w:sz w:val="20"/>
                <w:szCs w:val="20"/>
              </w:rPr>
            </w:pPr>
            <w:r w:rsidRPr="006D503A">
              <w:rPr>
                <w:rFonts w:ascii="Arial Narrow" w:hAnsi="Arial Narrow"/>
                <w:b/>
                <w:strike/>
                <w:sz w:val="20"/>
                <w:szCs w:val="20"/>
              </w:rPr>
              <w:t>Fecha y hora</w:t>
            </w:r>
            <w:r w:rsidRPr="006D503A">
              <w:rPr>
                <w:rFonts w:ascii="Arial Narrow" w:hAnsi="Arial Narrow"/>
                <w:strike/>
                <w:sz w:val="20"/>
                <w:szCs w:val="20"/>
              </w:rPr>
              <w:t xml:space="preserve">: Fecha y hora del sistema del momento en el que se está ingresando a esta opción (formato </w:t>
            </w:r>
            <w:proofErr w:type="spellStart"/>
            <w:r w:rsidRPr="006D503A">
              <w:rPr>
                <w:rFonts w:ascii="Arial Narrow" w:hAnsi="Arial Narrow"/>
                <w:strike/>
                <w:sz w:val="20"/>
                <w:szCs w:val="20"/>
              </w:rPr>
              <w:t>dd</w:t>
            </w:r>
            <w:proofErr w:type="spellEnd"/>
            <w:r w:rsidRPr="006D503A">
              <w:rPr>
                <w:rFonts w:ascii="Arial Narrow" w:hAnsi="Arial Narrow"/>
                <w:strike/>
                <w:sz w:val="20"/>
                <w:szCs w:val="20"/>
              </w:rPr>
              <w:t>/mm/</w:t>
            </w:r>
            <w:proofErr w:type="spellStart"/>
            <w:r w:rsidRPr="006D503A">
              <w:rPr>
                <w:rFonts w:ascii="Arial Narrow" w:hAnsi="Arial Narrow"/>
                <w:strike/>
                <w:sz w:val="20"/>
                <w:szCs w:val="20"/>
              </w:rPr>
              <w:t>aaaa</w:t>
            </w:r>
            <w:proofErr w:type="spellEnd"/>
            <w:r w:rsidRPr="006D503A">
              <w:rPr>
                <w:rFonts w:ascii="Arial Narrow" w:hAnsi="Arial Narrow"/>
                <w:strike/>
                <w:sz w:val="20"/>
                <w:szCs w:val="20"/>
              </w:rPr>
              <w:t xml:space="preserve"> </w:t>
            </w:r>
            <w:proofErr w:type="spellStart"/>
            <w:r w:rsidRPr="006D503A">
              <w:rPr>
                <w:rFonts w:ascii="Arial Narrow" w:hAnsi="Arial Narrow"/>
                <w:strike/>
                <w:sz w:val="20"/>
                <w:szCs w:val="20"/>
              </w:rPr>
              <w:t>hh:mm:ss</w:t>
            </w:r>
            <w:proofErr w:type="spellEnd"/>
            <w:r w:rsidRPr="006D503A">
              <w:rPr>
                <w:rFonts w:ascii="Arial Narrow" w:hAnsi="Arial Narrow"/>
                <w:strike/>
                <w:sz w:val="20"/>
                <w:szCs w:val="20"/>
              </w:rPr>
              <w:t>). (lectura)</w:t>
            </w:r>
          </w:p>
          <w:p w:rsidR="007601C5" w:rsidRPr="006D503A" w:rsidRDefault="007601C5" w:rsidP="00626B50">
            <w:pPr>
              <w:pStyle w:val="Prrafodelista"/>
              <w:numPr>
                <w:ilvl w:val="0"/>
                <w:numId w:val="16"/>
              </w:numPr>
              <w:spacing w:before="40" w:after="40"/>
              <w:contextualSpacing w:val="0"/>
              <w:rPr>
                <w:rFonts w:ascii="Arial Narrow" w:hAnsi="Arial Narrow"/>
                <w:strike/>
                <w:sz w:val="20"/>
                <w:szCs w:val="20"/>
              </w:rPr>
            </w:pPr>
            <w:r w:rsidRPr="006D503A">
              <w:rPr>
                <w:rFonts w:ascii="Arial Narrow" w:hAnsi="Arial Narrow"/>
                <w:b/>
                <w:strike/>
                <w:sz w:val="20"/>
                <w:szCs w:val="20"/>
              </w:rPr>
              <w:t>Hora</w:t>
            </w:r>
            <w:r w:rsidRPr="006D503A">
              <w:rPr>
                <w:rFonts w:ascii="Arial Narrow" w:hAnsi="Arial Narrow"/>
                <w:strike/>
                <w:sz w:val="20"/>
                <w:szCs w:val="20"/>
              </w:rPr>
              <w:t xml:space="preserve">: Campo obligatorio donde se ingresa la fecha que se requiere consultar. (formato </w:t>
            </w:r>
            <w:proofErr w:type="spellStart"/>
            <w:r w:rsidRPr="006D503A">
              <w:rPr>
                <w:rFonts w:ascii="Arial Narrow" w:hAnsi="Arial Narrow"/>
                <w:strike/>
                <w:sz w:val="20"/>
                <w:szCs w:val="20"/>
              </w:rPr>
              <w:t>dd</w:t>
            </w:r>
            <w:proofErr w:type="spellEnd"/>
            <w:r w:rsidRPr="006D503A">
              <w:rPr>
                <w:rFonts w:ascii="Arial Narrow" w:hAnsi="Arial Narrow"/>
                <w:strike/>
                <w:sz w:val="20"/>
                <w:szCs w:val="20"/>
              </w:rPr>
              <w:t>/mm/</w:t>
            </w:r>
            <w:proofErr w:type="spellStart"/>
            <w:r w:rsidRPr="006D503A">
              <w:rPr>
                <w:rFonts w:ascii="Arial Narrow" w:hAnsi="Arial Narrow"/>
                <w:strike/>
                <w:sz w:val="20"/>
                <w:szCs w:val="20"/>
              </w:rPr>
              <w:t>aaaa</w:t>
            </w:r>
            <w:proofErr w:type="spellEnd"/>
            <w:r w:rsidRPr="006D503A">
              <w:rPr>
                <w:rFonts w:ascii="Arial Narrow" w:hAnsi="Arial Narrow"/>
                <w:strike/>
                <w:sz w:val="20"/>
                <w:szCs w:val="20"/>
              </w:rPr>
              <w:t>) (escritura)</w:t>
            </w:r>
          </w:p>
          <w:p w:rsidR="007601C5" w:rsidRPr="006D503A" w:rsidRDefault="007601C5" w:rsidP="00626B50">
            <w:pPr>
              <w:pStyle w:val="Prrafodelista"/>
              <w:numPr>
                <w:ilvl w:val="0"/>
                <w:numId w:val="16"/>
              </w:numPr>
              <w:spacing w:before="40" w:after="40"/>
              <w:contextualSpacing w:val="0"/>
              <w:rPr>
                <w:rFonts w:ascii="Arial Narrow" w:hAnsi="Arial Narrow"/>
                <w:strike/>
                <w:sz w:val="20"/>
                <w:szCs w:val="20"/>
              </w:rPr>
            </w:pPr>
            <w:r w:rsidRPr="006D503A">
              <w:rPr>
                <w:rFonts w:ascii="Arial Narrow" w:hAnsi="Arial Narrow"/>
                <w:b/>
                <w:strike/>
                <w:sz w:val="20"/>
                <w:szCs w:val="20"/>
              </w:rPr>
              <w:t>Horario</w:t>
            </w:r>
            <w:r w:rsidRPr="006D503A">
              <w:rPr>
                <w:rFonts w:ascii="Arial Narrow" w:hAnsi="Arial Narrow"/>
                <w:strike/>
                <w:sz w:val="20"/>
                <w:szCs w:val="20"/>
              </w:rPr>
              <w:t>: Lista con datos pre precargados pudiendo escoger solo una opción, y los datos son los siguientes: (escritura)</w:t>
            </w:r>
          </w:p>
          <w:p w:rsidR="001A21BE" w:rsidRPr="006D503A" w:rsidRDefault="001A21BE" w:rsidP="00626B50">
            <w:pPr>
              <w:pStyle w:val="Prrafodelista"/>
              <w:numPr>
                <w:ilvl w:val="0"/>
                <w:numId w:val="18"/>
              </w:numPr>
              <w:spacing w:before="40" w:after="40"/>
              <w:ind w:left="821"/>
              <w:rPr>
                <w:rFonts w:ascii="Arial Narrow" w:hAnsi="Arial Narrow"/>
                <w:strike/>
                <w:sz w:val="20"/>
                <w:szCs w:val="20"/>
                <w:highlight w:val="yellow"/>
              </w:rPr>
            </w:pPr>
            <w:r w:rsidRPr="006D503A">
              <w:rPr>
                <w:rFonts w:ascii="Arial Narrow" w:hAnsi="Arial Narrow"/>
                <w:strike/>
                <w:sz w:val="20"/>
                <w:szCs w:val="20"/>
                <w:highlight w:val="yellow"/>
              </w:rPr>
              <w:t>Sorteo &lt;Número de sorteo&gt;</w:t>
            </w:r>
          </w:p>
          <w:p w:rsidR="007601C5" w:rsidRPr="006D503A" w:rsidRDefault="001A21BE" w:rsidP="00626B50">
            <w:pPr>
              <w:pStyle w:val="Prrafodelista"/>
              <w:numPr>
                <w:ilvl w:val="0"/>
                <w:numId w:val="18"/>
              </w:numPr>
              <w:spacing w:before="40" w:after="40"/>
              <w:ind w:left="821"/>
              <w:rPr>
                <w:rFonts w:ascii="Arial Narrow" w:hAnsi="Arial Narrow"/>
                <w:strike/>
                <w:sz w:val="20"/>
                <w:szCs w:val="20"/>
              </w:rPr>
            </w:pPr>
            <w:r w:rsidRPr="006D503A">
              <w:rPr>
                <w:rFonts w:ascii="Arial Narrow" w:hAnsi="Arial Narrow"/>
                <w:strike/>
                <w:sz w:val="20"/>
                <w:szCs w:val="20"/>
                <w:highlight w:val="yellow"/>
              </w:rPr>
              <w:t>Todos los sorteos (Sólo si hay más de 1 sorteo)</w:t>
            </w:r>
          </w:p>
          <w:p w:rsidR="007601C5" w:rsidRPr="006D503A" w:rsidRDefault="007601C5" w:rsidP="00626B50">
            <w:pPr>
              <w:pStyle w:val="Prrafodelista"/>
              <w:numPr>
                <w:ilvl w:val="0"/>
                <w:numId w:val="16"/>
              </w:numPr>
              <w:spacing w:before="40" w:after="40"/>
              <w:contextualSpacing w:val="0"/>
              <w:rPr>
                <w:rFonts w:ascii="Arial Narrow" w:hAnsi="Arial Narrow"/>
                <w:strike/>
                <w:sz w:val="20"/>
                <w:szCs w:val="20"/>
              </w:rPr>
            </w:pPr>
            <w:r w:rsidRPr="006D503A">
              <w:rPr>
                <w:rFonts w:ascii="Arial Narrow" w:hAnsi="Arial Narrow"/>
                <w:b/>
                <w:strike/>
                <w:sz w:val="20"/>
                <w:szCs w:val="20"/>
              </w:rPr>
              <w:t>Ánfora</w:t>
            </w:r>
            <w:r w:rsidRPr="006D503A">
              <w:rPr>
                <w:rFonts w:ascii="Arial Narrow" w:hAnsi="Arial Narrow"/>
                <w:strike/>
                <w:sz w:val="20"/>
                <w:szCs w:val="20"/>
              </w:rPr>
              <w:t>: Lista con datos pre precargados pudiendo escoger solo uno, y los datos son los siguientes: (escritura)</w:t>
            </w:r>
          </w:p>
          <w:p w:rsidR="007601C5" w:rsidRPr="006D503A" w:rsidRDefault="001A21BE" w:rsidP="00626B50">
            <w:pPr>
              <w:pStyle w:val="Prrafodelista"/>
              <w:numPr>
                <w:ilvl w:val="0"/>
                <w:numId w:val="17"/>
              </w:numPr>
              <w:spacing w:before="40" w:after="40"/>
              <w:ind w:left="823"/>
              <w:rPr>
                <w:rFonts w:ascii="Arial Narrow" w:hAnsi="Arial Narrow"/>
                <w:strike/>
                <w:sz w:val="20"/>
                <w:szCs w:val="20"/>
              </w:rPr>
            </w:pPr>
            <w:r w:rsidRPr="006D503A">
              <w:rPr>
                <w:rFonts w:ascii="Arial Narrow" w:hAnsi="Arial Narrow" w:cs="Arial"/>
                <w:strike/>
                <w:sz w:val="20"/>
                <w:szCs w:val="20"/>
                <w:highlight w:val="yellow"/>
              </w:rPr>
              <w:t xml:space="preserve">Ánfora de </w:t>
            </w:r>
            <w:r w:rsidRPr="006D503A">
              <w:rPr>
                <w:rFonts w:ascii="Arial Narrow" w:hAnsi="Arial Narrow"/>
                <w:strike/>
                <w:sz w:val="20"/>
                <w:szCs w:val="20"/>
                <w:highlight w:val="yellow"/>
              </w:rPr>
              <w:t>Canal</w:t>
            </w:r>
            <w:r w:rsidRPr="006D503A">
              <w:rPr>
                <w:rFonts w:ascii="Arial Narrow" w:hAnsi="Arial Narrow" w:cs="Arial"/>
                <w:strike/>
                <w:sz w:val="20"/>
                <w:szCs w:val="20"/>
                <w:highlight w:val="yellow"/>
              </w:rPr>
              <w:t xml:space="preserve"> Rojo EER</w:t>
            </w:r>
          </w:p>
          <w:p w:rsidR="007601C5" w:rsidRPr="006D503A" w:rsidRDefault="007601C5" w:rsidP="007601C5">
            <w:pPr>
              <w:pStyle w:val="NormalWeb"/>
              <w:spacing w:before="0" w:beforeAutospacing="0" w:after="0" w:afterAutospacing="0"/>
              <w:rPr>
                <w:rFonts w:ascii="Arial Narrow" w:hAnsi="Arial Narrow"/>
                <w:strike/>
              </w:rPr>
            </w:pPr>
            <w:r w:rsidRPr="006D503A">
              <w:rPr>
                <w:rFonts w:ascii="Arial Narrow" w:hAnsi="Arial Narrow"/>
                <w:strike/>
              </w:rPr>
              <w:t xml:space="preserve">Si se ha ingresado a esta opción el Sistema Habilita la opción </w:t>
            </w:r>
            <w:r w:rsidRPr="006D503A">
              <w:rPr>
                <w:rFonts w:ascii="Arial Narrow" w:hAnsi="Arial Narrow"/>
                <w:b/>
                <w:strike/>
              </w:rPr>
              <w:t>Optimizar</w:t>
            </w:r>
            <w:r w:rsidRPr="006D503A">
              <w:rPr>
                <w:rFonts w:ascii="Arial Narrow" w:hAnsi="Arial Narrow"/>
                <w:strike/>
              </w:rPr>
              <w:t xml:space="preserve"> y deshabilita los campos desde y hasta y las opciones Consultar, Imprimir y Exportar y cambia el título de la </w:t>
            </w:r>
            <w:r w:rsidRPr="006D503A">
              <w:rPr>
                <w:rFonts w:ascii="Arial Narrow" w:hAnsi="Arial Narrow"/>
                <w:b/>
                <w:strike/>
              </w:rPr>
              <w:t>IU014</w:t>
            </w:r>
            <w:r w:rsidRPr="006D503A">
              <w:rPr>
                <w:rFonts w:ascii="Arial Narrow" w:hAnsi="Arial Narrow"/>
                <w:strike/>
              </w:rPr>
              <w:t xml:space="preserve"> a “Búsqueda de paquetes formados”</w:t>
            </w:r>
          </w:p>
          <w:p w:rsidR="007601C5" w:rsidRPr="006D503A" w:rsidRDefault="007601C5" w:rsidP="007601C5">
            <w:pPr>
              <w:pStyle w:val="NormalWeb"/>
              <w:spacing w:before="0" w:beforeAutospacing="0" w:after="0" w:afterAutospacing="0"/>
              <w:rPr>
                <w:rFonts w:ascii="Arial Narrow" w:hAnsi="Arial Narrow"/>
              </w:rPr>
            </w:pPr>
            <w:r w:rsidRPr="006D503A">
              <w:rPr>
                <w:rFonts w:ascii="Arial Narrow" w:hAnsi="Arial Narrow"/>
                <w:strike/>
              </w:rPr>
              <w:t>También se deshabilita la opción “todos los sorteos” para el campo Horario.</w:t>
            </w:r>
          </w:p>
        </w:tc>
      </w:tr>
      <w:tr w:rsidR="007601C5" w:rsidRPr="001B6A99" w:rsidTr="00C51EEB">
        <w:tc>
          <w:tcPr>
            <w:tcW w:w="567" w:type="dxa"/>
          </w:tcPr>
          <w:p w:rsidR="007601C5" w:rsidRPr="001B6A99" w:rsidRDefault="007601C5" w:rsidP="00EF6966">
            <w:pPr>
              <w:pStyle w:val="NormalWeb"/>
              <w:numPr>
                <w:ilvl w:val="0"/>
                <w:numId w:val="62"/>
              </w:numPr>
              <w:spacing w:before="0" w:beforeAutospacing="0" w:after="0" w:afterAutospacing="0"/>
              <w:ind w:left="356"/>
              <w:jc w:val="center"/>
              <w:rPr>
                <w:rFonts w:ascii="Arial Narrow" w:eastAsia="Times New Roman" w:hAnsi="Arial Narrow"/>
              </w:rPr>
            </w:pPr>
          </w:p>
        </w:tc>
        <w:tc>
          <w:tcPr>
            <w:tcW w:w="3119" w:type="dxa"/>
          </w:tcPr>
          <w:p w:rsidR="007601C5" w:rsidRPr="001B6A99" w:rsidRDefault="00DA582C" w:rsidP="00246F83">
            <w:pPr>
              <w:pStyle w:val="Num-DocParagraph"/>
              <w:tabs>
                <w:tab w:val="clear" w:pos="851"/>
                <w:tab w:val="clear" w:pos="1191"/>
                <w:tab w:val="clear" w:pos="1531"/>
                <w:tab w:val="clear" w:pos="4253"/>
              </w:tabs>
              <w:spacing w:before="40" w:after="40"/>
              <w:rPr>
                <w:rFonts w:ascii="Arial Narrow" w:hAnsi="Arial Narrow"/>
                <w:sz w:val="20"/>
                <w:lang w:val="es-PE"/>
              </w:rPr>
            </w:pPr>
            <w:r w:rsidRPr="001B6A99">
              <w:rPr>
                <w:rFonts w:ascii="Arial Narrow" w:hAnsi="Arial Narrow" w:cs="Arial"/>
                <w:b w:val="0"/>
                <w:sz w:val="20"/>
                <w:lang w:val="es-ES"/>
              </w:rPr>
              <w:t xml:space="preserve">El actor presiona el botón </w:t>
            </w:r>
            <w:r w:rsidRPr="001B6A99">
              <w:rPr>
                <w:rFonts w:ascii="Arial Narrow" w:hAnsi="Arial Narrow" w:cs="Arial"/>
                <w:sz w:val="20"/>
                <w:lang w:val="es-ES"/>
              </w:rPr>
              <w:t>Optimizar</w:t>
            </w:r>
          </w:p>
        </w:tc>
        <w:tc>
          <w:tcPr>
            <w:tcW w:w="5670" w:type="dxa"/>
          </w:tcPr>
          <w:p w:rsidR="007F4CF7" w:rsidRPr="001B6A99" w:rsidRDefault="007F4CF7" w:rsidP="00EF6966">
            <w:pPr>
              <w:pStyle w:val="NormalWeb"/>
              <w:numPr>
                <w:ilvl w:val="1"/>
                <w:numId w:val="62"/>
              </w:numPr>
              <w:spacing w:before="0" w:beforeAutospacing="0" w:after="0" w:afterAutospacing="0"/>
              <w:ind w:left="355" w:hanging="425"/>
              <w:rPr>
                <w:rFonts w:ascii="Arial Narrow" w:hAnsi="Arial Narrow"/>
                <w:highlight w:val="yellow"/>
              </w:rPr>
            </w:pPr>
            <w:r w:rsidRPr="001B6A99">
              <w:rPr>
                <w:rFonts w:ascii="Arial Narrow" w:hAnsi="Arial Narrow"/>
                <w:highlight w:val="yellow"/>
              </w:rPr>
              <w:t>El sistema realiza las siguientes validaciones:</w:t>
            </w:r>
          </w:p>
          <w:p w:rsidR="005128A7" w:rsidRDefault="005128A7"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Aduana</w:t>
            </w:r>
            <w:r w:rsidRPr="001B6A99">
              <w:rPr>
                <w:rFonts w:ascii="Arial Narrow" w:hAnsi="Arial Narrow"/>
                <w:sz w:val="20"/>
                <w:szCs w:val="20"/>
                <w:highlight w:val="yellow"/>
              </w:rPr>
              <w:t xml:space="preserve">. Caso contrario, el sistema ejecuta la </w:t>
            </w:r>
            <w:r w:rsidRPr="001B6A99">
              <w:rPr>
                <w:rFonts w:ascii="Arial Narrow" w:hAnsi="Arial Narrow"/>
                <w:b/>
                <w:sz w:val="20"/>
                <w:szCs w:val="20"/>
                <w:highlight w:val="yellow"/>
              </w:rPr>
              <w:t>excepción</w:t>
            </w:r>
            <w:r w:rsidRPr="001B6A99">
              <w:rPr>
                <w:rFonts w:ascii="Arial Narrow" w:hAnsi="Arial Narrow"/>
                <w:sz w:val="20"/>
                <w:szCs w:val="20"/>
                <w:highlight w:val="yellow"/>
              </w:rPr>
              <w:t xml:space="preserve"> </w:t>
            </w:r>
            <w:r>
              <w:rPr>
                <w:rFonts w:ascii="Arial Narrow" w:hAnsi="Arial Narrow"/>
                <w:b/>
                <w:sz w:val="20"/>
                <w:szCs w:val="20"/>
                <w:highlight w:val="yellow"/>
              </w:rPr>
              <w:t>7</w:t>
            </w:r>
            <w:r w:rsidRPr="001B6A99">
              <w:rPr>
                <w:rFonts w:ascii="Arial Narrow" w:hAnsi="Arial Narrow"/>
                <w:b/>
                <w:sz w:val="20"/>
                <w:szCs w:val="20"/>
                <w:highlight w:val="yellow"/>
              </w:rPr>
              <w:t>.</w:t>
            </w:r>
          </w:p>
          <w:p w:rsidR="007F4CF7" w:rsidRPr="001B6A99" w:rsidRDefault="007F4CF7" w:rsidP="00EF6966">
            <w:pPr>
              <w:pStyle w:val="Prrafodelista"/>
              <w:numPr>
                <w:ilvl w:val="0"/>
                <w:numId w:val="79"/>
              </w:numPr>
              <w:rPr>
                <w:rFonts w:ascii="Arial Narrow" w:hAnsi="Arial Narrow"/>
                <w:sz w:val="20"/>
                <w:szCs w:val="20"/>
                <w:highlight w:val="yellow"/>
              </w:rPr>
            </w:pPr>
            <w:r w:rsidRPr="001B6A99">
              <w:rPr>
                <w:rFonts w:ascii="Arial Narrow" w:hAnsi="Arial Narrow"/>
                <w:sz w:val="20"/>
                <w:szCs w:val="20"/>
                <w:highlight w:val="yellow"/>
              </w:rPr>
              <w:t>La fecha del campo “</w:t>
            </w:r>
            <w:r w:rsidRPr="001B6A99">
              <w:rPr>
                <w:rFonts w:ascii="Arial Narrow" w:hAnsi="Arial Narrow"/>
                <w:b/>
                <w:sz w:val="20"/>
                <w:szCs w:val="20"/>
                <w:highlight w:val="yellow"/>
              </w:rPr>
              <w:t>Fecha</w:t>
            </w:r>
            <w:r w:rsidRPr="001B6A99">
              <w:rPr>
                <w:rFonts w:ascii="Arial Narrow" w:hAnsi="Arial Narrow"/>
                <w:sz w:val="20"/>
                <w:szCs w:val="20"/>
                <w:highlight w:val="yellow"/>
              </w:rPr>
              <w:t xml:space="preserve">” no esté vacía. Caso contrario, el sistema ejecuta la </w:t>
            </w:r>
            <w:r w:rsidRPr="001B6A99">
              <w:rPr>
                <w:rFonts w:ascii="Arial Narrow" w:hAnsi="Arial Narrow"/>
                <w:b/>
                <w:sz w:val="20"/>
                <w:szCs w:val="20"/>
                <w:highlight w:val="yellow"/>
              </w:rPr>
              <w:t>excepción</w:t>
            </w:r>
            <w:r w:rsidRPr="001B6A99">
              <w:rPr>
                <w:rFonts w:ascii="Arial Narrow" w:hAnsi="Arial Narrow"/>
                <w:sz w:val="20"/>
                <w:szCs w:val="20"/>
                <w:highlight w:val="yellow"/>
              </w:rPr>
              <w:t xml:space="preserve"> </w:t>
            </w:r>
            <w:r w:rsidRPr="001B6A99">
              <w:rPr>
                <w:rFonts w:ascii="Arial Narrow" w:hAnsi="Arial Narrow"/>
                <w:b/>
                <w:sz w:val="20"/>
                <w:szCs w:val="20"/>
                <w:highlight w:val="yellow"/>
              </w:rPr>
              <w:t>1.</w:t>
            </w:r>
          </w:p>
          <w:p w:rsidR="007F4CF7" w:rsidRPr="001B6A99" w:rsidRDefault="007F4CF7" w:rsidP="00EF6966">
            <w:pPr>
              <w:pStyle w:val="Prrafodelista"/>
              <w:numPr>
                <w:ilvl w:val="0"/>
                <w:numId w:val="79"/>
              </w:numPr>
              <w:rPr>
                <w:rFonts w:ascii="Arial Narrow" w:hAnsi="Arial Narrow"/>
                <w:sz w:val="20"/>
                <w:szCs w:val="20"/>
                <w:highlight w:val="yellow"/>
              </w:rPr>
            </w:pPr>
            <w:r w:rsidRPr="001B6A99">
              <w:rPr>
                <w:rFonts w:ascii="Arial Narrow" w:hAnsi="Arial Narrow"/>
                <w:sz w:val="20"/>
                <w:szCs w:val="20"/>
                <w:highlight w:val="yellow"/>
              </w:rPr>
              <w:t>La fecha del campo “</w:t>
            </w:r>
            <w:r w:rsidRPr="001B6A99">
              <w:rPr>
                <w:rFonts w:ascii="Arial Narrow" w:hAnsi="Arial Narrow"/>
                <w:b/>
                <w:sz w:val="20"/>
                <w:szCs w:val="20"/>
                <w:highlight w:val="yellow"/>
              </w:rPr>
              <w:t>Fecha</w:t>
            </w:r>
            <w:r w:rsidRPr="001B6A99">
              <w:rPr>
                <w:rFonts w:ascii="Arial Narrow" w:hAnsi="Arial Narrow"/>
                <w:sz w:val="20"/>
                <w:szCs w:val="20"/>
                <w:highlight w:val="yellow"/>
              </w:rPr>
              <w:t xml:space="preserve">” tenga el formato </w:t>
            </w:r>
            <w:proofErr w:type="spellStart"/>
            <w:r w:rsidRPr="001B6A99">
              <w:rPr>
                <w:rFonts w:ascii="Arial Narrow" w:hAnsi="Arial Narrow"/>
                <w:sz w:val="20"/>
                <w:szCs w:val="20"/>
                <w:highlight w:val="yellow"/>
              </w:rPr>
              <w:t>dd</w:t>
            </w:r>
            <w:proofErr w:type="spellEnd"/>
            <w:r w:rsidRPr="001B6A99">
              <w:rPr>
                <w:rFonts w:ascii="Arial Narrow" w:hAnsi="Arial Narrow"/>
                <w:sz w:val="20"/>
                <w:szCs w:val="20"/>
                <w:highlight w:val="yellow"/>
              </w:rPr>
              <w:t>/mm/</w:t>
            </w:r>
            <w:proofErr w:type="spellStart"/>
            <w:r w:rsidRPr="001B6A99">
              <w:rPr>
                <w:rFonts w:ascii="Arial Narrow" w:hAnsi="Arial Narrow"/>
                <w:sz w:val="20"/>
                <w:szCs w:val="20"/>
                <w:highlight w:val="yellow"/>
              </w:rPr>
              <w:t>yyyy</w:t>
            </w:r>
            <w:proofErr w:type="spellEnd"/>
            <w:r w:rsidRPr="001B6A99">
              <w:rPr>
                <w:rFonts w:ascii="Arial Narrow" w:hAnsi="Arial Narrow"/>
                <w:sz w:val="20"/>
                <w:szCs w:val="20"/>
                <w:highlight w:val="yellow"/>
              </w:rPr>
              <w:t xml:space="preserve"> y sea válida. Caso contrario, el sistema ejecuta la </w:t>
            </w:r>
            <w:r w:rsidRPr="001B6A99">
              <w:rPr>
                <w:rFonts w:ascii="Arial Narrow" w:hAnsi="Arial Narrow"/>
                <w:b/>
                <w:sz w:val="20"/>
                <w:szCs w:val="20"/>
                <w:highlight w:val="yellow"/>
              </w:rPr>
              <w:t>excepción 2.</w:t>
            </w:r>
            <w:r w:rsidRPr="001B6A99">
              <w:rPr>
                <w:rFonts w:ascii="Arial Narrow" w:hAnsi="Arial Narrow"/>
                <w:sz w:val="20"/>
                <w:szCs w:val="20"/>
                <w:highlight w:val="yellow"/>
              </w:rPr>
              <w:t xml:space="preserve"> </w:t>
            </w:r>
          </w:p>
          <w:p w:rsidR="007F4CF7" w:rsidRDefault="007F4CF7" w:rsidP="00EF6966">
            <w:pPr>
              <w:pStyle w:val="Prrafodelista"/>
              <w:numPr>
                <w:ilvl w:val="0"/>
                <w:numId w:val="79"/>
              </w:numPr>
              <w:rPr>
                <w:rFonts w:ascii="Arial Narrow" w:hAnsi="Arial Narrow"/>
                <w:sz w:val="20"/>
                <w:szCs w:val="20"/>
                <w:highlight w:val="yellow"/>
              </w:rPr>
            </w:pPr>
            <w:r w:rsidRPr="001B6A99">
              <w:rPr>
                <w:rFonts w:ascii="Arial Narrow" w:hAnsi="Arial Narrow"/>
                <w:sz w:val="20"/>
                <w:szCs w:val="20"/>
                <w:highlight w:val="yellow"/>
              </w:rPr>
              <w:t>La fecha del campo “</w:t>
            </w:r>
            <w:r w:rsidRPr="001B6A99">
              <w:rPr>
                <w:rFonts w:ascii="Arial Narrow" w:hAnsi="Arial Narrow"/>
                <w:b/>
                <w:sz w:val="20"/>
                <w:szCs w:val="20"/>
                <w:highlight w:val="yellow"/>
              </w:rPr>
              <w:t>Fecha</w:t>
            </w:r>
            <w:r w:rsidRPr="001B6A99">
              <w:rPr>
                <w:rFonts w:ascii="Arial Narrow" w:hAnsi="Arial Narrow"/>
                <w:sz w:val="20"/>
                <w:szCs w:val="20"/>
                <w:highlight w:val="yellow"/>
              </w:rPr>
              <w:t xml:space="preserve">” no sea mayor que la fecha actual. Caso contrario, el sistema ejecuta la </w:t>
            </w:r>
            <w:r w:rsidRPr="001B6A99">
              <w:rPr>
                <w:rFonts w:ascii="Arial Narrow" w:hAnsi="Arial Narrow"/>
                <w:b/>
                <w:sz w:val="20"/>
                <w:szCs w:val="20"/>
                <w:highlight w:val="yellow"/>
              </w:rPr>
              <w:t>excepción 3</w:t>
            </w:r>
            <w:r w:rsidRPr="001B6A99">
              <w:rPr>
                <w:rFonts w:ascii="Arial Narrow" w:hAnsi="Arial Narrow"/>
                <w:sz w:val="20"/>
                <w:szCs w:val="20"/>
                <w:highlight w:val="yellow"/>
              </w:rPr>
              <w:t>.</w:t>
            </w:r>
          </w:p>
          <w:p w:rsidR="005128A7" w:rsidRDefault="005128A7"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Unidad de despacho</w:t>
            </w:r>
            <w:r w:rsidRPr="001B6A99">
              <w:rPr>
                <w:rFonts w:ascii="Arial Narrow" w:hAnsi="Arial Narrow"/>
                <w:sz w:val="20"/>
                <w:szCs w:val="20"/>
                <w:highlight w:val="yellow"/>
              </w:rPr>
              <w:t xml:space="preserve">. Caso contrario, el sistema ejecuta la </w:t>
            </w:r>
            <w:r w:rsidRPr="001B6A99">
              <w:rPr>
                <w:rFonts w:ascii="Arial Narrow" w:hAnsi="Arial Narrow"/>
                <w:b/>
                <w:sz w:val="20"/>
                <w:szCs w:val="20"/>
                <w:highlight w:val="yellow"/>
              </w:rPr>
              <w:t>excepción</w:t>
            </w:r>
            <w:r w:rsidRPr="001B6A99">
              <w:rPr>
                <w:rFonts w:ascii="Arial Narrow" w:hAnsi="Arial Narrow"/>
                <w:sz w:val="20"/>
                <w:szCs w:val="20"/>
                <w:highlight w:val="yellow"/>
              </w:rPr>
              <w:t xml:space="preserve"> </w:t>
            </w:r>
            <w:r>
              <w:rPr>
                <w:rFonts w:ascii="Arial Narrow" w:hAnsi="Arial Narrow"/>
                <w:b/>
                <w:sz w:val="20"/>
                <w:szCs w:val="20"/>
                <w:highlight w:val="yellow"/>
              </w:rPr>
              <w:t>8</w:t>
            </w:r>
            <w:r w:rsidRPr="001B6A99">
              <w:rPr>
                <w:rFonts w:ascii="Arial Narrow" w:hAnsi="Arial Narrow"/>
                <w:b/>
                <w:sz w:val="20"/>
                <w:szCs w:val="20"/>
                <w:highlight w:val="yellow"/>
              </w:rPr>
              <w:t>.</w:t>
            </w:r>
          </w:p>
          <w:p w:rsidR="005128A7" w:rsidRDefault="005128A7"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Ánfora</w:t>
            </w:r>
            <w:r w:rsidRPr="001B6A99">
              <w:rPr>
                <w:rFonts w:ascii="Arial Narrow" w:hAnsi="Arial Narrow"/>
                <w:sz w:val="20"/>
                <w:szCs w:val="20"/>
                <w:highlight w:val="yellow"/>
              </w:rPr>
              <w:t xml:space="preserve">. Caso contrario, el sistema ejecuta la </w:t>
            </w:r>
            <w:r w:rsidRPr="001B6A99">
              <w:rPr>
                <w:rFonts w:ascii="Arial Narrow" w:hAnsi="Arial Narrow"/>
                <w:b/>
                <w:sz w:val="20"/>
                <w:szCs w:val="20"/>
                <w:highlight w:val="yellow"/>
              </w:rPr>
              <w:t>excepción</w:t>
            </w:r>
            <w:r w:rsidRPr="001B6A99">
              <w:rPr>
                <w:rFonts w:ascii="Arial Narrow" w:hAnsi="Arial Narrow"/>
                <w:sz w:val="20"/>
                <w:szCs w:val="20"/>
                <w:highlight w:val="yellow"/>
              </w:rPr>
              <w:t xml:space="preserve"> </w:t>
            </w:r>
            <w:r w:rsidR="008E1014" w:rsidRPr="008E1014">
              <w:rPr>
                <w:rFonts w:ascii="Arial Narrow" w:hAnsi="Arial Narrow"/>
                <w:b/>
                <w:sz w:val="20"/>
                <w:szCs w:val="20"/>
                <w:highlight w:val="yellow"/>
              </w:rPr>
              <w:t>11</w:t>
            </w:r>
            <w:r w:rsidRPr="001B6A99">
              <w:rPr>
                <w:rFonts w:ascii="Arial Narrow" w:hAnsi="Arial Narrow"/>
                <w:b/>
                <w:sz w:val="20"/>
                <w:szCs w:val="20"/>
                <w:highlight w:val="yellow"/>
              </w:rPr>
              <w:t>.</w:t>
            </w:r>
          </w:p>
          <w:p w:rsidR="005128A7" w:rsidRDefault="005128A7"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Turno</w:t>
            </w:r>
            <w:r w:rsidRPr="001B6A99">
              <w:rPr>
                <w:rFonts w:ascii="Arial Narrow" w:hAnsi="Arial Narrow"/>
                <w:sz w:val="20"/>
                <w:szCs w:val="20"/>
                <w:highlight w:val="yellow"/>
              </w:rPr>
              <w:t xml:space="preserve">. Caso contrario, el sistema ejecuta la </w:t>
            </w:r>
            <w:r w:rsidRPr="001B6A99">
              <w:rPr>
                <w:rFonts w:ascii="Arial Narrow" w:hAnsi="Arial Narrow"/>
                <w:b/>
                <w:sz w:val="20"/>
                <w:szCs w:val="20"/>
                <w:highlight w:val="yellow"/>
              </w:rPr>
              <w:t>excepción</w:t>
            </w:r>
            <w:r w:rsidRPr="001B6A99">
              <w:rPr>
                <w:rFonts w:ascii="Arial Narrow" w:hAnsi="Arial Narrow"/>
                <w:sz w:val="20"/>
                <w:szCs w:val="20"/>
                <w:highlight w:val="yellow"/>
              </w:rPr>
              <w:t xml:space="preserve"> </w:t>
            </w:r>
            <w:r w:rsidR="008E1014" w:rsidRPr="008E1014">
              <w:rPr>
                <w:rFonts w:ascii="Arial Narrow" w:hAnsi="Arial Narrow"/>
                <w:b/>
                <w:sz w:val="20"/>
                <w:szCs w:val="20"/>
                <w:highlight w:val="yellow"/>
              </w:rPr>
              <w:t>9</w:t>
            </w:r>
            <w:r w:rsidRPr="001B6A99">
              <w:rPr>
                <w:rFonts w:ascii="Arial Narrow" w:hAnsi="Arial Narrow"/>
                <w:b/>
                <w:sz w:val="20"/>
                <w:szCs w:val="20"/>
                <w:highlight w:val="yellow"/>
              </w:rPr>
              <w:t>.</w:t>
            </w:r>
          </w:p>
          <w:p w:rsidR="005128A7" w:rsidRPr="005128A7" w:rsidRDefault="005128A7" w:rsidP="00EF6966">
            <w:pPr>
              <w:pStyle w:val="Prrafodelista"/>
              <w:numPr>
                <w:ilvl w:val="0"/>
                <w:numId w:val="79"/>
              </w:numPr>
              <w:rPr>
                <w:rFonts w:ascii="Arial Narrow" w:hAnsi="Arial Narrow"/>
                <w:sz w:val="20"/>
                <w:szCs w:val="20"/>
                <w:highlight w:val="yellow"/>
              </w:rPr>
            </w:pPr>
            <w:r>
              <w:rPr>
                <w:rFonts w:ascii="Arial Narrow" w:hAnsi="Arial Narrow"/>
                <w:sz w:val="20"/>
                <w:szCs w:val="20"/>
                <w:highlight w:val="yellow"/>
              </w:rPr>
              <w:t>Que haya seleccionado Horario</w:t>
            </w:r>
            <w:r w:rsidRPr="001B6A99">
              <w:rPr>
                <w:rFonts w:ascii="Arial Narrow" w:hAnsi="Arial Narrow"/>
                <w:sz w:val="20"/>
                <w:szCs w:val="20"/>
                <w:highlight w:val="yellow"/>
              </w:rPr>
              <w:t xml:space="preserve">. Caso contrario, el sistema ejecuta la </w:t>
            </w:r>
            <w:r w:rsidRPr="001B6A99">
              <w:rPr>
                <w:rFonts w:ascii="Arial Narrow" w:hAnsi="Arial Narrow"/>
                <w:b/>
                <w:sz w:val="20"/>
                <w:szCs w:val="20"/>
                <w:highlight w:val="yellow"/>
              </w:rPr>
              <w:t>excepción</w:t>
            </w:r>
            <w:r w:rsidRPr="001B6A99">
              <w:rPr>
                <w:rFonts w:ascii="Arial Narrow" w:hAnsi="Arial Narrow"/>
                <w:sz w:val="20"/>
                <w:szCs w:val="20"/>
                <w:highlight w:val="yellow"/>
              </w:rPr>
              <w:t xml:space="preserve"> </w:t>
            </w:r>
            <w:r w:rsidRPr="001B6A99">
              <w:rPr>
                <w:rFonts w:ascii="Arial Narrow" w:hAnsi="Arial Narrow"/>
                <w:b/>
                <w:sz w:val="20"/>
                <w:szCs w:val="20"/>
                <w:highlight w:val="yellow"/>
              </w:rPr>
              <w:t>1</w:t>
            </w:r>
            <w:r w:rsidR="008E1014">
              <w:rPr>
                <w:rFonts w:ascii="Arial Narrow" w:hAnsi="Arial Narrow"/>
                <w:b/>
                <w:sz w:val="20"/>
                <w:szCs w:val="20"/>
                <w:highlight w:val="yellow"/>
              </w:rPr>
              <w:t>0</w:t>
            </w:r>
            <w:r w:rsidRPr="001B6A99">
              <w:rPr>
                <w:rFonts w:ascii="Arial Narrow" w:hAnsi="Arial Narrow"/>
                <w:b/>
                <w:sz w:val="20"/>
                <w:szCs w:val="20"/>
                <w:highlight w:val="yellow"/>
              </w:rPr>
              <w:t>.</w:t>
            </w:r>
          </w:p>
          <w:p w:rsidR="007601C5" w:rsidRPr="001B6A99" w:rsidRDefault="007601C5" w:rsidP="00626B50">
            <w:pPr>
              <w:numPr>
                <w:ilvl w:val="0"/>
                <w:numId w:val="22"/>
              </w:numPr>
              <w:rPr>
                <w:rFonts w:ascii="Arial Narrow" w:hAnsi="Arial Narrow" w:cs="Arial"/>
                <w:strike/>
                <w:sz w:val="20"/>
                <w:szCs w:val="20"/>
              </w:rPr>
            </w:pPr>
            <w:r w:rsidRPr="001B6A99">
              <w:rPr>
                <w:rFonts w:ascii="Arial Narrow" w:hAnsi="Arial Narrow" w:cs="Arial"/>
                <w:strike/>
                <w:sz w:val="20"/>
                <w:szCs w:val="20"/>
              </w:rPr>
              <w:t>El sistema verifica:</w:t>
            </w:r>
          </w:p>
          <w:p w:rsidR="007601C5" w:rsidRPr="001B6A99" w:rsidRDefault="007601C5" w:rsidP="00626B50">
            <w:pPr>
              <w:numPr>
                <w:ilvl w:val="1"/>
                <w:numId w:val="22"/>
              </w:numPr>
              <w:rPr>
                <w:rFonts w:ascii="Arial Narrow" w:hAnsi="Arial Narrow" w:cs="Arial"/>
                <w:strike/>
                <w:sz w:val="20"/>
                <w:szCs w:val="20"/>
              </w:rPr>
            </w:pPr>
            <w:r w:rsidRPr="001B6A99">
              <w:rPr>
                <w:rFonts w:ascii="Arial Narrow" w:hAnsi="Arial Narrow" w:cs="Arial"/>
                <w:strike/>
                <w:sz w:val="20"/>
                <w:szCs w:val="20"/>
              </w:rPr>
              <w:t xml:space="preserve">Que la fecha ingresada sea igual a la fecha del sistema o un día útil siguiente. Caso contrario se ejecuta la </w:t>
            </w:r>
            <w:r w:rsidRPr="001B6A99">
              <w:rPr>
                <w:rFonts w:ascii="Arial Narrow" w:hAnsi="Arial Narrow"/>
                <w:b/>
                <w:strike/>
                <w:sz w:val="20"/>
                <w:szCs w:val="20"/>
              </w:rPr>
              <w:t>Excepción 1</w:t>
            </w:r>
            <w:r w:rsidRPr="001B6A99">
              <w:rPr>
                <w:rFonts w:ascii="Arial Narrow" w:hAnsi="Arial Narrow"/>
                <w:strike/>
                <w:sz w:val="20"/>
                <w:szCs w:val="20"/>
              </w:rPr>
              <w:t>.</w:t>
            </w:r>
          </w:p>
          <w:p w:rsidR="007601C5" w:rsidRPr="001B6A99" w:rsidRDefault="007601C5" w:rsidP="00626B50">
            <w:pPr>
              <w:numPr>
                <w:ilvl w:val="1"/>
                <w:numId w:val="22"/>
              </w:numPr>
              <w:rPr>
                <w:rFonts w:ascii="Arial Narrow" w:hAnsi="Arial Narrow" w:cs="Arial"/>
                <w:strike/>
                <w:sz w:val="20"/>
                <w:szCs w:val="20"/>
              </w:rPr>
            </w:pPr>
            <w:r w:rsidRPr="001B6A99">
              <w:rPr>
                <w:rFonts w:ascii="Arial Narrow" w:hAnsi="Arial Narrow" w:cs="Arial"/>
                <w:strike/>
                <w:sz w:val="20"/>
                <w:szCs w:val="20"/>
              </w:rPr>
              <w:t>Que se haya seleccionado una opción del Horario.</w:t>
            </w:r>
            <w:r w:rsidRPr="001B6A99">
              <w:rPr>
                <w:rFonts w:ascii="Arial Narrow" w:hAnsi="Arial Narrow"/>
                <w:strike/>
                <w:sz w:val="20"/>
                <w:szCs w:val="20"/>
              </w:rPr>
              <w:t xml:space="preserve"> </w:t>
            </w:r>
            <w:r w:rsidRPr="001B6A99">
              <w:rPr>
                <w:rFonts w:ascii="Arial Narrow" w:hAnsi="Arial Narrow" w:cs="Arial"/>
                <w:strike/>
                <w:sz w:val="20"/>
                <w:szCs w:val="20"/>
              </w:rPr>
              <w:t xml:space="preserve">Caso contrario se ejecuta la </w:t>
            </w:r>
            <w:r w:rsidRPr="001B6A99">
              <w:rPr>
                <w:rFonts w:ascii="Arial Narrow" w:hAnsi="Arial Narrow"/>
                <w:b/>
                <w:strike/>
                <w:sz w:val="20"/>
                <w:szCs w:val="20"/>
              </w:rPr>
              <w:t>Excepción 2</w:t>
            </w:r>
            <w:r w:rsidRPr="001B6A99">
              <w:rPr>
                <w:rFonts w:ascii="Arial Narrow" w:hAnsi="Arial Narrow"/>
                <w:strike/>
                <w:sz w:val="20"/>
                <w:szCs w:val="20"/>
              </w:rPr>
              <w:t>.</w:t>
            </w:r>
          </w:p>
          <w:p w:rsidR="007601C5" w:rsidRPr="001B6A99" w:rsidRDefault="007601C5" w:rsidP="00626B50">
            <w:pPr>
              <w:numPr>
                <w:ilvl w:val="1"/>
                <w:numId w:val="22"/>
              </w:numPr>
              <w:rPr>
                <w:rFonts w:ascii="Arial Narrow" w:hAnsi="Arial Narrow" w:cs="Arial"/>
                <w:strike/>
                <w:sz w:val="20"/>
                <w:szCs w:val="20"/>
                <w:lang w:val="es-PE"/>
              </w:rPr>
            </w:pPr>
            <w:r w:rsidRPr="001B6A99">
              <w:rPr>
                <w:rFonts w:ascii="Arial Narrow" w:hAnsi="Arial Narrow" w:cs="Arial"/>
                <w:strike/>
                <w:sz w:val="20"/>
                <w:szCs w:val="20"/>
                <w:lang w:val="es-PE"/>
              </w:rPr>
              <w:t xml:space="preserve">Que se haya seleccionado una opción de Ánfora. </w:t>
            </w:r>
          </w:p>
          <w:p w:rsidR="007601C5" w:rsidRPr="001B6A99" w:rsidRDefault="007601C5" w:rsidP="007601C5">
            <w:pPr>
              <w:ind w:left="792"/>
              <w:rPr>
                <w:rFonts w:ascii="Arial Narrow" w:hAnsi="Arial Narrow"/>
                <w:strike/>
                <w:sz w:val="20"/>
                <w:szCs w:val="20"/>
              </w:rPr>
            </w:pPr>
            <w:r w:rsidRPr="001B6A99">
              <w:rPr>
                <w:rFonts w:ascii="Arial Narrow" w:hAnsi="Arial Narrow" w:cs="Arial"/>
                <w:strike/>
                <w:sz w:val="20"/>
                <w:szCs w:val="20"/>
              </w:rPr>
              <w:t xml:space="preserve">Caso contrario se ejecuta la </w:t>
            </w:r>
            <w:r w:rsidRPr="001B6A99">
              <w:rPr>
                <w:rFonts w:ascii="Arial Narrow" w:hAnsi="Arial Narrow"/>
                <w:b/>
                <w:strike/>
                <w:sz w:val="20"/>
                <w:szCs w:val="20"/>
              </w:rPr>
              <w:t>Excepción 3</w:t>
            </w:r>
            <w:r w:rsidRPr="001B6A99">
              <w:rPr>
                <w:rFonts w:ascii="Arial Narrow" w:hAnsi="Arial Narrow"/>
                <w:strike/>
                <w:sz w:val="20"/>
                <w:szCs w:val="20"/>
              </w:rPr>
              <w:t>.</w:t>
            </w:r>
          </w:p>
          <w:p w:rsidR="007601C5" w:rsidRPr="001B6A99" w:rsidRDefault="007601C5" w:rsidP="00EF6966">
            <w:pPr>
              <w:pStyle w:val="NormalWeb"/>
              <w:numPr>
                <w:ilvl w:val="1"/>
                <w:numId w:val="62"/>
              </w:numPr>
              <w:spacing w:before="0" w:beforeAutospacing="0" w:after="0" w:afterAutospacing="0"/>
              <w:ind w:left="355" w:hanging="425"/>
              <w:rPr>
                <w:rFonts w:ascii="Arial Narrow" w:hAnsi="Arial Narrow"/>
              </w:rPr>
            </w:pPr>
            <w:r w:rsidRPr="001B6A99">
              <w:rPr>
                <w:rFonts w:ascii="Arial Narrow" w:hAnsi="Arial Narrow"/>
              </w:rPr>
              <w:t xml:space="preserve">De ser conforme las validaciones el sistema busca la información que coincida con los parámetros ingresados.  En caso no se hayan encontrado resultados </w:t>
            </w:r>
            <w:r w:rsidR="00FF2C2B" w:rsidRPr="001B6A99">
              <w:rPr>
                <w:rFonts w:ascii="Arial Narrow" w:hAnsi="Arial Narrow"/>
              </w:rPr>
              <w:t xml:space="preserve">el sistema ejecuta la </w:t>
            </w:r>
            <w:r w:rsidRPr="001B6A99">
              <w:rPr>
                <w:rFonts w:ascii="Arial Narrow" w:hAnsi="Arial Narrow"/>
                <w:b/>
              </w:rPr>
              <w:t>excepción 4</w:t>
            </w:r>
          </w:p>
          <w:p w:rsidR="007601C5" w:rsidRPr="001B6A99" w:rsidRDefault="007601C5" w:rsidP="00EF6966">
            <w:pPr>
              <w:pStyle w:val="NormalWeb"/>
              <w:numPr>
                <w:ilvl w:val="1"/>
                <w:numId w:val="62"/>
              </w:numPr>
              <w:spacing w:before="0" w:beforeAutospacing="0" w:after="0" w:afterAutospacing="0"/>
              <w:ind w:left="355" w:hanging="425"/>
              <w:rPr>
                <w:rFonts w:ascii="Arial Narrow" w:hAnsi="Arial Narrow"/>
              </w:rPr>
            </w:pPr>
            <w:r w:rsidRPr="001B6A99">
              <w:rPr>
                <w:rFonts w:ascii="Arial Narrow" w:hAnsi="Arial Narrow"/>
              </w:rPr>
              <w:t>El sistema mostrará en la pantalla (</w:t>
            </w:r>
            <w:r w:rsidR="00FD0527" w:rsidRPr="001B6A99">
              <w:rPr>
                <w:rFonts w:ascii="Arial Narrow" w:hAnsi="Arial Narrow"/>
                <w:b/>
              </w:rPr>
              <w:t>IU023</w:t>
            </w:r>
            <w:r w:rsidRPr="001B6A99">
              <w:rPr>
                <w:rFonts w:ascii="Arial Narrow" w:hAnsi="Arial Narrow"/>
              </w:rPr>
              <w:t xml:space="preserve">) los resultados que coincidan con los datos de los parámetros de búsqueda ingresados </w:t>
            </w:r>
            <w:r w:rsidRPr="001B6A99">
              <w:rPr>
                <w:rFonts w:ascii="Arial Narrow" w:hAnsi="Arial Narrow"/>
              </w:rPr>
              <w:lastRenderedPageBreak/>
              <w:t xml:space="preserve">teniendo en cuenta el régimen del rol del usuario que ha ingresado a esta opción (Ver </w:t>
            </w:r>
            <w:r w:rsidRPr="001B6A99">
              <w:rPr>
                <w:rFonts w:ascii="Arial Narrow" w:hAnsi="Arial Narrow"/>
                <w:b/>
              </w:rPr>
              <w:t>Anexo 01)</w:t>
            </w:r>
            <w:r w:rsidRPr="001B6A99">
              <w:rPr>
                <w:rFonts w:ascii="Arial Narrow" w:hAnsi="Arial Narrow"/>
              </w:rPr>
              <w:t>, donde podrá apreciarse el detalle de los paquetes formados y los siguientes datos:</w:t>
            </w:r>
          </w:p>
          <w:p w:rsidR="00267DF4" w:rsidRPr="001B6A99" w:rsidRDefault="00267DF4" w:rsidP="000125E7">
            <w:pPr>
              <w:ind w:left="360"/>
              <w:rPr>
                <w:rFonts w:ascii="Arial Narrow" w:hAnsi="Arial Narrow"/>
                <w:b/>
                <w:sz w:val="20"/>
                <w:szCs w:val="20"/>
              </w:rPr>
            </w:pPr>
            <w:r w:rsidRPr="001B6A99">
              <w:rPr>
                <w:rFonts w:ascii="Arial Narrow" w:hAnsi="Arial Narrow"/>
                <w:b/>
                <w:sz w:val="20"/>
                <w:szCs w:val="20"/>
              </w:rPr>
              <w:t xml:space="preserve">Datos no </w:t>
            </w:r>
            <w:r w:rsidRPr="000125E7">
              <w:rPr>
                <w:rFonts w:ascii="Arial Narrow" w:hAnsi="Arial Narrow" w:cs="Arial"/>
                <w:b/>
                <w:sz w:val="20"/>
                <w:szCs w:val="20"/>
              </w:rPr>
              <w:t>editables</w:t>
            </w:r>
            <w:r w:rsidRPr="001B6A99">
              <w:rPr>
                <w:rFonts w:ascii="Arial Narrow" w:hAnsi="Arial Narrow"/>
                <w:b/>
                <w:sz w:val="20"/>
                <w:szCs w:val="20"/>
              </w:rPr>
              <w:t>:</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Aduana</w:t>
            </w:r>
            <w:r w:rsidRPr="001B6A99">
              <w:rPr>
                <w:rFonts w:ascii="Arial Narrow" w:hAnsi="Arial Narrow" w:cs="Arial"/>
                <w:sz w:val="20"/>
                <w:szCs w:val="20"/>
              </w:rPr>
              <w:t>: (dato precargado, sólo lectura)</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Fecha y hora de Corte</w:t>
            </w:r>
            <w:r w:rsidRPr="001B6A99">
              <w:rPr>
                <w:rFonts w:ascii="Arial Narrow" w:hAnsi="Arial Narrow" w:cs="Arial"/>
                <w:sz w:val="20"/>
                <w:szCs w:val="20"/>
              </w:rPr>
              <w:t>: (dato precargado, sólo lectura)</w:t>
            </w:r>
            <w:r w:rsidR="00924D86" w:rsidRPr="001B6A99">
              <w:rPr>
                <w:rFonts w:ascii="Arial Narrow" w:hAnsi="Arial Narrow" w:cs="Arial"/>
                <w:sz w:val="20"/>
                <w:szCs w:val="20"/>
              </w:rPr>
              <w:t>.</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Fecha y hora de Sorteo</w:t>
            </w:r>
            <w:r w:rsidRPr="001B6A99">
              <w:rPr>
                <w:rFonts w:ascii="Arial Narrow" w:hAnsi="Arial Narrow" w:cs="Arial"/>
                <w:sz w:val="20"/>
                <w:szCs w:val="20"/>
              </w:rPr>
              <w:t>: (dato precargado, sólo lectura)</w:t>
            </w:r>
            <w:r w:rsidR="00924D86" w:rsidRPr="001B6A99">
              <w:rPr>
                <w:rFonts w:ascii="Arial Narrow" w:hAnsi="Arial Narrow" w:cs="Arial"/>
                <w:sz w:val="20"/>
                <w:szCs w:val="20"/>
              </w:rPr>
              <w:t>.</w:t>
            </w:r>
          </w:p>
          <w:p w:rsidR="00924D86" w:rsidRPr="001B6A99" w:rsidRDefault="00924D86" w:rsidP="00EF6966">
            <w:pPr>
              <w:pStyle w:val="Prrafodelista"/>
              <w:numPr>
                <w:ilvl w:val="0"/>
                <w:numId w:val="79"/>
              </w:numPr>
              <w:rPr>
                <w:rFonts w:ascii="Arial Narrow" w:hAnsi="Arial Narrow" w:cs="Arial"/>
                <w:sz w:val="20"/>
                <w:szCs w:val="20"/>
                <w:highlight w:val="yellow"/>
              </w:rPr>
            </w:pPr>
            <w:r w:rsidRPr="001B6A99">
              <w:rPr>
                <w:rFonts w:ascii="Arial Narrow" w:hAnsi="Arial Narrow" w:cs="Arial"/>
                <w:b/>
                <w:sz w:val="20"/>
                <w:szCs w:val="20"/>
                <w:highlight w:val="yellow"/>
              </w:rPr>
              <w:t>Turno:</w:t>
            </w:r>
            <w:r w:rsidRPr="001B6A99">
              <w:rPr>
                <w:rFonts w:ascii="Arial Narrow" w:hAnsi="Arial Narrow" w:cs="Arial"/>
                <w:sz w:val="20"/>
                <w:szCs w:val="20"/>
                <w:highlight w:val="yellow"/>
              </w:rPr>
              <w:t xml:space="preserve"> (datos precargado, solo lectura).</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Ánfora Canal Rojo</w:t>
            </w:r>
            <w:r w:rsidRPr="001B6A99">
              <w:rPr>
                <w:rFonts w:ascii="Arial Narrow" w:hAnsi="Arial Narrow" w:cs="Arial"/>
                <w:sz w:val="20"/>
                <w:szCs w:val="20"/>
              </w:rPr>
              <w:t>: (dato precargado, sólo lectura) Se muestra la modalidad asociada al ánfora de Canal Rojo en mención.</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Total de paquetes</w:t>
            </w:r>
            <w:r w:rsidRPr="001B6A99">
              <w:rPr>
                <w:rFonts w:ascii="Arial Narrow" w:hAnsi="Arial Narrow" w:cs="Arial"/>
                <w:sz w:val="20"/>
                <w:szCs w:val="20"/>
              </w:rPr>
              <w:t>: (dato precargado, solo lectura)</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Total de carga laboral asignada:</w:t>
            </w:r>
            <w:r w:rsidRPr="001B6A99">
              <w:rPr>
                <w:rFonts w:ascii="Arial Narrow" w:hAnsi="Arial Narrow" w:cs="Arial"/>
                <w:sz w:val="20"/>
                <w:szCs w:val="20"/>
              </w:rPr>
              <w:t xml:space="preserve"> (dato precargado, solo lectura)</w:t>
            </w:r>
          </w:p>
          <w:p w:rsidR="00267DF4" w:rsidRPr="001B6A99" w:rsidRDefault="00267DF4" w:rsidP="00267DF4">
            <w:pPr>
              <w:ind w:left="360"/>
              <w:rPr>
                <w:rFonts w:ascii="Arial Narrow" w:hAnsi="Arial Narrow" w:cs="Arial"/>
                <w:b/>
                <w:sz w:val="20"/>
                <w:szCs w:val="20"/>
              </w:rPr>
            </w:pPr>
            <w:r w:rsidRPr="001B6A99">
              <w:rPr>
                <w:rFonts w:ascii="Arial Narrow" w:hAnsi="Arial Narrow" w:cs="Arial"/>
                <w:b/>
                <w:sz w:val="20"/>
                <w:szCs w:val="20"/>
              </w:rPr>
              <w:t>Datos editables:</w:t>
            </w:r>
          </w:p>
          <w:p w:rsidR="00720081" w:rsidRPr="001B6A99" w:rsidRDefault="00267DF4"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Lista de paquetes formados:</w:t>
            </w:r>
            <w:r w:rsidR="008C1592" w:rsidRPr="001B6A99">
              <w:rPr>
                <w:rFonts w:ascii="Arial Narrow" w:hAnsi="Arial Narrow"/>
                <w:sz w:val="20"/>
                <w:szCs w:val="20"/>
              </w:rPr>
              <w:t xml:space="preserve"> Los </w:t>
            </w:r>
            <w:r w:rsidR="008C1592" w:rsidRPr="001B6A99">
              <w:rPr>
                <w:rFonts w:ascii="Arial Narrow" w:hAnsi="Arial Narrow" w:cs="Arial"/>
                <w:sz w:val="20"/>
                <w:szCs w:val="20"/>
              </w:rPr>
              <w:t>paquetes relacionados a la aduana y al Régimen del Rol del Funcionario Aduanero que ha accedido a esta opción (</w:t>
            </w:r>
            <w:r w:rsidR="008C1592" w:rsidRPr="001B6A99">
              <w:rPr>
                <w:rFonts w:ascii="Arial Narrow" w:hAnsi="Arial Narrow" w:cs="Arial"/>
                <w:b/>
                <w:sz w:val="20"/>
                <w:szCs w:val="20"/>
              </w:rPr>
              <w:t xml:space="preserve">Anexo 01) </w:t>
            </w:r>
            <w:r w:rsidR="00720081" w:rsidRPr="001B6A99">
              <w:rPr>
                <w:rFonts w:ascii="Arial Narrow" w:hAnsi="Arial Narrow" w:cs="Arial"/>
                <w:sz w:val="20"/>
                <w:szCs w:val="20"/>
              </w:rPr>
              <w:t xml:space="preserve">y que sean </w:t>
            </w:r>
            <w:r w:rsidR="008C1592" w:rsidRPr="001B6A99">
              <w:rPr>
                <w:rFonts w:ascii="Arial Narrow" w:hAnsi="Arial Narrow"/>
                <w:sz w:val="20"/>
                <w:szCs w:val="20"/>
              </w:rPr>
              <w:t>del ánfora seleccionada considerando</w:t>
            </w:r>
            <w:r w:rsidR="00720081" w:rsidRPr="001B6A99">
              <w:rPr>
                <w:rFonts w:ascii="Arial Narrow" w:hAnsi="Arial Narrow"/>
                <w:sz w:val="20"/>
                <w:szCs w:val="20"/>
              </w:rPr>
              <w:t>:</w:t>
            </w:r>
          </w:p>
          <w:p w:rsidR="008C1592" w:rsidRPr="001B6A99" w:rsidRDefault="00720081" w:rsidP="002B654C">
            <w:pPr>
              <w:pStyle w:val="Prrafodelista"/>
              <w:ind w:left="639"/>
              <w:rPr>
                <w:rFonts w:ascii="Arial Narrow" w:hAnsi="Arial Narrow" w:cs="Arial"/>
                <w:sz w:val="20"/>
                <w:szCs w:val="20"/>
              </w:rPr>
            </w:pPr>
            <w:r w:rsidRPr="001B6A99">
              <w:rPr>
                <w:rFonts w:ascii="Arial Narrow" w:hAnsi="Arial Narrow"/>
                <w:sz w:val="20"/>
                <w:szCs w:val="20"/>
              </w:rPr>
              <w:t>M</w:t>
            </w:r>
            <w:r w:rsidR="008C1592" w:rsidRPr="001B6A99">
              <w:rPr>
                <w:rFonts w:ascii="Arial Narrow" w:hAnsi="Arial Narrow"/>
                <w:sz w:val="20"/>
                <w:szCs w:val="20"/>
              </w:rPr>
              <w:t>ostrando la siguiente información:</w:t>
            </w:r>
          </w:p>
          <w:p w:rsidR="007601C5" w:rsidRPr="001B6A99" w:rsidRDefault="007601C5" w:rsidP="002B654C">
            <w:pPr>
              <w:pStyle w:val="Prrafodelista"/>
              <w:ind w:left="639"/>
              <w:rPr>
                <w:rFonts w:ascii="Arial Narrow" w:hAnsi="Arial Narrow" w:cs="Arial"/>
                <w:sz w:val="20"/>
                <w:szCs w:val="20"/>
              </w:rPr>
            </w:pPr>
            <w:r w:rsidRPr="001B6A99">
              <w:rPr>
                <w:rFonts w:ascii="Arial Narrow" w:hAnsi="Arial Narrow"/>
                <w:strike/>
                <w:sz w:val="20"/>
                <w:szCs w:val="20"/>
              </w:rPr>
              <w:t>En una ventana muestra el detalle de los “</w:t>
            </w:r>
            <w:r w:rsidRPr="001B6A99">
              <w:rPr>
                <w:rFonts w:ascii="Arial Narrow" w:hAnsi="Arial Narrow"/>
                <w:b/>
                <w:strike/>
                <w:sz w:val="20"/>
                <w:szCs w:val="20"/>
              </w:rPr>
              <w:t>Paquetes Formados</w:t>
            </w:r>
            <w:r w:rsidRPr="001B6A99">
              <w:rPr>
                <w:rFonts w:ascii="Arial Narrow" w:hAnsi="Arial Narrow"/>
                <w:strike/>
                <w:sz w:val="20"/>
                <w:szCs w:val="20"/>
              </w:rPr>
              <w:t>” considerando lo siguiente:</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Paquete</w:t>
            </w:r>
            <w:r w:rsidRPr="001B6A99">
              <w:rPr>
                <w:rFonts w:ascii="Arial Narrow" w:hAnsi="Arial Narrow"/>
                <w:sz w:val="20"/>
                <w:szCs w:val="20"/>
              </w:rPr>
              <w:t xml:space="preserve"> “</w:t>
            </w:r>
            <w:r w:rsidRPr="001B6A99">
              <w:rPr>
                <w:rFonts w:ascii="Arial Narrow" w:hAnsi="Arial Narrow"/>
                <w:b/>
                <w:sz w:val="20"/>
                <w:szCs w:val="20"/>
              </w:rPr>
              <w:t>X</w:t>
            </w:r>
            <w:r w:rsidRPr="001B6A99">
              <w:rPr>
                <w:rFonts w:ascii="Arial Narrow" w:hAnsi="Arial Narrow"/>
                <w:sz w:val="20"/>
                <w:szCs w:val="20"/>
              </w:rPr>
              <w:t>”, donde X es el número de paquete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Ítem</w:t>
            </w:r>
            <w:r w:rsidRPr="001B6A99">
              <w:rPr>
                <w:rFonts w:ascii="Arial Narrow" w:hAnsi="Arial Narrow"/>
                <w:sz w:val="20"/>
                <w:szCs w:val="20"/>
              </w:rPr>
              <w:t xml:space="preserve"> (Opción seleccionable)</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Declaración</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Carga Laboral</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Almacén Aduanero</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Dirección</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 xml:space="preserve">Importador </w:t>
            </w:r>
            <w:r w:rsidR="00E769F3" w:rsidRPr="001B6A99">
              <w:rPr>
                <w:rFonts w:ascii="Arial Narrow" w:hAnsi="Arial Narrow"/>
                <w:b/>
                <w:sz w:val="20"/>
                <w:szCs w:val="20"/>
                <w:highlight w:val="yellow"/>
              </w:rPr>
              <w:t>OEA</w:t>
            </w:r>
            <w:r w:rsidRPr="001B6A99">
              <w:rPr>
                <w:rFonts w:ascii="Arial Narrow" w:hAnsi="Arial Narrow"/>
                <w:sz w:val="20"/>
                <w:szCs w:val="20"/>
              </w:rPr>
              <w:t xml:space="preserve"> (dato precargado, sólo lectura). En el caso que se trate de un importador frecuente mostrará la palabra SI, y si no se trata de un importador frecuente se mostrará en blanco.</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Garantía 160°</w:t>
            </w:r>
            <w:r w:rsidRPr="001B6A99">
              <w:rPr>
                <w:rFonts w:ascii="Arial Narrow" w:hAnsi="Arial Narrow"/>
                <w:sz w:val="20"/>
                <w:szCs w:val="20"/>
              </w:rPr>
              <w:t xml:space="preserve">  (dato precargado, sólo lectura). En el caso que la declaración esté asociada a la garantía del artículo 160 se mostrará la palabra SI, caso contrario se mostrará en blanco.</w:t>
            </w:r>
          </w:p>
          <w:p w:rsidR="00C87901" w:rsidRPr="001B6A99" w:rsidRDefault="00720081" w:rsidP="00EF6966">
            <w:pPr>
              <w:pStyle w:val="Prrafodelista"/>
              <w:numPr>
                <w:ilvl w:val="2"/>
                <w:numId w:val="84"/>
              </w:numPr>
              <w:ind w:left="639" w:hanging="283"/>
              <w:rPr>
                <w:rFonts w:ascii="Arial Narrow" w:hAnsi="Arial Narrow" w:cs="Arial"/>
                <w:strike/>
                <w:sz w:val="20"/>
                <w:szCs w:val="20"/>
              </w:rPr>
            </w:pPr>
            <w:r w:rsidRPr="001B6A99">
              <w:rPr>
                <w:rFonts w:ascii="Arial Narrow" w:hAnsi="Arial Narrow" w:cs="Arial"/>
                <w:b/>
                <w:sz w:val="20"/>
                <w:szCs w:val="20"/>
              </w:rPr>
              <w:t>Lista de declaraciones sin empaquetar:</w:t>
            </w:r>
            <w:r w:rsidRPr="001B6A99">
              <w:rPr>
                <w:rFonts w:ascii="Arial Narrow" w:hAnsi="Arial Narrow" w:cs="Arial"/>
                <w:sz w:val="20"/>
                <w:szCs w:val="20"/>
              </w:rPr>
              <w:t xml:space="preserve"> Los datos precargados en el paquete "Declaraciones sin Empaquetar" se originan de las declaraciones que no han sido asignadas a paquetes y que se encuentran en el ánfora seleccionada y que ingresaron al ánfora antes del horario de corte</w:t>
            </w:r>
            <w:r w:rsidR="00C87901" w:rsidRPr="001B6A99">
              <w:rPr>
                <w:rFonts w:ascii="Arial Narrow" w:hAnsi="Arial Narrow" w:cs="Arial"/>
                <w:sz w:val="20"/>
                <w:szCs w:val="20"/>
              </w:rPr>
              <w:t>.</w:t>
            </w:r>
          </w:p>
          <w:p w:rsidR="007601C5" w:rsidRPr="001B6A99" w:rsidRDefault="007601C5" w:rsidP="00C87901">
            <w:pPr>
              <w:pStyle w:val="Prrafodelista"/>
              <w:rPr>
                <w:rFonts w:ascii="Arial Narrow" w:hAnsi="Arial Narrow" w:cs="Arial"/>
                <w:strike/>
                <w:sz w:val="20"/>
                <w:szCs w:val="20"/>
              </w:rPr>
            </w:pPr>
            <w:r w:rsidRPr="001B6A99">
              <w:rPr>
                <w:rFonts w:ascii="Arial Narrow" w:hAnsi="Arial Narrow" w:cs="Arial"/>
                <w:strike/>
                <w:sz w:val="20"/>
                <w:szCs w:val="20"/>
              </w:rPr>
              <w:t>Y muestra también el paquete de “</w:t>
            </w:r>
            <w:r w:rsidRPr="001B6A99">
              <w:rPr>
                <w:rFonts w:ascii="Arial Narrow" w:hAnsi="Arial Narrow" w:cs="Arial"/>
                <w:b/>
                <w:strike/>
                <w:sz w:val="20"/>
                <w:szCs w:val="20"/>
              </w:rPr>
              <w:t>Declaraciones sin Empaquetar</w:t>
            </w:r>
            <w:r w:rsidRPr="001B6A99">
              <w:rPr>
                <w:rFonts w:ascii="Arial Narrow" w:hAnsi="Arial Narrow" w:cs="Arial"/>
                <w:strike/>
                <w:sz w:val="20"/>
                <w:szCs w:val="20"/>
              </w:rPr>
              <w:t>”. Los datos precargados en el paquete "Declaraciones sin Empaquetar" se originan de las declaraciones que no han sido asignadas a paquetes y que se encuentran en el ánfora seleccionada y que ingresaron al ánfora antes del horario de corte.</w:t>
            </w:r>
          </w:p>
          <w:p w:rsidR="007601C5" w:rsidRPr="001B6A99" w:rsidRDefault="00465049" w:rsidP="00EF6966">
            <w:pPr>
              <w:pStyle w:val="Prrafodelista"/>
              <w:numPr>
                <w:ilvl w:val="0"/>
                <w:numId w:val="79"/>
              </w:numPr>
              <w:rPr>
                <w:rFonts w:ascii="Arial Narrow" w:hAnsi="Arial Narrow"/>
                <w:sz w:val="20"/>
                <w:szCs w:val="20"/>
              </w:rPr>
            </w:pPr>
            <w:r w:rsidRPr="001B6A99">
              <w:rPr>
                <w:rFonts w:ascii="Arial Narrow" w:hAnsi="Arial Narrow" w:cs="Arial"/>
                <w:b/>
                <w:sz w:val="20"/>
                <w:szCs w:val="20"/>
              </w:rPr>
              <w:t>Lista de declaraciones sin asignar:</w:t>
            </w:r>
            <w:r w:rsidRPr="001B6A99">
              <w:rPr>
                <w:rFonts w:ascii="Arial Narrow" w:hAnsi="Arial Narrow" w:cs="Arial"/>
                <w:sz w:val="20"/>
                <w:szCs w:val="20"/>
              </w:rPr>
              <w:t xml:space="preserve"> es una lista que inicialmente está vacía y sirve para cargar las declaraciones que se moverán de un paquete a otro.</w:t>
            </w:r>
            <w:r w:rsidR="00743014" w:rsidRPr="001B6A99">
              <w:rPr>
                <w:rFonts w:ascii="Arial Narrow" w:hAnsi="Arial Narrow" w:cs="Arial"/>
                <w:sz w:val="20"/>
                <w:szCs w:val="20"/>
              </w:rPr>
              <w:t xml:space="preserve"> con las siguientes columnas de información:</w:t>
            </w:r>
          </w:p>
          <w:p w:rsidR="007601C5" w:rsidRPr="001B6A99" w:rsidRDefault="007601C5" w:rsidP="002B654C">
            <w:pPr>
              <w:pStyle w:val="Prrafodelista"/>
              <w:ind w:left="639"/>
              <w:rPr>
                <w:rFonts w:ascii="Arial Narrow" w:hAnsi="Arial Narrow"/>
                <w:strike/>
                <w:sz w:val="20"/>
                <w:szCs w:val="20"/>
              </w:rPr>
            </w:pPr>
            <w:r w:rsidRPr="001B6A99">
              <w:rPr>
                <w:rFonts w:ascii="Arial Narrow" w:hAnsi="Arial Narrow" w:cs="Arial"/>
                <w:strike/>
                <w:sz w:val="20"/>
                <w:szCs w:val="20"/>
              </w:rPr>
              <w:t xml:space="preserve">Y se muestra a la derecha la ventana </w:t>
            </w:r>
            <w:r w:rsidRPr="001B6A99">
              <w:rPr>
                <w:rFonts w:ascii="Arial Narrow" w:hAnsi="Arial Narrow"/>
                <w:strike/>
                <w:sz w:val="20"/>
                <w:szCs w:val="20"/>
              </w:rPr>
              <w:t>“</w:t>
            </w:r>
            <w:r w:rsidRPr="001B6A99">
              <w:rPr>
                <w:rFonts w:ascii="Arial Narrow" w:hAnsi="Arial Narrow"/>
                <w:b/>
                <w:strike/>
                <w:sz w:val="20"/>
                <w:szCs w:val="20"/>
              </w:rPr>
              <w:t>Declaraciones sin Agrupar</w:t>
            </w:r>
            <w:r w:rsidRPr="001B6A99">
              <w:rPr>
                <w:rFonts w:ascii="Arial Narrow" w:hAnsi="Arial Narrow"/>
                <w:strike/>
                <w:sz w:val="20"/>
                <w:szCs w:val="20"/>
              </w:rPr>
              <w:t xml:space="preserve">” sin registros cargados previamente, </w:t>
            </w:r>
            <w:r w:rsidRPr="001B6A99">
              <w:rPr>
                <w:rFonts w:ascii="Arial Narrow" w:hAnsi="Arial Narrow" w:cs="Arial"/>
                <w:strike/>
                <w:sz w:val="20"/>
                <w:szCs w:val="20"/>
              </w:rPr>
              <w:t>con las siguientes columnas de información:</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Ítem</w:t>
            </w:r>
            <w:r w:rsidRPr="001B6A99">
              <w:rPr>
                <w:rFonts w:ascii="Arial Narrow" w:hAnsi="Arial Narrow"/>
                <w:sz w:val="20"/>
                <w:szCs w:val="20"/>
              </w:rPr>
              <w:t xml:space="preserve"> (Opción seleccionable)</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Paquete</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Declaración</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Carga Laboral</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Almacén Aduanero</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Dirección</w:t>
            </w:r>
            <w:r w:rsidRPr="001B6A99">
              <w:rPr>
                <w:rFonts w:ascii="Arial Narrow" w:hAnsi="Arial Narrow"/>
                <w:sz w:val="20"/>
                <w:szCs w:val="20"/>
              </w:rPr>
              <w:t xml:space="preserve">  (dato precargado, sólo lectura)</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lastRenderedPageBreak/>
              <w:t xml:space="preserve">Importador </w:t>
            </w:r>
            <w:r w:rsidR="00E769F3" w:rsidRPr="001B6A99">
              <w:rPr>
                <w:rFonts w:ascii="Arial Narrow" w:hAnsi="Arial Narrow"/>
                <w:b/>
                <w:sz w:val="20"/>
                <w:szCs w:val="20"/>
                <w:highlight w:val="yellow"/>
              </w:rPr>
              <w:t>OEA</w:t>
            </w:r>
            <w:r w:rsidRPr="001B6A99">
              <w:rPr>
                <w:rFonts w:ascii="Arial Narrow" w:hAnsi="Arial Narrow"/>
                <w:sz w:val="20"/>
                <w:szCs w:val="20"/>
              </w:rPr>
              <w:t xml:space="preserve"> (dato precargado, sólo lectura) En el caso que se trate de un importador frecuente mostrará la palabra SI, y si no se trata de un importador frecuente se mostrará en blanco.</w:t>
            </w:r>
          </w:p>
          <w:p w:rsidR="007601C5" w:rsidRPr="001B6A99" w:rsidRDefault="007601C5" w:rsidP="00EF6966">
            <w:pPr>
              <w:pStyle w:val="Prrafodelista"/>
              <w:numPr>
                <w:ilvl w:val="0"/>
                <w:numId w:val="80"/>
              </w:numPr>
              <w:rPr>
                <w:rFonts w:ascii="Arial Narrow" w:hAnsi="Arial Narrow"/>
                <w:sz w:val="20"/>
                <w:szCs w:val="20"/>
              </w:rPr>
            </w:pPr>
            <w:r w:rsidRPr="001B6A99">
              <w:rPr>
                <w:rFonts w:ascii="Arial Narrow" w:hAnsi="Arial Narrow"/>
                <w:b/>
                <w:sz w:val="20"/>
                <w:szCs w:val="20"/>
              </w:rPr>
              <w:t>Garantía 160°</w:t>
            </w:r>
            <w:r w:rsidR="001B6A99">
              <w:rPr>
                <w:rFonts w:ascii="Arial Narrow" w:hAnsi="Arial Narrow"/>
              </w:rPr>
              <w:t xml:space="preserve"> </w:t>
            </w:r>
            <w:r w:rsidRPr="001B6A99">
              <w:rPr>
                <w:rFonts w:ascii="Arial Narrow" w:hAnsi="Arial Narrow"/>
                <w:sz w:val="20"/>
                <w:szCs w:val="20"/>
              </w:rPr>
              <w:t>(dato precargado, sólo lectura). En</w:t>
            </w:r>
            <w:r w:rsidR="00F70321">
              <w:rPr>
                <w:rFonts w:ascii="Arial Narrow" w:hAnsi="Arial Narrow"/>
                <w:sz w:val="20"/>
                <w:szCs w:val="20"/>
              </w:rPr>
              <w:t xml:space="preserve"> el caso que la declaración esté</w:t>
            </w:r>
            <w:r w:rsidRPr="001B6A99">
              <w:rPr>
                <w:rFonts w:ascii="Arial Narrow" w:hAnsi="Arial Narrow"/>
                <w:sz w:val="20"/>
                <w:szCs w:val="20"/>
              </w:rPr>
              <w:t xml:space="preserve"> asociada a la garantía del artículo 160 se mostrará la palabra SI, caso contrario se mostrará en blanco</w:t>
            </w:r>
            <w:r w:rsidR="001B6A99">
              <w:rPr>
                <w:rFonts w:ascii="Arial Narrow" w:hAnsi="Arial Narrow"/>
              </w:rPr>
              <w:t>.</w:t>
            </w:r>
          </w:p>
          <w:p w:rsidR="007601C5" w:rsidRPr="003147BE" w:rsidRDefault="00C337CF" w:rsidP="00EF6966">
            <w:pPr>
              <w:pStyle w:val="Prrafodelista"/>
              <w:numPr>
                <w:ilvl w:val="0"/>
                <w:numId w:val="79"/>
              </w:numPr>
              <w:rPr>
                <w:rFonts w:ascii="Arial Narrow" w:hAnsi="Arial Narrow" w:cs="Arial"/>
                <w:b/>
                <w:sz w:val="20"/>
                <w:szCs w:val="20"/>
              </w:rPr>
            </w:pPr>
            <w:r w:rsidRPr="003147BE">
              <w:rPr>
                <w:rFonts w:ascii="Arial Narrow" w:hAnsi="Arial Narrow" w:cs="Arial"/>
                <w:b/>
                <w:sz w:val="20"/>
                <w:szCs w:val="20"/>
              </w:rPr>
              <w:t>Botón Nuevo paquete</w:t>
            </w:r>
          </w:p>
          <w:p w:rsidR="00C337CF" w:rsidRPr="003147BE" w:rsidRDefault="00C337CF" w:rsidP="00EF6966">
            <w:pPr>
              <w:pStyle w:val="Prrafodelista"/>
              <w:numPr>
                <w:ilvl w:val="0"/>
                <w:numId w:val="79"/>
              </w:numPr>
              <w:rPr>
                <w:rFonts w:ascii="Arial Narrow" w:hAnsi="Arial Narrow" w:cs="Arial"/>
                <w:b/>
                <w:sz w:val="20"/>
                <w:szCs w:val="20"/>
              </w:rPr>
            </w:pPr>
            <w:r w:rsidRPr="003147BE">
              <w:rPr>
                <w:rFonts w:ascii="Arial Narrow" w:hAnsi="Arial Narrow" w:cs="Arial"/>
                <w:b/>
                <w:sz w:val="20"/>
                <w:szCs w:val="20"/>
              </w:rPr>
              <w:t>Botón Grabar</w:t>
            </w:r>
          </w:p>
          <w:p w:rsidR="00C337CF" w:rsidRPr="003147BE" w:rsidRDefault="00C337CF" w:rsidP="00EF6966">
            <w:pPr>
              <w:pStyle w:val="Prrafodelista"/>
              <w:numPr>
                <w:ilvl w:val="0"/>
                <w:numId w:val="79"/>
              </w:numPr>
              <w:rPr>
                <w:rFonts w:ascii="Arial Narrow" w:hAnsi="Arial Narrow" w:cs="Arial"/>
                <w:b/>
                <w:sz w:val="20"/>
                <w:szCs w:val="20"/>
              </w:rPr>
            </w:pPr>
            <w:r w:rsidRPr="003147BE">
              <w:rPr>
                <w:rFonts w:ascii="Arial Narrow" w:hAnsi="Arial Narrow" w:cs="Arial"/>
                <w:b/>
                <w:sz w:val="20"/>
                <w:szCs w:val="20"/>
              </w:rPr>
              <w:t>Botón Salir</w:t>
            </w:r>
          </w:p>
          <w:p w:rsidR="00C337CF" w:rsidRPr="001B6A99" w:rsidRDefault="00C337CF" w:rsidP="00EF6966">
            <w:pPr>
              <w:pStyle w:val="Prrafodelista"/>
              <w:numPr>
                <w:ilvl w:val="0"/>
                <w:numId w:val="79"/>
              </w:numPr>
              <w:rPr>
                <w:rFonts w:ascii="Arial Narrow" w:hAnsi="Arial Narrow" w:cs="Arial"/>
                <w:b/>
                <w:sz w:val="20"/>
                <w:szCs w:val="20"/>
              </w:rPr>
            </w:pPr>
            <w:r w:rsidRPr="003147BE">
              <w:rPr>
                <w:rFonts w:ascii="Arial Narrow" w:hAnsi="Arial Narrow" w:cs="Arial"/>
                <w:b/>
                <w:sz w:val="20"/>
                <w:szCs w:val="20"/>
              </w:rPr>
              <w:t>Botón Pasar a la Izquierda (&lt;)</w:t>
            </w:r>
          </w:p>
          <w:p w:rsidR="00C337CF" w:rsidRPr="001B6A99" w:rsidRDefault="00C337CF" w:rsidP="00EF6966">
            <w:pPr>
              <w:pStyle w:val="Prrafodelista"/>
              <w:numPr>
                <w:ilvl w:val="0"/>
                <w:numId w:val="79"/>
              </w:numPr>
              <w:rPr>
                <w:rFonts w:ascii="Arial Narrow" w:hAnsi="Arial Narrow" w:cs="Arial"/>
                <w:b/>
                <w:sz w:val="20"/>
                <w:szCs w:val="20"/>
              </w:rPr>
            </w:pPr>
            <w:r w:rsidRPr="001B6A99">
              <w:rPr>
                <w:rFonts w:ascii="Arial Narrow" w:hAnsi="Arial Narrow" w:cs="Arial"/>
                <w:b/>
                <w:sz w:val="20"/>
                <w:szCs w:val="20"/>
              </w:rPr>
              <w:t>Botón</w:t>
            </w:r>
            <w:r w:rsidRPr="001B6A99">
              <w:rPr>
                <w:rFonts w:ascii="Arial Narrow" w:hAnsi="Arial Narrow"/>
                <w:b/>
                <w:sz w:val="20"/>
                <w:szCs w:val="20"/>
              </w:rPr>
              <w:t xml:space="preserve"> Pasar a la Derecha (&gt;)</w:t>
            </w:r>
          </w:p>
          <w:p w:rsidR="007601C5" w:rsidRPr="001B6A99" w:rsidRDefault="007601C5" w:rsidP="007601C5">
            <w:pPr>
              <w:rPr>
                <w:rFonts w:ascii="Arial Narrow" w:hAnsi="Arial Narrow"/>
                <w:strike/>
                <w:sz w:val="20"/>
                <w:szCs w:val="20"/>
              </w:rPr>
            </w:pPr>
            <w:r w:rsidRPr="001B6A99">
              <w:rPr>
                <w:rFonts w:ascii="Arial Narrow" w:hAnsi="Arial Narrow"/>
                <w:strike/>
                <w:sz w:val="20"/>
                <w:szCs w:val="20"/>
              </w:rPr>
              <w:t>Y las Opciones Nuevo paquete, Grabar, Salir y entre las  dos ventanas las opciones: Pasar a la Izquierda (</w:t>
            </w:r>
            <w:r w:rsidRPr="001B6A99">
              <w:rPr>
                <w:rFonts w:ascii="Arial Narrow" w:hAnsi="Arial Narrow"/>
                <w:b/>
                <w:strike/>
                <w:sz w:val="20"/>
                <w:szCs w:val="20"/>
              </w:rPr>
              <w:t>&lt;</w:t>
            </w:r>
            <w:r w:rsidRPr="001B6A99">
              <w:rPr>
                <w:rFonts w:ascii="Arial Narrow" w:hAnsi="Arial Narrow"/>
                <w:strike/>
                <w:sz w:val="20"/>
                <w:szCs w:val="20"/>
              </w:rPr>
              <w:t>) y Pasar a la Derecha (</w:t>
            </w:r>
            <w:r w:rsidRPr="001B6A99">
              <w:rPr>
                <w:rFonts w:ascii="Arial Narrow" w:hAnsi="Arial Narrow"/>
                <w:b/>
                <w:strike/>
                <w:sz w:val="20"/>
                <w:szCs w:val="20"/>
              </w:rPr>
              <w:t>&gt;</w:t>
            </w:r>
            <w:r w:rsidRPr="001B6A99">
              <w:rPr>
                <w:rFonts w:ascii="Arial Narrow" w:hAnsi="Arial Narrow"/>
                <w:strike/>
                <w:sz w:val="20"/>
                <w:szCs w:val="20"/>
              </w:rPr>
              <w:t>).</w:t>
            </w:r>
          </w:p>
          <w:p w:rsidR="007601C5" w:rsidRPr="001B6A99" w:rsidRDefault="007601C5" w:rsidP="007601C5">
            <w:pPr>
              <w:rPr>
                <w:rFonts w:ascii="Arial Narrow" w:hAnsi="Arial Narrow"/>
                <w:strike/>
                <w:sz w:val="20"/>
                <w:szCs w:val="20"/>
              </w:rPr>
            </w:pPr>
            <w:r w:rsidRPr="001B6A99">
              <w:rPr>
                <w:rFonts w:ascii="Arial Narrow" w:hAnsi="Arial Narrow"/>
                <w:strike/>
                <w:sz w:val="20"/>
                <w:szCs w:val="20"/>
              </w:rPr>
              <w:t>Se muestra también una sección de resumen del paquete que ha sido seleccionado, con los siguientes datos:</w:t>
            </w:r>
          </w:p>
          <w:p w:rsidR="007601C5" w:rsidRPr="001B6A99" w:rsidRDefault="00C337CF" w:rsidP="00C337CF">
            <w:pPr>
              <w:ind w:left="360"/>
              <w:rPr>
                <w:rFonts w:ascii="Arial Narrow" w:hAnsi="Arial Narrow" w:cs="Arial"/>
                <w:b/>
                <w:sz w:val="20"/>
                <w:szCs w:val="20"/>
              </w:rPr>
            </w:pPr>
            <w:r w:rsidRPr="001B6A99">
              <w:rPr>
                <w:rFonts w:ascii="Arial Narrow" w:hAnsi="Arial Narrow" w:cs="Arial"/>
                <w:b/>
                <w:sz w:val="20"/>
                <w:szCs w:val="20"/>
              </w:rPr>
              <w:t>Información no editable:</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b/>
                <w:sz w:val="20"/>
                <w:szCs w:val="20"/>
              </w:rPr>
              <w:t>Paquete</w:t>
            </w:r>
            <w:r w:rsidRPr="001B6A99">
              <w:rPr>
                <w:rFonts w:ascii="Arial Narrow" w:hAnsi="Arial Narrow" w:cs="Arial"/>
                <w:b/>
                <w:sz w:val="20"/>
                <w:szCs w:val="20"/>
              </w:rPr>
              <w:t xml:space="preserve"> X</w:t>
            </w:r>
            <w:r w:rsidRPr="001B6A99">
              <w:rPr>
                <w:rFonts w:ascii="Arial Narrow" w:hAnsi="Arial Narrow" w:cs="Arial"/>
                <w:sz w:val="20"/>
                <w:szCs w:val="20"/>
              </w:rPr>
              <w:t>, dónde X es el número de paquete seleccionado (sólo lectura)</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cs="Arial"/>
                <w:b/>
                <w:sz w:val="20"/>
                <w:szCs w:val="20"/>
              </w:rPr>
              <w:t>Cantidad</w:t>
            </w:r>
            <w:r w:rsidRPr="001B6A99">
              <w:rPr>
                <w:rFonts w:ascii="Arial Narrow" w:hAnsi="Arial Narrow" w:cs="Arial"/>
                <w:sz w:val="20"/>
                <w:szCs w:val="20"/>
              </w:rPr>
              <w:t xml:space="preserve"> </w:t>
            </w:r>
            <w:r w:rsidRPr="001B6A99">
              <w:rPr>
                <w:rFonts w:ascii="Arial Narrow" w:hAnsi="Arial Narrow" w:cs="Arial"/>
                <w:b/>
                <w:sz w:val="20"/>
                <w:szCs w:val="20"/>
              </w:rPr>
              <w:t>Declaraciones</w:t>
            </w:r>
            <w:r w:rsidRPr="001B6A99">
              <w:rPr>
                <w:rFonts w:ascii="Arial Narrow" w:hAnsi="Arial Narrow" w:cs="Arial"/>
                <w:sz w:val="20"/>
                <w:szCs w:val="20"/>
              </w:rPr>
              <w:t>, del paquete seleccionado (sólo lectura)</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b/>
                <w:sz w:val="20"/>
                <w:szCs w:val="20"/>
              </w:rPr>
              <w:t>Ánfora</w:t>
            </w:r>
            <w:r w:rsidRPr="001B6A99">
              <w:rPr>
                <w:rFonts w:ascii="Arial Narrow" w:hAnsi="Arial Narrow" w:cs="Arial"/>
                <w:sz w:val="20"/>
                <w:szCs w:val="20"/>
              </w:rPr>
              <w:t>, Nombre del ánfora relacionada al paquete que ha sido seleccionado.  (sólo lectura)</w:t>
            </w:r>
          </w:p>
          <w:p w:rsidR="007601C5" w:rsidRPr="001B6A99" w:rsidRDefault="007601C5" w:rsidP="00EF6966">
            <w:pPr>
              <w:pStyle w:val="Prrafodelista"/>
              <w:numPr>
                <w:ilvl w:val="0"/>
                <w:numId w:val="79"/>
              </w:numPr>
              <w:rPr>
                <w:rFonts w:ascii="Arial Narrow" w:hAnsi="Arial Narrow" w:cs="Arial"/>
                <w:sz w:val="20"/>
                <w:szCs w:val="20"/>
              </w:rPr>
            </w:pPr>
            <w:r w:rsidRPr="001B6A99">
              <w:rPr>
                <w:rFonts w:ascii="Arial Narrow" w:hAnsi="Arial Narrow"/>
                <w:b/>
                <w:sz w:val="20"/>
                <w:szCs w:val="20"/>
              </w:rPr>
              <w:t>Total</w:t>
            </w:r>
            <w:r w:rsidRPr="001B6A99">
              <w:rPr>
                <w:rFonts w:ascii="Arial Narrow" w:hAnsi="Arial Narrow" w:cs="Arial"/>
                <w:b/>
                <w:sz w:val="20"/>
                <w:szCs w:val="20"/>
              </w:rPr>
              <w:t xml:space="preserve"> de Carga Laboral</w:t>
            </w:r>
            <w:r w:rsidRPr="001B6A99">
              <w:rPr>
                <w:rFonts w:ascii="Arial Narrow" w:hAnsi="Arial Narrow" w:cs="Arial"/>
                <w:sz w:val="20"/>
                <w:szCs w:val="20"/>
              </w:rPr>
              <w:t>, sumatoria de las cargas laborales de las declaraciones que pertenecen al paquete seleccionado  (sólo lectura)</w:t>
            </w:r>
          </w:p>
        </w:tc>
      </w:tr>
      <w:tr w:rsidR="007601C5" w:rsidRPr="005C403B" w:rsidTr="00C51EEB">
        <w:tc>
          <w:tcPr>
            <w:tcW w:w="567" w:type="dxa"/>
          </w:tcPr>
          <w:p w:rsidR="007601C5" w:rsidRPr="005C403B" w:rsidRDefault="007601C5" w:rsidP="00EF6966">
            <w:pPr>
              <w:pStyle w:val="NormalWeb"/>
              <w:numPr>
                <w:ilvl w:val="0"/>
                <w:numId w:val="62"/>
              </w:numPr>
              <w:spacing w:before="0" w:beforeAutospacing="0" w:after="0" w:afterAutospacing="0"/>
              <w:ind w:left="356"/>
              <w:jc w:val="center"/>
              <w:rPr>
                <w:rFonts w:ascii="Arial Narrow" w:eastAsia="Times New Roman" w:hAnsi="Arial Narrow"/>
              </w:rPr>
            </w:pPr>
          </w:p>
        </w:tc>
        <w:tc>
          <w:tcPr>
            <w:tcW w:w="3119"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 xml:space="preserve">El usuario escoge el </w:t>
            </w:r>
            <w:r w:rsidRPr="005C403B">
              <w:rPr>
                <w:rFonts w:ascii="Arial Narrow" w:hAnsi="Arial Narrow" w:cs="Arial"/>
                <w:sz w:val="20"/>
                <w:lang w:val="es-ES"/>
              </w:rPr>
              <w:t xml:space="preserve">Paquete </w:t>
            </w:r>
            <w:r w:rsidRPr="005C403B">
              <w:rPr>
                <w:rFonts w:ascii="Arial Narrow" w:hAnsi="Arial Narrow" w:cs="Arial"/>
                <w:b w:val="0"/>
                <w:sz w:val="20"/>
                <w:lang w:val="es-ES"/>
              </w:rPr>
              <w:t xml:space="preserve">y selecciona la opción (Mostrar ▼) </w:t>
            </w:r>
          </w:p>
        </w:tc>
        <w:tc>
          <w:tcPr>
            <w:tcW w:w="5670" w:type="dxa"/>
          </w:tcPr>
          <w:p w:rsidR="007601C5" w:rsidRPr="005C403B" w:rsidRDefault="007601C5" w:rsidP="00EF6966">
            <w:pPr>
              <w:pStyle w:val="NormalWeb"/>
              <w:numPr>
                <w:ilvl w:val="1"/>
                <w:numId w:val="62"/>
              </w:numPr>
              <w:spacing w:before="0" w:beforeAutospacing="0" w:after="0" w:afterAutospacing="0"/>
              <w:ind w:left="355" w:hanging="425"/>
              <w:rPr>
                <w:rFonts w:ascii="Arial Narrow" w:hAnsi="Arial Narrow"/>
              </w:rPr>
            </w:pPr>
            <w:r w:rsidRPr="005C403B">
              <w:rPr>
                <w:rFonts w:ascii="Arial Narrow" w:hAnsi="Arial Narrow"/>
              </w:rPr>
              <w:t xml:space="preserve">El sistema muestra las declaraciones del paquete seleccionado y actualiza los datos de la sección de </w:t>
            </w:r>
            <w:r w:rsidRPr="005C403B">
              <w:rPr>
                <w:rFonts w:ascii="Arial Narrow" w:hAnsi="Arial Narrow"/>
                <w:b/>
              </w:rPr>
              <w:t>resumen.</w:t>
            </w:r>
          </w:p>
        </w:tc>
      </w:tr>
      <w:tr w:rsidR="007601C5" w:rsidRPr="005C403B" w:rsidTr="00C51EEB">
        <w:tc>
          <w:tcPr>
            <w:tcW w:w="567" w:type="dxa"/>
          </w:tcPr>
          <w:p w:rsidR="007601C5" w:rsidRPr="005C403B" w:rsidRDefault="007601C5" w:rsidP="00EF6966">
            <w:pPr>
              <w:pStyle w:val="NormalWeb"/>
              <w:numPr>
                <w:ilvl w:val="0"/>
                <w:numId w:val="62"/>
              </w:numPr>
              <w:spacing w:before="0" w:beforeAutospacing="0" w:after="0" w:afterAutospacing="0"/>
              <w:ind w:left="356"/>
              <w:jc w:val="center"/>
              <w:rPr>
                <w:rFonts w:ascii="Arial Narrow" w:eastAsia="Times New Roman" w:hAnsi="Arial Narrow"/>
              </w:rPr>
            </w:pPr>
          </w:p>
        </w:tc>
        <w:tc>
          <w:tcPr>
            <w:tcW w:w="3119"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 xml:space="preserve">El usuario marca las casillas de selección asociadas a las declaraciones que desea mover y selecciona la opción Pasar a la Derecha (&gt;) o la </w:t>
            </w:r>
            <w:r w:rsidR="008B677B">
              <w:rPr>
                <w:rFonts w:ascii="Arial Narrow" w:hAnsi="Arial Narrow" w:cs="Arial"/>
                <w:b w:val="0"/>
                <w:sz w:val="20"/>
                <w:lang w:val="es-ES"/>
              </w:rPr>
              <w:t>opción Pasar a la Izquierda (&lt;)</w:t>
            </w:r>
          </w:p>
        </w:tc>
        <w:tc>
          <w:tcPr>
            <w:tcW w:w="5670" w:type="dxa"/>
          </w:tcPr>
          <w:p w:rsidR="0048710A" w:rsidRDefault="007601C5" w:rsidP="00EF6966">
            <w:pPr>
              <w:pStyle w:val="NormalWeb"/>
              <w:numPr>
                <w:ilvl w:val="1"/>
                <w:numId w:val="62"/>
              </w:numPr>
              <w:spacing w:before="0" w:beforeAutospacing="0" w:after="0" w:afterAutospacing="0"/>
              <w:ind w:left="355" w:hanging="425"/>
              <w:rPr>
                <w:rFonts w:ascii="Arial Narrow" w:hAnsi="Arial Narrow"/>
              </w:rPr>
            </w:pPr>
            <w:r w:rsidRPr="005C403B">
              <w:rPr>
                <w:rFonts w:ascii="Arial Narrow" w:hAnsi="Arial Narrow"/>
              </w:rPr>
              <w:t xml:space="preserve">El sistema </w:t>
            </w:r>
            <w:r w:rsidR="0048710A">
              <w:rPr>
                <w:rFonts w:ascii="Arial Narrow" w:hAnsi="Arial Narrow"/>
              </w:rPr>
              <w:t>realiza las siguientes validaciones:</w:t>
            </w:r>
          </w:p>
          <w:p w:rsidR="0048710A" w:rsidRPr="00C10E72" w:rsidRDefault="0048710A" w:rsidP="00EF6966">
            <w:pPr>
              <w:pStyle w:val="Prrafodelista"/>
              <w:numPr>
                <w:ilvl w:val="0"/>
                <w:numId w:val="79"/>
              </w:numPr>
              <w:rPr>
                <w:rFonts w:ascii="Arial Narrow" w:hAnsi="Arial Narrow"/>
                <w:sz w:val="20"/>
                <w:szCs w:val="20"/>
              </w:rPr>
            </w:pPr>
            <w:r w:rsidRPr="005C403B">
              <w:rPr>
                <w:rFonts w:ascii="Arial Narrow" w:hAnsi="Arial Narrow"/>
                <w:sz w:val="20"/>
                <w:szCs w:val="20"/>
              </w:rPr>
              <w:t xml:space="preserve">Que </w:t>
            </w:r>
            <w:r w:rsidR="007601C5" w:rsidRPr="00C10E72">
              <w:rPr>
                <w:rFonts w:ascii="Arial Narrow" w:hAnsi="Arial Narrow"/>
                <w:sz w:val="20"/>
                <w:szCs w:val="20"/>
              </w:rPr>
              <w:t>se ha</w:t>
            </w:r>
            <w:r w:rsidRPr="00C10E72">
              <w:rPr>
                <w:rFonts w:ascii="Arial Narrow" w:hAnsi="Arial Narrow"/>
                <w:sz w:val="20"/>
                <w:szCs w:val="20"/>
              </w:rPr>
              <w:t>ya</w:t>
            </w:r>
            <w:r w:rsidR="007601C5" w:rsidRPr="00C10E72">
              <w:rPr>
                <w:rFonts w:ascii="Arial Narrow" w:hAnsi="Arial Narrow"/>
                <w:sz w:val="20"/>
                <w:szCs w:val="20"/>
              </w:rPr>
              <w:t xml:space="preserve"> marcado </w:t>
            </w:r>
            <w:r w:rsidRPr="00C10E72">
              <w:rPr>
                <w:rFonts w:ascii="Arial Narrow" w:hAnsi="Arial Narrow"/>
                <w:sz w:val="20"/>
                <w:szCs w:val="20"/>
              </w:rPr>
              <w:t>alguna</w:t>
            </w:r>
            <w:r w:rsidR="007601C5" w:rsidRPr="00C10E72">
              <w:rPr>
                <w:rFonts w:ascii="Arial Narrow" w:hAnsi="Arial Narrow"/>
                <w:sz w:val="20"/>
                <w:szCs w:val="20"/>
              </w:rPr>
              <w:t xml:space="preserve"> casilla de selección y se ha seleccionado la opción Pasar a la Derecha (&gt;) o la opción Pasar a la Izquierda (&lt;)</w:t>
            </w:r>
            <w:r w:rsidRPr="00C10E72">
              <w:rPr>
                <w:rFonts w:ascii="Arial Narrow" w:hAnsi="Arial Narrow"/>
                <w:sz w:val="20"/>
                <w:szCs w:val="20"/>
              </w:rPr>
              <w:t>, caso contrario, el sistema ejecuta la excepción 5</w:t>
            </w:r>
            <w:r w:rsidRPr="00C10E72">
              <w:rPr>
                <w:rFonts w:ascii="Arial Narrow" w:hAnsi="Arial Narrow"/>
                <w:strike/>
                <w:sz w:val="20"/>
                <w:szCs w:val="20"/>
              </w:rPr>
              <w:t>.</w:t>
            </w:r>
            <w:r w:rsidR="007601C5" w:rsidRPr="00C10E72">
              <w:rPr>
                <w:rFonts w:ascii="Arial Narrow" w:hAnsi="Arial Narrow"/>
                <w:strike/>
                <w:sz w:val="20"/>
                <w:szCs w:val="20"/>
              </w:rPr>
              <w:t xml:space="preserve"> muestra el siguiente mensaje  "</w:t>
            </w:r>
            <w:r w:rsidR="007601C5" w:rsidRPr="00C10E72">
              <w:rPr>
                <w:rFonts w:ascii="Arial Narrow" w:hAnsi="Arial Narrow"/>
                <w:b/>
                <w:i/>
                <w:strike/>
                <w:sz w:val="20"/>
                <w:szCs w:val="20"/>
              </w:rPr>
              <w:t>Seleccione declaración(es)</w:t>
            </w:r>
            <w:r w:rsidR="007601C5" w:rsidRPr="00C10E72">
              <w:rPr>
                <w:rFonts w:ascii="Arial Narrow" w:hAnsi="Arial Narrow"/>
                <w:strike/>
                <w:sz w:val="20"/>
                <w:szCs w:val="20"/>
              </w:rPr>
              <w:t>" en letras rojas.</w:t>
            </w:r>
          </w:p>
          <w:p w:rsidR="007601C5" w:rsidRPr="00C10E72" w:rsidRDefault="007601C5" w:rsidP="00C10E72">
            <w:pPr>
              <w:pStyle w:val="Prrafodelista"/>
              <w:rPr>
                <w:rFonts w:ascii="Arial Narrow" w:hAnsi="Arial Narrow"/>
                <w:sz w:val="20"/>
                <w:szCs w:val="20"/>
              </w:rPr>
            </w:pPr>
            <w:r w:rsidRPr="00C10E72">
              <w:rPr>
                <w:rFonts w:ascii="Arial Narrow" w:hAnsi="Arial Narrow"/>
                <w:strike/>
                <w:sz w:val="20"/>
                <w:szCs w:val="20"/>
              </w:rPr>
              <w:t xml:space="preserve">Si se </w:t>
            </w:r>
            <w:r w:rsidRPr="00C10E72">
              <w:rPr>
                <w:rFonts w:ascii="Arial Narrow" w:hAnsi="Arial Narrow"/>
                <w:b/>
                <w:i/>
                <w:strike/>
                <w:sz w:val="20"/>
                <w:szCs w:val="20"/>
              </w:rPr>
              <w:t>han</w:t>
            </w:r>
            <w:r w:rsidRPr="00C10E72">
              <w:rPr>
                <w:rFonts w:ascii="Arial Narrow" w:hAnsi="Arial Narrow"/>
                <w:strike/>
                <w:sz w:val="20"/>
                <w:szCs w:val="20"/>
              </w:rPr>
              <w:t xml:space="preserve"> marcado casillas de selección asociadas a las declaraciones y:</w:t>
            </w:r>
          </w:p>
          <w:p w:rsidR="007601C5" w:rsidRPr="005C403B" w:rsidRDefault="007601C5" w:rsidP="00EF6966">
            <w:pPr>
              <w:pStyle w:val="NormalWeb"/>
              <w:numPr>
                <w:ilvl w:val="1"/>
                <w:numId w:val="62"/>
              </w:numPr>
              <w:spacing w:before="0" w:beforeAutospacing="0" w:after="0" w:afterAutospacing="0"/>
              <w:ind w:left="355" w:hanging="425"/>
              <w:rPr>
                <w:rFonts w:ascii="Arial Narrow" w:hAnsi="Arial Narrow"/>
              </w:rPr>
            </w:pPr>
            <w:r w:rsidRPr="005C403B">
              <w:rPr>
                <w:rFonts w:ascii="Arial Narrow" w:hAnsi="Arial Narrow"/>
              </w:rPr>
              <w:t xml:space="preserve">Si se seleccionado la opción </w:t>
            </w:r>
            <w:r w:rsidRPr="005C403B">
              <w:rPr>
                <w:rFonts w:ascii="Arial Narrow" w:hAnsi="Arial Narrow"/>
                <w:b/>
              </w:rPr>
              <w:t xml:space="preserve">Pasar a la Derecha (&gt;) </w:t>
            </w:r>
            <w:r w:rsidRPr="005C403B">
              <w:rPr>
                <w:rFonts w:ascii="Arial Narrow" w:hAnsi="Arial Narrow"/>
              </w:rPr>
              <w:t>el sistema quita las declaraciones del (de los) paquete(s) seleccionado(s) y mueve las declaraciones seleccionadas a la ventana de “</w:t>
            </w:r>
            <w:r w:rsidRPr="005C403B">
              <w:rPr>
                <w:rFonts w:ascii="Arial Narrow" w:hAnsi="Arial Narrow"/>
                <w:b/>
              </w:rPr>
              <w:t>Declaraciones sin Agrupar</w:t>
            </w:r>
            <w:r w:rsidRPr="005C403B">
              <w:rPr>
                <w:rFonts w:ascii="Arial Narrow" w:hAnsi="Arial Narrow"/>
              </w:rPr>
              <w:t>”.</w:t>
            </w:r>
          </w:p>
          <w:p w:rsidR="007601C5" w:rsidRPr="00FC61AD" w:rsidRDefault="007601C5" w:rsidP="00EF6966">
            <w:pPr>
              <w:pStyle w:val="NormalWeb"/>
              <w:numPr>
                <w:ilvl w:val="1"/>
                <w:numId w:val="62"/>
              </w:numPr>
              <w:spacing w:before="0" w:beforeAutospacing="0" w:after="0" w:afterAutospacing="0"/>
              <w:ind w:left="355" w:hanging="425"/>
              <w:rPr>
                <w:rFonts w:ascii="Arial Narrow" w:hAnsi="Arial Narrow"/>
              </w:rPr>
            </w:pPr>
            <w:r w:rsidRPr="005C403B">
              <w:rPr>
                <w:rFonts w:ascii="Arial Narrow" w:hAnsi="Arial Narrow"/>
              </w:rPr>
              <w:t xml:space="preserve">Si se seleccionado la opción </w:t>
            </w:r>
            <w:r w:rsidRPr="005C403B">
              <w:rPr>
                <w:rFonts w:ascii="Arial Narrow" w:hAnsi="Arial Narrow"/>
                <w:b/>
              </w:rPr>
              <w:t>Pasar a la Izquierda</w:t>
            </w:r>
            <w:r w:rsidRPr="005C403B">
              <w:rPr>
                <w:rFonts w:ascii="Arial Narrow" w:hAnsi="Arial Narrow"/>
              </w:rPr>
              <w:t xml:space="preserve"> (&lt;) se sigue el </w:t>
            </w:r>
            <w:r w:rsidRPr="005C403B">
              <w:rPr>
                <w:rFonts w:ascii="Arial Narrow" w:hAnsi="Arial Narrow"/>
                <w:b/>
              </w:rPr>
              <w:t>Flujo Alternativo A2.</w:t>
            </w:r>
          </w:p>
        </w:tc>
      </w:tr>
      <w:tr w:rsidR="007601C5" w:rsidRPr="005C403B" w:rsidTr="00C51EEB">
        <w:tc>
          <w:tcPr>
            <w:tcW w:w="567" w:type="dxa"/>
          </w:tcPr>
          <w:p w:rsidR="007601C5" w:rsidRPr="005C403B" w:rsidRDefault="007601C5" w:rsidP="00EF6966">
            <w:pPr>
              <w:pStyle w:val="NormalWeb"/>
              <w:numPr>
                <w:ilvl w:val="0"/>
                <w:numId w:val="62"/>
              </w:numPr>
              <w:spacing w:before="0" w:beforeAutospacing="0" w:after="0" w:afterAutospacing="0"/>
              <w:ind w:left="356"/>
              <w:jc w:val="center"/>
              <w:rPr>
                <w:rFonts w:ascii="Arial Narrow" w:eastAsia="Times New Roman" w:hAnsi="Arial Narrow"/>
              </w:rPr>
            </w:pPr>
          </w:p>
        </w:tc>
        <w:tc>
          <w:tcPr>
            <w:tcW w:w="3119" w:type="dxa"/>
          </w:tcPr>
          <w:p w:rsidR="007601C5" w:rsidRPr="008B677B" w:rsidRDefault="007601C5" w:rsidP="007601C5">
            <w:pPr>
              <w:pStyle w:val="Num-DocParagraph"/>
              <w:tabs>
                <w:tab w:val="clear" w:pos="851"/>
                <w:tab w:val="clear" w:pos="1191"/>
                <w:tab w:val="clear" w:pos="1531"/>
                <w:tab w:val="clear" w:pos="4253"/>
              </w:tabs>
              <w:spacing w:before="40" w:after="40"/>
              <w:rPr>
                <w:rFonts w:ascii="Arial Narrow" w:hAnsi="Arial Narrow" w:cs="Arial"/>
                <w:sz w:val="20"/>
                <w:lang w:val="es-PE"/>
              </w:rPr>
            </w:pPr>
            <w:r w:rsidRPr="005C403B">
              <w:rPr>
                <w:rFonts w:ascii="Arial Narrow" w:hAnsi="Arial Narrow" w:cs="Arial"/>
                <w:b w:val="0"/>
                <w:sz w:val="20"/>
                <w:lang w:val="es-ES"/>
              </w:rPr>
              <w:t xml:space="preserve">El usuario </w:t>
            </w:r>
            <w:r w:rsidRPr="005C403B">
              <w:rPr>
                <w:rFonts w:ascii="Arial Narrow" w:hAnsi="Arial Narrow" w:cs="Arial"/>
                <w:b w:val="0"/>
                <w:sz w:val="20"/>
                <w:lang w:val="es-PE"/>
              </w:rPr>
              <w:t>selecciona la opción “</w:t>
            </w:r>
            <w:r w:rsidR="008B677B">
              <w:rPr>
                <w:rFonts w:ascii="Arial Narrow" w:hAnsi="Arial Narrow" w:cs="Arial"/>
                <w:sz w:val="20"/>
                <w:lang w:val="es-PE"/>
              </w:rPr>
              <w:t>Grabar”</w:t>
            </w:r>
          </w:p>
        </w:tc>
        <w:tc>
          <w:tcPr>
            <w:tcW w:w="5670" w:type="dxa"/>
          </w:tcPr>
          <w:p w:rsidR="007601C5" w:rsidRPr="005C403B" w:rsidRDefault="007601C5" w:rsidP="00EF6966">
            <w:pPr>
              <w:pStyle w:val="NormalWeb"/>
              <w:numPr>
                <w:ilvl w:val="1"/>
                <w:numId w:val="62"/>
              </w:numPr>
              <w:spacing w:before="0" w:beforeAutospacing="0" w:after="0" w:afterAutospacing="0"/>
              <w:ind w:left="355" w:hanging="425"/>
              <w:rPr>
                <w:rFonts w:ascii="Arial Narrow" w:hAnsi="Arial Narrow"/>
              </w:rPr>
            </w:pPr>
            <w:r w:rsidRPr="005C403B">
              <w:rPr>
                <w:rFonts w:ascii="Arial Narrow" w:hAnsi="Arial Narrow"/>
              </w:rPr>
              <w:t>El sistema elimina los paquetes que se hayan quedado sin ninguna declaración y reenumera  los paquetes existentes.</w:t>
            </w:r>
          </w:p>
          <w:p w:rsidR="007601C5" w:rsidRPr="005C403B" w:rsidRDefault="007601C5" w:rsidP="00EF6966">
            <w:pPr>
              <w:pStyle w:val="NormalWeb"/>
              <w:numPr>
                <w:ilvl w:val="1"/>
                <w:numId w:val="62"/>
              </w:numPr>
              <w:spacing w:before="0" w:beforeAutospacing="0" w:after="0" w:afterAutospacing="0"/>
              <w:ind w:left="355" w:hanging="425"/>
              <w:rPr>
                <w:rFonts w:ascii="Arial Narrow" w:hAnsi="Arial Narrow"/>
              </w:rPr>
            </w:pPr>
            <w:r w:rsidRPr="005C403B">
              <w:rPr>
                <w:rFonts w:ascii="Arial Narrow" w:hAnsi="Arial Narrow"/>
              </w:rPr>
              <w:t>El sistema graba la información validada.</w:t>
            </w:r>
          </w:p>
          <w:p w:rsidR="007601C5" w:rsidRPr="00FC61AD" w:rsidRDefault="007601C5" w:rsidP="00EF6966">
            <w:pPr>
              <w:pStyle w:val="NormalWeb"/>
              <w:numPr>
                <w:ilvl w:val="1"/>
                <w:numId w:val="62"/>
              </w:numPr>
              <w:spacing w:before="0" w:beforeAutospacing="0" w:after="0" w:afterAutospacing="0"/>
              <w:ind w:left="355" w:hanging="425"/>
              <w:rPr>
                <w:rFonts w:ascii="Arial Narrow" w:hAnsi="Arial Narrow"/>
              </w:rPr>
            </w:pPr>
            <w:r w:rsidRPr="005C403B">
              <w:rPr>
                <w:rFonts w:ascii="Arial Narrow" w:hAnsi="Arial Narrow"/>
              </w:rPr>
              <w:t>El sistema remite un correo electrónico al Buzón sol del Almacén Aduanero con la lista de declaraciones que pertenecen a ese almacén y que serán objeto de reconocimiento físico, según</w:t>
            </w:r>
            <w:r w:rsidRPr="005C403B">
              <w:rPr>
                <w:rFonts w:ascii="Arial Narrow" w:hAnsi="Arial Narrow"/>
                <w:b/>
              </w:rPr>
              <w:t xml:space="preserve"> Formato 04.</w:t>
            </w:r>
          </w:p>
        </w:tc>
      </w:tr>
      <w:tr w:rsidR="007601C5" w:rsidRPr="005C403B" w:rsidTr="004D4441">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4D4441">
        <w:tc>
          <w:tcPr>
            <w:tcW w:w="9356"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51EEB">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51EEB">
        <w:tc>
          <w:tcPr>
            <w:tcW w:w="567" w:type="dxa"/>
            <w:tcBorders>
              <w:right w:val="single" w:sz="4" w:space="0" w:color="auto"/>
            </w:tcBorders>
            <w:shd w:val="clear" w:color="auto" w:fill="auto"/>
          </w:tcPr>
          <w:p w:rsidR="007601C5" w:rsidRPr="00B24057" w:rsidRDefault="007601C5" w:rsidP="00EF6966">
            <w:pPr>
              <w:pStyle w:val="NormalWeb"/>
              <w:numPr>
                <w:ilvl w:val="0"/>
                <w:numId w:val="126"/>
              </w:numPr>
              <w:spacing w:before="0" w:beforeAutospacing="0" w:after="0" w:afterAutospacing="0"/>
              <w:ind w:left="356"/>
              <w:jc w:val="center"/>
              <w:rPr>
                <w:rFonts w:ascii="Arial Narrow" w:eastAsia="Times New Roman" w:hAnsi="Arial Narrow"/>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El usuario selecciona la opción</w:t>
            </w:r>
          </w:p>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hAnsi="Arial Narrow"/>
                <w:b/>
              </w:rPr>
              <w:t>Nuevo Paquete</w:t>
            </w:r>
            <w:r w:rsidRPr="005C403B">
              <w:rPr>
                <w:rFonts w:ascii="Arial Narrow" w:hAnsi="Arial Narrow"/>
              </w:rPr>
              <w:t>.</w:t>
            </w:r>
          </w:p>
        </w:tc>
        <w:tc>
          <w:tcPr>
            <w:tcW w:w="5670" w:type="dxa"/>
            <w:tcBorders>
              <w:left w:val="single" w:sz="4" w:space="0" w:color="auto"/>
            </w:tcBorders>
            <w:shd w:val="clear" w:color="auto" w:fill="auto"/>
          </w:tcPr>
          <w:p w:rsidR="007601C5" w:rsidRPr="005C403B" w:rsidRDefault="007601C5" w:rsidP="00EF6966">
            <w:pPr>
              <w:pStyle w:val="NormalWeb"/>
              <w:numPr>
                <w:ilvl w:val="1"/>
                <w:numId w:val="126"/>
              </w:numPr>
              <w:spacing w:before="0" w:beforeAutospacing="0" w:after="0" w:afterAutospacing="0"/>
              <w:ind w:left="338"/>
              <w:rPr>
                <w:rFonts w:ascii="Arial Narrow" w:hAnsi="Arial Narrow"/>
              </w:rPr>
            </w:pPr>
            <w:r w:rsidRPr="005C403B">
              <w:rPr>
                <w:rFonts w:ascii="Arial Narrow" w:hAnsi="Arial Narrow"/>
              </w:rPr>
              <w:t xml:space="preserve">El sistema mueve la(s) declaración(es) o elemento(s) seleccionados de la ventana de </w:t>
            </w:r>
            <w:r w:rsidRPr="005C403B">
              <w:rPr>
                <w:rFonts w:ascii="Arial Narrow" w:hAnsi="Arial Narrow"/>
                <w:b/>
              </w:rPr>
              <w:t>Declaraciones sin Agrupar</w:t>
            </w:r>
            <w:r w:rsidRPr="005C403B">
              <w:rPr>
                <w:rFonts w:ascii="Arial Narrow" w:hAnsi="Arial Narrow"/>
              </w:rPr>
              <w:t xml:space="preserve">  a la ventana de </w:t>
            </w:r>
            <w:r w:rsidRPr="005C403B">
              <w:rPr>
                <w:rFonts w:ascii="Arial Narrow" w:hAnsi="Arial Narrow"/>
                <w:b/>
              </w:rPr>
              <w:t xml:space="preserve">“Paquetes Formados” </w:t>
            </w:r>
            <w:r w:rsidRPr="005C403B">
              <w:rPr>
                <w:rFonts w:ascii="Arial Narrow" w:hAnsi="Arial Narrow"/>
              </w:rPr>
              <w:t xml:space="preserve"> dentro de un paquete nuevo y con la numeración correlativa.</w:t>
            </w:r>
          </w:p>
          <w:p w:rsidR="007601C5" w:rsidRPr="005C403B" w:rsidRDefault="007601C5" w:rsidP="00EF6966">
            <w:pPr>
              <w:pStyle w:val="NormalWeb"/>
              <w:numPr>
                <w:ilvl w:val="1"/>
                <w:numId w:val="126"/>
              </w:numPr>
              <w:spacing w:before="0" w:beforeAutospacing="0" w:after="0" w:afterAutospacing="0"/>
              <w:ind w:left="338"/>
              <w:rPr>
                <w:rFonts w:ascii="Arial Narrow" w:hAnsi="Arial Narrow"/>
              </w:rPr>
            </w:pPr>
            <w:r w:rsidRPr="005C403B">
              <w:rPr>
                <w:rFonts w:ascii="Arial Narrow" w:hAnsi="Arial Narrow"/>
              </w:rPr>
              <w:t xml:space="preserve">Si se ha seleccionado la opción </w:t>
            </w:r>
            <w:r w:rsidRPr="005C403B">
              <w:rPr>
                <w:rFonts w:ascii="Arial Narrow" w:hAnsi="Arial Narrow"/>
                <w:b/>
              </w:rPr>
              <w:t>Nuevo</w:t>
            </w:r>
            <w:r w:rsidRPr="005C403B">
              <w:rPr>
                <w:rFonts w:ascii="Arial Narrow" w:hAnsi="Arial Narrow"/>
              </w:rPr>
              <w:t xml:space="preserve"> </w:t>
            </w:r>
            <w:r w:rsidRPr="005C403B">
              <w:rPr>
                <w:rFonts w:ascii="Arial Narrow" w:hAnsi="Arial Narrow"/>
                <w:b/>
              </w:rPr>
              <w:t xml:space="preserve">Paquete </w:t>
            </w:r>
            <w:r w:rsidRPr="005C403B">
              <w:rPr>
                <w:rFonts w:ascii="Arial Narrow" w:hAnsi="Arial Narrow"/>
              </w:rPr>
              <w:t xml:space="preserve">sin seleccionar declaración(es) se crea el nuevo paquete en blanco dentro de la ventana de </w:t>
            </w:r>
            <w:r w:rsidRPr="005C403B">
              <w:rPr>
                <w:rFonts w:ascii="Arial Narrow" w:hAnsi="Arial Narrow"/>
                <w:b/>
              </w:rPr>
              <w:t xml:space="preserve">“Paquetes Formados” </w:t>
            </w:r>
            <w:r w:rsidRPr="005C403B">
              <w:rPr>
                <w:rFonts w:ascii="Arial Narrow" w:hAnsi="Arial Narrow"/>
              </w:rPr>
              <w:t xml:space="preserve"> con la numeración correlativa.</w:t>
            </w:r>
          </w:p>
        </w:tc>
      </w:tr>
      <w:tr w:rsidR="007601C5" w:rsidRPr="005C403B" w:rsidTr="00C51EEB">
        <w:tc>
          <w:tcPr>
            <w:tcW w:w="567" w:type="dxa"/>
            <w:tcBorders>
              <w:right w:val="single" w:sz="4" w:space="0" w:color="auto"/>
            </w:tcBorders>
            <w:shd w:val="clear" w:color="auto" w:fill="auto"/>
          </w:tcPr>
          <w:p w:rsidR="007601C5" w:rsidRPr="00B24057" w:rsidRDefault="007601C5" w:rsidP="00EF6966">
            <w:pPr>
              <w:pStyle w:val="NormalWeb"/>
              <w:numPr>
                <w:ilvl w:val="0"/>
                <w:numId w:val="126"/>
              </w:numPr>
              <w:spacing w:before="0" w:beforeAutospacing="0" w:after="0" w:afterAutospacing="0"/>
              <w:ind w:left="356"/>
              <w:jc w:val="center"/>
              <w:rPr>
                <w:rFonts w:ascii="Arial Narrow" w:eastAsia="Times New Roman" w:hAnsi="Arial Narrow"/>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El usuario selecciona la opción</w:t>
            </w:r>
          </w:p>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hAnsi="Arial Narrow"/>
                <w:b/>
              </w:rPr>
              <w:t>Salir</w:t>
            </w:r>
            <w:r w:rsidRPr="005C403B">
              <w:rPr>
                <w:rFonts w:ascii="Arial Narrow" w:hAnsi="Arial Narrow"/>
              </w:rPr>
              <w:t>.</w:t>
            </w:r>
          </w:p>
        </w:tc>
        <w:tc>
          <w:tcPr>
            <w:tcW w:w="5670" w:type="dxa"/>
            <w:tcBorders>
              <w:left w:val="single" w:sz="4" w:space="0" w:color="auto"/>
            </w:tcBorders>
            <w:shd w:val="clear" w:color="auto" w:fill="auto"/>
          </w:tcPr>
          <w:p w:rsidR="007601C5" w:rsidRPr="005C403B" w:rsidRDefault="007601C5" w:rsidP="00EF6966">
            <w:pPr>
              <w:pStyle w:val="NormalWeb"/>
              <w:numPr>
                <w:ilvl w:val="1"/>
                <w:numId w:val="126"/>
              </w:numPr>
              <w:spacing w:before="0" w:beforeAutospacing="0" w:after="0" w:afterAutospacing="0"/>
              <w:ind w:left="338"/>
              <w:rPr>
                <w:rFonts w:ascii="Arial Narrow" w:eastAsia="Times New Roman" w:hAnsi="Arial Narrow"/>
              </w:rPr>
            </w:pPr>
            <w:r w:rsidRPr="005C403B">
              <w:rPr>
                <w:rFonts w:ascii="Arial Narrow" w:eastAsia="Times New Roman" w:hAnsi="Arial Narrow"/>
              </w:rPr>
              <w:t xml:space="preserve">El </w:t>
            </w:r>
            <w:r w:rsidRPr="00B24057">
              <w:rPr>
                <w:rFonts w:ascii="Arial Narrow" w:hAnsi="Arial Narrow"/>
              </w:rPr>
              <w:t>sistema</w:t>
            </w:r>
            <w:r w:rsidRPr="005C403B">
              <w:rPr>
                <w:rFonts w:ascii="Arial Narrow" w:eastAsia="Times New Roman" w:hAnsi="Arial Narrow"/>
              </w:rPr>
              <w:t xml:space="preserve"> no graba y retorna al paso 1 del Flujo principal de eventos.</w:t>
            </w:r>
          </w:p>
        </w:tc>
      </w:tr>
      <w:tr w:rsidR="007601C5" w:rsidRPr="005C403B" w:rsidTr="004D4441">
        <w:tc>
          <w:tcPr>
            <w:tcW w:w="9356" w:type="dxa"/>
            <w:gridSpan w:val="3"/>
            <w:shd w:val="clear" w:color="auto" w:fill="BFBFBF" w:themeFill="background1" w:themeFillShade="BF"/>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cs="Times New Roman"/>
              </w:rPr>
              <w:t>Flujo alternativo A2</w:t>
            </w:r>
          </w:p>
        </w:tc>
      </w:tr>
      <w:tr w:rsidR="007601C5" w:rsidRPr="005C403B" w:rsidTr="00C51EEB">
        <w:tc>
          <w:tcPr>
            <w:tcW w:w="567" w:type="dxa"/>
            <w:tcBorders>
              <w:right w:val="single" w:sz="4" w:space="0" w:color="auto"/>
            </w:tcBorders>
            <w:shd w:val="clear" w:color="auto" w:fill="BFBFBF" w:themeFill="background1" w:themeFillShade="BF"/>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left w:val="single" w:sz="4" w:space="0" w:color="auto"/>
              <w:right w:val="single" w:sz="4" w:space="0" w:color="auto"/>
            </w:tcBorders>
            <w:shd w:val="clear" w:color="auto" w:fill="BFBFBF" w:themeFill="background1" w:themeFillShade="BF"/>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tcBorders>
              <w:left w:val="single" w:sz="4" w:space="0" w:color="auto"/>
            </w:tcBorders>
            <w:shd w:val="clear" w:color="auto" w:fill="BFBFBF" w:themeFill="background1" w:themeFillShade="BF"/>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51EEB">
        <w:tc>
          <w:tcPr>
            <w:tcW w:w="567" w:type="dxa"/>
            <w:tcBorders>
              <w:right w:val="single" w:sz="4" w:space="0" w:color="auto"/>
            </w:tcBorders>
            <w:shd w:val="clear" w:color="auto" w:fill="auto"/>
          </w:tcPr>
          <w:p w:rsidR="007601C5" w:rsidRPr="007A7FD0" w:rsidRDefault="007601C5" w:rsidP="00EF6966">
            <w:pPr>
              <w:pStyle w:val="NormalWeb"/>
              <w:numPr>
                <w:ilvl w:val="0"/>
                <w:numId w:val="127"/>
              </w:numPr>
              <w:spacing w:before="0" w:beforeAutospacing="0" w:after="0" w:afterAutospacing="0"/>
              <w:ind w:left="356"/>
              <w:rPr>
                <w:rFonts w:ascii="Arial Narrow" w:eastAsia="Times New Roman" w:hAnsi="Arial Narrow"/>
              </w:rPr>
            </w:pPr>
          </w:p>
        </w:tc>
        <w:tc>
          <w:tcPr>
            <w:tcW w:w="3119" w:type="dxa"/>
            <w:tcBorders>
              <w:left w:val="single" w:sz="4" w:space="0" w:color="auto"/>
              <w:right w:val="single" w:sz="4" w:space="0" w:color="auto"/>
            </w:tcBorders>
            <w:shd w:val="clear" w:color="auto" w:fill="auto"/>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 xml:space="preserve">Si el usuario ha seleccionado la opción </w:t>
            </w:r>
            <w:r w:rsidRPr="005C403B">
              <w:rPr>
                <w:rFonts w:ascii="Arial Narrow" w:hAnsi="Arial Narrow" w:cs="Arial"/>
                <w:sz w:val="20"/>
                <w:lang w:val="es-ES"/>
              </w:rPr>
              <w:t>Pasar a la Izquierda</w:t>
            </w:r>
            <w:r w:rsidRPr="005C403B">
              <w:rPr>
                <w:rFonts w:ascii="Arial Narrow" w:hAnsi="Arial Narrow" w:cs="Arial"/>
                <w:b w:val="0"/>
                <w:sz w:val="20"/>
                <w:lang w:val="es-ES"/>
              </w:rPr>
              <w:t xml:space="preserve"> (&lt;) </w:t>
            </w:r>
          </w:p>
        </w:tc>
        <w:tc>
          <w:tcPr>
            <w:tcW w:w="5670" w:type="dxa"/>
            <w:tcBorders>
              <w:left w:val="single" w:sz="4" w:space="0" w:color="auto"/>
            </w:tcBorders>
            <w:shd w:val="clear" w:color="auto" w:fill="auto"/>
          </w:tcPr>
          <w:p w:rsidR="007601C5" w:rsidRPr="005C403B" w:rsidRDefault="007601C5" w:rsidP="00EF6966">
            <w:pPr>
              <w:pStyle w:val="NormalWeb"/>
              <w:numPr>
                <w:ilvl w:val="1"/>
                <w:numId w:val="127"/>
              </w:numPr>
              <w:spacing w:before="0" w:beforeAutospacing="0" w:after="0" w:afterAutospacing="0"/>
              <w:ind w:left="355"/>
              <w:rPr>
                <w:rFonts w:ascii="Arial Narrow" w:hAnsi="Arial Narrow"/>
                <w:b/>
              </w:rPr>
            </w:pPr>
            <w:r w:rsidRPr="005C403B">
              <w:rPr>
                <w:rFonts w:ascii="Arial Narrow" w:hAnsi="Arial Narrow"/>
              </w:rPr>
              <w:t xml:space="preserve">El sistema valida que se haya(n) seleccionado una(s) declaración(es). Caso contrario se ejecuta la </w:t>
            </w:r>
            <w:r w:rsidR="00B51969">
              <w:rPr>
                <w:rFonts w:ascii="Arial Narrow" w:hAnsi="Arial Narrow"/>
                <w:b/>
              </w:rPr>
              <w:t>Excepción 5.</w:t>
            </w:r>
          </w:p>
          <w:p w:rsidR="007601C5" w:rsidRPr="00B51969" w:rsidRDefault="007601C5" w:rsidP="00EF6966">
            <w:pPr>
              <w:pStyle w:val="NormalWeb"/>
              <w:numPr>
                <w:ilvl w:val="1"/>
                <w:numId w:val="127"/>
              </w:numPr>
              <w:spacing w:before="0" w:beforeAutospacing="0" w:after="0" w:afterAutospacing="0"/>
              <w:ind w:left="355"/>
              <w:rPr>
                <w:rFonts w:ascii="Arial Narrow" w:hAnsi="Arial Narrow"/>
              </w:rPr>
            </w:pPr>
            <w:r w:rsidRPr="005C403B">
              <w:rPr>
                <w:rFonts w:ascii="Arial Narrow" w:hAnsi="Arial Narrow"/>
              </w:rPr>
              <w:t xml:space="preserve">El sistema muestra la </w:t>
            </w:r>
            <w:r w:rsidRPr="005C403B">
              <w:rPr>
                <w:rFonts w:ascii="Arial Narrow" w:hAnsi="Arial Narrow"/>
                <w:b/>
              </w:rPr>
              <w:t>IU0</w:t>
            </w:r>
            <w:r w:rsidR="00FD0527">
              <w:rPr>
                <w:rFonts w:ascii="Arial Narrow" w:hAnsi="Arial Narrow"/>
                <w:b/>
              </w:rPr>
              <w:t>2</w:t>
            </w:r>
            <w:r w:rsidR="00C57C24">
              <w:rPr>
                <w:rFonts w:ascii="Arial Narrow" w:hAnsi="Arial Narrow"/>
                <w:b/>
              </w:rPr>
              <w:t>5</w:t>
            </w:r>
            <w:r w:rsidRPr="005C403B">
              <w:rPr>
                <w:rFonts w:ascii="Arial Narrow" w:hAnsi="Arial Narrow"/>
              </w:rPr>
              <w:t xml:space="preserve"> donde el usuario podrá ingresar el número de paquete al cual desea pasar l</w:t>
            </w:r>
            <w:r w:rsidR="00B51969">
              <w:rPr>
                <w:rFonts w:ascii="Arial Narrow" w:hAnsi="Arial Narrow"/>
              </w:rPr>
              <w:t>as declaraciones seleccionadas.</w:t>
            </w:r>
          </w:p>
        </w:tc>
      </w:tr>
      <w:tr w:rsidR="007601C5" w:rsidRPr="007A7FD0" w:rsidTr="00C51EEB">
        <w:tc>
          <w:tcPr>
            <w:tcW w:w="567" w:type="dxa"/>
            <w:tcBorders>
              <w:right w:val="single" w:sz="4" w:space="0" w:color="auto"/>
            </w:tcBorders>
            <w:shd w:val="clear" w:color="auto" w:fill="auto"/>
          </w:tcPr>
          <w:p w:rsidR="007601C5" w:rsidRPr="007A7FD0" w:rsidRDefault="007601C5" w:rsidP="00EF6966">
            <w:pPr>
              <w:pStyle w:val="NormalWeb"/>
              <w:numPr>
                <w:ilvl w:val="0"/>
                <w:numId w:val="127"/>
              </w:numPr>
              <w:spacing w:before="0" w:beforeAutospacing="0" w:after="0" w:afterAutospacing="0"/>
              <w:ind w:left="356"/>
              <w:jc w:val="center"/>
              <w:rPr>
                <w:rFonts w:ascii="Arial Narrow" w:eastAsia="Times New Roman" w:hAnsi="Arial Narrow"/>
              </w:rPr>
            </w:pPr>
          </w:p>
        </w:tc>
        <w:tc>
          <w:tcPr>
            <w:tcW w:w="3119" w:type="dxa"/>
            <w:tcBorders>
              <w:left w:val="single" w:sz="4" w:space="0" w:color="auto"/>
              <w:right w:val="single" w:sz="4" w:space="0" w:color="auto"/>
            </w:tcBorders>
            <w:shd w:val="clear" w:color="auto" w:fill="auto"/>
          </w:tcPr>
          <w:p w:rsidR="007601C5" w:rsidRPr="007A7FD0"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PE"/>
              </w:rPr>
            </w:pPr>
            <w:r w:rsidRPr="007A7FD0">
              <w:rPr>
                <w:rFonts w:ascii="Arial Narrow" w:hAnsi="Arial Narrow" w:cs="Arial"/>
                <w:b w:val="0"/>
                <w:sz w:val="20"/>
                <w:lang w:val="es-ES"/>
              </w:rPr>
              <w:t>El usuario ingresa el número de paquete al cual desea pasar las declaraciones seleccionadas y selecciona la opción Aceptar o Cancelar.</w:t>
            </w:r>
          </w:p>
        </w:tc>
        <w:tc>
          <w:tcPr>
            <w:tcW w:w="5670" w:type="dxa"/>
            <w:tcBorders>
              <w:left w:val="single" w:sz="4" w:space="0" w:color="auto"/>
            </w:tcBorders>
            <w:shd w:val="clear" w:color="auto" w:fill="auto"/>
          </w:tcPr>
          <w:p w:rsidR="007601C5" w:rsidRPr="007A7FD0" w:rsidRDefault="007601C5" w:rsidP="00EF6966">
            <w:pPr>
              <w:pStyle w:val="NormalWeb"/>
              <w:numPr>
                <w:ilvl w:val="1"/>
                <w:numId w:val="127"/>
              </w:numPr>
              <w:spacing w:before="0" w:beforeAutospacing="0" w:after="0" w:afterAutospacing="0"/>
              <w:ind w:left="355"/>
              <w:rPr>
                <w:rFonts w:ascii="Arial Narrow" w:eastAsia="Times New Roman" w:hAnsi="Arial Narrow"/>
              </w:rPr>
            </w:pPr>
            <w:r w:rsidRPr="007A7FD0">
              <w:rPr>
                <w:rFonts w:ascii="Arial Narrow" w:eastAsia="Times New Roman" w:hAnsi="Arial Narrow"/>
              </w:rPr>
              <w:t xml:space="preserve">Si se ha </w:t>
            </w:r>
            <w:r w:rsidRPr="007A7FD0">
              <w:rPr>
                <w:rFonts w:ascii="Arial Narrow" w:hAnsi="Arial Narrow"/>
              </w:rPr>
              <w:t>seleccionado</w:t>
            </w:r>
            <w:r w:rsidRPr="007A7FD0">
              <w:rPr>
                <w:rFonts w:ascii="Arial Narrow" w:eastAsia="Times New Roman" w:hAnsi="Arial Narrow"/>
              </w:rPr>
              <w:t xml:space="preserve"> la opción </w:t>
            </w:r>
            <w:r w:rsidRPr="007A7FD0">
              <w:rPr>
                <w:rFonts w:ascii="Arial Narrow" w:eastAsia="Times New Roman" w:hAnsi="Arial Narrow"/>
                <w:b/>
              </w:rPr>
              <w:t>Cancelar</w:t>
            </w:r>
            <w:r w:rsidRPr="007A7FD0">
              <w:rPr>
                <w:rFonts w:ascii="Arial Narrow" w:eastAsia="Times New Roman" w:hAnsi="Arial Narrow"/>
              </w:rPr>
              <w:t xml:space="preserve"> se cierra la </w:t>
            </w:r>
            <w:r w:rsidR="00D419CE" w:rsidRPr="007A7FD0">
              <w:rPr>
                <w:rFonts w:ascii="Arial Narrow" w:eastAsia="Times New Roman" w:hAnsi="Arial Narrow"/>
                <w:b/>
              </w:rPr>
              <w:t>IU02</w:t>
            </w:r>
            <w:r w:rsidR="00C57C24" w:rsidRPr="007A7FD0">
              <w:rPr>
                <w:rFonts w:ascii="Arial Narrow" w:eastAsia="Times New Roman" w:hAnsi="Arial Narrow"/>
                <w:b/>
              </w:rPr>
              <w:t>5</w:t>
            </w:r>
            <w:r w:rsidRPr="007A7FD0">
              <w:rPr>
                <w:rFonts w:ascii="Arial Narrow" w:eastAsia="Times New Roman" w:hAnsi="Arial Narrow"/>
              </w:rPr>
              <w:t xml:space="preserve"> y el usuario puede seguir se</w:t>
            </w:r>
            <w:r w:rsidR="00B51969" w:rsidRPr="007A7FD0">
              <w:rPr>
                <w:rFonts w:ascii="Arial Narrow" w:eastAsia="Times New Roman" w:hAnsi="Arial Narrow"/>
              </w:rPr>
              <w:t>leccionado otras declaraciones.</w:t>
            </w:r>
          </w:p>
          <w:p w:rsidR="007601C5" w:rsidRPr="007A7FD0" w:rsidRDefault="007601C5" w:rsidP="007A7FD0">
            <w:pPr>
              <w:pStyle w:val="NormalWeb"/>
              <w:spacing w:before="0" w:beforeAutospacing="0" w:after="0" w:afterAutospacing="0"/>
              <w:ind w:left="355"/>
              <w:rPr>
                <w:rFonts w:ascii="Arial Narrow" w:eastAsia="Times New Roman" w:hAnsi="Arial Narrow"/>
              </w:rPr>
            </w:pPr>
            <w:r w:rsidRPr="007A7FD0">
              <w:rPr>
                <w:rFonts w:ascii="Arial Narrow" w:eastAsia="Times New Roman" w:hAnsi="Arial Narrow"/>
              </w:rPr>
              <w:t xml:space="preserve">Si se ha seleccionado la opción </w:t>
            </w:r>
            <w:r w:rsidRPr="007A7FD0">
              <w:rPr>
                <w:rFonts w:ascii="Arial Narrow" w:eastAsia="Times New Roman" w:hAnsi="Arial Narrow"/>
                <w:b/>
              </w:rPr>
              <w:t>Aceptar</w:t>
            </w:r>
            <w:r w:rsidRPr="007A7FD0">
              <w:rPr>
                <w:rFonts w:ascii="Arial Narrow" w:eastAsia="Times New Roman" w:hAnsi="Arial Narrow"/>
              </w:rPr>
              <w:t>:</w:t>
            </w:r>
          </w:p>
          <w:p w:rsidR="007601C5" w:rsidRPr="007A7FD0" w:rsidRDefault="007601C5" w:rsidP="00EF6966">
            <w:pPr>
              <w:pStyle w:val="Prrafodelista"/>
              <w:numPr>
                <w:ilvl w:val="0"/>
                <w:numId w:val="79"/>
              </w:numPr>
              <w:rPr>
                <w:rFonts w:ascii="Arial Narrow" w:hAnsi="Arial Narrow"/>
                <w:b/>
                <w:sz w:val="20"/>
                <w:szCs w:val="20"/>
              </w:rPr>
            </w:pPr>
            <w:r w:rsidRPr="007A7FD0">
              <w:rPr>
                <w:rFonts w:ascii="Arial Narrow" w:hAnsi="Arial Narrow"/>
                <w:sz w:val="20"/>
                <w:szCs w:val="20"/>
              </w:rPr>
              <w:t xml:space="preserve">El sistema </w:t>
            </w:r>
            <w:proofErr w:type="gramStart"/>
            <w:r w:rsidRPr="007A7FD0">
              <w:rPr>
                <w:rFonts w:ascii="Arial Narrow" w:hAnsi="Arial Narrow"/>
                <w:sz w:val="20"/>
                <w:szCs w:val="20"/>
              </w:rPr>
              <w:t>valida</w:t>
            </w:r>
            <w:proofErr w:type="gramEnd"/>
            <w:r w:rsidRPr="007A7FD0">
              <w:rPr>
                <w:rFonts w:ascii="Arial Narrow" w:hAnsi="Arial Narrow"/>
                <w:sz w:val="20"/>
                <w:szCs w:val="20"/>
              </w:rPr>
              <w:t xml:space="preserve"> que el número ingresado corresponda a un número de paquete válido. Caso contrario se ejecuta la </w:t>
            </w:r>
            <w:r w:rsidRPr="007A7FD0">
              <w:rPr>
                <w:rFonts w:ascii="Arial Narrow" w:hAnsi="Arial Narrow"/>
                <w:b/>
                <w:sz w:val="20"/>
                <w:szCs w:val="20"/>
              </w:rPr>
              <w:t>Excepción 6.</w:t>
            </w:r>
          </w:p>
          <w:p w:rsidR="007601C5" w:rsidRPr="007A7FD0" w:rsidRDefault="007601C5" w:rsidP="00EF6966">
            <w:pPr>
              <w:pStyle w:val="Prrafodelista"/>
              <w:numPr>
                <w:ilvl w:val="0"/>
                <w:numId w:val="79"/>
              </w:numPr>
              <w:rPr>
                <w:rFonts w:ascii="Arial Narrow" w:hAnsi="Arial Narrow"/>
                <w:sz w:val="20"/>
                <w:szCs w:val="20"/>
              </w:rPr>
            </w:pPr>
            <w:r w:rsidRPr="007A7FD0">
              <w:rPr>
                <w:rFonts w:ascii="Arial Narrow" w:hAnsi="Arial Narrow"/>
                <w:sz w:val="20"/>
                <w:szCs w:val="20"/>
              </w:rPr>
              <w:t>El sistema mueve las declaraciones seleccionadas al paquete que se ha indicado (número de paquete valido ingresado por el usuario).</w:t>
            </w:r>
          </w:p>
          <w:p w:rsidR="007601C5" w:rsidRPr="007A7FD0" w:rsidRDefault="007601C5" w:rsidP="007A7FD0">
            <w:pPr>
              <w:pStyle w:val="NormalWeb"/>
              <w:spacing w:before="0" w:beforeAutospacing="0" w:after="0" w:afterAutospacing="0"/>
              <w:ind w:left="355"/>
              <w:rPr>
                <w:rFonts w:ascii="Arial Narrow" w:eastAsia="Times New Roman" w:hAnsi="Arial Narrow"/>
              </w:rPr>
            </w:pPr>
            <w:r w:rsidRPr="007A7FD0">
              <w:rPr>
                <w:rFonts w:ascii="Arial Narrow" w:eastAsia="Times New Roman" w:hAnsi="Arial Narrow"/>
              </w:rPr>
              <w:t xml:space="preserve">Y el Flujo </w:t>
            </w:r>
            <w:r w:rsidRPr="007A7FD0">
              <w:rPr>
                <w:rFonts w:ascii="Arial Narrow" w:hAnsi="Arial Narrow"/>
              </w:rPr>
              <w:t>continúa</w:t>
            </w:r>
            <w:r w:rsidRPr="007A7FD0">
              <w:rPr>
                <w:rFonts w:ascii="Arial Narrow" w:eastAsia="Times New Roman" w:hAnsi="Arial Narrow"/>
              </w:rPr>
              <w:t xml:space="preserve"> en el paso 4 del Flujo Principal.</w:t>
            </w:r>
          </w:p>
        </w:tc>
      </w:tr>
      <w:tr w:rsidR="007601C5" w:rsidRPr="005C403B" w:rsidTr="004D4441">
        <w:trPr>
          <w:trHeight w:val="223"/>
        </w:trPr>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4D444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4D4441">
        <w:tc>
          <w:tcPr>
            <w:tcW w:w="567" w:type="dxa"/>
          </w:tcPr>
          <w:p w:rsidR="007601C5" w:rsidRPr="005C403B" w:rsidRDefault="007601C5"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 el siguiente mensaje: “</w:t>
            </w:r>
            <w:r w:rsidRPr="005C403B">
              <w:rPr>
                <w:rFonts w:ascii="Arial Narrow" w:hAnsi="Arial Narrow"/>
                <w:b/>
                <w:i/>
                <w:sz w:val="20"/>
                <w:szCs w:val="20"/>
              </w:rPr>
              <w:t>Fecha inválida</w:t>
            </w:r>
            <w:r w:rsidRPr="005C403B">
              <w:rPr>
                <w:rFonts w:ascii="Arial Narrow" w:hAnsi="Arial Narrow"/>
                <w:sz w:val="20"/>
                <w:szCs w:val="20"/>
              </w:rPr>
              <w:t>”, permitiendo corregir el dato.</w:t>
            </w:r>
          </w:p>
        </w:tc>
      </w:tr>
      <w:tr w:rsidR="007601C5" w:rsidRPr="005C403B" w:rsidTr="004D4441">
        <w:tc>
          <w:tcPr>
            <w:tcW w:w="567" w:type="dxa"/>
          </w:tcPr>
          <w:p w:rsidR="007601C5" w:rsidRPr="00837B10" w:rsidRDefault="007601C5"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 En (2) el sistema muestra el siguiente mensaje: “</w:t>
            </w:r>
            <w:r w:rsidRPr="005C403B">
              <w:rPr>
                <w:rFonts w:ascii="Arial Narrow" w:hAnsi="Arial Narrow"/>
                <w:b/>
                <w:i/>
                <w:sz w:val="20"/>
                <w:szCs w:val="20"/>
              </w:rPr>
              <w:t>Seleccionar una opción de Horario</w:t>
            </w:r>
            <w:r w:rsidRPr="005C403B">
              <w:rPr>
                <w:rFonts w:ascii="Arial Narrow" w:hAnsi="Arial Narrow"/>
                <w:sz w:val="20"/>
                <w:szCs w:val="20"/>
              </w:rPr>
              <w:t>”, permitiendo seleccionar el dato.</w:t>
            </w:r>
          </w:p>
        </w:tc>
      </w:tr>
      <w:tr w:rsidR="007601C5" w:rsidRPr="005C403B" w:rsidTr="004D4441">
        <w:tc>
          <w:tcPr>
            <w:tcW w:w="567" w:type="dxa"/>
          </w:tcPr>
          <w:p w:rsidR="007601C5" w:rsidRPr="00837B10" w:rsidRDefault="007601C5"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 el siguiente mensaje: “</w:t>
            </w:r>
            <w:r w:rsidRPr="005C403B">
              <w:rPr>
                <w:rFonts w:ascii="Arial Narrow" w:hAnsi="Arial Narrow"/>
                <w:b/>
                <w:i/>
                <w:sz w:val="20"/>
                <w:szCs w:val="20"/>
              </w:rPr>
              <w:t>Seleccionar una opción de Ánfora</w:t>
            </w:r>
            <w:r w:rsidRPr="005C403B">
              <w:rPr>
                <w:rFonts w:ascii="Arial Narrow" w:hAnsi="Arial Narrow"/>
                <w:sz w:val="20"/>
                <w:szCs w:val="20"/>
              </w:rPr>
              <w:t>”, permitiendo seleccionar el dato.</w:t>
            </w:r>
          </w:p>
        </w:tc>
      </w:tr>
      <w:tr w:rsidR="007601C5" w:rsidRPr="005C403B" w:rsidTr="004D4441">
        <w:tc>
          <w:tcPr>
            <w:tcW w:w="567" w:type="dxa"/>
          </w:tcPr>
          <w:p w:rsidR="007601C5" w:rsidRPr="00837B10" w:rsidRDefault="007601C5"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Se muestra el siguiente mensaje: ¨</w:t>
            </w:r>
            <w:r w:rsidRPr="005C403B">
              <w:rPr>
                <w:rFonts w:ascii="Arial Narrow" w:hAnsi="Arial Narrow"/>
                <w:b/>
                <w:i/>
                <w:sz w:val="20"/>
                <w:szCs w:val="20"/>
              </w:rPr>
              <w:t>No se han encontrado resultados</w:t>
            </w:r>
            <w:r w:rsidRPr="005C403B">
              <w:rPr>
                <w:rFonts w:ascii="Arial Narrow" w:hAnsi="Arial Narrow"/>
                <w:sz w:val="20"/>
                <w:szCs w:val="20"/>
              </w:rPr>
              <w:t>¨ y se retorna a la Interfaz IU014 – Escenario 2</w:t>
            </w:r>
          </w:p>
        </w:tc>
      </w:tr>
      <w:tr w:rsidR="007601C5" w:rsidRPr="005C403B" w:rsidTr="004D4441">
        <w:tc>
          <w:tcPr>
            <w:tcW w:w="567" w:type="dxa"/>
          </w:tcPr>
          <w:p w:rsidR="007601C5" w:rsidRPr="00837B10" w:rsidRDefault="007601C5"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Si no se han seleccionado declaraciones el sistema muestra el siguiente mensaje  "</w:t>
            </w:r>
            <w:r w:rsidRPr="005C403B">
              <w:rPr>
                <w:rFonts w:ascii="Arial Narrow" w:hAnsi="Arial Narrow"/>
                <w:b/>
                <w:i/>
                <w:sz w:val="20"/>
                <w:szCs w:val="20"/>
              </w:rPr>
              <w:t>Seleccione declaración(es)</w:t>
            </w:r>
            <w:r w:rsidRPr="005C403B">
              <w:rPr>
                <w:rFonts w:ascii="Arial Narrow" w:hAnsi="Arial Narrow"/>
                <w:sz w:val="20"/>
                <w:szCs w:val="20"/>
              </w:rPr>
              <w:t>" en letras rojas, permitiendo seleccionar declaraciones.</w:t>
            </w:r>
          </w:p>
        </w:tc>
      </w:tr>
      <w:tr w:rsidR="005128A7" w:rsidRPr="005C403B" w:rsidTr="00C25481">
        <w:tc>
          <w:tcPr>
            <w:tcW w:w="567" w:type="dxa"/>
          </w:tcPr>
          <w:p w:rsidR="005128A7" w:rsidRPr="00837B10" w:rsidRDefault="005128A7"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5128A7" w:rsidRPr="005C403B" w:rsidRDefault="005128A7" w:rsidP="00C25481">
            <w:pPr>
              <w:rPr>
                <w:rFonts w:ascii="Arial Narrow" w:hAnsi="Arial Narrow"/>
                <w:sz w:val="20"/>
                <w:szCs w:val="20"/>
              </w:rPr>
            </w:pPr>
            <w:r w:rsidRPr="005C403B">
              <w:rPr>
                <w:rFonts w:ascii="Arial Narrow" w:hAnsi="Arial Narrow"/>
                <w:sz w:val="20"/>
                <w:szCs w:val="20"/>
              </w:rPr>
              <w:t>El sistema muestra el siguiente mensaje “</w:t>
            </w:r>
            <w:r w:rsidRPr="005C403B">
              <w:rPr>
                <w:rFonts w:ascii="Arial Narrow" w:hAnsi="Arial Narrow"/>
                <w:b/>
                <w:i/>
                <w:sz w:val="20"/>
                <w:szCs w:val="20"/>
              </w:rPr>
              <w:t>El paquete ‘X’ no existe</w:t>
            </w:r>
            <w:r w:rsidRPr="005C403B">
              <w:rPr>
                <w:rFonts w:ascii="Arial Narrow" w:hAnsi="Arial Narrow"/>
                <w:sz w:val="20"/>
                <w:szCs w:val="20"/>
              </w:rPr>
              <w:t>”, donde X es el número de paquete ingresado por el usuario, permitiendo corregir el número de paquete.</w:t>
            </w:r>
          </w:p>
        </w:tc>
      </w:tr>
      <w:tr w:rsidR="005128A7" w:rsidRPr="005C403B" w:rsidTr="00C25481">
        <w:tc>
          <w:tcPr>
            <w:tcW w:w="567" w:type="dxa"/>
          </w:tcPr>
          <w:p w:rsidR="005128A7" w:rsidRPr="00837B10" w:rsidRDefault="005128A7"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5128A7" w:rsidRPr="005C403B" w:rsidRDefault="005128A7" w:rsidP="00C25481">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Aduana</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5128A7" w:rsidRPr="005C403B" w:rsidTr="00C25481">
        <w:tc>
          <w:tcPr>
            <w:tcW w:w="567" w:type="dxa"/>
          </w:tcPr>
          <w:p w:rsidR="005128A7" w:rsidRPr="00837B10" w:rsidRDefault="005128A7"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5128A7" w:rsidRPr="005C403B" w:rsidRDefault="005128A7" w:rsidP="00C25481">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Unidad de Despacho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5128A7" w:rsidRPr="005C403B" w:rsidTr="00C25481">
        <w:tc>
          <w:tcPr>
            <w:tcW w:w="567" w:type="dxa"/>
          </w:tcPr>
          <w:p w:rsidR="005128A7" w:rsidRPr="00837B10" w:rsidRDefault="005128A7"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5128A7" w:rsidRPr="005C403B" w:rsidRDefault="005128A7" w:rsidP="00C25481">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Turno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5128A7" w:rsidRPr="005C403B" w:rsidTr="00C25481">
        <w:tc>
          <w:tcPr>
            <w:tcW w:w="567" w:type="dxa"/>
          </w:tcPr>
          <w:p w:rsidR="005128A7" w:rsidRPr="00837B10" w:rsidRDefault="005128A7"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5128A7" w:rsidRPr="005C403B" w:rsidRDefault="005128A7" w:rsidP="00C25481">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Horario</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5128A7" w:rsidRPr="005C403B" w:rsidTr="004D4441">
        <w:tc>
          <w:tcPr>
            <w:tcW w:w="567" w:type="dxa"/>
          </w:tcPr>
          <w:p w:rsidR="005128A7" w:rsidRPr="00837B10" w:rsidRDefault="005128A7" w:rsidP="00EF6966">
            <w:pPr>
              <w:pStyle w:val="NormalWeb"/>
              <w:numPr>
                <w:ilvl w:val="0"/>
                <w:numId w:val="128"/>
              </w:numPr>
              <w:spacing w:before="0" w:beforeAutospacing="0" w:after="0" w:afterAutospacing="0"/>
              <w:ind w:left="356"/>
              <w:jc w:val="center"/>
              <w:rPr>
                <w:rFonts w:ascii="Arial Narrow" w:hAnsi="Arial Narrow" w:cs="Times New Roman"/>
              </w:rPr>
            </w:pPr>
          </w:p>
        </w:tc>
        <w:tc>
          <w:tcPr>
            <w:tcW w:w="8789" w:type="dxa"/>
            <w:gridSpan w:val="2"/>
          </w:tcPr>
          <w:p w:rsidR="005128A7" w:rsidRPr="005C403B" w:rsidRDefault="005128A7" w:rsidP="00C25481">
            <w:pPr>
              <w:rPr>
                <w:rFonts w:ascii="Arial Narrow" w:hAnsi="Arial Narrow"/>
                <w:sz w:val="20"/>
                <w:szCs w:val="20"/>
              </w:rPr>
            </w:pPr>
            <w:r w:rsidRPr="00A777EF">
              <w:rPr>
                <w:rFonts w:ascii="Arial Narrow" w:hAnsi="Arial Narrow"/>
                <w:color w:val="FF0000"/>
                <w:sz w:val="20"/>
                <w:szCs w:val="20"/>
                <w:highlight w:val="yellow"/>
              </w:rPr>
              <w:t xml:space="preserve">El sistema muestra el mensaje: </w:t>
            </w:r>
            <w:r w:rsidRPr="00A777EF">
              <w:rPr>
                <w:rFonts w:ascii="Arial Narrow" w:hAnsi="Arial Narrow"/>
                <w:b/>
                <w:i/>
                <w:color w:val="FF0000"/>
                <w:sz w:val="20"/>
                <w:szCs w:val="20"/>
                <w:highlight w:val="yellow"/>
              </w:rPr>
              <w:t>“</w:t>
            </w:r>
            <w:r>
              <w:rPr>
                <w:rFonts w:ascii="Arial Narrow" w:hAnsi="Arial Narrow"/>
                <w:b/>
                <w:i/>
                <w:color w:val="FF0000"/>
                <w:sz w:val="20"/>
                <w:szCs w:val="20"/>
                <w:highlight w:val="yellow"/>
              </w:rPr>
              <w:t>Seleccione Ánfora</w:t>
            </w:r>
            <w:r w:rsidRPr="00A777EF">
              <w:rPr>
                <w:rFonts w:ascii="Arial Narrow" w:hAnsi="Arial Narrow"/>
                <w:b/>
                <w:i/>
                <w:color w:val="FF0000"/>
                <w:sz w:val="20"/>
                <w:szCs w:val="20"/>
                <w:highlight w:val="yellow"/>
              </w:rPr>
              <w:t>”</w:t>
            </w:r>
            <w:r w:rsidRPr="00A777EF">
              <w:rPr>
                <w:rFonts w:ascii="Arial Narrow" w:hAnsi="Arial Narrow"/>
                <w:color w:val="FF0000"/>
                <w:sz w:val="20"/>
                <w:szCs w:val="20"/>
                <w:highlight w:val="yellow"/>
              </w:rPr>
              <w:t>, permitiendo corregir el dato</w:t>
            </w:r>
            <w:r>
              <w:rPr>
                <w:rFonts w:ascii="Arial Narrow" w:hAnsi="Arial Narrow"/>
                <w:color w:val="FF0000"/>
                <w:sz w:val="20"/>
                <w:szCs w:val="20"/>
              </w:rPr>
              <w:t>.</w:t>
            </w:r>
          </w:p>
        </w:tc>
      </w:tr>
      <w:tr w:rsidR="007601C5" w:rsidRPr="005C403B" w:rsidTr="004D444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4D4441">
        <w:trPr>
          <w:trHeight w:val="354"/>
        </w:trPr>
        <w:tc>
          <w:tcPr>
            <w:tcW w:w="9356" w:type="dxa"/>
            <w:gridSpan w:val="3"/>
          </w:tcPr>
          <w:p w:rsidR="007601C5" w:rsidRPr="005C403B" w:rsidRDefault="00A73A8B" w:rsidP="00A73A8B">
            <w:pPr>
              <w:rPr>
                <w:rFonts w:ascii="Arial Narrow" w:hAnsi="Arial Narrow"/>
                <w:sz w:val="20"/>
                <w:szCs w:val="20"/>
              </w:rPr>
            </w:pPr>
            <w:r>
              <w:rPr>
                <w:rFonts w:ascii="Arial Narrow" w:hAnsi="Arial Narrow"/>
                <w:sz w:val="20"/>
                <w:szCs w:val="20"/>
                <w:lang w:val="es-PE"/>
              </w:rPr>
              <w:t>RF9</w:t>
            </w:r>
          </w:p>
        </w:tc>
      </w:tr>
      <w:tr w:rsidR="007601C5" w:rsidRPr="005C403B" w:rsidTr="004D4441">
        <w:tc>
          <w:tcPr>
            <w:tcW w:w="9356"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4D4441">
        <w:tc>
          <w:tcPr>
            <w:tcW w:w="9356" w:type="dxa"/>
            <w:gridSpan w:val="3"/>
          </w:tcPr>
          <w:p w:rsidR="007601C5" w:rsidRPr="005C403B" w:rsidRDefault="00F62745" w:rsidP="00F62745">
            <w:pPr>
              <w:rPr>
                <w:rFonts w:ascii="Arial Narrow" w:hAnsi="Arial Narrow"/>
                <w:sz w:val="20"/>
                <w:szCs w:val="20"/>
              </w:rPr>
            </w:pPr>
            <w:r>
              <w:rPr>
                <w:rFonts w:ascii="Arial Narrow" w:hAnsi="Arial Narrow"/>
                <w:sz w:val="20"/>
                <w:szCs w:val="20"/>
              </w:rPr>
              <w:t>IU022</w:t>
            </w:r>
            <w:r w:rsidR="00FD0527">
              <w:rPr>
                <w:rFonts w:ascii="Arial Narrow" w:hAnsi="Arial Narrow"/>
                <w:sz w:val="20"/>
                <w:szCs w:val="20"/>
              </w:rPr>
              <w:t>, IU023</w:t>
            </w:r>
            <w:r w:rsidR="0058553D">
              <w:rPr>
                <w:rFonts w:ascii="Arial Narrow" w:hAnsi="Arial Narrow"/>
                <w:sz w:val="20"/>
                <w:szCs w:val="20"/>
              </w:rPr>
              <w:t>, IU025</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369"/>
        <w:gridCol w:w="5301"/>
      </w:tblGrid>
      <w:tr w:rsidR="007601C5" w:rsidRPr="005C403B" w:rsidTr="004D4441">
        <w:tc>
          <w:tcPr>
            <w:tcW w:w="4055"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301" w:type="dxa"/>
            <w:tcBorders>
              <w:top w:val="single" w:sz="6" w:space="0" w:color="000000"/>
              <w:left w:val="single" w:sz="6" w:space="0" w:color="000000"/>
              <w:bottom w:val="single" w:sz="6" w:space="0" w:color="000000"/>
              <w:right w:val="single" w:sz="6" w:space="0" w:color="000000"/>
            </w:tcBorders>
            <w:hideMark/>
          </w:tcPr>
          <w:p w:rsidR="007601C5" w:rsidRPr="005C403B" w:rsidRDefault="0030735A" w:rsidP="007601C5">
            <w:pPr>
              <w:rPr>
                <w:rFonts w:ascii="Arial Narrow" w:hAnsi="Arial Narrow"/>
                <w:sz w:val="20"/>
                <w:szCs w:val="20"/>
              </w:rPr>
            </w:pPr>
            <w:r>
              <w:rPr>
                <w:rFonts w:ascii="Arial Narrow" w:hAnsi="Arial Narrow"/>
                <w:sz w:val="20"/>
                <w:szCs w:val="20"/>
              </w:rPr>
              <w:t>CUS15</w:t>
            </w:r>
            <w:r w:rsidR="007601C5" w:rsidRPr="005C403B">
              <w:rPr>
                <w:rFonts w:ascii="Arial Narrow" w:hAnsi="Arial Narrow"/>
                <w:sz w:val="20"/>
                <w:szCs w:val="20"/>
              </w:rPr>
              <w:t xml:space="preserve"> Gestionar Lugar de Coordinación en el Portal del Funcionario Aduanero</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Permitir al Jefe del área registrar el lugar de coordinación donde cada funcionario aduanero asignado a reconocimiento físico atenderá a los usuarios de las declaraciones.</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Funcionario aduanero </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El usuario cuente con los permisos necesarios para poder acceder a esta opción (Ver</w:t>
            </w:r>
            <w:r w:rsidRPr="005C403B">
              <w:rPr>
                <w:rFonts w:ascii="Arial Narrow" w:hAnsi="Arial Narrow"/>
                <w:b/>
                <w:sz w:val="20"/>
                <w:szCs w:val="20"/>
              </w:rPr>
              <w:t xml:space="preserve"> ANEXO 01</w:t>
            </w:r>
            <w:r w:rsidRPr="005C403B">
              <w:rPr>
                <w:rFonts w:ascii="Arial Narrow" w:hAnsi="Arial Narrow"/>
                <w:sz w:val="20"/>
                <w:szCs w:val="20"/>
              </w:rPr>
              <w:t>).</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El usuario ha registrado y/o modificado el Lugar de coordinación donde el funcionario aduanero atenderá a los usuarios de las declaraciones</w:t>
            </w:r>
            <w:r w:rsidRPr="005C403B">
              <w:rPr>
                <w:rFonts w:ascii="Arial Narrow" w:hAnsi="Arial Narrow"/>
              </w:rPr>
              <w:t>.</w:t>
            </w:r>
          </w:p>
        </w:tc>
      </w:tr>
      <w:tr w:rsidR="007601C5" w:rsidRPr="005C403B"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C7DD6">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2F7331" w:rsidTr="00CC7DD6">
        <w:tc>
          <w:tcPr>
            <w:tcW w:w="567" w:type="dxa"/>
            <w:tcBorders>
              <w:top w:val="single" w:sz="6" w:space="0" w:color="000000"/>
              <w:left w:val="single" w:sz="6" w:space="0" w:color="000000"/>
              <w:bottom w:val="single" w:sz="6" w:space="0" w:color="000000"/>
              <w:right w:val="single" w:sz="6" w:space="0" w:color="000000"/>
            </w:tcBorders>
            <w:hideMark/>
          </w:tcPr>
          <w:p w:rsidR="007601C5" w:rsidRPr="002F7331" w:rsidRDefault="007601C5" w:rsidP="00EF6966">
            <w:pPr>
              <w:pStyle w:val="NormalWeb"/>
              <w:numPr>
                <w:ilvl w:val="0"/>
                <w:numId w:val="63"/>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7601C5" w:rsidRPr="002F7331" w:rsidRDefault="007601C5" w:rsidP="007601C5">
            <w:pPr>
              <w:pStyle w:val="NormalWeb"/>
              <w:spacing w:before="0" w:beforeAutospacing="0" w:after="0" w:afterAutospacing="0"/>
              <w:jc w:val="left"/>
              <w:rPr>
                <w:rFonts w:ascii="Arial Narrow" w:hAnsi="Arial Narrow"/>
              </w:rPr>
            </w:pPr>
            <w:r w:rsidRPr="002F7331">
              <w:rPr>
                <w:rFonts w:ascii="Arial Narrow" w:eastAsia="Times New Roman" w:hAnsi="Arial Narrow"/>
              </w:rPr>
              <w:t xml:space="preserve">El usuario ingresa a la opción </w:t>
            </w:r>
            <w:r w:rsidRPr="002F7331">
              <w:rPr>
                <w:rFonts w:ascii="Arial Narrow" w:eastAsia="Times New Roman" w:hAnsi="Arial Narrow"/>
                <w:b/>
              </w:rPr>
              <w:t xml:space="preserve">“Lugar de </w:t>
            </w:r>
            <w:r w:rsidRPr="002F7331">
              <w:rPr>
                <w:rFonts w:ascii="Arial Narrow" w:eastAsia="Times New Roman" w:hAnsi="Arial Narrow"/>
                <w:b/>
              </w:rPr>
              <w:lastRenderedPageBreak/>
              <w:t xml:space="preserve">Coordinación" </w:t>
            </w:r>
            <w:r w:rsidRPr="002F7331">
              <w:rPr>
                <w:rFonts w:ascii="Arial Narrow" w:eastAsia="Times New Roman" w:hAnsi="Arial Narrow"/>
              </w:rPr>
              <w:t>que se encuentra en la ruta:</w:t>
            </w:r>
          </w:p>
          <w:p w:rsidR="007601C5" w:rsidRPr="002F7331" w:rsidRDefault="007601C5" w:rsidP="007601C5">
            <w:pPr>
              <w:pStyle w:val="NormalWeb"/>
              <w:spacing w:before="0" w:beforeAutospacing="0" w:after="0" w:afterAutospacing="0"/>
              <w:jc w:val="left"/>
              <w:rPr>
                <w:rFonts w:ascii="Arial Narrow" w:hAnsi="Arial Narrow"/>
              </w:rPr>
            </w:pPr>
          </w:p>
          <w:p w:rsidR="007601C5" w:rsidRPr="002F7331" w:rsidRDefault="007601C5" w:rsidP="007601C5">
            <w:pPr>
              <w:pStyle w:val="NormalWeb"/>
              <w:spacing w:before="0" w:beforeAutospacing="0" w:after="0" w:afterAutospacing="0"/>
              <w:jc w:val="left"/>
              <w:rPr>
                <w:rFonts w:ascii="Arial Narrow" w:eastAsia="Times New Roman" w:hAnsi="Arial Narrow"/>
              </w:rPr>
            </w:pPr>
            <w:r w:rsidRPr="002F7331">
              <w:rPr>
                <w:rFonts w:ascii="Arial Narrow" w:hAnsi="Arial Narrow"/>
                <w:b/>
              </w:rPr>
              <w:t xml:space="preserve">Despacho aduanero de Ingreso </w:t>
            </w:r>
            <w:r w:rsidRPr="002F7331">
              <w:rPr>
                <w:rFonts w:ascii="Arial Narrow" w:hAnsi="Arial Narrow"/>
                <w:b/>
              </w:rPr>
              <w:sym w:font="Wingdings" w:char="F0E0"/>
            </w:r>
            <w:r w:rsidRPr="002F7331">
              <w:rPr>
                <w:rFonts w:ascii="Arial Narrow" w:hAnsi="Arial Narrow"/>
                <w:b/>
              </w:rPr>
              <w:t xml:space="preserve"> Asignación en bloque </w:t>
            </w:r>
            <w:r w:rsidRPr="002F7331">
              <w:rPr>
                <w:rFonts w:ascii="Arial Narrow" w:hAnsi="Arial Narrow"/>
                <w:b/>
              </w:rPr>
              <w:sym w:font="Wingdings" w:char="F0E0"/>
            </w:r>
            <w:r w:rsidRPr="002F7331">
              <w:rPr>
                <w:rFonts w:ascii="Arial Narrow" w:hAnsi="Arial Narrow"/>
                <w:b/>
              </w:rPr>
              <w:t xml:space="preserve"> Lugar de Coordinación</w:t>
            </w:r>
          </w:p>
        </w:tc>
        <w:tc>
          <w:tcPr>
            <w:tcW w:w="5670" w:type="dxa"/>
            <w:gridSpan w:val="2"/>
            <w:tcBorders>
              <w:top w:val="single" w:sz="6" w:space="0" w:color="000000"/>
              <w:left w:val="single" w:sz="6" w:space="0" w:color="000000"/>
              <w:bottom w:val="single" w:sz="6" w:space="0" w:color="000000"/>
              <w:right w:val="single" w:sz="6" w:space="0" w:color="000000"/>
            </w:tcBorders>
          </w:tcPr>
          <w:p w:rsidR="007601C5" w:rsidRPr="002F7331" w:rsidRDefault="007601C5" w:rsidP="00EF6966">
            <w:pPr>
              <w:pStyle w:val="NormalWeb"/>
              <w:numPr>
                <w:ilvl w:val="1"/>
                <w:numId w:val="63"/>
              </w:numPr>
              <w:spacing w:before="0" w:beforeAutospacing="0" w:after="0" w:afterAutospacing="0"/>
              <w:ind w:left="270" w:hanging="283"/>
              <w:rPr>
                <w:rFonts w:ascii="Arial Narrow" w:hAnsi="Arial Narrow"/>
              </w:rPr>
            </w:pPr>
            <w:r w:rsidRPr="002F7331">
              <w:rPr>
                <w:rFonts w:ascii="Arial Narrow" w:hAnsi="Arial Narrow"/>
              </w:rPr>
              <w:lastRenderedPageBreak/>
              <w:t xml:space="preserve">El </w:t>
            </w:r>
            <w:r w:rsidRPr="002F7331">
              <w:rPr>
                <w:rFonts w:ascii="Arial Narrow" w:eastAsia="Times New Roman" w:hAnsi="Arial Narrow"/>
              </w:rPr>
              <w:t>sistema</w:t>
            </w:r>
            <w:r w:rsidRPr="002F7331">
              <w:rPr>
                <w:rFonts w:ascii="Arial Narrow" w:hAnsi="Arial Narrow"/>
              </w:rPr>
              <w:t xml:space="preserve"> muestra la (</w:t>
            </w:r>
            <w:r w:rsidRPr="002F7331">
              <w:rPr>
                <w:rFonts w:ascii="Arial Narrow" w:hAnsi="Arial Narrow"/>
                <w:b/>
                <w:i/>
              </w:rPr>
              <w:t>IU0</w:t>
            </w:r>
            <w:r w:rsidR="003D694B">
              <w:rPr>
                <w:rFonts w:ascii="Arial Narrow" w:hAnsi="Arial Narrow"/>
                <w:b/>
                <w:i/>
              </w:rPr>
              <w:t>24</w:t>
            </w:r>
            <w:r w:rsidRPr="002F7331">
              <w:rPr>
                <w:rFonts w:ascii="Arial Narrow" w:hAnsi="Arial Narrow"/>
              </w:rPr>
              <w:t xml:space="preserve">) de Consulta y administración de Lugar de </w:t>
            </w:r>
            <w:r w:rsidRPr="002F7331">
              <w:rPr>
                <w:rFonts w:ascii="Arial Narrow" w:hAnsi="Arial Narrow"/>
              </w:rPr>
              <w:lastRenderedPageBreak/>
              <w:t>Coordinación donde cada funcionario aduanero atenderá a lo</w:t>
            </w:r>
            <w:r w:rsidR="002F7331" w:rsidRPr="002F7331">
              <w:rPr>
                <w:rFonts w:ascii="Arial Narrow" w:hAnsi="Arial Narrow"/>
              </w:rPr>
              <w:t>s usuarios de las declaraciones, s</w:t>
            </w:r>
            <w:r w:rsidRPr="002F7331">
              <w:rPr>
                <w:rFonts w:ascii="Arial Narrow" w:hAnsi="Arial Narrow"/>
              </w:rPr>
              <w:t>e muestra lo siguiente:</w:t>
            </w:r>
          </w:p>
          <w:p w:rsidR="007601C5" w:rsidRPr="002F7331" w:rsidRDefault="007601C5" w:rsidP="00EF6966">
            <w:pPr>
              <w:pStyle w:val="Prrafodelista"/>
              <w:numPr>
                <w:ilvl w:val="0"/>
                <w:numId w:val="79"/>
              </w:numPr>
              <w:rPr>
                <w:rFonts w:ascii="Arial Narrow" w:hAnsi="Arial Narrow"/>
                <w:sz w:val="20"/>
                <w:szCs w:val="20"/>
              </w:rPr>
            </w:pPr>
            <w:r w:rsidRPr="002F7331">
              <w:rPr>
                <w:rFonts w:ascii="Arial Narrow" w:hAnsi="Arial Narrow"/>
                <w:b/>
                <w:sz w:val="20"/>
                <w:szCs w:val="20"/>
              </w:rPr>
              <w:t>ADUANA</w:t>
            </w:r>
            <w:r w:rsidRPr="002F7331">
              <w:rPr>
                <w:rFonts w:ascii="Arial Narrow" w:hAnsi="Arial Narrow"/>
                <w:sz w:val="20"/>
                <w:szCs w:val="20"/>
              </w:rPr>
              <w:t>, relacionada a la aduana del usuario que ingresa a esta opción. (solo lectura).</w:t>
            </w:r>
          </w:p>
          <w:p w:rsidR="007601C5" w:rsidRPr="002F7331" w:rsidRDefault="007601C5" w:rsidP="00EF6966">
            <w:pPr>
              <w:pStyle w:val="Prrafodelista"/>
              <w:numPr>
                <w:ilvl w:val="0"/>
                <w:numId w:val="79"/>
              </w:numPr>
              <w:rPr>
                <w:rFonts w:ascii="Arial Narrow" w:hAnsi="Arial Narrow"/>
                <w:b/>
                <w:sz w:val="20"/>
                <w:szCs w:val="20"/>
              </w:rPr>
            </w:pPr>
            <w:r w:rsidRPr="002F7331">
              <w:rPr>
                <w:rFonts w:ascii="Arial Narrow" w:hAnsi="Arial Narrow"/>
                <w:b/>
                <w:sz w:val="20"/>
                <w:szCs w:val="20"/>
              </w:rPr>
              <w:t xml:space="preserve">FECHA, </w:t>
            </w:r>
            <w:r w:rsidRPr="002F7331">
              <w:rPr>
                <w:rFonts w:ascii="Arial Narrow" w:hAnsi="Arial Narrow"/>
                <w:sz w:val="20"/>
                <w:szCs w:val="20"/>
              </w:rPr>
              <w:t>Campo donde se ingresa la fecha en la que se realizó el Sorteo (obligatorio-escritura).</w:t>
            </w:r>
          </w:p>
          <w:p w:rsidR="004A3521" w:rsidRPr="00B84CC3" w:rsidRDefault="004A3521" w:rsidP="00EF6966">
            <w:pPr>
              <w:pStyle w:val="Prrafodelista"/>
              <w:numPr>
                <w:ilvl w:val="0"/>
                <w:numId w:val="79"/>
              </w:numPr>
              <w:rPr>
                <w:rFonts w:ascii="Arial Narrow" w:hAnsi="Arial Narrow"/>
                <w:color w:val="FF0000"/>
                <w:sz w:val="20"/>
                <w:szCs w:val="20"/>
                <w:highlight w:val="yellow"/>
              </w:rPr>
            </w:pPr>
            <w:r w:rsidRPr="00B84CC3">
              <w:rPr>
                <w:rFonts w:ascii="Arial Narrow" w:hAnsi="Arial Narrow"/>
                <w:b/>
                <w:color w:val="FF0000"/>
                <w:sz w:val="20"/>
                <w:szCs w:val="20"/>
                <w:highlight w:val="yellow"/>
              </w:rPr>
              <w:t xml:space="preserve">UNIDAD DE DESPACHO: </w:t>
            </w:r>
            <w:r w:rsidRPr="00B84CC3">
              <w:rPr>
                <w:rFonts w:ascii="Arial Narrow" w:hAnsi="Arial Narrow"/>
                <w:color w:val="FF0000"/>
                <w:sz w:val="20"/>
                <w:szCs w:val="20"/>
                <w:highlight w:val="yellow"/>
              </w:rPr>
              <w:t>campo obligatorio, donde se muestra la lista de unidades de despacho disponibles para la Aduana</w:t>
            </w:r>
            <w:r w:rsidR="00B84CC3" w:rsidRPr="00B84CC3">
              <w:rPr>
                <w:rFonts w:ascii="Arial Narrow" w:hAnsi="Arial Narrow"/>
                <w:color w:val="FF0000"/>
                <w:sz w:val="20"/>
                <w:szCs w:val="20"/>
                <w:highlight w:val="yellow"/>
              </w:rPr>
              <w:t>. Se muestra seleccionado el primer elemento de la lista por defecto</w:t>
            </w:r>
            <w:r w:rsidRPr="00B84CC3">
              <w:rPr>
                <w:rFonts w:ascii="Arial Narrow" w:hAnsi="Arial Narrow"/>
                <w:color w:val="FF0000"/>
                <w:sz w:val="20"/>
                <w:szCs w:val="20"/>
                <w:highlight w:val="yellow"/>
              </w:rPr>
              <w:t xml:space="preserve">. </w:t>
            </w:r>
          </w:p>
          <w:p w:rsidR="004A3521" w:rsidRPr="004A3521" w:rsidRDefault="004A3521" w:rsidP="00EF6966">
            <w:pPr>
              <w:pStyle w:val="Prrafodelista"/>
              <w:numPr>
                <w:ilvl w:val="0"/>
                <w:numId w:val="79"/>
              </w:numPr>
              <w:rPr>
                <w:rFonts w:ascii="Arial Narrow" w:hAnsi="Arial Narrow"/>
                <w:b/>
                <w:color w:val="FF0000"/>
                <w:sz w:val="20"/>
                <w:szCs w:val="20"/>
                <w:highlight w:val="yellow"/>
              </w:rPr>
            </w:pPr>
            <w:r w:rsidRPr="00B84CC3">
              <w:rPr>
                <w:rFonts w:ascii="Arial Narrow" w:hAnsi="Arial Narrow"/>
                <w:b/>
                <w:color w:val="FF0000"/>
                <w:sz w:val="20"/>
                <w:szCs w:val="20"/>
                <w:highlight w:val="yellow"/>
              </w:rPr>
              <w:t xml:space="preserve">TURNO: </w:t>
            </w:r>
            <w:r w:rsidRPr="00B84CC3">
              <w:rPr>
                <w:rFonts w:ascii="Arial Narrow" w:hAnsi="Arial Narrow"/>
                <w:color w:val="FF0000"/>
                <w:sz w:val="20"/>
                <w:szCs w:val="20"/>
                <w:highlight w:val="yellow"/>
              </w:rPr>
              <w:t>campo obligatorio, donde se muestra la lista de turnos disponibles para la Unidad de despacho seleccionada</w:t>
            </w:r>
            <w:r w:rsidR="00B84CC3" w:rsidRPr="00B84CC3">
              <w:rPr>
                <w:rFonts w:ascii="Arial Narrow" w:hAnsi="Arial Narrow"/>
                <w:color w:val="FF0000"/>
                <w:sz w:val="20"/>
                <w:szCs w:val="20"/>
                <w:highlight w:val="yellow"/>
              </w:rPr>
              <w:t>. Se muestra seleccionado el primer elemento de la lista por defecto</w:t>
            </w:r>
            <w:r w:rsidRPr="004A3521">
              <w:rPr>
                <w:rFonts w:ascii="Arial Narrow" w:hAnsi="Arial Narrow"/>
                <w:color w:val="FF0000"/>
                <w:sz w:val="20"/>
                <w:szCs w:val="20"/>
                <w:highlight w:val="yellow"/>
              </w:rPr>
              <w:t>.</w:t>
            </w:r>
          </w:p>
          <w:p w:rsidR="007601C5" w:rsidRPr="002F7331" w:rsidRDefault="007601C5" w:rsidP="00EF6966">
            <w:pPr>
              <w:pStyle w:val="Prrafodelista"/>
              <w:numPr>
                <w:ilvl w:val="0"/>
                <w:numId w:val="79"/>
              </w:numPr>
              <w:rPr>
                <w:rFonts w:ascii="Arial Narrow" w:hAnsi="Arial Narrow"/>
                <w:b/>
                <w:sz w:val="20"/>
                <w:szCs w:val="20"/>
              </w:rPr>
            </w:pPr>
            <w:r w:rsidRPr="002F7331">
              <w:rPr>
                <w:rFonts w:ascii="Arial Narrow" w:hAnsi="Arial Narrow"/>
                <w:b/>
                <w:sz w:val="20"/>
                <w:szCs w:val="20"/>
              </w:rPr>
              <w:t xml:space="preserve">HORARIO, </w:t>
            </w:r>
            <w:r w:rsidR="00CB3B3C" w:rsidRPr="002F7331">
              <w:rPr>
                <w:rFonts w:ascii="Arial Narrow" w:hAnsi="Arial Narrow"/>
                <w:sz w:val="20"/>
                <w:szCs w:val="20"/>
              </w:rPr>
              <w:t xml:space="preserve">campo </w:t>
            </w:r>
            <w:r w:rsidR="004A3521" w:rsidRPr="00B84CC3">
              <w:rPr>
                <w:rFonts w:ascii="Arial Narrow" w:hAnsi="Arial Narrow"/>
                <w:color w:val="FF0000"/>
                <w:sz w:val="20"/>
                <w:szCs w:val="20"/>
                <w:highlight w:val="yellow"/>
              </w:rPr>
              <w:t xml:space="preserve">obligatorio, </w:t>
            </w:r>
            <w:r w:rsidRPr="00B84CC3">
              <w:rPr>
                <w:rFonts w:ascii="Arial Narrow" w:hAnsi="Arial Narrow"/>
                <w:color w:val="FF0000"/>
                <w:sz w:val="20"/>
                <w:szCs w:val="20"/>
                <w:highlight w:val="yellow"/>
              </w:rPr>
              <w:t>donde se</w:t>
            </w:r>
            <w:r w:rsidR="004A3521" w:rsidRPr="00B84CC3">
              <w:rPr>
                <w:rFonts w:ascii="Arial Narrow" w:hAnsi="Arial Narrow"/>
                <w:color w:val="FF0000"/>
                <w:sz w:val="20"/>
                <w:szCs w:val="20"/>
                <w:highlight w:val="yellow"/>
              </w:rPr>
              <w:t xml:space="preserve"> muestra la lista de horarios disponibles para el Turno seleccionado</w:t>
            </w:r>
            <w:r w:rsidR="00B84CC3" w:rsidRPr="00B84CC3">
              <w:rPr>
                <w:rFonts w:ascii="Arial Narrow" w:hAnsi="Arial Narrow"/>
                <w:color w:val="FF0000"/>
                <w:sz w:val="20"/>
                <w:szCs w:val="20"/>
                <w:highlight w:val="yellow"/>
              </w:rPr>
              <w:t>. Se muestra seleccionado el primer elemento de la lista por defecto</w:t>
            </w:r>
            <w:r w:rsidR="004A3521" w:rsidRPr="00B84CC3">
              <w:rPr>
                <w:rFonts w:ascii="Arial Narrow" w:hAnsi="Arial Narrow"/>
                <w:color w:val="FF0000"/>
                <w:sz w:val="20"/>
                <w:szCs w:val="20"/>
                <w:highlight w:val="yellow"/>
              </w:rPr>
              <w:t>.</w:t>
            </w:r>
            <w:r w:rsidRPr="00B84CC3">
              <w:rPr>
                <w:rFonts w:ascii="Arial Narrow" w:hAnsi="Arial Narrow"/>
                <w:color w:val="FF0000"/>
                <w:sz w:val="20"/>
                <w:szCs w:val="20"/>
              </w:rPr>
              <w:t xml:space="preserve"> </w:t>
            </w:r>
            <w:r w:rsidRPr="004A3521">
              <w:rPr>
                <w:rFonts w:ascii="Arial Narrow" w:hAnsi="Arial Narrow"/>
                <w:strike/>
                <w:sz w:val="20"/>
                <w:szCs w:val="20"/>
              </w:rPr>
              <w:t xml:space="preserve">ingresa el horario en que se </w:t>
            </w:r>
            <w:r w:rsidRPr="004A3521">
              <w:rPr>
                <w:rFonts w:ascii="Arial Narrow" w:hAnsi="Arial Narrow"/>
                <w:b/>
                <w:strike/>
                <w:sz w:val="20"/>
                <w:szCs w:val="20"/>
              </w:rPr>
              <w:t>realizó</w:t>
            </w:r>
            <w:r w:rsidRPr="004A3521">
              <w:rPr>
                <w:rFonts w:ascii="Arial Narrow" w:hAnsi="Arial Narrow"/>
                <w:strike/>
                <w:sz w:val="20"/>
                <w:szCs w:val="20"/>
              </w:rPr>
              <w:t xml:space="preserve"> el sorteo (obligatorio-escritura)</w:t>
            </w:r>
            <w:r w:rsidRPr="002F7331">
              <w:rPr>
                <w:rFonts w:ascii="Arial Narrow" w:hAnsi="Arial Narrow"/>
                <w:sz w:val="20"/>
                <w:szCs w:val="20"/>
              </w:rPr>
              <w:t>.</w:t>
            </w:r>
          </w:p>
          <w:p w:rsidR="007601C5" w:rsidRPr="002F7331" w:rsidRDefault="007601C5" w:rsidP="00EF6966">
            <w:pPr>
              <w:pStyle w:val="Prrafodelista"/>
              <w:numPr>
                <w:ilvl w:val="0"/>
                <w:numId w:val="79"/>
              </w:numPr>
              <w:rPr>
                <w:rFonts w:ascii="Arial Narrow" w:hAnsi="Arial Narrow"/>
                <w:b/>
                <w:sz w:val="20"/>
                <w:szCs w:val="20"/>
              </w:rPr>
            </w:pPr>
            <w:r w:rsidRPr="002F7331">
              <w:rPr>
                <w:rFonts w:ascii="Arial Narrow" w:hAnsi="Arial Narrow"/>
                <w:b/>
                <w:sz w:val="20"/>
                <w:szCs w:val="20"/>
              </w:rPr>
              <w:t xml:space="preserve">ANFORA, </w:t>
            </w:r>
            <w:r w:rsidR="002F7331" w:rsidRPr="0012363B">
              <w:rPr>
                <w:rFonts w:ascii="Arial Narrow" w:hAnsi="Arial Narrow"/>
                <w:sz w:val="20"/>
                <w:szCs w:val="20"/>
                <w:highlight w:val="yellow"/>
              </w:rPr>
              <w:t xml:space="preserve">campo obligatorio, muestra la lista de ánforas para el rol del usuario autenticado (Ver detalle en </w:t>
            </w:r>
            <w:r w:rsidR="000431D9">
              <w:rPr>
                <w:rFonts w:ascii="Arial Narrow" w:hAnsi="Arial Narrow"/>
                <w:sz w:val="20"/>
                <w:szCs w:val="20"/>
                <w:highlight w:val="yellow"/>
              </w:rPr>
              <w:t>Anexo 12</w:t>
            </w:r>
            <w:r w:rsidR="002F7331" w:rsidRPr="0012363B">
              <w:rPr>
                <w:rFonts w:ascii="Arial Narrow" w:hAnsi="Arial Narrow"/>
                <w:sz w:val="20"/>
                <w:szCs w:val="20"/>
                <w:highlight w:val="yellow"/>
              </w:rPr>
              <w:t>)</w:t>
            </w:r>
            <w:r w:rsidR="00EC6250">
              <w:rPr>
                <w:rFonts w:ascii="Arial Narrow" w:hAnsi="Arial Narrow"/>
                <w:sz w:val="20"/>
                <w:szCs w:val="20"/>
                <w:highlight w:val="yellow"/>
              </w:rPr>
              <w:t xml:space="preserve"> </w:t>
            </w:r>
            <w:r w:rsidR="00EC6250" w:rsidRPr="00EC6250">
              <w:rPr>
                <w:rFonts w:ascii="Arial Narrow" w:hAnsi="Arial Narrow"/>
                <w:color w:val="FF0000"/>
                <w:sz w:val="20"/>
                <w:szCs w:val="20"/>
                <w:highlight w:val="yellow"/>
              </w:rPr>
              <w:t>asociada a Fecha - Aduana – Unidad de despacho - Turno</w:t>
            </w:r>
            <w:r w:rsidR="002F7331" w:rsidRPr="00EC6250">
              <w:rPr>
                <w:rFonts w:ascii="Arial Narrow" w:hAnsi="Arial Narrow"/>
                <w:color w:val="FF0000"/>
                <w:sz w:val="20"/>
                <w:szCs w:val="20"/>
                <w:highlight w:val="yellow"/>
              </w:rPr>
              <w:t>.</w:t>
            </w:r>
            <w:r w:rsidR="002F7331" w:rsidRPr="0012363B">
              <w:rPr>
                <w:rFonts w:ascii="Arial Narrow" w:hAnsi="Arial Narrow"/>
                <w:sz w:val="20"/>
                <w:szCs w:val="20"/>
                <w:highlight w:val="yellow"/>
              </w:rPr>
              <w:t xml:space="preserve"> Se muestra seleccionado el primer elemento de la lista por defecto.</w:t>
            </w:r>
          </w:p>
          <w:p w:rsidR="007601C5" w:rsidRPr="002F7331" w:rsidRDefault="007601C5" w:rsidP="00EF6966">
            <w:pPr>
              <w:pStyle w:val="Prrafodelista"/>
              <w:numPr>
                <w:ilvl w:val="0"/>
                <w:numId w:val="79"/>
              </w:numPr>
              <w:rPr>
                <w:rFonts w:ascii="Arial Narrow" w:hAnsi="Arial Narrow"/>
                <w:b/>
                <w:sz w:val="20"/>
                <w:szCs w:val="20"/>
              </w:rPr>
            </w:pPr>
            <w:r w:rsidRPr="002F7331">
              <w:rPr>
                <w:rFonts w:ascii="Arial Narrow" w:hAnsi="Arial Narrow"/>
                <w:b/>
                <w:sz w:val="20"/>
                <w:szCs w:val="20"/>
              </w:rPr>
              <w:t xml:space="preserve">PAQUETE, </w:t>
            </w:r>
            <w:r w:rsidRPr="002F7331">
              <w:rPr>
                <w:rFonts w:ascii="Arial Narrow" w:hAnsi="Arial Narrow"/>
                <w:sz w:val="20"/>
                <w:szCs w:val="20"/>
              </w:rPr>
              <w:t>Campo</w:t>
            </w:r>
            <w:r w:rsidR="00CB3B3C">
              <w:rPr>
                <w:rFonts w:ascii="Arial Narrow" w:hAnsi="Arial Narrow"/>
                <w:sz w:val="20"/>
                <w:szCs w:val="20"/>
              </w:rPr>
              <w:t xml:space="preserve"> </w:t>
            </w:r>
            <w:r w:rsidR="00CB3B3C" w:rsidRPr="00CB3B3C">
              <w:rPr>
                <w:rFonts w:ascii="Arial Narrow" w:hAnsi="Arial Narrow"/>
                <w:color w:val="FF0000"/>
                <w:sz w:val="20"/>
                <w:szCs w:val="20"/>
                <w:highlight w:val="yellow"/>
              </w:rPr>
              <w:t>obligatorio, muestra la lista de paquetes disponibles para la Aduana – Unidad de despacho – Turno – Horario – Ánfora, de existir más de un paquete se agrega a la lista la opción Todos.</w:t>
            </w:r>
            <w:r w:rsidRPr="002F7331">
              <w:rPr>
                <w:rFonts w:ascii="Arial Narrow" w:hAnsi="Arial Narrow"/>
                <w:sz w:val="20"/>
                <w:szCs w:val="20"/>
              </w:rPr>
              <w:t xml:space="preserve"> </w:t>
            </w:r>
            <w:r w:rsidRPr="00CB3B3C">
              <w:rPr>
                <w:rFonts w:ascii="Arial Narrow" w:hAnsi="Arial Narrow"/>
                <w:strike/>
                <w:sz w:val="20"/>
                <w:szCs w:val="20"/>
              </w:rPr>
              <w:t>donde se ingresa el número de Paquete al cual se quiere consignar el Lugar de Coordinación, si no se registra un número de paquete el sistema listará todos los paquetes formados. (escritura - opcional). (F1)</w:t>
            </w:r>
          </w:p>
          <w:p w:rsidR="007601C5" w:rsidRPr="002F7331" w:rsidRDefault="007601C5" w:rsidP="00EF6966">
            <w:pPr>
              <w:pStyle w:val="Prrafodelista"/>
              <w:numPr>
                <w:ilvl w:val="0"/>
                <w:numId w:val="79"/>
              </w:numPr>
              <w:rPr>
                <w:rFonts w:ascii="Arial Narrow" w:hAnsi="Arial Narrow"/>
                <w:b/>
                <w:sz w:val="20"/>
                <w:szCs w:val="20"/>
              </w:rPr>
            </w:pPr>
            <w:r w:rsidRPr="002F7331">
              <w:rPr>
                <w:rFonts w:ascii="Arial Narrow" w:hAnsi="Arial Narrow"/>
                <w:b/>
                <w:sz w:val="20"/>
                <w:szCs w:val="20"/>
              </w:rPr>
              <w:t xml:space="preserve">FUNCIONARIO ADUANERO, </w:t>
            </w:r>
            <w:r w:rsidRPr="002F7331">
              <w:rPr>
                <w:rFonts w:ascii="Arial Narrow" w:hAnsi="Arial Narrow"/>
                <w:sz w:val="20"/>
                <w:szCs w:val="20"/>
              </w:rPr>
              <w:t>opcionalmente se podrá ingresar el código de registro, apellidos o nombre del funcionario asignado al paquete</w:t>
            </w:r>
          </w:p>
          <w:p w:rsidR="007601C5" w:rsidRPr="002F7331" w:rsidRDefault="007601C5" w:rsidP="00EF6966">
            <w:pPr>
              <w:pStyle w:val="Prrafodelista"/>
              <w:numPr>
                <w:ilvl w:val="0"/>
                <w:numId w:val="79"/>
              </w:numPr>
              <w:rPr>
                <w:rFonts w:ascii="Arial Narrow" w:hAnsi="Arial Narrow"/>
                <w:sz w:val="20"/>
                <w:szCs w:val="20"/>
              </w:rPr>
            </w:pPr>
            <w:r w:rsidRPr="002F7331">
              <w:rPr>
                <w:rFonts w:ascii="Arial Narrow" w:hAnsi="Arial Narrow"/>
                <w:b/>
                <w:sz w:val="20"/>
                <w:szCs w:val="20"/>
              </w:rPr>
              <w:t xml:space="preserve">Botón </w:t>
            </w:r>
            <w:r w:rsidR="00CB3B3C">
              <w:rPr>
                <w:rFonts w:ascii="Arial Narrow" w:hAnsi="Arial Narrow"/>
                <w:b/>
                <w:sz w:val="20"/>
                <w:szCs w:val="20"/>
              </w:rPr>
              <w:t>Consultar</w:t>
            </w:r>
            <w:r w:rsidRPr="002F7331">
              <w:rPr>
                <w:rFonts w:ascii="Arial Narrow" w:hAnsi="Arial Narrow"/>
                <w:b/>
                <w:sz w:val="20"/>
                <w:szCs w:val="20"/>
              </w:rPr>
              <w:t xml:space="preserve">: </w:t>
            </w:r>
            <w:r w:rsidRPr="002F7331">
              <w:rPr>
                <w:rFonts w:ascii="Arial Narrow" w:hAnsi="Arial Narrow"/>
                <w:sz w:val="20"/>
                <w:szCs w:val="20"/>
              </w:rPr>
              <w:t>Permite la búsqueda con los parámetros ingresados.</w:t>
            </w:r>
          </w:p>
          <w:p w:rsidR="007601C5" w:rsidRPr="002F7331" w:rsidRDefault="007601C5" w:rsidP="00EF6966">
            <w:pPr>
              <w:pStyle w:val="Prrafodelista"/>
              <w:numPr>
                <w:ilvl w:val="0"/>
                <w:numId w:val="79"/>
              </w:numPr>
              <w:rPr>
                <w:rFonts w:ascii="Arial Narrow" w:hAnsi="Arial Narrow"/>
                <w:sz w:val="20"/>
                <w:szCs w:val="20"/>
              </w:rPr>
            </w:pPr>
            <w:r w:rsidRPr="002F7331">
              <w:rPr>
                <w:rFonts w:ascii="Arial Narrow" w:hAnsi="Arial Narrow"/>
                <w:b/>
                <w:sz w:val="20"/>
                <w:szCs w:val="20"/>
              </w:rPr>
              <w:t xml:space="preserve">Botón Cancelar: </w:t>
            </w:r>
            <w:r w:rsidRPr="002F7331">
              <w:rPr>
                <w:rFonts w:ascii="Arial Narrow" w:hAnsi="Arial Narrow"/>
                <w:sz w:val="20"/>
                <w:szCs w:val="20"/>
              </w:rPr>
              <w:t>Permite deshacer los cambios realizados</w:t>
            </w:r>
          </w:p>
          <w:p w:rsidR="007601C5" w:rsidRPr="002F7331" w:rsidRDefault="007601C5" w:rsidP="00EF6966">
            <w:pPr>
              <w:pStyle w:val="Prrafodelista"/>
              <w:numPr>
                <w:ilvl w:val="0"/>
                <w:numId w:val="79"/>
              </w:numPr>
              <w:rPr>
                <w:rFonts w:ascii="Arial Narrow" w:hAnsi="Arial Narrow"/>
                <w:sz w:val="20"/>
                <w:szCs w:val="20"/>
              </w:rPr>
            </w:pPr>
            <w:r w:rsidRPr="002F7331">
              <w:rPr>
                <w:rFonts w:ascii="Arial Narrow" w:hAnsi="Arial Narrow"/>
                <w:b/>
                <w:sz w:val="20"/>
                <w:szCs w:val="20"/>
              </w:rPr>
              <w:t>Botón Grabar:</w:t>
            </w:r>
            <w:r w:rsidRPr="002F7331">
              <w:rPr>
                <w:rFonts w:ascii="Arial Narrow" w:hAnsi="Arial Narrow"/>
                <w:sz w:val="20"/>
                <w:szCs w:val="20"/>
              </w:rPr>
              <w:t xml:space="preserve"> Permite grabar los registros del Lugar de </w:t>
            </w:r>
            <w:r w:rsidRPr="0059104F">
              <w:rPr>
                <w:rFonts w:ascii="Arial Narrow" w:hAnsi="Arial Narrow"/>
                <w:sz w:val="20"/>
                <w:szCs w:val="20"/>
              </w:rPr>
              <w:t>coordinación</w:t>
            </w:r>
            <w:r w:rsidRPr="002F7331">
              <w:rPr>
                <w:rFonts w:ascii="Arial Narrow" w:hAnsi="Arial Narrow"/>
                <w:sz w:val="20"/>
                <w:szCs w:val="20"/>
              </w:rPr>
              <w:t>.</w:t>
            </w:r>
          </w:p>
        </w:tc>
      </w:tr>
      <w:tr w:rsidR="00C25481" w:rsidRPr="00CC7DD6" w:rsidTr="00CC7DD6">
        <w:tc>
          <w:tcPr>
            <w:tcW w:w="567" w:type="dxa"/>
            <w:tcBorders>
              <w:top w:val="single" w:sz="6" w:space="0" w:color="000000"/>
              <w:left w:val="single" w:sz="6" w:space="0" w:color="000000"/>
              <w:bottom w:val="single" w:sz="6" w:space="0" w:color="000000"/>
              <w:right w:val="single" w:sz="6" w:space="0" w:color="000000"/>
            </w:tcBorders>
          </w:tcPr>
          <w:p w:rsidR="00C25481" w:rsidRPr="00CC7DD6" w:rsidRDefault="00C25481" w:rsidP="00EF6966">
            <w:pPr>
              <w:pStyle w:val="NormalWeb"/>
              <w:numPr>
                <w:ilvl w:val="0"/>
                <w:numId w:val="63"/>
              </w:numPr>
              <w:spacing w:before="0" w:beforeAutospacing="0" w:after="0" w:afterAutospacing="0"/>
              <w:ind w:left="356"/>
              <w:jc w:val="center"/>
              <w:rPr>
                <w:rFonts w:ascii="Arial Narrow" w:eastAsia="Times New Roman" w:hAnsi="Arial Narrow"/>
                <w:color w:val="FF0000"/>
              </w:rPr>
            </w:pPr>
          </w:p>
        </w:tc>
        <w:tc>
          <w:tcPr>
            <w:tcW w:w="3119" w:type="dxa"/>
            <w:tcBorders>
              <w:top w:val="single" w:sz="6" w:space="0" w:color="000000"/>
              <w:left w:val="single" w:sz="6" w:space="0" w:color="000000"/>
              <w:bottom w:val="single" w:sz="6" w:space="0" w:color="000000"/>
              <w:right w:val="single" w:sz="6" w:space="0" w:color="000000"/>
            </w:tcBorders>
          </w:tcPr>
          <w:p w:rsidR="00C25481" w:rsidRPr="00CC7DD6" w:rsidRDefault="00C25481" w:rsidP="00C25481">
            <w:pPr>
              <w:pStyle w:val="NormalWeb"/>
              <w:spacing w:before="0" w:beforeAutospacing="0" w:after="0" w:afterAutospacing="0"/>
              <w:jc w:val="left"/>
              <w:rPr>
                <w:rFonts w:ascii="Arial Narrow" w:eastAsia="Times New Roman" w:hAnsi="Arial Narrow"/>
                <w:color w:val="FF0000"/>
                <w:highlight w:val="yellow"/>
              </w:rPr>
            </w:pPr>
            <w:r w:rsidRPr="00CC7DD6">
              <w:rPr>
                <w:rFonts w:ascii="Arial Narrow" w:hAnsi="Arial Narrow"/>
                <w:color w:val="FF0000"/>
                <w:highlight w:val="yellow"/>
              </w:rPr>
              <w:t xml:space="preserve">El actor selecciona modifica el valor del campo </w:t>
            </w:r>
            <w:r w:rsidRPr="00CC7DD6">
              <w:rPr>
                <w:rFonts w:ascii="Arial Narrow" w:hAnsi="Arial Narrow"/>
                <w:b/>
                <w:color w:val="FF0000"/>
                <w:highlight w:val="yellow"/>
              </w:rPr>
              <w:t>Fecha</w:t>
            </w:r>
          </w:p>
        </w:tc>
        <w:tc>
          <w:tcPr>
            <w:tcW w:w="5670" w:type="dxa"/>
            <w:gridSpan w:val="2"/>
            <w:tcBorders>
              <w:top w:val="single" w:sz="6" w:space="0" w:color="000000"/>
              <w:left w:val="single" w:sz="6" w:space="0" w:color="000000"/>
              <w:bottom w:val="single" w:sz="6" w:space="0" w:color="000000"/>
              <w:right w:val="single" w:sz="6" w:space="0" w:color="000000"/>
            </w:tcBorders>
          </w:tcPr>
          <w:p w:rsidR="00CC7DD6" w:rsidRPr="00CC7DD6" w:rsidRDefault="00CC7DD6"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CC7DD6">
              <w:rPr>
                <w:rFonts w:ascii="Arial Narrow" w:hAnsi="Arial Narrow"/>
                <w:color w:val="FF0000"/>
                <w:highlight w:val="yellow"/>
              </w:rPr>
              <w:t>El sistema valida:</w:t>
            </w:r>
          </w:p>
          <w:p w:rsidR="00C25481" w:rsidRPr="00CC7DD6" w:rsidRDefault="00C25481" w:rsidP="00EF6966">
            <w:pPr>
              <w:pStyle w:val="Prrafodelista"/>
              <w:numPr>
                <w:ilvl w:val="0"/>
                <w:numId w:val="79"/>
              </w:numPr>
              <w:rPr>
                <w:rFonts w:ascii="Arial Narrow" w:hAnsi="Arial Narrow"/>
                <w:color w:val="FF0000"/>
                <w:sz w:val="20"/>
                <w:szCs w:val="20"/>
                <w:highlight w:val="yellow"/>
              </w:rPr>
            </w:pPr>
            <w:r w:rsidRPr="00CC7DD6">
              <w:rPr>
                <w:rFonts w:ascii="Arial Narrow" w:hAnsi="Arial Narrow"/>
                <w:color w:val="FF0000"/>
                <w:sz w:val="20"/>
                <w:szCs w:val="20"/>
                <w:highlight w:val="yellow"/>
              </w:rPr>
              <w:t xml:space="preserve">Que la fecha no esté vacía. Caso contrario, el sistema ejecuta la </w:t>
            </w:r>
            <w:r w:rsidRPr="00CC7DD6">
              <w:rPr>
                <w:rFonts w:ascii="Arial Narrow" w:hAnsi="Arial Narrow"/>
                <w:b/>
                <w:color w:val="FF0000"/>
                <w:sz w:val="20"/>
                <w:szCs w:val="20"/>
                <w:highlight w:val="yellow"/>
              </w:rPr>
              <w:t>excepción</w:t>
            </w:r>
            <w:r w:rsidRPr="00CC7DD6">
              <w:rPr>
                <w:rFonts w:ascii="Arial Narrow" w:hAnsi="Arial Narrow"/>
                <w:color w:val="FF0000"/>
                <w:sz w:val="20"/>
                <w:szCs w:val="20"/>
                <w:highlight w:val="yellow"/>
              </w:rPr>
              <w:t xml:space="preserve"> </w:t>
            </w:r>
            <w:r w:rsidR="000D1DD8" w:rsidRPr="00CC7DD6">
              <w:rPr>
                <w:rFonts w:ascii="Arial Narrow" w:hAnsi="Arial Narrow"/>
                <w:b/>
                <w:color w:val="FF0000"/>
                <w:sz w:val="20"/>
                <w:szCs w:val="20"/>
                <w:highlight w:val="yellow"/>
              </w:rPr>
              <w:t>3</w:t>
            </w:r>
            <w:r w:rsidRPr="00CC7DD6">
              <w:rPr>
                <w:rFonts w:ascii="Arial Narrow" w:hAnsi="Arial Narrow"/>
                <w:b/>
                <w:color w:val="FF0000"/>
                <w:sz w:val="20"/>
                <w:szCs w:val="20"/>
                <w:highlight w:val="yellow"/>
              </w:rPr>
              <w:t>.</w:t>
            </w:r>
          </w:p>
          <w:p w:rsidR="00C25481" w:rsidRPr="00CC7DD6" w:rsidRDefault="00C25481" w:rsidP="00EF6966">
            <w:pPr>
              <w:pStyle w:val="Prrafodelista"/>
              <w:numPr>
                <w:ilvl w:val="0"/>
                <w:numId w:val="79"/>
              </w:numPr>
              <w:rPr>
                <w:rFonts w:ascii="Arial Narrow" w:hAnsi="Arial Narrow"/>
                <w:color w:val="FF0000"/>
                <w:sz w:val="20"/>
                <w:szCs w:val="20"/>
                <w:highlight w:val="yellow"/>
              </w:rPr>
            </w:pPr>
            <w:r w:rsidRPr="00CC7DD6">
              <w:rPr>
                <w:rFonts w:ascii="Arial Narrow" w:hAnsi="Arial Narrow"/>
                <w:color w:val="FF0000"/>
                <w:sz w:val="20"/>
                <w:szCs w:val="20"/>
                <w:highlight w:val="yellow"/>
              </w:rPr>
              <w:t xml:space="preserve">Que la fecha tenga el formato </w:t>
            </w:r>
            <w:proofErr w:type="spellStart"/>
            <w:r w:rsidRPr="00CC7DD6">
              <w:rPr>
                <w:rFonts w:ascii="Arial Narrow" w:hAnsi="Arial Narrow"/>
                <w:color w:val="FF0000"/>
                <w:sz w:val="20"/>
                <w:szCs w:val="20"/>
                <w:highlight w:val="yellow"/>
              </w:rPr>
              <w:t>dd</w:t>
            </w:r>
            <w:proofErr w:type="spellEnd"/>
            <w:r w:rsidRPr="00CC7DD6">
              <w:rPr>
                <w:rFonts w:ascii="Arial Narrow" w:hAnsi="Arial Narrow"/>
                <w:color w:val="FF0000"/>
                <w:sz w:val="20"/>
                <w:szCs w:val="20"/>
                <w:highlight w:val="yellow"/>
              </w:rPr>
              <w:t>/mm/</w:t>
            </w:r>
            <w:proofErr w:type="spellStart"/>
            <w:r w:rsidRPr="00CC7DD6">
              <w:rPr>
                <w:rFonts w:ascii="Arial Narrow" w:hAnsi="Arial Narrow"/>
                <w:color w:val="FF0000"/>
                <w:sz w:val="20"/>
                <w:szCs w:val="20"/>
                <w:highlight w:val="yellow"/>
              </w:rPr>
              <w:t>yyyy</w:t>
            </w:r>
            <w:proofErr w:type="spellEnd"/>
            <w:r w:rsidRPr="00CC7DD6">
              <w:rPr>
                <w:rFonts w:ascii="Arial Narrow" w:hAnsi="Arial Narrow"/>
                <w:color w:val="FF0000"/>
                <w:sz w:val="20"/>
                <w:szCs w:val="20"/>
                <w:highlight w:val="yellow"/>
              </w:rPr>
              <w:t xml:space="preserve"> y sea válida. Caso contrario, el sistema ejecuta la </w:t>
            </w:r>
            <w:r w:rsidRPr="00CC7DD6">
              <w:rPr>
                <w:rFonts w:ascii="Arial Narrow" w:hAnsi="Arial Narrow"/>
                <w:b/>
                <w:color w:val="FF0000"/>
                <w:sz w:val="20"/>
                <w:szCs w:val="20"/>
                <w:highlight w:val="yellow"/>
              </w:rPr>
              <w:t xml:space="preserve">excepción </w:t>
            </w:r>
            <w:r w:rsidR="003C6646" w:rsidRPr="00CC7DD6">
              <w:rPr>
                <w:rFonts w:ascii="Arial Narrow" w:hAnsi="Arial Narrow"/>
                <w:b/>
                <w:color w:val="FF0000"/>
                <w:sz w:val="20"/>
                <w:szCs w:val="20"/>
                <w:highlight w:val="yellow"/>
              </w:rPr>
              <w:t>4</w:t>
            </w:r>
            <w:r w:rsidRPr="00CC7DD6">
              <w:rPr>
                <w:rFonts w:ascii="Arial Narrow" w:hAnsi="Arial Narrow"/>
                <w:b/>
                <w:color w:val="FF0000"/>
                <w:sz w:val="20"/>
                <w:szCs w:val="20"/>
                <w:highlight w:val="yellow"/>
              </w:rPr>
              <w:t>.</w:t>
            </w:r>
          </w:p>
          <w:p w:rsidR="00C25481" w:rsidRPr="00CC7DD6" w:rsidRDefault="00C25481" w:rsidP="00EF6966">
            <w:pPr>
              <w:pStyle w:val="Prrafodelista"/>
              <w:numPr>
                <w:ilvl w:val="0"/>
                <w:numId w:val="79"/>
              </w:numPr>
              <w:rPr>
                <w:rFonts w:ascii="Arial Narrow" w:hAnsi="Arial Narrow"/>
                <w:color w:val="FF0000"/>
                <w:sz w:val="20"/>
                <w:szCs w:val="20"/>
                <w:highlight w:val="yellow"/>
              </w:rPr>
            </w:pPr>
            <w:r w:rsidRPr="00CC7DD6">
              <w:rPr>
                <w:rFonts w:ascii="Arial Narrow" w:hAnsi="Arial Narrow"/>
                <w:color w:val="FF0000"/>
                <w:sz w:val="20"/>
                <w:szCs w:val="20"/>
                <w:highlight w:val="yellow"/>
              </w:rPr>
              <w:t xml:space="preserve">Que la fecha sea igual o anterior a la fecha actual. Caso contrario, el sistema ejecuta la </w:t>
            </w:r>
            <w:r w:rsidRPr="00CC7DD6">
              <w:rPr>
                <w:rFonts w:ascii="Arial Narrow" w:hAnsi="Arial Narrow"/>
                <w:b/>
                <w:color w:val="FF0000"/>
                <w:sz w:val="20"/>
                <w:szCs w:val="20"/>
                <w:highlight w:val="yellow"/>
              </w:rPr>
              <w:t>excepción</w:t>
            </w:r>
            <w:r w:rsidRPr="00CC7DD6">
              <w:rPr>
                <w:rFonts w:ascii="Arial Narrow" w:hAnsi="Arial Narrow"/>
                <w:color w:val="FF0000"/>
                <w:sz w:val="20"/>
                <w:szCs w:val="20"/>
                <w:highlight w:val="yellow"/>
              </w:rPr>
              <w:t xml:space="preserve"> </w:t>
            </w:r>
            <w:r w:rsidR="003C6646" w:rsidRPr="00CC7DD6">
              <w:rPr>
                <w:rFonts w:ascii="Arial Narrow" w:hAnsi="Arial Narrow"/>
                <w:b/>
                <w:color w:val="FF0000"/>
                <w:sz w:val="20"/>
                <w:szCs w:val="20"/>
                <w:highlight w:val="yellow"/>
              </w:rPr>
              <w:t>5</w:t>
            </w:r>
            <w:r w:rsidRPr="00CC7DD6">
              <w:rPr>
                <w:rFonts w:ascii="Arial Narrow" w:hAnsi="Arial Narrow"/>
                <w:b/>
                <w:color w:val="FF0000"/>
                <w:sz w:val="20"/>
                <w:szCs w:val="20"/>
                <w:highlight w:val="yellow"/>
              </w:rPr>
              <w:t>.</w:t>
            </w:r>
          </w:p>
          <w:p w:rsidR="00C25481" w:rsidRPr="00CC7DD6" w:rsidRDefault="00CC7DD6" w:rsidP="00EF6966">
            <w:pPr>
              <w:pStyle w:val="Prrafodelista"/>
              <w:numPr>
                <w:ilvl w:val="0"/>
                <w:numId w:val="79"/>
              </w:numPr>
              <w:rPr>
                <w:rFonts w:ascii="Arial Narrow" w:hAnsi="Arial Narrow"/>
                <w:color w:val="FF0000"/>
                <w:sz w:val="20"/>
                <w:szCs w:val="20"/>
                <w:highlight w:val="yellow"/>
              </w:rPr>
            </w:pPr>
            <w:r w:rsidRPr="00CC7DD6">
              <w:rPr>
                <w:rFonts w:ascii="Arial Narrow" w:hAnsi="Arial Narrow"/>
                <w:color w:val="FF0000"/>
                <w:sz w:val="20"/>
                <w:szCs w:val="20"/>
                <w:highlight w:val="yellow"/>
              </w:rPr>
              <w:t>Q</w:t>
            </w:r>
            <w:r w:rsidR="00C25481" w:rsidRPr="00CC7DD6">
              <w:rPr>
                <w:rFonts w:ascii="Arial Narrow" w:hAnsi="Arial Narrow"/>
                <w:color w:val="FF0000"/>
                <w:sz w:val="20"/>
                <w:szCs w:val="20"/>
                <w:highlight w:val="yellow"/>
              </w:rPr>
              <w:t xml:space="preserve">ue existan Unidades de despacho activas, en la fecha seleccionada, asignadas a la Aduana seleccionada y rol del usuario autenticado, caso contrario, el sistema ejecuta la </w:t>
            </w:r>
            <w:r w:rsidR="00C25481" w:rsidRPr="00CC7DD6">
              <w:rPr>
                <w:rFonts w:ascii="Arial Narrow" w:hAnsi="Arial Narrow"/>
                <w:b/>
                <w:color w:val="FF0000"/>
                <w:sz w:val="20"/>
                <w:szCs w:val="20"/>
                <w:highlight w:val="yellow"/>
              </w:rPr>
              <w:t>excepción</w:t>
            </w:r>
            <w:r w:rsidR="00C25481" w:rsidRPr="00CC7DD6">
              <w:rPr>
                <w:rFonts w:ascii="Arial Narrow" w:hAnsi="Arial Narrow"/>
                <w:color w:val="FF0000"/>
                <w:sz w:val="20"/>
                <w:szCs w:val="20"/>
                <w:highlight w:val="yellow"/>
              </w:rPr>
              <w:t xml:space="preserve"> </w:t>
            </w:r>
            <w:r w:rsidR="003C6646" w:rsidRPr="00CC7DD6">
              <w:rPr>
                <w:rFonts w:ascii="Arial Narrow" w:hAnsi="Arial Narrow"/>
                <w:b/>
                <w:color w:val="FF0000"/>
                <w:sz w:val="20"/>
                <w:szCs w:val="20"/>
                <w:highlight w:val="yellow"/>
              </w:rPr>
              <w:t>6</w:t>
            </w:r>
            <w:r w:rsidR="00C25481" w:rsidRPr="00CC7DD6">
              <w:rPr>
                <w:rFonts w:ascii="Arial Narrow" w:hAnsi="Arial Narrow"/>
                <w:color w:val="FF0000"/>
                <w:sz w:val="20"/>
                <w:szCs w:val="20"/>
                <w:highlight w:val="yellow"/>
              </w:rPr>
              <w:t>.</w:t>
            </w:r>
          </w:p>
          <w:p w:rsidR="00C25481" w:rsidRPr="00CC7DD6" w:rsidRDefault="00C25481"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CC7DD6">
              <w:rPr>
                <w:rFonts w:ascii="Arial Narrow" w:hAnsi="Arial Narrow"/>
                <w:color w:val="FF0000"/>
                <w:highlight w:val="yellow"/>
              </w:rPr>
              <w:t xml:space="preserve">Si </w:t>
            </w:r>
            <w:r w:rsidRPr="00CC7DD6">
              <w:rPr>
                <w:rFonts w:ascii="Arial Narrow" w:eastAsia="Times New Roman" w:hAnsi="Arial Narrow"/>
                <w:color w:val="FF0000"/>
                <w:highlight w:val="yellow"/>
              </w:rPr>
              <w:t>se</w:t>
            </w:r>
            <w:r w:rsidRPr="00CC7DD6">
              <w:rPr>
                <w:rFonts w:ascii="Arial Narrow" w:hAnsi="Arial Narrow"/>
                <w:color w:val="FF0000"/>
                <w:highlight w:val="yellow"/>
              </w:rPr>
              <w:t xml:space="preserve"> cumplen las validaciones, el sistema actualiza la lista de Unidades de despacho, selecciona por defecto la primera opción de la lista y continúa en 3.1</w:t>
            </w:r>
          </w:p>
        </w:tc>
      </w:tr>
      <w:tr w:rsidR="00D777EC" w:rsidRPr="00AD6E10" w:rsidTr="00CC7DD6">
        <w:tc>
          <w:tcPr>
            <w:tcW w:w="567" w:type="dxa"/>
            <w:tcBorders>
              <w:top w:val="single" w:sz="6" w:space="0" w:color="000000"/>
              <w:left w:val="single" w:sz="6" w:space="0" w:color="000000"/>
              <w:bottom w:val="single" w:sz="6" w:space="0" w:color="000000"/>
              <w:right w:val="single" w:sz="6" w:space="0" w:color="000000"/>
            </w:tcBorders>
          </w:tcPr>
          <w:p w:rsidR="00221F8B" w:rsidRPr="00AD6E10" w:rsidRDefault="00221F8B" w:rsidP="00EF6966">
            <w:pPr>
              <w:pStyle w:val="NormalWeb"/>
              <w:numPr>
                <w:ilvl w:val="0"/>
                <w:numId w:val="63"/>
              </w:numPr>
              <w:spacing w:before="0" w:beforeAutospacing="0" w:after="0" w:afterAutospacing="0"/>
              <w:ind w:left="356"/>
              <w:jc w:val="center"/>
              <w:rPr>
                <w:rFonts w:ascii="Arial Narrow" w:eastAsia="Times New Roman" w:hAnsi="Arial Narrow"/>
                <w:color w:val="FF0000"/>
              </w:rPr>
            </w:pPr>
          </w:p>
        </w:tc>
        <w:tc>
          <w:tcPr>
            <w:tcW w:w="3119" w:type="dxa"/>
            <w:tcBorders>
              <w:top w:val="single" w:sz="6" w:space="0" w:color="000000"/>
              <w:left w:val="single" w:sz="6" w:space="0" w:color="000000"/>
              <w:bottom w:val="single" w:sz="6" w:space="0" w:color="000000"/>
              <w:right w:val="single" w:sz="6" w:space="0" w:color="000000"/>
            </w:tcBorders>
          </w:tcPr>
          <w:p w:rsidR="00221F8B" w:rsidRPr="00AD6E10" w:rsidRDefault="00221F8B" w:rsidP="00C25481">
            <w:pPr>
              <w:pStyle w:val="NormalWeb"/>
              <w:spacing w:before="0" w:beforeAutospacing="0" w:after="0" w:afterAutospacing="0"/>
              <w:jc w:val="left"/>
              <w:rPr>
                <w:rFonts w:ascii="Arial Narrow" w:eastAsia="Times New Roman" w:hAnsi="Arial Narrow"/>
                <w:color w:val="FF0000"/>
                <w:highlight w:val="yellow"/>
              </w:rPr>
            </w:pPr>
            <w:r w:rsidRPr="00AD6E10">
              <w:rPr>
                <w:rFonts w:ascii="Arial Narrow" w:hAnsi="Arial Narrow"/>
                <w:color w:val="FF0000"/>
                <w:highlight w:val="yellow"/>
              </w:rPr>
              <w:t xml:space="preserve">El actor selecciona una opción de la lista </w:t>
            </w:r>
            <w:r w:rsidRPr="00AD6E10">
              <w:rPr>
                <w:rFonts w:ascii="Arial Narrow" w:hAnsi="Arial Narrow"/>
                <w:b/>
                <w:color w:val="FF0000"/>
                <w:highlight w:val="yellow"/>
              </w:rPr>
              <w:t>Unidad de despacho</w:t>
            </w:r>
          </w:p>
        </w:tc>
        <w:tc>
          <w:tcPr>
            <w:tcW w:w="5670" w:type="dxa"/>
            <w:gridSpan w:val="2"/>
            <w:tcBorders>
              <w:top w:val="single" w:sz="6" w:space="0" w:color="000000"/>
              <w:left w:val="single" w:sz="6" w:space="0" w:color="000000"/>
              <w:bottom w:val="single" w:sz="6" w:space="0" w:color="000000"/>
              <w:right w:val="single" w:sz="6" w:space="0" w:color="000000"/>
            </w:tcBorders>
          </w:tcPr>
          <w:p w:rsidR="00C25481" w:rsidRPr="00AD6E10" w:rsidRDefault="00C25481"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AD6E10">
              <w:rPr>
                <w:rFonts w:ascii="Arial Narrow" w:hAnsi="Arial Narrow"/>
                <w:color w:val="FF0000"/>
                <w:highlight w:val="yellow"/>
              </w:rPr>
              <w:t xml:space="preserve">El sistema </w:t>
            </w:r>
            <w:proofErr w:type="gramStart"/>
            <w:r w:rsidRPr="00AD6E10">
              <w:rPr>
                <w:rFonts w:ascii="Arial Narrow" w:hAnsi="Arial Narrow"/>
                <w:color w:val="FF0000"/>
                <w:highlight w:val="yellow"/>
              </w:rPr>
              <w:t>valida que existan Turnos, activos y programados</w:t>
            </w:r>
            <w:proofErr w:type="gramEnd"/>
            <w:r w:rsidRPr="00AD6E10">
              <w:rPr>
                <w:rFonts w:ascii="Arial Narrow" w:hAnsi="Arial Narrow"/>
                <w:color w:val="FF0000"/>
                <w:highlight w:val="yellow"/>
              </w:rPr>
              <w:t xml:space="preserve"> para sorteo, asignados a la Unidad de Despacho seleccionada, caso contrario, el sistema ejecuta la </w:t>
            </w:r>
            <w:r w:rsidRPr="00AD6E10">
              <w:rPr>
                <w:rFonts w:ascii="Arial Narrow" w:hAnsi="Arial Narrow"/>
                <w:b/>
                <w:color w:val="FF0000"/>
                <w:highlight w:val="yellow"/>
              </w:rPr>
              <w:t xml:space="preserve">excepción </w:t>
            </w:r>
            <w:r w:rsidR="002F4DE3">
              <w:rPr>
                <w:rFonts w:ascii="Arial Narrow" w:hAnsi="Arial Narrow"/>
                <w:b/>
                <w:color w:val="FF0000"/>
                <w:highlight w:val="yellow"/>
              </w:rPr>
              <w:t>7.</w:t>
            </w:r>
          </w:p>
          <w:p w:rsidR="00221F8B" w:rsidRPr="00AD6E10" w:rsidRDefault="00C25481"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AD6E10">
              <w:rPr>
                <w:rFonts w:ascii="Arial Narrow" w:hAnsi="Arial Narrow"/>
                <w:color w:val="FF0000"/>
                <w:highlight w:val="yellow"/>
              </w:rPr>
              <w:t xml:space="preserve">El sistema obtiene la lista de </w:t>
            </w:r>
            <w:r w:rsidR="00AD6E10" w:rsidRPr="00AD6E10">
              <w:rPr>
                <w:rFonts w:ascii="Arial Narrow" w:hAnsi="Arial Narrow"/>
                <w:color w:val="FF0000"/>
                <w:highlight w:val="yellow"/>
              </w:rPr>
              <w:t>Turnos, activos y programados para sorteo, asignados a la Unidad de Despacho seleccionada</w:t>
            </w:r>
            <w:r w:rsidRPr="00AD6E10">
              <w:rPr>
                <w:rFonts w:ascii="Arial Narrow" w:hAnsi="Arial Narrow"/>
                <w:color w:val="FF0000"/>
                <w:highlight w:val="yellow"/>
              </w:rPr>
              <w:t>, y actualiza la lista de Turnos, se selecciona por defecto la primera  opción de la lista y continúa en 4.1.</w:t>
            </w:r>
          </w:p>
        </w:tc>
      </w:tr>
      <w:tr w:rsidR="000539B5" w:rsidRPr="00D777EC" w:rsidTr="00CC7DD6">
        <w:tc>
          <w:tcPr>
            <w:tcW w:w="567" w:type="dxa"/>
            <w:tcBorders>
              <w:top w:val="single" w:sz="6" w:space="0" w:color="000000"/>
              <w:left w:val="single" w:sz="6" w:space="0" w:color="000000"/>
              <w:bottom w:val="single" w:sz="6" w:space="0" w:color="000000"/>
              <w:right w:val="single" w:sz="6" w:space="0" w:color="000000"/>
            </w:tcBorders>
          </w:tcPr>
          <w:p w:rsidR="00221F8B" w:rsidRPr="00D777EC" w:rsidRDefault="00221F8B" w:rsidP="00EF6966">
            <w:pPr>
              <w:pStyle w:val="NormalWeb"/>
              <w:numPr>
                <w:ilvl w:val="0"/>
                <w:numId w:val="63"/>
              </w:numPr>
              <w:spacing w:before="0" w:beforeAutospacing="0" w:after="0" w:afterAutospacing="0"/>
              <w:ind w:left="356"/>
              <w:jc w:val="center"/>
              <w:rPr>
                <w:rFonts w:ascii="Arial Narrow" w:eastAsia="Times New Roman" w:hAnsi="Arial Narrow"/>
                <w:color w:val="FF0000"/>
              </w:rPr>
            </w:pPr>
          </w:p>
        </w:tc>
        <w:tc>
          <w:tcPr>
            <w:tcW w:w="3119" w:type="dxa"/>
            <w:tcBorders>
              <w:top w:val="single" w:sz="6" w:space="0" w:color="000000"/>
              <w:left w:val="single" w:sz="6" w:space="0" w:color="000000"/>
              <w:bottom w:val="single" w:sz="6" w:space="0" w:color="000000"/>
              <w:right w:val="single" w:sz="6" w:space="0" w:color="000000"/>
            </w:tcBorders>
          </w:tcPr>
          <w:p w:rsidR="00221F8B" w:rsidRPr="00D777EC" w:rsidRDefault="00C25481" w:rsidP="00C25481">
            <w:pPr>
              <w:pStyle w:val="NormalWeb"/>
              <w:spacing w:before="0" w:beforeAutospacing="0" w:after="0" w:afterAutospacing="0"/>
              <w:jc w:val="left"/>
              <w:rPr>
                <w:rFonts w:ascii="Arial Narrow" w:eastAsia="Times New Roman" w:hAnsi="Arial Narrow"/>
                <w:color w:val="FF0000"/>
                <w:highlight w:val="yellow"/>
              </w:rPr>
            </w:pPr>
            <w:r w:rsidRPr="00D777EC">
              <w:rPr>
                <w:rFonts w:ascii="Arial Narrow" w:hAnsi="Arial Narrow"/>
                <w:color w:val="FF0000"/>
                <w:highlight w:val="yellow"/>
              </w:rPr>
              <w:t xml:space="preserve">El actor selecciona una opción de la lista </w:t>
            </w:r>
            <w:r w:rsidRPr="00D777EC">
              <w:rPr>
                <w:rFonts w:ascii="Arial Narrow" w:hAnsi="Arial Narrow"/>
                <w:b/>
                <w:color w:val="FF0000"/>
                <w:highlight w:val="yellow"/>
              </w:rPr>
              <w:t>Turno</w:t>
            </w:r>
          </w:p>
        </w:tc>
        <w:tc>
          <w:tcPr>
            <w:tcW w:w="5670" w:type="dxa"/>
            <w:gridSpan w:val="2"/>
            <w:tcBorders>
              <w:top w:val="single" w:sz="6" w:space="0" w:color="000000"/>
              <w:left w:val="single" w:sz="6" w:space="0" w:color="000000"/>
              <w:bottom w:val="single" w:sz="6" w:space="0" w:color="000000"/>
              <w:right w:val="single" w:sz="6" w:space="0" w:color="000000"/>
            </w:tcBorders>
          </w:tcPr>
          <w:p w:rsidR="00C25481" w:rsidRPr="002E2279" w:rsidRDefault="00C25481"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D777EC">
              <w:rPr>
                <w:rFonts w:ascii="Arial Narrow" w:hAnsi="Arial Narrow"/>
                <w:color w:val="FF0000"/>
                <w:highlight w:val="yellow"/>
              </w:rPr>
              <w:t xml:space="preserve">El sistema </w:t>
            </w:r>
            <w:proofErr w:type="gramStart"/>
            <w:r w:rsidRPr="00D777EC">
              <w:rPr>
                <w:rFonts w:ascii="Arial Narrow" w:hAnsi="Arial Narrow"/>
                <w:color w:val="FF0000"/>
                <w:highlight w:val="yellow"/>
              </w:rPr>
              <w:t>valida</w:t>
            </w:r>
            <w:proofErr w:type="gramEnd"/>
            <w:r w:rsidRPr="00D777EC">
              <w:rPr>
                <w:rFonts w:ascii="Arial Narrow" w:hAnsi="Arial Narrow"/>
                <w:color w:val="FF0000"/>
                <w:highlight w:val="yellow"/>
              </w:rPr>
              <w:t xml:space="preserve"> que existan Horarios</w:t>
            </w:r>
            <w:r w:rsidR="00D777EC" w:rsidRPr="00D777EC">
              <w:rPr>
                <w:rFonts w:ascii="Arial Narrow" w:hAnsi="Arial Narrow"/>
                <w:color w:val="FF0000"/>
                <w:highlight w:val="yellow"/>
              </w:rPr>
              <w:t>,</w:t>
            </w:r>
            <w:r w:rsidRPr="00D777EC">
              <w:rPr>
                <w:rFonts w:ascii="Arial Narrow" w:hAnsi="Arial Narrow"/>
                <w:color w:val="FF0000"/>
                <w:highlight w:val="yellow"/>
              </w:rPr>
              <w:t xml:space="preserve"> activos</w:t>
            </w:r>
            <w:r w:rsidR="00D777EC" w:rsidRPr="00D777EC">
              <w:rPr>
                <w:rFonts w:ascii="Arial Narrow" w:hAnsi="Arial Narrow"/>
                <w:color w:val="FF0000"/>
                <w:highlight w:val="yellow"/>
              </w:rPr>
              <w:t xml:space="preserve"> y programados para sorteo,</w:t>
            </w:r>
            <w:r w:rsidRPr="00D777EC">
              <w:rPr>
                <w:rFonts w:ascii="Arial Narrow" w:hAnsi="Arial Narrow"/>
                <w:color w:val="FF0000"/>
                <w:highlight w:val="yellow"/>
              </w:rPr>
              <w:t xml:space="preserve"> </w:t>
            </w:r>
            <w:r w:rsidR="00D777EC" w:rsidRPr="00D777EC">
              <w:rPr>
                <w:rFonts w:ascii="Arial Narrow" w:hAnsi="Arial Narrow"/>
                <w:color w:val="FF0000"/>
                <w:highlight w:val="yellow"/>
              </w:rPr>
              <w:t>asociados</w:t>
            </w:r>
            <w:r w:rsidRPr="00D777EC">
              <w:rPr>
                <w:rFonts w:ascii="Arial Narrow" w:hAnsi="Arial Narrow"/>
                <w:color w:val="FF0000"/>
                <w:highlight w:val="yellow"/>
              </w:rPr>
              <w:t xml:space="preserve"> al Turno seleccionado, caso contrario, el sistema ejecuta la </w:t>
            </w:r>
            <w:r w:rsidRPr="00D777EC">
              <w:rPr>
                <w:rFonts w:ascii="Arial Narrow" w:hAnsi="Arial Narrow"/>
                <w:b/>
                <w:color w:val="FF0000"/>
                <w:highlight w:val="yellow"/>
              </w:rPr>
              <w:t>excepción</w:t>
            </w:r>
            <w:r w:rsidR="00F83284">
              <w:rPr>
                <w:rFonts w:ascii="Arial Narrow" w:hAnsi="Arial Narrow"/>
                <w:b/>
                <w:color w:val="FF0000"/>
                <w:highlight w:val="yellow"/>
              </w:rPr>
              <w:t xml:space="preserve"> 8</w:t>
            </w:r>
            <w:r w:rsidR="009474E4">
              <w:rPr>
                <w:rFonts w:ascii="Arial Narrow" w:hAnsi="Arial Narrow"/>
                <w:b/>
                <w:color w:val="FF0000"/>
                <w:highlight w:val="yellow"/>
              </w:rPr>
              <w:t>.</w:t>
            </w:r>
          </w:p>
          <w:p w:rsidR="002E2279" w:rsidRPr="00D777EC" w:rsidRDefault="002E2279"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D777EC">
              <w:rPr>
                <w:rFonts w:ascii="Arial Narrow" w:hAnsi="Arial Narrow"/>
                <w:color w:val="FF0000"/>
                <w:highlight w:val="yellow"/>
              </w:rPr>
              <w:lastRenderedPageBreak/>
              <w:t xml:space="preserve">El sistema </w:t>
            </w:r>
            <w:proofErr w:type="gramStart"/>
            <w:r w:rsidRPr="00D777EC">
              <w:rPr>
                <w:rFonts w:ascii="Arial Narrow" w:hAnsi="Arial Narrow"/>
                <w:color w:val="FF0000"/>
                <w:highlight w:val="yellow"/>
              </w:rPr>
              <w:t>valid</w:t>
            </w:r>
            <w:r>
              <w:rPr>
                <w:rFonts w:ascii="Arial Narrow" w:hAnsi="Arial Narrow"/>
                <w:color w:val="FF0000"/>
                <w:highlight w:val="yellow"/>
              </w:rPr>
              <w:t>a</w:t>
            </w:r>
            <w:proofErr w:type="gramEnd"/>
            <w:r w:rsidRPr="00D777EC">
              <w:rPr>
                <w:rFonts w:ascii="Arial Narrow" w:hAnsi="Arial Narrow"/>
                <w:color w:val="FF0000"/>
                <w:highlight w:val="yellow"/>
              </w:rPr>
              <w:t xml:space="preserve"> que existan Ánforas asociadas al Turno</w:t>
            </w:r>
            <w:r>
              <w:rPr>
                <w:rFonts w:ascii="Arial Narrow" w:hAnsi="Arial Narrow"/>
                <w:color w:val="FF0000"/>
                <w:highlight w:val="yellow"/>
              </w:rPr>
              <w:t xml:space="preserve"> y fecha </w:t>
            </w:r>
            <w:r w:rsidRPr="00D777EC">
              <w:rPr>
                <w:rFonts w:ascii="Arial Narrow" w:hAnsi="Arial Narrow"/>
                <w:color w:val="FF0000"/>
                <w:highlight w:val="yellow"/>
              </w:rPr>
              <w:t>seleccionado</w:t>
            </w:r>
            <w:r>
              <w:rPr>
                <w:rFonts w:ascii="Arial Narrow" w:hAnsi="Arial Narrow"/>
                <w:color w:val="FF0000"/>
                <w:highlight w:val="yellow"/>
              </w:rPr>
              <w:t>s</w:t>
            </w:r>
            <w:r w:rsidRPr="00D777EC">
              <w:rPr>
                <w:rFonts w:ascii="Arial Narrow" w:hAnsi="Arial Narrow"/>
                <w:color w:val="FF0000"/>
                <w:highlight w:val="yellow"/>
              </w:rPr>
              <w:t xml:space="preserve">, caso contrario, el sistema ejecuta la </w:t>
            </w:r>
            <w:r w:rsidRPr="00D777EC">
              <w:rPr>
                <w:rFonts w:ascii="Arial Narrow" w:hAnsi="Arial Narrow"/>
                <w:b/>
                <w:color w:val="FF0000"/>
                <w:highlight w:val="yellow"/>
              </w:rPr>
              <w:t>excepción</w:t>
            </w:r>
            <w:r w:rsidR="00F83284">
              <w:rPr>
                <w:rFonts w:ascii="Arial Narrow" w:hAnsi="Arial Narrow"/>
                <w:b/>
                <w:color w:val="FF0000"/>
                <w:highlight w:val="yellow"/>
              </w:rPr>
              <w:t xml:space="preserve"> 9</w:t>
            </w:r>
            <w:r>
              <w:rPr>
                <w:rFonts w:ascii="Arial Narrow" w:hAnsi="Arial Narrow"/>
                <w:b/>
                <w:color w:val="FF0000"/>
                <w:highlight w:val="yellow"/>
              </w:rPr>
              <w:t>.</w:t>
            </w:r>
          </w:p>
          <w:p w:rsidR="004720E8" w:rsidRPr="004720E8" w:rsidRDefault="004720E8"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Pr>
                <w:rFonts w:ascii="Arial Narrow" w:hAnsi="Arial Narrow"/>
                <w:color w:val="FF0000"/>
                <w:highlight w:val="yellow"/>
              </w:rPr>
              <w:t>De cumplirse las validaciones, e</w:t>
            </w:r>
            <w:r w:rsidR="00C25481" w:rsidRPr="00D777EC">
              <w:rPr>
                <w:rFonts w:ascii="Arial Narrow" w:hAnsi="Arial Narrow"/>
                <w:color w:val="FF0000"/>
                <w:highlight w:val="yellow"/>
              </w:rPr>
              <w:t>l sistema</w:t>
            </w:r>
            <w:r>
              <w:rPr>
                <w:rFonts w:ascii="Arial Narrow" w:hAnsi="Arial Narrow"/>
                <w:color w:val="FF0000"/>
                <w:highlight w:val="yellow"/>
              </w:rPr>
              <w:t>:</w:t>
            </w:r>
          </w:p>
          <w:p w:rsidR="004720E8" w:rsidRDefault="004720E8" w:rsidP="00EF6966">
            <w:pPr>
              <w:pStyle w:val="NormalWeb"/>
              <w:numPr>
                <w:ilvl w:val="0"/>
                <w:numId w:val="77"/>
              </w:numPr>
              <w:spacing w:before="0" w:beforeAutospacing="0" w:after="0" w:afterAutospacing="0"/>
              <w:rPr>
                <w:rFonts w:ascii="Arial Narrow" w:hAnsi="Arial Narrow"/>
                <w:color w:val="FF0000"/>
                <w:highlight w:val="yellow"/>
              </w:rPr>
            </w:pPr>
            <w:r>
              <w:rPr>
                <w:rFonts w:ascii="Arial Narrow" w:hAnsi="Arial Narrow"/>
                <w:color w:val="FF0000"/>
                <w:highlight w:val="yellow"/>
              </w:rPr>
              <w:t>O</w:t>
            </w:r>
            <w:r w:rsidR="00C25481" w:rsidRPr="00D777EC">
              <w:rPr>
                <w:rFonts w:ascii="Arial Narrow" w:hAnsi="Arial Narrow"/>
                <w:color w:val="FF0000"/>
                <w:highlight w:val="yellow"/>
              </w:rPr>
              <w:t xml:space="preserve">btiene la lista de Horarios asociados </w:t>
            </w:r>
            <w:r>
              <w:rPr>
                <w:rFonts w:ascii="Arial Narrow" w:hAnsi="Arial Narrow"/>
                <w:color w:val="FF0000"/>
                <w:highlight w:val="yellow"/>
              </w:rPr>
              <w:t>al Turno seleccionado</w:t>
            </w:r>
            <w:r w:rsidR="00C25481" w:rsidRPr="00D777EC">
              <w:rPr>
                <w:rFonts w:ascii="Arial Narrow" w:hAnsi="Arial Narrow"/>
                <w:color w:val="FF0000"/>
                <w:highlight w:val="yellow"/>
              </w:rPr>
              <w:t xml:space="preserve">, y actualiza la lista de </w:t>
            </w:r>
            <w:r w:rsidR="00D777EC">
              <w:rPr>
                <w:rFonts w:ascii="Arial Narrow" w:hAnsi="Arial Narrow"/>
                <w:color w:val="FF0000"/>
                <w:highlight w:val="yellow"/>
              </w:rPr>
              <w:t>Horarios</w:t>
            </w:r>
            <w:r w:rsidR="00C25481" w:rsidRPr="00D777EC">
              <w:rPr>
                <w:rFonts w:ascii="Arial Narrow" w:hAnsi="Arial Narrow"/>
                <w:color w:val="FF0000"/>
                <w:highlight w:val="yellow"/>
              </w:rPr>
              <w:t>,</w:t>
            </w:r>
            <w:r w:rsidR="001C6C01">
              <w:rPr>
                <w:rFonts w:ascii="Arial Narrow" w:hAnsi="Arial Narrow"/>
                <w:color w:val="FF0000"/>
                <w:highlight w:val="yellow"/>
              </w:rPr>
              <w:t xml:space="preserve"> </w:t>
            </w:r>
            <w:r w:rsidR="0047566C">
              <w:rPr>
                <w:rFonts w:ascii="Arial Narrow" w:hAnsi="Arial Narrow"/>
                <w:color w:val="FF0000"/>
                <w:highlight w:val="yellow"/>
              </w:rPr>
              <w:t>s</w:t>
            </w:r>
            <w:r w:rsidR="00C25481" w:rsidRPr="00D777EC">
              <w:rPr>
                <w:rFonts w:ascii="Arial Narrow" w:hAnsi="Arial Narrow"/>
                <w:color w:val="FF0000"/>
                <w:highlight w:val="yellow"/>
              </w:rPr>
              <w:t>e selecciona por defecto la primera  op</w:t>
            </w:r>
            <w:r>
              <w:rPr>
                <w:rFonts w:ascii="Arial Narrow" w:hAnsi="Arial Narrow"/>
                <w:color w:val="FF0000"/>
                <w:highlight w:val="yellow"/>
              </w:rPr>
              <w:t>ción de la lista.</w:t>
            </w:r>
          </w:p>
          <w:p w:rsidR="004720E8" w:rsidRDefault="004720E8" w:rsidP="00EF6966">
            <w:pPr>
              <w:pStyle w:val="NormalWeb"/>
              <w:numPr>
                <w:ilvl w:val="0"/>
                <w:numId w:val="77"/>
              </w:numPr>
              <w:spacing w:before="0" w:beforeAutospacing="0" w:after="0" w:afterAutospacing="0"/>
              <w:rPr>
                <w:rFonts w:ascii="Arial Narrow" w:hAnsi="Arial Narrow"/>
                <w:color w:val="FF0000"/>
                <w:highlight w:val="yellow"/>
              </w:rPr>
            </w:pPr>
            <w:r>
              <w:rPr>
                <w:rFonts w:ascii="Arial Narrow" w:hAnsi="Arial Narrow"/>
                <w:color w:val="FF0000"/>
                <w:highlight w:val="yellow"/>
              </w:rPr>
              <w:t>O</w:t>
            </w:r>
            <w:r w:rsidRPr="00D777EC">
              <w:rPr>
                <w:rFonts w:ascii="Arial Narrow" w:hAnsi="Arial Narrow"/>
                <w:color w:val="FF0000"/>
                <w:highlight w:val="yellow"/>
              </w:rPr>
              <w:t xml:space="preserve">btiene la lista de </w:t>
            </w:r>
            <w:r>
              <w:rPr>
                <w:rFonts w:ascii="Arial Narrow" w:hAnsi="Arial Narrow"/>
                <w:color w:val="FF0000"/>
                <w:highlight w:val="yellow"/>
              </w:rPr>
              <w:t>Ánforas asociada</w:t>
            </w:r>
            <w:r w:rsidRPr="00D777EC">
              <w:rPr>
                <w:rFonts w:ascii="Arial Narrow" w:hAnsi="Arial Narrow"/>
                <w:color w:val="FF0000"/>
                <w:highlight w:val="yellow"/>
              </w:rPr>
              <w:t xml:space="preserve">s </w:t>
            </w:r>
            <w:r>
              <w:rPr>
                <w:rFonts w:ascii="Arial Narrow" w:hAnsi="Arial Narrow"/>
                <w:color w:val="FF0000"/>
                <w:highlight w:val="yellow"/>
              </w:rPr>
              <w:t>al Turno seleccionado</w:t>
            </w:r>
            <w:r w:rsidRPr="00D777EC">
              <w:rPr>
                <w:rFonts w:ascii="Arial Narrow" w:hAnsi="Arial Narrow"/>
                <w:color w:val="FF0000"/>
                <w:highlight w:val="yellow"/>
              </w:rPr>
              <w:t xml:space="preserve">, y actualiza la lista de </w:t>
            </w:r>
            <w:r>
              <w:rPr>
                <w:rFonts w:ascii="Arial Narrow" w:hAnsi="Arial Narrow"/>
                <w:color w:val="FF0000"/>
                <w:highlight w:val="yellow"/>
              </w:rPr>
              <w:t>Ánforas</w:t>
            </w:r>
            <w:r w:rsidRPr="00D777EC">
              <w:rPr>
                <w:rFonts w:ascii="Arial Narrow" w:hAnsi="Arial Narrow"/>
                <w:color w:val="FF0000"/>
                <w:highlight w:val="yellow"/>
              </w:rPr>
              <w:t>,</w:t>
            </w:r>
            <w:r>
              <w:rPr>
                <w:rFonts w:ascii="Arial Narrow" w:hAnsi="Arial Narrow"/>
                <w:color w:val="FF0000"/>
                <w:highlight w:val="yellow"/>
              </w:rPr>
              <w:t xml:space="preserve"> s</w:t>
            </w:r>
            <w:r w:rsidRPr="00D777EC">
              <w:rPr>
                <w:rFonts w:ascii="Arial Narrow" w:hAnsi="Arial Narrow"/>
                <w:color w:val="FF0000"/>
                <w:highlight w:val="yellow"/>
              </w:rPr>
              <w:t>e selecciona por defecto la primera  op</w:t>
            </w:r>
            <w:r>
              <w:rPr>
                <w:rFonts w:ascii="Arial Narrow" w:hAnsi="Arial Narrow"/>
                <w:color w:val="FF0000"/>
                <w:highlight w:val="yellow"/>
              </w:rPr>
              <w:t>ción de la lista.</w:t>
            </w:r>
          </w:p>
          <w:p w:rsidR="00221F8B" w:rsidRPr="00D777EC" w:rsidRDefault="004720E8" w:rsidP="00EF6966">
            <w:pPr>
              <w:pStyle w:val="NormalWeb"/>
              <w:numPr>
                <w:ilvl w:val="0"/>
                <w:numId w:val="77"/>
              </w:numPr>
              <w:spacing w:before="0" w:beforeAutospacing="0" w:after="0" w:afterAutospacing="0"/>
              <w:rPr>
                <w:rFonts w:ascii="Arial Narrow" w:eastAsia="Times New Roman" w:hAnsi="Arial Narrow"/>
                <w:color w:val="FF0000"/>
                <w:highlight w:val="yellow"/>
              </w:rPr>
            </w:pPr>
            <w:r>
              <w:rPr>
                <w:rFonts w:ascii="Arial Narrow" w:hAnsi="Arial Narrow"/>
                <w:color w:val="FF0000"/>
                <w:highlight w:val="yellow"/>
              </w:rPr>
              <w:t>C</w:t>
            </w:r>
            <w:r w:rsidR="009474E4">
              <w:rPr>
                <w:rFonts w:ascii="Arial Narrow" w:hAnsi="Arial Narrow"/>
                <w:color w:val="FF0000"/>
                <w:highlight w:val="yellow"/>
              </w:rPr>
              <w:t>ontinúa en 5</w:t>
            </w:r>
            <w:r w:rsidR="00C25481" w:rsidRPr="00D777EC">
              <w:rPr>
                <w:rFonts w:ascii="Arial Narrow" w:hAnsi="Arial Narrow"/>
                <w:color w:val="FF0000"/>
                <w:highlight w:val="yellow"/>
              </w:rPr>
              <w:t>.1.</w:t>
            </w:r>
          </w:p>
        </w:tc>
      </w:tr>
      <w:tr w:rsidR="00221F8B" w:rsidRPr="000539B5" w:rsidTr="00CC7DD6">
        <w:tc>
          <w:tcPr>
            <w:tcW w:w="567" w:type="dxa"/>
            <w:tcBorders>
              <w:top w:val="single" w:sz="6" w:space="0" w:color="000000"/>
              <w:left w:val="single" w:sz="6" w:space="0" w:color="000000"/>
              <w:bottom w:val="single" w:sz="6" w:space="0" w:color="000000"/>
              <w:right w:val="single" w:sz="6" w:space="0" w:color="000000"/>
            </w:tcBorders>
          </w:tcPr>
          <w:p w:rsidR="00221F8B" w:rsidRPr="000539B5" w:rsidRDefault="00221F8B" w:rsidP="00EF6966">
            <w:pPr>
              <w:pStyle w:val="NormalWeb"/>
              <w:numPr>
                <w:ilvl w:val="0"/>
                <w:numId w:val="63"/>
              </w:numPr>
              <w:spacing w:before="0" w:beforeAutospacing="0" w:after="0" w:afterAutospacing="0"/>
              <w:ind w:left="356"/>
              <w:jc w:val="center"/>
              <w:rPr>
                <w:rFonts w:ascii="Arial Narrow" w:eastAsia="Times New Roman" w:hAnsi="Arial Narrow"/>
                <w:color w:val="FF0000"/>
              </w:rPr>
            </w:pPr>
          </w:p>
        </w:tc>
        <w:tc>
          <w:tcPr>
            <w:tcW w:w="3119" w:type="dxa"/>
            <w:tcBorders>
              <w:top w:val="single" w:sz="6" w:space="0" w:color="000000"/>
              <w:left w:val="single" w:sz="6" w:space="0" w:color="000000"/>
              <w:bottom w:val="single" w:sz="6" w:space="0" w:color="000000"/>
              <w:right w:val="single" w:sz="6" w:space="0" w:color="000000"/>
            </w:tcBorders>
          </w:tcPr>
          <w:p w:rsidR="00221F8B" w:rsidRPr="000539B5" w:rsidRDefault="00C25481" w:rsidP="00C25481">
            <w:pPr>
              <w:pStyle w:val="NormalWeb"/>
              <w:spacing w:before="0" w:beforeAutospacing="0" w:after="0" w:afterAutospacing="0"/>
              <w:jc w:val="left"/>
              <w:rPr>
                <w:rFonts w:ascii="Arial Narrow" w:eastAsia="Times New Roman" w:hAnsi="Arial Narrow"/>
                <w:color w:val="FF0000"/>
                <w:highlight w:val="yellow"/>
              </w:rPr>
            </w:pPr>
            <w:r w:rsidRPr="000539B5">
              <w:rPr>
                <w:rFonts w:ascii="Arial Narrow" w:hAnsi="Arial Narrow"/>
                <w:color w:val="FF0000"/>
                <w:highlight w:val="yellow"/>
              </w:rPr>
              <w:t xml:space="preserve">El actor selecciona una opción de la lista </w:t>
            </w:r>
            <w:r w:rsidRPr="000539B5">
              <w:rPr>
                <w:rFonts w:ascii="Arial Narrow" w:hAnsi="Arial Narrow"/>
                <w:b/>
                <w:color w:val="FF0000"/>
                <w:highlight w:val="yellow"/>
              </w:rPr>
              <w:t>Horario</w:t>
            </w:r>
          </w:p>
        </w:tc>
        <w:tc>
          <w:tcPr>
            <w:tcW w:w="5670" w:type="dxa"/>
            <w:gridSpan w:val="2"/>
            <w:tcBorders>
              <w:top w:val="single" w:sz="6" w:space="0" w:color="000000"/>
              <w:left w:val="single" w:sz="6" w:space="0" w:color="000000"/>
              <w:bottom w:val="single" w:sz="6" w:space="0" w:color="000000"/>
              <w:right w:val="single" w:sz="6" w:space="0" w:color="000000"/>
            </w:tcBorders>
          </w:tcPr>
          <w:p w:rsidR="009474E4" w:rsidRPr="000539B5" w:rsidRDefault="009474E4"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0539B5">
              <w:rPr>
                <w:rFonts w:ascii="Arial Narrow" w:hAnsi="Arial Narrow"/>
                <w:color w:val="FF0000"/>
                <w:highlight w:val="yellow"/>
              </w:rPr>
              <w:t xml:space="preserve">El sistema </w:t>
            </w:r>
            <w:proofErr w:type="gramStart"/>
            <w:r w:rsidRPr="000539B5">
              <w:rPr>
                <w:rFonts w:ascii="Arial Narrow" w:hAnsi="Arial Narrow"/>
                <w:color w:val="FF0000"/>
                <w:highlight w:val="yellow"/>
              </w:rPr>
              <w:t>valida</w:t>
            </w:r>
            <w:proofErr w:type="gramEnd"/>
            <w:r w:rsidRPr="000539B5">
              <w:rPr>
                <w:rFonts w:ascii="Arial Narrow" w:hAnsi="Arial Narrow"/>
                <w:color w:val="FF0000"/>
                <w:highlight w:val="yellow"/>
              </w:rPr>
              <w:t xml:space="preserve"> que existan </w:t>
            </w:r>
            <w:r w:rsidR="00DA4098">
              <w:rPr>
                <w:rFonts w:ascii="Arial Narrow" w:hAnsi="Arial Narrow"/>
                <w:color w:val="FF0000"/>
                <w:highlight w:val="yellow"/>
              </w:rPr>
              <w:t>Paquetes para el horario seleccionado</w:t>
            </w:r>
            <w:r w:rsidRPr="000539B5">
              <w:rPr>
                <w:rFonts w:ascii="Arial Narrow" w:hAnsi="Arial Narrow"/>
                <w:color w:val="FF0000"/>
                <w:highlight w:val="yellow"/>
              </w:rPr>
              <w:t xml:space="preserve">, caso contrario, el sistema ejecuta la </w:t>
            </w:r>
            <w:r w:rsidRPr="000539B5">
              <w:rPr>
                <w:rFonts w:ascii="Arial Narrow" w:hAnsi="Arial Narrow"/>
                <w:b/>
                <w:color w:val="FF0000"/>
                <w:highlight w:val="yellow"/>
              </w:rPr>
              <w:t>excepción 1</w:t>
            </w:r>
            <w:r w:rsidR="00DA4098">
              <w:rPr>
                <w:rFonts w:ascii="Arial Narrow" w:hAnsi="Arial Narrow"/>
                <w:b/>
                <w:color w:val="FF0000"/>
                <w:highlight w:val="yellow"/>
              </w:rPr>
              <w:t>0</w:t>
            </w:r>
            <w:r w:rsidRPr="000539B5">
              <w:rPr>
                <w:rFonts w:ascii="Arial Narrow" w:hAnsi="Arial Narrow"/>
                <w:b/>
                <w:color w:val="FF0000"/>
                <w:highlight w:val="yellow"/>
              </w:rPr>
              <w:t>.</w:t>
            </w:r>
          </w:p>
          <w:p w:rsidR="00221F8B" w:rsidRPr="000539B5" w:rsidRDefault="009474E4"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0539B5">
              <w:rPr>
                <w:rFonts w:ascii="Arial Narrow" w:hAnsi="Arial Narrow"/>
                <w:color w:val="FF0000"/>
                <w:highlight w:val="yellow"/>
              </w:rPr>
              <w:t xml:space="preserve">El sistema obtiene la lista de </w:t>
            </w:r>
            <w:r w:rsidR="00DA4098">
              <w:rPr>
                <w:rFonts w:ascii="Arial Narrow" w:hAnsi="Arial Narrow"/>
                <w:color w:val="FF0000"/>
                <w:highlight w:val="yellow"/>
              </w:rPr>
              <w:t>Paquetes</w:t>
            </w:r>
            <w:r w:rsidRPr="000539B5">
              <w:rPr>
                <w:rFonts w:ascii="Arial Narrow" w:hAnsi="Arial Narrow"/>
                <w:color w:val="FF0000"/>
                <w:highlight w:val="yellow"/>
              </w:rPr>
              <w:t xml:space="preserve"> asociados </w:t>
            </w:r>
            <w:r w:rsidR="00DA4098">
              <w:rPr>
                <w:rFonts w:ascii="Arial Narrow" w:hAnsi="Arial Narrow"/>
                <w:color w:val="FF0000"/>
                <w:highlight w:val="yellow"/>
              </w:rPr>
              <w:t>al horario seleccionado</w:t>
            </w:r>
            <w:r w:rsidRPr="000539B5">
              <w:rPr>
                <w:rFonts w:ascii="Arial Narrow" w:hAnsi="Arial Narrow"/>
                <w:color w:val="FF0000"/>
                <w:highlight w:val="yellow"/>
              </w:rPr>
              <w:t xml:space="preserve">, y actualiza la lista de </w:t>
            </w:r>
            <w:r w:rsidR="00DA4098">
              <w:rPr>
                <w:rFonts w:ascii="Arial Narrow" w:hAnsi="Arial Narrow"/>
                <w:color w:val="FF0000"/>
                <w:highlight w:val="yellow"/>
              </w:rPr>
              <w:t>Paquetes</w:t>
            </w:r>
            <w:r w:rsidRPr="000539B5">
              <w:rPr>
                <w:rFonts w:ascii="Arial Narrow" w:hAnsi="Arial Narrow"/>
                <w:color w:val="FF0000"/>
                <w:highlight w:val="yellow"/>
              </w:rPr>
              <w:t>, se selecciona por defecto la primera  op</w:t>
            </w:r>
            <w:r w:rsidR="000539B5">
              <w:rPr>
                <w:rFonts w:ascii="Arial Narrow" w:hAnsi="Arial Narrow"/>
                <w:color w:val="FF0000"/>
                <w:highlight w:val="yellow"/>
              </w:rPr>
              <w:t>ción de la lista y continúa en 6</w:t>
            </w:r>
            <w:r w:rsidRPr="000539B5">
              <w:rPr>
                <w:rFonts w:ascii="Arial Narrow" w:hAnsi="Arial Narrow"/>
                <w:color w:val="FF0000"/>
                <w:highlight w:val="yellow"/>
              </w:rPr>
              <w:t>.1.</w:t>
            </w:r>
          </w:p>
        </w:tc>
      </w:tr>
      <w:tr w:rsidR="000539B5" w:rsidRPr="000539B5" w:rsidTr="00CC7DD6">
        <w:tc>
          <w:tcPr>
            <w:tcW w:w="567" w:type="dxa"/>
            <w:tcBorders>
              <w:top w:val="single" w:sz="6" w:space="0" w:color="000000"/>
              <w:left w:val="single" w:sz="6" w:space="0" w:color="000000"/>
              <w:bottom w:val="single" w:sz="6" w:space="0" w:color="000000"/>
              <w:right w:val="single" w:sz="6" w:space="0" w:color="000000"/>
            </w:tcBorders>
          </w:tcPr>
          <w:p w:rsidR="00221F8B" w:rsidRPr="000539B5" w:rsidRDefault="00221F8B" w:rsidP="00EF6966">
            <w:pPr>
              <w:pStyle w:val="NormalWeb"/>
              <w:numPr>
                <w:ilvl w:val="0"/>
                <w:numId w:val="63"/>
              </w:numPr>
              <w:spacing w:before="0" w:beforeAutospacing="0" w:after="0" w:afterAutospacing="0"/>
              <w:ind w:left="356"/>
              <w:jc w:val="center"/>
              <w:rPr>
                <w:rFonts w:ascii="Arial Narrow" w:eastAsia="Times New Roman" w:hAnsi="Arial Narrow"/>
                <w:color w:val="FF0000"/>
              </w:rPr>
            </w:pPr>
          </w:p>
        </w:tc>
        <w:tc>
          <w:tcPr>
            <w:tcW w:w="3119" w:type="dxa"/>
            <w:tcBorders>
              <w:top w:val="single" w:sz="6" w:space="0" w:color="000000"/>
              <w:left w:val="single" w:sz="6" w:space="0" w:color="000000"/>
              <w:bottom w:val="single" w:sz="6" w:space="0" w:color="000000"/>
              <w:right w:val="single" w:sz="6" w:space="0" w:color="000000"/>
            </w:tcBorders>
          </w:tcPr>
          <w:p w:rsidR="00221F8B" w:rsidRPr="000539B5" w:rsidRDefault="00C25481" w:rsidP="00C25481">
            <w:pPr>
              <w:pStyle w:val="NormalWeb"/>
              <w:spacing w:before="0" w:beforeAutospacing="0" w:after="0" w:afterAutospacing="0"/>
              <w:jc w:val="left"/>
              <w:rPr>
                <w:rFonts w:ascii="Arial Narrow" w:eastAsia="Times New Roman" w:hAnsi="Arial Narrow"/>
                <w:color w:val="FF0000"/>
                <w:highlight w:val="yellow"/>
              </w:rPr>
            </w:pPr>
            <w:r w:rsidRPr="000539B5">
              <w:rPr>
                <w:rFonts w:ascii="Arial Narrow" w:hAnsi="Arial Narrow"/>
                <w:color w:val="FF0000"/>
                <w:highlight w:val="yellow"/>
              </w:rPr>
              <w:t xml:space="preserve">El actor modifica el valor del campo </w:t>
            </w:r>
            <w:r w:rsidRPr="000539B5">
              <w:rPr>
                <w:rFonts w:ascii="Arial Narrow" w:hAnsi="Arial Narrow"/>
                <w:b/>
                <w:color w:val="FF0000"/>
                <w:highlight w:val="yellow"/>
              </w:rPr>
              <w:t>Registro</w:t>
            </w:r>
          </w:p>
        </w:tc>
        <w:tc>
          <w:tcPr>
            <w:tcW w:w="5670" w:type="dxa"/>
            <w:gridSpan w:val="2"/>
            <w:tcBorders>
              <w:top w:val="single" w:sz="6" w:space="0" w:color="000000"/>
              <w:left w:val="single" w:sz="6" w:space="0" w:color="000000"/>
              <w:bottom w:val="single" w:sz="6" w:space="0" w:color="000000"/>
              <w:right w:val="single" w:sz="6" w:space="0" w:color="000000"/>
            </w:tcBorders>
          </w:tcPr>
          <w:p w:rsidR="00221F8B" w:rsidRPr="000539B5" w:rsidRDefault="00C25481"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0539B5">
              <w:rPr>
                <w:rFonts w:ascii="Arial Narrow" w:eastAsia="Times New Roman" w:hAnsi="Arial Narrow"/>
                <w:color w:val="FF0000"/>
                <w:highlight w:val="yellow"/>
              </w:rPr>
              <w:t xml:space="preserve">El sistema deja en blanco el campo </w:t>
            </w:r>
            <w:r w:rsidRPr="000539B5">
              <w:rPr>
                <w:rFonts w:ascii="Arial Narrow" w:eastAsia="Times New Roman" w:hAnsi="Arial Narrow"/>
                <w:b/>
                <w:color w:val="FF0000"/>
                <w:highlight w:val="yellow"/>
              </w:rPr>
              <w:t>Apellidos y Nombres</w:t>
            </w:r>
            <w:r w:rsidRPr="000539B5">
              <w:rPr>
                <w:rFonts w:ascii="Arial Narrow" w:eastAsia="Times New Roman" w:hAnsi="Arial Narrow"/>
                <w:color w:val="FF0000"/>
                <w:highlight w:val="yellow"/>
              </w:rPr>
              <w:t xml:space="preserve"> y valida que el valor ingresado sea alfanumérico y tenga una longitud de 4 </w:t>
            </w:r>
            <w:r w:rsidRPr="000539B5">
              <w:rPr>
                <w:rFonts w:ascii="Arial Narrow" w:hAnsi="Arial Narrow"/>
                <w:color w:val="FF0000"/>
                <w:highlight w:val="yellow"/>
              </w:rPr>
              <w:t>caracteres</w:t>
            </w:r>
            <w:r w:rsidRPr="000539B5">
              <w:rPr>
                <w:rFonts w:ascii="Arial Narrow" w:eastAsia="Times New Roman" w:hAnsi="Arial Narrow"/>
                <w:color w:val="FF0000"/>
                <w:highlight w:val="yellow"/>
              </w:rPr>
              <w:t>.</w:t>
            </w:r>
            <w:r w:rsidRPr="000539B5">
              <w:rPr>
                <w:rFonts w:ascii="Arial Narrow" w:hAnsi="Arial Narrow"/>
                <w:color w:val="FF0000"/>
                <w:highlight w:val="yellow"/>
              </w:rPr>
              <w:t xml:space="preserve"> Caso contrario, el sistema ejecuta la </w:t>
            </w:r>
            <w:r w:rsidRPr="000539B5">
              <w:rPr>
                <w:rFonts w:ascii="Arial Narrow" w:hAnsi="Arial Narrow"/>
                <w:b/>
                <w:color w:val="FF0000"/>
                <w:highlight w:val="yellow"/>
              </w:rPr>
              <w:t>excepción 1</w:t>
            </w:r>
            <w:r w:rsidR="008904DD">
              <w:rPr>
                <w:rFonts w:ascii="Arial Narrow" w:hAnsi="Arial Narrow"/>
                <w:b/>
                <w:color w:val="FF0000"/>
                <w:highlight w:val="yellow"/>
              </w:rPr>
              <w:t>1</w:t>
            </w:r>
            <w:r w:rsidRPr="000539B5">
              <w:rPr>
                <w:rFonts w:ascii="Arial Narrow" w:hAnsi="Arial Narrow"/>
                <w:b/>
                <w:color w:val="FF0000"/>
                <w:highlight w:val="yellow"/>
              </w:rPr>
              <w:t>.</w:t>
            </w:r>
          </w:p>
          <w:p w:rsidR="00C25481" w:rsidRPr="000539B5" w:rsidRDefault="00C25481"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0539B5">
              <w:rPr>
                <w:rFonts w:ascii="Arial Narrow" w:eastAsia="Times New Roman" w:hAnsi="Arial Narrow"/>
                <w:color w:val="FF0000"/>
                <w:highlight w:val="yellow"/>
              </w:rPr>
              <w:t xml:space="preserve">Si cumple la validación, el sistema obtiene los datos del funcionario aduanero que coincidan con el número de registro que se ha ingresado y la aduana seleccionada. Si obtiene resultado entonces llena automáticamente el campo </w:t>
            </w:r>
            <w:r w:rsidRPr="000539B5">
              <w:rPr>
                <w:rFonts w:ascii="Arial Narrow" w:eastAsia="Times New Roman" w:hAnsi="Arial Narrow"/>
                <w:b/>
                <w:color w:val="FF0000"/>
                <w:highlight w:val="yellow"/>
              </w:rPr>
              <w:t xml:space="preserve">Apellidos y Nombres </w:t>
            </w:r>
            <w:r w:rsidRPr="000539B5">
              <w:rPr>
                <w:rFonts w:ascii="Arial Narrow" w:eastAsia="Times New Roman" w:hAnsi="Arial Narrow"/>
                <w:color w:val="FF0000"/>
                <w:highlight w:val="yellow"/>
              </w:rPr>
              <w:t xml:space="preserve">con la información encontrada. Caso contrario, el sistema ejecuta la </w:t>
            </w:r>
            <w:r w:rsidRPr="000539B5">
              <w:rPr>
                <w:rFonts w:ascii="Arial Narrow" w:eastAsia="Times New Roman" w:hAnsi="Arial Narrow"/>
                <w:b/>
                <w:color w:val="FF0000"/>
                <w:highlight w:val="yellow"/>
              </w:rPr>
              <w:t xml:space="preserve">excepción </w:t>
            </w:r>
            <w:r w:rsidR="008904DD">
              <w:rPr>
                <w:rFonts w:ascii="Arial Narrow" w:eastAsia="Times New Roman" w:hAnsi="Arial Narrow"/>
                <w:b/>
                <w:color w:val="FF0000"/>
                <w:highlight w:val="yellow"/>
              </w:rPr>
              <w:t>12</w:t>
            </w:r>
          </w:p>
        </w:tc>
      </w:tr>
      <w:tr w:rsidR="0077377B" w:rsidRPr="0077377B" w:rsidTr="00CC7DD6">
        <w:tc>
          <w:tcPr>
            <w:tcW w:w="567" w:type="dxa"/>
            <w:tcBorders>
              <w:top w:val="single" w:sz="6" w:space="0" w:color="000000"/>
              <w:left w:val="single" w:sz="6" w:space="0" w:color="000000"/>
              <w:bottom w:val="single" w:sz="6" w:space="0" w:color="000000"/>
              <w:right w:val="single" w:sz="6" w:space="0" w:color="000000"/>
            </w:tcBorders>
          </w:tcPr>
          <w:p w:rsidR="00221F8B" w:rsidRPr="0077377B" w:rsidRDefault="00221F8B" w:rsidP="00EF6966">
            <w:pPr>
              <w:pStyle w:val="NormalWeb"/>
              <w:numPr>
                <w:ilvl w:val="0"/>
                <w:numId w:val="63"/>
              </w:numPr>
              <w:spacing w:before="0" w:beforeAutospacing="0" w:after="0" w:afterAutospacing="0"/>
              <w:ind w:left="356"/>
              <w:jc w:val="center"/>
              <w:rPr>
                <w:rFonts w:ascii="Arial Narrow" w:eastAsia="Times New Roman" w:hAnsi="Arial Narrow"/>
                <w:color w:val="FF0000"/>
              </w:rPr>
            </w:pPr>
          </w:p>
        </w:tc>
        <w:tc>
          <w:tcPr>
            <w:tcW w:w="3119" w:type="dxa"/>
            <w:tcBorders>
              <w:top w:val="single" w:sz="6" w:space="0" w:color="000000"/>
              <w:left w:val="single" w:sz="6" w:space="0" w:color="000000"/>
              <w:bottom w:val="single" w:sz="6" w:space="0" w:color="000000"/>
              <w:right w:val="single" w:sz="6" w:space="0" w:color="000000"/>
            </w:tcBorders>
          </w:tcPr>
          <w:p w:rsidR="00221F8B" w:rsidRPr="0077377B" w:rsidRDefault="000539B5" w:rsidP="000539B5">
            <w:pPr>
              <w:pStyle w:val="NormalWeb"/>
              <w:spacing w:before="0" w:beforeAutospacing="0" w:after="0" w:afterAutospacing="0"/>
              <w:rPr>
                <w:rFonts w:ascii="Arial Narrow" w:eastAsia="Times New Roman" w:hAnsi="Arial Narrow"/>
                <w:color w:val="FF0000"/>
                <w:highlight w:val="yellow"/>
              </w:rPr>
            </w:pPr>
            <w:r w:rsidRPr="0077377B">
              <w:rPr>
                <w:rFonts w:ascii="Arial Narrow" w:hAnsi="Arial Narrow"/>
                <w:color w:val="FF0000"/>
                <w:highlight w:val="yellow"/>
              </w:rPr>
              <w:t xml:space="preserve">El actor modifica el valor del campo </w:t>
            </w:r>
            <w:r w:rsidRPr="0077377B">
              <w:rPr>
                <w:rFonts w:ascii="Arial Narrow" w:eastAsia="Times New Roman" w:hAnsi="Arial Narrow"/>
                <w:b/>
                <w:color w:val="FF0000"/>
                <w:highlight w:val="yellow"/>
              </w:rPr>
              <w:t>Apellidos y Nombres</w:t>
            </w:r>
          </w:p>
        </w:tc>
        <w:tc>
          <w:tcPr>
            <w:tcW w:w="5670" w:type="dxa"/>
            <w:gridSpan w:val="2"/>
            <w:tcBorders>
              <w:top w:val="single" w:sz="6" w:space="0" w:color="000000"/>
              <w:left w:val="single" w:sz="6" w:space="0" w:color="000000"/>
              <w:bottom w:val="single" w:sz="6" w:space="0" w:color="000000"/>
              <w:right w:val="single" w:sz="6" w:space="0" w:color="000000"/>
            </w:tcBorders>
          </w:tcPr>
          <w:p w:rsidR="00221F8B" w:rsidRPr="0077377B" w:rsidRDefault="000539B5"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77377B">
              <w:rPr>
                <w:rFonts w:ascii="Arial Narrow" w:eastAsia="Times New Roman" w:hAnsi="Arial Narrow"/>
                <w:color w:val="FF0000"/>
                <w:highlight w:val="yellow"/>
              </w:rPr>
              <w:t xml:space="preserve">El sistema deja en blanco el campo </w:t>
            </w:r>
            <w:r w:rsidRPr="0077377B">
              <w:rPr>
                <w:rFonts w:ascii="Arial Narrow" w:hAnsi="Arial Narrow"/>
                <w:b/>
                <w:color w:val="FF0000"/>
                <w:highlight w:val="yellow"/>
              </w:rPr>
              <w:t>Registro</w:t>
            </w:r>
            <w:r w:rsidRPr="0077377B">
              <w:rPr>
                <w:rFonts w:ascii="Arial Narrow" w:eastAsia="Times New Roman" w:hAnsi="Arial Narrow"/>
                <w:color w:val="FF0000"/>
                <w:highlight w:val="yellow"/>
              </w:rPr>
              <w:t xml:space="preserve"> y valida que el valor ingresado sea alfabético y tenga una longitud </w:t>
            </w:r>
            <w:r w:rsidRPr="0077377B">
              <w:rPr>
                <w:rFonts w:ascii="Arial Narrow" w:hAnsi="Arial Narrow"/>
                <w:color w:val="FF0000"/>
                <w:highlight w:val="yellow"/>
              </w:rPr>
              <w:t>máxima</w:t>
            </w:r>
            <w:r w:rsidRPr="0077377B">
              <w:rPr>
                <w:rFonts w:ascii="Arial Narrow" w:eastAsia="Times New Roman" w:hAnsi="Arial Narrow"/>
                <w:color w:val="FF0000"/>
                <w:highlight w:val="yellow"/>
              </w:rPr>
              <w:t xml:space="preserve"> de 100 caracteres.</w:t>
            </w:r>
            <w:r w:rsidRPr="0077377B">
              <w:rPr>
                <w:rFonts w:ascii="Arial Narrow" w:hAnsi="Arial Narrow"/>
                <w:color w:val="FF0000"/>
                <w:highlight w:val="yellow"/>
              </w:rPr>
              <w:t xml:space="preserve"> Caso contrario, el sistema ejecuta la </w:t>
            </w:r>
            <w:r w:rsidRPr="0077377B">
              <w:rPr>
                <w:rFonts w:ascii="Arial Narrow" w:hAnsi="Arial Narrow"/>
                <w:b/>
                <w:color w:val="FF0000"/>
                <w:highlight w:val="yellow"/>
              </w:rPr>
              <w:t>excepción 13.</w:t>
            </w:r>
          </w:p>
          <w:p w:rsidR="000539B5" w:rsidRPr="0077377B" w:rsidRDefault="000539B5" w:rsidP="00EF6966">
            <w:pPr>
              <w:pStyle w:val="NormalWeb"/>
              <w:numPr>
                <w:ilvl w:val="1"/>
                <w:numId w:val="63"/>
              </w:numPr>
              <w:spacing w:before="0" w:beforeAutospacing="0" w:after="0" w:afterAutospacing="0"/>
              <w:ind w:left="270" w:hanging="283"/>
              <w:rPr>
                <w:rFonts w:ascii="Arial Narrow" w:eastAsia="Times New Roman" w:hAnsi="Arial Narrow"/>
                <w:color w:val="FF0000"/>
                <w:highlight w:val="yellow"/>
              </w:rPr>
            </w:pPr>
            <w:r w:rsidRPr="0077377B">
              <w:rPr>
                <w:rFonts w:ascii="Arial Narrow" w:eastAsia="Times New Roman" w:hAnsi="Arial Narrow"/>
                <w:color w:val="FF0000"/>
                <w:highlight w:val="yellow"/>
              </w:rPr>
              <w:t>Si cumple la validación, el sistema obtiene los datos del funcionario aduanero que coincidan con los datos que se ha ingresado y la aduana seleccionada:</w:t>
            </w:r>
          </w:p>
          <w:p w:rsidR="000539B5" w:rsidRPr="0077377B" w:rsidRDefault="000539B5" w:rsidP="00EF6966">
            <w:pPr>
              <w:pStyle w:val="NormalWeb"/>
              <w:numPr>
                <w:ilvl w:val="0"/>
                <w:numId w:val="77"/>
              </w:numPr>
              <w:spacing w:before="0" w:beforeAutospacing="0" w:after="0" w:afterAutospacing="0"/>
              <w:rPr>
                <w:rFonts w:ascii="Arial Narrow" w:eastAsia="Times New Roman" w:hAnsi="Arial Narrow"/>
                <w:color w:val="FF0000"/>
                <w:highlight w:val="yellow"/>
              </w:rPr>
            </w:pPr>
            <w:r w:rsidRPr="0077377B">
              <w:rPr>
                <w:rFonts w:ascii="Arial Narrow" w:hAnsi="Arial Narrow"/>
                <w:color w:val="FF0000"/>
                <w:highlight w:val="yellow"/>
              </w:rPr>
              <w:t xml:space="preserve">Si obtiene sólo un elemento, llena automáticamente el campo </w:t>
            </w:r>
            <w:r w:rsidRPr="0077377B">
              <w:rPr>
                <w:rFonts w:ascii="Arial Narrow" w:hAnsi="Arial Narrow"/>
                <w:b/>
                <w:color w:val="FF0000"/>
                <w:highlight w:val="yellow"/>
              </w:rPr>
              <w:t>Registro.</w:t>
            </w:r>
          </w:p>
          <w:p w:rsidR="000539B5" w:rsidRPr="0077377B" w:rsidRDefault="000539B5" w:rsidP="00EF6966">
            <w:pPr>
              <w:pStyle w:val="NormalWeb"/>
              <w:numPr>
                <w:ilvl w:val="0"/>
                <w:numId w:val="77"/>
              </w:numPr>
              <w:spacing w:before="0" w:beforeAutospacing="0" w:after="0" w:afterAutospacing="0"/>
              <w:rPr>
                <w:rFonts w:ascii="Arial Narrow" w:eastAsia="Times New Roman" w:hAnsi="Arial Narrow"/>
                <w:color w:val="FF0000"/>
                <w:highlight w:val="yellow"/>
              </w:rPr>
            </w:pPr>
            <w:r w:rsidRPr="0077377B">
              <w:rPr>
                <w:rFonts w:ascii="Arial Narrow" w:hAnsi="Arial Narrow"/>
                <w:color w:val="FF0000"/>
                <w:highlight w:val="yellow"/>
              </w:rPr>
              <w:t xml:space="preserve">Si obtiene más de un elemento, entonces continúa en </w:t>
            </w:r>
            <w:r w:rsidRPr="0077377B">
              <w:rPr>
                <w:rFonts w:ascii="Arial Narrow" w:hAnsi="Arial Narrow"/>
                <w:b/>
                <w:color w:val="FF0000"/>
                <w:highlight w:val="yellow"/>
              </w:rPr>
              <w:t>A1.</w:t>
            </w:r>
          </w:p>
          <w:p w:rsidR="000539B5" w:rsidRPr="0077377B" w:rsidRDefault="000539B5" w:rsidP="00EF6966">
            <w:pPr>
              <w:pStyle w:val="NormalWeb"/>
              <w:numPr>
                <w:ilvl w:val="0"/>
                <w:numId w:val="77"/>
              </w:numPr>
              <w:spacing w:before="0" w:beforeAutospacing="0" w:after="0" w:afterAutospacing="0"/>
              <w:rPr>
                <w:rFonts w:ascii="Arial Narrow" w:eastAsia="Times New Roman" w:hAnsi="Arial Narrow"/>
                <w:color w:val="FF0000"/>
                <w:highlight w:val="yellow"/>
              </w:rPr>
            </w:pPr>
            <w:r w:rsidRPr="0077377B">
              <w:rPr>
                <w:rFonts w:ascii="Arial Narrow" w:hAnsi="Arial Narrow"/>
                <w:color w:val="FF0000"/>
                <w:highlight w:val="yellow"/>
              </w:rPr>
              <w:t xml:space="preserve">Si no obtiene resultados se ejecuta la </w:t>
            </w:r>
            <w:r w:rsidRPr="0077377B">
              <w:rPr>
                <w:rFonts w:ascii="Arial Narrow" w:hAnsi="Arial Narrow"/>
                <w:b/>
                <w:color w:val="FF0000"/>
                <w:highlight w:val="yellow"/>
              </w:rPr>
              <w:t>excepción 14.</w:t>
            </w:r>
          </w:p>
        </w:tc>
      </w:tr>
      <w:tr w:rsidR="007601C5" w:rsidRPr="0077377B" w:rsidTr="00CC7DD6">
        <w:tc>
          <w:tcPr>
            <w:tcW w:w="567" w:type="dxa"/>
            <w:tcBorders>
              <w:top w:val="single" w:sz="6" w:space="0" w:color="000000"/>
              <w:left w:val="single" w:sz="6" w:space="0" w:color="000000"/>
              <w:bottom w:val="single" w:sz="6" w:space="0" w:color="000000"/>
              <w:right w:val="single" w:sz="6" w:space="0" w:color="000000"/>
            </w:tcBorders>
          </w:tcPr>
          <w:p w:rsidR="007601C5" w:rsidRPr="0077377B" w:rsidRDefault="007601C5" w:rsidP="0077377B">
            <w:pPr>
              <w:pStyle w:val="NormalWeb"/>
              <w:spacing w:before="0" w:beforeAutospacing="0" w:after="0" w:afterAutospacing="0"/>
              <w:ind w:left="356"/>
              <w:rPr>
                <w:rFonts w:ascii="Arial Narrow" w:eastAsia="Times New Roman" w:hAnsi="Arial Narrow"/>
                <w:strike/>
              </w:rPr>
            </w:pPr>
          </w:p>
        </w:tc>
        <w:tc>
          <w:tcPr>
            <w:tcW w:w="3119" w:type="dxa"/>
            <w:tcBorders>
              <w:top w:val="single" w:sz="6" w:space="0" w:color="000000"/>
              <w:left w:val="single" w:sz="6" w:space="0" w:color="000000"/>
              <w:bottom w:val="single" w:sz="6" w:space="0" w:color="000000"/>
              <w:right w:val="single" w:sz="6" w:space="0" w:color="000000"/>
            </w:tcBorders>
          </w:tcPr>
          <w:p w:rsidR="007601C5" w:rsidRPr="0077377B" w:rsidRDefault="007601C5" w:rsidP="007601C5">
            <w:pPr>
              <w:pStyle w:val="NormalWeb"/>
              <w:spacing w:before="0" w:beforeAutospacing="0" w:after="0" w:afterAutospacing="0"/>
              <w:jc w:val="left"/>
              <w:rPr>
                <w:rFonts w:ascii="Arial Narrow" w:hAnsi="Arial Narrow"/>
                <w:strike/>
              </w:rPr>
            </w:pPr>
            <w:r w:rsidRPr="0077377B">
              <w:rPr>
                <w:rFonts w:ascii="Arial Narrow" w:hAnsi="Arial Narrow"/>
                <w:strike/>
              </w:rPr>
              <w:t>El usuario puede iniciar la búsqueda del lugar de coordinación consignando:</w:t>
            </w:r>
          </w:p>
          <w:p w:rsidR="007601C5" w:rsidRPr="0077377B" w:rsidRDefault="007601C5" w:rsidP="00626B50">
            <w:pPr>
              <w:pStyle w:val="NormalWeb"/>
              <w:numPr>
                <w:ilvl w:val="0"/>
                <w:numId w:val="28"/>
              </w:numPr>
              <w:spacing w:before="0" w:beforeAutospacing="0" w:after="0" w:afterAutospacing="0"/>
              <w:jc w:val="left"/>
              <w:rPr>
                <w:rFonts w:ascii="Arial Narrow" w:hAnsi="Arial Narrow"/>
                <w:strike/>
              </w:rPr>
            </w:pPr>
            <w:r w:rsidRPr="0077377B">
              <w:rPr>
                <w:rFonts w:ascii="Arial Narrow" w:hAnsi="Arial Narrow"/>
                <w:strike/>
              </w:rPr>
              <w:t>Fecha</w:t>
            </w:r>
          </w:p>
          <w:p w:rsidR="007601C5" w:rsidRPr="0077377B" w:rsidRDefault="007601C5" w:rsidP="00626B50">
            <w:pPr>
              <w:pStyle w:val="NormalWeb"/>
              <w:numPr>
                <w:ilvl w:val="0"/>
                <w:numId w:val="28"/>
              </w:numPr>
              <w:spacing w:before="0" w:beforeAutospacing="0" w:after="0" w:afterAutospacing="0"/>
              <w:jc w:val="left"/>
              <w:rPr>
                <w:rFonts w:ascii="Arial Narrow" w:hAnsi="Arial Narrow"/>
                <w:strike/>
              </w:rPr>
            </w:pPr>
            <w:r w:rsidRPr="0077377B">
              <w:rPr>
                <w:rFonts w:ascii="Arial Narrow" w:hAnsi="Arial Narrow"/>
                <w:strike/>
              </w:rPr>
              <w:t>Horario</w:t>
            </w:r>
          </w:p>
          <w:p w:rsidR="007601C5" w:rsidRPr="0077377B" w:rsidRDefault="007601C5" w:rsidP="00626B50">
            <w:pPr>
              <w:pStyle w:val="NormalWeb"/>
              <w:numPr>
                <w:ilvl w:val="0"/>
                <w:numId w:val="28"/>
              </w:numPr>
              <w:spacing w:before="0" w:beforeAutospacing="0" w:after="0" w:afterAutospacing="0"/>
              <w:jc w:val="left"/>
              <w:rPr>
                <w:rFonts w:ascii="Arial Narrow" w:hAnsi="Arial Narrow"/>
                <w:strike/>
              </w:rPr>
            </w:pPr>
            <w:r w:rsidRPr="0077377B">
              <w:rPr>
                <w:rFonts w:ascii="Arial Narrow" w:hAnsi="Arial Narrow"/>
                <w:strike/>
              </w:rPr>
              <w:t>Ánfora</w:t>
            </w:r>
          </w:p>
          <w:p w:rsidR="007601C5" w:rsidRPr="0077377B" w:rsidRDefault="007601C5" w:rsidP="00626B50">
            <w:pPr>
              <w:pStyle w:val="NormalWeb"/>
              <w:numPr>
                <w:ilvl w:val="0"/>
                <w:numId w:val="28"/>
              </w:numPr>
              <w:spacing w:before="0" w:beforeAutospacing="0" w:after="0" w:afterAutospacing="0"/>
              <w:jc w:val="left"/>
              <w:rPr>
                <w:rFonts w:ascii="Arial Narrow" w:hAnsi="Arial Narrow"/>
                <w:strike/>
              </w:rPr>
            </w:pPr>
            <w:r w:rsidRPr="0077377B">
              <w:rPr>
                <w:rFonts w:ascii="Arial Narrow" w:hAnsi="Arial Narrow"/>
                <w:strike/>
              </w:rPr>
              <w:t>Paquete</w:t>
            </w:r>
          </w:p>
          <w:p w:rsidR="007601C5" w:rsidRPr="0077377B" w:rsidRDefault="007601C5" w:rsidP="007601C5">
            <w:pPr>
              <w:pStyle w:val="NormalWeb"/>
              <w:spacing w:before="0" w:beforeAutospacing="0" w:after="0" w:afterAutospacing="0"/>
              <w:jc w:val="left"/>
              <w:rPr>
                <w:rFonts w:ascii="Arial Narrow" w:eastAsia="Times New Roman" w:hAnsi="Arial Narrow"/>
                <w:strike/>
              </w:rPr>
            </w:pPr>
            <w:r w:rsidRPr="0077377B">
              <w:rPr>
                <w:rFonts w:ascii="Arial Narrow" w:eastAsia="Times New Roman" w:hAnsi="Arial Narrow"/>
                <w:strike/>
              </w:rPr>
              <w:t xml:space="preserve">O la Fecha y el Funcionario Aduanero: Se puede ingresar en el campo </w:t>
            </w:r>
            <w:r w:rsidRPr="0077377B">
              <w:rPr>
                <w:rFonts w:ascii="Arial Narrow" w:eastAsia="Times New Roman" w:hAnsi="Arial Narrow"/>
                <w:b/>
                <w:strike/>
              </w:rPr>
              <w:t xml:space="preserve">Registro </w:t>
            </w:r>
            <w:r w:rsidRPr="0077377B">
              <w:rPr>
                <w:rFonts w:ascii="Arial Narrow" w:eastAsia="Times New Roman" w:hAnsi="Arial Narrow"/>
                <w:strike/>
              </w:rPr>
              <w:t>el número de Registro del funcionario aduanero que desea consultar, y presiona ENTER.</w:t>
            </w:r>
          </w:p>
        </w:tc>
        <w:tc>
          <w:tcPr>
            <w:tcW w:w="5670" w:type="dxa"/>
            <w:gridSpan w:val="2"/>
            <w:tcBorders>
              <w:top w:val="single" w:sz="6" w:space="0" w:color="000000"/>
              <w:left w:val="single" w:sz="6" w:space="0" w:color="000000"/>
              <w:bottom w:val="single" w:sz="6" w:space="0" w:color="000000"/>
              <w:right w:val="single" w:sz="6" w:space="0" w:color="000000"/>
            </w:tcBorders>
          </w:tcPr>
          <w:p w:rsidR="007601C5" w:rsidRPr="0077377B" w:rsidRDefault="007601C5" w:rsidP="0077377B">
            <w:pPr>
              <w:pStyle w:val="NormalWeb"/>
              <w:spacing w:before="0" w:beforeAutospacing="0" w:after="0" w:afterAutospacing="0"/>
              <w:ind w:left="270"/>
              <w:rPr>
                <w:rFonts w:ascii="Arial Narrow" w:eastAsia="Times New Roman" w:hAnsi="Arial Narrow"/>
                <w:strike/>
              </w:rPr>
            </w:pPr>
            <w:r w:rsidRPr="0077377B">
              <w:rPr>
                <w:rFonts w:ascii="Arial Narrow" w:eastAsia="Times New Roman" w:hAnsi="Arial Narrow"/>
                <w:strike/>
              </w:rPr>
              <w:t xml:space="preserve">Si se ha ingresado la </w:t>
            </w:r>
            <w:r w:rsidR="00442CB9" w:rsidRPr="0077377B">
              <w:rPr>
                <w:rFonts w:ascii="Arial Narrow" w:eastAsia="Times New Roman" w:hAnsi="Arial Narrow"/>
                <w:strike/>
              </w:rPr>
              <w:t>Fecha y el Funcionario Aduanero, e</w:t>
            </w:r>
            <w:r w:rsidRPr="0077377B">
              <w:rPr>
                <w:rFonts w:ascii="Arial Narrow" w:eastAsia="Times New Roman" w:hAnsi="Arial Narrow"/>
                <w:strike/>
              </w:rPr>
              <w:t>l sistema busca los datos</w:t>
            </w:r>
            <w:r w:rsidRPr="0077377B">
              <w:rPr>
                <w:rFonts w:ascii="Arial Narrow" w:eastAsia="Times New Roman" w:hAnsi="Arial Narrow"/>
                <w:strike/>
                <w:color w:val="FF0000"/>
              </w:rPr>
              <w:t xml:space="preserve"> </w:t>
            </w:r>
            <w:r w:rsidRPr="0077377B">
              <w:rPr>
                <w:rFonts w:ascii="Arial Narrow" w:eastAsia="Times New Roman" w:hAnsi="Arial Narrow"/>
                <w:strike/>
              </w:rPr>
              <w:t xml:space="preserve">del funcionario aduanero que coincidan con el número de registro que se ha consultado y con el código de aduana del usuario que ingresó a la opción llena automáticamente el campo </w:t>
            </w:r>
            <w:r w:rsidRPr="0077377B">
              <w:rPr>
                <w:rFonts w:ascii="Arial Narrow" w:eastAsia="Times New Roman" w:hAnsi="Arial Narrow"/>
                <w:b/>
                <w:strike/>
              </w:rPr>
              <w:t xml:space="preserve">Apellidos y Nombres </w:t>
            </w:r>
            <w:r w:rsidRPr="0077377B">
              <w:rPr>
                <w:rFonts w:ascii="Arial Narrow" w:eastAsia="Times New Roman" w:hAnsi="Arial Narrow"/>
                <w:strike/>
              </w:rPr>
              <w:t xml:space="preserve">con la información encontrada. En caso contrario se muestra la </w:t>
            </w:r>
            <w:r w:rsidRPr="0077377B">
              <w:rPr>
                <w:rFonts w:ascii="Arial Narrow" w:eastAsia="Times New Roman" w:hAnsi="Arial Narrow"/>
                <w:b/>
                <w:strike/>
              </w:rPr>
              <w:t>excepción 1.</w:t>
            </w:r>
          </w:p>
        </w:tc>
      </w:tr>
      <w:tr w:rsidR="007601C5" w:rsidRPr="001B20C7" w:rsidTr="00CC7DD6">
        <w:tc>
          <w:tcPr>
            <w:tcW w:w="567" w:type="dxa"/>
            <w:tcBorders>
              <w:top w:val="single" w:sz="6" w:space="0" w:color="000000"/>
              <w:left w:val="single" w:sz="6" w:space="0" w:color="000000"/>
              <w:bottom w:val="single" w:sz="6" w:space="0" w:color="000000"/>
              <w:right w:val="single" w:sz="6" w:space="0" w:color="000000"/>
            </w:tcBorders>
          </w:tcPr>
          <w:p w:rsidR="007601C5" w:rsidRPr="001B20C7" w:rsidRDefault="007601C5" w:rsidP="00EF6966">
            <w:pPr>
              <w:pStyle w:val="NormalWeb"/>
              <w:numPr>
                <w:ilvl w:val="0"/>
                <w:numId w:val="63"/>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6" w:space="0" w:color="000000"/>
              <w:bottom w:val="single" w:sz="6" w:space="0" w:color="000000"/>
              <w:right w:val="single" w:sz="6" w:space="0" w:color="000000"/>
            </w:tcBorders>
            <w:hideMark/>
          </w:tcPr>
          <w:p w:rsidR="007601C5" w:rsidRPr="001B20C7" w:rsidRDefault="007601C5" w:rsidP="00AE69BF">
            <w:pPr>
              <w:pStyle w:val="NormalWeb"/>
              <w:spacing w:before="0" w:beforeAutospacing="0" w:after="0" w:afterAutospacing="0"/>
              <w:jc w:val="left"/>
              <w:rPr>
                <w:rFonts w:ascii="Arial Narrow" w:eastAsia="Times New Roman" w:hAnsi="Arial Narrow"/>
              </w:rPr>
            </w:pPr>
            <w:r w:rsidRPr="001B20C7">
              <w:rPr>
                <w:rFonts w:ascii="Arial Narrow" w:hAnsi="Arial Narrow"/>
              </w:rPr>
              <w:t>El usuario selecciona la opción “</w:t>
            </w:r>
            <w:r w:rsidR="00AE69BF">
              <w:rPr>
                <w:rFonts w:ascii="Arial Narrow" w:hAnsi="Arial Narrow"/>
              </w:rPr>
              <w:t>Consultar</w:t>
            </w:r>
            <w:r w:rsidRPr="001B20C7">
              <w:rPr>
                <w:rFonts w:ascii="Arial Narrow" w:hAnsi="Arial Narrow"/>
              </w:rPr>
              <w:t>”</w:t>
            </w:r>
          </w:p>
        </w:tc>
        <w:tc>
          <w:tcPr>
            <w:tcW w:w="5670" w:type="dxa"/>
            <w:gridSpan w:val="2"/>
            <w:tcBorders>
              <w:top w:val="single" w:sz="6" w:space="0" w:color="000000"/>
              <w:left w:val="single" w:sz="6" w:space="0" w:color="000000"/>
              <w:bottom w:val="single" w:sz="6" w:space="0" w:color="000000"/>
              <w:right w:val="single" w:sz="6" w:space="0" w:color="000000"/>
            </w:tcBorders>
          </w:tcPr>
          <w:p w:rsidR="007601C5" w:rsidRPr="00564F1F" w:rsidRDefault="007601C5" w:rsidP="00EF6966">
            <w:pPr>
              <w:pStyle w:val="NormalWeb"/>
              <w:numPr>
                <w:ilvl w:val="1"/>
                <w:numId w:val="63"/>
              </w:numPr>
              <w:spacing w:before="0" w:beforeAutospacing="0" w:after="0" w:afterAutospacing="0"/>
              <w:ind w:left="270" w:hanging="283"/>
              <w:rPr>
                <w:rFonts w:ascii="Arial Narrow" w:hAnsi="Arial Narrow"/>
                <w:strike/>
              </w:rPr>
            </w:pPr>
            <w:r w:rsidRPr="001B20C7">
              <w:rPr>
                <w:rFonts w:ascii="Arial Narrow" w:hAnsi="Arial Narrow"/>
              </w:rPr>
              <w:t xml:space="preserve">EL sistema </w:t>
            </w:r>
            <w:proofErr w:type="gramStart"/>
            <w:r w:rsidRPr="001B20C7">
              <w:rPr>
                <w:rFonts w:ascii="Arial Narrow" w:hAnsi="Arial Narrow"/>
              </w:rPr>
              <w:t>valida</w:t>
            </w:r>
            <w:proofErr w:type="gramEnd"/>
            <w:r w:rsidR="00564F1F">
              <w:rPr>
                <w:rFonts w:ascii="Arial Narrow" w:hAnsi="Arial Narrow"/>
              </w:rPr>
              <w:t>:</w:t>
            </w:r>
            <w:r w:rsidRPr="001B20C7">
              <w:rPr>
                <w:rFonts w:ascii="Arial Narrow" w:hAnsi="Arial Narrow"/>
              </w:rPr>
              <w:t xml:space="preserve"> </w:t>
            </w:r>
            <w:r w:rsidRPr="00564F1F">
              <w:rPr>
                <w:rFonts w:ascii="Arial Narrow" w:hAnsi="Arial Narrow"/>
                <w:strike/>
              </w:rPr>
              <w:t xml:space="preserve">que </w:t>
            </w:r>
            <w:r w:rsidRPr="00564F1F">
              <w:rPr>
                <w:rFonts w:ascii="Arial Narrow" w:eastAsia="Times New Roman" w:hAnsi="Arial Narrow"/>
                <w:strike/>
              </w:rPr>
              <w:t>se</w:t>
            </w:r>
            <w:r w:rsidRPr="00564F1F">
              <w:rPr>
                <w:rFonts w:ascii="Arial Narrow" w:hAnsi="Arial Narrow"/>
                <w:strike/>
              </w:rPr>
              <w:t xml:space="preserve"> hayan ingresado los datos obliga</w:t>
            </w:r>
            <w:r w:rsidR="00CF5C93" w:rsidRPr="00564F1F">
              <w:rPr>
                <w:rFonts w:ascii="Arial Narrow" w:hAnsi="Arial Narrow"/>
                <w:strike/>
              </w:rPr>
              <w:t>torios en los siguientes casos.</w:t>
            </w:r>
          </w:p>
          <w:p w:rsidR="007601C5" w:rsidRPr="00564F1F" w:rsidRDefault="007601C5" w:rsidP="008D313E">
            <w:pPr>
              <w:pStyle w:val="Prrafodelista"/>
              <w:ind w:left="780"/>
              <w:rPr>
                <w:rFonts w:ascii="Arial Narrow" w:hAnsi="Arial Narrow"/>
                <w:strike/>
                <w:sz w:val="20"/>
                <w:szCs w:val="20"/>
              </w:rPr>
            </w:pPr>
            <w:r w:rsidRPr="00564F1F">
              <w:rPr>
                <w:rFonts w:ascii="Arial Narrow" w:hAnsi="Arial Narrow"/>
                <w:strike/>
                <w:sz w:val="20"/>
                <w:szCs w:val="20"/>
              </w:rPr>
              <w:t>Que se haya ingresado el horario, Fecha, Ánfora, Paquete. Caso contrario se lanza la excepción 2.</w:t>
            </w:r>
          </w:p>
          <w:p w:rsidR="007601C5" w:rsidRPr="00564F1F" w:rsidRDefault="007601C5" w:rsidP="008D313E">
            <w:pPr>
              <w:pStyle w:val="Prrafodelista"/>
              <w:ind w:left="780"/>
              <w:rPr>
                <w:rFonts w:ascii="Arial Narrow" w:hAnsi="Arial Narrow"/>
                <w:sz w:val="20"/>
                <w:szCs w:val="20"/>
              </w:rPr>
            </w:pPr>
            <w:r w:rsidRPr="00564F1F">
              <w:rPr>
                <w:rFonts w:ascii="Arial Narrow" w:hAnsi="Arial Narrow"/>
                <w:strike/>
                <w:sz w:val="20"/>
                <w:szCs w:val="20"/>
              </w:rPr>
              <w:t>Si se Ingresó El Funcionario Aduanero se verifica que se ingrese como mínimo la Fecha. Caso contrario se lanza la excepción 3.</w:t>
            </w:r>
          </w:p>
          <w:p w:rsidR="00564F1F" w:rsidRPr="00564F1F" w:rsidRDefault="00564F1F" w:rsidP="00EF6966">
            <w:pPr>
              <w:pStyle w:val="NormalWeb"/>
              <w:numPr>
                <w:ilvl w:val="0"/>
                <w:numId w:val="77"/>
              </w:numPr>
              <w:spacing w:before="0" w:beforeAutospacing="0" w:after="0" w:afterAutospacing="0"/>
              <w:rPr>
                <w:rFonts w:ascii="Arial Narrow" w:hAnsi="Arial Narrow"/>
              </w:rPr>
            </w:pPr>
            <w:r w:rsidRPr="00564F1F">
              <w:rPr>
                <w:rFonts w:ascii="Arial Narrow" w:hAnsi="Arial Narrow"/>
                <w:color w:val="FF0000"/>
                <w:highlight w:val="yellow"/>
              </w:rPr>
              <w:t>Que se</w:t>
            </w:r>
            <w:r>
              <w:rPr>
                <w:rFonts w:ascii="Arial Narrow" w:hAnsi="Arial Narrow"/>
                <w:color w:val="FF0000"/>
                <w:highlight w:val="yellow"/>
              </w:rPr>
              <w:t xml:space="preserve"> haya ingresado la fecha, </w:t>
            </w:r>
            <w:r w:rsidR="00A01048" w:rsidRPr="00564F1F">
              <w:rPr>
                <w:rFonts w:ascii="Arial Narrow" w:hAnsi="Arial Narrow"/>
                <w:color w:val="FF0000"/>
                <w:highlight w:val="yellow"/>
              </w:rPr>
              <w:t xml:space="preserve">caso </w:t>
            </w:r>
            <w:r w:rsidRPr="00564F1F">
              <w:rPr>
                <w:rFonts w:ascii="Arial Narrow" w:hAnsi="Arial Narrow"/>
                <w:color w:val="FF0000"/>
                <w:highlight w:val="yellow"/>
              </w:rPr>
              <w:t xml:space="preserve">contrario, el sistema ejecuta la </w:t>
            </w:r>
            <w:r w:rsidR="00970C4E">
              <w:rPr>
                <w:rFonts w:ascii="Arial Narrow" w:hAnsi="Arial Narrow"/>
                <w:b/>
                <w:color w:val="FF0000"/>
                <w:highlight w:val="yellow"/>
              </w:rPr>
              <w:t>excepción 3</w:t>
            </w:r>
            <w:r>
              <w:rPr>
                <w:rFonts w:ascii="Arial Narrow" w:hAnsi="Arial Narrow"/>
                <w:color w:val="FF0000"/>
                <w:highlight w:val="yellow"/>
              </w:rPr>
              <w:t>.</w:t>
            </w:r>
          </w:p>
          <w:p w:rsidR="00564F1F" w:rsidRPr="00564F1F" w:rsidRDefault="00564F1F" w:rsidP="00EF6966">
            <w:pPr>
              <w:pStyle w:val="NormalWeb"/>
              <w:numPr>
                <w:ilvl w:val="0"/>
                <w:numId w:val="77"/>
              </w:numPr>
              <w:spacing w:before="0" w:beforeAutospacing="0" w:after="0" w:afterAutospacing="0"/>
              <w:rPr>
                <w:rFonts w:ascii="Arial Narrow" w:hAnsi="Arial Narrow"/>
              </w:rPr>
            </w:pPr>
            <w:r w:rsidRPr="00564F1F">
              <w:rPr>
                <w:rFonts w:ascii="Arial Narrow" w:hAnsi="Arial Narrow"/>
                <w:color w:val="FF0000"/>
                <w:highlight w:val="yellow"/>
              </w:rPr>
              <w:t>Que se</w:t>
            </w:r>
            <w:r>
              <w:rPr>
                <w:rFonts w:ascii="Arial Narrow" w:hAnsi="Arial Narrow"/>
                <w:color w:val="FF0000"/>
                <w:highlight w:val="yellow"/>
              </w:rPr>
              <w:t xml:space="preserve"> haya seleccionado la unidad de despacho, </w:t>
            </w:r>
            <w:r w:rsidR="00A01048" w:rsidRPr="00564F1F">
              <w:rPr>
                <w:rFonts w:ascii="Arial Narrow" w:hAnsi="Arial Narrow"/>
                <w:color w:val="FF0000"/>
                <w:highlight w:val="yellow"/>
              </w:rPr>
              <w:t xml:space="preserve">caso </w:t>
            </w:r>
            <w:r w:rsidRPr="00564F1F">
              <w:rPr>
                <w:rFonts w:ascii="Arial Narrow" w:hAnsi="Arial Narrow"/>
                <w:color w:val="FF0000"/>
                <w:highlight w:val="yellow"/>
              </w:rPr>
              <w:t xml:space="preserve">contrario, el sistema ejecuta la </w:t>
            </w:r>
            <w:r w:rsidR="00F27C6D">
              <w:rPr>
                <w:rFonts w:ascii="Arial Narrow" w:hAnsi="Arial Narrow"/>
                <w:b/>
                <w:color w:val="FF0000"/>
                <w:highlight w:val="yellow"/>
              </w:rPr>
              <w:t>excepción 15</w:t>
            </w:r>
            <w:r>
              <w:rPr>
                <w:rFonts w:ascii="Arial Narrow" w:hAnsi="Arial Narrow"/>
                <w:color w:val="FF0000"/>
                <w:highlight w:val="yellow"/>
              </w:rPr>
              <w:t>.</w:t>
            </w:r>
            <w:r w:rsidRPr="00564F1F">
              <w:rPr>
                <w:rFonts w:ascii="Arial Narrow" w:hAnsi="Arial Narrow"/>
              </w:rPr>
              <w:t xml:space="preserve"> </w:t>
            </w:r>
          </w:p>
          <w:p w:rsidR="00564F1F" w:rsidRPr="00564F1F" w:rsidRDefault="00564F1F" w:rsidP="00EF6966">
            <w:pPr>
              <w:pStyle w:val="NormalWeb"/>
              <w:numPr>
                <w:ilvl w:val="0"/>
                <w:numId w:val="77"/>
              </w:numPr>
              <w:spacing w:before="0" w:beforeAutospacing="0" w:after="0" w:afterAutospacing="0"/>
              <w:rPr>
                <w:rFonts w:ascii="Arial Narrow" w:hAnsi="Arial Narrow"/>
              </w:rPr>
            </w:pPr>
            <w:r w:rsidRPr="00564F1F">
              <w:rPr>
                <w:rFonts w:ascii="Arial Narrow" w:hAnsi="Arial Narrow"/>
                <w:color w:val="FF0000"/>
                <w:highlight w:val="yellow"/>
              </w:rPr>
              <w:t>Que se</w:t>
            </w:r>
            <w:r>
              <w:rPr>
                <w:rFonts w:ascii="Arial Narrow" w:hAnsi="Arial Narrow"/>
                <w:color w:val="FF0000"/>
                <w:highlight w:val="yellow"/>
              </w:rPr>
              <w:t xml:space="preserve"> haya seleccionado el turno, </w:t>
            </w:r>
            <w:r w:rsidR="00A01048" w:rsidRPr="00564F1F">
              <w:rPr>
                <w:rFonts w:ascii="Arial Narrow" w:hAnsi="Arial Narrow"/>
                <w:color w:val="FF0000"/>
                <w:highlight w:val="yellow"/>
              </w:rPr>
              <w:t xml:space="preserve">caso </w:t>
            </w:r>
            <w:r w:rsidRPr="00564F1F">
              <w:rPr>
                <w:rFonts w:ascii="Arial Narrow" w:hAnsi="Arial Narrow"/>
                <w:color w:val="FF0000"/>
                <w:highlight w:val="yellow"/>
              </w:rPr>
              <w:t xml:space="preserve">contrario, el sistema ejecuta la </w:t>
            </w:r>
            <w:r w:rsidR="00F27C6D">
              <w:rPr>
                <w:rFonts w:ascii="Arial Narrow" w:hAnsi="Arial Narrow"/>
                <w:b/>
                <w:color w:val="FF0000"/>
                <w:highlight w:val="yellow"/>
              </w:rPr>
              <w:t>excepción 16</w:t>
            </w:r>
            <w:r>
              <w:rPr>
                <w:rFonts w:ascii="Arial Narrow" w:hAnsi="Arial Narrow"/>
                <w:color w:val="FF0000"/>
                <w:highlight w:val="yellow"/>
              </w:rPr>
              <w:t>.</w:t>
            </w:r>
            <w:r w:rsidRPr="00564F1F">
              <w:rPr>
                <w:rFonts w:ascii="Arial Narrow" w:hAnsi="Arial Narrow"/>
              </w:rPr>
              <w:t xml:space="preserve"> </w:t>
            </w:r>
          </w:p>
          <w:p w:rsidR="00564F1F" w:rsidRPr="00564F1F" w:rsidRDefault="00564F1F" w:rsidP="00EF6966">
            <w:pPr>
              <w:pStyle w:val="NormalWeb"/>
              <w:numPr>
                <w:ilvl w:val="0"/>
                <w:numId w:val="77"/>
              </w:numPr>
              <w:spacing w:before="0" w:beforeAutospacing="0" w:after="0" w:afterAutospacing="0"/>
              <w:rPr>
                <w:rFonts w:ascii="Arial Narrow" w:hAnsi="Arial Narrow"/>
              </w:rPr>
            </w:pPr>
            <w:r w:rsidRPr="00564F1F">
              <w:rPr>
                <w:rFonts w:ascii="Arial Narrow" w:hAnsi="Arial Narrow"/>
                <w:color w:val="FF0000"/>
                <w:highlight w:val="yellow"/>
              </w:rPr>
              <w:t>Que se</w:t>
            </w:r>
            <w:r>
              <w:rPr>
                <w:rFonts w:ascii="Arial Narrow" w:hAnsi="Arial Narrow"/>
                <w:color w:val="FF0000"/>
                <w:highlight w:val="yellow"/>
              </w:rPr>
              <w:t xml:space="preserve"> haya seleccionado el horario, </w:t>
            </w:r>
            <w:r w:rsidR="00A01048" w:rsidRPr="00564F1F">
              <w:rPr>
                <w:rFonts w:ascii="Arial Narrow" w:hAnsi="Arial Narrow"/>
                <w:color w:val="FF0000"/>
                <w:highlight w:val="yellow"/>
              </w:rPr>
              <w:t xml:space="preserve">caso </w:t>
            </w:r>
            <w:r w:rsidRPr="00564F1F">
              <w:rPr>
                <w:rFonts w:ascii="Arial Narrow" w:hAnsi="Arial Narrow"/>
                <w:color w:val="FF0000"/>
                <w:highlight w:val="yellow"/>
              </w:rPr>
              <w:t xml:space="preserve">contrario, el sistema ejecuta la </w:t>
            </w:r>
            <w:r w:rsidR="00F27C6D">
              <w:rPr>
                <w:rFonts w:ascii="Arial Narrow" w:hAnsi="Arial Narrow"/>
                <w:b/>
                <w:color w:val="FF0000"/>
                <w:highlight w:val="yellow"/>
              </w:rPr>
              <w:t>excepción 17</w:t>
            </w:r>
            <w:r>
              <w:rPr>
                <w:rFonts w:ascii="Arial Narrow" w:hAnsi="Arial Narrow"/>
                <w:color w:val="FF0000"/>
                <w:highlight w:val="yellow"/>
              </w:rPr>
              <w:t>.</w:t>
            </w:r>
            <w:r w:rsidRPr="00564F1F">
              <w:rPr>
                <w:rFonts w:ascii="Arial Narrow" w:hAnsi="Arial Narrow"/>
              </w:rPr>
              <w:t xml:space="preserve"> </w:t>
            </w:r>
          </w:p>
          <w:p w:rsidR="00564F1F" w:rsidRPr="00564F1F" w:rsidRDefault="00564F1F" w:rsidP="00EF6966">
            <w:pPr>
              <w:pStyle w:val="NormalWeb"/>
              <w:numPr>
                <w:ilvl w:val="0"/>
                <w:numId w:val="77"/>
              </w:numPr>
              <w:spacing w:before="0" w:beforeAutospacing="0" w:after="0" w:afterAutospacing="0"/>
              <w:rPr>
                <w:rFonts w:ascii="Arial Narrow" w:hAnsi="Arial Narrow"/>
              </w:rPr>
            </w:pPr>
            <w:r w:rsidRPr="00564F1F">
              <w:rPr>
                <w:rFonts w:ascii="Arial Narrow" w:hAnsi="Arial Narrow"/>
                <w:color w:val="FF0000"/>
                <w:highlight w:val="yellow"/>
              </w:rPr>
              <w:t>Que se</w:t>
            </w:r>
            <w:r>
              <w:rPr>
                <w:rFonts w:ascii="Arial Narrow" w:hAnsi="Arial Narrow"/>
                <w:color w:val="FF0000"/>
                <w:highlight w:val="yellow"/>
              </w:rPr>
              <w:t xml:space="preserve"> haya seleccionado el paquete, </w:t>
            </w:r>
            <w:r w:rsidR="00A01048" w:rsidRPr="00564F1F">
              <w:rPr>
                <w:rFonts w:ascii="Arial Narrow" w:hAnsi="Arial Narrow"/>
                <w:color w:val="FF0000"/>
                <w:highlight w:val="yellow"/>
              </w:rPr>
              <w:t xml:space="preserve">caso </w:t>
            </w:r>
            <w:r w:rsidRPr="00564F1F">
              <w:rPr>
                <w:rFonts w:ascii="Arial Narrow" w:hAnsi="Arial Narrow"/>
                <w:color w:val="FF0000"/>
                <w:highlight w:val="yellow"/>
              </w:rPr>
              <w:t xml:space="preserve">contrario, el sistema </w:t>
            </w:r>
            <w:r w:rsidRPr="00564F1F">
              <w:rPr>
                <w:rFonts w:ascii="Arial Narrow" w:hAnsi="Arial Narrow"/>
                <w:color w:val="FF0000"/>
                <w:highlight w:val="yellow"/>
              </w:rPr>
              <w:lastRenderedPageBreak/>
              <w:t xml:space="preserve">ejecuta la </w:t>
            </w:r>
            <w:r w:rsidRPr="00564F1F">
              <w:rPr>
                <w:rFonts w:ascii="Arial Narrow" w:hAnsi="Arial Narrow"/>
                <w:b/>
                <w:color w:val="FF0000"/>
                <w:highlight w:val="yellow"/>
              </w:rPr>
              <w:t>excepción 1</w:t>
            </w:r>
            <w:r w:rsidR="00F27C6D">
              <w:rPr>
                <w:rFonts w:ascii="Arial Narrow" w:hAnsi="Arial Narrow"/>
                <w:b/>
                <w:color w:val="FF0000"/>
                <w:highlight w:val="yellow"/>
              </w:rPr>
              <w:t>8</w:t>
            </w:r>
            <w:r>
              <w:rPr>
                <w:rFonts w:ascii="Arial Narrow" w:hAnsi="Arial Narrow"/>
                <w:color w:val="FF0000"/>
                <w:highlight w:val="yellow"/>
              </w:rPr>
              <w:t>.</w:t>
            </w:r>
            <w:r w:rsidRPr="00564F1F">
              <w:rPr>
                <w:rFonts w:ascii="Arial Narrow" w:hAnsi="Arial Narrow"/>
              </w:rPr>
              <w:t xml:space="preserve"> </w:t>
            </w:r>
          </w:p>
          <w:p w:rsidR="00564F1F" w:rsidRDefault="00564F1F" w:rsidP="00EF6966">
            <w:pPr>
              <w:pStyle w:val="NormalWeb"/>
              <w:numPr>
                <w:ilvl w:val="0"/>
                <w:numId w:val="77"/>
              </w:numPr>
              <w:spacing w:before="0" w:beforeAutospacing="0" w:after="0" w:afterAutospacing="0"/>
              <w:rPr>
                <w:rFonts w:ascii="Arial Narrow" w:hAnsi="Arial Narrow"/>
                <w:color w:val="FF0000"/>
                <w:highlight w:val="yellow"/>
              </w:rPr>
            </w:pPr>
            <w:r w:rsidRPr="00564F1F">
              <w:rPr>
                <w:rFonts w:ascii="Arial Narrow" w:hAnsi="Arial Narrow"/>
                <w:color w:val="FF0000"/>
                <w:highlight w:val="yellow"/>
              </w:rPr>
              <w:t>Que se</w:t>
            </w:r>
            <w:r>
              <w:rPr>
                <w:rFonts w:ascii="Arial Narrow" w:hAnsi="Arial Narrow"/>
                <w:color w:val="FF0000"/>
                <w:highlight w:val="yellow"/>
              </w:rPr>
              <w:t xml:space="preserve"> haya seleccionado el ánfora, </w:t>
            </w:r>
            <w:r w:rsidR="00A01048" w:rsidRPr="00564F1F">
              <w:rPr>
                <w:rFonts w:ascii="Arial Narrow" w:hAnsi="Arial Narrow"/>
                <w:color w:val="FF0000"/>
                <w:highlight w:val="yellow"/>
              </w:rPr>
              <w:t xml:space="preserve">caso </w:t>
            </w:r>
            <w:r w:rsidRPr="00564F1F">
              <w:rPr>
                <w:rFonts w:ascii="Arial Narrow" w:hAnsi="Arial Narrow"/>
                <w:color w:val="FF0000"/>
                <w:highlight w:val="yellow"/>
              </w:rPr>
              <w:t xml:space="preserve">contrario, el sistema ejecuta la </w:t>
            </w:r>
            <w:r w:rsidR="00F27C6D">
              <w:rPr>
                <w:rFonts w:ascii="Arial Narrow" w:hAnsi="Arial Narrow"/>
                <w:b/>
                <w:color w:val="FF0000"/>
                <w:highlight w:val="yellow"/>
              </w:rPr>
              <w:t>excepción 19</w:t>
            </w:r>
            <w:r>
              <w:rPr>
                <w:rFonts w:ascii="Arial Narrow" w:hAnsi="Arial Narrow"/>
                <w:color w:val="FF0000"/>
                <w:highlight w:val="yellow"/>
              </w:rPr>
              <w:t>.</w:t>
            </w:r>
          </w:p>
          <w:p w:rsidR="00A01048" w:rsidRPr="00564F1F" w:rsidRDefault="00A01048" w:rsidP="00EF6966">
            <w:pPr>
              <w:pStyle w:val="NormalWeb"/>
              <w:numPr>
                <w:ilvl w:val="0"/>
                <w:numId w:val="77"/>
              </w:numPr>
              <w:spacing w:before="0" w:beforeAutospacing="0" w:after="0" w:afterAutospacing="0"/>
              <w:rPr>
                <w:rFonts w:ascii="Arial Narrow" w:hAnsi="Arial Narrow"/>
                <w:color w:val="FF0000"/>
                <w:highlight w:val="yellow"/>
              </w:rPr>
            </w:pPr>
            <w:r>
              <w:rPr>
                <w:rFonts w:ascii="Arial Narrow" w:hAnsi="Arial Narrow"/>
                <w:color w:val="FF0000"/>
                <w:highlight w:val="yellow"/>
              </w:rPr>
              <w:t xml:space="preserve">Que los campos Registro y Nombres y Apellidos estén llenos o vacíos, </w:t>
            </w:r>
            <w:r w:rsidRPr="00564F1F">
              <w:rPr>
                <w:rFonts w:ascii="Arial Narrow" w:hAnsi="Arial Narrow"/>
                <w:color w:val="FF0000"/>
                <w:highlight w:val="yellow"/>
              </w:rPr>
              <w:t xml:space="preserve">caso contrario, el sistema ejecuta la </w:t>
            </w:r>
            <w:r w:rsidR="00F27C6D">
              <w:rPr>
                <w:rFonts w:ascii="Arial Narrow" w:hAnsi="Arial Narrow"/>
                <w:b/>
                <w:color w:val="FF0000"/>
                <w:highlight w:val="yellow"/>
              </w:rPr>
              <w:t>excepción 20</w:t>
            </w:r>
            <w:r>
              <w:rPr>
                <w:rFonts w:ascii="Arial Narrow" w:hAnsi="Arial Narrow"/>
                <w:color w:val="FF0000"/>
                <w:highlight w:val="yellow"/>
              </w:rPr>
              <w:t>.</w:t>
            </w:r>
          </w:p>
          <w:p w:rsidR="007601C5" w:rsidRPr="001B20C7" w:rsidRDefault="000D1DD8" w:rsidP="00EF6966">
            <w:pPr>
              <w:pStyle w:val="NormalWeb"/>
              <w:numPr>
                <w:ilvl w:val="1"/>
                <w:numId w:val="63"/>
              </w:numPr>
              <w:spacing w:before="0" w:beforeAutospacing="0" w:after="0" w:afterAutospacing="0"/>
              <w:ind w:left="270" w:hanging="283"/>
              <w:rPr>
                <w:rFonts w:ascii="Arial Narrow" w:hAnsi="Arial Narrow"/>
              </w:rPr>
            </w:pPr>
            <w:r>
              <w:rPr>
                <w:rFonts w:ascii="Arial Narrow" w:hAnsi="Arial Narrow"/>
              </w:rPr>
              <w:t>De cumplirse las validaciones, e</w:t>
            </w:r>
            <w:r w:rsidR="007601C5" w:rsidRPr="001B20C7">
              <w:rPr>
                <w:rFonts w:ascii="Arial Narrow" w:hAnsi="Arial Narrow"/>
              </w:rPr>
              <w:t>l sistema muestra el listado de los paquetes existentes, según los filtros seleccionados, con la siguientes columnas:</w:t>
            </w:r>
          </w:p>
          <w:p w:rsidR="007601C5" w:rsidRPr="001B20C7" w:rsidRDefault="007601C5" w:rsidP="00EF6966">
            <w:pPr>
              <w:pStyle w:val="NormalWeb"/>
              <w:numPr>
                <w:ilvl w:val="0"/>
                <w:numId w:val="77"/>
              </w:numPr>
              <w:spacing w:before="0" w:beforeAutospacing="0" w:after="0" w:afterAutospacing="0"/>
              <w:rPr>
                <w:rFonts w:ascii="Arial Narrow" w:hAnsi="Arial Narrow"/>
              </w:rPr>
            </w:pPr>
            <w:r w:rsidRPr="001B20C7">
              <w:rPr>
                <w:rFonts w:ascii="Arial Narrow" w:hAnsi="Arial Narrow"/>
                <w:b/>
              </w:rPr>
              <w:t>PAQUETE</w:t>
            </w:r>
            <w:r w:rsidRPr="001B20C7">
              <w:rPr>
                <w:rFonts w:ascii="Arial Narrow" w:hAnsi="Arial Narrow"/>
              </w:rPr>
              <w:t>, Número del paquete (Lectura).</w:t>
            </w:r>
          </w:p>
          <w:p w:rsidR="007601C5" w:rsidRPr="001B20C7" w:rsidRDefault="007601C5" w:rsidP="00EF6966">
            <w:pPr>
              <w:pStyle w:val="NormalWeb"/>
              <w:numPr>
                <w:ilvl w:val="0"/>
                <w:numId w:val="77"/>
              </w:numPr>
              <w:spacing w:before="0" w:beforeAutospacing="0" w:after="0" w:afterAutospacing="0"/>
              <w:rPr>
                <w:rFonts w:ascii="Arial Narrow" w:hAnsi="Arial Narrow"/>
              </w:rPr>
            </w:pPr>
            <w:r w:rsidRPr="001B20C7">
              <w:rPr>
                <w:rFonts w:ascii="Arial Narrow" w:hAnsi="Arial Narrow"/>
                <w:b/>
              </w:rPr>
              <w:t>REGISTRO</w:t>
            </w:r>
            <w:r w:rsidRPr="001B20C7">
              <w:rPr>
                <w:rFonts w:ascii="Arial Narrow" w:hAnsi="Arial Narrow"/>
              </w:rPr>
              <w:t>, código de registro del funcionario (Lectura).</w:t>
            </w:r>
          </w:p>
          <w:p w:rsidR="007601C5" w:rsidRPr="001B20C7" w:rsidRDefault="007601C5" w:rsidP="00EF6966">
            <w:pPr>
              <w:pStyle w:val="NormalWeb"/>
              <w:numPr>
                <w:ilvl w:val="0"/>
                <w:numId w:val="77"/>
              </w:numPr>
              <w:spacing w:before="0" w:beforeAutospacing="0" w:after="0" w:afterAutospacing="0"/>
              <w:rPr>
                <w:rFonts w:ascii="Arial Narrow" w:hAnsi="Arial Narrow"/>
              </w:rPr>
            </w:pPr>
            <w:r w:rsidRPr="001B20C7">
              <w:rPr>
                <w:rFonts w:ascii="Arial Narrow" w:hAnsi="Arial Narrow"/>
                <w:b/>
              </w:rPr>
              <w:t>FUNCIONARIO ADUANERO</w:t>
            </w:r>
            <w:r w:rsidRPr="001B20C7">
              <w:rPr>
                <w:rFonts w:ascii="Arial Narrow" w:hAnsi="Arial Narrow"/>
              </w:rPr>
              <w:t>, Apellidos y nombres del funcionario Aduanero (Lectura).</w:t>
            </w:r>
          </w:p>
          <w:p w:rsidR="007601C5" w:rsidRPr="001B20C7" w:rsidRDefault="007601C5" w:rsidP="00EF6966">
            <w:pPr>
              <w:pStyle w:val="NormalWeb"/>
              <w:numPr>
                <w:ilvl w:val="0"/>
                <w:numId w:val="77"/>
              </w:numPr>
              <w:spacing w:before="0" w:beforeAutospacing="0" w:after="0" w:afterAutospacing="0"/>
              <w:rPr>
                <w:rFonts w:ascii="Arial Narrow" w:hAnsi="Arial Narrow"/>
              </w:rPr>
            </w:pPr>
            <w:r w:rsidRPr="001B20C7">
              <w:rPr>
                <w:rFonts w:ascii="Arial Narrow" w:hAnsi="Arial Narrow"/>
                <w:b/>
              </w:rPr>
              <w:t>ADUANA</w:t>
            </w:r>
            <w:r w:rsidRPr="001B20C7">
              <w:rPr>
                <w:rFonts w:ascii="Arial Narrow" w:hAnsi="Arial Narrow"/>
              </w:rPr>
              <w:t xml:space="preserve">, donde el funcionario atenderá a los usuarios de las declaraciones (Lectura y escritura - </w:t>
            </w:r>
            <w:proofErr w:type="spellStart"/>
            <w:r w:rsidRPr="001B20C7">
              <w:rPr>
                <w:rFonts w:ascii="Arial Narrow" w:hAnsi="Arial Narrow"/>
              </w:rPr>
              <w:t>ComboBox</w:t>
            </w:r>
            <w:proofErr w:type="spellEnd"/>
            <w:r w:rsidRPr="001B20C7">
              <w:rPr>
                <w:rFonts w:ascii="Arial Narrow" w:hAnsi="Arial Narrow"/>
              </w:rPr>
              <w:t xml:space="preserve">). </w:t>
            </w:r>
          </w:p>
          <w:p w:rsidR="007601C5" w:rsidRPr="001B20C7" w:rsidRDefault="007601C5" w:rsidP="00EF6966">
            <w:pPr>
              <w:pStyle w:val="NormalWeb"/>
              <w:numPr>
                <w:ilvl w:val="0"/>
                <w:numId w:val="77"/>
              </w:numPr>
              <w:spacing w:before="0" w:beforeAutospacing="0" w:after="0" w:afterAutospacing="0"/>
              <w:rPr>
                <w:rFonts w:ascii="Arial Narrow" w:hAnsi="Arial Narrow"/>
              </w:rPr>
            </w:pPr>
            <w:r w:rsidRPr="001B20C7">
              <w:rPr>
                <w:rFonts w:ascii="Arial Narrow" w:hAnsi="Arial Narrow"/>
              </w:rPr>
              <w:t>La lista de lugares de coordinación se carga con los almacenes aduaneros correspondientes a las declaraciones incluidas en cada paquete. En esta relación se incluirá la opción “Aduana”. Por defecto la primera opción se muestra  en blanco.</w:t>
            </w:r>
          </w:p>
          <w:p w:rsidR="007601C5" w:rsidRPr="001B20C7" w:rsidRDefault="007601C5" w:rsidP="00EF6966">
            <w:pPr>
              <w:pStyle w:val="NormalWeb"/>
              <w:numPr>
                <w:ilvl w:val="0"/>
                <w:numId w:val="77"/>
              </w:numPr>
              <w:spacing w:before="0" w:beforeAutospacing="0" w:after="0" w:afterAutospacing="0"/>
              <w:rPr>
                <w:rFonts w:ascii="Arial Narrow" w:hAnsi="Arial Narrow"/>
              </w:rPr>
            </w:pPr>
            <w:r w:rsidRPr="001B20C7">
              <w:rPr>
                <w:rFonts w:ascii="Arial Narrow" w:hAnsi="Arial Narrow"/>
              </w:rPr>
              <w:t>De no confirmarse</w:t>
            </w:r>
            <w:r w:rsidR="00FC61AD" w:rsidRPr="001B20C7">
              <w:rPr>
                <w:rFonts w:ascii="Arial Narrow" w:hAnsi="Arial Narrow"/>
              </w:rPr>
              <w:t xml:space="preserve"> el cambio ver (A4)</w:t>
            </w:r>
          </w:p>
        </w:tc>
      </w:tr>
      <w:tr w:rsidR="00DA5E58" w:rsidRPr="00DA5E58" w:rsidTr="00CC7DD6">
        <w:tc>
          <w:tcPr>
            <w:tcW w:w="567" w:type="dxa"/>
            <w:tcBorders>
              <w:top w:val="single" w:sz="6" w:space="0" w:color="000000"/>
              <w:left w:val="single" w:sz="6" w:space="0" w:color="000000"/>
              <w:bottom w:val="single" w:sz="6" w:space="0" w:color="000000"/>
              <w:right w:val="single" w:sz="6" w:space="0" w:color="000000"/>
            </w:tcBorders>
            <w:hideMark/>
          </w:tcPr>
          <w:p w:rsidR="007601C5" w:rsidRPr="00DA5E58" w:rsidRDefault="007601C5" w:rsidP="00EF6966">
            <w:pPr>
              <w:pStyle w:val="NormalWeb"/>
              <w:numPr>
                <w:ilvl w:val="0"/>
                <w:numId w:val="63"/>
              </w:numPr>
              <w:spacing w:before="0" w:beforeAutospacing="0" w:after="0" w:afterAutospacing="0"/>
              <w:ind w:left="356"/>
              <w:jc w:val="center"/>
              <w:rPr>
                <w:rFonts w:ascii="Arial Narrow" w:hAnsi="Arial Narrow"/>
                <w:color w:val="000000" w:themeColor="text1"/>
              </w:rPr>
            </w:pPr>
          </w:p>
        </w:tc>
        <w:tc>
          <w:tcPr>
            <w:tcW w:w="3119" w:type="dxa"/>
            <w:tcBorders>
              <w:top w:val="single" w:sz="6" w:space="0" w:color="000000"/>
              <w:left w:val="single" w:sz="6" w:space="0" w:color="000000"/>
              <w:bottom w:val="single" w:sz="6" w:space="0" w:color="000000"/>
              <w:right w:val="single" w:sz="6" w:space="0" w:color="000000"/>
            </w:tcBorders>
            <w:hideMark/>
          </w:tcPr>
          <w:p w:rsidR="007601C5" w:rsidRPr="00DA5E58" w:rsidRDefault="007601C5" w:rsidP="007601C5">
            <w:pPr>
              <w:pStyle w:val="NormalWeb"/>
              <w:spacing w:before="0" w:beforeAutospacing="0" w:after="0" w:afterAutospacing="0"/>
              <w:rPr>
                <w:rFonts w:ascii="Arial Narrow" w:hAnsi="Arial Narrow"/>
                <w:color w:val="000000" w:themeColor="text1"/>
              </w:rPr>
            </w:pPr>
            <w:r w:rsidRPr="00DA5E58">
              <w:rPr>
                <w:rFonts w:ascii="Arial Narrow" w:hAnsi="Arial Narrow"/>
                <w:color w:val="000000" w:themeColor="text1"/>
              </w:rPr>
              <w:t xml:space="preserve">El usuario luego de seleccionar la </w:t>
            </w:r>
            <w:r w:rsidRPr="00DA5E58">
              <w:rPr>
                <w:rFonts w:ascii="Arial Narrow" w:hAnsi="Arial Narrow"/>
                <w:b/>
                <w:color w:val="000000" w:themeColor="text1"/>
              </w:rPr>
              <w:t xml:space="preserve">ADUANA </w:t>
            </w:r>
            <w:r w:rsidRPr="00DA5E58">
              <w:rPr>
                <w:rFonts w:ascii="Arial Narrow" w:hAnsi="Arial Narrow"/>
                <w:color w:val="000000" w:themeColor="text1"/>
              </w:rPr>
              <w:t>selecciona la opción “Grabar”</w:t>
            </w:r>
          </w:p>
        </w:tc>
        <w:tc>
          <w:tcPr>
            <w:tcW w:w="5670" w:type="dxa"/>
            <w:gridSpan w:val="2"/>
            <w:tcBorders>
              <w:top w:val="single" w:sz="6" w:space="0" w:color="000000"/>
              <w:left w:val="single" w:sz="6" w:space="0" w:color="000000"/>
              <w:bottom w:val="single" w:sz="6" w:space="0" w:color="000000"/>
              <w:right w:val="single" w:sz="6" w:space="0" w:color="000000"/>
            </w:tcBorders>
            <w:hideMark/>
          </w:tcPr>
          <w:p w:rsidR="007601C5" w:rsidRPr="00DA5E58" w:rsidRDefault="007601C5" w:rsidP="00EF6966">
            <w:pPr>
              <w:pStyle w:val="NormalWeb"/>
              <w:numPr>
                <w:ilvl w:val="1"/>
                <w:numId w:val="63"/>
              </w:numPr>
              <w:spacing w:before="0" w:beforeAutospacing="0" w:after="0" w:afterAutospacing="0"/>
              <w:ind w:left="270" w:hanging="283"/>
              <w:rPr>
                <w:rFonts w:ascii="Arial Narrow" w:hAnsi="Arial Narrow"/>
                <w:color w:val="000000" w:themeColor="text1"/>
              </w:rPr>
            </w:pPr>
            <w:r w:rsidRPr="00DA5E58">
              <w:rPr>
                <w:rFonts w:ascii="Arial Narrow" w:hAnsi="Arial Narrow"/>
                <w:color w:val="000000" w:themeColor="text1"/>
              </w:rPr>
              <w:t xml:space="preserve">El Sistema muestra el siguiente mensaje de confirmación </w:t>
            </w:r>
            <w:r w:rsidRPr="00DA5E58">
              <w:rPr>
                <w:rFonts w:ascii="Arial Narrow" w:hAnsi="Arial Narrow"/>
                <w:b/>
                <w:color w:val="000000" w:themeColor="text1"/>
                <w:shd w:val="clear" w:color="auto" w:fill="FFFFFF"/>
              </w:rPr>
              <w:t>¿Está seguro de grabar los cambios ingresados?</w:t>
            </w:r>
            <w:r w:rsidRPr="00DA5E58">
              <w:rPr>
                <w:rFonts w:ascii="Arial Narrow" w:hAnsi="Arial Narrow"/>
                <w:color w:val="000000" w:themeColor="text1"/>
              </w:rPr>
              <w:t xml:space="preserve"> para grabar los cambios realizados. Si se confirma el cambio, entonces, el Sistema graba la información automáticamente.</w:t>
            </w:r>
          </w:p>
        </w:tc>
      </w:tr>
      <w:tr w:rsidR="007601C5" w:rsidRPr="005C403B"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37F6">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37F6">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EF6966">
            <w:pPr>
              <w:pStyle w:val="NormalWeb"/>
              <w:numPr>
                <w:ilvl w:val="0"/>
                <w:numId w:val="115"/>
              </w:numPr>
              <w:spacing w:before="0" w:beforeAutospacing="0" w:after="0" w:afterAutospacing="0"/>
              <w:ind w:left="356"/>
              <w:jc w:val="center"/>
              <w:rPr>
                <w:rFonts w:ascii="Arial Narrow" w:eastAsia="Times New Roman" w:hAnsi="Arial Narrow" w:cs="Times New Roman"/>
              </w:rPr>
            </w:pPr>
          </w:p>
        </w:tc>
        <w:tc>
          <w:tcPr>
            <w:tcW w:w="3119"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En 1, si no se selecciona ningún paquete al ejecutar la consulta.</w:t>
            </w:r>
          </w:p>
        </w:tc>
        <w:tc>
          <w:tcPr>
            <w:tcW w:w="5670"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EF6966">
            <w:pPr>
              <w:pStyle w:val="NormalWeb"/>
              <w:numPr>
                <w:ilvl w:val="1"/>
                <w:numId w:val="115"/>
              </w:numPr>
              <w:spacing w:before="0" w:beforeAutospacing="0" w:after="0" w:afterAutospacing="0"/>
              <w:ind w:left="355"/>
              <w:rPr>
                <w:rFonts w:ascii="Arial Narrow" w:eastAsia="Times New Roman" w:hAnsi="Arial Narrow"/>
              </w:rPr>
            </w:pPr>
            <w:r w:rsidRPr="005C403B">
              <w:rPr>
                <w:rFonts w:ascii="Arial Narrow" w:eastAsia="Times New Roman" w:hAnsi="Arial Narrow"/>
              </w:rPr>
              <w:t>El sistema mostrará todos los paquetes formados dentro de dicha ánfora.</w:t>
            </w:r>
          </w:p>
        </w:tc>
      </w:tr>
      <w:tr w:rsidR="007601C5" w:rsidRPr="005C403B"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C337F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top w:val="single" w:sz="6" w:space="0" w:color="000000"/>
              <w:left w:val="single" w:sz="4" w:space="0" w:color="auto"/>
              <w:bottom w:val="single" w:sz="6" w:space="0" w:color="000000"/>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37F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hideMark/>
          </w:tcPr>
          <w:p w:rsidR="007601C5" w:rsidRPr="00B31756" w:rsidRDefault="007601C5" w:rsidP="00EF6966">
            <w:pPr>
              <w:pStyle w:val="NormalWeb"/>
              <w:numPr>
                <w:ilvl w:val="0"/>
                <w:numId w:val="116"/>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b/>
              </w:rPr>
            </w:pPr>
            <w:r w:rsidRPr="005C403B">
              <w:rPr>
                <w:rFonts w:ascii="Arial Narrow" w:eastAsia="Times New Roman" w:hAnsi="Arial Narrow"/>
              </w:rPr>
              <w:t xml:space="preserve">En 3, si el usuario selecciona la opción </w:t>
            </w:r>
            <w:r w:rsidRPr="005C403B">
              <w:rPr>
                <w:rFonts w:ascii="Arial Narrow" w:eastAsia="Times New Roman" w:hAnsi="Arial Narrow"/>
                <w:b/>
              </w:rPr>
              <w:t>Cancelar.</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EF6966">
            <w:pPr>
              <w:pStyle w:val="NormalWeb"/>
              <w:numPr>
                <w:ilvl w:val="1"/>
                <w:numId w:val="116"/>
              </w:numPr>
              <w:spacing w:before="0" w:beforeAutospacing="0" w:after="0" w:afterAutospacing="0"/>
              <w:ind w:left="355"/>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Pr="005C403B">
              <w:rPr>
                <w:rFonts w:ascii="Arial Narrow" w:eastAsia="Times New Roman" w:hAnsi="Arial Narrow"/>
              </w:rPr>
              <w:t>”</w:t>
            </w:r>
          </w:p>
        </w:tc>
      </w:tr>
      <w:tr w:rsidR="007601C5" w:rsidRPr="005C403B" w:rsidTr="00B3175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tcPr>
          <w:p w:rsidR="007601C5" w:rsidRPr="00B31756" w:rsidRDefault="007601C5" w:rsidP="00EF6966">
            <w:pPr>
              <w:pStyle w:val="NormalWeb"/>
              <w:numPr>
                <w:ilvl w:val="0"/>
                <w:numId w:val="116"/>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usuario confirma que desea deshacer los cambios. </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EF6966">
            <w:pPr>
              <w:pStyle w:val="NormalWeb"/>
              <w:numPr>
                <w:ilvl w:val="1"/>
                <w:numId w:val="116"/>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00C90E11">
              <w:rPr>
                <w:rFonts w:ascii="Arial Narrow" w:eastAsia="Times New Roman" w:hAnsi="Arial Narrow"/>
                <w:b/>
              </w:rPr>
              <w:t>IU024</w:t>
            </w:r>
            <w:r w:rsidRPr="005C403B">
              <w:rPr>
                <w:rFonts w:ascii="Arial Narrow" w:eastAsia="Times New Roman" w:hAnsi="Arial Narrow"/>
              </w:rPr>
              <w:t xml:space="preserve"> con los datos iniciales.</w:t>
            </w:r>
          </w:p>
          <w:p w:rsidR="007601C5" w:rsidRPr="005C403B" w:rsidRDefault="007601C5" w:rsidP="00B31756">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Finaliza.</w:t>
            </w:r>
          </w:p>
        </w:tc>
      </w:tr>
      <w:tr w:rsidR="007601C5" w:rsidRPr="005C403B" w:rsidTr="00B3175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tcPr>
          <w:p w:rsidR="007601C5" w:rsidRPr="00B31756" w:rsidRDefault="007601C5" w:rsidP="00EF6966">
            <w:pPr>
              <w:pStyle w:val="NormalWeb"/>
              <w:numPr>
                <w:ilvl w:val="0"/>
                <w:numId w:val="116"/>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que desea deshacer los cambios.</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EF6966">
            <w:pPr>
              <w:pStyle w:val="NormalWeb"/>
              <w:numPr>
                <w:ilvl w:val="1"/>
                <w:numId w:val="116"/>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muestra la </w:t>
            </w:r>
            <w:r w:rsidR="00C90E11">
              <w:rPr>
                <w:rFonts w:ascii="Arial Narrow" w:eastAsia="Times New Roman" w:hAnsi="Arial Narrow"/>
                <w:b/>
              </w:rPr>
              <w:t>IU024</w:t>
            </w:r>
            <w:r w:rsidRPr="005C403B">
              <w:rPr>
                <w:rFonts w:ascii="Arial Narrow" w:eastAsia="Times New Roman" w:hAnsi="Arial Narrow"/>
              </w:rPr>
              <w:t xml:space="preserve"> con los datos que están siendo registrados por el usuario.</w:t>
            </w:r>
          </w:p>
          <w:p w:rsidR="007601C5" w:rsidRPr="005C403B" w:rsidRDefault="007601C5" w:rsidP="00B31756">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continúa en el paso 3.</w:t>
            </w:r>
          </w:p>
        </w:tc>
      </w:tr>
      <w:tr w:rsidR="007601C5" w:rsidRPr="005C403B"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A3</w:t>
            </w:r>
          </w:p>
        </w:tc>
      </w:tr>
      <w:tr w:rsidR="007601C5" w:rsidRPr="005C403B" w:rsidTr="00C337F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top w:val="single" w:sz="6" w:space="0" w:color="000000"/>
              <w:left w:val="single" w:sz="4" w:space="0" w:color="auto"/>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37F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tcPr>
          <w:p w:rsidR="007601C5" w:rsidRPr="005C403B" w:rsidRDefault="007601C5" w:rsidP="00EF6966">
            <w:pPr>
              <w:pStyle w:val="NormalWeb"/>
              <w:numPr>
                <w:ilvl w:val="0"/>
                <w:numId w:val="117"/>
              </w:numPr>
              <w:spacing w:before="0" w:beforeAutospacing="0" w:after="0" w:afterAutospacing="0"/>
              <w:ind w:left="356"/>
              <w:jc w:val="center"/>
              <w:rPr>
                <w:rFonts w:ascii="Arial Narrow" w:eastAsia="Times New Roman" w:hAnsi="Arial Narrow" w:cs="Times New Roman"/>
              </w:rPr>
            </w:pPr>
          </w:p>
        </w:tc>
        <w:tc>
          <w:tcPr>
            <w:tcW w:w="3119" w:type="dxa"/>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rPr>
              <w:t>En 2, si el usuario selecciona la opción</w:t>
            </w:r>
            <w:r w:rsidRPr="005C403B">
              <w:rPr>
                <w:rFonts w:ascii="Arial Narrow" w:hAnsi="Arial Narrow"/>
                <w:color w:val="000000"/>
              </w:rPr>
              <w:t xml:space="preserve"> buscar Funcionario Aduanero.</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EF6966">
            <w:pPr>
              <w:pStyle w:val="NormalWeb"/>
              <w:numPr>
                <w:ilvl w:val="1"/>
                <w:numId w:val="117"/>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w:t>
            </w:r>
            <w:r w:rsidRPr="00B31756">
              <w:rPr>
                <w:rFonts w:ascii="Arial Narrow" w:eastAsia="Times New Roman" w:hAnsi="Arial Narrow" w:cs="Times New Roman"/>
              </w:rPr>
              <w:t>Sistema</w:t>
            </w:r>
            <w:r w:rsidRPr="005C403B">
              <w:rPr>
                <w:rFonts w:ascii="Arial Narrow" w:eastAsia="Times New Roman" w:hAnsi="Arial Narrow"/>
              </w:rPr>
              <w:t xml:space="preserve"> invoca al</w:t>
            </w:r>
            <w:r w:rsidRPr="005C403B">
              <w:rPr>
                <w:rFonts w:ascii="Arial Narrow" w:eastAsia="Times New Roman" w:hAnsi="Arial Narrow"/>
                <w:b/>
              </w:rPr>
              <w:t xml:space="preserve"> CUS11</w:t>
            </w:r>
            <w:r w:rsidRPr="005C403B">
              <w:rPr>
                <w:rFonts w:ascii="Arial Narrow" w:eastAsia="Times New Roman" w:hAnsi="Arial Narrow"/>
              </w:rPr>
              <w:t xml:space="preserve">: Buscar Funcionario Aduanero. </w:t>
            </w:r>
          </w:p>
          <w:p w:rsidR="007601C5" w:rsidRPr="005C403B" w:rsidRDefault="007601C5" w:rsidP="00B31756">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continúa en el paso 3.</w:t>
            </w:r>
          </w:p>
        </w:tc>
      </w:tr>
      <w:tr w:rsidR="007601C5" w:rsidRPr="005C403B"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A4</w:t>
            </w:r>
          </w:p>
        </w:tc>
      </w:tr>
      <w:tr w:rsidR="007601C5" w:rsidRPr="005C403B" w:rsidTr="00C337F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9" w:type="dxa"/>
            <w:tcBorders>
              <w:top w:val="single" w:sz="6" w:space="0" w:color="000000"/>
              <w:left w:val="single" w:sz="4" w:space="0" w:color="auto"/>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37F6">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tcPr>
          <w:p w:rsidR="007601C5" w:rsidRPr="005C403B" w:rsidRDefault="007601C5" w:rsidP="00EF6966">
            <w:pPr>
              <w:pStyle w:val="NormalWeb"/>
              <w:numPr>
                <w:ilvl w:val="0"/>
                <w:numId w:val="118"/>
              </w:numPr>
              <w:spacing w:before="0" w:beforeAutospacing="0" w:after="0" w:afterAutospacing="0"/>
              <w:ind w:left="356"/>
              <w:jc w:val="center"/>
              <w:rPr>
                <w:rFonts w:ascii="Arial Narrow" w:eastAsia="Times New Roman" w:hAnsi="Arial Narrow"/>
              </w:rPr>
            </w:pPr>
          </w:p>
        </w:tc>
        <w:tc>
          <w:tcPr>
            <w:tcW w:w="3119" w:type="dxa"/>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el cambio.</w:t>
            </w:r>
          </w:p>
        </w:tc>
        <w:tc>
          <w:tcPr>
            <w:tcW w:w="5670"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EF6966">
            <w:pPr>
              <w:pStyle w:val="NormalWeb"/>
              <w:numPr>
                <w:ilvl w:val="1"/>
                <w:numId w:val="118"/>
              </w:numPr>
              <w:spacing w:before="0" w:beforeAutospacing="0" w:after="0" w:afterAutospacing="0"/>
              <w:ind w:left="355"/>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w:t>
            </w:r>
            <w:r w:rsidR="00C90E11">
              <w:rPr>
                <w:rFonts w:ascii="Arial Narrow" w:eastAsia="Times New Roman" w:hAnsi="Arial Narrow"/>
                <w:b/>
              </w:rPr>
              <w:t>24</w:t>
            </w:r>
            <w:r w:rsidRPr="005C403B">
              <w:rPr>
                <w:rFonts w:ascii="Arial Narrow" w:eastAsia="Times New Roman" w:hAnsi="Arial Narrow"/>
              </w:rPr>
              <w:t xml:space="preserve"> con los datos que están siendo registrados por el usuario.</w:t>
            </w:r>
          </w:p>
          <w:p w:rsidR="007601C5" w:rsidRPr="005C403B" w:rsidRDefault="007601C5" w:rsidP="00B31756">
            <w:pPr>
              <w:pStyle w:val="NormalWeb"/>
              <w:spacing w:before="0" w:beforeAutospacing="0" w:after="0" w:afterAutospacing="0"/>
              <w:ind w:left="355"/>
              <w:rPr>
                <w:rFonts w:ascii="Arial Narrow" w:eastAsia="Times New Roman" w:hAnsi="Arial Narrow"/>
              </w:rPr>
            </w:pPr>
            <w:r w:rsidRPr="005C403B">
              <w:rPr>
                <w:rFonts w:ascii="Arial Narrow" w:eastAsia="Times New Roman" w:hAnsi="Arial Narrow"/>
              </w:rPr>
              <w:t>Y el Caso de Uso continúa en el paso 2.</w:t>
            </w:r>
          </w:p>
        </w:tc>
      </w:tr>
      <w:tr w:rsidR="007601C5" w:rsidRPr="005C403B" w:rsidTr="004D4441">
        <w:trPr>
          <w:trHeight w:val="223"/>
        </w:trPr>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4D444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4D444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3C6646" w:rsidP="007601C5">
            <w:pPr>
              <w:rPr>
                <w:rFonts w:ascii="Arial Narrow" w:hAnsi="Arial Narrow"/>
                <w:sz w:val="20"/>
                <w:szCs w:val="20"/>
              </w:rPr>
            </w:pPr>
            <w:r>
              <w:rPr>
                <w:rFonts w:ascii="Arial Narrow" w:hAnsi="Arial Narrow"/>
                <w:sz w:val="20"/>
                <w:szCs w:val="20"/>
              </w:rPr>
              <w:t>El sistema muestra</w:t>
            </w:r>
            <w:r w:rsidRPr="005C403B">
              <w:rPr>
                <w:rFonts w:ascii="Arial Narrow" w:hAnsi="Arial Narrow"/>
                <w:sz w:val="20"/>
                <w:szCs w:val="20"/>
              </w:rPr>
              <w:t xml:space="preserve"> el mensaje</w:t>
            </w:r>
            <w:r w:rsidR="007601C5" w:rsidRPr="005C403B">
              <w:rPr>
                <w:rFonts w:ascii="Arial Narrow" w:hAnsi="Arial Narrow"/>
                <w:sz w:val="20"/>
                <w:szCs w:val="20"/>
              </w:rPr>
              <w:t>: “</w:t>
            </w:r>
            <w:r w:rsidR="007601C5" w:rsidRPr="005C403B">
              <w:rPr>
                <w:rFonts w:ascii="Arial Narrow" w:hAnsi="Arial Narrow"/>
                <w:b/>
                <w:i/>
                <w:sz w:val="20"/>
                <w:szCs w:val="20"/>
              </w:rPr>
              <w:t>No se han encontrado resultados coincidentes con el número de registro del Funcionario Aduanero</w:t>
            </w:r>
            <w:r w:rsidR="007601C5" w:rsidRPr="005C403B">
              <w:rPr>
                <w:rFonts w:ascii="Arial Narrow" w:hAnsi="Arial Narrow"/>
                <w:sz w:val="20"/>
                <w:szCs w:val="20"/>
              </w:rPr>
              <w:t>”, permitiendo ingresar otro valor.</w:t>
            </w:r>
          </w:p>
        </w:tc>
      </w:tr>
      <w:tr w:rsidR="007601C5" w:rsidRPr="005C403B" w:rsidTr="004D4441">
        <w:tc>
          <w:tcPr>
            <w:tcW w:w="567" w:type="dxa"/>
            <w:tcBorders>
              <w:top w:val="single" w:sz="6" w:space="0" w:color="000000"/>
              <w:left w:val="single" w:sz="6" w:space="0" w:color="000000"/>
              <w:bottom w:val="single" w:sz="6" w:space="0" w:color="000000"/>
              <w:right w:val="single" w:sz="6" w:space="0" w:color="000000"/>
            </w:tcBorders>
          </w:tcPr>
          <w:p w:rsidR="007601C5" w:rsidRPr="005C403B" w:rsidRDefault="007601C5"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7601C5" w:rsidRPr="005C403B" w:rsidRDefault="003C6646" w:rsidP="007601C5">
            <w:pPr>
              <w:rPr>
                <w:rFonts w:ascii="Arial Narrow" w:hAnsi="Arial Narrow"/>
                <w:sz w:val="20"/>
                <w:szCs w:val="20"/>
              </w:rPr>
            </w:pPr>
            <w:r>
              <w:rPr>
                <w:rFonts w:ascii="Arial Narrow" w:hAnsi="Arial Narrow"/>
                <w:sz w:val="20"/>
                <w:szCs w:val="20"/>
              </w:rPr>
              <w:t>El sistema muestra</w:t>
            </w:r>
            <w:r w:rsidRPr="005C403B">
              <w:rPr>
                <w:rFonts w:ascii="Arial Narrow" w:hAnsi="Arial Narrow"/>
                <w:sz w:val="20"/>
                <w:szCs w:val="20"/>
              </w:rPr>
              <w:t xml:space="preserve"> el mensaje</w:t>
            </w:r>
            <w:r w:rsidR="007601C5" w:rsidRPr="005C403B">
              <w:rPr>
                <w:rFonts w:ascii="Arial Narrow" w:hAnsi="Arial Narrow"/>
                <w:sz w:val="20"/>
                <w:szCs w:val="20"/>
              </w:rPr>
              <w:t>: “</w:t>
            </w:r>
            <w:r w:rsidR="007601C5" w:rsidRPr="005C403B">
              <w:rPr>
                <w:rFonts w:ascii="Arial Narrow" w:hAnsi="Arial Narrow"/>
                <w:b/>
                <w:i/>
                <w:sz w:val="20"/>
                <w:szCs w:val="20"/>
              </w:rPr>
              <w:t>Debe ingresar un valor en ‘X’</w:t>
            </w:r>
            <w:r w:rsidR="007601C5" w:rsidRPr="005C403B">
              <w:rPr>
                <w:rFonts w:ascii="Arial Narrow" w:hAnsi="Arial Narrow"/>
                <w:sz w:val="20"/>
                <w:szCs w:val="20"/>
              </w:rPr>
              <w:t>”, donde x es la Fecha, Horario, Ánfora y/o paquete según corresponda, permitiendo ingresar el valor correspondiente.</w:t>
            </w:r>
          </w:p>
        </w:tc>
      </w:tr>
      <w:tr w:rsidR="000D1DD8" w:rsidRPr="005C403B" w:rsidTr="00716F90">
        <w:tc>
          <w:tcPr>
            <w:tcW w:w="567" w:type="dxa"/>
            <w:tcBorders>
              <w:top w:val="single" w:sz="6" w:space="0" w:color="000000"/>
              <w:left w:val="single" w:sz="6" w:space="0" w:color="000000"/>
              <w:bottom w:val="single" w:sz="6" w:space="0" w:color="000000"/>
              <w:right w:val="single" w:sz="6" w:space="0" w:color="000000"/>
            </w:tcBorders>
          </w:tcPr>
          <w:p w:rsidR="000D1DD8" w:rsidRPr="005C403B" w:rsidRDefault="000D1DD8"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0D1DD8" w:rsidRPr="005C403B" w:rsidRDefault="003C6646" w:rsidP="00716F90">
            <w:pPr>
              <w:rPr>
                <w:rFonts w:ascii="Arial Narrow" w:hAnsi="Arial Narrow"/>
                <w:sz w:val="20"/>
                <w:szCs w:val="20"/>
              </w:rPr>
            </w:pPr>
            <w:r>
              <w:rPr>
                <w:rFonts w:ascii="Arial Narrow" w:hAnsi="Arial Narrow"/>
                <w:sz w:val="20"/>
                <w:szCs w:val="20"/>
              </w:rPr>
              <w:t>El sistema muestra</w:t>
            </w:r>
            <w:r w:rsidRPr="005C403B">
              <w:rPr>
                <w:rFonts w:ascii="Arial Narrow" w:hAnsi="Arial Narrow"/>
                <w:sz w:val="20"/>
                <w:szCs w:val="20"/>
              </w:rPr>
              <w:t xml:space="preserve"> el mensaje </w:t>
            </w:r>
            <w:r w:rsidR="000D1DD8" w:rsidRPr="005C403B">
              <w:rPr>
                <w:rFonts w:ascii="Arial Narrow" w:hAnsi="Arial Narrow"/>
                <w:sz w:val="20"/>
                <w:szCs w:val="20"/>
              </w:rPr>
              <w:t>“</w:t>
            </w:r>
            <w:r w:rsidR="000D1DD8" w:rsidRPr="005C403B">
              <w:rPr>
                <w:rFonts w:ascii="Arial Narrow" w:hAnsi="Arial Narrow"/>
                <w:b/>
                <w:i/>
                <w:sz w:val="20"/>
                <w:szCs w:val="20"/>
              </w:rPr>
              <w:t>Debe ingresar Fecha para realizar la búsqueda</w:t>
            </w:r>
            <w:r w:rsidR="000D1DD8" w:rsidRPr="005C403B">
              <w:rPr>
                <w:rFonts w:ascii="Arial Narrow" w:hAnsi="Arial Narrow"/>
                <w:sz w:val="20"/>
                <w:szCs w:val="20"/>
              </w:rPr>
              <w:t>”, permitiendo ingresar la fecha.</w:t>
            </w:r>
          </w:p>
        </w:tc>
      </w:tr>
      <w:tr w:rsidR="003C6646" w:rsidRPr="003C6646" w:rsidTr="00716F90">
        <w:tc>
          <w:tcPr>
            <w:tcW w:w="567" w:type="dxa"/>
            <w:tcBorders>
              <w:top w:val="single" w:sz="6" w:space="0" w:color="000000"/>
              <w:left w:val="single" w:sz="6" w:space="0" w:color="000000"/>
              <w:bottom w:val="single" w:sz="6" w:space="0" w:color="000000"/>
              <w:right w:val="single" w:sz="6" w:space="0" w:color="000000"/>
            </w:tcBorders>
          </w:tcPr>
          <w:p w:rsidR="003C6646" w:rsidRPr="0038010E" w:rsidRDefault="003C6646"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3C6646" w:rsidRPr="003C6646" w:rsidRDefault="003C6646" w:rsidP="00716F90">
            <w:pPr>
              <w:rPr>
                <w:rFonts w:ascii="Arial Narrow" w:hAnsi="Arial Narrow"/>
                <w:color w:val="FF0000"/>
                <w:sz w:val="20"/>
                <w:szCs w:val="20"/>
                <w:highlight w:val="yellow"/>
              </w:rPr>
            </w:pPr>
            <w:r w:rsidRPr="003C6646">
              <w:rPr>
                <w:rFonts w:ascii="Arial Narrow" w:hAnsi="Arial Narrow" w:cs="Arial"/>
                <w:color w:val="FF0000"/>
                <w:sz w:val="20"/>
                <w:szCs w:val="20"/>
                <w:highlight w:val="yellow"/>
              </w:rPr>
              <w:t xml:space="preserve">El sistema emite el siguiente mensaje: </w:t>
            </w:r>
            <w:r w:rsidRPr="003C6646">
              <w:rPr>
                <w:rFonts w:ascii="Arial Narrow" w:hAnsi="Arial Narrow" w:cs="Arial"/>
                <w:b/>
                <w:i/>
                <w:color w:val="FF0000"/>
                <w:sz w:val="20"/>
                <w:szCs w:val="20"/>
                <w:highlight w:val="yellow"/>
              </w:rPr>
              <w:t xml:space="preserve">"La fecha ingresada es incorrecta. Verifique.", </w:t>
            </w:r>
            <w:r w:rsidRPr="003C6646">
              <w:rPr>
                <w:rFonts w:ascii="Arial Narrow" w:hAnsi="Arial Narrow" w:cs="Arial"/>
                <w:color w:val="FF0000"/>
                <w:sz w:val="20"/>
                <w:szCs w:val="20"/>
                <w:highlight w:val="yellow"/>
              </w:rPr>
              <w:t>permitiendo corregir el dato.</w:t>
            </w:r>
          </w:p>
        </w:tc>
      </w:tr>
      <w:tr w:rsidR="003C6646" w:rsidRPr="003C6646" w:rsidTr="004D4441">
        <w:tc>
          <w:tcPr>
            <w:tcW w:w="567" w:type="dxa"/>
            <w:tcBorders>
              <w:top w:val="single" w:sz="6" w:space="0" w:color="000000"/>
              <w:left w:val="single" w:sz="6" w:space="0" w:color="000000"/>
              <w:bottom w:val="single" w:sz="6" w:space="0" w:color="000000"/>
              <w:right w:val="single" w:sz="6" w:space="0" w:color="000000"/>
            </w:tcBorders>
          </w:tcPr>
          <w:p w:rsidR="003C6646" w:rsidRPr="0038010E" w:rsidRDefault="003C6646"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3C6646" w:rsidRPr="003C6646" w:rsidRDefault="003C6646" w:rsidP="003C6646">
            <w:pPr>
              <w:rPr>
                <w:rFonts w:ascii="Arial Narrow" w:hAnsi="Arial Narrow"/>
                <w:color w:val="FF0000"/>
                <w:sz w:val="20"/>
                <w:szCs w:val="20"/>
                <w:highlight w:val="yellow"/>
              </w:rPr>
            </w:pPr>
            <w:r w:rsidRPr="003C6646">
              <w:rPr>
                <w:rFonts w:ascii="Arial Narrow" w:hAnsi="Arial Narrow" w:cs="Arial"/>
                <w:color w:val="FF0000"/>
                <w:sz w:val="20"/>
                <w:szCs w:val="20"/>
                <w:highlight w:val="yellow"/>
              </w:rPr>
              <w:t xml:space="preserve">El sistema emite el siguiente mensaje: </w:t>
            </w:r>
            <w:r w:rsidRPr="003C6646">
              <w:rPr>
                <w:rFonts w:ascii="Arial Narrow" w:hAnsi="Arial Narrow" w:cs="Arial"/>
                <w:b/>
                <w:i/>
                <w:color w:val="FF0000"/>
                <w:sz w:val="20"/>
                <w:szCs w:val="20"/>
                <w:highlight w:val="yellow"/>
              </w:rPr>
              <w:t>"La fecha ingresada debe de ser igual o anterior a la fecha actual. Verifique</w:t>
            </w:r>
            <w:r>
              <w:rPr>
                <w:rFonts w:ascii="Arial Narrow" w:hAnsi="Arial Narrow" w:cs="Arial"/>
                <w:b/>
                <w:i/>
                <w:color w:val="FF0000"/>
                <w:sz w:val="20"/>
                <w:szCs w:val="20"/>
                <w:highlight w:val="yellow"/>
              </w:rPr>
              <w:t>.</w:t>
            </w:r>
            <w:r w:rsidRPr="003C6646">
              <w:rPr>
                <w:rFonts w:ascii="Arial Narrow" w:hAnsi="Arial Narrow" w:cs="Arial"/>
                <w:b/>
                <w:i/>
                <w:color w:val="FF0000"/>
                <w:sz w:val="20"/>
                <w:szCs w:val="20"/>
                <w:highlight w:val="yellow"/>
              </w:rPr>
              <w:t xml:space="preserve">", </w:t>
            </w:r>
            <w:r w:rsidRPr="003C6646">
              <w:rPr>
                <w:rFonts w:ascii="Arial Narrow" w:hAnsi="Arial Narrow" w:cs="Arial"/>
                <w:color w:val="FF0000"/>
                <w:sz w:val="20"/>
                <w:szCs w:val="20"/>
                <w:highlight w:val="yellow"/>
              </w:rPr>
              <w:t>permitiendo corregir el dato.</w:t>
            </w:r>
          </w:p>
        </w:tc>
      </w:tr>
      <w:tr w:rsidR="003C6646" w:rsidRPr="003C6646" w:rsidTr="004D4441">
        <w:tc>
          <w:tcPr>
            <w:tcW w:w="567" w:type="dxa"/>
            <w:tcBorders>
              <w:top w:val="single" w:sz="6" w:space="0" w:color="000000"/>
              <w:left w:val="single" w:sz="6" w:space="0" w:color="000000"/>
              <w:bottom w:val="single" w:sz="6" w:space="0" w:color="000000"/>
              <w:right w:val="single" w:sz="6" w:space="0" w:color="000000"/>
            </w:tcBorders>
          </w:tcPr>
          <w:p w:rsidR="003C6646" w:rsidRPr="0038010E" w:rsidRDefault="003C6646"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3C6646" w:rsidRPr="003C6646" w:rsidRDefault="003C6646" w:rsidP="002F4DE3">
            <w:pPr>
              <w:rPr>
                <w:rFonts w:ascii="Arial Narrow" w:hAnsi="Arial Narrow"/>
                <w:color w:val="FF0000"/>
                <w:sz w:val="20"/>
                <w:szCs w:val="20"/>
                <w:highlight w:val="yellow"/>
              </w:rPr>
            </w:pPr>
            <w:r w:rsidRPr="003C6646">
              <w:rPr>
                <w:rFonts w:ascii="Arial Narrow" w:hAnsi="Arial Narrow" w:cs="Arial"/>
                <w:color w:val="FF0000"/>
                <w:sz w:val="20"/>
                <w:szCs w:val="20"/>
                <w:highlight w:val="yellow"/>
              </w:rPr>
              <w:t xml:space="preserve">El sistema emite el siguiente mensaje: </w:t>
            </w:r>
            <w:r w:rsidRPr="003C6646">
              <w:rPr>
                <w:rFonts w:ascii="Arial Narrow" w:hAnsi="Arial Narrow" w:cs="Arial"/>
                <w:b/>
                <w:i/>
                <w:color w:val="FF0000"/>
                <w:sz w:val="20"/>
                <w:szCs w:val="20"/>
                <w:highlight w:val="yellow"/>
              </w:rPr>
              <w:t>"</w:t>
            </w:r>
            <w:r w:rsidR="002F4DE3">
              <w:rPr>
                <w:rFonts w:ascii="Arial Narrow" w:hAnsi="Arial Narrow" w:cs="Arial"/>
                <w:b/>
                <w:i/>
                <w:color w:val="FF0000"/>
                <w:sz w:val="20"/>
                <w:szCs w:val="20"/>
                <w:highlight w:val="yellow"/>
              </w:rPr>
              <w:t xml:space="preserve">No existen unidades de despacho disponibles para la fecha y aduana </w:t>
            </w:r>
            <w:r w:rsidR="002F4DE3">
              <w:rPr>
                <w:rFonts w:ascii="Arial Narrow" w:hAnsi="Arial Narrow" w:cs="Arial"/>
                <w:b/>
                <w:i/>
                <w:color w:val="FF0000"/>
                <w:sz w:val="20"/>
                <w:szCs w:val="20"/>
                <w:highlight w:val="yellow"/>
              </w:rPr>
              <w:lastRenderedPageBreak/>
              <w:t>seleccionadas</w:t>
            </w:r>
            <w:r w:rsidRPr="003C6646">
              <w:rPr>
                <w:rFonts w:ascii="Arial Narrow" w:hAnsi="Arial Narrow" w:cs="Arial"/>
                <w:b/>
                <w:i/>
                <w:color w:val="FF0000"/>
                <w:sz w:val="20"/>
                <w:szCs w:val="20"/>
                <w:highlight w:val="yellow"/>
              </w:rPr>
              <w:t xml:space="preserve">. Verifique.", </w:t>
            </w:r>
            <w:r w:rsidRPr="003C6646">
              <w:rPr>
                <w:rFonts w:ascii="Arial Narrow" w:hAnsi="Arial Narrow" w:cs="Arial"/>
                <w:color w:val="FF0000"/>
                <w:sz w:val="20"/>
                <w:szCs w:val="20"/>
                <w:highlight w:val="yellow"/>
              </w:rPr>
              <w:t>permitiendo corregir el dato.</w:t>
            </w:r>
          </w:p>
        </w:tc>
      </w:tr>
      <w:tr w:rsidR="003C6646" w:rsidRPr="003C6646" w:rsidTr="004D4441">
        <w:tc>
          <w:tcPr>
            <w:tcW w:w="567" w:type="dxa"/>
            <w:tcBorders>
              <w:top w:val="single" w:sz="6" w:space="0" w:color="000000"/>
              <w:left w:val="single" w:sz="6" w:space="0" w:color="000000"/>
              <w:bottom w:val="single" w:sz="6" w:space="0" w:color="000000"/>
              <w:right w:val="single" w:sz="6" w:space="0" w:color="000000"/>
            </w:tcBorders>
          </w:tcPr>
          <w:p w:rsidR="003C6646" w:rsidRPr="0038010E" w:rsidRDefault="003C6646"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3C6646" w:rsidRPr="003C6646" w:rsidRDefault="003C6646" w:rsidP="002F4DE3">
            <w:pPr>
              <w:rPr>
                <w:rFonts w:ascii="Arial Narrow" w:hAnsi="Arial Narrow" w:cs="Arial"/>
                <w:color w:val="FF0000"/>
                <w:sz w:val="20"/>
                <w:szCs w:val="20"/>
                <w:highlight w:val="yellow"/>
              </w:rPr>
            </w:pPr>
            <w:r w:rsidRPr="003C6646">
              <w:rPr>
                <w:rFonts w:ascii="Arial Narrow" w:hAnsi="Arial Narrow" w:cs="Arial"/>
                <w:color w:val="FF0000"/>
                <w:sz w:val="20"/>
                <w:szCs w:val="20"/>
                <w:highlight w:val="yellow"/>
              </w:rPr>
              <w:t xml:space="preserve">El sistema emite el siguiente mensaje: </w:t>
            </w:r>
            <w:r w:rsidRPr="003C6646">
              <w:rPr>
                <w:rFonts w:ascii="Arial Narrow" w:hAnsi="Arial Narrow" w:cs="Arial"/>
                <w:b/>
                <w:i/>
                <w:color w:val="FF0000"/>
                <w:sz w:val="20"/>
                <w:szCs w:val="20"/>
                <w:highlight w:val="yellow"/>
              </w:rPr>
              <w:t>"</w:t>
            </w:r>
            <w:r w:rsidR="002F4DE3">
              <w:rPr>
                <w:rFonts w:ascii="Arial Narrow" w:hAnsi="Arial Narrow" w:cs="Arial"/>
                <w:b/>
                <w:i/>
                <w:color w:val="FF0000"/>
                <w:sz w:val="20"/>
                <w:szCs w:val="20"/>
                <w:highlight w:val="yellow"/>
              </w:rPr>
              <w:t xml:space="preserve">No existen </w:t>
            </w:r>
            <w:r w:rsidR="00F83284">
              <w:rPr>
                <w:rFonts w:ascii="Arial Narrow" w:hAnsi="Arial Narrow" w:cs="Arial"/>
                <w:b/>
                <w:i/>
                <w:color w:val="FF0000"/>
                <w:sz w:val="20"/>
                <w:szCs w:val="20"/>
                <w:highlight w:val="yellow"/>
              </w:rPr>
              <w:t>turnos disponibles para la fecha y unidad de despacho seleccionada</w:t>
            </w:r>
            <w:r w:rsidRPr="003C6646">
              <w:rPr>
                <w:rFonts w:ascii="Arial Narrow" w:hAnsi="Arial Narrow" w:cs="Arial"/>
                <w:b/>
                <w:i/>
                <w:color w:val="FF0000"/>
                <w:sz w:val="20"/>
                <w:szCs w:val="20"/>
                <w:highlight w:val="yellow"/>
              </w:rPr>
              <w:t xml:space="preserve">", </w:t>
            </w:r>
            <w:r w:rsidRPr="003C6646">
              <w:rPr>
                <w:rFonts w:ascii="Arial Narrow" w:hAnsi="Arial Narrow" w:cs="Arial"/>
                <w:color w:val="FF0000"/>
                <w:sz w:val="20"/>
                <w:szCs w:val="20"/>
                <w:highlight w:val="yellow"/>
              </w:rPr>
              <w:t>permitiendo corregir el dato.</w:t>
            </w:r>
          </w:p>
        </w:tc>
      </w:tr>
      <w:tr w:rsidR="003C6646" w:rsidRPr="003C6646" w:rsidTr="004D4441">
        <w:tc>
          <w:tcPr>
            <w:tcW w:w="567" w:type="dxa"/>
            <w:tcBorders>
              <w:top w:val="single" w:sz="6" w:space="0" w:color="000000"/>
              <w:left w:val="single" w:sz="6" w:space="0" w:color="000000"/>
              <w:bottom w:val="single" w:sz="6" w:space="0" w:color="000000"/>
              <w:right w:val="single" w:sz="6" w:space="0" w:color="000000"/>
            </w:tcBorders>
          </w:tcPr>
          <w:p w:rsidR="003C6646" w:rsidRPr="0038010E" w:rsidRDefault="003C6646"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3C6646" w:rsidRPr="003C6646" w:rsidRDefault="003C6646" w:rsidP="00F83284">
            <w:pPr>
              <w:rPr>
                <w:rFonts w:ascii="Arial Narrow" w:hAnsi="Arial Narrow" w:cs="Arial"/>
                <w:color w:val="FF0000"/>
                <w:sz w:val="20"/>
                <w:szCs w:val="20"/>
                <w:highlight w:val="yellow"/>
              </w:rPr>
            </w:pPr>
            <w:r w:rsidRPr="003C6646">
              <w:rPr>
                <w:rFonts w:ascii="Arial Narrow" w:hAnsi="Arial Narrow" w:cs="Arial"/>
                <w:color w:val="FF0000"/>
                <w:sz w:val="20"/>
                <w:szCs w:val="20"/>
                <w:highlight w:val="yellow"/>
              </w:rPr>
              <w:t>El sistema emite el siguiente mensaje</w:t>
            </w:r>
            <w:r w:rsidRPr="003C6646">
              <w:rPr>
                <w:rFonts w:ascii="Arial Narrow" w:hAnsi="Arial Narrow"/>
                <w:color w:val="FF0000"/>
                <w:sz w:val="20"/>
                <w:szCs w:val="20"/>
                <w:highlight w:val="yellow"/>
              </w:rPr>
              <w:t>: “</w:t>
            </w:r>
            <w:r w:rsidR="00F83284">
              <w:rPr>
                <w:rFonts w:ascii="Arial Narrow" w:hAnsi="Arial Narrow" w:cs="Arial"/>
                <w:b/>
                <w:i/>
                <w:color w:val="FF0000"/>
                <w:sz w:val="20"/>
                <w:szCs w:val="20"/>
                <w:highlight w:val="yellow"/>
              </w:rPr>
              <w:t>No existen horarios disponibles para la fecha y turno seleccionado</w:t>
            </w:r>
            <w:r w:rsidRPr="003C6646">
              <w:rPr>
                <w:rFonts w:ascii="Arial Narrow" w:hAnsi="Arial Narrow"/>
                <w:b/>
                <w:i/>
                <w:color w:val="FF0000"/>
                <w:sz w:val="20"/>
                <w:szCs w:val="20"/>
                <w:highlight w:val="yellow"/>
              </w:rPr>
              <w:t>.</w:t>
            </w:r>
            <w:r w:rsidRPr="003C6646">
              <w:rPr>
                <w:rFonts w:ascii="Arial Narrow" w:hAnsi="Arial Narrow"/>
                <w:color w:val="FF0000"/>
                <w:sz w:val="20"/>
                <w:szCs w:val="20"/>
                <w:highlight w:val="yellow"/>
              </w:rPr>
              <w:t>”, permitiendo corregir el dato.</w:t>
            </w:r>
          </w:p>
        </w:tc>
      </w:tr>
      <w:tr w:rsidR="003C6646" w:rsidRPr="003C6646" w:rsidTr="004D4441">
        <w:tc>
          <w:tcPr>
            <w:tcW w:w="567" w:type="dxa"/>
            <w:tcBorders>
              <w:top w:val="single" w:sz="6" w:space="0" w:color="000000"/>
              <w:left w:val="single" w:sz="6" w:space="0" w:color="000000"/>
              <w:bottom w:val="single" w:sz="6" w:space="0" w:color="000000"/>
              <w:right w:val="single" w:sz="6" w:space="0" w:color="000000"/>
            </w:tcBorders>
          </w:tcPr>
          <w:p w:rsidR="003C6646" w:rsidRPr="0038010E" w:rsidRDefault="003C6646"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3C6646" w:rsidRPr="003C6646" w:rsidRDefault="003C6646" w:rsidP="00F83284">
            <w:pPr>
              <w:rPr>
                <w:rFonts w:ascii="Arial Narrow" w:hAnsi="Arial Narrow" w:cs="Arial"/>
                <w:color w:val="FF0000"/>
                <w:sz w:val="20"/>
                <w:szCs w:val="20"/>
                <w:highlight w:val="yellow"/>
              </w:rPr>
            </w:pPr>
            <w:r w:rsidRPr="003C6646">
              <w:rPr>
                <w:rFonts w:ascii="Arial Narrow" w:hAnsi="Arial Narrow" w:cs="Arial"/>
                <w:color w:val="FF0000"/>
                <w:sz w:val="20"/>
                <w:szCs w:val="20"/>
                <w:highlight w:val="yellow"/>
              </w:rPr>
              <w:t>El sistema emite el siguiente mensaje</w:t>
            </w:r>
            <w:r w:rsidRPr="003C6646">
              <w:rPr>
                <w:rFonts w:ascii="Arial Narrow" w:hAnsi="Arial Narrow"/>
                <w:color w:val="FF0000"/>
                <w:sz w:val="20"/>
                <w:szCs w:val="20"/>
                <w:highlight w:val="yellow"/>
              </w:rPr>
              <w:t>: “</w:t>
            </w:r>
            <w:r w:rsidR="00F83284">
              <w:rPr>
                <w:rFonts w:ascii="Arial Narrow" w:hAnsi="Arial Narrow" w:cs="Arial"/>
                <w:b/>
                <w:i/>
                <w:color w:val="FF0000"/>
                <w:sz w:val="20"/>
                <w:szCs w:val="20"/>
                <w:highlight w:val="yellow"/>
              </w:rPr>
              <w:t>No existen ánforas disponibles para la fecha y turno seleccionado</w:t>
            </w:r>
            <w:r w:rsidRPr="003C6646">
              <w:rPr>
                <w:rFonts w:ascii="Arial Narrow" w:hAnsi="Arial Narrow"/>
                <w:b/>
                <w:i/>
                <w:color w:val="FF0000"/>
                <w:sz w:val="20"/>
                <w:szCs w:val="20"/>
                <w:highlight w:val="yellow"/>
              </w:rPr>
              <w:t>.</w:t>
            </w:r>
            <w:r w:rsidRPr="003C6646">
              <w:rPr>
                <w:rFonts w:ascii="Arial Narrow" w:hAnsi="Arial Narrow"/>
                <w:color w:val="FF0000"/>
                <w:sz w:val="20"/>
                <w:szCs w:val="20"/>
                <w:highlight w:val="yellow"/>
              </w:rPr>
              <w:t>”, permitiendo corregir el dato.</w:t>
            </w:r>
          </w:p>
        </w:tc>
      </w:tr>
      <w:tr w:rsidR="00DA4098" w:rsidRPr="003C6646" w:rsidTr="00716F90">
        <w:tc>
          <w:tcPr>
            <w:tcW w:w="567" w:type="dxa"/>
            <w:tcBorders>
              <w:top w:val="single" w:sz="6" w:space="0" w:color="000000"/>
              <w:left w:val="single" w:sz="6" w:space="0" w:color="000000"/>
              <w:bottom w:val="single" w:sz="6" w:space="0" w:color="000000"/>
              <w:right w:val="single" w:sz="6" w:space="0" w:color="000000"/>
            </w:tcBorders>
          </w:tcPr>
          <w:p w:rsidR="00DA4098" w:rsidRPr="0038010E" w:rsidRDefault="00DA4098"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DA4098" w:rsidRPr="003C6646" w:rsidRDefault="00DA4098" w:rsidP="008319BF">
            <w:pPr>
              <w:rPr>
                <w:rFonts w:ascii="Arial Narrow" w:hAnsi="Arial Narrow"/>
                <w:color w:val="FF0000"/>
                <w:sz w:val="20"/>
                <w:szCs w:val="20"/>
              </w:rPr>
            </w:pPr>
            <w:r w:rsidRPr="003C6646">
              <w:rPr>
                <w:rFonts w:ascii="Arial Narrow" w:hAnsi="Arial Narrow" w:cs="Arial"/>
                <w:color w:val="FF0000"/>
                <w:sz w:val="20"/>
                <w:szCs w:val="20"/>
                <w:highlight w:val="yellow"/>
              </w:rPr>
              <w:t>El sistema emite el siguiente mensaje</w:t>
            </w:r>
            <w:r w:rsidRPr="003C6646">
              <w:rPr>
                <w:rFonts w:ascii="Arial Narrow" w:hAnsi="Arial Narrow"/>
                <w:color w:val="FF0000"/>
                <w:sz w:val="20"/>
                <w:szCs w:val="20"/>
                <w:highlight w:val="yellow"/>
              </w:rPr>
              <w:t xml:space="preserve">: </w:t>
            </w:r>
            <w:r w:rsidRPr="00DA4098">
              <w:rPr>
                <w:rFonts w:ascii="Arial Narrow" w:hAnsi="Arial Narrow"/>
                <w:b/>
                <w:color w:val="FF0000"/>
                <w:sz w:val="20"/>
                <w:szCs w:val="20"/>
                <w:highlight w:val="yellow"/>
              </w:rPr>
              <w:t>“</w:t>
            </w:r>
            <w:r w:rsidR="008319BF">
              <w:rPr>
                <w:rFonts w:ascii="Arial Narrow" w:hAnsi="Arial Narrow" w:cs="Arial"/>
                <w:b/>
                <w:i/>
                <w:color w:val="FF0000"/>
                <w:sz w:val="20"/>
                <w:szCs w:val="20"/>
                <w:highlight w:val="yellow"/>
              </w:rPr>
              <w:t>No existen paquetes formados para la fecha y horario seleccionado</w:t>
            </w:r>
            <w:r w:rsidRPr="00DA4098">
              <w:rPr>
                <w:rFonts w:ascii="Arial Narrow" w:hAnsi="Arial Narrow"/>
                <w:b/>
                <w:i/>
                <w:color w:val="FF0000"/>
                <w:sz w:val="20"/>
                <w:szCs w:val="20"/>
                <w:highlight w:val="yellow"/>
              </w:rPr>
              <w:t>.</w:t>
            </w:r>
            <w:r w:rsidRPr="00DA4098">
              <w:rPr>
                <w:rFonts w:ascii="Arial Narrow" w:hAnsi="Arial Narrow"/>
                <w:b/>
                <w:color w:val="FF0000"/>
                <w:sz w:val="20"/>
                <w:szCs w:val="20"/>
                <w:highlight w:val="yellow"/>
              </w:rPr>
              <w:t>”</w:t>
            </w:r>
            <w:r w:rsidRPr="003C6646">
              <w:rPr>
                <w:rFonts w:ascii="Arial Narrow" w:hAnsi="Arial Narrow"/>
                <w:color w:val="FF0000"/>
                <w:sz w:val="20"/>
                <w:szCs w:val="20"/>
                <w:highlight w:val="yellow"/>
              </w:rPr>
              <w:t>, permitiendo corregir el dato.</w:t>
            </w:r>
          </w:p>
        </w:tc>
      </w:tr>
      <w:tr w:rsidR="00DA4098" w:rsidRPr="00970C4E" w:rsidTr="00716F90">
        <w:tc>
          <w:tcPr>
            <w:tcW w:w="567" w:type="dxa"/>
            <w:tcBorders>
              <w:top w:val="single" w:sz="6" w:space="0" w:color="000000"/>
              <w:left w:val="single" w:sz="6" w:space="0" w:color="000000"/>
              <w:bottom w:val="single" w:sz="6" w:space="0" w:color="000000"/>
              <w:right w:val="single" w:sz="6" w:space="0" w:color="000000"/>
            </w:tcBorders>
          </w:tcPr>
          <w:p w:rsidR="00DA4098" w:rsidRPr="0038010E" w:rsidRDefault="00DA4098"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DA4098" w:rsidRPr="00970C4E" w:rsidRDefault="00DA4098" w:rsidP="00601F60">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cs="Arial"/>
                <w:b/>
                <w:i/>
                <w:color w:val="FF0000"/>
                <w:sz w:val="20"/>
                <w:szCs w:val="20"/>
                <w:highlight w:val="yellow"/>
              </w:rPr>
              <w:t>“</w:t>
            </w:r>
            <w:r w:rsidR="00601F60" w:rsidRPr="00970C4E">
              <w:rPr>
                <w:rFonts w:ascii="Arial Narrow" w:hAnsi="Arial Narrow" w:cs="Arial"/>
                <w:b/>
                <w:i/>
                <w:color w:val="FF0000"/>
                <w:sz w:val="20"/>
                <w:szCs w:val="20"/>
                <w:highlight w:val="yellow"/>
              </w:rPr>
              <w:t>Valor de registro es incorrecto. Verifique</w:t>
            </w:r>
            <w:r w:rsidRPr="00970C4E">
              <w:rPr>
                <w:rFonts w:ascii="Arial Narrow" w:hAnsi="Arial Narrow" w:cs="Arial"/>
                <w:b/>
                <w:i/>
                <w:color w:val="FF0000"/>
                <w:sz w:val="20"/>
                <w:szCs w:val="20"/>
                <w:highlight w:val="yellow"/>
              </w:rPr>
              <w:t>”</w:t>
            </w:r>
            <w:r w:rsidRPr="00970C4E">
              <w:rPr>
                <w:rFonts w:ascii="Arial Narrow" w:hAnsi="Arial Narrow"/>
                <w:color w:val="FF0000"/>
                <w:sz w:val="20"/>
                <w:szCs w:val="20"/>
                <w:highlight w:val="yellow"/>
              </w:rPr>
              <w:t>, permitiendo corregir el dato.</w:t>
            </w:r>
          </w:p>
        </w:tc>
      </w:tr>
      <w:tr w:rsidR="00DA4098" w:rsidRPr="00970C4E" w:rsidTr="00716F90">
        <w:tc>
          <w:tcPr>
            <w:tcW w:w="567" w:type="dxa"/>
            <w:tcBorders>
              <w:top w:val="single" w:sz="6" w:space="0" w:color="000000"/>
              <w:left w:val="single" w:sz="6" w:space="0" w:color="000000"/>
              <w:bottom w:val="single" w:sz="6" w:space="0" w:color="000000"/>
              <w:right w:val="single" w:sz="6" w:space="0" w:color="000000"/>
            </w:tcBorders>
          </w:tcPr>
          <w:p w:rsidR="00DA4098" w:rsidRPr="0038010E" w:rsidRDefault="00DA4098"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DA4098" w:rsidRPr="00970C4E" w:rsidRDefault="00DA4098" w:rsidP="008904DD">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cs="Arial"/>
                <w:b/>
                <w:i/>
                <w:color w:val="FF0000"/>
                <w:sz w:val="20"/>
                <w:szCs w:val="20"/>
                <w:highlight w:val="yellow"/>
              </w:rPr>
              <w:t>“</w:t>
            </w:r>
            <w:r w:rsidR="008904DD" w:rsidRPr="00970C4E">
              <w:rPr>
                <w:rFonts w:ascii="Arial Narrow" w:hAnsi="Arial Narrow" w:cs="Arial"/>
                <w:b/>
                <w:i/>
                <w:color w:val="FF0000"/>
                <w:sz w:val="20"/>
                <w:szCs w:val="20"/>
                <w:highlight w:val="yellow"/>
              </w:rPr>
              <w:t>No se han encontrado resultados coincidentes con el número de registro del Funcionario Aduanero</w:t>
            </w:r>
            <w:r w:rsidRPr="00970C4E">
              <w:rPr>
                <w:rFonts w:ascii="Arial Narrow" w:hAnsi="Arial Narrow" w:cs="Arial"/>
                <w:b/>
                <w:i/>
                <w:color w:val="FF0000"/>
                <w:sz w:val="20"/>
                <w:szCs w:val="20"/>
                <w:highlight w:val="yellow"/>
              </w:rPr>
              <w:t>”</w:t>
            </w:r>
            <w:r w:rsidRPr="00970C4E">
              <w:rPr>
                <w:rFonts w:ascii="Arial Narrow" w:hAnsi="Arial Narrow"/>
                <w:color w:val="FF0000"/>
                <w:sz w:val="20"/>
                <w:szCs w:val="20"/>
                <w:highlight w:val="yellow"/>
              </w:rPr>
              <w:t>, permitiendo corregir el dato.</w:t>
            </w:r>
          </w:p>
        </w:tc>
      </w:tr>
      <w:tr w:rsidR="00DA4098" w:rsidRPr="00970C4E" w:rsidTr="00716F90">
        <w:tc>
          <w:tcPr>
            <w:tcW w:w="567" w:type="dxa"/>
            <w:tcBorders>
              <w:top w:val="single" w:sz="6" w:space="0" w:color="000000"/>
              <w:left w:val="single" w:sz="6" w:space="0" w:color="000000"/>
              <w:bottom w:val="single" w:sz="6" w:space="0" w:color="000000"/>
              <w:right w:val="single" w:sz="6" w:space="0" w:color="000000"/>
            </w:tcBorders>
          </w:tcPr>
          <w:p w:rsidR="00DA4098" w:rsidRPr="0038010E" w:rsidRDefault="00DA4098"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DA4098" w:rsidRPr="00970C4E" w:rsidRDefault="00DA4098" w:rsidP="00716F90">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cs="Arial"/>
                <w:b/>
                <w:i/>
                <w:color w:val="FF0000"/>
                <w:sz w:val="20"/>
                <w:szCs w:val="20"/>
                <w:highlight w:val="yellow"/>
              </w:rPr>
              <w:t>“</w:t>
            </w:r>
            <w:r w:rsidR="00C346FD" w:rsidRPr="00970C4E">
              <w:rPr>
                <w:rFonts w:ascii="Arial Narrow" w:hAnsi="Arial Narrow" w:cs="Arial"/>
                <w:b/>
                <w:i/>
                <w:color w:val="FF0000"/>
                <w:sz w:val="20"/>
                <w:szCs w:val="20"/>
                <w:highlight w:val="yellow"/>
              </w:rPr>
              <w:t>Valor de apellidos y nombres es incorrecto. Verifique</w:t>
            </w:r>
            <w:r w:rsidRPr="00970C4E">
              <w:rPr>
                <w:rFonts w:ascii="Arial Narrow" w:hAnsi="Arial Narrow" w:cs="Arial"/>
                <w:b/>
                <w:i/>
                <w:color w:val="FF0000"/>
                <w:sz w:val="20"/>
                <w:szCs w:val="20"/>
                <w:highlight w:val="yellow"/>
              </w:rPr>
              <w:t>.”,</w:t>
            </w:r>
            <w:r w:rsidRPr="00970C4E">
              <w:rPr>
                <w:rFonts w:ascii="Arial Narrow" w:hAnsi="Arial Narrow"/>
                <w:color w:val="FF0000"/>
                <w:sz w:val="20"/>
                <w:szCs w:val="20"/>
                <w:highlight w:val="yellow"/>
              </w:rPr>
              <w:t xml:space="preserve"> permitiendo corregir el dato.</w:t>
            </w:r>
          </w:p>
        </w:tc>
      </w:tr>
      <w:tr w:rsidR="00DA4098" w:rsidRPr="00970C4E" w:rsidTr="00716F90">
        <w:tc>
          <w:tcPr>
            <w:tcW w:w="567" w:type="dxa"/>
            <w:tcBorders>
              <w:top w:val="single" w:sz="6" w:space="0" w:color="000000"/>
              <w:left w:val="single" w:sz="6" w:space="0" w:color="000000"/>
              <w:bottom w:val="single" w:sz="6" w:space="0" w:color="000000"/>
              <w:right w:val="single" w:sz="6" w:space="0" w:color="000000"/>
            </w:tcBorders>
          </w:tcPr>
          <w:p w:rsidR="00DA4098" w:rsidRPr="0038010E" w:rsidRDefault="00DA4098"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DA4098" w:rsidRPr="00970C4E" w:rsidRDefault="00DA4098" w:rsidP="00716F90">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cs="Arial"/>
                <w:b/>
                <w:i/>
                <w:color w:val="FF0000"/>
                <w:sz w:val="20"/>
                <w:szCs w:val="20"/>
                <w:highlight w:val="yellow"/>
              </w:rPr>
              <w:t>“</w:t>
            </w:r>
            <w:r w:rsidR="00C346FD" w:rsidRPr="00970C4E">
              <w:rPr>
                <w:rFonts w:ascii="Arial Narrow" w:hAnsi="Arial Narrow" w:cs="Arial"/>
                <w:b/>
                <w:i/>
                <w:color w:val="FF0000"/>
                <w:sz w:val="20"/>
                <w:szCs w:val="20"/>
                <w:highlight w:val="yellow"/>
              </w:rPr>
              <w:t>Debe seleccionar un funcionario de la lista</w:t>
            </w:r>
            <w:r w:rsidRPr="00970C4E">
              <w:rPr>
                <w:rFonts w:ascii="Arial Narrow" w:hAnsi="Arial Narrow" w:cs="Arial"/>
                <w:b/>
                <w:i/>
                <w:color w:val="FF0000"/>
                <w:sz w:val="20"/>
                <w:szCs w:val="20"/>
                <w:highlight w:val="yellow"/>
              </w:rPr>
              <w:t>.”,</w:t>
            </w:r>
            <w:r w:rsidRPr="00970C4E">
              <w:rPr>
                <w:rFonts w:ascii="Arial Narrow" w:hAnsi="Arial Narrow"/>
                <w:color w:val="FF0000"/>
                <w:sz w:val="20"/>
                <w:szCs w:val="20"/>
                <w:highlight w:val="yellow"/>
              </w:rPr>
              <w:t xml:space="preserve"> permitiendo corregir el dato.</w:t>
            </w:r>
          </w:p>
        </w:tc>
      </w:tr>
      <w:tr w:rsidR="00C346FD" w:rsidRPr="00970C4E" w:rsidTr="00716F90">
        <w:tc>
          <w:tcPr>
            <w:tcW w:w="567" w:type="dxa"/>
            <w:tcBorders>
              <w:top w:val="single" w:sz="6" w:space="0" w:color="000000"/>
              <w:left w:val="single" w:sz="6" w:space="0" w:color="000000"/>
              <w:bottom w:val="single" w:sz="6" w:space="0" w:color="000000"/>
              <w:right w:val="single" w:sz="6" w:space="0" w:color="000000"/>
            </w:tcBorders>
          </w:tcPr>
          <w:p w:rsidR="00C346FD" w:rsidRPr="0038010E" w:rsidRDefault="00C346FD"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C346FD" w:rsidRPr="00970C4E" w:rsidRDefault="00C346FD" w:rsidP="00716F90">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b/>
                <w:color w:val="FF0000"/>
                <w:sz w:val="20"/>
                <w:szCs w:val="20"/>
                <w:highlight w:val="yellow"/>
              </w:rPr>
              <w:t>“</w:t>
            </w:r>
            <w:r w:rsidR="00624908">
              <w:rPr>
                <w:rFonts w:ascii="Arial Narrow" w:hAnsi="Arial Narrow"/>
                <w:b/>
                <w:i/>
                <w:color w:val="FF0000"/>
                <w:sz w:val="20"/>
                <w:szCs w:val="20"/>
                <w:highlight w:val="yellow"/>
              </w:rPr>
              <w:t>Debe seleccionar unidad de despacho</w:t>
            </w:r>
            <w:r w:rsidRPr="00970C4E">
              <w:rPr>
                <w:rFonts w:ascii="Arial Narrow" w:hAnsi="Arial Narrow"/>
                <w:b/>
                <w:i/>
                <w:color w:val="FF0000"/>
                <w:sz w:val="20"/>
                <w:szCs w:val="20"/>
                <w:highlight w:val="yellow"/>
              </w:rPr>
              <w:t>.</w:t>
            </w:r>
            <w:r w:rsidRPr="00970C4E">
              <w:rPr>
                <w:rFonts w:ascii="Arial Narrow" w:hAnsi="Arial Narrow"/>
                <w:b/>
                <w:color w:val="FF0000"/>
                <w:sz w:val="20"/>
                <w:szCs w:val="20"/>
                <w:highlight w:val="yellow"/>
              </w:rPr>
              <w:t>”</w:t>
            </w:r>
            <w:r w:rsidRPr="00970C4E">
              <w:rPr>
                <w:rFonts w:ascii="Arial Narrow" w:hAnsi="Arial Narrow"/>
                <w:color w:val="FF0000"/>
                <w:sz w:val="20"/>
                <w:szCs w:val="20"/>
                <w:highlight w:val="yellow"/>
              </w:rPr>
              <w:t>, permitiendo corregir el dato.</w:t>
            </w:r>
          </w:p>
        </w:tc>
      </w:tr>
      <w:tr w:rsidR="00C346FD" w:rsidRPr="00970C4E" w:rsidTr="00716F90">
        <w:tc>
          <w:tcPr>
            <w:tcW w:w="567" w:type="dxa"/>
            <w:tcBorders>
              <w:top w:val="single" w:sz="6" w:space="0" w:color="000000"/>
              <w:left w:val="single" w:sz="6" w:space="0" w:color="000000"/>
              <w:bottom w:val="single" w:sz="6" w:space="0" w:color="000000"/>
              <w:right w:val="single" w:sz="6" w:space="0" w:color="000000"/>
            </w:tcBorders>
          </w:tcPr>
          <w:p w:rsidR="00C346FD" w:rsidRPr="0038010E" w:rsidRDefault="00C346FD"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C346FD" w:rsidRPr="00970C4E" w:rsidRDefault="00C346FD" w:rsidP="00716F90">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b/>
                <w:color w:val="FF0000"/>
                <w:sz w:val="20"/>
                <w:szCs w:val="20"/>
                <w:highlight w:val="yellow"/>
              </w:rPr>
              <w:t>“</w:t>
            </w:r>
            <w:r w:rsidR="00624908">
              <w:rPr>
                <w:rFonts w:ascii="Arial Narrow" w:hAnsi="Arial Narrow"/>
                <w:b/>
                <w:i/>
                <w:color w:val="FF0000"/>
                <w:sz w:val="20"/>
                <w:szCs w:val="20"/>
                <w:highlight w:val="yellow"/>
              </w:rPr>
              <w:t>Debe seleccionar turno</w:t>
            </w:r>
            <w:r w:rsidRPr="00970C4E">
              <w:rPr>
                <w:rFonts w:ascii="Arial Narrow" w:hAnsi="Arial Narrow"/>
                <w:b/>
                <w:i/>
                <w:color w:val="FF0000"/>
                <w:sz w:val="20"/>
                <w:szCs w:val="20"/>
                <w:highlight w:val="yellow"/>
              </w:rPr>
              <w:t>.</w:t>
            </w:r>
            <w:r w:rsidRPr="00970C4E">
              <w:rPr>
                <w:rFonts w:ascii="Arial Narrow" w:hAnsi="Arial Narrow"/>
                <w:b/>
                <w:color w:val="FF0000"/>
                <w:sz w:val="20"/>
                <w:szCs w:val="20"/>
                <w:highlight w:val="yellow"/>
              </w:rPr>
              <w:t>”</w:t>
            </w:r>
            <w:r w:rsidRPr="00970C4E">
              <w:rPr>
                <w:rFonts w:ascii="Arial Narrow" w:hAnsi="Arial Narrow"/>
                <w:color w:val="FF0000"/>
                <w:sz w:val="20"/>
                <w:szCs w:val="20"/>
                <w:highlight w:val="yellow"/>
              </w:rPr>
              <w:t>, permitiendo corregir el dato.</w:t>
            </w:r>
          </w:p>
        </w:tc>
      </w:tr>
      <w:tr w:rsidR="00C346FD" w:rsidRPr="00970C4E" w:rsidTr="00716F90">
        <w:tc>
          <w:tcPr>
            <w:tcW w:w="567" w:type="dxa"/>
            <w:tcBorders>
              <w:top w:val="single" w:sz="6" w:space="0" w:color="000000"/>
              <w:left w:val="single" w:sz="6" w:space="0" w:color="000000"/>
              <w:bottom w:val="single" w:sz="6" w:space="0" w:color="000000"/>
              <w:right w:val="single" w:sz="6" w:space="0" w:color="000000"/>
            </w:tcBorders>
          </w:tcPr>
          <w:p w:rsidR="00C346FD" w:rsidRPr="0038010E" w:rsidRDefault="00C346FD"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C346FD" w:rsidRPr="00970C4E" w:rsidRDefault="00C346FD" w:rsidP="00624908">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b/>
                <w:color w:val="FF0000"/>
                <w:sz w:val="20"/>
                <w:szCs w:val="20"/>
                <w:highlight w:val="yellow"/>
              </w:rPr>
              <w:t>“</w:t>
            </w:r>
            <w:r w:rsidR="00624908">
              <w:rPr>
                <w:rFonts w:ascii="Arial Narrow" w:hAnsi="Arial Narrow"/>
                <w:b/>
                <w:i/>
                <w:color w:val="FF0000"/>
                <w:sz w:val="20"/>
                <w:szCs w:val="20"/>
                <w:highlight w:val="yellow"/>
              </w:rPr>
              <w:t>Debe seleccionar horario</w:t>
            </w:r>
            <w:r w:rsidRPr="00970C4E">
              <w:rPr>
                <w:rFonts w:ascii="Arial Narrow" w:hAnsi="Arial Narrow"/>
                <w:b/>
                <w:i/>
                <w:color w:val="FF0000"/>
                <w:sz w:val="20"/>
                <w:szCs w:val="20"/>
                <w:highlight w:val="yellow"/>
              </w:rPr>
              <w:t>.</w:t>
            </w:r>
            <w:r w:rsidRPr="00970C4E">
              <w:rPr>
                <w:rFonts w:ascii="Arial Narrow" w:hAnsi="Arial Narrow"/>
                <w:b/>
                <w:color w:val="FF0000"/>
                <w:sz w:val="20"/>
                <w:szCs w:val="20"/>
                <w:highlight w:val="yellow"/>
              </w:rPr>
              <w:t>”</w:t>
            </w:r>
            <w:r w:rsidRPr="00970C4E">
              <w:rPr>
                <w:rFonts w:ascii="Arial Narrow" w:hAnsi="Arial Narrow"/>
                <w:color w:val="FF0000"/>
                <w:sz w:val="20"/>
                <w:szCs w:val="20"/>
                <w:highlight w:val="yellow"/>
              </w:rPr>
              <w:t>, permitiendo corregir el dato.</w:t>
            </w:r>
          </w:p>
        </w:tc>
      </w:tr>
      <w:tr w:rsidR="00C346FD" w:rsidRPr="00970C4E" w:rsidTr="00716F90">
        <w:tc>
          <w:tcPr>
            <w:tcW w:w="567" w:type="dxa"/>
            <w:tcBorders>
              <w:top w:val="single" w:sz="6" w:space="0" w:color="000000"/>
              <w:left w:val="single" w:sz="6" w:space="0" w:color="000000"/>
              <w:bottom w:val="single" w:sz="6" w:space="0" w:color="000000"/>
              <w:right w:val="single" w:sz="6" w:space="0" w:color="000000"/>
            </w:tcBorders>
          </w:tcPr>
          <w:p w:rsidR="00C346FD" w:rsidRPr="0038010E" w:rsidRDefault="00C346FD"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C346FD" w:rsidRPr="00970C4E" w:rsidRDefault="00C346FD" w:rsidP="00624908">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b/>
                <w:color w:val="FF0000"/>
                <w:sz w:val="20"/>
                <w:szCs w:val="20"/>
                <w:highlight w:val="yellow"/>
              </w:rPr>
              <w:t>“</w:t>
            </w:r>
            <w:r w:rsidR="00624908">
              <w:rPr>
                <w:rFonts w:ascii="Arial Narrow" w:hAnsi="Arial Narrow"/>
                <w:b/>
                <w:i/>
                <w:color w:val="FF0000"/>
                <w:sz w:val="20"/>
                <w:szCs w:val="20"/>
                <w:highlight w:val="yellow"/>
              </w:rPr>
              <w:t>Debe seleccionar paquete</w:t>
            </w:r>
            <w:r w:rsidRPr="00970C4E">
              <w:rPr>
                <w:rFonts w:ascii="Arial Narrow" w:hAnsi="Arial Narrow"/>
                <w:b/>
                <w:i/>
                <w:color w:val="FF0000"/>
                <w:sz w:val="20"/>
                <w:szCs w:val="20"/>
                <w:highlight w:val="yellow"/>
              </w:rPr>
              <w:t>.</w:t>
            </w:r>
            <w:r w:rsidRPr="00970C4E">
              <w:rPr>
                <w:rFonts w:ascii="Arial Narrow" w:hAnsi="Arial Narrow"/>
                <w:b/>
                <w:color w:val="FF0000"/>
                <w:sz w:val="20"/>
                <w:szCs w:val="20"/>
                <w:highlight w:val="yellow"/>
              </w:rPr>
              <w:t>”</w:t>
            </w:r>
            <w:r w:rsidRPr="00970C4E">
              <w:rPr>
                <w:rFonts w:ascii="Arial Narrow" w:hAnsi="Arial Narrow"/>
                <w:color w:val="FF0000"/>
                <w:sz w:val="20"/>
                <w:szCs w:val="20"/>
                <w:highlight w:val="yellow"/>
              </w:rPr>
              <w:t>, permitiendo corregir el dato.</w:t>
            </w:r>
          </w:p>
        </w:tc>
      </w:tr>
      <w:tr w:rsidR="003D524E" w:rsidRPr="00970C4E" w:rsidTr="00716F90">
        <w:tc>
          <w:tcPr>
            <w:tcW w:w="567" w:type="dxa"/>
            <w:tcBorders>
              <w:top w:val="single" w:sz="6" w:space="0" w:color="000000"/>
              <w:left w:val="single" w:sz="6" w:space="0" w:color="000000"/>
              <w:bottom w:val="single" w:sz="6" w:space="0" w:color="000000"/>
              <w:right w:val="single" w:sz="6" w:space="0" w:color="000000"/>
            </w:tcBorders>
          </w:tcPr>
          <w:p w:rsidR="003D524E" w:rsidRPr="0038010E" w:rsidRDefault="003D524E"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3D524E" w:rsidRPr="00970C4E" w:rsidRDefault="003D524E" w:rsidP="00716F90">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b/>
                <w:color w:val="FF0000"/>
                <w:sz w:val="20"/>
                <w:szCs w:val="20"/>
                <w:highlight w:val="yellow"/>
              </w:rPr>
              <w:t>“</w:t>
            </w:r>
            <w:r>
              <w:rPr>
                <w:rFonts w:ascii="Arial Narrow" w:hAnsi="Arial Narrow"/>
                <w:b/>
                <w:i/>
                <w:color w:val="FF0000"/>
                <w:sz w:val="20"/>
                <w:szCs w:val="20"/>
                <w:highlight w:val="yellow"/>
              </w:rPr>
              <w:t>Debe seleccionar ánfora</w:t>
            </w:r>
            <w:r w:rsidRPr="00970C4E">
              <w:rPr>
                <w:rFonts w:ascii="Arial Narrow" w:hAnsi="Arial Narrow"/>
                <w:b/>
                <w:i/>
                <w:color w:val="FF0000"/>
                <w:sz w:val="20"/>
                <w:szCs w:val="20"/>
                <w:highlight w:val="yellow"/>
              </w:rPr>
              <w:t>.</w:t>
            </w:r>
            <w:r w:rsidRPr="00970C4E">
              <w:rPr>
                <w:rFonts w:ascii="Arial Narrow" w:hAnsi="Arial Narrow"/>
                <w:b/>
                <w:color w:val="FF0000"/>
                <w:sz w:val="20"/>
                <w:szCs w:val="20"/>
                <w:highlight w:val="yellow"/>
              </w:rPr>
              <w:t>”</w:t>
            </w:r>
            <w:r w:rsidRPr="00970C4E">
              <w:rPr>
                <w:rFonts w:ascii="Arial Narrow" w:hAnsi="Arial Narrow"/>
                <w:color w:val="FF0000"/>
                <w:sz w:val="20"/>
                <w:szCs w:val="20"/>
                <w:highlight w:val="yellow"/>
              </w:rPr>
              <w:t>, permitiendo corregir el dato.</w:t>
            </w:r>
          </w:p>
        </w:tc>
      </w:tr>
      <w:tr w:rsidR="00C346FD" w:rsidRPr="00970C4E" w:rsidTr="00716F90">
        <w:tc>
          <w:tcPr>
            <w:tcW w:w="567" w:type="dxa"/>
            <w:tcBorders>
              <w:top w:val="single" w:sz="6" w:space="0" w:color="000000"/>
              <w:left w:val="single" w:sz="6" w:space="0" w:color="000000"/>
              <w:bottom w:val="single" w:sz="6" w:space="0" w:color="000000"/>
              <w:right w:val="single" w:sz="6" w:space="0" w:color="000000"/>
            </w:tcBorders>
          </w:tcPr>
          <w:p w:rsidR="00C346FD" w:rsidRPr="0038010E" w:rsidRDefault="00C346FD" w:rsidP="00EF6966">
            <w:pPr>
              <w:pStyle w:val="NormalWeb"/>
              <w:numPr>
                <w:ilvl w:val="0"/>
                <w:numId w:val="119"/>
              </w:numPr>
              <w:spacing w:before="0" w:beforeAutospacing="0" w:after="0" w:afterAutospacing="0"/>
              <w:ind w:left="356"/>
              <w:jc w:val="center"/>
              <w:rPr>
                <w:rFonts w:ascii="Arial Narrow" w:hAnsi="Arial Narrow" w:cs="Times New Roman"/>
              </w:rPr>
            </w:pPr>
          </w:p>
        </w:tc>
        <w:tc>
          <w:tcPr>
            <w:tcW w:w="8789" w:type="dxa"/>
            <w:gridSpan w:val="3"/>
            <w:tcBorders>
              <w:top w:val="single" w:sz="6" w:space="0" w:color="000000"/>
              <w:left w:val="single" w:sz="6" w:space="0" w:color="000000"/>
              <w:bottom w:val="single" w:sz="6" w:space="0" w:color="000000"/>
              <w:right w:val="single" w:sz="6" w:space="0" w:color="000000"/>
            </w:tcBorders>
          </w:tcPr>
          <w:p w:rsidR="00C346FD" w:rsidRPr="00970C4E" w:rsidRDefault="00C346FD" w:rsidP="003D524E">
            <w:pPr>
              <w:rPr>
                <w:rFonts w:ascii="Arial Narrow" w:hAnsi="Arial Narrow"/>
                <w:color w:val="FF0000"/>
                <w:sz w:val="20"/>
                <w:szCs w:val="20"/>
                <w:highlight w:val="yellow"/>
              </w:rPr>
            </w:pPr>
            <w:r w:rsidRPr="00970C4E">
              <w:rPr>
                <w:rFonts w:ascii="Arial Narrow" w:hAnsi="Arial Narrow" w:cs="Arial"/>
                <w:color w:val="FF0000"/>
                <w:sz w:val="20"/>
                <w:szCs w:val="20"/>
                <w:highlight w:val="yellow"/>
              </w:rPr>
              <w:t>El sistema emite el siguiente mensaje</w:t>
            </w:r>
            <w:r w:rsidRPr="00970C4E">
              <w:rPr>
                <w:rFonts w:ascii="Arial Narrow" w:hAnsi="Arial Narrow"/>
                <w:color w:val="FF0000"/>
                <w:sz w:val="20"/>
                <w:szCs w:val="20"/>
                <w:highlight w:val="yellow"/>
              </w:rPr>
              <w:t xml:space="preserve">: </w:t>
            </w:r>
            <w:r w:rsidRPr="00970C4E">
              <w:rPr>
                <w:rFonts w:ascii="Arial Narrow" w:hAnsi="Arial Narrow"/>
                <w:b/>
                <w:color w:val="FF0000"/>
                <w:sz w:val="20"/>
                <w:szCs w:val="20"/>
                <w:highlight w:val="yellow"/>
              </w:rPr>
              <w:t>“</w:t>
            </w:r>
            <w:r w:rsidR="003D524E">
              <w:rPr>
                <w:rFonts w:ascii="Arial Narrow" w:hAnsi="Arial Narrow"/>
                <w:b/>
                <w:i/>
                <w:color w:val="FF0000"/>
                <w:sz w:val="20"/>
                <w:szCs w:val="20"/>
                <w:highlight w:val="yellow"/>
              </w:rPr>
              <w:t>Ingrese funcionario válido</w:t>
            </w:r>
            <w:r w:rsidRPr="00970C4E">
              <w:rPr>
                <w:rFonts w:ascii="Arial Narrow" w:hAnsi="Arial Narrow"/>
                <w:b/>
                <w:i/>
                <w:color w:val="FF0000"/>
                <w:sz w:val="20"/>
                <w:szCs w:val="20"/>
                <w:highlight w:val="yellow"/>
              </w:rPr>
              <w:t>.</w:t>
            </w:r>
            <w:r w:rsidRPr="00970C4E">
              <w:rPr>
                <w:rFonts w:ascii="Arial Narrow" w:hAnsi="Arial Narrow"/>
                <w:b/>
                <w:color w:val="FF0000"/>
                <w:sz w:val="20"/>
                <w:szCs w:val="20"/>
                <w:highlight w:val="yellow"/>
              </w:rPr>
              <w:t>”</w:t>
            </w:r>
            <w:r w:rsidRPr="00970C4E">
              <w:rPr>
                <w:rFonts w:ascii="Arial Narrow" w:hAnsi="Arial Narrow"/>
                <w:color w:val="FF0000"/>
                <w:sz w:val="20"/>
                <w:szCs w:val="20"/>
                <w:highlight w:val="yellow"/>
              </w:rPr>
              <w:t>, permitiendo corregir el dato.</w:t>
            </w:r>
          </w:p>
        </w:tc>
      </w:tr>
      <w:tr w:rsidR="003C6646" w:rsidRPr="005C403B"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3C6646" w:rsidRPr="005C403B" w:rsidRDefault="003C6646"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3C6646" w:rsidRPr="005C403B"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3C6646" w:rsidRPr="005C403B" w:rsidRDefault="003C6646" w:rsidP="001A1170">
            <w:pPr>
              <w:rPr>
                <w:rFonts w:ascii="Arial Narrow" w:hAnsi="Arial Narrow"/>
                <w:sz w:val="20"/>
                <w:szCs w:val="20"/>
              </w:rPr>
            </w:pPr>
            <w:r w:rsidRPr="003D524E">
              <w:rPr>
                <w:rFonts w:ascii="Arial Narrow" w:hAnsi="Arial Narrow"/>
                <w:sz w:val="20"/>
                <w:szCs w:val="20"/>
                <w:lang w:val="es-PE"/>
              </w:rPr>
              <w:t>RF8</w:t>
            </w:r>
          </w:p>
        </w:tc>
      </w:tr>
      <w:tr w:rsidR="003C6646" w:rsidRPr="005C403B" w:rsidTr="004D4441">
        <w:tc>
          <w:tcPr>
            <w:tcW w:w="935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3C6646" w:rsidRPr="005C403B" w:rsidRDefault="003C6646"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3C6646" w:rsidRPr="005C403B" w:rsidTr="004D4441">
        <w:tc>
          <w:tcPr>
            <w:tcW w:w="9356" w:type="dxa"/>
            <w:gridSpan w:val="4"/>
            <w:tcBorders>
              <w:top w:val="single" w:sz="6" w:space="0" w:color="000000"/>
              <w:left w:val="single" w:sz="6" w:space="0" w:color="000000"/>
              <w:bottom w:val="single" w:sz="6" w:space="0" w:color="000000"/>
              <w:right w:val="single" w:sz="6" w:space="0" w:color="000000"/>
            </w:tcBorders>
            <w:hideMark/>
          </w:tcPr>
          <w:p w:rsidR="003C6646" w:rsidRPr="005C403B" w:rsidRDefault="003C6646" w:rsidP="007601C5">
            <w:pPr>
              <w:rPr>
                <w:rFonts w:ascii="Arial Narrow" w:hAnsi="Arial Narrow"/>
                <w:sz w:val="20"/>
                <w:szCs w:val="20"/>
              </w:rPr>
            </w:pPr>
            <w:r>
              <w:rPr>
                <w:rFonts w:ascii="Arial Narrow" w:hAnsi="Arial Narrow"/>
                <w:sz w:val="20"/>
                <w:szCs w:val="20"/>
              </w:rPr>
              <w:t>IU024</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060"/>
        <w:gridCol w:w="5756"/>
      </w:tblGrid>
      <w:tr w:rsidR="007601C5" w:rsidRPr="006267E3" w:rsidTr="004D4441">
        <w:tc>
          <w:tcPr>
            <w:tcW w:w="3600" w:type="dxa"/>
            <w:gridSpan w:val="2"/>
            <w:shd w:val="clear" w:color="auto" w:fill="E6E6E6"/>
          </w:tcPr>
          <w:p w:rsidR="007601C5" w:rsidRPr="006267E3" w:rsidRDefault="007601C5" w:rsidP="007601C5">
            <w:pPr>
              <w:pStyle w:val="NormalWeb"/>
              <w:spacing w:before="0" w:beforeAutospacing="0" w:after="0" w:afterAutospacing="0"/>
              <w:rPr>
                <w:rFonts w:ascii="Arial Narrow" w:eastAsia="Times New Roman" w:hAnsi="Arial Narrow" w:cs="Times New Roman"/>
                <w:strike/>
              </w:rPr>
            </w:pPr>
            <w:r w:rsidRPr="006267E3">
              <w:rPr>
                <w:rFonts w:ascii="Arial Narrow" w:eastAsia="Times New Roman" w:hAnsi="Arial Narrow" w:cs="Times New Roman"/>
                <w:strike/>
              </w:rPr>
              <w:t>1. Nombre del Caso de Uso del Sistema</w:t>
            </w:r>
          </w:p>
        </w:tc>
        <w:tc>
          <w:tcPr>
            <w:tcW w:w="5756" w:type="dxa"/>
          </w:tcPr>
          <w:p w:rsidR="007601C5" w:rsidRPr="006267E3" w:rsidRDefault="007601C5" w:rsidP="007601C5">
            <w:pPr>
              <w:tabs>
                <w:tab w:val="left" w:pos="202"/>
              </w:tabs>
              <w:rPr>
                <w:rFonts w:ascii="Arial Narrow" w:hAnsi="Arial Narrow"/>
                <w:strike/>
                <w:sz w:val="20"/>
                <w:szCs w:val="20"/>
              </w:rPr>
            </w:pPr>
            <w:r w:rsidRPr="006267E3">
              <w:rPr>
                <w:rFonts w:ascii="Arial Narrow" w:hAnsi="Arial Narrow"/>
                <w:strike/>
                <w:sz w:val="20"/>
                <w:szCs w:val="20"/>
              </w:rPr>
              <w:t>CUS11 Buscar Funcionario Aduanero</w:t>
            </w:r>
          </w:p>
        </w:tc>
      </w:tr>
      <w:tr w:rsidR="007601C5" w:rsidRPr="006267E3" w:rsidTr="004D4441">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2. Descripción del Caso de Uso</w:t>
            </w:r>
          </w:p>
        </w:tc>
      </w:tr>
      <w:tr w:rsidR="007601C5" w:rsidRPr="006267E3" w:rsidTr="004D4441">
        <w:tc>
          <w:tcPr>
            <w:tcW w:w="9356" w:type="dxa"/>
            <w:gridSpan w:val="3"/>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Muestra el formulario de búsqueda de un Funcionario Aduanero con las opciones de búsqueda por número de Registro o por Nombre del Funcionario Aduanero.</w:t>
            </w:r>
          </w:p>
        </w:tc>
      </w:tr>
      <w:tr w:rsidR="007601C5" w:rsidRPr="006267E3" w:rsidTr="004D4441">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3. Actor(es)</w:t>
            </w:r>
          </w:p>
        </w:tc>
      </w:tr>
      <w:tr w:rsidR="007601C5" w:rsidRPr="006267E3" w:rsidTr="004D4441">
        <w:tc>
          <w:tcPr>
            <w:tcW w:w="9356" w:type="dxa"/>
            <w:gridSpan w:val="3"/>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Funcionario Aduanero </w:t>
            </w:r>
          </w:p>
        </w:tc>
      </w:tr>
      <w:tr w:rsidR="007601C5" w:rsidRPr="006267E3" w:rsidTr="004D4441">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4. Precondiciones</w:t>
            </w:r>
          </w:p>
        </w:tc>
      </w:tr>
      <w:tr w:rsidR="007601C5" w:rsidRPr="006267E3" w:rsidTr="004D4441">
        <w:tc>
          <w:tcPr>
            <w:tcW w:w="9356" w:type="dxa"/>
            <w:gridSpan w:val="3"/>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El usuario se encuentre autenticado en el Portal del Funcionario Aduanero.</w:t>
            </w:r>
          </w:p>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El usuario cuente con los permisos necesarios para poder buscar un Funcionario Aduanero.</w:t>
            </w:r>
          </w:p>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Que el CUS haya sido invocado desde otro CUS. </w:t>
            </w:r>
          </w:p>
        </w:tc>
      </w:tr>
      <w:tr w:rsidR="007601C5" w:rsidRPr="006267E3" w:rsidTr="004D4441">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 xml:space="preserve">5. </w:t>
            </w:r>
            <w:proofErr w:type="spellStart"/>
            <w:r w:rsidRPr="006267E3">
              <w:rPr>
                <w:rFonts w:ascii="Arial Narrow" w:eastAsia="Times New Roman" w:hAnsi="Arial Narrow" w:cs="Times New Roman"/>
                <w:strike/>
              </w:rPr>
              <w:t>Pos</w:t>
            </w:r>
            <w:proofErr w:type="spellEnd"/>
            <w:r w:rsidRPr="006267E3">
              <w:rPr>
                <w:rFonts w:ascii="Arial Narrow" w:eastAsia="Times New Roman" w:hAnsi="Arial Narrow" w:cs="Times New Roman"/>
                <w:strike/>
              </w:rPr>
              <w:t xml:space="preserve"> condiciones</w:t>
            </w:r>
          </w:p>
        </w:tc>
      </w:tr>
      <w:tr w:rsidR="007601C5" w:rsidRPr="006267E3" w:rsidTr="004D4441">
        <w:tc>
          <w:tcPr>
            <w:tcW w:w="9356" w:type="dxa"/>
            <w:gridSpan w:val="3"/>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strike/>
              </w:rPr>
            </w:pPr>
            <w:r w:rsidRPr="006267E3">
              <w:rPr>
                <w:rFonts w:ascii="Arial Narrow" w:eastAsia="Times New Roman" w:hAnsi="Arial Narrow" w:cs="Times New Roman"/>
                <w:strike/>
              </w:rPr>
              <w:t>Se ha realizado la búsqueda de un Funcionario Aduanero.</w:t>
            </w:r>
          </w:p>
        </w:tc>
      </w:tr>
      <w:tr w:rsidR="007601C5" w:rsidRPr="006267E3" w:rsidTr="004D4441">
        <w:trPr>
          <w:trHeight w:val="223"/>
        </w:trPr>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6. Flujo de eventos *</w:t>
            </w:r>
          </w:p>
        </w:tc>
      </w:tr>
      <w:tr w:rsidR="007601C5" w:rsidRPr="006267E3" w:rsidTr="004D4441">
        <w:tc>
          <w:tcPr>
            <w:tcW w:w="540" w:type="dxa"/>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Nro.</w:t>
            </w:r>
          </w:p>
        </w:tc>
        <w:tc>
          <w:tcPr>
            <w:tcW w:w="3060" w:type="dxa"/>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Acción del Actor</w:t>
            </w:r>
          </w:p>
        </w:tc>
        <w:tc>
          <w:tcPr>
            <w:tcW w:w="5756" w:type="dxa"/>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Respuesta del Sistema</w:t>
            </w:r>
          </w:p>
        </w:tc>
      </w:tr>
      <w:tr w:rsidR="007601C5" w:rsidRPr="006267E3" w:rsidTr="004D4441">
        <w:tc>
          <w:tcPr>
            <w:tcW w:w="540" w:type="dxa"/>
          </w:tcPr>
          <w:p w:rsidR="007601C5" w:rsidRPr="006267E3" w:rsidRDefault="007601C5" w:rsidP="007601C5">
            <w:pPr>
              <w:jc w:val="center"/>
              <w:rPr>
                <w:rFonts w:ascii="Arial Narrow" w:hAnsi="Arial Narrow"/>
                <w:strike/>
                <w:sz w:val="20"/>
                <w:szCs w:val="20"/>
              </w:rPr>
            </w:pPr>
            <w:r w:rsidRPr="006267E3">
              <w:rPr>
                <w:rFonts w:ascii="Arial Narrow" w:hAnsi="Arial Narrow"/>
                <w:strike/>
                <w:sz w:val="20"/>
                <w:szCs w:val="20"/>
              </w:rPr>
              <w:t>1</w:t>
            </w:r>
          </w:p>
        </w:tc>
        <w:tc>
          <w:tcPr>
            <w:tcW w:w="3060" w:type="dxa"/>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El usuario ingresa la opción de Búsqueda de Funcionario Aduanero</w:t>
            </w:r>
          </w:p>
          <w:p w:rsidR="007601C5" w:rsidRPr="006267E3" w:rsidRDefault="007601C5" w:rsidP="007601C5">
            <w:pPr>
              <w:rPr>
                <w:rFonts w:ascii="Arial Narrow" w:hAnsi="Arial Narrow"/>
                <w:strike/>
                <w:sz w:val="20"/>
                <w:szCs w:val="20"/>
              </w:rPr>
            </w:pPr>
          </w:p>
        </w:tc>
        <w:tc>
          <w:tcPr>
            <w:tcW w:w="5756" w:type="dxa"/>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El sistema carga la ventana emergente: </w:t>
            </w:r>
            <w:r w:rsidRPr="006267E3">
              <w:rPr>
                <w:rFonts w:ascii="Arial Narrow" w:hAnsi="Arial Narrow"/>
                <w:b/>
                <w:strike/>
                <w:sz w:val="20"/>
                <w:szCs w:val="20"/>
              </w:rPr>
              <w:t>IU003</w:t>
            </w:r>
            <w:r w:rsidRPr="006267E3">
              <w:rPr>
                <w:rFonts w:ascii="Arial Narrow" w:hAnsi="Arial Narrow"/>
                <w:strike/>
                <w:sz w:val="20"/>
                <w:szCs w:val="20"/>
              </w:rPr>
              <w:t xml:space="preserve"> Buscar Funcionario Aduanero, </w:t>
            </w:r>
          </w:p>
          <w:p w:rsidR="007601C5" w:rsidRPr="006267E3" w:rsidRDefault="007601C5" w:rsidP="007601C5">
            <w:pPr>
              <w:rPr>
                <w:rFonts w:ascii="Arial Narrow" w:hAnsi="Arial Narrow"/>
                <w:strike/>
                <w:sz w:val="20"/>
                <w:szCs w:val="20"/>
              </w:rPr>
            </w:pPr>
          </w:p>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Donde se muestra el siguiente información:</w:t>
            </w:r>
          </w:p>
          <w:p w:rsidR="007601C5" w:rsidRPr="006267E3" w:rsidRDefault="007601C5" w:rsidP="007601C5">
            <w:pPr>
              <w:rPr>
                <w:rFonts w:ascii="Arial Narrow" w:hAnsi="Arial Narrow"/>
                <w:strike/>
                <w:sz w:val="20"/>
                <w:szCs w:val="20"/>
              </w:rPr>
            </w:pPr>
          </w:p>
          <w:p w:rsidR="007601C5" w:rsidRPr="006267E3" w:rsidRDefault="007601C5" w:rsidP="00626B50">
            <w:pPr>
              <w:pStyle w:val="Prrafodelista"/>
              <w:numPr>
                <w:ilvl w:val="0"/>
                <w:numId w:val="14"/>
              </w:numPr>
              <w:tabs>
                <w:tab w:val="clear" w:pos="360"/>
              </w:tabs>
              <w:spacing w:line="264" w:lineRule="auto"/>
              <w:ind w:left="355"/>
              <w:rPr>
                <w:rFonts w:ascii="Arial Narrow" w:hAnsi="Arial Narrow"/>
                <w:b/>
                <w:strike/>
                <w:sz w:val="20"/>
                <w:szCs w:val="20"/>
              </w:rPr>
            </w:pPr>
            <w:r w:rsidRPr="006267E3">
              <w:rPr>
                <w:rFonts w:ascii="Arial Narrow" w:hAnsi="Arial Narrow"/>
                <w:b/>
                <w:strike/>
                <w:sz w:val="20"/>
                <w:szCs w:val="20"/>
              </w:rPr>
              <w:t xml:space="preserve">Búsqueda: </w:t>
            </w:r>
            <w:r w:rsidRPr="006267E3">
              <w:rPr>
                <w:rFonts w:ascii="Arial Narrow" w:hAnsi="Arial Narrow"/>
                <w:strike/>
                <w:sz w:val="20"/>
                <w:szCs w:val="20"/>
              </w:rPr>
              <w:t>Campo donde se muestran las siguientes opciones:</w:t>
            </w:r>
          </w:p>
          <w:p w:rsidR="007601C5" w:rsidRPr="006267E3" w:rsidRDefault="007601C5" w:rsidP="00626B50">
            <w:pPr>
              <w:pStyle w:val="Prrafodelista"/>
              <w:numPr>
                <w:ilvl w:val="1"/>
                <w:numId w:val="14"/>
              </w:numPr>
              <w:spacing w:line="264" w:lineRule="auto"/>
              <w:rPr>
                <w:rFonts w:ascii="Arial Narrow" w:hAnsi="Arial Narrow"/>
                <w:b/>
                <w:strike/>
                <w:sz w:val="20"/>
                <w:szCs w:val="20"/>
              </w:rPr>
            </w:pPr>
            <w:r w:rsidRPr="006267E3">
              <w:rPr>
                <w:rFonts w:ascii="Arial Narrow" w:hAnsi="Arial Narrow"/>
                <w:b/>
                <w:strike/>
                <w:sz w:val="20"/>
                <w:szCs w:val="20"/>
              </w:rPr>
              <w:t xml:space="preserve">N° Registro: </w:t>
            </w:r>
            <w:r w:rsidRPr="006267E3">
              <w:rPr>
                <w:rFonts w:ascii="Arial Narrow" w:hAnsi="Arial Narrow"/>
                <w:strike/>
                <w:sz w:val="20"/>
                <w:szCs w:val="20"/>
              </w:rPr>
              <w:t>Opción para buscar un Funcionario Aduanero por el número de registro que éste tenga.</w:t>
            </w:r>
          </w:p>
          <w:p w:rsidR="007601C5" w:rsidRPr="006267E3" w:rsidRDefault="007601C5" w:rsidP="00626B50">
            <w:pPr>
              <w:pStyle w:val="Prrafodelista"/>
              <w:numPr>
                <w:ilvl w:val="1"/>
                <w:numId w:val="14"/>
              </w:numPr>
              <w:spacing w:line="264" w:lineRule="auto"/>
              <w:rPr>
                <w:rFonts w:ascii="Arial Narrow" w:hAnsi="Arial Narrow"/>
                <w:b/>
                <w:strike/>
                <w:sz w:val="20"/>
                <w:szCs w:val="20"/>
              </w:rPr>
            </w:pPr>
            <w:r w:rsidRPr="006267E3">
              <w:rPr>
                <w:rFonts w:ascii="Arial Narrow" w:hAnsi="Arial Narrow"/>
                <w:b/>
                <w:strike/>
                <w:sz w:val="20"/>
                <w:szCs w:val="20"/>
              </w:rPr>
              <w:t xml:space="preserve">Funcionario: </w:t>
            </w:r>
            <w:r w:rsidRPr="006267E3">
              <w:rPr>
                <w:rFonts w:ascii="Arial Narrow" w:hAnsi="Arial Narrow"/>
                <w:strike/>
                <w:sz w:val="20"/>
                <w:szCs w:val="20"/>
              </w:rPr>
              <w:t>Opción para buscar un Funcionario Aduanero por los apellidos y nombres que éste tenga.</w:t>
            </w:r>
          </w:p>
          <w:p w:rsidR="007601C5" w:rsidRPr="006267E3" w:rsidRDefault="007601C5" w:rsidP="00626B50">
            <w:pPr>
              <w:pStyle w:val="Prrafodelista"/>
              <w:numPr>
                <w:ilvl w:val="0"/>
                <w:numId w:val="14"/>
              </w:numPr>
              <w:rPr>
                <w:rFonts w:ascii="Arial Narrow" w:hAnsi="Arial Narrow"/>
                <w:strike/>
                <w:sz w:val="20"/>
                <w:szCs w:val="20"/>
              </w:rPr>
            </w:pPr>
            <w:r w:rsidRPr="006267E3">
              <w:rPr>
                <w:rFonts w:ascii="Arial Narrow" w:hAnsi="Arial Narrow"/>
                <w:b/>
                <w:strike/>
                <w:sz w:val="20"/>
                <w:szCs w:val="20"/>
              </w:rPr>
              <w:t xml:space="preserve">Botón Buscar: </w:t>
            </w:r>
            <w:r w:rsidRPr="006267E3">
              <w:rPr>
                <w:rFonts w:ascii="Arial Narrow" w:hAnsi="Arial Narrow"/>
                <w:strike/>
                <w:sz w:val="20"/>
                <w:szCs w:val="20"/>
              </w:rPr>
              <w:t>Permite iniciar la búsqueda con los parámetros indicados por el usuario.</w:t>
            </w:r>
          </w:p>
          <w:p w:rsidR="007601C5" w:rsidRPr="006267E3" w:rsidRDefault="007601C5" w:rsidP="007601C5">
            <w:pPr>
              <w:rPr>
                <w:rFonts w:ascii="Arial Narrow" w:hAnsi="Arial Narrow"/>
                <w:strike/>
                <w:sz w:val="20"/>
                <w:szCs w:val="20"/>
              </w:rPr>
            </w:pPr>
          </w:p>
          <w:p w:rsidR="007601C5" w:rsidRPr="006267E3" w:rsidRDefault="007601C5" w:rsidP="00626B50">
            <w:pPr>
              <w:pStyle w:val="Prrafodelista"/>
              <w:numPr>
                <w:ilvl w:val="0"/>
                <w:numId w:val="23"/>
              </w:numPr>
              <w:rPr>
                <w:rFonts w:ascii="Arial Narrow" w:hAnsi="Arial Narrow"/>
                <w:strike/>
                <w:sz w:val="20"/>
                <w:szCs w:val="20"/>
              </w:rPr>
            </w:pPr>
            <w:r w:rsidRPr="006267E3">
              <w:rPr>
                <w:rFonts w:ascii="Arial Narrow" w:hAnsi="Arial Narrow"/>
                <w:b/>
                <w:strike/>
                <w:sz w:val="20"/>
                <w:szCs w:val="20"/>
              </w:rPr>
              <w:t>Tabla de resultados:</w:t>
            </w:r>
            <w:r w:rsidRPr="006267E3">
              <w:rPr>
                <w:rFonts w:ascii="Arial Narrow" w:hAnsi="Arial Narrow"/>
                <w:strike/>
                <w:sz w:val="20"/>
                <w:szCs w:val="20"/>
              </w:rPr>
              <w:t xml:space="preserve"> tabla donde se mostrarán los resultados de búsqueda,  contiene las columnas: N° de Registro y Funcionario Aduanero, donde se mostrarán los resultados que coincidan con los parámetros indicados por el usuario al realizar la búsqueda.</w:t>
            </w:r>
          </w:p>
          <w:p w:rsidR="007601C5" w:rsidRPr="006267E3" w:rsidRDefault="007601C5" w:rsidP="007601C5">
            <w:pPr>
              <w:rPr>
                <w:rFonts w:ascii="Arial Narrow" w:hAnsi="Arial Narrow"/>
                <w:strike/>
                <w:sz w:val="20"/>
                <w:szCs w:val="20"/>
              </w:rPr>
            </w:pPr>
          </w:p>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De los resultados de búsqueda que se muestren, se podrá seleccionar un registro de la tabla anterior.</w:t>
            </w:r>
          </w:p>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 </w:t>
            </w:r>
          </w:p>
          <w:p w:rsidR="007601C5" w:rsidRPr="006267E3" w:rsidRDefault="007601C5" w:rsidP="00626B50">
            <w:pPr>
              <w:pStyle w:val="Prrafodelista"/>
              <w:numPr>
                <w:ilvl w:val="0"/>
                <w:numId w:val="23"/>
              </w:numPr>
              <w:rPr>
                <w:rFonts w:ascii="Arial Narrow" w:hAnsi="Arial Narrow"/>
                <w:strike/>
                <w:sz w:val="20"/>
                <w:szCs w:val="20"/>
              </w:rPr>
            </w:pPr>
            <w:r w:rsidRPr="006267E3">
              <w:rPr>
                <w:rFonts w:ascii="Arial Narrow" w:hAnsi="Arial Narrow"/>
                <w:b/>
                <w:strike/>
                <w:sz w:val="20"/>
                <w:szCs w:val="20"/>
              </w:rPr>
              <w:t>Botón Aceptar</w:t>
            </w:r>
            <w:r w:rsidRPr="006267E3">
              <w:rPr>
                <w:rFonts w:ascii="Arial Narrow" w:hAnsi="Arial Narrow"/>
                <w:strike/>
                <w:sz w:val="20"/>
                <w:szCs w:val="20"/>
              </w:rPr>
              <w:t>: Copia los datos del registro seleccionado en los campos Registro y Apellidos y Nombres de la interfaz que lo invocó.</w:t>
            </w:r>
          </w:p>
          <w:p w:rsidR="007601C5" w:rsidRPr="006267E3" w:rsidRDefault="007601C5" w:rsidP="00626B50">
            <w:pPr>
              <w:pStyle w:val="Prrafodelista"/>
              <w:numPr>
                <w:ilvl w:val="0"/>
                <w:numId w:val="23"/>
              </w:numPr>
              <w:rPr>
                <w:rFonts w:ascii="Arial Narrow" w:hAnsi="Arial Narrow"/>
                <w:strike/>
                <w:sz w:val="20"/>
                <w:szCs w:val="20"/>
              </w:rPr>
            </w:pPr>
            <w:r w:rsidRPr="006267E3">
              <w:rPr>
                <w:rFonts w:ascii="Arial Narrow" w:hAnsi="Arial Narrow"/>
                <w:b/>
                <w:strike/>
                <w:sz w:val="20"/>
                <w:szCs w:val="20"/>
              </w:rPr>
              <w:t>Botón Cancelar</w:t>
            </w:r>
            <w:r w:rsidRPr="006267E3">
              <w:rPr>
                <w:rFonts w:ascii="Arial Narrow" w:hAnsi="Arial Narrow"/>
                <w:strike/>
                <w:sz w:val="20"/>
                <w:szCs w:val="20"/>
              </w:rPr>
              <w:t>: Cierra la ventana emergente</w:t>
            </w:r>
          </w:p>
        </w:tc>
      </w:tr>
      <w:tr w:rsidR="007601C5" w:rsidRPr="006267E3" w:rsidTr="004D4441">
        <w:tc>
          <w:tcPr>
            <w:tcW w:w="540" w:type="dxa"/>
          </w:tcPr>
          <w:p w:rsidR="007601C5" w:rsidRPr="006267E3" w:rsidRDefault="007601C5" w:rsidP="007601C5">
            <w:pPr>
              <w:jc w:val="center"/>
              <w:rPr>
                <w:rFonts w:ascii="Arial Narrow" w:hAnsi="Arial Narrow"/>
                <w:strike/>
                <w:sz w:val="20"/>
                <w:szCs w:val="20"/>
              </w:rPr>
            </w:pPr>
            <w:r w:rsidRPr="006267E3">
              <w:rPr>
                <w:rFonts w:ascii="Arial Narrow" w:hAnsi="Arial Narrow"/>
                <w:strike/>
                <w:sz w:val="20"/>
                <w:szCs w:val="20"/>
              </w:rPr>
              <w:lastRenderedPageBreak/>
              <w:t>2</w:t>
            </w:r>
          </w:p>
        </w:tc>
        <w:tc>
          <w:tcPr>
            <w:tcW w:w="3060" w:type="dxa"/>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El usuario selecciona la opción N° Registro.</w:t>
            </w:r>
          </w:p>
          <w:p w:rsidR="007601C5" w:rsidRPr="006267E3" w:rsidRDefault="007601C5" w:rsidP="00FC61AD">
            <w:pPr>
              <w:spacing w:line="264" w:lineRule="auto"/>
              <w:rPr>
                <w:rFonts w:ascii="Arial Narrow" w:hAnsi="Arial Narrow"/>
                <w:strike/>
                <w:sz w:val="20"/>
                <w:szCs w:val="20"/>
              </w:rPr>
            </w:pPr>
            <w:r w:rsidRPr="006267E3">
              <w:rPr>
                <w:rFonts w:ascii="Arial Narrow" w:hAnsi="Arial Narrow"/>
                <w:strike/>
                <w:sz w:val="20"/>
                <w:szCs w:val="20"/>
              </w:rPr>
              <w:t>Si el usuario selecciona la opción “</w:t>
            </w:r>
            <w:r w:rsidRPr="006267E3">
              <w:rPr>
                <w:rFonts w:ascii="Arial Narrow" w:hAnsi="Arial Narrow"/>
                <w:b/>
                <w:strike/>
                <w:sz w:val="20"/>
                <w:szCs w:val="20"/>
              </w:rPr>
              <w:t>Funcionario</w:t>
            </w:r>
            <w:r w:rsidRPr="006267E3">
              <w:rPr>
                <w:rFonts w:ascii="Arial Narrow" w:hAnsi="Arial Narrow"/>
                <w:strike/>
                <w:sz w:val="20"/>
                <w:szCs w:val="20"/>
              </w:rPr>
              <w:t xml:space="preserve">” entonces se sigue el Flujo Alternativo </w:t>
            </w:r>
            <w:r w:rsidRPr="006267E3">
              <w:rPr>
                <w:rFonts w:ascii="Arial Narrow" w:hAnsi="Arial Narrow"/>
                <w:b/>
                <w:strike/>
                <w:sz w:val="20"/>
                <w:szCs w:val="20"/>
              </w:rPr>
              <w:t>A1</w:t>
            </w:r>
            <w:r w:rsidRPr="006267E3">
              <w:rPr>
                <w:rFonts w:ascii="Arial Narrow" w:hAnsi="Arial Narrow"/>
                <w:strike/>
                <w:sz w:val="20"/>
                <w:szCs w:val="20"/>
              </w:rPr>
              <w:t>.</w:t>
            </w:r>
          </w:p>
        </w:tc>
        <w:tc>
          <w:tcPr>
            <w:tcW w:w="5756" w:type="dxa"/>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El sistema en la </w:t>
            </w:r>
            <w:r w:rsidRPr="006267E3">
              <w:rPr>
                <w:rFonts w:ascii="Arial Narrow" w:hAnsi="Arial Narrow"/>
                <w:b/>
                <w:strike/>
                <w:sz w:val="20"/>
                <w:szCs w:val="20"/>
              </w:rPr>
              <w:t>IU003</w:t>
            </w:r>
            <w:r w:rsidRPr="006267E3">
              <w:rPr>
                <w:rFonts w:ascii="Arial Narrow" w:hAnsi="Arial Narrow"/>
                <w:strike/>
                <w:sz w:val="20"/>
                <w:szCs w:val="20"/>
              </w:rPr>
              <w:t xml:space="preserve"> habilita un campo editable para el ingreso del número de registro del Funcionario Aduanero que se desea buscar.</w:t>
            </w:r>
          </w:p>
        </w:tc>
      </w:tr>
      <w:tr w:rsidR="007601C5" w:rsidRPr="006267E3" w:rsidTr="004D4441">
        <w:tc>
          <w:tcPr>
            <w:tcW w:w="540" w:type="dxa"/>
          </w:tcPr>
          <w:p w:rsidR="007601C5" w:rsidRPr="006267E3" w:rsidRDefault="007601C5" w:rsidP="007601C5">
            <w:pPr>
              <w:jc w:val="center"/>
              <w:rPr>
                <w:rFonts w:ascii="Arial Narrow" w:hAnsi="Arial Narrow"/>
                <w:strike/>
                <w:sz w:val="20"/>
                <w:szCs w:val="20"/>
              </w:rPr>
            </w:pPr>
            <w:r w:rsidRPr="006267E3">
              <w:rPr>
                <w:rFonts w:ascii="Arial Narrow" w:hAnsi="Arial Narrow"/>
                <w:strike/>
                <w:sz w:val="20"/>
                <w:szCs w:val="20"/>
              </w:rPr>
              <w:t>3</w:t>
            </w:r>
          </w:p>
        </w:tc>
        <w:tc>
          <w:tcPr>
            <w:tcW w:w="3060" w:type="dxa"/>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El usuario ingresa los parámetros de búsqueda y hace clic en el botón </w:t>
            </w:r>
            <w:r w:rsidRPr="006267E3">
              <w:rPr>
                <w:rFonts w:ascii="Arial Narrow" w:hAnsi="Arial Narrow"/>
                <w:b/>
                <w:strike/>
                <w:sz w:val="20"/>
                <w:szCs w:val="20"/>
              </w:rPr>
              <w:t>Buscar</w:t>
            </w:r>
            <w:r w:rsidRPr="006267E3">
              <w:rPr>
                <w:rFonts w:ascii="Arial Narrow" w:hAnsi="Arial Narrow"/>
                <w:strike/>
                <w:sz w:val="20"/>
                <w:szCs w:val="20"/>
              </w:rPr>
              <w:t>.</w:t>
            </w:r>
          </w:p>
        </w:tc>
        <w:tc>
          <w:tcPr>
            <w:tcW w:w="5756" w:type="dxa"/>
          </w:tcPr>
          <w:p w:rsidR="007601C5" w:rsidRPr="006267E3" w:rsidRDefault="007601C5" w:rsidP="00626B50">
            <w:pPr>
              <w:pStyle w:val="Prrafodelista"/>
              <w:numPr>
                <w:ilvl w:val="0"/>
                <w:numId w:val="27"/>
              </w:numPr>
              <w:rPr>
                <w:rFonts w:ascii="Arial Narrow" w:hAnsi="Arial Narrow"/>
                <w:strike/>
                <w:sz w:val="20"/>
                <w:szCs w:val="20"/>
              </w:rPr>
            </w:pPr>
            <w:r w:rsidRPr="006267E3">
              <w:rPr>
                <w:rFonts w:ascii="Arial Narrow" w:hAnsi="Arial Narrow"/>
                <w:strike/>
                <w:sz w:val="20"/>
                <w:szCs w:val="20"/>
              </w:rPr>
              <w:t xml:space="preserve">El sistema valida Que el campo </w:t>
            </w:r>
            <w:proofErr w:type="gramStart"/>
            <w:r w:rsidRPr="006267E3">
              <w:rPr>
                <w:rFonts w:ascii="Arial Narrow" w:hAnsi="Arial Narrow"/>
                <w:strike/>
                <w:sz w:val="20"/>
                <w:szCs w:val="20"/>
              </w:rPr>
              <w:t>registro</w:t>
            </w:r>
            <w:proofErr w:type="gramEnd"/>
            <w:r w:rsidRPr="006267E3">
              <w:rPr>
                <w:rFonts w:ascii="Arial Narrow" w:hAnsi="Arial Narrow"/>
                <w:strike/>
                <w:sz w:val="20"/>
                <w:szCs w:val="20"/>
              </w:rPr>
              <w:t xml:space="preserve"> tenga 4 caracteres. Caso contrario se muestra la excepción 2</w:t>
            </w:r>
          </w:p>
          <w:p w:rsidR="007601C5" w:rsidRPr="006267E3" w:rsidRDefault="007601C5" w:rsidP="00626B50">
            <w:pPr>
              <w:pStyle w:val="Prrafodelista"/>
              <w:numPr>
                <w:ilvl w:val="0"/>
                <w:numId w:val="27"/>
              </w:numPr>
              <w:rPr>
                <w:rFonts w:ascii="Arial Narrow" w:hAnsi="Arial Narrow"/>
                <w:strike/>
                <w:sz w:val="20"/>
                <w:szCs w:val="20"/>
              </w:rPr>
            </w:pPr>
            <w:r w:rsidRPr="006267E3">
              <w:rPr>
                <w:rFonts w:ascii="Arial Narrow" w:hAnsi="Arial Narrow"/>
                <w:strike/>
                <w:sz w:val="20"/>
                <w:szCs w:val="20"/>
              </w:rPr>
              <w:t>Que en caso haya ingresado un valor en alguno de los campos Apellido Paterno, Apellido Materno y Nombres, se haya ingresado como mínimo 2 caracteres. Caso contrario se muestra la excepción 3, 4 y 5 según corresponda.</w:t>
            </w:r>
          </w:p>
          <w:p w:rsidR="007601C5" w:rsidRPr="006267E3" w:rsidRDefault="007601C5" w:rsidP="00626B50">
            <w:pPr>
              <w:pStyle w:val="Prrafodelista"/>
              <w:numPr>
                <w:ilvl w:val="0"/>
                <w:numId w:val="27"/>
              </w:numPr>
              <w:rPr>
                <w:rFonts w:ascii="Arial Narrow" w:hAnsi="Arial Narrow"/>
                <w:strike/>
                <w:sz w:val="20"/>
                <w:szCs w:val="20"/>
              </w:rPr>
            </w:pPr>
            <w:r w:rsidRPr="006267E3">
              <w:rPr>
                <w:rFonts w:ascii="Arial Narrow" w:hAnsi="Arial Narrow"/>
                <w:strike/>
                <w:sz w:val="20"/>
                <w:szCs w:val="20"/>
              </w:rPr>
              <w:t>Que se haya ingresado por lo menos un valor para los campos anteriores. Caso contrario se muestra la excepción 6.</w:t>
            </w:r>
          </w:p>
          <w:p w:rsidR="007601C5" w:rsidRPr="006267E3" w:rsidRDefault="007601C5" w:rsidP="007601C5">
            <w:pPr>
              <w:rPr>
                <w:rFonts w:ascii="Arial Narrow" w:hAnsi="Arial Narrow"/>
                <w:strike/>
                <w:sz w:val="20"/>
                <w:szCs w:val="20"/>
              </w:rPr>
            </w:pPr>
          </w:p>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El sistema busca los resultados que coincidan con los criterios y los parámetros ingresados y que sean de la misma aduana del usuario que ingresa a la opción y muestra el resultado en la tabla de resultados de la </w:t>
            </w:r>
            <w:r w:rsidRPr="006267E3">
              <w:rPr>
                <w:rFonts w:ascii="Arial Narrow" w:hAnsi="Arial Narrow"/>
                <w:b/>
                <w:strike/>
                <w:sz w:val="20"/>
                <w:szCs w:val="20"/>
              </w:rPr>
              <w:t>IU003</w:t>
            </w:r>
            <w:r w:rsidRPr="006267E3">
              <w:rPr>
                <w:rFonts w:ascii="Arial Narrow" w:hAnsi="Arial Narrow"/>
                <w:strike/>
                <w:sz w:val="20"/>
                <w:szCs w:val="20"/>
              </w:rPr>
              <w:t>.</w:t>
            </w:r>
          </w:p>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 xml:space="preserve">Si el sistema no encuentra resultados que coincidan con los parámetros indicados, entonces se lanza la </w:t>
            </w:r>
            <w:r w:rsidRPr="006267E3">
              <w:rPr>
                <w:rFonts w:ascii="Arial Narrow" w:hAnsi="Arial Narrow"/>
                <w:b/>
                <w:strike/>
                <w:sz w:val="20"/>
                <w:szCs w:val="20"/>
              </w:rPr>
              <w:t>excepción 1</w:t>
            </w:r>
            <w:r w:rsidR="00FC61AD" w:rsidRPr="006267E3">
              <w:rPr>
                <w:rFonts w:ascii="Arial Narrow" w:hAnsi="Arial Narrow"/>
                <w:strike/>
                <w:sz w:val="20"/>
                <w:szCs w:val="20"/>
              </w:rPr>
              <w:t>.</w:t>
            </w:r>
          </w:p>
        </w:tc>
      </w:tr>
      <w:tr w:rsidR="007601C5" w:rsidRPr="006267E3" w:rsidTr="004D4441">
        <w:tc>
          <w:tcPr>
            <w:tcW w:w="540" w:type="dxa"/>
          </w:tcPr>
          <w:p w:rsidR="007601C5" w:rsidRPr="006267E3" w:rsidRDefault="007601C5" w:rsidP="007601C5">
            <w:pPr>
              <w:jc w:val="center"/>
              <w:rPr>
                <w:rFonts w:ascii="Arial Narrow" w:hAnsi="Arial Narrow"/>
                <w:strike/>
                <w:sz w:val="20"/>
                <w:szCs w:val="20"/>
              </w:rPr>
            </w:pPr>
            <w:r w:rsidRPr="006267E3">
              <w:rPr>
                <w:rFonts w:ascii="Arial Narrow" w:hAnsi="Arial Narrow"/>
                <w:strike/>
                <w:sz w:val="20"/>
                <w:szCs w:val="20"/>
              </w:rPr>
              <w:t>4</w:t>
            </w:r>
          </w:p>
        </w:tc>
        <w:tc>
          <w:tcPr>
            <w:tcW w:w="3060" w:type="dxa"/>
          </w:tcPr>
          <w:p w:rsidR="007601C5" w:rsidRPr="006267E3" w:rsidRDefault="007601C5" w:rsidP="007601C5">
            <w:pPr>
              <w:rPr>
                <w:rFonts w:ascii="Arial Narrow" w:hAnsi="Arial Narrow"/>
                <w:b/>
                <w:strike/>
                <w:sz w:val="20"/>
                <w:szCs w:val="20"/>
              </w:rPr>
            </w:pPr>
            <w:r w:rsidRPr="006267E3">
              <w:rPr>
                <w:rFonts w:ascii="Arial Narrow" w:hAnsi="Arial Narrow"/>
                <w:strike/>
                <w:sz w:val="20"/>
                <w:szCs w:val="20"/>
              </w:rPr>
              <w:t xml:space="preserve">El usuario selecciona un registro de la tabla de resultados y hace clic en el botón </w:t>
            </w:r>
            <w:r w:rsidRPr="006267E3">
              <w:rPr>
                <w:rFonts w:ascii="Arial Narrow" w:hAnsi="Arial Narrow"/>
                <w:b/>
                <w:strike/>
                <w:sz w:val="20"/>
                <w:szCs w:val="20"/>
              </w:rPr>
              <w:t>Aceptar</w:t>
            </w:r>
          </w:p>
        </w:tc>
        <w:tc>
          <w:tcPr>
            <w:tcW w:w="5756" w:type="dxa"/>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El sistema copia el registro seleccionado y muestra la información en los campos N° Registro y Apellidos y Nombres de la interfaz desde la que ha sido invocado este Caso de Uso.</w:t>
            </w:r>
          </w:p>
        </w:tc>
      </w:tr>
      <w:tr w:rsidR="007601C5" w:rsidRPr="006267E3" w:rsidTr="004D4441">
        <w:tc>
          <w:tcPr>
            <w:tcW w:w="540" w:type="dxa"/>
          </w:tcPr>
          <w:p w:rsidR="007601C5" w:rsidRPr="006267E3" w:rsidRDefault="007601C5" w:rsidP="007601C5">
            <w:pPr>
              <w:jc w:val="center"/>
              <w:rPr>
                <w:rFonts w:ascii="Arial Narrow" w:hAnsi="Arial Narrow"/>
                <w:strike/>
                <w:sz w:val="20"/>
                <w:szCs w:val="20"/>
              </w:rPr>
            </w:pPr>
            <w:r w:rsidRPr="006267E3">
              <w:rPr>
                <w:rFonts w:ascii="Arial Narrow" w:hAnsi="Arial Narrow"/>
                <w:strike/>
                <w:sz w:val="20"/>
                <w:szCs w:val="20"/>
              </w:rPr>
              <w:t>5</w:t>
            </w:r>
          </w:p>
        </w:tc>
        <w:tc>
          <w:tcPr>
            <w:tcW w:w="3060" w:type="dxa"/>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El Caso de Uso finaliza.</w:t>
            </w:r>
          </w:p>
        </w:tc>
        <w:tc>
          <w:tcPr>
            <w:tcW w:w="5756" w:type="dxa"/>
          </w:tcPr>
          <w:p w:rsidR="007601C5" w:rsidRPr="006267E3" w:rsidRDefault="007601C5" w:rsidP="007601C5">
            <w:pPr>
              <w:rPr>
                <w:rFonts w:ascii="Arial Narrow" w:hAnsi="Arial Narrow"/>
                <w:strike/>
                <w:sz w:val="20"/>
                <w:szCs w:val="20"/>
              </w:rPr>
            </w:pPr>
          </w:p>
        </w:tc>
      </w:tr>
      <w:tr w:rsidR="007601C5" w:rsidRPr="006267E3" w:rsidTr="004D4441">
        <w:trPr>
          <w:trHeight w:val="295"/>
        </w:trPr>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7. Flujo alternativo</w:t>
            </w:r>
          </w:p>
        </w:tc>
      </w:tr>
      <w:tr w:rsidR="007601C5" w:rsidRPr="006267E3" w:rsidTr="004D4441">
        <w:tc>
          <w:tcPr>
            <w:tcW w:w="9356" w:type="dxa"/>
            <w:gridSpan w:val="3"/>
            <w:shd w:val="clear" w:color="auto" w:fill="E6E6E6"/>
          </w:tcPr>
          <w:p w:rsidR="007601C5" w:rsidRPr="006267E3" w:rsidRDefault="007601C5" w:rsidP="007601C5">
            <w:pPr>
              <w:pStyle w:val="NormalWeb"/>
              <w:spacing w:before="0" w:beforeAutospacing="0" w:after="0" w:afterAutospacing="0"/>
              <w:jc w:val="left"/>
              <w:rPr>
                <w:rFonts w:ascii="Arial Narrow" w:eastAsia="Times New Roman" w:hAnsi="Arial Narrow" w:cs="Times New Roman"/>
                <w:strike/>
              </w:rPr>
            </w:pPr>
            <w:r w:rsidRPr="006267E3">
              <w:rPr>
                <w:rFonts w:ascii="Arial Narrow" w:eastAsia="Times New Roman" w:hAnsi="Arial Narrow" w:cs="Times New Roman"/>
                <w:strike/>
              </w:rPr>
              <w:t>Flujo alternativo A1</w:t>
            </w:r>
          </w:p>
        </w:tc>
      </w:tr>
      <w:tr w:rsidR="007601C5" w:rsidRPr="006267E3" w:rsidTr="004D4441">
        <w:tc>
          <w:tcPr>
            <w:tcW w:w="540" w:type="dxa"/>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Nro.</w:t>
            </w:r>
          </w:p>
        </w:tc>
        <w:tc>
          <w:tcPr>
            <w:tcW w:w="3060" w:type="dxa"/>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Acción del Actor</w:t>
            </w:r>
          </w:p>
        </w:tc>
        <w:tc>
          <w:tcPr>
            <w:tcW w:w="5756" w:type="dxa"/>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Respuesta del Sistema</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1</w:t>
            </w:r>
          </w:p>
        </w:tc>
        <w:tc>
          <w:tcPr>
            <w:tcW w:w="3060" w:type="dxa"/>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cs="Times New Roman"/>
                <w:strike/>
              </w:rPr>
            </w:pPr>
            <w:r w:rsidRPr="006267E3">
              <w:rPr>
                <w:rFonts w:ascii="Arial Narrow" w:eastAsia="Times New Roman" w:hAnsi="Arial Narrow"/>
                <w:strike/>
              </w:rPr>
              <w:t xml:space="preserve">En el paso 2, Si el usuario en el campo </w:t>
            </w:r>
            <w:r w:rsidRPr="006267E3">
              <w:rPr>
                <w:rFonts w:ascii="Arial Narrow" w:eastAsia="Times New Roman" w:hAnsi="Arial Narrow"/>
                <w:b/>
                <w:strike/>
              </w:rPr>
              <w:t>Búsqueda</w:t>
            </w:r>
            <w:r w:rsidRPr="006267E3">
              <w:rPr>
                <w:rFonts w:ascii="Arial Narrow" w:eastAsia="Times New Roman" w:hAnsi="Arial Narrow"/>
                <w:strike/>
              </w:rPr>
              <w:t>, selecciona la opción: “</w:t>
            </w:r>
            <w:r w:rsidRPr="006267E3">
              <w:rPr>
                <w:rFonts w:ascii="Arial Narrow" w:eastAsia="Times New Roman" w:hAnsi="Arial Narrow"/>
                <w:b/>
                <w:strike/>
              </w:rPr>
              <w:t>Funcionario</w:t>
            </w:r>
            <w:r w:rsidRPr="006267E3">
              <w:rPr>
                <w:rFonts w:ascii="Arial Narrow" w:eastAsia="Times New Roman" w:hAnsi="Arial Narrow"/>
                <w:strike/>
              </w:rPr>
              <w:t xml:space="preserve">” de la </w:t>
            </w:r>
            <w:r w:rsidRPr="006267E3">
              <w:rPr>
                <w:rFonts w:ascii="Arial Narrow" w:eastAsia="Times New Roman" w:hAnsi="Arial Narrow"/>
                <w:b/>
                <w:strike/>
              </w:rPr>
              <w:t>IU003</w:t>
            </w:r>
          </w:p>
        </w:tc>
        <w:tc>
          <w:tcPr>
            <w:tcW w:w="5756" w:type="dxa"/>
            <w:shd w:val="clear" w:color="auto" w:fill="auto"/>
          </w:tcPr>
          <w:p w:rsidR="007601C5" w:rsidRPr="006267E3" w:rsidRDefault="007601C5" w:rsidP="007601C5">
            <w:pPr>
              <w:pStyle w:val="NormalWeb"/>
              <w:spacing w:before="0" w:beforeAutospacing="0" w:after="0" w:afterAutospacing="0"/>
              <w:jc w:val="left"/>
              <w:rPr>
                <w:rFonts w:ascii="Arial Narrow" w:hAnsi="Arial Narrow"/>
                <w:strike/>
              </w:rPr>
            </w:pPr>
            <w:r w:rsidRPr="006267E3">
              <w:rPr>
                <w:rFonts w:ascii="Arial Narrow" w:hAnsi="Arial Narrow"/>
                <w:strike/>
              </w:rPr>
              <w:t xml:space="preserve">El sistema en la </w:t>
            </w:r>
            <w:r w:rsidRPr="006267E3">
              <w:rPr>
                <w:rFonts w:ascii="Arial Narrow" w:hAnsi="Arial Narrow"/>
                <w:b/>
                <w:strike/>
              </w:rPr>
              <w:t>IU003</w:t>
            </w:r>
            <w:r w:rsidRPr="006267E3">
              <w:rPr>
                <w:rFonts w:ascii="Arial Narrow" w:hAnsi="Arial Narrow"/>
                <w:strike/>
              </w:rPr>
              <w:t xml:space="preserve"> se habilita tres campos editables:</w:t>
            </w:r>
          </w:p>
          <w:p w:rsidR="007601C5" w:rsidRPr="006267E3" w:rsidRDefault="007601C5" w:rsidP="007601C5">
            <w:pPr>
              <w:pStyle w:val="NormalWeb"/>
              <w:spacing w:before="0" w:beforeAutospacing="0" w:after="0" w:afterAutospacing="0"/>
              <w:jc w:val="left"/>
              <w:rPr>
                <w:rFonts w:ascii="Arial Narrow" w:hAnsi="Arial Narrow"/>
                <w:strike/>
              </w:rPr>
            </w:pPr>
            <w:r w:rsidRPr="006267E3">
              <w:rPr>
                <w:rFonts w:ascii="Arial Narrow" w:hAnsi="Arial Narrow"/>
                <w:strike/>
              </w:rPr>
              <w:t>- Apellido Paterno</w:t>
            </w:r>
          </w:p>
          <w:p w:rsidR="007601C5" w:rsidRPr="006267E3" w:rsidRDefault="007601C5" w:rsidP="007601C5">
            <w:pPr>
              <w:pStyle w:val="NormalWeb"/>
              <w:spacing w:before="0" w:beforeAutospacing="0" w:after="0" w:afterAutospacing="0"/>
              <w:jc w:val="left"/>
              <w:rPr>
                <w:rFonts w:ascii="Arial Narrow" w:hAnsi="Arial Narrow"/>
                <w:strike/>
              </w:rPr>
            </w:pPr>
            <w:r w:rsidRPr="006267E3">
              <w:rPr>
                <w:rFonts w:ascii="Arial Narrow" w:hAnsi="Arial Narrow"/>
                <w:strike/>
              </w:rPr>
              <w:t>- Apellido Materno</w:t>
            </w:r>
          </w:p>
          <w:p w:rsidR="007601C5" w:rsidRPr="006267E3" w:rsidRDefault="007601C5" w:rsidP="007601C5">
            <w:pPr>
              <w:pStyle w:val="NormalWeb"/>
              <w:spacing w:before="0" w:beforeAutospacing="0" w:after="0" w:afterAutospacing="0"/>
              <w:jc w:val="left"/>
              <w:rPr>
                <w:rFonts w:ascii="Arial Narrow" w:hAnsi="Arial Narrow"/>
                <w:strike/>
              </w:rPr>
            </w:pPr>
            <w:r w:rsidRPr="006267E3">
              <w:rPr>
                <w:rFonts w:ascii="Arial Narrow" w:hAnsi="Arial Narrow"/>
                <w:strike/>
              </w:rPr>
              <w:t>- Nombres</w:t>
            </w:r>
          </w:p>
          <w:p w:rsidR="007601C5" w:rsidRPr="006267E3" w:rsidRDefault="007601C5" w:rsidP="007601C5">
            <w:pPr>
              <w:pStyle w:val="NormalWeb"/>
              <w:spacing w:before="0" w:beforeAutospacing="0" w:after="0" w:afterAutospacing="0"/>
              <w:jc w:val="left"/>
              <w:rPr>
                <w:rFonts w:ascii="Arial Narrow" w:hAnsi="Arial Narrow"/>
                <w:strike/>
              </w:rPr>
            </w:pPr>
            <w:r w:rsidRPr="006267E3">
              <w:rPr>
                <w:rFonts w:ascii="Arial Narrow" w:hAnsi="Arial Narrow"/>
                <w:strike/>
              </w:rPr>
              <w:t>Dónde el usuario podrá ingresar en cada campo correspondiente el Apellido Paterno, Apellido Materno y Nombres del Funcionario Aduanero que desea buscar.</w:t>
            </w:r>
          </w:p>
          <w:p w:rsidR="007601C5" w:rsidRPr="006267E3" w:rsidRDefault="007601C5" w:rsidP="007601C5">
            <w:pPr>
              <w:pStyle w:val="NormalWeb"/>
              <w:spacing w:before="0" w:beforeAutospacing="0" w:after="0" w:afterAutospacing="0"/>
              <w:jc w:val="left"/>
              <w:rPr>
                <w:rFonts w:ascii="Arial Narrow" w:hAnsi="Arial Narrow"/>
                <w:strike/>
              </w:rPr>
            </w:pPr>
          </w:p>
          <w:p w:rsidR="007601C5" w:rsidRPr="006267E3" w:rsidRDefault="007601C5" w:rsidP="007601C5">
            <w:pPr>
              <w:pStyle w:val="NormalWeb"/>
              <w:spacing w:before="0" w:beforeAutospacing="0" w:after="0" w:afterAutospacing="0"/>
              <w:jc w:val="left"/>
              <w:rPr>
                <w:rFonts w:ascii="Arial Narrow" w:hAnsi="Arial Narrow"/>
                <w:strike/>
              </w:rPr>
            </w:pPr>
            <w:r w:rsidRPr="006267E3">
              <w:rPr>
                <w:rFonts w:ascii="Arial Narrow" w:eastAsia="Times New Roman" w:hAnsi="Arial Narrow"/>
                <w:strike/>
              </w:rPr>
              <w:t>Y el caso de uso continúa en el paso 3 del Flujo Principal.</w:t>
            </w:r>
          </w:p>
        </w:tc>
      </w:tr>
      <w:tr w:rsidR="007601C5" w:rsidRPr="006267E3" w:rsidTr="004D4441">
        <w:tc>
          <w:tcPr>
            <w:tcW w:w="9356" w:type="dxa"/>
            <w:gridSpan w:val="3"/>
            <w:shd w:val="clear" w:color="auto" w:fill="D9D9D9" w:themeFill="background1" w:themeFillShade="D9"/>
          </w:tcPr>
          <w:p w:rsidR="007601C5" w:rsidRPr="006267E3" w:rsidRDefault="007601C5" w:rsidP="007601C5">
            <w:pPr>
              <w:pStyle w:val="NormalWeb"/>
              <w:spacing w:before="0" w:beforeAutospacing="0" w:after="0" w:afterAutospacing="0"/>
              <w:jc w:val="left"/>
              <w:rPr>
                <w:rFonts w:ascii="Arial Narrow" w:eastAsia="Times New Roman" w:hAnsi="Arial Narrow" w:cs="Times New Roman"/>
                <w:strike/>
              </w:rPr>
            </w:pPr>
            <w:r w:rsidRPr="006267E3">
              <w:rPr>
                <w:rFonts w:ascii="Arial Narrow" w:eastAsia="Times New Roman" w:hAnsi="Arial Narrow" w:cs="Times New Roman"/>
                <w:strike/>
              </w:rPr>
              <w:t>Flujo alternativo A2</w:t>
            </w:r>
          </w:p>
        </w:tc>
      </w:tr>
      <w:tr w:rsidR="007601C5" w:rsidRPr="006267E3" w:rsidTr="004D4441">
        <w:tc>
          <w:tcPr>
            <w:tcW w:w="540" w:type="dxa"/>
            <w:shd w:val="clear" w:color="auto" w:fill="D9D9D9" w:themeFill="background1" w:themeFillShade="D9"/>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Nro.</w:t>
            </w:r>
          </w:p>
        </w:tc>
        <w:tc>
          <w:tcPr>
            <w:tcW w:w="3060" w:type="dxa"/>
            <w:shd w:val="clear" w:color="auto" w:fill="D9D9D9" w:themeFill="background1" w:themeFillShade="D9"/>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Acción del Actor</w:t>
            </w:r>
          </w:p>
        </w:tc>
        <w:tc>
          <w:tcPr>
            <w:tcW w:w="5756" w:type="dxa"/>
            <w:shd w:val="clear" w:color="auto" w:fill="D9D9D9" w:themeFill="background1" w:themeFillShade="D9"/>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Respuesta del Sistema</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1</w:t>
            </w:r>
          </w:p>
        </w:tc>
        <w:tc>
          <w:tcPr>
            <w:tcW w:w="3060" w:type="dxa"/>
            <w:shd w:val="clear" w:color="auto" w:fill="auto"/>
          </w:tcPr>
          <w:p w:rsidR="007601C5" w:rsidRPr="006267E3" w:rsidRDefault="007601C5" w:rsidP="007601C5">
            <w:pPr>
              <w:jc w:val="left"/>
              <w:rPr>
                <w:rFonts w:ascii="Arial Narrow" w:hAnsi="Arial Narrow" w:cs="Arial"/>
                <w:strike/>
                <w:color w:val="000000"/>
                <w:sz w:val="20"/>
                <w:szCs w:val="20"/>
              </w:rPr>
            </w:pPr>
            <w:r w:rsidRPr="006267E3">
              <w:rPr>
                <w:rFonts w:ascii="Arial Narrow" w:hAnsi="Arial Narrow"/>
                <w:strike/>
                <w:sz w:val="20"/>
                <w:szCs w:val="20"/>
              </w:rPr>
              <w:t xml:space="preserve">En el paso 3, si el usuario hace clic en el botón </w:t>
            </w:r>
            <w:r w:rsidRPr="006267E3">
              <w:rPr>
                <w:rFonts w:ascii="Arial Narrow" w:hAnsi="Arial Narrow"/>
                <w:b/>
                <w:strike/>
                <w:sz w:val="20"/>
                <w:szCs w:val="20"/>
              </w:rPr>
              <w:t>Cancelar</w:t>
            </w:r>
          </w:p>
        </w:tc>
        <w:tc>
          <w:tcPr>
            <w:tcW w:w="5756" w:type="dxa"/>
            <w:shd w:val="clear" w:color="auto" w:fill="auto"/>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hAnsi="Arial Narrow"/>
                <w:strike/>
              </w:rPr>
              <w:t xml:space="preserve">El sistema cierra la ventana emergente </w:t>
            </w:r>
            <w:r w:rsidRPr="006267E3">
              <w:rPr>
                <w:rFonts w:ascii="Arial Narrow" w:eastAsia="Times New Roman" w:hAnsi="Arial Narrow"/>
                <w:strike/>
              </w:rPr>
              <w:t>y el Caso de Uso finaliza.</w:t>
            </w:r>
          </w:p>
        </w:tc>
      </w:tr>
      <w:tr w:rsidR="007601C5" w:rsidRPr="006267E3" w:rsidTr="004D4441">
        <w:trPr>
          <w:trHeight w:val="223"/>
        </w:trPr>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8. Excepciones</w:t>
            </w:r>
          </w:p>
        </w:tc>
      </w:tr>
      <w:tr w:rsidR="007601C5" w:rsidRPr="006267E3" w:rsidTr="004D4441">
        <w:tc>
          <w:tcPr>
            <w:tcW w:w="540" w:type="dxa"/>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Nro.</w:t>
            </w:r>
          </w:p>
        </w:tc>
        <w:tc>
          <w:tcPr>
            <w:tcW w:w="8816" w:type="dxa"/>
            <w:gridSpan w:val="2"/>
            <w:shd w:val="clear" w:color="auto" w:fill="E6E6E6"/>
          </w:tcPr>
          <w:p w:rsidR="007601C5" w:rsidRPr="006267E3" w:rsidRDefault="007601C5" w:rsidP="007601C5">
            <w:pPr>
              <w:pStyle w:val="NormalWeb"/>
              <w:spacing w:before="0" w:beforeAutospacing="0" w:after="0" w:afterAutospacing="0"/>
              <w:jc w:val="center"/>
              <w:rPr>
                <w:rFonts w:ascii="Arial Narrow" w:eastAsia="Times New Roman" w:hAnsi="Arial Narrow" w:cs="Times New Roman"/>
                <w:strike/>
              </w:rPr>
            </w:pPr>
            <w:r w:rsidRPr="006267E3">
              <w:rPr>
                <w:rFonts w:ascii="Arial Narrow" w:eastAsia="Times New Roman" w:hAnsi="Arial Narrow" w:cs="Times New Roman"/>
                <w:strike/>
              </w:rPr>
              <w:t>Descripción</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strike/>
              </w:rPr>
            </w:pPr>
            <w:r w:rsidRPr="006267E3">
              <w:rPr>
                <w:rFonts w:ascii="Arial Narrow" w:eastAsia="Times New Roman" w:hAnsi="Arial Narrow"/>
                <w:strike/>
              </w:rPr>
              <w:t>1</w:t>
            </w:r>
          </w:p>
        </w:tc>
        <w:tc>
          <w:tcPr>
            <w:tcW w:w="8816" w:type="dxa"/>
            <w:gridSpan w:val="2"/>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strike/>
              </w:rPr>
            </w:pPr>
            <w:r w:rsidRPr="006267E3">
              <w:rPr>
                <w:rFonts w:ascii="Arial Narrow" w:eastAsia="Times New Roman" w:hAnsi="Arial Narrow"/>
                <w:strike/>
              </w:rPr>
              <w:t>En el paso (</w:t>
            </w:r>
            <w:r w:rsidRPr="006267E3">
              <w:rPr>
                <w:rFonts w:ascii="Arial Narrow" w:eastAsia="Times New Roman" w:hAnsi="Arial Narrow"/>
                <w:b/>
                <w:strike/>
              </w:rPr>
              <w:t>3</w:t>
            </w:r>
            <w:r w:rsidRPr="006267E3">
              <w:rPr>
                <w:rFonts w:ascii="Arial Narrow" w:eastAsia="Times New Roman" w:hAnsi="Arial Narrow"/>
                <w:strike/>
              </w:rPr>
              <w:t>) si no se encuentran resultados coincidentes con los parámetros ingresados, el sistema mostrará el siguiente mensaje: “</w:t>
            </w:r>
            <w:r w:rsidRPr="006267E3">
              <w:rPr>
                <w:rFonts w:ascii="Arial Narrow" w:eastAsia="Times New Roman" w:hAnsi="Arial Narrow"/>
                <w:b/>
                <w:i/>
                <w:strike/>
              </w:rPr>
              <w:t>No se han encontrado resultados coincidentes con los datos ingresados</w:t>
            </w:r>
            <w:r w:rsidRPr="006267E3">
              <w:rPr>
                <w:rFonts w:ascii="Arial Narrow" w:eastAsia="Times New Roman" w:hAnsi="Arial Narrow"/>
                <w:strike/>
              </w:rPr>
              <w:t xml:space="preserve">” en la tabla de resultados de la </w:t>
            </w:r>
            <w:r w:rsidRPr="006267E3">
              <w:rPr>
                <w:rFonts w:ascii="Arial Narrow" w:eastAsia="Times New Roman" w:hAnsi="Arial Narrow"/>
                <w:b/>
                <w:strike/>
              </w:rPr>
              <w:t xml:space="preserve">IU003, </w:t>
            </w:r>
            <w:r w:rsidRPr="006267E3">
              <w:rPr>
                <w:rFonts w:ascii="Arial Narrow" w:eastAsia="Times New Roman" w:hAnsi="Arial Narrow"/>
                <w:strike/>
              </w:rPr>
              <w:t>permitiendo ingresar otros parámetros.</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strike/>
              </w:rPr>
            </w:pPr>
            <w:r w:rsidRPr="006267E3">
              <w:rPr>
                <w:rFonts w:ascii="Arial Narrow" w:eastAsia="Times New Roman" w:hAnsi="Arial Narrow"/>
                <w:strike/>
              </w:rPr>
              <w:t>2</w:t>
            </w:r>
          </w:p>
        </w:tc>
        <w:tc>
          <w:tcPr>
            <w:tcW w:w="8816" w:type="dxa"/>
            <w:gridSpan w:val="2"/>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strike/>
              </w:rPr>
            </w:pPr>
            <w:r w:rsidRPr="006267E3">
              <w:rPr>
                <w:rFonts w:ascii="Arial Narrow" w:eastAsia="Times New Roman" w:hAnsi="Arial Narrow"/>
                <w:strike/>
              </w:rPr>
              <w:t xml:space="preserve">En el paso 3, si </w:t>
            </w:r>
            <w:r w:rsidRPr="006267E3">
              <w:rPr>
                <w:rFonts w:ascii="Arial Narrow" w:hAnsi="Arial Narrow"/>
                <w:strike/>
              </w:rPr>
              <w:t xml:space="preserve">el campo </w:t>
            </w:r>
            <w:proofErr w:type="gramStart"/>
            <w:r w:rsidRPr="006267E3">
              <w:rPr>
                <w:rFonts w:ascii="Arial Narrow" w:hAnsi="Arial Narrow"/>
                <w:strike/>
              </w:rPr>
              <w:t>registro</w:t>
            </w:r>
            <w:proofErr w:type="gramEnd"/>
            <w:r w:rsidRPr="006267E3">
              <w:rPr>
                <w:rFonts w:ascii="Arial Narrow" w:hAnsi="Arial Narrow"/>
                <w:strike/>
              </w:rPr>
              <w:t xml:space="preserve"> no tiene 4 caracteres, se mostrará el siguiente mensaje: ¨</w:t>
            </w:r>
            <w:r w:rsidRPr="006267E3">
              <w:rPr>
                <w:rFonts w:ascii="Arial Narrow" w:hAnsi="Arial Narrow"/>
                <w:b/>
                <w:i/>
                <w:strike/>
              </w:rPr>
              <w:t>El valor del número de registro debe ser mayor a 3 caracteres</w:t>
            </w:r>
            <w:r w:rsidRPr="006267E3">
              <w:rPr>
                <w:rFonts w:ascii="Arial Narrow" w:hAnsi="Arial Narrow"/>
                <w:strike/>
              </w:rPr>
              <w:t>¨, permitiendo corregir el dato.</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strike/>
              </w:rPr>
            </w:pPr>
            <w:r w:rsidRPr="006267E3">
              <w:rPr>
                <w:rFonts w:ascii="Arial Narrow" w:eastAsia="Times New Roman" w:hAnsi="Arial Narrow"/>
                <w:strike/>
              </w:rPr>
              <w:t>3</w:t>
            </w:r>
          </w:p>
        </w:tc>
        <w:tc>
          <w:tcPr>
            <w:tcW w:w="8816" w:type="dxa"/>
            <w:gridSpan w:val="2"/>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b/>
                <w:strike/>
              </w:rPr>
            </w:pPr>
            <w:r w:rsidRPr="006267E3">
              <w:rPr>
                <w:rFonts w:ascii="Arial Narrow" w:eastAsia="Times New Roman" w:hAnsi="Arial Narrow"/>
                <w:strike/>
              </w:rPr>
              <w:t xml:space="preserve">En el paso 3, si </w:t>
            </w:r>
            <w:r w:rsidRPr="006267E3">
              <w:rPr>
                <w:rFonts w:ascii="Arial Narrow" w:hAnsi="Arial Narrow"/>
                <w:strike/>
              </w:rPr>
              <w:t>en el campo Apellido Paterno no se ha ingresado como mínimo 2 caracteres se mostrará el siguiente mensaje: “</w:t>
            </w:r>
            <w:r w:rsidRPr="006267E3">
              <w:rPr>
                <w:rFonts w:ascii="Arial Narrow" w:hAnsi="Arial Narrow"/>
                <w:b/>
                <w:i/>
                <w:strike/>
              </w:rPr>
              <w:t>El valor del apellido paterno debe contener por lo mínimo dos caracteres</w:t>
            </w:r>
            <w:r w:rsidRPr="006267E3">
              <w:rPr>
                <w:rFonts w:ascii="Arial Narrow" w:hAnsi="Arial Narrow"/>
                <w:strike/>
              </w:rPr>
              <w:t>”</w:t>
            </w:r>
            <w:r w:rsidRPr="006267E3">
              <w:rPr>
                <w:rFonts w:ascii="Arial Narrow" w:hAnsi="Arial Narrow"/>
                <w:b/>
                <w:strike/>
              </w:rPr>
              <w:t xml:space="preserve">, </w:t>
            </w:r>
            <w:r w:rsidRPr="006267E3">
              <w:rPr>
                <w:rFonts w:ascii="Arial Narrow" w:hAnsi="Arial Narrow"/>
                <w:strike/>
              </w:rPr>
              <w:t>permitiendo corregir el dato.</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strike/>
              </w:rPr>
            </w:pPr>
            <w:r w:rsidRPr="006267E3">
              <w:rPr>
                <w:rFonts w:ascii="Arial Narrow" w:eastAsia="Times New Roman" w:hAnsi="Arial Narrow"/>
                <w:strike/>
              </w:rPr>
              <w:t>4</w:t>
            </w:r>
          </w:p>
        </w:tc>
        <w:tc>
          <w:tcPr>
            <w:tcW w:w="8816" w:type="dxa"/>
            <w:gridSpan w:val="2"/>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strike/>
              </w:rPr>
            </w:pPr>
            <w:r w:rsidRPr="006267E3">
              <w:rPr>
                <w:rFonts w:ascii="Arial Narrow" w:eastAsia="Times New Roman" w:hAnsi="Arial Narrow"/>
                <w:strike/>
              </w:rPr>
              <w:t xml:space="preserve">En el paso 3, si </w:t>
            </w:r>
            <w:r w:rsidRPr="006267E3">
              <w:rPr>
                <w:rFonts w:ascii="Arial Narrow" w:hAnsi="Arial Narrow"/>
                <w:strike/>
              </w:rPr>
              <w:t>en el campo Apellido Materno no se ha ingresado como mínimo 2 caracteres se mostrará el siguiente mensaje: “</w:t>
            </w:r>
            <w:r w:rsidRPr="006267E3">
              <w:rPr>
                <w:rFonts w:ascii="Arial Narrow" w:hAnsi="Arial Narrow"/>
                <w:b/>
                <w:i/>
                <w:strike/>
              </w:rPr>
              <w:t>El valor del apellido materno</w:t>
            </w:r>
            <w:r w:rsidRPr="006267E3">
              <w:rPr>
                <w:rFonts w:ascii="Arial Narrow" w:hAnsi="Arial Narrow"/>
                <w:strike/>
              </w:rPr>
              <w:t xml:space="preserve"> </w:t>
            </w:r>
            <w:r w:rsidRPr="006267E3">
              <w:rPr>
                <w:rFonts w:ascii="Arial Narrow" w:hAnsi="Arial Narrow"/>
                <w:b/>
                <w:i/>
                <w:strike/>
              </w:rPr>
              <w:t>debe contener por lo mínimo dos caracteres</w:t>
            </w:r>
            <w:r w:rsidRPr="006267E3">
              <w:rPr>
                <w:rFonts w:ascii="Arial Narrow" w:hAnsi="Arial Narrow"/>
                <w:strike/>
              </w:rPr>
              <w:t>”</w:t>
            </w:r>
            <w:r w:rsidRPr="006267E3">
              <w:rPr>
                <w:rFonts w:ascii="Arial Narrow" w:hAnsi="Arial Narrow"/>
                <w:b/>
                <w:strike/>
              </w:rPr>
              <w:t xml:space="preserve">, </w:t>
            </w:r>
            <w:r w:rsidRPr="006267E3">
              <w:rPr>
                <w:rFonts w:ascii="Arial Narrow" w:hAnsi="Arial Narrow"/>
                <w:strike/>
              </w:rPr>
              <w:t xml:space="preserve">permitiendo corregir el </w:t>
            </w:r>
            <w:r w:rsidRPr="006267E3">
              <w:rPr>
                <w:rFonts w:ascii="Arial Narrow" w:hAnsi="Arial Narrow"/>
                <w:strike/>
              </w:rPr>
              <w:lastRenderedPageBreak/>
              <w:t>dato.</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strike/>
              </w:rPr>
            </w:pPr>
            <w:r w:rsidRPr="006267E3">
              <w:rPr>
                <w:rFonts w:ascii="Arial Narrow" w:eastAsia="Times New Roman" w:hAnsi="Arial Narrow"/>
                <w:strike/>
              </w:rPr>
              <w:lastRenderedPageBreak/>
              <w:t>5</w:t>
            </w:r>
          </w:p>
        </w:tc>
        <w:tc>
          <w:tcPr>
            <w:tcW w:w="8816" w:type="dxa"/>
            <w:gridSpan w:val="2"/>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strike/>
              </w:rPr>
            </w:pPr>
            <w:r w:rsidRPr="006267E3">
              <w:rPr>
                <w:rFonts w:ascii="Arial Narrow" w:eastAsia="Times New Roman" w:hAnsi="Arial Narrow"/>
                <w:strike/>
              </w:rPr>
              <w:t xml:space="preserve">En el paso 3, si </w:t>
            </w:r>
            <w:r w:rsidRPr="006267E3">
              <w:rPr>
                <w:rFonts w:ascii="Arial Narrow" w:hAnsi="Arial Narrow"/>
                <w:strike/>
              </w:rPr>
              <w:t>en el  campo Nombres no se ha ingresado como mínimo 2 caracteres se mostrará el siguiente mensaje: “</w:t>
            </w:r>
            <w:r w:rsidRPr="006267E3">
              <w:rPr>
                <w:rFonts w:ascii="Arial Narrow" w:hAnsi="Arial Narrow"/>
                <w:b/>
                <w:i/>
                <w:strike/>
              </w:rPr>
              <w:t>El valor del nombre</w:t>
            </w:r>
            <w:r w:rsidRPr="006267E3">
              <w:rPr>
                <w:rFonts w:ascii="Arial Narrow" w:hAnsi="Arial Narrow"/>
                <w:strike/>
              </w:rPr>
              <w:t xml:space="preserve"> </w:t>
            </w:r>
            <w:r w:rsidRPr="006267E3">
              <w:rPr>
                <w:rFonts w:ascii="Arial Narrow" w:hAnsi="Arial Narrow"/>
                <w:b/>
                <w:i/>
                <w:strike/>
              </w:rPr>
              <w:t>debe contener por lo mínimo dos caracteres</w:t>
            </w:r>
            <w:r w:rsidRPr="006267E3">
              <w:rPr>
                <w:rFonts w:ascii="Arial Narrow" w:hAnsi="Arial Narrow"/>
                <w:strike/>
              </w:rPr>
              <w:t>”</w:t>
            </w:r>
            <w:r w:rsidRPr="006267E3">
              <w:rPr>
                <w:rFonts w:ascii="Arial Narrow" w:hAnsi="Arial Narrow"/>
                <w:b/>
                <w:strike/>
              </w:rPr>
              <w:t xml:space="preserve">, </w:t>
            </w:r>
            <w:r w:rsidRPr="006267E3">
              <w:rPr>
                <w:rFonts w:ascii="Arial Narrow" w:hAnsi="Arial Narrow"/>
                <w:strike/>
              </w:rPr>
              <w:t>permitiendo corregir el dato.</w:t>
            </w:r>
          </w:p>
        </w:tc>
      </w:tr>
      <w:tr w:rsidR="007601C5" w:rsidRPr="006267E3" w:rsidTr="004D4441">
        <w:tc>
          <w:tcPr>
            <w:tcW w:w="540" w:type="dxa"/>
            <w:shd w:val="clear" w:color="auto" w:fill="auto"/>
          </w:tcPr>
          <w:p w:rsidR="007601C5" w:rsidRPr="006267E3" w:rsidRDefault="007601C5" w:rsidP="007601C5">
            <w:pPr>
              <w:pStyle w:val="NormalWeb"/>
              <w:spacing w:before="0" w:beforeAutospacing="0" w:after="0" w:afterAutospacing="0"/>
              <w:jc w:val="center"/>
              <w:rPr>
                <w:rFonts w:ascii="Arial Narrow" w:eastAsia="Times New Roman" w:hAnsi="Arial Narrow"/>
                <w:strike/>
              </w:rPr>
            </w:pPr>
            <w:r w:rsidRPr="006267E3">
              <w:rPr>
                <w:rFonts w:ascii="Arial Narrow" w:eastAsia="Times New Roman" w:hAnsi="Arial Narrow"/>
                <w:strike/>
              </w:rPr>
              <w:t>6</w:t>
            </w:r>
          </w:p>
        </w:tc>
        <w:tc>
          <w:tcPr>
            <w:tcW w:w="8816" w:type="dxa"/>
            <w:gridSpan w:val="2"/>
            <w:shd w:val="clear" w:color="auto" w:fill="auto"/>
          </w:tcPr>
          <w:p w:rsidR="007601C5" w:rsidRPr="006267E3" w:rsidRDefault="007601C5" w:rsidP="007601C5">
            <w:pPr>
              <w:pStyle w:val="NormalWeb"/>
              <w:spacing w:before="0" w:beforeAutospacing="0" w:after="0" w:afterAutospacing="0"/>
              <w:rPr>
                <w:rFonts w:ascii="Arial Narrow" w:eastAsia="Times New Roman" w:hAnsi="Arial Narrow"/>
                <w:strike/>
              </w:rPr>
            </w:pPr>
            <w:r w:rsidRPr="006267E3">
              <w:rPr>
                <w:rFonts w:ascii="Arial Narrow" w:eastAsia="Times New Roman" w:hAnsi="Arial Narrow"/>
                <w:strike/>
              </w:rPr>
              <w:t>En el paso 3, si no se ha ingresado ningún valor, el sistema debe mostrar el siguiente mensaje: “</w:t>
            </w:r>
            <w:r w:rsidRPr="006267E3">
              <w:rPr>
                <w:rFonts w:ascii="Arial Narrow" w:eastAsia="Times New Roman" w:hAnsi="Arial Narrow"/>
                <w:b/>
                <w:i/>
                <w:strike/>
              </w:rPr>
              <w:t>Debe ingresar por lo menos un valor para la búsqueda</w:t>
            </w:r>
            <w:r w:rsidRPr="006267E3">
              <w:rPr>
                <w:rFonts w:ascii="Arial Narrow" w:eastAsia="Times New Roman" w:hAnsi="Arial Narrow"/>
                <w:strike/>
              </w:rPr>
              <w:t>”, permitiendo ingresar valores.</w:t>
            </w:r>
          </w:p>
        </w:tc>
      </w:tr>
      <w:tr w:rsidR="007601C5" w:rsidRPr="006267E3" w:rsidTr="004D4441">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9. Requisito funcional asociado</w:t>
            </w:r>
          </w:p>
        </w:tc>
      </w:tr>
      <w:tr w:rsidR="007601C5" w:rsidRPr="006267E3" w:rsidTr="004D4441">
        <w:tc>
          <w:tcPr>
            <w:tcW w:w="9356" w:type="dxa"/>
            <w:gridSpan w:val="3"/>
          </w:tcPr>
          <w:p w:rsidR="007601C5" w:rsidRPr="006267E3" w:rsidRDefault="007601C5" w:rsidP="006D2F51">
            <w:pPr>
              <w:rPr>
                <w:rFonts w:ascii="Arial Narrow" w:hAnsi="Arial Narrow"/>
                <w:strike/>
                <w:sz w:val="20"/>
                <w:szCs w:val="20"/>
              </w:rPr>
            </w:pPr>
            <w:r w:rsidRPr="006267E3">
              <w:rPr>
                <w:rFonts w:ascii="Arial Narrow" w:hAnsi="Arial Narrow"/>
                <w:strike/>
                <w:sz w:val="20"/>
                <w:szCs w:val="20"/>
              </w:rPr>
              <w:t>RF</w:t>
            </w:r>
            <w:r w:rsidR="006D2F51" w:rsidRPr="006267E3">
              <w:rPr>
                <w:rFonts w:ascii="Arial Narrow" w:hAnsi="Arial Narrow"/>
                <w:strike/>
                <w:sz w:val="20"/>
                <w:szCs w:val="20"/>
              </w:rPr>
              <w:t>1, RF2</w:t>
            </w:r>
          </w:p>
        </w:tc>
      </w:tr>
      <w:tr w:rsidR="007601C5" w:rsidRPr="006267E3" w:rsidTr="004D4441">
        <w:tc>
          <w:tcPr>
            <w:tcW w:w="9356" w:type="dxa"/>
            <w:gridSpan w:val="3"/>
            <w:shd w:val="clear" w:color="auto" w:fill="E6E6E6"/>
          </w:tcPr>
          <w:p w:rsidR="007601C5" w:rsidRPr="006267E3" w:rsidRDefault="007601C5" w:rsidP="007601C5">
            <w:pPr>
              <w:pStyle w:val="NormalWeb"/>
              <w:spacing w:before="0" w:beforeAutospacing="0" w:after="0" w:afterAutospacing="0"/>
              <w:rPr>
                <w:rFonts w:ascii="Arial Narrow" w:hAnsi="Arial Narrow"/>
                <w:strike/>
              </w:rPr>
            </w:pPr>
            <w:r w:rsidRPr="006267E3">
              <w:rPr>
                <w:rFonts w:ascii="Arial Narrow" w:eastAsia="Times New Roman" w:hAnsi="Arial Narrow" w:cs="Times New Roman"/>
                <w:strike/>
              </w:rPr>
              <w:t>10. Prototipo de interfaz de usuario</w:t>
            </w:r>
          </w:p>
        </w:tc>
      </w:tr>
      <w:tr w:rsidR="007601C5" w:rsidRPr="006267E3" w:rsidTr="004D4441">
        <w:tc>
          <w:tcPr>
            <w:tcW w:w="9356" w:type="dxa"/>
            <w:gridSpan w:val="3"/>
          </w:tcPr>
          <w:p w:rsidR="007601C5" w:rsidRPr="006267E3" w:rsidRDefault="007601C5" w:rsidP="007601C5">
            <w:pPr>
              <w:rPr>
                <w:rFonts w:ascii="Arial Narrow" w:hAnsi="Arial Narrow"/>
                <w:strike/>
                <w:sz w:val="20"/>
                <w:szCs w:val="20"/>
              </w:rPr>
            </w:pPr>
            <w:r w:rsidRPr="006267E3">
              <w:rPr>
                <w:rFonts w:ascii="Arial Narrow" w:hAnsi="Arial Narrow"/>
                <w:strike/>
                <w:sz w:val="20"/>
                <w:szCs w:val="20"/>
              </w:rPr>
              <w:t>IU003</w:t>
            </w:r>
          </w:p>
        </w:tc>
      </w:tr>
    </w:tbl>
    <w:p w:rsidR="007601C5"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060"/>
        <w:gridCol w:w="5756"/>
      </w:tblGrid>
      <w:tr w:rsidR="009B151D" w:rsidRPr="005C403B" w:rsidTr="004D4441">
        <w:tc>
          <w:tcPr>
            <w:tcW w:w="3600" w:type="dxa"/>
            <w:gridSpan w:val="2"/>
            <w:shd w:val="clear" w:color="auto" w:fill="E6E6E6"/>
          </w:tcPr>
          <w:p w:rsidR="009B151D" w:rsidRPr="005C403B" w:rsidRDefault="009B151D" w:rsidP="006C6D4F">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756" w:type="dxa"/>
          </w:tcPr>
          <w:p w:rsidR="009B151D" w:rsidRPr="005C403B" w:rsidRDefault="0030735A" w:rsidP="006C6D4F">
            <w:pPr>
              <w:tabs>
                <w:tab w:val="left" w:pos="202"/>
              </w:tabs>
              <w:rPr>
                <w:rFonts w:ascii="Arial Narrow" w:hAnsi="Arial Narrow"/>
                <w:sz w:val="20"/>
                <w:szCs w:val="20"/>
              </w:rPr>
            </w:pPr>
            <w:r>
              <w:rPr>
                <w:rFonts w:ascii="Arial Narrow" w:hAnsi="Arial Narrow"/>
                <w:sz w:val="20"/>
                <w:szCs w:val="20"/>
              </w:rPr>
              <w:t>CUS16</w:t>
            </w:r>
            <w:r w:rsidR="003B102C">
              <w:rPr>
                <w:rFonts w:ascii="Arial Narrow" w:hAnsi="Arial Narrow"/>
                <w:sz w:val="20"/>
                <w:szCs w:val="20"/>
              </w:rPr>
              <w:t xml:space="preserve"> </w:t>
            </w:r>
            <w:r w:rsidR="009B151D" w:rsidRPr="009B151D">
              <w:rPr>
                <w:rFonts w:ascii="Arial Narrow" w:hAnsi="Arial Narrow"/>
                <w:sz w:val="20"/>
                <w:szCs w:val="20"/>
              </w:rPr>
              <w:t>Asignación manual de Solicitudes de Rectificación</w:t>
            </w:r>
          </w:p>
        </w:tc>
      </w:tr>
      <w:tr w:rsidR="009B151D" w:rsidRPr="005C403B" w:rsidTr="004D4441">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9B151D" w:rsidRPr="005C403B" w:rsidTr="004D4441">
        <w:tc>
          <w:tcPr>
            <w:tcW w:w="9356" w:type="dxa"/>
            <w:gridSpan w:val="3"/>
          </w:tcPr>
          <w:p w:rsidR="009B151D" w:rsidRPr="009B151D" w:rsidRDefault="009B151D" w:rsidP="009B151D">
            <w:pPr>
              <w:rPr>
                <w:rFonts w:ascii="Arial Narrow" w:hAnsi="Arial Narrow"/>
                <w:sz w:val="20"/>
                <w:szCs w:val="20"/>
              </w:rPr>
            </w:pPr>
            <w:r w:rsidRPr="009B151D">
              <w:rPr>
                <w:rFonts w:ascii="Arial Narrow" w:hAnsi="Arial Narrow"/>
                <w:sz w:val="20"/>
                <w:szCs w:val="20"/>
              </w:rPr>
              <w:t>Permite la asignación manual e individual de las solicitudes de rectificación (que cumplan con los requisitos para su atención) a un funcionario aduanero.</w:t>
            </w:r>
          </w:p>
          <w:p w:rsidR="009B151D" w:rsidRPr="005C403B" w:rsidRDefault="009B151D" w:rsidP="009B151D">
            <w:pPr>
              <w:rPr>
                <w:rFonts w:ascii="Arial Narrow" w:hAnsi="Arial Narrow"/>
                <w:sz w:val="20"/>
                <w:szCs w:val="20"/>
              </w:rPr>
            </w:pPr>
            <w:r w:rsidRPr="009B151D">
              <w:rPr>
                <w:rFonts w:ascii="Arial Narrow" w:hAnsi="Arial Narrow"/>
                <w:sz w:val="20"/>
                <w:szCs w:val="20"/>
              </w:rPr>
              <w:t xml:space="preserve">(tomar de base la pantalla de asignación de  </w:t>
            </w:r>
            <w:proofErr w:type="spellStart"/>
            <w:r w:rsidRPr="009B151D">
              <w:rPr>
                <w:rFonts w:ascii="Arial Narrow" w:hAnsi="Arial Narrow"/>
                <w:sz w:val="20"/>
                <w:szCs w:val="20"/>
              </w:rPr>
              <w:t>DUAs</w:t>
            </w:r>
            <w:proofErr w:type="spellEnd"/>
            <w:r w:rsidRPr="009B151D">
              <w:rPr>
                <w:rFonts w:ascii="Arial Narrow" w:hAnsi="Arial Narrow"/>
                <w:sz w:val="20"/>
                <w:szCs w:val="20"/>
              </w:rPr>
              <w:t xml:space="preserve"> a despacho)</w:t>
            </w:r>
          </w:p>
        </w:tc>
      </w:tr>
      <w:tr w:rsidR="009B151D" w:rsidRPr="005C403B" w:rsidTr="004D4441">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9B151D" w:rsidRPr="005C403B" w:rsidTr="004D4441">
        <w:tc>
          <w:tcPr>
            <w:tcW w:w="9356" w:type="dxa"/>
            <w:gridSpan w:val="3"/>
          </w:tcPr>
          <w:p w:rsidR="009B151D" w:rsidRPr="005C403B" w:rsidRDefault="009B151D" w:rsidP="006C6D4F">
            <w:pPr>
              <w:rPr>
                <w:rFonts w:ascii="Arial Narrow" w:hAnsi="Arial Narrow"/>
                <w:sz w:val="20"/>
                <w:szCs w:val="20"/>
              </w:rPr>
            </w:pPr>
            <w:r w:rsidRPr="009B151D">
              <w:rPr>
                <w:rFonts w:ascii="Arial Narrow" w:hAnsi="Arial Narrow"/>
                <w:sz w:val="20"/>
                <w:szCs w:val="20"/>
              </w:rPr>
              <w:t>Jefe o funcionario aduanero autorizado</w:t>
            </w:r>
          </w:p>
        </w:tc>
      </w:tr>
      <w:tr w:rsidR="009B151D" w:rsidRPr="005C403B" w:rsidTr="004D4441">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9B151D" w:rsidRPr="005C403B" w:rsidTr="004D4441">
        <w:tc>
          <w:tcPr>
            <w:tcW w:w="9356" w:type="dxa"/>
            <w:gridSpan w:val="3"/>
          </w:tcPr>
          <w:p w:rsidR="009B151D" w:rsidRPr="009B151D" w:rsidRDefault="009B151D" w:rsidP="009B151D">
            <w:pPr>
              <w:rPr>
                <w:rFonts w:ascii="Arial Narrow" w:hAnsi="Arial Narrow"/>
                <w:sz w:val="20"/>
                <w:szCs w:val="20"/>
              </w:rPr>
            </w:pPr>
            <w:r w:rsidRPr="009B151D">
              <w:rPr>
                <w:rFonts w:ascii="Arial Narrow" w:hAnsi="Arial Narrow"/>
                <w:sz w:val="20"/>
                <w:szCs w:val="20"/>
              </w:rPr>
              <w:t>La solicitud debe encontrarse en estado 02 – Por Asignar – Pendiente de evaluar</w:t>
            </w:r>
          </w:p>
          <w:p w:rsidR="009B151D" w:rsidRPr="009B151D" w:rsidRDefault="009B151D" w:rsidP="009B151D">
            <w:pPr>
              <w:rPr>
                <w:rFonts w:ascii="Arial Narrow" w:hAnsi="Arial Narrow"/>
                <w:sz w:val="20"/>
                <w:szCs w:val="20"/>
              </w:rPr>
            </w:pPr>
            <w:r w:rsidRPr="009B151D">
              <w:rPr>
                <w:rFonts w:ascii="Arial Narrow" w:hAnsi="Arial Narrow"/>
                <w:sz w:val="20"/>
                <w:szCs w:val="20"/>
              </w:rPr>
              <w:t>La</w:t>
            </w:r>
            <w:r w:rsidR="00C70666">
              <w:rPr>
                <w:rFonts w:ascii="Arial Narrow" w:hAnsi="Arial Narrow"/>
                <w:sz w:val="20"/>
                <w:szCs w:val="20"/>
              </w:rPr>
              <w:t xml:space="preserve"> </w:t>
            </w:r>
            <w:r w:rsidRPr="00D376BC">
              <w:rPr>
                <w:rFonts w:ascii="Arial Narrow" w:hAnsi="Arial Narrow"/>
                <w:sz w:val="20"/>
                <w:szCs w:val="20"/>
              </w:rPr>
              <w:t>DUA</w:t>
            </w:r>
            <w:r w:rsidRPr="009B151D">
              <w:rPr>
                <w:rFonts w:ascii="Arial Narrow" w:hAnsi="Arial Narrow"/>
                <w:sz w:val="20"/>
                <w:szCs w:val="20"/>
              </w:rPr>
              <w:t>, de corresponder, debe estar asociada a un expediente de un determinado tipo</w:t>
            </w:r>
          </w:p>
          <w:p w:rsidR="009B151D" w:rsidRPr="005C403B" w:rsidRDefault="009B151D" w:rsidP="009B151D">
            <w:pPr>
              <w:rPr>
                <w:rFonts w:ascii="Arial Narrow" w:hAnsi="Arial Narrow"/>
                <w:sz w:val="20"/>
                <w:szCs w:val="20"/>
              </w:rPr>
            </w:pPr>
            <w:r w:rsidRPr="009B151D">
              <w:rPr>
                <w:rFonts w:ascii="Arial Narrow" w:hAnsi="Arial Narrow"/>
                <w:sz w:val="20"/>
                <w:szCs w:val="20"/>
              </w:rPr>
              <w:t>Debe existir especiali</w:t>
            </w:r>
            <w:r>
              <w:rPr>
                <w:rFonts w:ascii="Arial Narrow" w:hAnsi="Arial Narrow"/>
                <w:sz w:val="20"/>
                <w:szCs w:val="20"/>
              </w:rPr>
              <w:t xml:space="preserve">stas en los grupos </w:t>
            </w:r>
            <w:r w:rsidRPr="00D376BC">
              <w:rPr>
                <w:rFonts w:ascii="Arial Narrow" w:hAnsi="Arial Narrow"/>
                <w:sz w:val="20"/>
                <w:szCs w:val="20"/>
              </w:rPr>
              <w:t>GER GIF GEC GAR o</w:t>
            </w:r>
            <w:r>
              <w:rPr>
                <w:rFonts w:ascii="Arial Narrow" w:hAnsi="Arial Narrow"/>
                <w:sz w:val="20"/>
                <w:szCs w:val="20"/>
              </w:rPr>
              <w:t xml:space="preserve"> </w:t>
            </w:r>
            <w:r w:rsidRPr="009B151D">
              <w:rPr>
                <w:rFonts w:ascii="Arial Narrow" w:hAnsi="Arial Narrow"/>
                <w:sz w:val="20"/>
                <w:szCs w:val="20"/>
                <w:highlight w:val="yellow"/>
              </w:rPr>
              <w:t>GEAR</w:t>
            </w:r>
          </w:p>
        </w:tc>
      </w:tr>
      <w:tr w:rsidR="009B151D" w:rsidRPr="005C403B" w:rsidTr="004D4441">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9B151D" w:rsidRPr="005C403B" w:rsidTr="004D4441">
        <w:tc>
          <w:tcPr>
            <w:tcW w:w="9356" w:type="dxa"/>
            <w:gridSpan w:val="3"/>
            <w:shd w:val="clear" w:color="auto" w:fill="auto"/>
          </w:tcPr>
          <w:p w:rsidR="009B151D" w:rsidRPr="005C403B" w:rsidRDefault="00C70666" w:rsidP="006C6D4F">
            <w:pPr>
              <w:pStyle w:val="NormalWeb"/>
              <w:spacing w:before="0" w:beforeAutospacing="0" w:after="0" w:afterAutospacing="0"/>
              <w:rPr>
                <w:rFonts w:ascii="Arial Narrow" w:eastAsia="Times New Roman" w:hAnsi="Arial Narrow"/>
              </w:rPr>
            </w:pPr>
            <w:r w:rsidRPr="00C70666">
              <w:rPr>
                <w:rFonts w:ascii="Arial Narrow" w:eastAsia="Times New Roman" w:hAnsi="Arial Narrow" w:cs="Times New Roman"/>
              </w:rPr>
              <w:t>Solicitud asignada a un funcionario aduanero para su atención.</w:t>
            </w:r>
          </w:p>
        </w:tc>
      </w:tr>
      <w:tr w:rsidR="009B151D" w:rsidRPr="005C403B" w:rsidTr="004D4441">
        <w:trPr>
          <w:trHeight w:val="223"/>
        </w:trPr>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9B151D" w:rsidRPr="005C403B" w:rsidTr="004D4441">
        <w:tc>
          <w:tcPr>
            <w:tcW w:w="54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756"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9B151D" w:rsidRPr="005C403B" w:rsidTr="004D4441">
        <w:tc>
          <w:tcPr>
            <w:tcW w:w="540" w:type="dxa"/>
          </w:tcPr>
          <w:p w:rsidR="009B151D" w:rsidRPr="005C403B" w:rsidRDefault="009B151D" w:rsidP="00EF6966">
            <w:pPr>
              <w:pStyle w:val="NormalWeb"/>
              <w:numPr>
                <w:ilvl w:val="0"/>
                <w:numId w:val="114"/>
              </w:numPr>
              <w:spacing w:before="0" w:beforeAutospacing="0" w:after="0" w:afterAutospacing="0"/>
              <w:jc w:val="center"/>
              <w:rPr>
                <w:rFonts w:ascii="Arial Narrow" w:hAnsi="Arial Narrow"/>
              </w:rPr>
            </w:pPr>
          </w:p>
        </w:tc>
        <w:tc>
          <w:tcPr>
            <w:tcW w:w="3060" w:type="dxa"/>
          </w:tcPr>
          <w:p w:rsidR="009B151D" w:rsidRPr="005C403B" w:rsidRDefault="00C70666" w:rsidP="006C6D4F">
            <w:pPr>
              <w:rPr>
                <w:rFonts w:ascii="Arial Narrow" w:hAnsi="Arial Narrow"/>
                <w:sz w:val="20"/>
                <w:szCs w:val="20"/>
              </w:rPr>
            </w:pPr>
            <w:r w:rsidRPr="00C70666">
              <w:rPr>
                <w:rFonts w:ascii="Arial Narrow" w:hAnsi="Arial Narrow"/>
                <w:sz w:val="20"/>
                <w:szCs w:val="20"/>
              </w:rPr>
              <w:t>El funcionario aduanero autorizado ingresa a la opción “Asignación de Solicitud de Rectificación” del menú “Asignación de Especialistas” del Portal del Funcionario Aduanero</w:t>
            </w:r>
          </w:p>
        </w:tc>
        <w:tc>
          <w:tcPr>
            <w:tcW w:w="5756" w:type="dxa"/>
          </w:tcPr>
          <w:p w:rsidR="00C70666" w:rsidRPr="00C70666" w:rsidRDefault="00C70666" w:rsidP="00EF6966">
            <w:pPr>
              <w:pStyle w:val="NormalWeb"/>
              <w:numPr>
                <w:ilvl w:val="1"/>
                <w:numId w:val="114"/>
              </w:numPr>
              <w:spacing w:before="0" w:beforeAutospacing="0" w:after="0" w:afterAutospacing="0"/>
              <w:ind w:left="441"/>
              <w:rPr>
                <w:rFonts w:ascii="Arial Narrow" w:hAnsi="Arial Narrow"/>
              </w:rPr>
            </w:pPr>
            <w:r w:rsidRPr="00C70666">
              <w:rPr>
                <w:rFonts w:ascii="Arial Narrow" w:hAnsi="Arial Narrow"/>
              </w:rPr>
              <w:t>El Portal del funcionario aduanero muestra una pantalla (P.10.06.01-1) que permite seleccionar la</w:t>
            </w:r>
            <w:r w:rsidRPr="00C70666">
              <w:rPr>
                <w:rFonts w:ascii="Arial Narrow" w:hAnsi="Arial Narrow"/>
                <w:highlight w:val="yellow"/>
              </w:rPr>
              <w:t xml:space="preserve"> </w:t>
            </w:r>
            <w:r w:rsidRPr="00D376BC">
              <w:rPr>
                <w:rFonts w:ascii="Arial Narrow" w:hAnsi="Arial Narrow"/>
              </w:rPr>
              <w:t>DUA</w:t>
            </w:r>
            <w:r w:rsidRPr="00C70666">
              <w:rPr>
                <w:rFonts w:ascii="Arial Narrow" w:hAnsi="Arial Narrow"/>
              </w:rPr>
              <w:t xml:space="preserve"> asociada con la solicitud de rectificación que se desea modificar, con los siguientes campos:</w:t>
            </w:r>
          </w:p>
          <w:p w:rsidR="00C70666" w:rsidRPr="00C70666" w:rsidRDefault="00C70666" w:rsidP="00EF6966">
            <w:pPr>
              <w:pStyle w:val="Prrafodelista"/>
              <w:numPr>
                <w:ilvl w:val="0"/>
                <w:numId w:val="79"/>
              </w:numPr>
              <w:rPr>
                <w:rFonts w:ascii="Arial Narrow" w:hAnsi="Arial Narrow"/>
                <w:sz w:val="20"/>
                <w:szCs w:val="20"/>
              </w:rPr>
            </w:pPr>
            <w:r w:rsidRPr="00C70666">
              <w:rPr>
                <w:rFonts w:ascii="Arial Narrow" w:hAnsi="Arial Narrow"/>
                <w:sz w:val="20"/>
                <w:szCs w:val="20"/>
              </w:rPr>
              <w:t>Código de Aduana (no editable, mostrando la Aduana a la que pertenece el funcionario aduanero que ingresó)</w:t>
            </w:r>
          </w:p>
          <w:p w:rsidR="00C70666" w:rsidRPr="00C70666" w:rsidRDefault="00C70666" w:rsidP="00EF6966">
            <w:pPr>
              <w:pStyle w:val="Prrafodelista"/>
              <w:numPr>
                <w:ilvl w:val="0"/>
                <w:numId w:val="79"/>
              </w:numPr>
              <w:rPr>
                <w:rFonts w:ascii="Arial Narrow" w:hAnsi="Arial Narrow"/>
                <w:sz w:val="20"/>
                <w:szCs w:val="20"/>
              </w:rPr>
            </w:pPr>
            <w:r w:rsidRPr="00C70666">
              <w:rPr>
                <w:rFonts w:ascii="Arial Narrow" w:hAnsi="Arial Narrow"/>
                <w:sz w:val="20"/>
                <w:szCs w:val="20"/>
              </w:rPr>
              <w:t>Año</w:t>
            </w:r>
          </w:p>
          <w:p w:rsidR="00C70666" w:rsidRPr="00C70666" w:rsidRDefault="00C70666" w:rsidP="00EF6966">
            <w:pPr>
              <w:pStyle w:val="Prrafodelista"/>
              <w:numPr>
                <w:ilvl w:val="0"/>
                <w:numId w:val="79"/>
              </w:numPr>
              <w:rPr>
                <w:rFonts w:ascii="Arial Narrow" w:hAnsi="Arial Narrow"/>
                <w:sz w:val="20"/>
                <w:szCs w:val="20"/>
              </w:rPr>
            </w:pPr>
            <w:r w:rsidRPr="00C70666">
              <w:rPr>
                <w:rFonts w:ascii="Arial Narrow" w:hAnsi="Arial Narrow"/>
                <w:sz w:val="20"/>
                <w:szCs w:val="20"/>
              </w:rPr>
              <w:t>Régimen</w:t>
            </w:r>
          </w:p>
          <w:p w:rsidR="00C70666" w:rsidRPr="00C70666" w:rsidRDefault="00C70666" w:rsidP="00EF6966">
            <w:pPr>
              <w:pStyle w:val="Prrafodelista"/>
              <w:numPr>
                <w:ilvl w:val="0"/>
                <w:numId w:val="79"/>
              </w:numPr>
              <w:rPr>
                <w:rFonts w:ascii="Arial Narrow" w:hAnsi="Arial Narrow"/>
                <w:sz w:val="20"/>
                <w:szCs w:val="20"/>
              </w:rPr>
            </w:pPr>
            <w:r w:rsidRPr="00C70666">
              <w:rPr>
                <w:rFonts w:ascii="Arial Narrow" w:hAnsi="Arial Narrow"/>
                <w:sz w:val="20"/>
                <w:szCs w:val="20"/>
              </w:rPr>
              <w:t>Número</w:t>
            </w:r>
          </w:p>
          <w:p w:rsidR="009B151D" w:rsidRPr="00C70666" w:rsidRDefault="00C70666" w:rsidP="008D7E89">
            <w:pPr>
              <w:pStyle w:val="NormalWeb"/>
              <w:spacing w:before="0" w:beforeAutospacing="0" w:after="0" w:afterAutospacing="0"/>
              <w:ind w:left="441"/>
              <w:rPr>
                <w:rFonts w:ascii="Arial Narrow" w:hAnsi="Arial Narrow"/>
              </w:rPr>
            </w:pPr>
            <w:r w:rsidRPr="00C70666">
              <w:rPr>
                <w:rFonts w:ascii="Arial Narrow" w:hAnsi="Arial Narrow"/>
              </w:rPr>
              <w:t>Y el botón Buscar</w:t>
            </w:r>
          </w:p>
        </w:tc>
      </w:tr>
      <w:tr w:rsidR="009B151D" w:rsidRPr="005C403B" w:rsidTr="004D4441">
        <w:tc>
          <w:tcPr>
            <w:tcW w:w="540" w:type="dxa"/>
          </w:tcPr>
          <w:p w:rsidR="009B151D" w:rsidRPr="005C403B" w:rsidRDefault="009B151D" w:rsidP="00EF6966">
            <w:pPr>
              <w:pStyle w:val="NormalWeb"/>
              <w:numPr>
                <w:ilvl w:val="0"/>
                <w:numId w:val="114"/>
              </w:numPr>
              <w:spacing w:before="0" w:beforeAutospacing="0" w:after="0" w:afterAutospacing="0"/>
              <w:jc w:val="center"/>
              <w:rPr>
                <w:rFonts w:ascii="Arial Narrow" w:hAnsi="Arial Narrow"/>
              </w:rPr>
            </w:pPr>
          </w:p>
        </w:tc>
        <w:tc>
          <w:tcPr>
            <w:tcW w:w="3060" w:type="dxa"/>
          </w:tcPr>
          <w:p w:rsidR="009B151D" w:rsidRPr="005C403B" w:rsidRDefault="00C70666" w:rsidP="006C6D4F">
            <w:pPr>
              <w:spacing w:line="264" w:lineRule="auto"/>
              <w:rPr>
                <w:rFonts w:ascii="Arial Narrow" w:hAnsi="Arial Narrow"/>
                <w:sz w:val="20"/>
                <w:szCs w:val="20"/>
              </w:rPr>
            </w:pPr>
            <w:r w:rsidRPr="00C70666">
              <w:rPr>
                <w:rFonts w:ascii="Arial Narrow" w:hAnsi="Arial Narrow"/>
                <w:sz w:val="20"/>
                <w:szCs w:val="20"/>
              </w:rPr>
              <w:t>El funcionario aduanero registra el año, el régimen y el número de la DUA relacionada, presionando luego el botón Buscar.</w:t>
            </w:r>
          </w:p>
        </w:tc>
        <w:tc>
          <w:tcPr>
            <w:tcW w:w="5756" w:type="dxa"/>
          </w:tcPr>
          <w:p w:rsidR="00C70666" w:rsidRPr="00C70666" w:rsidRDefault="00C70666" w:rsidP="00EF6966">
            <w:pPr>
              <w:pStyle w:val="NormalWeb"/>
              <w:numPr>
                <w:ilvl w:val="1"/>
                <w:numId w:val="114"/>
              </w:numPr>
              <w:spacing w:before="0" w:beforeAutospacing="0" w:after="0" w:afterAutospacing="0"/>
              <w:ind w:left="441"/>
              <w:rPr>
                <w:rFonts w:ascii="Arial Narrow" w:hAnsi="Arial Narrow"/>
              </w:rPr>
            </w:pPr>
            <w:r w:rsidRPr="00C70666">
              <w:rPr>
                <w:rFonts w:ascii="Arial Narrow" w:hAnsi="Arial Narrow"/>
              </w:rPr>
              <w:t xml:space="preserve">El Portal del funcionario Aduanero busca la última solicitud de rectificación transmitida y realiza las siguientes verificaciones:  </w:t>
            </w:r>
          </w:p>
          <w:p w:rsidR="00C70666" w:rsidRPr="00C70666" w:rsidRDefault="00C70666" w:rsidP="00EF6966">
            <w:pPr>
              <w:pStyle w:val="Prrafodelista"/>
              <w:numPr>
                <w:ilvl w:val="0"/>
                <w:numId w:val="79"/>
              </w:numPr>
              <w:rPr>
                <w:rFonts w:ascii="Arial Narrow" w:hAnsi="Arial Narrow"/>
                <w:sz w:val="20"/>
                <w:szCs w:val="20"/>
              </w:rPr>
            </w:pPr>
            <w:r w:rsidRPr="00C70666">
              <w:rPr>
                <w:rFonts w:ascii="Arial Narrow" w:hAnsi="Arial Narrow"/>
                <w:sz w:val="20"/>
                <w:szCs w:val="20"/>
              </w:rPr>
              <w:t>Que la misma se encuentre en estado 02 “Por Asignar - Pendiente de Evaluar.</w:t>
            </w:r>
          </w:p>
          <w:p w:rsidR="00C70666" w:rsidRPr="00C70666" w:rsidRDefault="00C70666" w:rsidP="00EF6966">
            <w:pPr>
              <w:pStyle w:val="Prrafodelista"/>
              <w:numPr>
                <w:ilvl w:val="0"/>
                <w:numId w:val="79"/>
              </w:numPr>
              <w:rPr>
                <w:rFonts w:ascii="Arial Narrow" w:hAnsi="Arial Narrow"/>
                <w:sz w:val="20"/>
                <w:szCs w:val="20"/>
              </w:rPr>
            </w:pPr>
            <w:r w:rsidRPr="00C70666">
              <w:rPr>
                <w:rFonts w:ascii="Arial Narrow" w:hAnsi="Arial Narrow"/>
                <w:sz w:val="20"/>
                <w:szCs w:val="20"/>
              </w:rPr>
              <w:t>Caso contrario muestra el mensaje: “La última solicitud transmitida no se encuentra pendiente de asignar” y detiene el proceso.</w:t>
            </w:r>
          </w:p>
          <w:p w:rsidR="00C70666" w:rsidRPr="00C70666" w:rsidRDefault="00C70666" w:rsidP="00EF6966">
            <w:pPr>
              <w:pStyle w:val="Prrafodelista"/>
              <w:numPr>
                <w:ilvl w:val="0"/>
                <w:numId w:val="79"/>
              </w:numPr>
              <w:rPr>
                <w:rFonts w:ascii="Arial Narrow" w:hAnsi="Arial Narrow"/>
                <w:sz w:val="20"/>
                <w:szCs w:val="20"/>
              </w:rPr>
            </w:pPr>
            <w:r w:rsidRPr="00C70666">
              <w:rPr>
                <w:rFonts w:ascii="Arial Narrow" w:hAnsi="Arial Narrow"/>
                <w:sz w:val="20"/>
                <w:szCs w:val="20"/>
              </w:rPr>
              <w:t>Que con fecha posterior a la fecha de su transmisión no se haya realizado sobre la DUA otro proceso, sea que haya modificado los datos o no. Dichos procesos son:</w:t>
            </w:r>
          </w:p>
          <w:p w:rsidR="00C70666" w:rsidRPr="00C70666" w:rsidRDefault="00C70666" w:rsidP="00EF6966">
            <w:pPr>
              <w:pStyle w:val="Prrafodelista"/>
              <w:numPr>
                <w:ilvl w:val="0"/>
                <w:numId w:val="80"/>
              </w:numPr>
              <w:rPr>
                <w:rFonts w:ascii="Arial Narrow" w:hAnsi="Arial Narrow"/>
                <w:sz w:val="20"/>
                <w:szCs w:val="20"/>
              </w:rPr>
            </w:pPr>
            <w:r w:rsidRPr="00C70666">
              <w:rPr>
                <w:rFonts w:ascii="Arial Narrow" w:hAnsi="Arial Narrow"/>
                <w:sz w:val="20"/>
                <w:szCs w:val="20"/>
              </w:rPr>
              <w:t xml:space="preserve">Diligencia de Despacho, </w:t>
            </w:r>
          </w:p>
          <w:p w:rsidR="00C70666" w:rsidRPr="00C70666" w:rsidRDefault="00C70666" w:rsidP="00EF6966">
            <w:pPr>
              <w:pStyle w:val="Prrafodelista"/>
              <w:numPr>
                <w:ilvl w:val="0"/>
                <w:numId w:val="80"/>
              </w:numPr>
              <w:rPr>
                <w:rFonts w:ascii="Arial Narrow" w:hAnsi="Arial Narrow"/>
                <w:sz w:val="20"/>
                <w:szCs w:val="20"/>
              </w:rPr>
            </w:pPr>
            <w:r w:rsidRPr="00C70666">
              <w:rPr>
                <w:rFonts w:ascii="Arial Narrow" w:hAnsi="Arial Narrow"/>
                <w:sz w:val="20"/>
                <w:szCs w:val="20"/>
              </w:rPr>
              <w:t xml:space="preserve">Regularización (Transmisión o Diligencia de Regularización), </w:t>
            </w:r>
          </w:p>
          <w:p w:rsidR="00C70666" w:rsidRPr="00C70666" w:rsidRDefault="00C70666" w:rsidP="00EF6966">
            <w:pPr>
              <w:pStyle w:val="Prrafodelista"/>
              <w:numPr>
                <w:ilvl w:val="0"/>
                <w:numId w:val="80"/>
              </w:numPr>
              <w:rPr>
                <w:rFonts w:ascii="Arial Narrow" w:hAnsi="Arial Narrow"/>
                <w:sz w:val="20"/>
                <w:szCs w:val="20"/>
              </w:rPr>
            </w:pPr>
            <w:r w:rsidRPr="00C70666">
              <w:rPr>
                <w:rFonts w:ascii="Arial Narrow" w:hAnsi="Arial Narrow"/>
                <w:sz w:val="20"/>
                <w:szCs w:val="20"/>
              </w:rPr>
              <w:t>Diligencia de conclusión</w:t>
            </w:r>
          </w:p>
          <w:p w:rsidR="00C70666" w:rsidRPr="00C70666" w:rsidRDefault="00C70666" w:rsidP="00EF6966">
            <w:pPr>
              <w:pStyle w:val="Prrafodelista"/>
              <w:numPr>
                <w:ilvl w:val="0"/>
                <w:numId w:val="80"/>
              </w:numPr>
              <w:rPr>
                <w:rFonts w:ascii="Arial Narrow" w:hAnsi="Arial Narrow"/>
                <w:sz w:val="20"/>
                <w:szCs w:val="20"/>
              </w:rPr>
            </w:pPr>
            <w:r w:rsidRPr="00C70666">
              <w:rPr>
                <w:rFonts w:ascii="Arial Narrow" w:hAnsi="Arial Narrow"/>
                <w:sz w:val="20"/>
                <w:szCs w:val="20"/>
              </w:rPr>
              <w:t>Rectificación de oficio.</w:t>
            </w:r>
          </w:p>
          <w:p w:rsidR="00C70666" w:rsidRPr="00C70666" w:rsidRDefault="00C70666" w:rsidP="006F207D">
            <w:pPr>
              <w:pStyle w:val="Prrafodelista"/>
              <w:ind w:left="715"/>
              <w:rPr>
                <w:rFonts w:ascii="Arial Narrow" w:hAnsi="Arial Narrow"/>
                <w:sz w:val="20"/>
                <w:szCs w:val="20"/>
              </w:rPr>
            </w:pPr>
            <w:r w:rsidRPr="00C70666">
              <w:rPr>
                <w:rFonts w:ascii="Arial Narrow" w:hAnsi="Arial Narrow"/>
                <w:sz w:val="20"/>
                <w:szCs w:val="20"/>
              </w:rPr>
              <w:t xml:space="preserve">Caso contrario muestra el mensaje: </w:t>
            </w:r>
            <w:r w:rsidRPr="00262FE8">
              <w:rPr>
                <w:rFonts w:ascii="Arial Narrow" w:hAnsi="Arial Narrow"/>
                <w:b/>
                <w:sz w:val="20"/>
                <w:szCs w:val="20"/>
              </w:rPr>
              <w:t xml:space="preserve">“Se ha realizado otro proceso posterior a la transmisión de la rectificación, no se puede asignar” </w:t>
            </w:r>
            <w:r w:rsidRPr="00C70666">
              <w:rPr>
                <w:rFonts w:ascii="Arial Narrow" w:hAnsi="Arial Narrow"/>
                <w:sz w:val="20"/>
                <w:szCs w:val="20"/>
              </w:rPr>
              <w:t>y detiene el proceso.</w:t>
            </w:r>
          </w:p>
          <w:p w:rsidR="00C70666" w:rsidRPr="00C70666" w:rsidRDefault="00262FE8" w:rsidP="00EF6966">
            <w:pPr>
              <w:pStyle w:val="Prrafodelista"/>
              <w:numPr>
                <w:ilvl w:val="0"/>
                <w:numId w:val="79"/>
              </w:numPr>
              <w:rPr>
                <w:rFonts w:ascii="Arial Narrow" w:hAnsi="Arial Narrow"/>
                <w:sz w:val="20"/>
                <w:szCs w:val="20"/>
              </w:rPr>
            </w:pPr>
            <w:r>
              <w:rPr>
                <w:rFonts w:ascii="Arial Narrow" w:hAnsi="Arial Narrow"/>
                <w:sz w:val="20"/>
                <w:szCs w:val="20"/>
              </w:rPr>
              <w:t>Q</w:t>
            </w:r>
            <w:r w:rsidR="00C70666" w:rsidRPr="00C70666">
              <w:rPr>
                <w:rFonts w:ascii="Arial Narrow" w:hAnsi="Arial Narrow"/>
                <w:sz w:val="20"/>
                <w:szCs w:val="20"/>
              </w:rPr>
              <w:t>ue para las solicitudes asociadas a</w:t>
            </w:r>
            <w:r>
              <w:rPr>
                <w:rFonts w:ascii="Arial Narrow" w:hAnsi="Arial Narrow"/>
                <w:sz w:val="20"/>
                <w:szCs w:val="20"/>
              </w:rPr>
              <w:t xml:space="preserve"> </w:t>
            </w:r>
            <w:proofErr w:type="spellStart"/>
            <w:r w:rsidR="00C70666" w:rsidRPr="00D376BC">
              <w:rPr>
                <w:rFonts w:ascii="Arial Narrow" w:hAnsi="Arial Narrow"/>
                <w:sz w:val="20"/>
                <w:szCs w:val="20"/>
              </w:rPr>
              <w:t>DUAs</w:t>
            </w:r>
            <w:proofErr w:type="spellEnd"/>
            <w:r w:rsidR="00C70666" w:rsidRPr="00C70666">
              <w:rPr>
                <w:rFonts w:ascii="Arial Narrow" w:hAnsi="Arial Narrow"/>
                <w:sz w:val="20"/>
                <w:szCs w:val="20"/>
              </w:rPr>
              <w:t xml:space="preserve"> canal </w:t>
            </w:r>
            <w:r w:rsidR="00C70666" w:rsidRPr="00262FE8">
              <w:rPr>
                <w:rFonts w:ascii="Arial Narrow" w:hAnsi="Arial Narrow"/>
                <w:strike/>
                <w:sz w:val="20"/>
                <w:szCs w:val="20"/>
              </w:rPr>
              <w:t>NARANJA y</w:t>
            </w:r>
            <w:r w:rsidR="00C70666" w:rsidRPr="00C70666">
              <w:rPr>
                <w:rFonts w:ascii="Arial Narrow" w:hAnsi="Arial Narrow"/>
                <w:sz w:val="20"/>
                <w:szCs w:val="20"/>
              </w:rPr>
              <w:t xml:space="preserve"> ROJO después del registro de la diligencia de despacho,</w:t>
            </w:r>
            <w:r w:rsidRPr="00262FE8">
              <w:rPr>
                <w:rFonts w:ascii="Arial Narrow" w:hAnsi="Arial Narrow"/>
                <w:sz w:val="20"/>
                <w:szCs w:val="20"/>
                <w:highlight w:val="yellow"/>
              </w:rPr>
              <w:t xml:space="preserve"> </w:t>
            </w:r>
            <w:proofErr w:type="spellStart"/>
            <w:r w:rsidR="00C70666" w:rsidRPr="00D376BC">
              <w:rPr>
                <w:rFonts w:ascii="Arial Narrow" w:hAnsi="Arial Narrow"/>
                <w:sz w:val="20"/>
                <w:szCs w:val="20"/>
              </w:rPr>
              <w:t>DUAs</w:t>
            </w:r>
            <w:proofErr w:type="spellEnd"/>
            <w:r w:rsidR="00C70666" w:rsidRPr="00C70666">
              <w:rPr>
                <w:rFonts w:ascii="Arial Narrow" w:hAnsi="Arial Narrow"/>
                <w:sz w:val="20"/>
                <w:szCs w:val="20"/>
              </w:rPr>
              <w:t xml:space="preserve"> canal VERDE, las</w:t>
            </w:r>
            <w:r w:rsidRPr="00262FE8">
              <w:rPr>
                <w:rFonts w:ascii="Arial Narrow" w:hAnsi="Arial Narrow"/>
                <w:sz w:val="20"/>
                <w:szCs w:val="20"/>
                <w:highlight w:val="yellow"/>
              </w:rPr>
              <w:t xml:space="preserve"> </w:t>
            </w:r>
            <w:proofErr w:type="spellStart"/>
            <w:r w:rsidR="00C70666" w:rsidRPr="00D376BC">
              <w:rPr>
                <w:rFonts w:ascii="Arial Narrow" w:hAnsi="Arial Narrow"/>
                <w:sz w:val="20"/>
                <w:szCs w:val="20"/>
              </w:rPr>
              <w:t>DUAs</w:t>
            </w:r>
            <w:proofErr w:type="spellEnd"/>
            <w:r w:rsidR="00C70666" w:rsidRPr="00C70666">
              <w:rPr>
                <w:rFonts w:ascii="Arial Narrow" w:hAnsi="Arial Narrow"/>
                <w:sz w:val="20"/>
                <w:szCs w:val="20"/>
              </w:rPr>
              <w:t xml:space="preserve"> sin canal de control que cuentan con medida preventiva; se cuente con al menos un expediente de Trámite Documentario asociado que no se </w:t>
            </w:r>
            <w:r w:rsidR="00C70666" w:rsidRPr="00D376BC">
              <w:rPr>
                <w:rFonts w:ascii="Arial Narrow" w:hAnsi="Arial Narrow"/>
                <w:sz w:val="20"/>
                <w:szCs w:val="20"/>
              </w:rPr>
              <w:t>encuentre Concluido (Entiéndase al expediente por “asociado” a la</w:t>
            </w:r>
            <w:r w:rsidRPr="00D376BC">
              <w:rPr>
                <w:rFonts w:ascii="Arial Narrow" w:hAnsi="Arial Narrow"/>
                <w:sz w:val="20"/>
                <w:szCs w:val="20"/>
              </w:rPr>
              <w:t xml:space="preserve"> </w:t>
            </w:r>
            <w:r w:rsidR="00C70666" w:rsidRPr="00D376BC">
              <w:rPr>
                <w:rFonts w:ascii="Arial Narrow" w:hAnsi="Arial Narrow"/>
                <w:sz w:val="20"/>
                <w:szCs w:val="20"/>
              </w:rPr>
              <w:t>DUA cuando corresponde a la misma Aduana, Año, Régimen, Número de DUA,</w:t>
            </w:r>
            <w:r w:rsidR="00C70666" w:rsidRPr="00C70666">
              <w:rPr>
                <w:rFonts w:ascii="Arial Narrow" w:hAnsi="Arial Narrow"/>
                <w:sz w:val="20"/>
                <w:szCs w:val="20"/>
              </w:rPr>
              <w:t xml:space="preserve"> así como al mismo RUC del Importador y RUC de la Agencia de </w:t>
            </w:r>
            <w:r w:rsidR="00C70666" w:rsidRPr="00C70666">
              <w:rPr>
                <w:rFonts w:ascii="Arial Narrow" w:hAnsi="Arial Narrow"/>
                <w:sz w:val="20"/>
                <w:szCs w:val="20"/>
              </w:rPr>
              <w:lastRenderedPageBreak/>
              <w:t xml:space="preserve">Aduana) con la codificación siguiente: </w:t>
            </w:r>
          </w:p>
          <w:p w:rsidR="00262FE8" w:rsidRPr="00E46872" w:rsidRDefault="00262FE8" w:rsidP="006F207D">
            <w:pPr>
              <w:pStyle w:val="Prrafodelista"/>
              <w:ind w:left="715"/>
              <w:rPr>
                <w:rFonts w:ascii="Arial Narrow" w:hAnsi="Arial Narrow"/>
                <w:b/>
                <w:noProof/>
                <w:sz w:val="20"/>
                <w:szCs w:val="20"/>
                <w:highlight w:val="yellow"/>
                <w:lang w:val="es-PE"/>
              </w:rPr>
            </w:pPr>
            <w:r w:rsidRPr="00E46872">
              <w:rPr>
                <w:rFonts w:ascii="Arial Narrow" w:hAnsi="Arial Narrow"/>
                <w:b/>
                <w:noProof/>
                <w:sz w:val="20"/>
                <w:szCs w:val="20"/>
                <w:highlight w:val="yellow"/>
                <w:lang w:val="es-PE"/>
              </w:rPr>
              <w:t>PARA EL RÉGIMEN 28:</w:t>
            </w:r>
          </w:p>
          <w:p w:rsidR="00262FE8" w:rsidRPr="00E46872" w:rsidRDefault="00262FE8" w:rsidP="006F207D">
            <w:pPr>
              <w:pStyle w:val="Prrafodelista"/>
              <w:ind w:left="715"/>
              <w:rPr>
                <w:rFonts w:ascii="Arial Narrow" w:hAnsi="Arial Narrow"/>
                <w:noProof/>
                <w:sz w:val="20"/>
                <w:szCs w:val="20"/>
                <w:highlight w:val="yellow"/>
                <w:lang w:val="es-PE"/>
              </w:rPr>
            </w:pPr>
            <w:r w:rsidRPr="00E46872">
              <w:rPr>
                <w:rFonts w:ascii="Arial Narrow" w:hAnsi="Arial Narrow"/>
                <w:b/>
                <w:noProof/>
                <w:sz w:val="20"/>
                <w:szCs w:val="20"/>
                <w:highlight w:val="yellow"/>
                <w:lang w:val="es-PE"/>
              </w:rPr>
              <w:t>Código 3109:</w:t>
            </w:r>
            <w:r w:rsidRPr="00E46872">
              <w:rPr>
                <w:rFonts w:ascii="Arial Narrow" w:hAnsi="Arial Narrow"/>
                <w:noProof/>
                <w:sz w:val="20"/>
                <w:szCs w:val="20"/>
                <w:highlight w:val="yellow"/>
                <w:lang w:val="es-PE"/>
              </w:rPr>
              <w:t xml:space="preserve"> DOCUMENTACION SUSTENTATORIA DE LA RECTIFICACIÓN ELECTRÓNICA.</w:t>
            </w:r>
          </w:p>
          <w:p w:rsidR="00C70666" w:rsidRPr="00D376BC" w:rsidRDefault="00C70666" w:rsidP="006F207D">
            <w:pPr>
              <w:pStyle w:val="Prrafodelista"/>
              <w:ind w:left="715"/>
              <w:rPr>
                <w:rFonts w:ascii="Arial Narrow" w:hAnsi="Arial Narrow"/>
                <w:b/>
                <w:sz w:val="20"/>
                <w:szCs w:val="20"/>
              </w:rPr>
            </w:pPr>
            <w:r w:rsidRPr="00D376BC">
              <w:rPr>
                <w:rFonts w:ascii="Arial Narrow" w:hAnsi="Arial Narrow"/>
                <w:b/>
                <w:sz w:val="20"/>
                <w:szCs w:val="20"/>
              </w:rPr>
              <w:t>PARA LOS REGÍMENES 10, 20, 21 y 70:</w:t>
            </w:r>
          </w:p>
          <w:p w:rsidR="00C70666" w:rsidRPr="00D376BC" w:rsidRDefault="00C70666" w:rsidP="006F207D">
            <w:pPr>
              <w:pStyle w:val="Prrafodelista"/>
              <w:ind w:left="715"/>
              <w:rPr>
                <w:rFonts w:ascii="Arial Narrow" w:hAnsi="Arial Narrow"/>
                <w:sz w:val="20"/>
                <w:szCs w:val="20"/>
              </w:rPr>
            </w:pPr>
            <w:r w:rsidRPr="006F207D">
              <w:rPr>
                <w:rFonts w:ascii="Arial Narrow" w:hAnsi="Arial Narrow"/>
                <w:b/>
                <w:sz w:val="20"/>
                <w:szCs w:val="20"/>
              </w:rPr>
              <w:t>Código: 3109</w:t>
            </w:r>
            <w:r w:rsidRPr="00D376BC">
              <w:rPr>
                <w:rFonts w:ascii="Arial Narrow" w:hAnsi="Arial Narrow"/>
                <w:sz w:val="20"/>
                <w:szCs w:val="20"/>
              </w:rPr>
              <w:t>: DOCUMENTACION SUSTENTATORIA DE LA RECTIFICACIÓN ELECTRÓNICA.</w:t>
            </w:r>
          </w:p>
          <w:p w:rsidR="00C70666" w:rsidRPr="00D376BC" w:rsidRDefault="00C70666" w:rsidP="006F207D">
            <w:pPr>
              <w:pStyle w:val="Prrafodelista"/>
              <w:ind w:left="715"/>
              <w:rPr>
                <w:rFonts w:ascii="Arial Narrow" w:hAnsi="Arial Narrow"/>
                <w:b/>
                <w:sz w:val="20"/>
                <w:szCs w:val="20"/>
              </w:rPr>
            </w:pPr>
            <w:r w:rsidRPr="00D376BC">
              <w:rPr>
                <w:rFonts w:ascii="Arial Narrow" w:hAnsi="Arial Narrow"/>
                <w:b/>
                <w:sz w:val="20"/>
                <w:szCs w:val="20"/>
              </w:rPr>
              <w:t>PARA EL RÉGIMEN 10:</w:t>
            </w:r>
          </w:p>
          <w:p w:rsidR="00C70666" w:rsidRPr="00D376BC" w:rsidRDefault="00C70666" w:rsidP="006F207D">
            <w:pPr>
              <w:pStyle w:val="Prrafodelista"/>
              <w:ind w:left="715"/>
              <w:rPr>
                <w:rFonts w:ascii="Arial Narrow" w:hAnsi="Arial Narrow"/>
                <w:sz w:val="20"/>
                <w:szCs w:val="20"/>
              </w:rPr>
            </w:pPr>
            <w:r w:rsidRPr="006F207D">
              <w:rPr>
                <w:rFonts w:ascii="Arial Narrow" w:hAnsi="Arial Narrow"/>
                <w:b/>
                <w:sz w:val="20"/>
                <w:szCs w:val="20"/>
              </w:rPr>
              <w:t>Código 1607</w:t>
            </w:r>
            <w:r w:rsidRPr="00D376BC">
              <w:rPr>
                <w:rFonts w:ascii="Arial Narrow" w:hAnsi="Arial Narrow"/>
                <w:sz w:val="20"/>
                <w:szCs w:val="20"/>
              </w:rPr>
              <w:t>: IMPORTACION DEFINITIVA - SOLIC. ELECTRONICA DE RECTIFICACION DE LA DUA.</w:t>
            </w:r>
          </w:p>
          <w:p w:rsidR="00C70666" w:rsidRPr="00D376BC" w:rsidRDefault="00C70666" w:rsidP="006F207D">
            <w:pPr>
              <w:pStyle w:val="Prrafodelista"/>
              <w:ind w:left="715"/>
              <w:rPr>
                <w:rFonts w:ascii="Arial Narrow" w:hAnsi="Arial Narrow"/>
                <w:sz w:val="20"/>
                <w:szCs w:val="20"/>
              </w:rPr>
            </w:pPr>
            <w:r w:rsidRPr="006F207D">
              <w:rPr>
                <w:rFonts w:ascii="Arial Narrow" w:hAnsi="Arial Narrow"/>
                <w:b/>
                <w:sz w:val="20"/>
                <w:szCs w:val="20"/>
              </w:rPr>
              <w:t>Código 3071</w:t>
            </w:r>
            <w:r w:rsidRPr="00D376BC">
              <w:rPr>
                <w:rFonts w:ascii="Arial Narrow" w:hAnsi="Arial Narrow"/>
                <w:sz w:val="20"/>
                <w:szCs w:val="20"/>
              </w:rPr>
              <w:t>: RECTIFICAR/ACLARACION, DECLARACION DE IMPORTACION.</w:t>
            </w:r>
          </w:p>
          <w:p w:rsidR="00C70666" w:rsidRPr="00D376BC" w:rsidRDefault="00C70666" w:rsidP="006F207D">
            <w:pPr>
              <w:pStyle w:val="Prrafodelista"/>
              <w:ind w:left="715"/>
              <w:rPr>
                <w:rFonts w:ascii="Arial Narrow" w:hAnsi="Arial Narrow"/>
                <w:b/>
                <w:sz w:val="20"/>
                <w:szCs w:val="20"/>
              </w:rPr>
            </w:pPr>
            <w:r w:rsidRPr="00D376BC">
              <w:rPr>
                <w:rFonts w:ascii="Arial Narrow" w:hAnsi="Arial Narrow"/>
                <w:b/>
                <w:sz w:val="20"/>
                <w:szCs w:val="20"/>
              </w:rPr>
              <w:t>PARA LOS REGIMENES 20 y 21:</w:t>
            </w:r>
          </w:p>
          <w:p w:rsidR="00C70666" w:rsidRPr="00D376BC" w:rsidRDefault="00C70666" w:rsidP="006F207D">
            <w:pPr>
              <w:pStyle w:val="Prrafodelista"/>
              <w:ind w:left="715"/>
              <w:rPr>
                <w:rFonts w:ascii="Arial Narrow" w:hAnsi="Arial Narrow"/>
                <w:sz w:val="20"/>
                <w:szCs w:val="20"/>
              </w:rPr>
            </w:pPr>
            <w:r w:rsidRPr="006F207D">
              <w:rPr>
                <w:rFonts w:ascii="Arial Narrow" w:hAnsi="Arial Narrow"/>
                <w:b/>
                <w:sz w:val="20"/>
                <w:szCs w:val="20"/>
              </w:rPr>
              <w:t>Código 1118</w:t>
            </w:r>
            <w:r w:rsidRPr="00D376BC">
              <w:rPr>
                <w:rFonts w:ascii="Arial Narrow" w:hAnsi="Arial Narrow"/>
                <w:sz w:val="20"/>
                <w:szCs w:val="20"/>
              </w:rPr>
              <w:t>: ADMISION TEMPORAL - RECTIFICACION / ACLARACION DE DUI.</w:t>
            </w:r>
          </w:p>
          <w:p w:rsidR="00C70666" w:rsidRPr="00D376BC" w:rsidRDefault="00C70666" w:rsidP="006F207D">
            <w:pPr>
              <w:pStyle w:val="Prrafodelista"/>
              <w:ind w:left="715"/>
              <w:rPr>
                <w:rFonts w:ascii="Arial Narrow" w:hAnsi="Arial Narrow"/>
                <w:b/>
                <w:sz w:val="20"/>
                <w:szCs w:val="20"/>
              </w:rPr>
            </w:pPr>
            <w:r w:rsidRPr="00D376BC">
              <w:rPr>
                <w:rFonts w:ascii="Arial Narrow" w:hAnsi="Arial Narrow"/>
                <w:b/>
                <w:sz w:val="20"/>
                <w:szCs w:val="20"/>
              </w:rPr>
              <w:t>PARA EL RÉGIMEN 70:</w:t>
            </w:r>
          </w:p>
          <w:p w:rsidR="00C70666" w:rsidRPr="00D376BC" w:rsidRDefault="00C70666" w:rsidP="006F207D">
            <w:pPr>
              <w:pStyle w:val="Prrafodelista"/>
              <w:ind w:left="715"/>
              <w:rPr>
                <w:rFonts w:ascii="Arial Narrow" w:hAnsi="Arial Narrow"/>
                <w:sz w:val="20"/>
                <w:szCs w:val="20"/>
              </w:rPr>
            </w:pPr>
            <w:r w:rsidRPr="006F207D">
              <w:rPr>
                <w:rFonts w:ascii="Arial Narrow" w:hAnsi="Arial Narrow"/>
                <w:b/>
                <w:sz w:val="20"/>
                <w:szCs w:val="20"/>
              </w:rPr>
              <w:t>Código 1703</w:t>
            </w:r>
            <w:r w:rsidRPr="00D376BC">
              <w:rPr>
                <w:rFonts w:ascii="Arial Narrow" w:hAnsi="Arial Narrow"/>
                <w:sz w:val="20"/>
                <w:szCs w:val="20"/>
              </w:rPr>
              <w:t>: DEPÓSITO - RECTIFICACION O ACLARACION DE DUI.</w:t>
            </w:r>
          </w:p>
          <w:p w:rsidR="00C70666" w:rsidRPr="00C70666" w:rsidRDefault="00C70666" w:rsidP="008D034C">
            <w:pPr>
              <w:pStyle w:val="Prrafodelista"/>
              <w:ind w:left="715"/>
              <w:rPr>
                <w:rFonts w:ascii="Arial Narrow" w:hAnsi="Arial Narrow"/>
                <w:sz w:val="20"/>
                <w:szCs w:val="20"/>
              </w:rPr>
            </w:pPr>
            <w:r w:rsidRPr="00C70666">
              <w:rPr>
                <w:rFonts w:ascii="Arial Narrow" w:hAnsi="Arial Narrow"/>
                <w:sz w:val="20"/>
                <w:szCs w:val="20"/>
              </w:rPr>
              <w:t>Caso contrario se envía el mensaje</w:t>
            </w:r>
            <w:r w:rsidRPr="006416D0">
              <w:rPr>
                <w:rFonts w:ascii="Arial Narrow" w:hAnsi="Arial Narrow"/>
                <w:b/>
                <w:sz w:val="20"/>
                <w:szCs w:val="20"/>
              </w:rPr>
              <w:t>: “Solicitud de Rectificación no tiene Expediente con código XXXX”</w:t>
            </w:r>
            <w:r w:rsidRPr="00C70666">
              <w:rPr>
                <w:rFonts w:ascii="Arial Narrow" w:hAnsi="Arial Narrow"/>
                <w:sz w:val="20"/>
                <w:szCs w:val="20"/>
              </w:rPr>
              <w:t xml:space="preserve"> y no permite controlar el proceso.</w:t>
            </w:r>
          </w:p>
          <w:p w:rsidR="00C70666" w:rsidRPr="00D376BC" w:rsidRDefault="00C70666" w:rsidP="00EF6966">
            <w:pPr>
              <w:pStyle w:val="NormalWeb"/>
              <w:numPr>
                <w:ilvl w:val="1"/>
                <w:numId w:val="114"/>
              </w:numPr>
              <w:spacing w:before="0" w:beforeAutospacing="0" w:after="0" w:afterAutospacing="0"/>
              <w:ind w:left="441"/>
              <w:rPr>
                <w:rFonts w:ascii="Arial Narrow" w:hAnsi="Arial Narrow"/>
              </w:rPr>
            </w:pPr>
            <w:r w:rsidRPr="00C70666">
              <w:rPr>
                <w:rFonts w:ascii="Arial Narrow" w:hAnsi="Arial Narrow"/>
              </w:rPr>
              <w:t xml:space="preserve">Superadas las validaciones precedentes, el portal del funcionario aduanero muestra una pantalla (P.10.06.01-2) </w:t>
            </w:r>
            <w:r w:rsidRPr="00D376BC">
              <w:rPr>
                <w:rFonts w:ascii="Arial Narrow" w:hAnsi="Arial Narrow"/>
              </w:rPr>
              <w:t>con la siguiente información:</w:t>
            </w:r>
          </w:p>
          <w:p w:rsidR="00C70666" w:rsidRPr="00D376BC" w:rsidRDefault="00C70666" w:rsidP="00EF6966">
            <w:pPr>
              <w:pStyle w:val="Prrafodelista"/>
              <w:numPr>
                <w:ilvl w:val="0"/>
                <w:numId w:val="79"/>
              </w:numPr>
              <w:rPr>
                <w:rFonts w:ascii="Arial Narrow" w:hAnsi="Arial Narrow"/>
                <w:sz w:val="20"/>
                <w:szCs w:val="20"/>
              </w:rPr>
            </w:pPr>
            <w:r w:rsidRPr="00D376BC">
              <w:rPr>
                <w:rFonts w:ascii="Arial Narrow" w:hAnsi="Arial Narrow"/>
                <w:sz w:val="20"/>
                <w:szCs w:val="20"/>
              </w:rPr>
              <w:t>Aduana: (no editable) : Muestra la aduana de la</w:t>
            </w:r>
            <w:r w:rsidR="006416D0" w:rsidRPr="008D034C">
              <w:rPr>
                <w:rFonts w:ascii="Arial Narrow" w:hAnsi="Arial Narrow"/>
                <w:sz w:val="20"/>
                <w:szCs w:val="20"/>
              </w:rPr>
              <w:t xml:space="preserve"> </w:t>
            </w:r>
            <w:r w:rsidRPr="00D376BC">
              <w:rPr>
                <w:rFonts w:ascii="Arial Narrow" w:hAnsi="Arial Narrow"/>
                <w:sz w:val="20"/>
                <w:szCs w:val="20"/>
              </w:rPr>
              <w:t>DUA</w:t>
            </w:r>
          </w:p>
          <w:p w:rsidR="00C70666" w:rsidRPr="00D376BC" w:rsidRDefault="00C70666" w:rsidP="00EF6966">
            <w:pPr>
              <w:pStyle w:val="Prrafodelista"/>
              <w:numPr>
                <w:ilvl w:val="0"/>
                <w:numId w:val="79"/>
              </w:numPr>
              <w:rPr>
                <w:rFonts w:ascii="Arial Narrow" w:hAnsi="Arial Narrow"/>
                <w:sz w:val="20"/>
                <w:szCs w:val="20"/>
              </w:rPr>
            </w:pPr>
            <w:r w:rsidRPr="00D376BC">
              <w:rPr>
                <w:rFonts w:ascii="Arial Narrow" w:hAnsi="Arial Narrow"/>
                <w:sz w:val="20"/>
                <w:szCs w:val="20"/>
              </w:rPr>
              <w:t>Año (no editable):  Muestra el año de la DUA</w:t>
            </w:r>
          </w:p>
          <w:p w:rsidR="00C70666" w:rsidRPr="00D376BC" w:rsidRDefault="00C70666" w:rsidP="00EF6966">
            <w:pPr>
              <w:pStyle w:val="Prrafodelista"/>
              <w:numPr>
                <w:ilvl w:val="0"/>
                <w:numId w:val="79"/>
              </w:numPr>
              <w:rPr>
                <w:rFonts w:ascii="Arial Narrow" w:hAnsi="Arial Narrow"/>
                <w:sz w:val="20"/>
                <w:szCs w:val="20"/>
              </w:rPr>
            </w:pPr>
            <w:r w:rsidRPr="00D376BC">
              <w:rPr>
                <w:rFonts w:ascii="Arial Narrow" w:hAnsi="Arial Narrow"/>
                <w:sz w:val="20"/>
                <w:szCs w:val="20"/>
              </w:rPr>
              <w:t>Régimen (no editable) Muestra el régimen de la</w:t>
            </w:r>
            <w:r w:rsidR="006416D0" w:rsidRPr="008D034C">
              <w:rPr>
                <w:rFonts w:ascii="Arial Narrow" w:hAnsi="Arial Narrow"/>
                <w:sz w:val="20"/>
                <w:szCs w:val="20"/>
              </w:rPr>
              <w:t xml:space="preserve"> </w:t>
            </w:r>
            <w:r w:rsidRPr="00D376BC">
              <w:rPr>
                <w:rFonts w:ascii="Arial Narrow" w:hAnsi="Arial Narrow"/>
                <w:sz w:val="20"/>
                <w:szCs w:val="20"/>
              </w:rPr>
              <w:t>DUA</w:t>
            </w:r>
          </w:p>
          <w:p w:rsidR="00C70666" w:rsidRPr="00D376BC" w:rsidRDefault="00C70666" w:rsidP="00EF6966">
            <w:pPr>
              <w:pStyle w:val="Prrafodelista"/>
              <w:numPr>
                <w:ilvl w:val="0"/>
                <w:numId w:val="79"/>
              </w:numPr>
              <w:rPr>
                <w:rFonts w:ascii="Arial Narrow" w:hAnsi="Arial Narrow"/>
                <w:sz w:val="20"/>
                <w:szCs w:val="20"/>
              </w:rPr>
            </w:pPr>
            <w:proofErr w:type="spellStart"/>
            <w:r w:rsidRPr="00D376BC">
              <w:rPr>
                <w:rFonts w:ascii="Arial Narrow" w:hAnsi="Arial Narrow"/>
                <w:sz w:val="20"/>
                <w:szCs w:val="20"/>
              </w:rPr>
              <w:t>Nro</w:t>
            </w:r>
            <w:proofErr w:type="spellEnd"/>
            <w:r w:rsidRPr="00D376BC">
              <w:rPr>
                <w:rFonts w:ascii="Arial Narrow" w:hAnsi="Arial Narrow"/>
                <w:sz w:val="20"/>
                <w:szCs w:val="20"/>
              </w:rPr>
              <w:t xml:space="preserve"> (no editable)  Muestra el número de la DUA</w:t>
            </w:r>
          </w:p>
          <w:p w:rsidR="00C70666" w:rsidRPr="00D376BC" w:rsidRDefault="00C70666" w:rsidP="00EF6966">
            <w:pPr>
              <w:pStyle w:val="Prrafodelista"/>
              <w:numPr>
                <w:ilvl w:val="0"/>
                <w:numId w:val="79"/>
              </w:numPr>
              <w:rPr>
                <w:rFonts w:ascii="Arial Narrow" w:hAnsi="Arial Narrow"/>
                <w:sz w:val="20"/>
                <w:szCs w:val="20"/>
              </w:rPr>
            </w:pPr>
            <w:r w:rsidRPr="00D376BC">
              <w:rPr>
                <w:rFonts w:ascii="Arial Narrow" w:hAnsi="Arial Narrow"/>
                <w:sz w:val="20"/>
                <w:szCs w:val="20"/>
              </w:rPr>
              <w:t>Especialista (no editable con opción de búsqueda del funcionario aduanero a asignar)</w:t>
            </w:r>
          </w:p>
          <w:p w:rsidR="00C70666" w:rsidRPr="008D034C" w:rsidRDefault="00C70666" w:rsidP="00EF6966">
            <w:pPr>
              <w:pStyle w:val="Prrafodelista"/>
              <w:numPr>
                <w:ilvl w:val="0"/>
                <w:numId w:val="79"/>
              </w:numPr>
              <w:rPr>
                <w:rFonts w:ascii="Arial Narrow" w:hAnsi="Arial Narrow"/>
                <w:sz w:val="20"/>
                <w:szCs w:val="20"/>
              </w:rPr>
            </w:pPr>
            <w:r w:rsidRPr="00D376BC">
              <w:rPr>
                <w:rFonts w:ascii="Arial Narrow" w:hAnsi="Arial Narrow"/>
                <w:sz w:val="20"/>
                <w:szCs w:val="20"/>
              </w:rPr>
              <w:t xml:space="preserve">Observación (no editable).  Muestra el texto: DILIGENCIA DE RECTIFICACION </w:t>
            </w:r>
          </w:p>
          <w:p w:rsidR="00C70666" w:rsidRPr="008D034C" w:rsidRDefault="00C70666" w:rsidP="008D034C">
            <w:pPr>
              <w:pStyle w:val="NormalWeb"/>
              <w:spacing w:before="0" w:beforeAutospacing="0" w:after="0" w:afterAutospacing="0"/>
              <w:ind w:left="441"/>
              <w:rPr>
                <w:rFonts w:ascii="Arial Narrow" w:hAnsi="Arial Narrow"/>
              </w:rPr>
            </w:pPr>
            <w:r w:rsidRPr="00C70666">
              <w:rPr>
                <w:rFonts w:ascii="Arial Narrow" w:hAnsi="Arial Narrow"/>
              </w:rPr>
              <w:t>Y el botón buscar.</w:t>
            </w:r>
          </w:p>
          <w:p w:rsidR="009B151D" w:rsidRPr="005C403B" w:rsidRDefault="00C70666" w:rsidP="00EF6966">
            <w:pPr>
              <w:pStyle w:val="NormalWeb"/>
              <w:numPr>
                <w:ilvl w:val="1"/>
                <w:numId w:val="114"/>
              </w:numPr>
              <w:spacing w:before="0" w:beforeAutospacing="0" w:after="0" w:afterAutospacing="0"/>
              <w:ind w:left="441"/>
              <w:rPr>
                <w:rFonts w:ascii="Arial Narrow" w:hAnsi="Arial Narrow"/>
              </w:rPr>
            </w:pPr>
            <w:r w:rsidRPr="00C70666">
              <w:rPr>
                <w:rFonts w:ascii="Arial Narrow" w:hAnsi="Arial Narrow"/>
              </w:rPr>
              <w:t xml:space="preserve">En el caso que la </w:t>
            </w:r>
            <w:r w:rsidRPr="00D376BC">
              <w:rPr>
                <w:rFonts w:ascii="Arial Narrow" w:hAnsi="Arial Narrow"/>
              </w:rPr>
              <w:t>DUA</w:t>
            </w:r>
            <w:r w:rsidRPr="00C70666">
              <w:rPr>
                <w:rFonts w:ascii="Arial Narrow" w:hAnsi="Arial Narrow"/>
              </w:rPr>
              <w:t xml:space="preserve"> se encuentre asignada a un funcionario aduanero para diligencia de despacho o conclusión, se deshabilita el campo Especialista mostrando el funcionario aduanero que tiene asignada la </w:t>
            </w:r>
            <w:r w:rsidRPr="00D376BC">
              <w:rPr>
                <w:rFonts w:ascii="Arial Narrow" w:hAnsi="Arial Narrow"/>
              </w:rPr>
              <w:t>DUA</w:t>
            </w:r>
            <w:r w:rsidRPr="00C70666">
              <w:rPr>
                <w:rFonts w:ascii="Arial Narrow" w:hAnsi="Arial Narrow"/>
              </w:rPr>
              <w:t>.</w:t>
            </w:r>
          </w:p>
        </w:tc>
      </w:tr>
      <w:tr w:rsidR="009B151D" w:rsidRPr="005C403B" w:rsidTr="004D4441">
        <w:tc>
          <w:tcPr>
            <w:tcW w:w="540" w:type="dxa"/>
          </w:tcPr>
          <w:p w:rsidR="009B151D" w:rsidRPr="005C403B" w:rsidRDefault="009B151D" w:rsidP="00EF6966">
            <w:pPr>
              <w:pStyle w:val="NormalWeb"/>
              <w:numPr>
                <w:ilvl w:val="0"/>
                <w:numId w:val="114"/>
              </w:numPr>
              <w:spacing w:before="0" w:beforeAutospacing="0" w:after="0" w:afterAutospacing="0"/>
              <w:jc w:val="center"/>
              <w:rPr>
                <w:rFonts w:ascii="Arial Narrow" w:hAnsi="Arial Narrow"/>
              </w:rPr>
            </w:pPr>
          </w:p>
        </w:tc>
        <w:tc>
          <w:tcPr>
            <w:tcW w:w="3060" w:type="dxa"/>
          </w:tcPr>
          <w:p w:rsidR="009B151D" w:rsidRPr="005C403B" w:rsidRDefault="00896082" w:rsidP="006C6D4F">
            <w:pPr>
              <w:rPr>
                <w:rFonts w:ascii="Arial Narrow" w:hAnsi="Arial Narrow"/>
                <w:sz w:val="20"/>
                <w:szCs w:val="20"/>
              </w:rPr>
            </w:pPr>
            <w:r w:rsidRPr="00896082">
              <w:rPr>
                <w:rFonts w:ascii="Arial Narrow" w:hAnsi="Arial Narrow"/>
                <w:sz w:val="20"/>
                <w:szCs w:val="20"/>
              </w:rPr>
              <w:t>El funcionario aduanero selecciona la opción del funcionario aduanero a asignar.</w:t>
            </w:r>
          </w:p>
        </w:tc>
        <w:tc>
          <w:tcPr>
            <w:tcW w:w="5756" w:type="dxa"/>
          </w:tcPr>
          <w:p w:rsidR="00896082" w:rsidRPr="00896082"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El sistema muestra la pantalla (P.10.06.01-3) de búsqueda del funcionario aduanero al que se le asignará la solicitud, con los siguientes datos:</w:t>
            </w:r>
          </w:p>
          <w:p w:rsidR="00896082" w:rsidRPr="00896082" w:rsidRDefault="00896082" w:rsidP="00EF6966">
            <w:pPr>
              <w:pStyle w:val="Prrafodelista"/>
              <w:numPr>
                <w:ilvl w:val="0"/>
                <w:numId w:val="79"/>
              </w:numPr>
              <w:rPr>
                <w:rFonts w:ascii="Arial Narrow" w:hAnsi="Arial Narrow"/>
                <w:sz w:val="20"/>
                <w:szCs w:val="20"/>
              </w:rPr>
            </w:pPr>
            <w:r w:rsidRPr="00896082">
              <w:rPr>
                <w:rFonts w:ascii="Arial Narrow" w:hAnsi="Arial Narrow"/>
                <w:sz w:val="20"/>
                <w:szCs w:val="20"/>
              </w:rPr>
              <w:t>Aduana: (no editable)  carga el código de Aduana del funcionario aduanero que ingresó.</w:t>
            </w:r>
          </w:p>
          <w:p w:rsidR="00896082" w:rsidRPr="00896082" w:rsidRDefault="00896082" w:rsidP="00EF6966">
            <w:pPr>
              <w:pStyle w:val="Prrafodelista"/>
              <w:numPr>
                <w:ilvl w:val="0"/>
                <w:numId w:val="79"/>
              </w:numPr>
              <w:rPr>
                <w:rFonts w:ascii="Arial Narrow" w:hAnsi="Arial Narrow"/>
                <w:sz w:val="20"/>
                <w:szCs w:val="20"/>
              </w:rPr>
            </w:pPr>
            <w:r w:rsidRPr="00896082">
              <w:rPr>
                <w:rFonts w:ascii="Arial Narrow" w:hAnsi="Arial Narrow"/>
                <w:sz w:val="20"/>
                <w:szCs w:val="20"/>
              </w:rPr>
              <w:t xml:space="preserve">Régimen: (no editable) carga el régimen de la </w:t>
            </w:r>
            <w:r w:rsidRPr="00D376BC">
              <w:rPr>
                <w:rFonts w:ascii="Arial Narrow" w:hAnsi="Arial Narrow"/>
                <w:sz w:val="20"/>
                <w:szCs w:val="20"/>
              </w:rPr>
              <w:t>DUA</w:t>
            </w:r>
            <w:r w:rsidRPr="00896082">
              <w:rPr>
                <w:rFonts w:ascii="Arial Narrow" w:hAnsi="Arial Narrow"/>
                <w:sz w:val="20"/>
                <w:szCs w:val="20"/>
              </w:rPr>
              <w:t xml:space="preserve"> asociada.</w:t>
            </w:r>
          </w:p>
          <w:p w:rsidR="00896082" w:rsidRPr="00D376BC" w:rsidRDefault="00896082" w:rsidP="00EF6966">
            <w:pPr>
              <w:pStyle w:val="Prrafodelista"/>
              <w:numPr>
                <w:ilvl w:val="0"/>
                <w:numId w:val="79"/>
              </w:numPr>
              <w:rPr>
                <w:rFonts w:ascii="Arial Narrow" w:hAnsi="Arial Narrow"/>
                <w:sz w:val="20"/>
                <w:szCs w:val="20"/>
              </w:rPr>
            </w:pPr>
            <w:r w:rsidRPr="00896082">
              <w:rPr>
                <w:rFonts w:ascii="Arial Narrow" w:hAnsi="Arial Narrow"/>
                <w:sz w:val="20"/>
                <w:szCs w:val="20"/>
              </w:rPr>
              <w:t xml:space="preserve">Grupo: Muestra una lista desplegable con los grupos </w:t>
            </w:r>
            <w:r w:rsidRPr="00D376BC">
              <w:rPr>
                <w:rFonts w:ascii="Arial Narrow" w:hAnsi="Arial Narrow"/>
                <w:sz w:val="20"/>
                <w:szCs w:val="20"/>
              </w:rPr>
              <w:t xml:space="preserve">GER, GIF, GEC, GAR </w:t>
            </w:r>
            <w:r w:rsidRPr="00D46175">
              <w:rPr>
                <w:rFonts w:ascii="Arial Narrow" w:hAnsi="Arial Narrow"/>
                <w:sz w:val="20"/>
                <w:szCs w:val="20"/>
              </w:rPr>
              <w:t>GEAR</w:t>
            </w:r>
            <w:r w:rsidRPr="00D376BC">
              <w:rPr>
                <w:rFonts w:ascii="Arial Narrow" w:hAnsi="Arial Narrow"/>
                <w:sz w:val="20"/>
                <w:szCs w:val="20"/>
              </w:rPr>
              <w:t xml:space="preserve">. </w:t>
            </w:r>
          </w:p>
          <w:p w:rsidR="00896082" w:rsidRPr="00896082" w:rsidRDefault="00896082" w:rsidP="00EF6966">
            <w:pPr>
              <w:pStyle w:val="Prrafodelista"/>
              <w:numPr>
                <w:ilvl w:val="0"/>
                <w:numId w:val="79"/>
              </w:numPr>
              <w:rPr>
                <w:rFonts w:ascii="Arial Narrow" w:hAnsi="Arial Narrow"/>
                <w:sz w:val="20"/>
                <w:szCs w:val="20"/>
              </w:rPr>
            </w:pPr>
            <w:r w:rsidRPr="00896082">
              <w:rPr>
                <w:rFonts w:ascii="Arial Narrow" w:hAnsi="Arial Narrow"/>
                <w:sz w:val="20"/>
                <w:szCs w:val="20"/>
              </w:rPr>
              <w:t>Código: permite registrar el código de planilla del funcionario aduanero a buscar.</w:t>
            </w:r>
          </w:p>
          <w:p w:rsidR="00896082" w:rsidRPr="00896082" w:rsidRDefault="00896082" w:rsidP="00EF6966">
            <w:pPr>
              <w:pStyle w:val="Prrafodelista"/>
              <w:numPr>
                <w:ilvl w:val="0"/>
                <w:numId w:val="79"/>
              </w:numPr>
              <w:rPr>
                <w:rFonts w:ascii="Arial Narrow" w:hAnsi="Arial Narrow"/>
                <w:sz w:val="20"/>
                <w:szCs w:val="20"/>
              </w:rPr>
            </w:pPr>
            <w:r w:rsidRPr="00896082">
              <w:rPr>
                <w:rFonts w:ascii="Arial Narrow" w:hAnsi="Arial Narrow"/>
                <w:sz w:val="20"/>
                <w:szCs w:val="20"/>
              </w:rPr>
              <w:t>Nombre: permite registrar el nombre del funcionario aduanero a buscar.</w:t>
            </w:r>
          </w:p>
          <w:p w:rsidR="00896082" w:rsidRPr="00896082" w:rsidRDefault="00896082" w:rsidP="00EF6966">
            <w:pPr>
              <w:pStyle w:val="Prrafodelista"/>
              <w:numPr>
                <w:ilvl w:val="0"/>
                <w:numId w:val="79"/>
              </w:numPr>
              <w:rPr>
                <w:rFonts w:ascii="Arial Narrow" w:hAnsi="Arial Narrow"/>
                <w:sz w:val="20"/>
                <w:szCs w:val="20"/>
              </w:rPr>
            </w:pPr>
            <w:r w:rsidRPr="00896082">
              <w:rPr>
                <w:rFonts w:ascii="Arial Narrow" w:hAnsi="Arial Narrow"/>
                <w:sz w:val="20"/>
                <w:szCs w:val="20"/>
              </w:rPr>
              <w:t>Apellido Paterno: permite registrar el apellido paterno del funcionario aduanero a buscar.</w:t>
            </w:r>
          </w:p>
          <w:p w:rsidR="00896082" w:rsidRPr="00896082" w:rsidRDefault="00896082" w:rsidP="00EF6966">
            <w:pPr>
              <w:pStyle w:val="Prrafodelista"/>
              <w:numPr>
                <w:ilvl w:val="0"/>
                <w:numId w:val="79"/>
              </w:numPr>
              <w:rPr>
                <w:rFonts w:ascii="Arial Narrow" w:hAnsi="Arial Narrow"/>
                <w:sz w:val="20"/>
                <w:szCs w:val="20"/>
              </w:rPr>
            </w:pPr>
            <w:r w:rsidRPr="00896082">
              <w:rPr>
                <w:rFonts w:ascii="Arial Narrow" w:hAnsi="Arial Narrow"/>
                <w:sz w:val="20"/>
                <w:szCs w:val="20"/>
              </w:rPr>
              <w:t>Apellido Materno: permite registrar el apellido materno del funcionario aduanero a buscar.</w:t>
            </w:r>
          </w:p>
          <w:p w:rsidR="009B151D" w:rsidRPr="005C403B" w:rsidRDefault="00896082" w:rsidP="00D46175">
            <w:pPr>
              <w:pStyle w:val="NormalWeb"/>
              <w:spacing w:before="0" w:beforeAutospacing="0" w:after="0" w:afterAutospacing="0"/>
              <w:ind w:left="441"/>
              <w:rPr>
                <w:rFonts w:ascii="Arial Narrow" w:hAnsi="Arial Narrow"/>
              </w:rPr>
            </w:pPr>
            <w:r>
              <w:rPr>
                <w:rFonts w:ascii="Arial Narrow" w:hAnsi="Arial Narrow"/>
              </w:rPr>
              <w:t>Y</w:t>
            </w:r>
            <w:r w:rsidRPr="00896082">
              <w:rPr>
                <w:rFonts w:ascii="Arial Narrow" w:hAnsi="Arial Narrow"/>
              </w:rPr>
              <w:t xml:space="preserve"> muestra el botón buscar</w:t>
            </w:r>
          </w:p>
        </w:tc>
      </w:tr>
      <w:tr w:rsidR="009B151D" w:rsidRPr="005C403B" w:rsidTr="004D4441">
        <w:tc>
          <w:tcPr>
            <w:tcW w:w="540" w:type="dxa"/>
          </w:tcPr>
          <w:p w:rsidR="009B151D" w:rsidRPr="005C403B" w:rsidRDefault="009B151D" w:rsidP="00EF6966">
            <w:pPr>
              <w:pStyle w:val="NormalWeb"/>
              <w:numPr>
                <w:ilvl w:val="0"/>
                <w:numId w:val="114"/>
              </w:numPr>
              <w:spacing w:before="0" w:beforeAutospacing="0" w:after="0" w:afterAutospacing="0"/>
              <w:jc w:val="center"/>
              <w:rPr>
                <w:rFonts w:ascii="Arial Narrow" w:hAnsi="Arial Narrow"/>
              </w:rPr>
            </w:pPr>
          </w:p>
        </w:tc>
        <w:tc>
          <w:tcPr>
            <w:tcW w:w="3060" w:type="dxa"/>
          </w:tcPr>
          <w:p w:rsidR="009B151D" w:rsidRPr="005C403B" w:rsidRDefault="00896082" w:rsidP="006C6D4F">
            <w:pPr>
              <w:rPr>
                <w:rFonts w:ascii="Arial Narrow" w:hAnsi="Arial Narrow"/>
                <w:b/>
                <w:sz w:val="20"/>
                <w:szCs w:val="20"/>
              </w:rPr>
            </w:pPr>
            <w:r w:rsidRPr="00896082">
              <w:rPr>
                <w:rFonts w:ascii="Arial Narrow" w:hAnsi="Arial Narrow"/>
                <w:sz w:val="20"/>
                <w:szCs w:val="20"/>
              </w:rPr>
              <w:t>El funcionario aduanero selecciona el grupo y además registra uno de los datos código, nombre, apellido materno o apellido paterno y presiona el botón Buscar.</w:t>
            </w:r>
          </w:p>
        </w:tc>
        <w:tc>
          <w:tcPr>
            <w:tcW w:w="5756" w:type="dxa"/>
          </w:tcPr>
          <w:p w:rsidR="00896082" w:rsidRPr="00896082"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El sistema verifica que se haya seleccionado un grupo, caso contrario muestra el mensaje: “Debe seleccionar el Grupo” y permite completar los datos de búsqueda del funcionario aduanero.</w:t>
            </w:r>
          </w:p>
          <w:p w:rsidR="00896082" w:rsidRPr="00896082"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 xml:space="preserve">El sistema verifica que se haya registrado uno de los datos código, nombre, apellido materno o apellido paterno, caso contrario muestra el </w:t>
            </w:r>
            <w:r w:rsidRPr="00896082">
              <w:rPr>
                <w:rFonts w:ascii="Arial Narrow" w:hAnsi="Arial Narrow"/>
              </w:rPr>
              <w:lastRenderedPageBreak/>
              <w:t>mensaje: “Debe ingresar como mínimo un campo de filtro del funcionario aduanero” y permite completar los datos de búsqueda del funcionario aduanero.</w:t>
            </w:r>
          </w:p>
          <w:p w:rsidR="009B151D" w:rsidRPr="005C403B"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De seleccionarse el grupo y por lo menos un dato del funcionario aduanero, el sistema selecciona los funcionarios que cumplan con los criterios y muestra una lista en la parte inferior de la pantalla para su selección. En caso no se encuentren coincidencias, el sistema muestra el mensaje: “No existen funcionarios aduaneros registrados con ese criterio” y permite completar los datos de búsqueda del funcionario aduanero.</w:t>
            </w:r>
          </w:p>
        </w:tc>
      </w:tr>
      <w:tr w:rsidR="009B151D" w:rsidRPr="005C403B" w:rsidTr="004D4441">
        <w:tc>
          <w:tcPr>
            <w:tcW w:w="540" w:type="dxa"/>
          </w:tcPr>
          <w:p w:rsidR="009B151D" w:rsidRPr="005C403B" w:rsidRDefault="009B151D" w:rsidP="00EF6966">
            <w:pPr>
              <w:pStyle w:val="NormalWeb"/>
              <w:numPr>
                <w:ilvl w:val="0"/>
                <w:numId w:val="114"/>
              </w:numPr>
              <w:spacing w:before="0" w:beforeAutospacing="0" w:after="0" w:afterAutospacing="0"/>
              <w:jc w:val="center"/>
              <w:rPr>
                <w:rFonts w:ascii="Arial Narrow" w:hAnsi="Arial Narrow"/>
              </w:rPr>
            </w:pPr>
          </w:p>
        </w:tc>
        <w:tc>
          <w:tcPr>
            <w:tcW w:w="3060" w:type="dxa"/>
          </w:tcPr>
          <w:p w:rsidR="009B151D" w:rsidRPr="005C403B" w:rsidRDefault="00896082" w:rsidP="006C6D4F">
            <w:pPr>
              <w:rPr>
                <w:rFonts w:ascii="Arial Narrow" w:hAnsi="Arial Narrow"/>
                <w:sz w:val="20"/>
                <w:szCs w:val="20"/>
              </w:rPr>
            </w:pPr>
            <w:r w:rsidRPr="00896082">
              <w:rPr>
                <w:rFonts w:ascii="Arial Narrow" w:hAnsi="Arial Narrow"/>
                <w:sz w:val="20"/>
                <w:szCs w:val="20"/>
              </w:rPr>
              <w:t>El funcionario aduanero selecciona uno de la lista de funcionarios</w:t>
            </w:r>
          </w:p>
        </w:tc>
        <w:tc>
          <w:tcPr>
            <w:tcW w:w="5756" w:type="dxa"/>
          </w:tcPr>
          <w:p w:rsidR="009B151D" w:rsidRPr="005C403B"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El sistema vuelve a la pantalla de registro de la asignación (P.10.06.01-2) con el dato del funcionario seleccionado.</w:t>
            </w:r>
          </w:p>
        </w:tc>
      </w:tr>
      <w:tr w:rsidR="00896082" w:rsidRPr="005C403B" w:rsidTr="004D4441">
        <w:tc>
          <w:tcPr>
            <w:tcW w:w="540" w:type="dxa"/>
          </w:tcPr>
          <w:p w:rsidR="00896082" w:rsidRPr="005C403B" w:rsidRDefault="00896082" w:rsidP="00EF6966">
            <w:pPr>
              <w:pStyle w:val="NormalWeb"/>
              <w:numPr>
                <w:ilvl w:val="0"/>
                <w:numId w:val="114"/>
              </w:numPr>
              <w:spacing w:before="0" w:beforeAutospacing="0" w:after="0" w:afterAutospacing="0"/>
              <w:jc w:val="center"/>
              <w:rPr>
                <w:rFonts w:ascii="Arial Narrow" w:hAnsi="Arial Narrow"/>
              </w:rPr>
            </w:pPr>
          </w:p>
        </w:tc>
        <w:tc>
          <w:tcPr>
            <w:tcW w:w="3060" w:type="dxa"/>
          </w:tcPr>
          <w:p w:rsidR="00896082" w:rsidRPr="005C403B" w:rsidRDefault="00896082" w:rsidP="006C6D4F">
            <w:pPr>
              <w:rPr>
                <w:rFonts w:ascii="Arial Narrow" w:hAnsi="Arial Narrow"/>
                <w:sz w:val="20"/>
                <w:szCs w:val="20"/>
              </w:rPr>
            </w:pPr>
            <w:r w:rsidRPr="00896082">
              <w:rPr>
                <w:rFonts w:ascii="Arial Narrow" w:hAnsi="Arial Narrow"/>
                <w:sz w:val="20"/>
                <w:szCs w:val="20"/>
              </w:rPr>
              <w:t>El funcionario aduanero selecciona el botón asignar</w:t>
            </w:r>
          </w:p>
        </w:tc>
        <w:tc>
          <w:tcPr>
            <w:tcW w:w="5756" w:type="dxa"/>
          </w:tcPr>
          <w:p w:rsidR="00896082" w:rsidRPr="00896082"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El sistema verifica que se haya seleccionado el dato del funcionario aduanero que va a atender la solicitud.  Caso contrario muestra el mensaje: “No se ha registrado al funcionario aduanero” permitiéndole completar dicho dato.</w:t>
            </w:r>
          </w:p>
          <w:p w:rsidR="00896082" w:rsidRPr="00896082"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Superada las validaciones, el sistema registra la asignación de la solicitud de rectificación y cambia el estado de la solicitud a estado 03: “Asignada - Pendiente de Evaluar”</w:t>
            </w:r>
          </w:p>
          <w:p w:rsidR="00896082" w:rsidRPr="005C403B" w:rsidRDefault="00896082" w:rsidP="00EF6966">
            <w:pPr>
              <w:pStyle w:val="NormalWeb"/>
              <w:numPr>
                <w:ilvl w:val="1"/>
                <w:numId w:val="114"/>
              </w:numPr>
              <w:spacing w:before="0" w:beforeAutospacing="0" w:after="0" w:afterAutospacing="0"/>
              <w:ind w:left="441"/>
              <w:rPr>
                <w:rFonts w:ascii="Arial Narrow" w:hAnsi="Arial Narrow"/>
              </w:rPr>
            </w:pPr>
            <w:r w:rsidRPr="00896082">
              <w:rPr>
                <w:rFonts w:ascii="Arial Narrow" w:hAnsi="Arial Narrow"/>
              </w:rPr>
              <w:t>Asimismo envía el mensaje electrónico PXX1 al funcionario aduanero que se asignó.</w:t>
            </w:r>
          </w:p>
        </w:tc>
      </w:tr>
      <w:tr w:rsidR="009B151D" w:rsidRPr="005C403B" w:rsidTr="004D4441">
        <w:trPr>
          <w:trHeight w:val="295"/>
        </w:trPr>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9B151D" w:rsidRPr="005C403B" w:rsidTr="004D4441">
        <w:tc>
          <w:tcPr>
            <w:tcW w:w="9356" w:type="dxa"/>
            <w:gridSpan w:val="3"/>
            <w:shd w:val="clear" w:color="auto" w:fill="E6E6E6"/>
          </w:tcPr>
          <w:p w:rsidR="009B151D" w:rsidRPr="005C403B" w:rsidRDefault="009B151D" w:rsidP="006C6D4F">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9B151D" w:rsidRPr="005C403B" w:rsidTr="004D4441">
        <w:tc>
          <w:tcPr>
            <w:tcW w:w="54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756"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9B151D" w:rsidRPr="005C403B" w:rsidTr="004D4441">
        <w:tc>
          <w:tcPr>
            <w:tcW w:w="540" w:type="dxa"/>
            <w:shd w:val="clear" w:color="auto" w:fill="auto"/>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p>
        </w:tc>
        <w:tc>
          <w:tcPr>
            <w:tcW w:w="3060" w:type="dxa"/>
            <w:shd w:val="clear" w:color="auto" w:fill="auto"/>
          </w:tcPr>
          <w:p w:rsidR="009B151D" w:rsidRPr="005C403B" w:rsidRDefault="009B151D" w:rsidP="006C6D4F">
            <w:pPr>
              <w:pStyle w:val="NormalWeb"/>
              <w:spacing w:before="0" w:beforeAutospacing="0" w:after="0" w:afterAutospacing="0"/>
              <w:rPr>
                <w:rFonts w:ascii="Arial Narrow" w:eastAsia="Times New Roman" w:hAnsi="Arial Narrow" w:cs="Times New Roman"/>
              </w:rPr>
            </w:pPr>
          </w:p>
        </w:tc>
        <w:tc>
          <w:tcPr>
            <w:tcW w:w="5756" w:type="dxa"/>
            <w:shd w:val="clear" w:color="auto" w:fill="auto"/>
          </w:tcPr>
          <w:p w:rsidR="009B151D" w:rsidRPr="005C403B" w:rsidRDefault="009B151D" w:rsidP="006C6D4F">
            <w:pPr>
              <w:pStyle w:val="NormalWeb"/>
              <w:spacing w:before="0" w:beforeAutospacing="0" w:after="0" w:afterAutospacing="0"/>
              <w:jc w:val="left"/>
              <w:rPr>
                <w:rFonts w:ascii="Arial Narrow" w:hAnsi="Arial Narrow"/>
              </w:rPr>
            </w:pPr>
          </w:p>
        </w:tc>
      </w:tr>
      <w:tr w:rsidR="009B151D" w:rsidRPr="005C403B" w:rsidTr="004D4441">
        <w:trPr>
          <w:trHeight w:val="223"/>
        </w:trPr>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9B151D" w:rsidRPr="005C403B" w:rsidTr="004D4441">
        <w:tc>
          <w:tcPr>
            <w:tcW w:w="54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16" w:type="dxa"/>
            <w:gridSpan w:val="2"/>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9B151D" w:rsidRPr="005C403B" w:rsidTr="004D4441">
        <w:tc>
          <w:tcPr>
            <w:tcW w:w="540" w:type="dxa"/>
            <w:shd w:val="clear" w:color="auto" w:fill="auto"/>
          </w:tcPr>
          <w:p w:rsidR="009B151D" w:rsidRPr="005C403B" w:rsidRDefault="009B151D" w:rsidP="006C6D4F">
            <w:pPr>
              <w:pStyle w:val="NormalWeb"/>
              <w:spacing w:before="0" w:beforeAutospacing="0" w:after="0" w:afterAutospacing="0"/>
              <w:jc w:val="center"/>
              <w:rPr>
                <w:rFonts w:ascii="Arial Narrow" w:eastAsia="Times New Roman" w:hAnsi="Arial Narrow"/>
              </w:rPr>
            </w:pPr>
          </w:p>
        </w:tc>
        <w:tc>
          <w:tcPr>
            <w:tcW w:w="8816" w:type="dxa"/>
            <w:gridSpan w:val="2"/>
            <w:shd w:val="clear" w:color="auto" w:fill="auto"/>
          </w:tcPr>
          <w:p w:rsidR="009B151D" w:rsidRPr="005C403B" w:rsidRDefault="009B151D" w:rsidP="006C6D4F">
            <w:pPr>
              <w:pStyle w:val="NormalWeb"/>
              <w:spacing w:before="0" w:beforeAutospacing="0" w:after="0" w:afterAutospacing="0"/>
              <w:rPr>
                <w:rFonts w:ascii="Arial Narrow" w:eastAsia="Times New Roman" w:hAnsi="Arial Narrow"/>
              </w:rPr>
            </w:pPr>
          </w:p>
        </w:tc>
      </w:tr>
      <w:tr w:rsidR="009B151D" w:rsidRPr="005C403B" w:rsidTr="004D4441">
        <w:tc>
          <w:tcPr>
            <w:tcW w:w="540" w:type="dxa"/>
            <w:shd w:val="clear" w:color="auto" w:fill="auto"/>
          </w:tcPr>
          <w:p w:rsidR="009B151D" w:rsidRPr="005C403B" w:rsidRDefault="009B151D" w:rsidP="006C6D4F">
            <w:pPr>
              <w:pStyle w:val="NormalWeb"/>
              <w:spacing w:before="0" w:beforeAutospacing="0" w:after="0" w:afterAutospacing="0"/>
              <w:jc w:val="center"/>
              <w:rPr>
                <w:rFonts w:ascii="Arial Narrow" w:eastAsia="Times New Roman" w:hAnsi="Arial Narrow"/>
              </w:rPr>
            </w:pPr>
          </w:p>
        </w:tc>
        <w:tc>
          <w:tcPr>
            <w:tcW w:w="8816" w:type="dxa"/>
            <w:gridSpan w:val="2"/>
            <w:shd w:val="clear" w:color="auto" w:fill="auto"/>
          </w:tcPr>
          <w:p w:rsidR="009B151D" w:rsidRPr="005C403B" w:rsidRDefault="009B151D" w:rsidP="006C6D4F">
            <w:pPr>
              <w:pStyle w:val="NormalWeb"/>
              <w:spacing w:before="0" w:beforeAutospacing="0" w:after="0" w:afterAutospacing="0"/>
              <w:rPr>
                <w:rFonts w:ascii="Arial Narrow" w:eastAsia="Times New Roman" w:hAnsi="Arial Narrow"/>
              </w:rPr>
            </w:pPr>
          </w:p>
        </w:tc>
      </w:tr>
      <w:tr w:rsidR="009B151D" w:rsidRPr="005C403B" w:rsidTr="004D4441">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9B151D" w:rsidRPr="005C403B" w:rsidTr="004D4441">
        <w:tc>
          <w:tcPr>
            <w:tcW w:w="9356" w:type="dxa"/>
            <w:gridSpan w:val="3"/>
          </w:tcPr>
          <w:p w:rsidR="009B151D" w:rsidRPr="005C403B" w:rsidRDefault="009B151D" w:rsidP="006C6D4F">
            <w:pPr>
              <w:rPr>
                <w:rFonts w:ascii="Arial Narrow" w:hAnsi="Arial Narrow"/>
                <w:sz w:val="20"/>
                <w:szCs w:val="20"/>
              </w:rPr>
            </w:pPr>
            <w:r w:rsidRPr="005C403B">
              <w:rPr>
                <w:rFonts w:ascii="Arial Narrow" w:hAnsi="Arial Narrow"/>
                <w:sz w:val="20"/>
                <w:szCs w:val="20"/>
              </w:rPr>
              <w:t>RF</w:t>
            </w:r>
            <w:r w:rsidR="00896082">
              <w:rPr>
                <w:rFonts w:ascii="Arial Narrow" w:hAnsi="Arial Narrow"/>
                <w:sz w:val="20"/>
                <w:szCs w:val="20"/>
              </w:rPr>
              <w:t>11</w:t>
            </w:r>
          </w:p>
        </w:tc>
      </w:tr>
      <w:tr w:rsidR="009B151D" w:rsidRPr="005C403B" w:rsidTr="004D4441">
        <w:tc>
          <w:tcPr>
            <w:tcW w:w="9356"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9B151D" w:rsidRPr="005C403B" w:rsidTr="004D4441">
        <w:tc>
          <w:tcPr>
            <w:tcW w:w="9356" w:type="dxa"/>
            <w:gridSpan w:val="3"/>
          </w:tcPr>
          <w:p w:rsidR="009B151D" w:rsidRPr="005C403B" w:rsidRDefault="00EF6966" w:rsidP="006C6D4F">
            <w:pPr>
              <w:rPr>
                <w:rFonts w:ascii="Arial Narrow" w:hAnsi="Arial Narrow"/>
                <w:sz w:val="20"/>
                <w:szCs w:val="20"/>
              </w:rPr>
            </w:pPr>
            <w:hyperlink w:anchor="P_10_06_01_1" w:history="1">
              <w:r w:rsidR="00896082" w:rsidRPr="00E27E19">
                <w:rPr>
                  <w:rStyle w:val="Hipervnculo"/>
                </w:rPr>
                <w:t>P.10.06.01-1</w:t>
              </w:r>
            </w:hyperlink>
            <w:r w:rsidR="00896082">
              <w:rPr>
                <w:sz w:val="20"/>
              </w:rPr>
              <w:t xml:space="preserve">, </w:t>
            </w:r>
            <w:hyperlink w:anchor="P_10_06_01_2" w:history="1">
              <w:r w:rsidR="00896082" w:rsidRPr="00E27E19">
                <w:rPr>
                  <w:rStyle w:val="Hipervnculo"/>
                </w:rPr>
                <w:t>P.10.06.01-2</w:t>
              </w:r>
            </w:hyperlink>
            <w:r w:rsidR="00896082">
              <w:rPr>
                <w:rStyle w:val="Hipervnculo"/>
              </w:rPr>
              <w:t xml:space="preserve">, </w:t>
            </w:r>
            <w:hyperlink w:anchor="P_10_06_01_3" w:history="1">
              <w:r w:rsidR="00896082" w:rsidRPr="00416768">
                <w:rPr>
                  <w:rStyle w:val="Hipervnculo"/>
                </w:rPr>
                <w:t>P.10.06.01-3</w:t>
              </w:r>
            </w:hyperlink>
            <w:r w:rsidR="00896082">
              <w:t xml:space="preserve">, </w:t>
            </w:r>
            <w:hyperlink w:anchor="PXX1" w:history="1">
              <w:r w:rsidR="00896082" w:rsidRPr="00E037D6">
                <w:rPr>
                  <w:rStyle w:val="Hipervnculo"/>
                  <w:szCs w:val="20"/>
                </w:rPr>
                <w:t>PXX1</w:t>
              </w:r>
            </w:hyperlink>
          </w:p>
        </w:tc>
      </w:tr>
    </w:tbl>
    <w:p w:rsidR="00443613" w:rsidRDefault="00443613"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146"/>
        <w:gridCol w:w="5670"/>
      </w:tblGrid>
      <w:tr w:rsidR="00615A07" w:rsidRPr="005C403B" w:rsidTr="00EB3BA6">
        <w:tc>
          <w:tcPr>
            <w:tcW w:w="3686" w:type="dxa"/>
            <w:gridSpan w:val="2"/>
            <w:shd w:val="clear" w:color="auto" w:fill="E6E6E6"/>
          </w:tcPr>
          <w:p w:rsidR="00615A07" w:rsidRPr="005C403B" w:rsidRDefault="00615A07" w:rsidP="006C6D4F">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0" w:type="dxa"/>
          </w:tcPr>
          <w:p w:rsidR="00615A07" w:rsidRPr="005C403B" w:rsidRDefault="0030735A" w:rsidP="006C6D4F">
            <w:pPr>
              <w:tabs>
                <w:tab w:val="left" w:pos="202"/>
              </w:tabs>
              <w:rPr>
                <w:rFonts w:ascii="Arial Narrow" w:hAnsi="Arial Narrow"/>
                <w:sz w:val="20"/>
                <w:szCs w:val="20"/>
              </w:rPr>
            </w:pPr>
            <w:r>
              <w:rPr>
                <w:rFonts w:ascii="Arial Narrow" w:hAnsi="Arial Narrow"/>
                <w:sz w:val="20"/>
                <w:szCs w:val="20"/>
              </w:rPr>
              <w:t>CUS17</w:t>
            </w:r>
            <w:r w:rsidR="003B102C">
              <w:rPr>
                <w:rFonts w:ascii="Arial Narrow" w:hAnsi="Arial Narrow"/>
                <w:sz w:val="20"/>
                <w:szCs w:val="20"/>
              </w:rPr>
              <w:t xml:space="preserve"> </w:t>
            </w:r>
            <w:r w:rsidR="00D33DB8" w:rsidRPr="00D33DB8">
              <w:rPr>
                <w:rFonts w:ascii="Arial Narrow" w:hAnsi="Arial Narrow"/>
                <w:sz w:val="20"/>
                <w:szCs w:val="20"/>
              </w:rPr>
              <w:t>Reasignación de Solicitudes de Rectificación</w:t>
            </w:r>
          </w:p>
        </w:tc>
      </w:tr>
      <w:tr w:rsidR="00615A07" w:rsidRPr="005C403B" w:rsidTr="004D4441">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615A07" w:rsidRPr="005C403B" w:rsidTr="004D4441">
        <w:tc>
          <w:tcPr>
            <w:tcW w:w="9356" w:type="dxa"/>
            <w:gridSpan w:val="3"/>
          </w:tcPr>
          <w:p w:rsidR="00D33DB8" w:rsidRPr="00D33DB8" w:rsidRDefault="00D33DB8" w:rsidP="00D33DB8">
            <w:pPr>
              <w:rPr>
                <w:rFonts w:ascii="Arial Narrow" w:hAnsi="Arial Narrow"/>
                <w:sz w:val="20"/>
                <w:szCs w:val="20"/>
              </w:rPr>
            </w:pPr>
            <w:r w:rsidRPr="00D33DB8">
              <w:rPr>
                <w:rFonts w:ascii="Arial Narrow" w:hAnsi="Arial Narrow"/>
                <w:sz w:val="20"/>
                <w:szCs w:val="20"/>
              </w:rPr>
              <w:t>Permite la reasignación individual de las solicitudes de rectificación  a un funcionario aduanero.</w:t>
            </w:r>
          </w:p>
          <w:p w:rsidR="00615A07" w:rsidRPr="005C403B" w:rsidRDefault="00D33DB8" w:rsidP="00397D56">
            <w:pPr>
              <w:rPr>
                <w:rFonts w:ascii="Arial Narrow" w:hAnsi="Arial Narrow"/>
                <w:sz w:val="20"/>
                <w:szCs w:val="20"/>
              </w:rPr>
            </w:pPr>
            <w:r w:rsidRPr="00D33DB8">
              <w:rPr>
                <w:rFonts w:ascii="Arial Narrow" w:hAnsi="Arial Narrow"/>
                <w:sz w:val="20"/>
                <w:szCs w:val="20"/>
              </w:rPr>
              <w:t xml:space="preserve">(tomar de base la pantalla de reasignación de </w:t>
            </w:r>
            <w:proofErr w:type="spellStart"/>
            <w:r w:rsidRPr="00D33DB8">
              <w:rPr>
                <w:rFonts w:ascii="Arial Narrow" w:hAnsi="Arial Narrow"/>
                <w:sz w:val="20"/>
                <w:szCs w:val="20"/>
              </w:rPr>
              <w:t>DUAs</w:t>
            </w:r>
            <w:proofErr w:type="spellEnd"/>
            <w:r w:rsidRPr="00D33DB8">
              <w:rPr>
                <w:rFonts w:ascii="Arial Narrow" w:hAnsi="Arial Narrow"/>
                <w:sz w:val="20"/>
                <w:szCs w:val="20"/>
              </w:rPr>
              <w:t xml:space="preserve"> a despacho)</w:t>
            </w:r>
          </w:p>
        </w:tc>
      </w:tr>
      <w:tr w:rsidR="00615A07" w:rsidRPr="005C403B" w:rsidTr="004D4441">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615A07" w:rsidRPr="005C403B" w:rsidTr="004D4441">
        <w:tc>
          <w:tcPr>
            <w:tcW w:w="9356" w:type="dxa"/>
            <w:gridSpan w:val="3"/>
          </w:tcPr>
          <w:p w:rsidR="00615A07" w:rsidRPr="005C403B" w:rsidRDefault="00615A07" w:rsidP="006C6D4F">
            <w:pPr>
              <w:rPr>
                <w:rFonts w:ascii="Arial Narrow" w:hAnsi="Arial Narrow"/>
                <w:sz w:val="20"/>
                <w:szCs w:val="20"/>
              </w:rPr>
            </w:pPr>
            <w:r w:rsidRPr="009B151D">
              <w:rPr>
                <w:rFonts w:ascii="Arial Narrow" w:hAnsi="Arial Narrow"/>
                <w:sz w:val="20"/>
                <w:szCs w:val="20"/>
              </w:rPr>
              <w:t>Jefe o funcionario aduanero autorizado</w:t>
            </w:r>
          </w:p>
        </w:tc>
      </w:tr>
      <w:tr w:rsidR="00615A07" w:rsidRPr="005C403B" w:rsidTr="004D4441">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615A07" w:rsidRPr="005C403B" w:rsidTr="004D4441">
        <w:tc>
          <w:tcPr>
            <w:tcW w:w="9356" w:type="dxa"/>
            <w:gridSpan w:val="3"/>
          </w:tcPr>
          <w:p w:rsidR="00615A07" w:rsidRPr="005C403B" w:rsidRDefault="00D33DB8" w:rsidP="006C6D4F">
            <w:pPr>
              <w:rPr>
                <w:rFonts w:ascii="Arial Narrow" w:hAnsi="Arial Narrow"/>
                <w:sz w:val="20"/>
                <w:szCs w:val="20"/>
              </w:rPr>
            </w:pPr>
            <w:r w:rsidRPr="00D33DB8">
              <w:rPr>
                <w:rFonts w:ascii="Arial Narrow" w:hAnsi="Arial Narrow"/>
                <w:sz w:val="20"/>
                <w:szCs w:val="20"/>
              </w:rPr>
              <w:t>Solicitud reasignada a un funcionario aduanero para su atención.</w:t>
            </w:r>
          </w:p>
        </w:tc>
      </w:tr>
      <w:tr w:rsidR="00615A07" w:rsidRPr="005C403B" w:rsidTr="004D4441">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615A07" w:rsidRPr="005C403B" w:rsidTr="004D4441">
        <w:tc>
          <w:tcPr>
            <w:tcW w:w="9356" w:type="dxa"/>
            <w:gridSpan w:val="3"/>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rPr>
            </w:pPr>
            <w:r w:rsidRPr="00C70666">
              <w:rPr>
                <w:rFonts w:ascii="Arial Narrow" w:eastAsia="Times New Roman" w:hAnsi="Arial Narrow" w:cs="Times New Roman"/>
              </w:rPr>
              <w:t>Solicitud asignada a un funcionario aduanero para su atención.</w:t>
            </w:r>
          </w:p>
        </w:tc>
      </w:tr>
      <w:tr w:rsidR="00615A07" w:rsidRPr="005C403B" w:rsidTr="004D4441">
        <w:trPr>
          <w:trHeight w:val="223"/>
        </w:trPr>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615A07" w:rsidRPr="005C403B" w:rsidTr="00A07669">
        <w:tc>
          <w:tcPr>
            <w:tcW w:w="54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46"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615A07" w:rsidRPr="005C403B" w:rsidTr="00A07669">
        <w:tc>
          <w:tcPr>
            <w:tcW w:w="540" w:type="dxa"/>
          </w:tcPr>
          <w:p w:rsidR="00615A07" w:rsidRPr="005C403B" w:rsidRDefault="00615A07" w:rsidP="00EF6966">
            <w:pPr>
              <w:pStyle w:val="NormalWeb"/>
              <w:numPr>
                <w:ilvl w:val="0"/>
                <w:numId w:val="113"/>
              </w:numPr>
              <w:spacing w:before="0" w:beforeAutospacing="0" w:after="0" w:afterAutospacing="0"/>
              <w:jc w:val="center"/>
              <w:rPr>
                <w:rFonts w:ascii="Arial Narrow" w:hAnsi="Arial Narrow"/>
              </w:rPr>
            </w:pPr>
          </w:p>
        </w:tc>
        <w:tc>
          <w:tcPr>
            <w:tcW w:w="3146"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El funcionario aduanero autorizado ingresa a la opción “Reasignación de Solicitud de Rectificación” del menú “Asignación de Especialistas” del Portal del Funcionario Aduanero</w:t>
            </w:r>
          </w:p>
        </w:tc>
        <w:tc>
          <w:tcPr>
            <w:tcW w:w="5670" w:type="dxa"/>
          </w:tcPr>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El Portal del funcionario aduanero muestra una pantalla (P.10.06.02-1) que permite seleccionar la DUA asociada con la solicitud de rectificación que se desea modificar, con los siguientes campos:</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Código de Aduana (no editable, mostrando la Aduana a la que pertenece el funcionario aduanero que ingresó)</w:t>
            </w:r>
          </w:p>
          <w:p w:rsidR="00D33DB8" w:rsidRPr="00D33DB8" w:rsidRDefault="00D33DB8" w:rsidP="00EF6966">
            <w:pPr>
              <w:pStyle w:val="Prrafodelista"/>
              <w:numPr>
                <w:ilvl w:val="0"/>
                <w:numId w:val="80"/>
              </w:numPr>
              <w:rPr>
                <w:rFonts w:ascii="Arial Narrow" w:hAnsi="Arial Narrow"/>
                <w:sz w:val="20"/>
                <w:szCs w:val="20"/>
              </w:rPr>
            </w:pPr>
            <w:r w:rsidRPr="00D33DB8">
              <w:rPr>
                <w:rFonts w:ascii="Arial Narrow" w:hAnsi="Arial Narrow"/>
                <w:sz w:val="20"/>
                <w:szCs w:val="20"/>
              </w:rPr>
              <w:t>Año</w:t>
            </w:r>
          </w:p>
          <w:p w:rsidR="00D33DB8" w:rsidRPr="00D33DB8" w:rsidRDefault="00D33DB8" w:rsidP="00EF6966">
            <w:pPr>
              <w:pStyle w:val="Prrafodelista"/>
              <w:numPr>
                <w:ilvl w:val="0"/>
                <w:numId w:val="80"/>
              </w:numPr>
              <w:rPr>
                <w:rFonts w:ascii="Arial Narrow" w:hAnsi="Arial Narrow"/>
                <w:sz w:val="20"/>
                <w:szCs w:val="20"/>
              </w:rPr>
            </w:pPr>
            <w:r w:rsidRPr="00D33DB8">
              <w:rPr>
                <w:rFonts w:ascii="Arial Narrow" w:hAnsi="Arial Narrow"/>
                <w:sz w:val="20"/>
                <w:szCs w:val="20"/>
              </w:rPr>
              <w:t>Régimen</w:t>
            </w:r>
          </w:p>
          <w:p w:rsidR="00D33DB8" w:rsidRPr="00D33DB8" w:rsidRDefault="00D33DB8" w:rsidP="00EF6966">
            <w:pPr>
              <w:pStyle w:val="Prrafodelista"/>
              <w:numPr>
                <w:ilvl w:val="0"/>
                <w:numId w:val="80"/>
              </w:numPr>
              <w:rPr>
                <w:rFonts w:ascii="Arial Narrow" w:hAnsi="Arial Narrow"/>
                <w:sz w:val="20"/>
                <w:szCs w:val="20"/>
              </w:rPr>
            </w:pPr>
            <w:r w:rsidRPr="00D33DB8">
              <w:rPr>
                <w:rFonts w:ascii="Arial Narrow" w:hAnsi="Arial Narrow"/>
                <w:sz w:val="20"/>
                <w:szCs w:val="20"/>
              </w:rPr>
              <w:t>Número</w:t>
            </w:r>
          </w:p>
          <w:p w:rsidR="00615A07" w:rsidRPr="00C70666"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Y el botón Buscar</w:t>
            </w:r>
          </w:p>
        </w:tc>
      </w:tr>
      <w:tr w:rsidR="00615A07" w:rsidRPr="005C403B" w:rsidTr="00A07669">
        <w:tc>
          <w:tcPr>
            <w:tcW w:w="540" w:type="dxa"/>
          </w:tcPr>
          <w:p w:rsidR="00615A07" w:rsidRPr="005C403B" w:rsidRDefault="00615A07" w:rsidP="00EF6966">
            <w:pPr>
              <w:pStyle w:val="NormalWeb"/>
              <w:numPr>
                <w:ilvl w:val="0"/>
                <w:numId w:val="113"/>
              </w:numPr>
              <w:spacing w:before="0" w:beforeAutospacing="0" w:after="0" w:afterAutospacing="0"/>
              <w:jc w:val="center"/>
              <w:rPr>
                <w:rFonts w:ascii="Arial Narrow" w:hAnsi="Arial Narrow"/>
              </w:rPr>
            </w:pPr>
          </w:p>
        </w:tc>
        <w:tc>
          <w:tcPr>
            <w:tcW w:w="3146" w:type="dxa"/>
          </w:tcPr>
          <w:p w:rsidR="00615A07" w:rsidRPr="005C403B" w:rsidRDefault="00D33DB8" w:rsidP="006C6D4F">
            <w:pPr>
              <w:spacing w:line="264" w:lineRule="auto"/>
              <w:rPr>
                <w:rFonts w:ascii="Arial Narrow" w:hAnsi="Arial Narrow"/>
                <w:sz w:val="20"/>
                <w:szCs w:val="20"/>
              </w:rPr>
            </w:pPr>
            <w:r w:rsidRPr="00D33DB8">
              <w:rPr>
                <w:rFonts w:ascii="Arial Narrow" w:hAnsi="Arial Narrow"/>
                <w:sz w:val="20"/>
                <w:szCs w:val="20"/>
              </w:rPr>
              <w:t xml:space="preserve">El funcionario aduanero registra el año, el régimen y el número de la DUA </w:t>
            </w:r>
            <w:r w:rsidRPr="00D33DB8">
              <w:rPr>
                <w:rFonts w:ascii="Arial Narrow" w:hAnsi="Arial Narrow"/>
                <w:sz w:val="20"/>
                <w:szCs w:val="20"/>
              </w:rPr>
              <w:lastRenderedPageBreak/>
              <w:t>relacionada, presionando luego el botón Buscar.</w:t>
            </w:r>
          </w:p>
        </w:tc>
        <w:tc>
          <w:tcPr>
            <w:tcW w:w="5670" w:type="dxa"/>
          </w:tcPr>
          <w:p w:rsidR="00D33DB8" w:rsidRPr="00A07669"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lastRenderedPageBreak/>
              <w:t xml:space="preserve">El Portal del funcionario Aduanero busca la última solicitud de rectificación transmitida y realiza las siguientes verificaciones:  </w:t>
            </w:r>
          </w:p>
          <w:p w:rsidR="00D33DB8" w:rsidRPr="00C81493" w:rsidRDefault="00A07669" w:rsidP="00EF6966">
            <w:pPr>
              <w:pStyle w:val="Prrafodelista"/>
              <w:numPr>
                <w:ilvl w:val="0"/>
                <w:numId w:val="79"/>
              </w:numPr>
              <w:rPr>
                <w:rFonts w:ascii="Arial Narrow" w:hAnsi="Arial Narrow"/>
                <w:sz w:val="20"/>
                <w:szCs w:val="20"/>
              </w:rPr>
            </w:pPr>
            <w:r w:rsidRPr="00A07669">
              <w:rPr>
                <w:rFonts w:ascii="Arial Narrow" w:hAnsi="Arial Narrow"/>
                <w:sz w:val="20"/>
                <w:szCs w:val="20"/>
              </w:rPr>
              <w:lastRenderedPageBreak/>
              <w:t xml:space="preserve">Que </w:t>
            </w:r>
            <w:r w:rsidR="00D33DB8" w:rsidRPr="00A07669">
              <w:rPr>
                <w:rFonts w:ascii="Arial Narrow" w:hAnsi="Arial Narrow"/>
                <w:sz w:val="20"/>
                <w:szCs w:val="20"/>
              </w:rPr>
              <w:t>la misma se encuentre en estado 03 "Asignada - Pendiente de Evaluar.</w:t>
            </w:r>
            <w:r w:rsidRPr="00A07669">
              <w:rPr>
                <w:rFonts w:ascii="Arial Narrow" w:hAnsi="Arial Narrow"/>
                <w:sz w:val="20"/>
                <w:szCs w:val="20"/>
              </w:rPr>
              <w:t xml:space="preserve"> </w:t>
            </w:r>
            <w:r w:rsidR="00D33DB8" w:rsidRPr="00A07669">
              <w:rPr>
                <w:rFonts w:ascii="Arial Narrow" w:hAnsi="Arial Narrow"/>
                <w:sz w:val="20"/>
                <w:szCs w:val="20"/>
              </w:rPr>
              <w:t>Caso contrario muestra el mensaje: "La última solicitud transmitida no se encuentra asignada" y detiene el proceso.</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Que la solicitud no se encuentre asignada al mismo funcionario aduanero que tiene asignada la DUA asociada a diligencia de despacho o de conclusión.  Caso contrario muestra el mensaje: "La solicitud se encuentra asignada al mismo funcionario que tiene asignada la DUA, no puede reasignarla" y detiene el proceso.</w:t>
            </w:r>
          </w:p>
          <w:p w:rsidR="00D33DB8" w:rsidRPr="00D33DB8" w:rsidRDefault="00D33DB8" w:rsidP="00C81493">
            <w:pPr>
              <w:pStyle w:val="NormalWeb"/>
              <w:spacing w:before="0" w:beforeAutospacing="0" w:after="0" w:afterAutospacing="0"/>
              <w:ind w:left="441"/>
              <w:rPr>
                <w:rFonts w:ascii="Arial Narrow" w:hAnsi="Arial Narrow"/>
              </w:rPr>
            </w:pPr>
            <w:r w:rsidRPr="00D33DB8">
              <w:rPr>
                <w:rFonts w:ascii="Arial Narrow" w:hAnsi="Arial Narrow"/>
              </w:rPr>
              <w:t>Superadas las validaciones precedentes, el portal del funcionario aduanero muestra una pantalla (P.10.06.02-2) con la siguiente información:</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Aduana: (no editable) : Muestra la aduana de la DUA</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Año (no editable):  Muestra el año de la DUA</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Régimen (no editable) Muestra el régimen de la DUA</w:t>
            </w:r>
          </w:p>
          <w:p w:rsidR="00D33DB8" w:rsidRPr="00D33DB8" w:rsidRDefault="00D33DB8" w:rsidP="00EF6966">
            <w:pPr>
              <w:pStyle w:val="Prrafodelista"/>
              <w:numPr>
                <w:ilvl w:val="0"/>
                <w:numId w:val="79"/>
              </w:numPr>
              <w:rPr>
                <w:rFonts w:ascii="Arial Narrow" w:hAnsi="Arial Narrow"/>
                <w:sz w:val="20"/>
                <w:szCs w:val="20"/>
              </w:rPr>
            </w:pPr>
            <w:proofErr w:type="spellStart"/>
            <w:r w:rsidRPr="00D33DB8">
              <w:rPr>
                <w:rFonts w:ascii="Arial Narrow" w:hAnsi="Arial Narrow"/>
                <w:sz w:val="20"/>
                <w:szCs w:val="20"/>
              </w:rPr>
              <w:t>Nro</w:t>
            </w:r>
            <w:proofErr w:type="spellEnd"/>
            <w:r w:rsidRPr="00D33DB8">
              <w:rPr>
                <w:rFonts w:ascii="Arial Narrow" w:hAnsi="Arial Narrow"/>
                <w:sz w:val="20"/>
                <w:szCs w:val="20"/>
              </w:rPr>
              <w:t xml:space="preserve"> (no editable)  Muestra el número de la DUA</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Especialista anterior (no editable) Muestra el registro y luego el nombre del especialista que a ese momento tiene asignada la solicitud de rectificación</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Especialista Actual (editable con opción de búsqueda del funcionario aduanero a asignar)</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Observación.  Permite registrar un texto.  Es obligatorio.</w:t>
            </w:r>
          </w:p>
          <w:p w:rsidR="00615A07" w:rsidRPr="005C403B" w:rsidRDefault="00D33DB8" w:rsidP="00C81493">
            <w:pPr>
              <w:pStyle w:val="NormalWeb"/>
              <w:spacing w:before="0" w:beforeAutospacing="0" w:after="0" w:afterAutospacing="0"/>
              <w:ind w:left="441"/>
              <w:rPr>
                <w:rFonts w:ascii="Arial Narrow" w:hAnsi="Arial Narrow"/>
              </w:rPr>
            </w:pPr>
            <w:r w:rsidRPr="00D33DB8">
              <w:rPr>
                <w:rFonts w:ascii="Arial Narrow" w:hAnsi="Arial Narrow"/>
              </w:rPr>
              <w:t>Y el botón buscar.</w:t>
            </w:r>
          </w:p>
        </w:tc>
      </w:tr>
      <w:tr w:rsidR="00615A07" w:rsidRPr="005C403B" w:rsidTr="00A07669">
        <w:tc>
          <w:tcPr>
            <w:tcW w:w="540" w:type="dxa"/>
          </w:tcPr>
          <w:p w:rsidR="00615A07" w:rsidRPr="005C403B" w:rsidRDefault="00615A07" w:rsidP="00EF6966">
            <w:pPr>
              <w:pStyle w:val="NormalWeb"/>
              <w:numPr>
                <w:ilvl w:val="0"/>
                <w:numId w:val="113"/>
              </w:numPr>
              <w:spacing w:before="0" w:beforeAutospacing="0" w:after="0" w:afterAutospacing="0"/>
              <w:jc w:val="center"/>
              <w:rPr>
                <w:rFonts w:ascii="Arial Narrow" w:hAnsi="Arial Narrow"/>
              </w:rPr>
            </w:pPr>
          </w:p>
        </w:tc>
        <w:tc>
          <w:tcPr>
            <w:tcW w:w="3146"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 xml:space="preserve">El usuario ingresa el código del especialista </w:t>
            </w:r>
            <w:r w:rsidR="001677DB" w:rsidRPr="00D33DB8">
              <w:rPr>
                <w:rFonts w:ascii="Arial Narrow" w:hAnsi="Arial Narrow"/>
                <w:sz w:val="20"/>
                <w:szCs w:val="20"/>
              </w:rPr>
              <w:t>a</w:t>
            </w:r>
            <w:r w:rsidRPr="00D33DB8">
              <w:rPr>
                <w:rFonts w:ascii="Arial Narrow" w:hAnsi="Arial Narrow"/>
                <w:sz w:val="20"/>
                <w:szCs w:val="20"/>
              </w:rPr>
              <w:t xml:space="preserve"> asignar la solicitud y presiona “</w:t>
            </w:r>
            <w:proofErr w:type="spellStart"/>
            <w:r w:rsidRPr="0057064C">
              <w:rPr>
                <w:rFonts w:ascii="Arial Narrow" w:hAnsi="Arial Narrow"/>
                <w:b/>
                <w:sz w:val="20"/>
                <w:szCs w:val="20"/>
              </w:rPr>
              <w:t>Enter</w:t>
            </w:r>
            <w:proofErr w:type="spellEnd"/>
            <w:r w:rsidRPr="00D33DB8">
              <w:rPr>
                <w:rFonts w:ascii="Arial Narrow" w:hAnsi="Arial Narrow"/>
                <w:sz w:val="20"/>
                <w:szCs w:val="20"/>
              </w:rPr>
              <w:t>” o ingresa la opción búsqueda del especialista</w:t>
            </w:r>
          </w:p>
        </w:tc>
        <w:tc>
          <w:tcPr>
            <w:tcW w:w="5670" w:type="dxa"/>
          </w:tcPr>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Si ingresa el código del especialista, el sistema busca la disponibilidad del especialista de existir en más de un Grupo (GER, GIF, GEC, GAR) el sistema muestra el mensaje “Existe el especialista en más de un grupo, seleccionar uno de ellos” caso contrario muestra el Nombre y Apellido  del Especialista y continua con el ítem 12.</w:t>
            </w:r>
          </w:p>
          <w:p w:rsidR="00615A07" w:rsidRPr="005C403B"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Si ingresa a la opción búsqueda del especialista el sistema muestra la pantalla de búsqueda de Especialista Disponible y continúa con el ítem 10.</w:t>
            </w:r>
          </w:p>
        </w:tc>
      </w:tr>
      <w:tr w:rsidR="00615A07" w:rsidRPr="005C403B" w:rsidTr="00A07669">
        <w:tc>
          <w:tcPr>
            <w:tcW w:w="540" w:type="dxa"/>
          </w:tcPr>
          <w:p w:rsidR="00615A07" w:rsidRPr="005C403B" w:rsidRDefault="00615A07" w:rsidP="00EF6966">
            <w:pPr>
              <w:pStyle w:val="NormalWeb"/>
              <w:numPr>
                <w:ilvl w:val="0"/>
                <w:numId w:val="113"/>
              </w:numPr>
              <w:spacing w:before="0" w:beforeAutospacing="0" w:after="0" w:afterAutospacing="0"/>
              <w:jc w:val="center"/>
              <w:rPr>
                <w:rFonts w:ascii="Arial Narrow" w:hAnsi="Arial Narrow"/>
              </w:rPr>
            </w:pPr>
          </w:p>
        </w:tc>
        <w:tc>
          <w:tcPr>
            <w:tcW w:w="3146" w:type="dxa"/>
          </w:tcPr>
          <w:p w:rsidR="00615A07" w:rsidRPr="005C403B" w:rsidRDefault="00D33DB8" w:rsidP="006C6D4F">
            <w:pPr>
              <w:rPr>
                <w:rFonts w:ascii="Arial Narrow" w:hAnsi="Arial Narrow"/>
                <w:b/>
                <w:sz w:val="20"/>
                <w:szCs w:val="20"/>
              </w:rPr>
            </w:pPr>
            <w:r w:rsidRPr="00D33DB8">
              <w:rPr>
                <w:rFonts w:ascii="Arial Narrow" w:hAnsi="Arial Narrow"/>
                <w:sz w:val="20"/>
                <w:szCs w:val="20"/>
              </w:rPr>
              <w:t>El funcionario aduanero selecciona la opción del funcionario aduanero a asignar</w:t>
            </w:r>
          </w:p>
        </w:tc>
        <w:tc>
          <w:tcPr>
            <w:tcW w:w="5670" w:type="dxa"/>
          </w:tcPr>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El sistema muestra la pantalla (P.10.06.01-3)  de búsqueda del funcionario aduanero al que se le asignará la solicitud, con los siguientes datos:</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Aduana:  (no editable)</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Régimen:  (no editable)</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Grupo: Muestra una lista desplegable con los grupos GER, GIF, GEC, GAR.</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Código: permite registrar el código de planilla del funcionario aduanero a buscar.</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Nombre: permite registrar el nombre del funcionario aduanero a buscar.</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Apellido Paterno: permite registrar el apellido paterno del funcionario aduanero a buscar.</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Apellido Materno: permite registrar el apellido materno del funcionario aduanero a buscar.</w:t>
            </w:r>
          </w:p>
          <w:p w:rsidR="00615A07" w:rsidRPr="005C403B" w:rsidRDefault="00D33DB8" w:rsidP="006B33E5">
            <w:pPr>
              <w:pStyle w:val="NormalWeb"/>
              <w:spacing w:before="0" w:beforeAutospacing="0" w:after="0" w:afterAutospacing="0"/>
              <w:ind w:left="441"/>
              <w:rPr>
                <w:rFonts w:ascii="Arial Narrow" w:hAnsi="Arial Narrow"/>
              </w:rPr>
            </w:pPr>
            <w:r w:rsidRPr="00D33DB8">
              <w:rPr>
                <w:rFonts w:ascii="Arial Narrow" w:hAnsi="Arial Narrow"/>
              </w:rPr>
              <w:t>Y muestra el botón buscar</w:t>
            </w:r>
          </w:p>
        </w:tc>
      </w:tr>
      <w:tr w:rsidR="00615A07" w:rsidRPr="005C403B" w:rsidTr="00A07669">
        <w:tc>
          <w:tcPr>
            <w:tcW w:w="540" w:type="dxa"/>
          </w:tcPr>
          <w:p w:rsidR="00615A07" w:rsidRPr="005C403B" w:rsidRDefault="00615A07" w:rsidP="00EF6966">
            <w:pPr>
              <w:pStyle w:val="NormalWeb"/>
              <w:numPr>
                <w:ilvl w:val="0"/>
                <w:numId w:val="113"/>
              </w:numPr>
              <w:spacing w:before="0" w:beforeAutospacing="0" w:after="0" w:afterAutospacing="0"/>
              <w:jc w:val="center"/>
              <w:rPr>
                <w:rFonts w:ascii="Arial Narrow" w:hAnsi="Arial Narrow"/>
              </w:rPr>
            </w:pPr>
          </w:p>
        </w:tc>
        <w:tc>
          <w:tcPr>
            <w:tcW w:w="3146"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El funcionario aduanero selecciona el grupo y además registra uno de los datos código, nombre, apellido materno o apellido paterno y presiona el botón Buscar.</w:t>
            </w:r>
          </w:p>
        </w:tc>
        <w:tc>
          <w:tcPr>
            <w:tcW w:w="5670" w:type="dxa"/>
          </w:tcPr>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El sistema verifica que se haya seleccionado un grupo, caso contrario muestra el mensaje: “Debe seleccionar el Grupo” y permite completar los datos de búsqueda del funcionario aduanero.</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El sistema verifica que se haya registrado uno de los datos código, nombre, apellido materno o apellido paterno, caso contrario muestra el mensaje: “Debe ingresar como mínimo un campo de filtro del funcionario aduanero” y permite completar los datos de búsqueda del funcionario aduanero.</w:t>
            </w:r>
          </w:p>
          <w:p w:rsidR="00615A07" w:rsidRPr="005C403B"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 xml:space="preserve">De seleccionarse el grupo y por lo menos un dato del funcionario aduanero, el sistema selecciona los funcionarios que cumplan con los </w:t>
            </w:r>
            <w:r w:rsidRPr="00D33DB8">
              <w:rPr>
                <w:rFonts w:ascii="Arial Narrow" w:hAnsi="Arial Narrow"/>
              </w:rPr>
              <w:lastRenderedPageBreak/>
              <w:t>criterios y muestra una lista en la parte inferior de la pantalla para su selección. En caso no se encuentren coincidencias, el sistema muestra el mensaje: “No existen funcionarios aduaneros registrados con ese criterio” y permite completar los datos de búsqueda del funcionario aduanero.</w:t>
            </w:r>
          </w:p>
        </w:tc>
      </w:tr>
      <w:tr w:rsidR="00615A07" w:rsidRPr="005C403B" w:rsidTr="00A07669">
        <w:tc>
          <w:tcPr>
            <w:tcW w:w="540" w:type="dxa"/>
          </w:tcPr>
          <w:p w:rsidR="00615A07" w:rsidRPr="005C403B" w:rsidRDefault="00615A07" w:rsidP="00EF6966">
            <w:pPr>
              <w:pStyle w:val="NormalWeb"/>
              <w:numPr>
                <w:ilvl w:val="0"/>
                <w:numId w:val="113"/>
              </w:numPr>
              <w:spacing w:before="0" w:beforeAutospacing="0" w:after="0" w:afterAutospacing="0"/>
              <w:jc w:val="center"/>
              <w:rPr>
                <w:rFonts w:ascii="Arial Narrow" w:hAnsi="Arial Narrow"/>
              </w:rPr>
            </w:pPr>
          </w:p>
        </w:tc>
        <w:tc>
          <w:tcPr>
            <w:tcW w:w="3146"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El funcionario aduanero selecciona uno de la lista de funcionarios o Ingresa el especialista.</w:t>
            </w:r>
          </w:p>
        </w:tc>
        <w:tc>
          <w:tcPr>
            <w:tcW w:w="5670" w:type="dxa"/>
          </w:tcPr>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El sistema vuelve a la pantalla de registro de la reasignación (P.10.06.02-2) con el dato del funcionario seleccionado o ingresado.</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En caso el dato seleccionado corresponda al mismo funcionario aduanero que actualmente tiene asignada la solicitud, el sistema muestra el mensaje: “No puede reasignar al mismo funcionario aduanero”, deja en blanco el dato del funcionario a asignarse y permite continuar con el registro para la misma DUA.</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 xml:space="preserve">En caso que la Solicitud está asociado a una </w:t>
            </w:r>
            <w:proofErr w:type="spellStart"/>
            <w:r w:rsidRPr="00D33DB8">
              <w:rPr>
                <w:rFonts w:ascii="Arial Narrow" w:hAnsi="Arial Narrow"/>
              </w:rPr>
              <w:t>Dua</w:t>
            </w:r>
            <w:proofErr w:type="spellEnd"/>
            <w:r w:rsidRPr="00D33DB8">
              <w:rPr>
                <w:rFonts w:ascii="Arial Narrow" w:hAnsi="Arial Narrow"/>
              </w:rPr>
              <w:t xml:space="preserve"> asignado a despacho se debe validar:</w:t>
            </w:r>
          </w:p>
          <w:p w:rsidR="00D33DB8" w:rsidRPr="00D33DB8"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Que el funcionario seleccionado no es el mismo funcionario asignado a la DUA asociada a diligencia de despacho se muestra el mensaje: “No puede reasignar la solicitud. El funcionario seleccionado no se encuentra asignado a despacho de la DUA” y detiene el proceso.</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 xml:space="preserve">En caso que la Solicitud está asociado a una </w:t>
            </w:r>
            <w:proofErr w:type="spellStart"/>
            <w:r w:rsidRPr="00D33DB8">
              <w:rPr>
                <w:rFonts w:ascii="Arial Narrow" w:hAnsi="Arial Narrow"/>
              </w:rPr>
              <w:t>Dua</w:t>
            </w:r>
            <w:proofErr w:type="spellEnd"/>
            <w:r w:rsidRPr="00D33DB8">
              <w:rPr>
                <w:rFonts w:ascii="Arial Narrow" w:hAnsi="Arial Narrow"/>
              </w:rPr>
              <w:t xml:space="preserve"> asignado a conclusión se debe validar:</w:t>
            </w:r>
          </w:p>
          <w:p w:rsidR="00615A07" w:rsidRPr="005C403B" w:rsidRDefault="00D33DB8" w:rsidP="00EF6966">
            <w:pPr>
              <w:pStyle w:val="Prrafodelista"/>
              <w:numPr>
                <w:ilvl w:val="0"/>
                <w:numId w:val="79"/>
              </w:numPr>
              <w:rPr>
                <w:rFonts w:ascii="Arial Narrow" w:hAnsi="Arial Narrow"/>
                <w:sz w:val="20"/>
                <w:szCs w:val="20"/>
              </w:rPr>
            </w:pPr>
            <w:r w:rsidRPr="00D33DB8">
              <w:rPr>
                <w:rFonts w:ascii="Arial Narrow" w:hAnsi="Arial Narrow"/>
                <w:sz w:val="20"/>
                <w:szCs w:val="20"/>
              </w:rPr>
              <w:t xml:space="preserve">Que el funcionario seleccionado no es el mismo funcionario asignado a la DUA asociada a diligencia de conclusión se muestra el mensaje: </w:t>
            </w:r>
            <w:r w:rsidRPr="006E707B">
              <w:rPr>
                <w:rFonts w:ascii="Arial Narrow" w:hAnsi="Arial Narrow"/>
                <w:b/>
                <w:sz w:val="20"/>
                <w:szCs w:val="20"/>
              </w:rPr>
              <w:t xml:space="preserve">“No puede reasignar la solicitud. El funcionario seleccionado no se encuentra asignado a conclusión de despacho de la DUA” </w:t>
            </w:r>
            <w:r w:rsidRPr="00D33DB8">
              <w:rPr>
                <w:rFonts w:ascii="Arial Narrow" w:hAnsi="Arial Narrow"/>
                <w:sz w:val="20"/>
                <w:szCs w:val="20"/>
              </w:rPr>
              <w:t>y detiene el proceso.</w:t>
            </w:r>
          </w:p>
        </w:tc>
      </w:tr>
      <w:tr w:rsidR="00D33DB8" w:rsidRPr="005C403B" w:rsidTr="00A07669">
        <w:tc>
          <w:tcPr>
            <w:tcW w:w="540" w:type="dxa"/>
          </w:tcPr>
          <w:p w:rsidR="00D33DB8" w:rsidRPr="00011FCF" w:rsidRDefault="00D33DB8" w:rsidP="00EF6966">
            <w:pPr>
              <w:pStyle w:val="NormalWeb"/>
              <w:numPr>
                <w:ilvl w:val="0"/>
                <w:numId w:val="113"/>
              </w:numPr>
              <w:spacing w:before="0" w:beforeAutospacing="0" w:after="0" w:afterAutospacing="0"/>
              <w:jc w:val="center"/>
              <w:rPr>
                <w:rFonts w:ascii="Arial Narrow" w:hAnsi="Arial Narrow"/>
              </w:rPr>
            </w:pPr>
          </w:p>
        </w:tc>
        <w:tc>
          <w:tcPr>
            <w:tcW w:w="3146" w:type="dxa"/>
          </w:tcPr>
          <w:p w:rsidR="00D33DB8" w:rsidRPr="00D33DB8" w:rsidRDefault="00D33DB8" w:rsidP="006C6D4F">
            <w:pPr>
              <w:rPr>
                <w:rFonts w:ascii="Arial Narrow" w:hAnsi="Arial Narrow"/>
                <w:sz w:val="20"/>
                <w:szCs w:val="20"/>
              </w:rPr>
            </w:pPr>
            <w:r w:rsidRPr="00D33DB8">
              <w:rPr>
                <w:rFonts w:ascii="Arial Narrow" w:hAnsi="Arial Narrow"/>
                <w:sz w:val="20"/>
                <w:szCs w:val="20"/>
              </w:rPr>
              <w:t>El funcionario aduanero selecciona el botón Reasignar</w:t>
            </w:r>
          </w:p>
        </w:tc>
        <w:tc>
          <w:tcPr>
            <w:tcW w:w="5670" w:type="dxa"/>
          </w:tcPr>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El sistema verifica que se haya registrado un texto en el campo observación.  Caso contrario muestra el mensaje: “Debe ingresar la observación” permitiéndole completar dicho dato.</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El sistema verifica que se haya seleccionado el dato del funcionario aduanero que va a atender la solicitud.  Caso contrario muestra el mensaje: “No se ha registrado al funcionario aduanero” permitiéndole completar dicho dato.</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En caso se haya completado dicho dato y el Funcionario Aduanero no se encuentra registrado en el Grupo de Atención  se muestra mensaje “Funcionario Aduanero no se encuentra registrado en Grupo de Atención”.</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Superada la validación, el sistema registra la reasignación de la solicitud de rectificación conservando el estado de la solicitud 03 “Asignada - Pendiente de Evaluar”</w:t>
            </w:r>
          </w:p>
          <w:p w:rsidR="00D33DB8" w:rsidRPr="00D33DB8" w:rsidRDefault="00D33DB8" w:rsidP="00EF6966">
            <w:pPr>
              <w:pStyle w:val="NormalWeb"/>
              <w:numPr>
                <w:ilvl w:val="1"/>
                <w:numId w:val="113"/>
              </w:numPr>
              <w:spacing w:before="0" w:beforeAutospacing="0" w:after="0" w:afterAutospacing="0"/>
              <w:ind w:left="441"/>
              <w:rPr>
                <w:rFonts w:ascii="Arial Narrow" w:hAnsi="Arial Narrow"/>
              </w:rPr>
            </w:pPr>
            <w:r w:rsidRPr="00D33DB8">
              <w:rPr>
                <w:rFonts w:ascii="Arial Narrow" w:hAnsi="Arial Narrow"/>
              </w:rPr>
              <w:t>Asimismo envía el mensaje electrónico PXX2 al funcionario aduanero al que se reasignó.</w:t>
            </w:r>
          </w:p>
        </w:tc>
      </w:tr>
      <w:tr w:rsidR="00615A07" w:rsidRPr="005C403B" w:rsidTr="004D4441">
        <w:trPr>
          <w:trHeight w:val="295"/>
        </w:trPr>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615A07" w:rsidRPr="005C403B" w:rsidTr="004D4441">
        <w:tc>
          <w:tcPr>
            <w:tcW w:w="9356" w:type="dxa"/>
            <w:gridSpan w:val="3"/>
            <w:shd w:val="clear" w:color="auto" w:fill="E6E6E6"/>
          </w:tcPr>
          <w:p w:rsidR="00615A07" w:rsidRPr="005C403B" w:rsidRDefault="00615A07" w:rsidP="006C6D4F">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615A07" w:rsidRPr="005C403B" w:rsidTr="00EB3BA6">
        <w:tc>
          <w:tcPr>
            <w:tcW w:w="54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46"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615A07" w:rsidRPr="005C403B" w:rsidTr="00EB3BA6">
        <w:tc>
          <w:tcPr>
            <w:tcW w:w="540" w:type="dxa"/>
            <w:shd w:val="clear" w:color="auto" w:fill="auto"/>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p>
        </w:tc>
        <w:tc>
          <w:tcPr>
            <w:tcW w:w="3146" w:type="dxa"/>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cs="Times New Roman"/>
              </w:rPr>
            </w:pPr>
          </w:p>
        </w:tc>
        <w:tc>
          <w:tcPr>
            <w:tcW w:w="5670" w:type="dxa"/>
            <w:shd w:val="clear" w:color="auto" w:fill="auto"/>
          </w:tcPr>
          <w:p w:rsidR="00615A07" w:rsidRPr="005C403B" w:rsidRDefault="00615A07" w:rsidP="006C6D4F">
            <w:pPr>
              <w:pStyle w:val="NormalWeb"/>
              <w:spacing w:before="0" w:beforeAutospacing="0" w:after="0" w:afterAutospacing="0"/>
              <w:jc w:val="left"/>
              <w:rPr>
                <w:rFonts w:ascii="Arial Narrow" w:hAnsi="Arial Narrow"/>
              </w:rPr>
            </w:pPr>
          </w:p>
        </w:tc>
      </w:tr>
      <w:tr w:rsidR="00615A07" w:rsidRPr="005C403B" w:rsidTr="004D4441">
        <w:trPr>
          <w:trHeight w:val="223"/>
        </w:trPr>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615A07" w:rsidRPr="005C403B" w:rsidTr="004D4441">
        <w:tc>
          <w:tcPr>
            <w:tcW w:w="54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16" w:type="dxa"/>
            <w:gridSpan w:val="2"/>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615A07" w:rsidRPr="005C403B" w:rsidTr="004D4441">
        <w:tc>
          <w:tcPr>
            <w:tcW w:w="540" w:type="dxa"/>
            <w:shd w:val="clear" w:color="auto" w:fill="auto"/>
          </w:tcPr>
          <w:p w:rsidR="00615A07" w:rsidRPr="005C403B" w:rsidRDefault="00615A07" w:rsidP="006C6D4F">
            <w:pPr>
              <w:pStyle w:val="NormalWeb"/>
              <w:spacing w:before="0" w:beforeAutospacing="0" w:after="0" w:afterAutospacing="0"/>
              <w:jc w:val="center"/>
              <w:rPr>
                <w:rFonts w:ascii="Arial Narrow" w:eastAsia="Times New Roman" w:hAnsi="Arial Narrow"/>
              </w:rPr>
            </w:pPr>
          </w:p>
        </w:tc>
        <w:tc>
          <w:tcPr>
            <w:tcW w:w="8816" w:type="dxa"/>
            <w:gridSpan w:val="2"/>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rPr>
            </w:pPr>
          </w:p>
        </w:tc>
      </w:tr>
      <w:tr w:rsidR="00615A07" w:rsidRPr="005C403B" w:rsidTr="004D4441">
        <w:tc>
          <w:tcPr>
            <w:tcW w:w="540" w:type="dxa"/>
            <w:shd w:val="clear" w:color="auto" w:fill="auto"/>
          </w:tcPr>
          <w:p w:rsidR="00615A07" w:rsidRPr="005C403B" w:rsidRDefault="00615A07" w:rsidP="006C6D4F">
            <w:pPr>
              <w:pStyle w:val="NormalWeb"/>
              <w:spacing w:before="0" w:beforeAutospacing="0" w:after="0" w:afterAutospacing="0"/>
              <w:jc w:val="center"/>
              <w:rPr>
                <w:rFonts w:ascii="Arial Narrow" w:eastAsia="Times New Roman" w:hAnsi="Arial Narrow"/>
              </w:rPr>
            </w:pPr>
          </w:p>
        </w:tc>
        <w:tc>
          <w:tcPr>
            <w:tcW w:w="8816" w:type="dxa"/>
            <w:gridSpan w:val="2"/>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rPr>
            </w:pPr>
          </w:p>
        </w:tc>
      </w:tr>
      <w:tr w:rsidR="00615A07" w:rsidRPr="005C403B" w:rsidTr="004D4441">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615A07" w:rsidRPr="005C403B" w:rsidTr="004D4441">
        <w:tc>
          <w:tcPr>
            <w:tcW w:w="9356" w:type="dxa"/>
            <w:gridSpan w:val="3"/>
          </w:tcPr>
          <w:p w:rsidR="00615A07" w:rsidRPr="005C403B" w:rsidRDefault="00615A07" w:rsidP="006C6D4F">
            <w:pPr>
              <w:rPr>
                <w:rFonts w:ascii="Arial Narrow" w:hAnsi="Arial Narrow"/>
                <w:sz w:val="20"/>
                <w:szCs w:val="20"/>
              </w:rPr>
            </w:pPr>
            <w:r w:rsidRPr="005C403B">
              <w:rPr>
                <w:rFonts w:ascii="Arial Narrow" w:hAnsi="Arial Narrow"/>
                <w:sz w:val="20"/>
                <w:szCs w:val="20"/>
              </w:rPr>
              <w:t>RF</w:t>
            </w:r>
            <w:r>
              <w:rPr>
                <w:rFonts w:ascii="Arial Narrow" w:hAnsi="Arial Narrow"/>
                <w:sz w:val="20"/>
                <w:szCs w:val="20"/>
              </w:rPr>
              <w:t>1</w:t>
            </w:r>
            <w:r w:rsidR="00E5130A">
              <w:rPr>
                <w:rFonts w:ascii="Arial Narrow" w:hAnsi="Arial Narrow"/>
                <w:sz w:val="20"/>
                <w:szCs w:val="20"/>
              </w:rPr>
              <w:t>2</w:t>
            </w:r>
          </w:p>
        </w:tc>
      </w:tr>
      <w:tr w:rsidR="00615A07" w:rsidRPr="005C403B" w:rsidTr="004D4441">
        <w:tc>
          <w:tcPr>
            <w:tcW w:w="9356"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615A07" w:rsidRPr="005C403B" w:rsidTr="004D4441">
        <w:tc>
          <w:tcPr>
            <w:tcW w:w="9356" w:type="dxa"/>
            <w:gridSpan w:val="3"/>
          </w:tcPr>
          <w:p w:rsidR="00615A07" w:rsidRPr="005C403B" w:rsidRDefault="00E5130A" w:rsidP="006C6D4F">
            <w:pPr>
              <w:rPr>
                <w:rFonts w:ascii="Arial Narrow" w:hAnsi="Arial Narrow"/>
                <w:sz w:val="20"/>
                <w:szCs w:val="20"/>
              </w:rPr>
            </w:pPr>
            <w:r w:rsidRPr="005E0E6C">
              <w:rPr>
                <w:bCs/>
                <w:sz w:val="20"/>
                <w:szCs w:val="20"/>
              </w:rPr>
              <w:t>P.10.06.02-1</w:t>
            </w:r>
            <w:r>
              <w:rPr>
                <w:bCs/>
                <w:sz w:val="20"/>
                <w:szCs w:val="20"/>
              </w:rPr>
              <w:t xml:space="preserve">, </w:t>
            </w:r>
            <w:r w:rsidRPr="005E0E6C">
              <w:rPr>
                <w:sz w:val="20"/>
                <w:szCs w:val="20"/>
                <w:lang w:eastAsia="es-PE"/>
              </w:rPr>
              <w:t>P.10.06.02-2</w:t>
            </w:r>
            <w:r>
              <w:rPr>
                <w:sz w:val="20"/>
                <w:szCs w:val="20"/>
                <w:lang w:eastAsia="es-PE"/>
              </w:rPr>
              <w:t xml:space="preserve">, </w:t>
            </w:r>
            <w:r w:rsidRPr="005E0E6C">
              <w:rPr>
                <w:sz w:val="20"/>
                <w:szCs w:val="20"/>
                <w:lang w:eastAsia="es-PE"/>
              </w:rPr>
              <w:t>P.10.06.01-3</w:t>
            </w:r>
            <w:r>
              <w:rPr>
                <w:sz w:val="20"/>
                <w:szCs w:val="20"/>
                <w:lang w:eastAsia="es-PE"/>
              </w:rPr>
              <w:t xml:space="preserve">, </w:t>
            </w:r>
            <w:r w:rsidRPr="005A1748">
              <w:rPr>
                <w:sz w:val="20"/>
                <w:szCs w:val="20"/>
                <w:lang w:eastAsia="es-PE"/>
              </w:rPr>
              <w:t>PXX2</w:t>
            </w:r>
          </w:p>
        </w:tc>
      </w:tr>
    </w:tbl>
    <w:p w:rsidR="00615A07" w:rsidRDefault="00615A07"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060"/>
        <w:gridCol w:w="5756"/>
      </w:tblGrid>
      <w:tr w:rsidR="004433F3" w:rsidRPr="004433F3" w:rsidTr="003C5BEB">
        <w:tc>
          <w:tcPr>
            <w:tcW w:w="3600" w:type="dxa"/>
            <w:gridSpan w:val="2"/>
            <w:shd w:val="clear" w:color="auto" w:fill="E6E6E6"/>
          </w:tcPr>
          <w:p w:rsidR="004433F3" w:rsidRPr="004433F3" w:rsidRDefault="004433F3" w:rsidP="003C5BEB">
            <w:pPr>
              <w:pStyle w:val="NormalWeb"/>
              <w:spacing w:before="0" w:beforeAutospacing="0" w:after="0" w:afterAutospacing="0"/>
              <w:rPr>
                <w:rFonts w:ascii="Arial Narrow" w:eastAsia="Times New Roman" w:hAnsi="Arial Narrow" w:cs="Times New Roman"/>
                <w:highlight w:val="yellow"/>
              </w:rPr>
            </w:pPr>
            <w:r w:rsidRPr="004433F3">
              <w:rPr>
                <w:rFonts w:ascii="Arial Narrow" w:eastAsia="Times New Roman" w:hAnsi="Arial Narrow" w:cs="Times New Roman"/>
                <w:highlight w:val="yellow"/>
              </w:rPr>
              <w:t>1. Nombre del Caso de Uso del Sistema</w:t>
            </w:r>
          </w:p>
        </w:tc>
        <w:tc>
          <w:tcPr>
            <w:tcW w:w="5756" w:type="dxa"/>
          </w:tcPr>
          <w:p w:rsidR="004433F3" w:rsidRPr="004433F3" w:rsidRDefault="004433F3" w:rsidP="004433F3">
            <w:pPr>
              <w:tabs>
                <w:tab w:val="left" w:pos="202"/>
              </w:tabs>
              <w:rPr>
                <w:rFonts w:ascii="Arial Narrow" w:hAnsi="Arial Narrow"/>
                <w:sz w:val="20"/>
                <w:szCs w:val="20"/>
                <w:highlight w:val="yellow"/>
              </w:rPr>
            </w:pPr>
            <w:r w:rsidRPr="004433F3">
              <w:rPr>
                <w:rFonts w:ascii="Arial Narrow" w:hAnsi="Arial Narrow"/>
                <w:sz w:val="20"/>
                <w:szCs w:val="20"/>
                <w:highlight w:val="yellow"/>
              </w:rPr>
              <w:t xml:space="preserve">CUS18 Aceptar asignación de solicitud de local designado </w:t>
            </w:r>
            <w:r>
              <w:rPr>
                <w:rFonts w:ascii="Arial Narrow" w:hAnsi="Arial Narrow"/>
                <w:sz w:val="20"/>
                <w:szCs w:val="20"/>
                <w:highlight w:val="yellow"/>
              </w:rPr>
              <w:t>por SUNAT (tipo de embarque 03)</w:t>
            </w:r>
          </w:p>
        </w:tc>
      </w:tr>
      <w:tr w:rsidR="004433F3" w:rsidRPr="004433F3" w:rsidTr="003C5BEB">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2. Descripción del Caso de Uso</w:t>
            </w:r>
          </w:p>
        </w:tc>
      </w:tr>
      <w:tr w:rsidR="004433F3" w:rsidRPr="004433F3" w:rsidTr="003C5BEB">
        <w:tc>
          <w:tcPr>
            <w:tcW w:w="9356" w:type="dxa"/>
            <w:gridSpan w:val="3"/>
          </w:tcPr>
          <w:p w:rsidR="004433F3" w:rsidRPr="004433F3" w:rsidRDefault="004433F3" w:rsidP="00224F4C">
            <w:pPr>
              <w:rPr>
                <w:rFonts w:ascii="Arial Narrow" w:hAnsi="Arial Narrow"/>
                <w:sz w:val="20"/>
                <w:szCs w:val="20"/>
                <w:highlight w:val="yellow"/>
              </w:rPr>
            </w:pPr>
            <w:r w:rsidRPr="004433F3">
              <w:rPr>
                <w:rFonts w:ascii="Arial Narrow" w:hAnsi="Arial Narrow"/>
                <w:sz w:val="20"/>
                <w:szCs w:val="20"/>
                <w:highlight w:val="yellow"/>
              </w:rPr>
              <w:lastRenderedPageBreak/>
              <w:t xml:space="preserve">Permite la </w:t>
            </w:r>
            <w:r>
              <w:rPr>
                <w:rFonts w:ascii="Arial Narrow" w:hAnsi="Arial Narrow"/>
                <w:sz w:val="20"/>
                <w:szCs w:val="20"/>
                <w:highlight w:val="yellow"/>
              </w:rPr>
              <w:t>asignación de la</w:t>
            </w:r>
            <w:r w:rsidR="00224F4C">
              <w:rPr>
                <w:rFonts w:ascii="Arial Narrow" w:hAnsi="Arial Narrow"/>
                <w:sz w:val="20"/>
                <w:szCs w:val="20"/>
                <w:highlight w:val="yellow"/>
              </w:rPr>
              <w:t xml:space="preserve"> unidad</w:t>
            </w:r>
            <w:r>
              <w:rPr>
                <w:rFonts w:ascii="Arial Narrow" w:hAnsi="Arial Narrow"/>
                <w:sz w:val="20"/>
                <w:szCs w:val="20"/>
                <w:highlight w:val="yellow"/>
              </w:rPr>
              <w:t xml:space="preserve"> de selección; de canal </w:t>
            </w:r>
            <w:proofErr w:type="gramStart"/>
            <w:r>
              <w:rPr>
                <w:rFonts w:ascii="Arial Narrow" w:hAnsi="Arial Narrow"/>
                <w:sz w:val="20"/>
                <w:szCs w:val="20"/>
                <w:highlight w:val="yellow"/>
              </w:rPr>
              <w:t>rojo as</w:t>
            </w:r>
            <w:r w:rsidR="00224F4C">
              <w:rPr>
                <w:rFonts w:ascii="Arial Narrow" w:hAnsi="Arial Narrow"/>
                <w:sz w:val="20"/>
                <w:szCs w:val="20"/>
                <w:highlight w:val="yellow"/>
              </w:rPr>
              <w:t>ociada</w:t>
            </w:r>
            <w:proofErr w:type="gramEnd"/>
            <w:r>
              <w:rPr>
                <w:rFonts w:ascii="Arial Narrow" w:hAnsi="Arial Narrow"/>
                <w:sz w:val="20"/>
                <w:szCs w:val="20"/>
                <w:highlight w:val="yellow"/>
              </w:rPr>
              <w:t xml:space="preserve"> a la solicitud aceptada; al funcionario que acepta dicha solicitud.</w:t>
            </w:r>
          </w:p>
        </w:tc>
      </w:tr>
      <w:tr w:rsidR="004433F3" w:rsidRPr="004433F3" w:rsidTr="003C5BEB">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3. Actor(es)</w:t>
            </w:r>
          </w:p>
        </w:tc>
      </w:tr>
      <w:tr w:rsidR="004433F3" w:rsidRPr="004433F3" w:rsidTr="003C5BEB">
        <w:tc>
          <w:tcPr>
            <w:tcW w:w="9356" w:type="dxa"/>
            <w:gridSpan w:val="3"/>
          </w:tcPr>
          <w:p w:rsidR="004433F3" w:rsidRPr="004433F3" w:rsidRDefault="00F36D1D" w:rsidP="003C5BEB">
            <w:pPr>
              <w:rPr>
                <w:rFonts w:ascii="Arial Narrow" w:hAnsi="Arial Narrow"/>
                <w:sz w:val="20"/>
                <w:szCs w:val="20"/>
                <w:highlight w:val="yellow"/>
              </w:rPr>
            </w:pPr>
            <w:r>
              <w:rPr>
                <w:rFonts w:ascii="Arial Narrow" w:hAnsi="Arial Narrow"/>
                <w:sz w:val="20"/>
                <w:szCs w:val="20"/>
                <w:highlight w:val="yellow"/>
              </w:rPr>
              <w:t>F</w:t>
            </w:r>
            <w:r w:rsidR="004433F3" w:rsidRPr="004433F3">
              <w:rPr>
                <w:rFonts w:ascii="Arial Narrow" w:hAnsi="Arial Narrow"/>
                <w:sz w:val="20"/>
                <w:szCs w:val="20"/>
                <w:highlight w:val="yellow"/>
              </w:rPr>
              <w:t>uncionario aduanero autorizado</w:t>
            </w:r>
          </w:p>
        </w:tc>
      </w:tr>
      <w:tr w:rsidR="004433F3" w:rsidRPr="004433F3" w:rsidTr="003C5BEB">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4. Precondiciones</w:t>
            </w:r>
          </w:p>
        </w:tc>
      </w:tr>
      <w:tr w:rsidR="004433F3" w:rsidRPr="004433F3" w:rsidTr="003C5BEB">
        <w:tc>
          <w:tcPr>
            <w:tcW w:w="9356" w:type="dxa"/>
            <w:gridSpan w:val="3"/>
          </w:tcPr>
          <w:p w:rsidR="004433F3" w:rsidRPr="004433F3" w:rsidRDefault="004433F3" w:rsidP="00F36D1D">
            <w:pPr>
              <w:rPr>
                <w:rFonts w:ascii="Arial Narrow" w:hAnsi="Arial Narrow"/>
                <w:sz w:val="20"/>
                <w:szCs w:val="20"/>
                <w:highlight w:val="yellow"/>
              </w:rPr>
            </w:pPr>
            <w:r w:rsidRPr="004433F3">
              <w:rPr>
                <w:rFonts w:ascii="Arial Narrow" w:hAnsi="Arial Narrow"/>
                <w:sz w:val="20"/>
                <w:szCs w:val="20"/>
                <w:highlight w:val="yellow"/>
              </w:rPr>
              <w:t xml:space="preserve">Solicitud </w:t>
            </w:r>
            <w:r w:rsidR="00F36D1D" w:rsidRPr="004433F3">
              <w:rPr>
                <w:rFonts w:ascii="Arial Narrow" w:hAnsi="Arial Narrow"/>
                <w:sz w:val="20"/>
                <w:szCs w:val="20"/>
                <w:highlight w:val="yellow"/>
              </w:rPr>
              <w:t xml:space="preserve">de local designado </w:t>
            </w:r>
            <w:r w:rsidR="00F36D1D">
              <w:rPr>
                <w:rFonts w:ascii="Arial Narrow" w:hAnsi="Arial Narrow"/>
                <w:sz w:val="20"/>
                <w:szCs w:val="20"/>
                <w:highlight w:val="yellow"/>
              </w:rPr>
              <w:t>por SUNAT (tipo de embarque 03) asignada a un funcionario</w:t>
            </w:r>
            <w:r w:rsidRPr="004433F3">
              <w:rPr>
                <w:rFonts w:ascii="Arial Narrow" w:hAnsi="Arial Narrow"/>
                <w:sz w:val="20"/>
                <w:szCs w:val="20"/>
                <w:highlight w:val="yellow"/>
              </w:rPr>
              <w:t>.</w:t>
            </w:r>
          </w:p>
        </w:tc>
      </w:tr>
      <w:tr w:rsidR="004433F3" w:rsidRPr="004433F3" w:rsidTr="003C5BEB">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 xml:space="preserve">5. </w:t>
            </w:r>
            <w:proofErr w:type="spellStart"/>
            <w:r w:rsidRPr="004433F3">
              <w:rPr>
                <w:rFonts w:ascii="Arial Narrow" w:eastAsia="Times New Roman" w:hAnsi="Arial Narrow" w:cs="Times New Roman"/>
                <w:highlight w:val="yellow"/>
              </w:rPr>
              <w:t>Pos</w:t>
            </w:r>
            <w:proofErr w:type="spellEnd"/>
            <w:r w:rsidRPr="004433F3">
              <w:rPr>
                <w:rFonts w:ascii="Arial Narrow" w:eastAsia="Times New Roman" w:hAnsi="Arial Narrow" w:cs="Times New Roman"/>
                <w:highlight w:val="yellow"/>
              </w:rPr>
              <w:t xml:space="preserve"> condiciones</w:t>
            </w:r>
          </w:p>
        </w:tc>
      </w:tr>
      <w:tr w:rsidR="004433F3" w:rsidRPr="004433F3" w:rsidTr="003C5BEB">
        <w:tc>
          <w:tcPr>
            <w:tcW w:w="9356" w:type="dxa"/>
            <w:gridSpan w:val="3"/>
            <w:shd w:val="clear" w:color="auto" w:fill="auto"/>
          </w:tcPr>
          <w:p w:rsidR="004433F3" w:rsidRPr="004433F3" w:rsidRDefault="00DB3AC7" w:rsidP="00DB3AC7">
            <w:pPr>
              <w:pStyle w:val="NormalWeb"/>
              <w:spacing w:before="0" w:beforeAutospacing="0" w:after="0" w:afterAutospacing="0"/>
              <w:rPr>
                <w:rFonts w:ascii="Arial Narrow" w:eastAsia="Times New Roman" w:hAnsi="Arial Narrow"/>
                <w:highlight w:val="yellow"/>
              </w:rPr>
            </w:pPr>
            <w:r>
              <w:rPr>
                <w:rFonts w:ascii="Arial Narrow" w:eastAsia="Times New Roman" w:hAnsi="Arial Narrow" w:cs="Times New Roman"/>
                <w:highlight w:val="yellow"/>
              </w:rPr>
              <w:t>U</w:t>
            </w:r>
            <w:r w:rsidR="00224F4C">
              <w:rPr>
                <w:rFonts w:ascii="Arial Narrow" w:eastAsia="Times New Roman" w:hAnsi="Arial Narrow" w:cs="Times New Roman"/>
                <w:highlight w:val="yellow"/>
              </w:rPr>
              <w:t>nidad</w:t>
            </w:r>
            <w:r>
              <w:rPr>
                <w:rFonts w:ascii="Arial Narrow" w:eastAsia="Times New Roman" w:hAnsi="Arial Narrow" w:cs="Times New Roman"/>
                <w:highlight w:val="yellow"/>
              </w:rPr>
              <w:t xml:space="preserve"> de selección</w:t>
            </w:r>
            <w:r w:rsidR="004433F3" w:rsidRPr="004433F3">
              <w:rPr>
                <w:rFonts w:ascii="Arial Narrow" w:eastAsia="Times New Roman" w:hAnsi="Arial Narrow" w:cs="Times New Roman"/>
                <w:highlight w:val="yellow"/>
              </w:rPr>
              <w:t xml:space="preserve"> asignada a</w:t>
            </w:r>
            <w:r>
              <w:rPr>
                <w:rFonts w:ascii="Arial Narrow" w:eastAsia="Times New Roman" w:hAnsi="Arial Narrow" w:cs="Times New Roman"/>
                <w:highlight w:val="yellow"/>
              </w:rPr>
              <w:t>l</w:t>
            </w:r>
            <w:r w:rsidR="004433F3" w:rsidRPr="004433F3">
              <w:rPr>
                <w:rFonts w:ascii="Arial Narrow" w:eastAsia="Times New Roman" w:hAnsi="Arial Narrow" w:cs="Times New Roman"/>
                <w:highlight w:val="yellow"/>
              </w:rPr>
              <w:t xml:space="preserve"> funcionario aduanero</w:t>
            </w:r>
            <w:r>
              <w:rPr>
                <w:rFonts w:ascii="Arial Narrow" w:eastAsia="Times New Roman" w:hAnsi="Arial Narrow" w:cs="Times New Roman"/>
                <w:highlight w:val="yellow"/>
              </w:rPr>
              <w:t>, que acepto la solicitud,</w:t>
            </w:r>
            <w:r w:rsidR="004433F3" w:rsidRPr="004433F3">
              <w:rPr>
                <w:rFonts w:ascii="Arial Narrow" w:eastAsia="Times New Roman" w:hAnsi="Arial Narrow" w:cs="Times New Roman"/>
                <w:highlight w:val="yellow"/>
              </w:rPr>
              <w:t xml:space="preserve"> para su atención.</w:t>
            </w:r>
          </w:p>
        </w:tc>
      </w:tr>
      <w:tr w:rsidR="004433F3" w:rsidRPr="004433F3" w:rsidTr="003C5BEB">
        <w:trPr>
          <w:trHeight w:val="223"/>
        </w:trPr>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6. Flujo de eventos *</w:t>
            </w:r>
          </w:p>
        </w:tc>
      </w:tr>
      <w:tr w:rsidR="004433F3" w:rsidRPr="004433F3" w:rsidTr="003C5BEB">
        <w:tc>
          <w:tcPr>
            <w:tcW w:w="540" w:type="dxa"/>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Nro.</w:t>
            </w:r>
          </w:p>
        </w:tc>
        <w:tc>
          <w:tcPr>
            <w:tcW w:w="3060" w:type="dxa"/>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Acción del Actor</w:t>
            </w:r>
          </w:p>
        </w:tc>
        <w:tc>
          <w:tcPr>
            <w:tcW w:w="5756" w:type="dxa"/>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Respuesta del Sistema</w:t>
            </w:r>
          </w:p>
        </w:tc>
      </w:tr>
      <w:tr w:rsidR="004433F3" w:rsidRPr="00224F4C" w:rsidTr="003C5BEB">
        <w:tc>
          <w:tcPr>
            <w:tcW w:w="540" w:type="dxa"/>
          </w:tcPr>
          <w:p w:rsidR="004433F3" w:rsidRPr="00224F4C" w:rsidRDefault="004433F3" w:rsidP="00EF6966">
            <w:pPr>
              <w:pStyle w:val="NormalWeb"/>
              <w:numPr>
                <w:ilvl w:val="0"/>
                <w:numId w:val="112"/>
              </w:numPr>
              <w:spacing w:before="0" w:beforeAutospacing="0" w:after="0" w:afterAutospacing="0"/>
              <w:rPr>
                <w:rFonts w:ascii="Arial Narrow" w:hAnsi="Arial Narrow"/>
                <w:highlight w:val="yellow"/>
              </w:rPr>
            </w:pPr>
          </w:p>
        </w:tc>
        <w:tc>
          <w:tcPr>
            <w:tcW w:w="3060" w:type="dxa"/>
          </w:tcPr>
          <w:p w:rsidR="004433F3" w:rsidRPr="00224F4C" w:rsidRDefault="004433F3" w:rsidP="00243506">
            <w:pPr>
              <w:rPr>
                <w:rFonts w:ascii="Arial Narrow" w:hAnsi="Arial Narrow"/>
                <w:sz w:val="20"/>
                <w:szCs w:val="20"/>
                <w:highlight w:val="yellow"/>
              </w:rPr>
            </w:pPr>
            <w:r w:rsidRPr="00224F4C">
              <w:rPr>
                <w:rFonts w:ascii="Arial Narrow" w:hAnsi="Arial Narrow"/>
                <w:sz w:val="20"/>
                <w:szCs w:val="20"/>
                <w:highlight w:val="yellow"/>
              </w:rPr>
              <w:t xml:space="preserve">El funcionario aduanero </w:t>
            </w:r>
            <w:r w:rsidR="00224F4C" w:rsidRPr="00224F4C">
              <w:rPr>
                <w:rFonts w:ascii="Arial Narrow" w:hAnsi="Arial Narrow"/>
                <w:sz w:val="20"/>
                <w:szCs w:val="20"/>
                <w:highlight w:val="yellow"/>
              </w:rPr>
              <w:t xml:space="preserve">acepta la solicitud </w:t>
            </w:r>
          </w:p>
        </w:tc>
        <w:tc>
          <w:tcPr>
            <w:tcW w:w="5756" w:type="dxa"/>
          </w:tcPr>
          <w:p w:rsidR="004433F3" w:rsidRPr="00224F4C" w:rsidRDefault="00224F4C" w:rsidP="00EF6966">
            <w:pPr>
              <w:pStyle w:val="NormalWeb"/>
              <w:numPr>
                <w:ilvl w:val="1"/>
                <w:numId w:val="112"/>
              </w:numPr>
              <w:spacing w:before="0" w:beforeAutospacing="0" w:after="0" w:afterAutospacing="0"/>
              <w:ind w:left="441"/>
              <w:rPr>
                <w:rFonts w:ascii="Arial Narrow" w:hAnsi="Arial Narrow"/>
                <w:highlight w:val="yellow"/>
              </w:rPr>
            </w:pPr>
            <w:r w:rsidRPr="00224F4C">
              <w:rPr>
                <w:rFonts w:ascii="Arial Narrow" w:hAnsi="Arial Narrow"/>
                <w:highlight w:val="yellow"/>
              </w:rPr>
              <w:t>El sistema obtiene la unidad de selección con canal rojo asociado a la solicitud.</w:t>
            </w:r>
          </w:p>
          <w:p w:rsidR="00224F4C" w:rsidRPr="00224F4C" w:rsidRDefault="00224F4C" w:rsidP="00EF6966">
            <w:pPr>
              <w:pStyle w:val="NormalWeb"/>
              <w:numPr>
                <w:ilvl w:val="1"/>
                <w:numId w:val="112"/>
              </w:numPr>
              <w:spacing w:before="0" w:beforeAutospacing="0" w:after="0" w:afterAutospacing="0"/>
              <w:ind w:left="441"/>
              <w:rPr>
                <w:rFonts w:ascii="Arial Narrow" w:hAnsi="Arial Narrow"/>
                <w:highlight w:val="yellow"/>
              </w:rPr>
            </w:pPr>
            <w:r w:rsidRPr="00224F4C">
              <w:rPr>
                <w:rFonts w:ascii="Arial Narrow" w:hAnsi="Arial Narrow"/>
                <w:highlight w:val="yellow"/>
              </w:rPr>
              <w:t>El sistema asigna la unidad de selección al funcionario aduanero que aceptó la solicitud.</w:t>
            </w:r>
          </w:p>
        </w:tc>
      </w:tr>
      <w:tr w:rsidR="004433F3" w:rsidRPr="004433F3" w:rsidTr="003C5BEB">
        <w:tc>
          <w:tcPr>
            <w:tcW w:w="540" w:type="dxa"/>
          </w:tcPr>
          <w:p w:rsidR="004433F3" w:rsidRPr="004433F3" w:rsidRDefault="004433F3" w:rsidP="003C5BEB">
            <w:pPr>
              <w:jc w:val="center"/>
              <w:rPr>
                <w:rFonts w:ascii="Arial Narrow" w:hAnsi="Arial Narrow"/>
                <w:sz w:val="20"/>
                <w:szCs w:val="20"/>
                <w:highlight w:val="yellow"/>
              </w:rPr>
            </w:pPr>
          </w:p>
        </w:tc>
        <w:tc>
          <w:tcPr>
            <w:tcW w:w="3060" w:type="dxa"/>
          </w:tcPr>
          <w:p w:rsidR="004433F3" w:rsidRPr="004433F3" w:rsidRDefault="004433F3" w:rsidP="003C5BEB">
            <w:pPr>
              <w:rPr>
                <w:rFonts w:ascii="Arial Narrow" w:hAnsi="Arial Narrow"/>
                <w:sz w:val="20"/>
                <w:szCs w:val="20"/>
                <w:highlight w:val="yellow"/>
              </w:rPr>
            </w:pPr>
          </w:p>
        </w:tc>
        <w:tc>
          <w:tcPr>
            <w:tcW w:w="5756" w:type="dxa"/>
          </w:tcPr>
          <w:p w:rsidR="004433F3" w:rsidRPr="004433F3" w:rsidRDefault="004433F3" w:rsidP="003C5BEB">
            <w:pPr>
              <w:rPr>
                <w:rFonts w:ascii="Arial Narrow" w:hAnsi="Arial Narrow"/>
                <w:sz w:val="20"/>
                <w:szCs w:val="20"/>
                <w:highlight w:val="yellow"/>
              </w:rPr>
            </w:pPr>
          </w:p>
        </w:tc>
      </w:tr>
      <w:tr w:rsidR="004433F3" w:rsidRPr="004433F3" w:rsidTr="003C5BEB">
        <w:trPr>
          <w:trHeight w:val="295"/>
        </w:trPr>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7. Flujo alternativo</w:t>
            </w:r>
          </w:p>
        </w:tc>
      </w:tr>
      <w:tr w:rsidR="004433F3" w:rsidRPr="004433F3" w:rsidTr="003C5BEB">
        <w:tc>
          <w:tcPr>
            <w:tcW w:w="9356" w:type="dxa"/>
            <w:gridSpan w:val="3"/>
            <w:shd w:val="clear" w:color="auto" w:fill="E6E6E6"/>
          </w:tcPr>
          <w:p w:rsidR="004433F3" w:rsidRPr="004433F3" w:rsidRDefault="004433F3" w:rsidP="003C5BEB">
            <w:pPr>
              <w:pStyle w:val="NormalWeb"/>
              <w:spacing w:before="0" w:beforeAutospacing="0" w:after="0" w:afterAutospacing="0"/>
              <w:jc w:val="left"/>
              <w:rPr>
                <w:rFonts w:ascii="Arial Narrow" w:eastAsia="Times New Roman" w:hAnsi="Arial Narrow" w:cs="Times New Roman"/>
                <w:highlight w:val="yellow"/>
              </w:rPr>
            </w:pPr>
            <w:r w:rsidRPr="004433F3">
              <w:rPr>
                <w:rFonts w:ascii="Arial Narrow" w:eastAsia="Times New Roman" w:hAnsi="Arial Narrow" w:cs="Times New Roman"/>
                <w:highlight w:val="yellow"/>
              </w:rPr>
              <w:t>Flujo alternativo A1</w:t>
            </w:r>
          </w:p>
        </w:tc>
      </w:tr>
      <w:tr w:rsidR="004433F3" w:rsidRPr="004433F3" w:rsidTr="003C5BEB">
        <w:tc>
          <w:tcPr>
            <w:tcW w:w="540" w:type="dxa"/>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Nro.</w:t>
            </w:r>
          </w:p>
        </w:tc>
        <w:tc>
          <w:tcPr>
            <w:tcW w:w="3060" w:type="dxa"/>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Acción del Actor</w:t>
            </w:r>
          </w:p>
        </w:tc>
        <w:tc>
          <w:tcPr>
            <w:tcW w:w="5756" w:type="dxa"/>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Respuesta del Sistema</w:t>
            </w:r>
          </w:p>
        </w:tc>
      </w:tr>
      <w:tr w:rsidR="004433F3" w:rsidRPr="004433F3" w:rsidTr="003C5BEB">
        <w:tc>
          <w:tcPr>
            <w:tcW w:w="540" w:type="dxa"/>
            <w:shd w:val="clear" w:color="auto" w:fill="auto"/>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p>
        </w:tc>
        <w:tc>
          <w:tcPr>
            <w:tcW w:w="3060" w:type="dxa"/>
            <w:shd w:val="clear" w:color="auto" w:fill="auto"/>
          </w:tcPr>
          <w:p w:rsidR="004433F3" w:rsidRPr="004433F3" w:rsidRDefault="004433F3" w:rsidP="003C5BEB">
            <w:pPr>
              <w:pStyle w:val="NormalWeb"/>
              <w:spacing w:before="0" w:beforeAutospacing="0" w:after="0" w:afterAutospacing="0"/>
              <w:rPr>
                <w:rFonts w:ascii="Arial Narrow" w:eastAsia="Times New Roman" w:hAnsi="Arial Narrow" w:cs="Times New Roman"/>
                <w:highlight w:val="yellow"/>
              </w:rPr>
            </w:pPr>
          </w:p>
        </w:tc>
        <w:tc>
          <w:tcPr>
            <w:tcW w:w="5756" w:type="dxa"/>
            <w:shd w:val="clear" w:color="auto" w:fill="auto"/>
          </w:tcPr>
          <w:p w:rsidR="004433F3" w:rsidRPr="004433F3" w:rsidRDefault="004433F3" w:rsidP="003C5BEB">
            <w:pPr>
              <w:pStyle w:val="NormalWeb"/>
              <w:spacing w:before="0" w:beforeAutospacing="0" w:after="0" w:afterAutospacing="0"/>
              <w:jc w:val="left"/>
              <w:rPr>
                <w:rFonts w:ascii="Arial Narrow" w:hAnsi="Arial Narrow"/>
                <w:highlight w:val="yellow"/>
              </w:rPr>
            </w:pPr>
          </w:p>
        </w:tc>
      </w:tr>
      <w:tr w:rsidR="004433F3" w:rsidRPr="004433F3" w:rsidTr="003C5BEB">
        <w:trPr>
          <w:trHeight w:val="223"/>
        </w:trPr>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8. Excepciones</w:t>
            </w:r>
          </w:p>
        </w:tc>
      </w:tr>
      <w:tr w:rsidR="004433F3" w:rsidRPr="004433F3" w:rsidTr="003C5BEB">
        <w:tc>
          <w:tcPr>
            <w:tcW w:w="540" w:type="dxa"/>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Nro.</w:t>
            </w:r>
          </w:p>
        </w:tc>
        <w:tc>
          <w:tcPr>
            <w:tcW w:w="8816" w:type="dxa"/>
            <w:gridSpan w:val="2"/>
            <w:shd w:val="clear" w:color="auto" w:fill="E6E6E6"/>
          </w:tcPr>
          <w:p w:rsidR="004433F3" w:rsidRPr="004433F3" w:rsidRDefault="004433F3" w:rsidP="003C5BEB">
            <w:pPr>
              <w:pStyle w:val="NormalWeb"/>
              <w:spacing w:before="0" w:beforeAutospacing="0" w:after="0" w:afterAutospacing="0"/>
              <w:jc w:val="center"/>
              <w:rPr>
                <w:rFonts w:ascii="Arial Narrow" w:eastAsia="Times New Roman" w:hAnsi="Arial Narrow" w:cs="Times New Roman"/>
                <w:highlight w:val="yellow"/>
              </w:rPr>
            </w:pPr>
            <w:r w:rsidRPr="004433F3">
              <w:rPr>
                <w:rFonts w:ascii="Arial Narrow" w:eastAsia="Times New Roman" w:hAnsi="Arial Narrow" w:cs="Times New Roman"/>
                <w:highlight w:val="yellow"/>
              </w:rPr>
              <w:t>Descripción</w:t>
            </w:r>
          </w:p>
        </w:tc>
      </w:tr>
      <w:tr w:rsidR="004433F3" w:rsidRPr="004433F3" w:rsidTr="003C5BEB">
        <w:tc>
          <w:tcPr>
            <w:tcW w:w="540" w:type="dxa"/>
            <w:shd w:val="clear" w:color="auto" w:fill="auto"/>
          </w:tcPr>
          <w:p w:rsidR="004433F3" w:rsidRPr="004433F3" w:rsidRDefault="004433F3" w:rsidP="003C5BEB">
            <w:pPr>
              <w:pStyle w:val="NormalWeb"/>
              <w:spacing w:before="0" w:beforeAutospacing="0" w:after="0" w:afterAutospacing="0"/>
              <w:jc w:val="center"/>
              <w:rPr>
                <w:rFonts w:ascii="Arial Narrow" w:eastAsia="Times New Roman" w:hAnsi="Arial Narrow"/>
                <w:highlight w:val="yellow"/>
              </w:rPr>
            </w:pPr>
          </w:p>
        </w:tc>
        <w:tc>
          <w:tcPr>
            <w:tcW w:w="8816" w:type="dxa"/>
            <w:gridSpan w:val="2"/>
            <w:shd w:val="clear" w:color="auto" w:fill="auto"/>
          </w:tcPr>
          <w:p w:rsidR="004433F3" w:rsidRPr="004433F3" w:rsidRDefault="004433F3" w:rsidP="003C5BEB">
            <w:pPr>
              <w:pStyle w:val="NormalWeb"/>
              <w:spacing w:before="0" w:beforeAutospacing="0" w:after="0" w:afterAutospacing="0"/>
              <w:rPr>
                <w:rFonts w:ascii="Arial Narrow" w:eastAsia="Times New Roman" w:hAnsi="Arial Narrow"/>
                <w:highlight w:val="yellow"/>
              </w:rPr>
            </w:pPr>
          </w:p>
        </w:tc>
      </w:tr>
      <w:tr w:rsidR="004433F3" w:rsidRPr="004433F3" w:rsidTr="003C5BEB">
        <w:tc>
          <w:tcPr>
            <w:tcW w:w="540" w:type="dxa"/>
            <w:shd w:val="clear" w:color="auto" w:fill="auto"/>
          </w:tcPr>
          <w:p w:rsidR="004433F3" w:rsidRPr="004433F3" w:rsidRDefault="004433F3" w:rsidP="003C5BEB">
            <w:pPr>
              <w:pStyle w:val="NormalWeb"/>
              <w:spacing w:before="0" w:beforeAutospacing="0" w:after="0" w:afterAutospacing="0"/>
              <w:jc w:val="center"/>
              <w:rPr>
                <w:rFonts w:ascii="Arial Narrow" w:eastAsia="Times New Roman" w:hAnsi="Arial Narrow"/>
                <w:highlight w:val="yellow"/>
              </w:rPr>
            </w:pPr>
          </w:p>
        </w:tc>
        <w:tc>
          <w:tcPr>
            <w:tcW w:w="8816" w:type="dxa"/>
            <w:gridSpan w:val="2"/>
            <w:shd w:val="clear" w:color="auto" w:fill="auto"/>
          </w:tcPr>
          <w:p w:rsidR="004433F3" w:rsidRPr="004433F3" w:rsidRDefault="004433F3" w:rsidP="003C5BEB">
            <w:pPr>
              <w:pStyle w:val="NormalWeb"/>
              <w:spacing w:before="0" w:beforeAutospacing="0" w:after="0" w:afterAutospacing="0"/>
              <w:rPr>
                <w:rFonts w:ascii="Arial Narrow" w:eastAsia="Times New Roman" w:hAnsi="Arial Narrow"/>
                <w:highlight w:val="yellow"/>
              </w:rPr>
            </w:pPr>
          </w:p>
        </w:tc>
      </w:tr>
      <w:tr w:rsidR="004433F3" w:rsidRPr="004433F3" w:rsidTr="003C5BEB">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9. Requisito funcional asociado</w:t>
            </w:r>
          </w:p>
        </w:tc>
      </w:tr>
      <w:tr w:rsidR="004433F3" w:rsidRPr="004433F3" w:rsidTr="003C5BEB">
        <w:tc>
          <w:tcPr>
            <w:tcW w:w="9356" w:type="dxa"/>
            <w:gridSpan w:val="3"/>
          </w:tcPr>
          <w:p w:rsidR="004433F3" w:rsidRPr="004433F3" w:rsidRDefault="004433F3" w:rsidP="003C5BEB">
            <w:pPr>
              <w:rPr>
                <w:rFonts w:ascii="Arial Narrow" w:hAnsi="Arial Narrow"/>
                <w:sz w:val="20"/>
                <w:szCs w:val="20"/>
                <w:highlight w:val="yellow"/>
              </w:rPr>
            </w:pPr>
          </w:p>
        </w:tc>
      </w:tr>
      <w:tr w:rsidR="004433F3" w:rsidRPr="004433F3" w:rsidTr="003C5BEB">
        <w:tc>
          <w:tcPr>
            <w:tcW w:w="9356" w:type="dxa"/>
            <w:gridSpan w:val="3"/>
            <w:shd w:val="clear" w:color="auto" w:fill="E6E6E6"/>
          </w:tcPr>
          <w:p w:rsidR="004433F3" w:rsidRPr="004433F3" w:rsidRDefault="004433F3" w:rsidP="003C5BEB">
            <w:pPr>
              <w:pStyle w:val="NormalWeb"/>
              <w:spacing w:before="0" w:beforeAutospacing="0" w:after="0" w:afterAutospacing="0"/>
              <w:rPr>
                <w:rFonts w:ascii="Arial Narrow" w:hAnsi="Arial Narrow"/>
                <w:highlight w:val="yellow"/>
              </w:rPr>
            </w:pPr>
            <w:r w:rsidRPr="004433F3">
              <w:rPr>
                <w:rFonts w:ascii="Arial Narrow" w:eastAsia="Times New Roman" w:hAnsi="Arial Narrow" w:cs="Times New Roman"/>
                <w:highlight w:val="yellow"/>
              </w:rPr>
              <w:t>10. Prototipo de interfaz de usuario</w:t>
            </w:r>
          </w:p>
        </w:tc>
      </w:tr>
      <w:tr w:rsidR="004433F3" w:rsidRPr="005C403B" w:rsidTr="003C5BEB">
        <w:tc>
          <w:tcPr>
            <w:tcW w:w="9356" w:type="dxa"/>
            <w:gridSpan w:val="3"/>
          </w:tcPr>
          <w:p w:rsidR="004433F3" w:rsidRPr="005C403B" w:rsidRDefault="00224F4C" w:rsidP="003C5BEB">
            <w:pPr>
              <w:rPr>
                <w:rFonts w:ascii="Arial Narrow" w:hAnsi="Arial Narrow"/>
                <w:sz w:val="20"/>
                <w:szCs w:val="20"/>
              </w:rPr>
            </w:pPr>
            <w:r>
              <w:rPr>
                <w:bCs/>
                <w:sz w:val="20"/>
                <w:szCs w:val="20"/>
              </w:rPr>
              <w:t>No corresponde</w:t>
            </w:r>
          </w:p>
        </w:tc>
      </w:tr>
    </w:tbl>
    <w:p w:rsidR="004433F3" w:rsidRPr="005C403B" w:rsidRDefault="004433F3" w:rsidP="007601C5">
      <w:pPr>
        <w:rPr>
          <w:rFonts w:ascii="Arial Narrow" w:hAnsi="Arial Narrow"/>
          <w:sz w:val="20"/>
          <w:szCs w:val="20"/>
        </w:rPr>
      </w:pPr>
    </w:p>
    <w:p w:rsidR="001E5E06" w:rsidRPr="00C75C93" w:rsidRDefault="001E5E06" w:rsidP="001E5E06">
      <w:pPr>
        <w:pStyle w:val="Ttulo4"/>
      </w:pPr>
      <w:r w:rsidRPr="00C75C93">
        <w:t>Trazabilidad Requerimiento- Casos de Uso</w:t>
      </w:r>
    </w:p>
    <w:p w:rsidR="001E5E06" w:rsidRPr="00E441BA" w:rsidRDefault="001E5E06" w:rsidP="001E5E06">
      <w:pPr>
        <w:tabs>
          <w:tab w:val="left" w:pos="1418"/>
        </w:tabs>
        <w:ind w:left="862"/>
        <w:rPr>
          <w:sz w:val="20"/>
        </w:rPr>
      </w:pPr>
      <w:r w:rsidRPr="00E441BA">
        <w:rPr>
          <w:sz w:val="20"/>
        </w:rPr>
        <w:t>Se elabora la Matriz de Trazabilidad entre los Requerimientos con los Casos de Uso identificados a fin de determinar que todas las funcionalidades cumplen con los Requerimientos solicitados por los Usuarios.</w:t>
      </w:r>
    </w:p>
    <w:p w:rsidR="001E5E06" w:rsidRPr="00E441BA" w:rsidRDefault="001E5E06" w:rsidP="001E5E06">
      <w:pPr>
        <w:tabs>
          <w:tab w:val="left" w:pos="1418"/>
        </w:tabs>
        <w:ind w:left="862"/>
        <w:rPr>
          <w:sz w:val="20"/>
        </w:rPr>
      </w:pPr>
    </w:p>
    <w:tbl>
      <w:tblPr>
        <w:tblW w:w="90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412"/>
        <w:gridCol w:w="412"/>
        <w:gridCol w:w="412"/>
        <w:gridCol w:w="412"/>
        <w:gridCol w:w="412"/>
        <w:gridCol w:w="412"/>
        <w:gridCol w:w="412"/>
        <w:gridCol w:w="412"/>
        <w:gridCol w:w="412"/>
        <w:gridCol w:w="412"/>
        <w:gridCol w:w="412"/>
        <w:gridCol w:w="412"/>
        <w:gridCol w:w="412"/>
        <w:gridCol w:w="412"/>
        <w:gridCol w:w="412"/>
        <w:gridCol w:w="412"/>
        <w:gridCol w:w="412"/>
      </w:tblGrid>
      <w:tr w:rsidR="00390D45" w:rsidRPr="00E441BA" w:rsidTr="00390D45">
        <w:trPr>
          <w:cantSplit/>
          <w:trHeight w:val="1134"/>
          <w:jc w:val="center"/>
        </w:trPr>
        <w:tc>
          <w:tcPr>
            <w:tcW w:w="2013" w:type="dxa"/>
            <w:shd w:val="clear" w:color="auto" w:fill="D9D9D9"/>
          </w:tcPr>
          <w:p w:rsidR="00390D45" w:rsidRPr="00B45EC3" w:rsidRDefault="00390D45" w:rsidP="001A2F10">
            <w:pPr>
              <w:tabs>
                <w:tab w:val="left" w:pos="1418"/>
              </w:tabs>
              <w:rPr>
                <w:sz w:val="18"/>
                <w:szCs w:val="18"/>
              </w:rPr>
            </w:pPr>
            <w:r w:rsidRPr="00B45EC3">
              <w:rPr>
                <w:sz w:val="18"/>
                <w:szCs w:val="18"/>
              </w:rPr>
              <w:t xml:space="preserve">Requerimiento </w:t>
            </w:r>
            <w:r w:rsidRPr="00B45EC3">
              <w:rPr>
                <w:rFonts w:cs="Arial"/>
                <w:sz w:val="18"/>
                <w:szCs w:val="18"/>
              </w:rPr>
              <w:t>\</w:t>
            </w:r>
            <w:r w:rsidRPr="00B45EC3">
              <w:rPr>
                <w:sz w:val="18"/>
                <w:szCs w:val="18"/>
              </w:rPr>
              <w:t xml:space="preserve"> Caso de Uso</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CUS01</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CUS02</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CUS0</w:t>
            </w:r>
            <w:r>
              <w:rPr>
                <w:sz w:val="16"/>
                <w:szCs w:val="16"/>
              </w:rPr>
              <w:t>3</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CUS0</w:t>
            </w:r>
            <w:r>
              <w:rPr>
                <w:sz w:val="16"/>
                <w:szCs w:val="16"/>
              </w:rPr>
              <w:t>4</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CUS0</w:t>
            </w:r>
            <w:r>
              <w:rPr>
                <w:sz w:val="16"/>
                <w:szCs w:val="16"/>
              </w:rPr>
              <w:t>5</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CUS0</w:t>
            </w:r>
            <w:r>
              <w:rPr>
                <w:sz w:val="16"/>
                <w:szCs w:val="16"/>
              </w:rPr>
              <w:t>6</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CUS0</w:t>
            </w:r>
            <w:r>
              <w:rPr>
                <w:sz w:val="16"/>
                <w:szCs w:val="16"/>
              </w:rPr>
              <w:t>7</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sidRPr="00B45EC3">
              <w:rPr>
                <w:sz w:val="16"/>
                <w:szCs w:val="16"/>
              </w:rPr>
              <w:t>CUS0</w:t>
            </w:r>
            <w:r>
              <w:rPr>
                <w:sz w:val="16"/>
                <w:szCs w:val="16"/>
              </w:rPr>
              <w:t>8</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sidRPr="00B45EC3">
              <w:rPr>
                <w:sz w:val="16"/>
                <w:szCs w:val="16"/>
              </w:rPr>
              <w:t>CUS0</w:t>
            </w:r>
            <w:r>
              <w:rPr>
                <w:sz w:val="16"/>
                <w:szCs w:val="16"/>
              </w:rPr>
              <w:t>9</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sidRPr="00B45EC3">
              <w:rPr>
                <w:sz w:val="16"/>
                <w:szCs w:val="16"/>
              </w:rPr>
              <w:t>CUS10</w:t>
            </w:r>
          </w:p>
        </w:tc>
        <w:tc>
          <w:tcPr>
            <w:tcW w:w="412" w:type="dxa"/>
            <w:shd w:val="clear" w:color="auto" w:fill="D9D9D9"/>
            <w:textDirection w:val="btLr"/>
          </w:tcPr>
          <w:p w:rsidR="00390D45" w:rsidRPr="00B45EC3" w:rsidRDefault="00390D45" w:rsidP="00390D45">
            <w:pPr>
              <w:tabs>
                <w:tab w:val="left" w:pos="1418"/>
              </w:tabs>
              <w:ind w:left="113" w:right="113"/>
              <w:rPr>
                <w:sz w:val="16"/>
                <w:szCs w:val="16"/>
              </w:rPr>
            </w:pPr>
            <w:r w:rsidRPr="00B45EC3">
              <w:rPr>
                <w:sz w:val="16"/>
                <w:szCs w:val="16"/>
              </w:rPr>
              <w:t>CUS</w:t>
            </w:r>
            <w:r>
              <w:rPr>
                <w:sz w:val="16"/>
                <w:szCs w:val="16"/>
              </w:rPr>
              <w:t>11</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Pr>
                <w:sz w:val="16"/>
                <w:szCs w:val="16"/>
              </w:rPr>
              <w:t>CUS12</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Pr>
                <w:sz w:val="16"/>
                <w:szCs w:val="16"/>
              </w:rPr>
              <w:t>CUS13</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Pr>
                <w:sz w:val="16"/>
                <w:szCs w:val="16"/>
              </w:rPr>
              <w:t>CUS14</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Pr>
                <w:sz w:val="16"/>
                <w:szCs w:val="16"/>
              </w:rPr>
              <w:t>CUS15</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Pr>
                <w:sz w:val="16"/>
                <w:szCs w:val="16"/>
              </w:rPr>
              <w:t>CUS16</w:t>
            </w:r>
          </w:p>
        </w:tc>
        <w:tc>
          <w:tcPr>
            <w:tcW w:w="412" w:type="dxa"/>
            <w:shd w:val="clear" w:color="auto" w:fill="D9D9D9"/>
            <w:textDirection w:val="btLr"/>
          </w:tcPr>
          <w:p w:rsidR="00390D45" w:rsidRPr="00B45EC3" w:rsidRDefault="00390D45" w:rsidP="00D0171C">
            <w:pPr>
              <w:tabs>
                <w:tab w:val="left" w:pos="1418"/>
              </w:tabs>
              <w:ind w:left="113" w:right="113"/>
              <w:rPr>
                <w:sz w:val="16"/>
                <w:szCs w:val="16"/>
              </w:rPr>
            </w:pPr>
            <w:r>
              <w:rPr>
                <w:sz w:val="16"/>
                <w:szCs w:val="16"/>
              </w:rPr>
              <w:t>CUS17</w:t>
            </w: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RF01</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sidRPr="00B45EC3">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RF02</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w:t>
            </w:r>
            <w:r>
              <w:rPr>
                <w:sz w:val="18"/>
                <w:szCs w:val="18"/>
              </w:rPr>
              <w:t>3</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w:t>
            </w:r>
            <w:r>
              <w:rPr>
                <w:sz w:val="18"/>
                <w:szCs w:val="18"/>
              </w:rPr>
              <w:t>4</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w:t>
            </w:r>
            <w:r>
              <w:rPr>
                <w:sz w:val="18"/>
                <w:szCs w:val="18"/>
              </w:rPr>
              <w:t>5</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w:t>
            </w:r>
            <w:r>
              <w:rPr>
                <w:sz w:val="18"/>
                <w:szCs w:val="18"/>
              </w:rPr>
              <w:t>6</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w:t>
            </w:r>
            <w:r>
              <w:rPr>
                <w:sz w:val="18"/>
                <w:szCs w:val="18"/>
              </w:rPr>
              <w:t>7</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RF0</w:t>
            </w:r>
            <w:r>
              <w:rPr>
                <w:sz w:val="18"/>
                <w:szCs w:val="18"/>
              </w:rPr>
              <w:t>8</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D0171C">
            <w:pPr>
              <w:tabs>
                <w:tab w:val="left" w:pos="1418"/>
              </w:tabs>
              <w:rPr>
                <w:sz w:val="18"/>
                <w:szCs w:val="18"/>
              </w:rPr>
            </w:pPr>
            <w:r w:rsidRPr="00B45EC3">
              <w:rPr>
                <w:sz w:val="18"/>
                <w:szCs w:val="18"/>
              </w:rPr>
              <w:t>RF0</w:t>
            </w:r>
            <w:r>
              <w:rPr>
                <w:sz w:val="18"/>
                <w:szCs w:val="18"/>
              </w:rPr>
              <w:t>9</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D0171C">
            <w:pPr>
              <w:tabs>
                <w:tab w:val="left" w:pos="1418"/>
              </w:tabs>
              <w:rPr>
                <w:sz w:val="18"/>
                <w:szCs w:val="18"/>
              </w:rPr>
            </w:pPr>
            <w:r w:rsidRPr="00B45EC3">
              <w:rPr>
                <w:sz w:val="18"/>
                <w:szCs w:val="18"/>
              </w:rPr>
              <w:t>RF</w:t>
            </w:r>
            <w:r>
              <w:rPr>
                <w:sz w:val="18"/>
                <w:szCs w:val="18"/>
              </w:rPr>
              <w:t>1</w:t>
            </w:r>
            <w:r w:rsidRPr="00B45EC3">
              <w:rPr>
                <w:sz w:val="18"/>
                <w:szCs w:val="18"/>
              </w:rPr>
              <w:t>0</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D0171C">
            <w:pPr>
              <w:tabs>
                <w:tab w:val="left" w:pos="1418"/>
              </w:tabs>
              <w:rPr>
                <w:sz w:val="18"/>
                <w:szCs w:val="18"/>
              </w:rPr>
            </w:pPr>
            <w:r>
              <w:rPr>
                <w:sz w:val="18"/>
                <w:szCs w:val="18"/>
              </w:rPr>
              <w:t>RF11</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4A18F6"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D0171C">
            <w:pPr>
              <w:tabs>
                <w:tab w:val="left" w:pos="1418"/>
              </w:tabs>
              <w:rPr>
                <w:sz w:val="18"/>
                <w:szCs w:val="18"/>
              </w:rPr>
            </w:pPr>
            <w:r w:rsidRPr="00B45EC3">
              <w:rPr>
                <w:sz w:val="18"/>
                <w:szCs w:val="18"/>
              </w:rPr>
              <w:t>RF</w:t>
            </w:r>
            <w:r>
              <w:rPr>
                <w:sz w:val="18"/>
                <w:szCs w:val="18"/>
              </w:rPr>
              <w:t>12</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r>
      <w:tr w:rsidR="00717E8A" w:rsidRPr="00E441BA" w:rsidTr="00D0171C">
        <w:trPr>
          <w:jc w:val="center"/>
        </w:trPr>
        <w:tc>
          <w:tcPr>
            <w:tcW w:w="2013" w:type="dxa"/>
            <w:shd w:val="clear" w:color="auto" w:fill="D9D9D9"/>
          </w:tcPr>
          <w:p w:rsidR="00717E8A" w:rsidRPr="00B45EC3" w:rsidRDefault="00717E8A" w:rsidP="00D0171C">
            <w:pPr>
              <w:tabs>
                <w:tab w:val="left" w:pos="1418"/>
              </w:tabs>
              <w:rPr>
                <w:sz w:val="18"/>
                <w:szCs w:val="18"/>
              </w:rPr>
            </w:pPr>
            <w:r>
              <w:rPr>
                <w:sz w:val="18"/>
                <w:szCs w:val="18"/>
              </w:rPr>
              <w:t>RF13</w:t>
            </w:r>
          </w:p>
        </w:tc>
        <w:tc>
          <w:tcPr>
            <w:tcW w:w="412" w:type="dxa"/>
            <w:shd w:val="clear" w:color="auto" w:fill="auto"/>
            <w:vAlign w:val="center"/>
          </w:tcPr>
          <w:p w:rsidR="00717E8A" w:rsidRPr="00B45EC3" w:rsidRDefault="00717E8A" w:rsidP="00D0171C">
            <w:pPr>
              <w:tabs>
                <w:tab w:val="left" w:pos="1418"/>
              </w:tabs>
              <w:jc w:val="center"/>
              <w:rPr>
                <w:sz w:val="16"/>
                <w:szCs w:val="16"/>
              </w:rPr>
            </w:pPr>
            <w:r>
              <w:rPr>
                <w:sz w:val="16"/>
                <w:szCs w:val="16"/>
              </w:rPr>
              <w:t>X</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D0171C">
            <w:pPr>
              <w:tabs>
                <w:tab w:val="left" w:pos="1418"/>
              </w:tabs>
              <w:rPr>
                <w:sz w:val="18"/>
                <w:szCs w:val="18"/>
              </w:rPr>
            </w:pPr>
            <w:r w:rsidRPr="00B45EC3">
              <w:rPr>
                <w:sz w:val="18"/>
                <w:szCs w:val="18"/>
              </w:rPr>
              <w:t>RF</w:t>
            </w:r>
            <w:r>
              <w:rPr>
                <w:sz w:val="18"/>
                <w:szCs w:val="18"/>
              </w:rPr>
              <w:t>14</w:t>
            </w:r>
          </w:p>
        </w:tc>
        <w:tc>
          <w:tcPr>
            <w:tcW w:w="412" w:type="dxa"/>
            <w:shd w:val="clear" w:color="auto" w:fill="auto"/>
            <w:vAlign w:val="center"/>
          </w:tcPr>
          <w:p w:rsidR="00717E8A" w:rsidRPr="00B45EC3" w:rsidRDefault="00717E8A" w:rsidP="00D0171C">
            <w:pPr>
              <w:tabs>
                <w:tab w:val="left" w:pos="1418"/>
              </w:tabs>
              <w:jc w:val="center"/>
              <w:rPr>
                <w:sz w:val="16"/>
                <w:szCs w:val="16"/>
              </w:rPr>
            </w:pPr>
          </w:p>
        </w:tc>
        <w:tc>
          <w:tcPr>
            <w:tcW w:w="412" w:type="dxa"/>
            <w:shd w:val="clear" w:color="auto" w:fill="auto"/>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Pr>
                <w:sz w:val="18"/>
                <w:szCs w:val="18"/>
              </w:rPr>
              <w:t>RF15</w:t>
            </w:r>
          </w:p>
        </w:tc>
        <w:tc>
          <w:tcPr>
            <w:tcW w:w="412" w:type="dxa"/>
            <w:shd w:val="clear" w:color="auto" w:fill="auto"/>
            <w:vAlign w:val="center"/>
          </w:tcPr>
          <w:p w:rsidR="00717E8A" w:rsidRPr="00B45EC3" w:rsidRDefault="00717E8A" w:rsidP="00E21751">
            <w:pPr>
              <w:tabs>
                <w:tab w:val="left" w:pos="1418"/>
              </w:tabs>
              <w:jc w:val="center"/>
              <w:rPr>
                <w:sz w:val="16"/>
                <w:szCs w:val="16"/>
              </w:rPr>
            </w:pPr>
          </w:p>
        </w:tc>
        <w:tc>
          <w:tcPr>
            <w:tcW w:w="412" w:type="dxa"/>
            <w:shd w:val="clear" w:color="auto" w:fill="auto"/>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r>
              <w:rPr>
                <w:sz w:val="16"/>
                <w:szCs w:val="16"/>
              </w:rPr>
              <w:t>X</w:t>
            </w: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r w:rsidR="00717E8A" w:rsidRPr="00E441BA" w:rsidTr="00D0171C">
        <w:trPr>
          <w:jc w:val="center"/>
        </w:trPr>
        <w:tc>
          <w:tcPr>
            <w:tcW w:w="2013" w:type="dxa"/>
            <w:shd w:val="clear" w:color="auto" w:fill="D9D9D9"/>
          </w:tcPr>
          <w:p w:rsidR="00717E8A" w:rsidRPr="00B45EC3" w:rsidRDefault="00717E8A" w:rsidP="001A2F10">
            <w:pPr>
              <w:tabs>
                <w:tab w:val="left" w:pos="1418"/>
              </w:tabs>
              <w:rPr>
                <w:sz w:val="18"/>
                <w:szCs w:val="18"/>
              </w:rPr>
            </w:pPr>
            <w:r w:rsidRPr="00B45EC3">
              <w:rPr>
                <w:sz w:val="18"/>
                <w:szCs w:val="18"/>
              </w:rPr>
              <w:t>RF</w:t>
            </w:r>
            <w:r>
              <w:rPr>
                <w:sz w:val="18"/>
                <w:szCs w:val="18"/>
              </w:rPr>
              <w:t>16</w:t>
            </w:r>
          </w:p>
        </w:tc>
        <w:tc>
          <w:tcPr>
            <w:tcW w:w="412" w:type="dxa"/>
            <w:shd w:val="clear" w:color="auto" w:fill="auto"/>
            <w:vAlign w:val="center"/>
          </w:tcPr>
          <w:p w:rsidR="00717E8A" w:rsidRPr="00B45EC3" w:rsidRDefault="00717E8A" w:rsidP="00E21751">
            <w:pPr>
              <w:tabs>
                <w:tab w:val="left" w:pos="1418"/>
              </w:tabs>
              <w:jc w:val="center"/>
              <w:rPr>
                <w:sz w:val="16"/>
                <w:szCs w:val="16"/>
              </w:rPr>
            </w:pPr>
          </w:p>
        </w:tc>
        <w:tc>
          <w:tcPr>
            <w:tcW w:w="412" w:type="dxa"/>
            <w:shd w:val="clear" w:color="auto" w:fill="auto"/>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E21751">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r>
              <w:rPr>
                <w:sz w:val="16"/>
                <w:szCs w:val="16"/>
              </w:rPr>
              <w:t>X</w:t>
            </w:r>
          </w:p>
        </w:tc>
        <w:tc>
          <w:tcPr>
            <w:tcW w:w="412" w:type="dxa"/>
            <w:vAlign w:val="center"/>
          </w:tcPr>
          <w:p w:rsidR="00717E8A" w:rsidRPr="00B45EC3" w:rsidRDefault="00717E8A" w:rsidP="00D0171C">
            <w:pPr>
              <w:tabs>
                <w:tab w:val="left" w:pos="1418"/>
              </w:tabs>
              <w:jc w:val="center"/>
              <w:rPr>
                <w:sz w:val="16"/>
                <w:szCs w:val="16"/>
              </w:rPr>
            </w:pPr>
          </w:p>
        </w:tc>
        <w:tc>
          <w:tcPr>
            <w:tcW w:w="412" w:type="dxa"/>
            <w:vAlign w:val="center"/>
          </w:tcPr>
          <w:p w:rsidR="00717E8A" w:rsidRPr="00B45EC3" w:rsidRDefault="00717E8A" w:rsidP="00D0171C">
            <w:pPr>
              <w:tabs>
                <w:tab w:val="left" w:pos="1418"/>
              </w:tabs>
              <w:jc w:val="center"/>
              <w:rPr>
                <w:sz w:val="16"/>
                <w:szCs w:val="16"/>
              </w:rPr>
            </w:pPr>
          </w:p>
        </w:tc>
      </w:tr>
    </w:tbl>
    <w:p w:rsidR="001E5E06" w:rsidRDefault="001E5E06" w:rsidP="001E5E06">
      <w:pPr>
        <w:tabs>
          <w:tab w:val="left" w:pos="1418"/>
        </w:tabs>
        <w:ind w:left="862"/>
        <w:rPr>
          <w:sz w:val="20"/>
        </w:rPr>
      </w:pPr>
    </w:p>
    <w:p w:rsidR="00641BFF" w:rsidRDefault="00641BFF" w:rsidP="00641BFF">
      <w:pPr>
        <w:pStyle w:val="Ttulo4"/>
      </w:pPr>
      <w:bookmarkStart w:id="50" w:name="_Toc52788287"/>
      <w:bookmarkStart w:id="51" w:name="_Toc101687570"/>
      <w:r>
        <w:t>Identificación de Perfiles</w:t>
      </w:r>
      <w:bookmarkEnd w:id="50"/>
      <w:bookmarkEnd w:id="51"/>
    </w:p>
    <w:p w:rsidR="00641BFF" w:rsidRDefault="00641BFF" w:rsidP="00641BFF">
      <w:pPr>
        <w:rPr>
          <w:color w:val="00800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700"/>
        <w:gridCol w:w="5313"/>
      </w:tblGrid>
      <w:tr w:rsidR="00641BFF" w:rsidTr="00D93D6F">
        <w:tc>
          <w:tcPr>
            <w:tcW w:w="1510" w:type="dxa"/>
            <w:shd w:val="clear" w:color="auto" w:fill="E6E6E6"/>
          </w:tcPr>
          <w:p w:rsidR="00641BFF" w:rsidRDefault="00641BFF" w:rsidP="00D93D6F">
            <w:pPr>
              <w:pStyle w:val="NormalWeb"/>
              <w:spacing w:before="0" w:beforeAutospacing="0" w:after="0" w:afterAutospacing="0"/>
              <w:rPr>
                <w:rFonts w:ascii="Arial Narrow" w:eastAsia="Times New Roman" w:hAnsi="Arial Narrow" w:cs="Times New Roman"/>
                <w:szCs w:val="24"/>
              </w:rPr>
            </w:pPr>
            <w:r>
              <w:rPr>
                <w:rFonts w:ascii="Arial Narrow" w:eastAsia="Times New Roman" w:hAnsi="Arial Narrow" w:cs="Times New Roman"/>
                <w:szCs w:val="24"/>
              </w:rPr>
              <w:t>Perfil</w:t>
            </w:r>
          </w:p>
        </w:tc>
        <w:tc>
          <w:tcPr>
            <w:tcW w:w="8013" w:type="dxa"/>
            <w:gridSpan w:val="2"/>
          </w:tcPr>
          <w:p w:rsidR="00641BFF" w:rsidRDefault="009074C8" w:rsidP="00D93D6F">
            <w:pPr>
              <w:pStyle w:val="NormalWeb"/>
              <w:spacing w:before="0" w:beforeAutospacing="0" w:after="0" w:afterAutospacing="0"/>
              <w:rPr>
                <w:rFonts w:eastAsia="Times New Roman" w:cs="Times New Roman"/>
                <w:szCs w:val="24"/>
              </w:rPr>
            </w:pPr>
            <w:r>
              <w:t>Funcionario Aduanero</w:t>
            </w:r>
          </w:p>
        </w:tc>
      </w:tr>
      <w:tr w:rsidR="00641BFF" w:rsidTr="00D93D6F">
        <w:tc>
          <w:tcPr>
            <w:tcW w:w="4210" w:type="dxa"/>
            <w:gridSpan w:val="2"/>
            <w:shd w:val="clear" w:color="auto" w:fill="E6E6E6"/>
          </w:tcPr>
          <w:p w:rsidR="00641BFF" w:rsidRDefault="00641BFF" w:rsidP="00D93D6F">
            <w:pPr>
              <w:rPr>
                <w:rFonts w:ascii="Arial Narrow" w:hAnsi="Arial Narrow"/>
                <w:sz w:val="20"/>
              </w:rPr>
            </w:pPr>
            <w:r>
              <w:rPr>
                <w:rFonts w:ascii="Arial Narrow" w:hAnsi="Arial Narrow"/>
                <w:sz w:val="20"/>
              </w:rPr>
              <w:t>Opciones a las que tiene acceso el perfil</w:t>
            </w:r>
          </w:p>
        </w:tc>
        <w:tc>
          <w:tcPr>
            <w:tcW w:w="5313" w:type="dxa"/>
            <w:shd w:val="clear" w:color="auto" w:fill="E6E6E6"/>
          </w:tcPr>
          <w:p w:rsidR="00641BFF" w:rsidRDefault="00641BFF" w:rsidP="00D93D6F">
            <w:pPr>
              <w:rPr>
                <w:rFonts w:ascii="Arial Narrow" w:hAnsi="Arial Narrow"/>
                <w:sz w:val="20"/>
              </w:rPr>
            </w:pPr>
            <w:r>
              <w:rPr>
                <w:rFonts w:ascii="Arial Narrow" w:hAnsi="Arial Narrow"/>
                <w:sz w:val="20"/>
              </w:rPr>
              <w:t>Tipo de Acceso</w:t>
            </w:r>
          </w:p>
        </w:tc>
      </w:tr>
      <w:tr w:rsidR="009074C8" w:rsidTr="00D93D6F">
        <w:tc>
          <w:tcPr>
            <w:tcW w:w="4210" w:type="dxa"/>
            <w:gridSpan w:val="2"/>
          </w:tcPr>
          <w:p w:rsidR="009074C8" w:rsidRPr="00035725" w:rsidRDefault="009074C8" w:rsidP="000D4493">
            <w:pPr>
              <w:pStyle w:val="NormalWeb"/>
              <w:spacing w:before="0" w:beforeAutospacing="0" w:after="0" w:afterAutospacing="0"/>
              <w:rPr>
                <w:rFonts w:eastAsia="Times New Roman" w:cs="Times New Roman"/>
                <w:szCs w:val="24"/>
              </w:rPr>
            </w:pPr>
            <w:r w:rsidRPr="00035725">
              <w:rPr>
                <w:rFonts w:eastAsia="Times New Roman" w:cs="Times New Roman"/>
                <w:szCs w:val="24"/>
              </w:rPr>
              <w:lastRenderedPageBreak/>
              <w:t>Despacho</w:t>
            </w:r>
            <w:r>
              <w:rPr>
                <w:rFonts w:eastAsia="Times New Roman" w:cs="Times New Roman"/>
                <w:szCs w:val="24"/>
              </w:rPr>
              <w:t xml:space="preserve"> Aduanero de Ingreso</w:t>
            </w:r>
          </w:p>
        </w:tc>
        <w:tc>
          <w:tcPr>
            <w:tcW w:w="5313" w:type="dxa"/>
          </w:tcPr>
          <w:p w:rsidR="009074C8" w:rsidRPr="00035725" w:rsidRDefault="009074C8" w:rsidP="000D4493">
            <w:pPr>
              <w:rPr>
                <w:sz w:val="20"/>
              </w:rPr>
            </w:pPr>
            <w:r>
              <w:rPr>
                <w:sz w:val="20"/>
              </w:rPr>
              <w:t xml:space="preserve">Consultar, </w:t>
            </w:r>
            <w:r w:rsidRPr="00035725">
              <w:rPr>
                <w:sz w:val="20"/>
              </w:rPr>
              <w:t>Actualiza</w:t>
            </w:r>
            <w:r>
              <w:rPr>
                <w:sz w:val="20"/>
              </w:rPr>
              <w:t>r, Crear, Eliminar</w:t>
            </w:r>
          </w:p>
        </w:tc>
      </w:tr>
      <w:tr w:rsidR="009074C8" w:rsidTr="00D93D6F">
        <w:tc>
          <w:tcPr>
            <w:tcW w:w="4210" w:type="dxa"/>
            <w:gridSpan w:val="2"/>
          </w:tcPr>
          <w:p w:rsidR="009074C8" w:rsidRDefault="009074C8" w:rsidP="00D93D6F">
            <w:pPr>
              <w:pStyle w:val="NormalWeb"/>
              <w:spacing w:before="0" w:beforeAutospacing="0" w:after="0" w:afterAutospacing="0"/>
              <w:rPr>
                <w:rFonts w:eastAsia="Times New Roman" w:cs="Times New Roman"/>
                <w:szCs w:val="24"/>
              </w:rPr>
            </w:pPr>
          </w:p>
        </w:tc>
        <w:tc>
          <w:tcPr>
            <w:tcW w:w="5313" w:type="dxa"/>
          </w:tcPr>
          <w:p w:rsidR="009074C8" w:rsidRDefault="009074C8" w:rsidP="00D93D6F">
            <w:pPr>
              <w:rPr>
                <w:sz w:val="20"/>
              </w:rPr>
            </w:pPr>
          </w:p>
        </w:tc>
      </w:tr>
    </w:tbl>
    <w:p w:rsidR="00641BFF" w:rsidRPr="00E441BA" w:rsidRDefault="00641BFF" w:rsidP="001E5E06">
      <w:pPr>
        <w:tabs>
          <w:tab w:val="left" w:pos="1418"/>
        </w:tabs>
        <w:ind w:left="862"/>
        <w:rPr>
          <w:sz w:val="20"/>
        </w:rPr>
      </w:pPr>
    </w:p>
    <w:p w:rsidR="00CB1B10" w:rsidRDefault="00854E32" w:rsidP="00CB1B10">
      <w:pPr>
        <w:pStyle w:val="Ttulo3"/>
      </w:pPr>
      <w:r>
        <w:t xml:space="preserve">Especificación de </w:t>
      </w:r>
      <w:r w:rsidR="00E26131">
        <w:t xml:space="preserve">Prototipo del </w:t>
      </w:r>
      <w:r w:rsidR="00CB1B10">
        <w:t xml:space="preserve">Sistema </w:t>
      </w:r>
    </w:p>
    <w:p w:rsidR="00CB1B10" w:rsidRDefault="00CB1B10" w:rsidP="00CB1B10">
      <w:pPr>
        <w:tabs>
          <w:tab w:val="left" w:pos="1276"/>
        </w:tabs>
        <w:rPr>
          <w:color w:val="008000"/>
          <w:sz w:val="20"/>
        </w:rPr>
      </w:pPr>
    </w:p>
    <w:p w:rsidR="00E26131" w:rsidRPr="00FA1366" w:rsidRDefault="00E26131" w:rsidP="00E26131">
      <w:pPr>
        <w:pStyle w:val="Ttulo4"/>
      </w:pPr>
      <w:r>
        <w:t>Prototipo de pantallas</w:t>
      </w:r>
    </w:p>
    <w:p w:rsidR="00E26131" w:rsidRPr="00E441BA" w:rsidRDefault="00E26131" w:rsidP="00E26131">
      <w:pPr>
        <w:rPr>
          <w:sz w:val="20"/>
        </w:rPr>
      </w:pPr>
      <w:r w:rsidRPr="00E441BA">
        <w:rPr>
          <w:sz w:val="20"/>
        </w:rPr>
        <w:t>Es un prototipo de las pantallas. Así mismo para explicar algunas características de cada pantalla se usa la siguiente tabla.</w:t>
      </w: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2E6FC9" w:rsidRPr="000F4171" w:rsidTr="00285123">
        <w:trPr>
          <w:trHeight w:val="37"/>
        </w:trPr>
        <w:tc>
          <w:tcPr>
            <w:tcW w:w="1954" w:type="dxa"/>
            <w:shd w:val="clear" w:color="auto" w:fill="E6E6E6"/>
          </w:tcPr>
          <w:p w:rsidR="002E6FC9" w:rsidRPr="000F4171" w:rsidRDefault="002E6FC9" w:rsidP="0028512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2E6FC9" w:rsidRPr="000F4171" w:rsidRDefault="00F34893" w:rsidP="00285123">
            <w:pPr>
              <w:pStyle w:val="NormalWeb"/>
              <w:spacing w:before="0" w:beforeAutospacing="0" w:after="0" w:afterAutospacing="0"/>
              <w:rPr>
                <w:rFonts w:ascii="Arial Narrow" w:eastAsia="Times New Roman" w:hAnsi="Arial Narrow" w:cs="Times New Roman"/>
                <w:lang w:val="es-PE"/>
              </w:rPr>
            </w:pPr>
            <w:r w:rsidRPr="00F34893">
              <w:rPr>
                <w:rFonts w:ascii="Arial Narrow" w:hAnsi="Arial Narrow"/>
              </w:rPr>
              <w:t>IU001-Unidades despacho</w:t>
            </w:r>
          </w:p>
        </w:tc>
      </w:tr>
      <w:tr w:rsidR="002E6FC9" w:rsidRPr="000F4171" w:rsidTr="00285123">
        <w:trPr>
          <w:trHeight w:val="35"/>
        </w:trPr>
        <w:tc>
          <w:tcPr>
            <w:tcW w:w="1954" w:type="dxa"/>
            <w:shd w:val="clear" w:color="auto" w:fill="E6E6E6"/>
          </w:tcPr>
          <w:p w:rsidR="002E6FC9" w:rsidRPr="000F4171" w:rsidRDefault="002E6FC9" w:rsidP="0028512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2E6FC9" w:rsidRPr="000F4171" w:rsidRDefault="004632CF" w:rsidP="00285123">
            <w:pPr>
              <w:rPr>
                <w:rFonts w:ascii="Arial Narrow" w:hAnsi="Arial Narrow"/>
                <w:sz w:val="20"/>
                <w:szCs w:val="20"/>
              </w:rPr>
            </w:pPr>
            <w:r w:rsidRPr="004632CF">
              <w:rPr>
                <w:rFonts w:ascii="Arial Narrow" w:hAnsi="Arial Narrow"/>
                <w:sz w:val="20"/>
                <w:szCs w:val="20"/>
              </w:rPr>
              <w:t>C</w:t>
            </w:r>
            <w:r w:rsidR="002E6FC9" w:rsidRPr="004632CF">
              <w:rPr>
                <w:rFonts w:ascii="Arial Narrow" w:hAnsi="Arial Narrow"/>
                <w:sz w:val="20"/>
                <w:szCs w:val="20"/>
              </w:rPr>
              <w:t>onsulta</w:t>
            </w:r>
            <w:r w:rsidR="002E6FC9">
              <w:rPr>
                <w:rFonts w:ascii="Arial Narrow" w:hAnsi="Arial Narrow"/>
                <w:sz w:val="20"/>
                <w:szCs w:val="20"/>
              </w:rPr>
              <w:t xml:space="preserve"> de unidades de despacho</w:t>
            </w:r>
          </w:p>
        </w:tc>
      </w:tr>
      <w:tr w:rsidR="002E6FC9" w:rsidRPr="000F4171" w:rsidTr="00285123">
        <w:trPr>
          <w:trHeight w:val="37"/>
        </w:trPr>
        <w:tc>
          <w:tcPr>
            <w:tcW w:w="9329" w:type="dxa"/>
            <w:gridSpan w:val="2"/>
            <w:shd w:val="clear" w:color="auto" w:fill="E6E6E6"/>
          </w:tcPr>
          <w:p w:rsidR="002E6FC9" w:rsidRPr="000F4171" w:rsidRDefault="002E6FC9" w:rsidP="0028512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2E6FC9" w:rsidRPr="000F4171" w:rsidTr="00285123">
        <w:trPr>
          <w:trHeight w:val="692"/>
        </w:trPr>
        <w:tc>
          <w:tcPr>
            <w:tcW w:w="9329" w:type="dxa"/>
            <w:gridSpan w:val="2"/>
          </w:tcPr>
          <w:p w:rsidR="002E6FC9" w:rsidRPr="000F4171" w:rsidRDefault="008F3F82" w:rsidP="00A1340E">
            <w:pPr>
              <w:jc w:val="center"/>
              <w:rPr>
                <w:rFonts w:ascii="Arial Narrow" w:hAnsi="Arial Narrow"/>
                <w:sz w:val="20"/>
                <w:szCs w:val="20"/>
              </w:rPr>
            </w:pPr>
            <w:r>
              <w:rPr>
                <w:noProof/>
                <w:lang w:val="es-PE" w:eastAsia="es-PE"/>
              </w:rPr>
              <w:drawing>
                <wp:inline distT="0" distB="0" distL="0" distR="0" wp14:anchorId="33CED61D" wp14:editId="249A8FCD">
                  <wp:extent cx="5612130" cy="219202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2192020"/>
                          </a:xfrm>
                          <a:prstGeom prst="rect">
                            <a:avLst/>
                          </a:prstGeom>
                        </pic:spPr>
                      </pic:pic>
                    </a:graphicData>
                  </a:graphic>
                </wp:inline>
              </w:drawing>
            </w:r>
          </w:p>
        </w:tc>
      </w:tr>
    </w:tbl>
    <w:p w:rsidR="00245C4A" w:rsidRDefault="00245C4A" w:rsidP="00245C4A">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4632CF" w:rsidRPr="000F4171" w:rsidTr="00285123">
        <w:trPr>
          <w:trHeight w:val="37"/>
        </w:trPr>
        <w:tc>
          <w:tcPr>
            <w:tcW w:w="1954" w:type="dxa"/>
            <w:shd w:val="clear" w:color="auto" w:fill="E6E6E6"/>
          </w:tcPr>
          <w:p w:rsidR="004632CF" w:rsidRPr="000F4171" w:rsidRDefault="004632CF" w:rsidP="0028512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4632CF" w:rsidRPr="000F4171" w:rsidRDefault="00F34893" w:rsidP="00D91C6C">
            <w:pPr>
              <w:pStyle w:val="NormalWeb"/>
              <w:spacing w:before="0" w:beforeAutospacing="0" w:after="0" w:afterAutospacing="0"/>
              <w:rPr>
                <w:rFonts w:ascii="Arial Narrow" w:eastAsia="Times New Roman" w:hAnsi="Arial Narrow" w:cs="Times New Roman"/>
                <w:lang w:val="es-PE"/>
              </w:rPr>
            </w:pPr>
            <w:r w:rsidRPr="00F34893">
              <w:rPr>
                <w:rFonts w:ascii="Arial Narrow" w:hAnsi="Arial Narrow"/>
              </w:rPr>
              <w:t>IU002-</w:t>
            </w:r>
            <w:r w:rsidR="00D91C6C">
              <w:rPr>
                <w:rFonts w:ascii="Arial Narrow" w:hAnsi="Arial Narrow"/>
              </w:rPr>
              <w:t>Mantenimiento</w:t>
            </w:r>
            <w:r w:rsidRPr="00F34893">
              <w:rPr>
                <w:rFonts w:ascii="Arial Narrow" w:hAnsi="Arial Narrow"/>
              </w:rPr>
              <w:t xml:space="preserve"> Unidad de despacho</w:t>
            </w:r>
          </w:p>
        </w:tc>
      </w:tr>
      <w:tr w:rsidR="004632CF" w:rsidRPr="000F4171" w:rsidTr="00285123">
        <w:trPr>
          <w:trHeight w:val="35"/>
        </w:trPr>
        <w:tc>
          <w:tcPr>
            <w:tcW w:w="1954" w:type="dxa"/>
            <w:shd w:val="clear" w:color="auto" w:fill="E6E6E6"/>
          </w:tcPr>
          <w:p w:rsidR="004632CF" w:rsidRPr="000F4171" w:rsidRDefault="004632CF" w:rsidP="0028512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4632CF" w:rsidRPr="000F4171" w:rsidRDefault="004632CF" w:rsidP="004632CF">
            <w:pPr>
              <w:rPr>
                <w:rFonts w:ascii="Arial Narrow" w:hAnsi="Arial Narrow"/>
                <w:sz w:val="20"/>
                <w:szCs w:val="20"/>
              </w:rPr>
            </w:pPr>
            <w:r>
              <w:rPr>
                <w:rFonts w:ascii="Arial Narrow" w:hAnsi="Arial Narrow"/>
                <w:sz w:val="20"/>
                <w:szCs w:val="20"/>
              </w:rPr>
              <w:t>Mantenimiento de unidades de despacho</w:t>
            </w:r>
          </w:p>
        </w:tc>
      </w:tr>
      <w:tr w:rsidR="004632CF" w:rsidRPr="000F4171" w:rsidTr="00285123">
        <w:trPr>
          <w:trHeight w:val="37"/>
        </w:trPr>
        <w:tc>
          <w:tcPr>
            <w:tcW w:w="9329" w:type="dxa"/>
            <w:gridSpan w:val="2"/>
            <w:shd w:val="clear" w:color="auto" w:fill="E6E6E6"/>
          </w:tcPr>
          <w:p w:rsidR="004632CF" w:rsidRPr="000F4171" w:rsidRDefault="004632CF" w:rsidP="0028512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4632CF" w:rsidRPr="000F4171" w:rsidTr="00285123">
        <w:trPr>
          <w:trHeight w:val="692"/>
        </w:trPr>
        <w:tc>
          <w:tcPr>
            <w:tcW w:w="9329" w:type="dxa"/>
            <w:gridSpan w:val="2"/>
          </w:tcPr>
          <w:p w:rsidR="004632CF" w:rsidRPr="000F4171" w:rsidRDefault="00F2337C" w:rsidP="00622963">
            <w:pPr>
              <w:jc w:val="center"/>
              <w:rPr>
                <w:rFonts w:ascii="Arial Narrow" w:hAnsi="Arial Narrow"/>
                <w:sz w:val="20"/>
                <w:szCs w:val="20"/>
              </w:rPr>
            </w:pPr>
            <w:r>
              <w:rPr>
                <w:noProof/>
                <w:lang w:val="es-PE" w:eastAsia="es-PE"/>
              </w:rPr>
              <w:drawing>
                <wp:inline distT="0" distB="0" distL="0" distR="0" wp14:anchorId="1C3A37AD" wp14:editId="616B0E3C">
                  <wp:extent cx="4181475" cy="49244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181475" cy="4924425"/>
                          </a:xfrm>
                          <a:prstGeom prst="rect">
                            <a:avLst/>
                          </a:prstGeom>
                        </pic:spPr>
                      </pic:pic>
                    </a:graphicData>
                  </a:graphic>
                </wp:inline>
              </w:drawing>
            </w:r>
          </w:p>
        </w:tc>
      </w:tr>
    </w:tbl>
    <w:p w:rsidR="000673C1" w:rsidRPr="00E441BA" w:rsidRDefault="000673C1" w:rsidP="000673C1">
      <w:pPr>
        <w:rPr>
          <w:sz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673C1" w:rsidRPr="000F4171" w:rsidTr="00CF53D5">
        <w:trPr>
          <w:trHeight w:val="37"/>
        </w:trPr>
        <w:tc>
          <w:tcPr>
            <w:tcW w:w="1954" w:type="dxa"/>
            <w:shd w:val="clear" w:color="auto" w:fill="E6E6E6"/>
          </w:tcPr>
          <w:p w:rsidR="000673C1" w:rsidRPr="000F4171" w:rsidRDefault="000673C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673C1" w:rsidRPr="000F4171" w:rsidRDefault="00B13B9A" w:rsidP="00B13B9A">
            <w:pPr>
              <w:pStyle w:val="NormalWeb"/>
              <w:spacing w:before="0" w:beforeAutospacing="0" w:after="0" w:afterAutospacing="0"/>
              <w:ind w:left="708" w:hanging="708"/>
              <w:rPr>
                <w:rFonts w:ascii="Arial Narrow" w:eastAsia="Times New Roman" w:hAnsi="Arial Narrow" w:cs="Times New Roman"/>
                <w:lang w:val="es-PE"/>
              </w:rPr>
            </w:pPr>
            <w:r>
              <w:rPr>
                <w:rFonts w:ascii="Arial Narrow" w:hAnsi="Arial Narrow"/>
              </w:rPr>
              <w:t>IU003-Zonas</w:t>
            </w:r>
            <w:r w:rsidR="00B721C0" w:rsidRPr="00B721C0">
              <w:rPr>
                <w:rFonts w:ascii="Arial Narrow" w:hAnsi="Arial Narrow"/>
              </w:rPr>
              <w:t xml:space="preserve"> de reconocimiento físico</w:t>
            </w:r>
          </w:p>
        </w:tc>
      </w:tr>
      <w:tr w:rsidR="000673C1" w:rsidRPr="000F4171" w:rsidTr="00CF53D5">
        <w:trPr>
          <w:trHeight w:val="35"/>
        </w:trPr>
        <w:tc>
          <w:tcPr>
            <w:tcW w:w="1954" w:type="dxa"/>
            <w:shd w:val="clear" w:color="auto" w:fill="E6E6E6"/>
          </w:tcPr>
          <w:p w:rsidR="000673C1" w:rsidRPr="000F4171" w:rsidRDefault="000673C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673C1" w:rsidRPr="000F4171" w:rsidRDefault="000673C1" w:rsidP="00CF53D5">
            <w:pPr>
              <w:rPr>
                <w:rFonts w:ascii="Arial Narrow" w:hAnsi="Arial Narrow"/>
                <w:sz w:val="20"/>
                <w:szCs w:val="20"/>
              </w:rPr>
            </w:pPr>
            <w:r w:rsidRPr="004632CF">
              <w:rPr>
                <w:rFonts w:ascii="Arial Narrow" w:hAnsi="Arial Narrow"/>
                <w:sz w:val="20"/>
                <w:szCs w:val="20"/>
              </w:rPr>
              <w:t>Consulta</w:t>
            </w:r>
            <w:r>
              <w:rPr>
                <w:rFonts w:ascii="Arial Narrow" w:hAnsi="Arial Narrow"/>
                <w:sz w:val="20"/>
                <w:szCs w:val="20"/>
              </w:rPr>
              <w:t xml:space="preserve"> de unidades de despacho</w:t>
            </w:r>
          </w:p>
        </w:tc>
      </w:tr>
      <w:tr w:rsidR="000673C1" w:rsidRPr="000F4171" w:rsidTr="00CF53D5">
        <w:trPr>
          <w:trHeight w:val="37"/>
        </w:trPr>
        <w:tc>
          <w:tcPr>
            <w:tcW w:w="9329" w:type="dxa"/>
            <w:gridSpan w:val="2"/>
            <w:shd w:val="clear" w:color="auto" w:fill="E6E6E6"/>
          </w:tcPr>
          <w:p w:rsidR="000673C1" w:rsidRPr="000F4171" w:rsidRDefault="000673C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673C1" w:rsidRPr="000F4171" w:rsidTr="00CF53D5">
        <w:trPr>
          <w:trHeight w:val="692"/>
        </w:trPr>
        <w:tc>
          <w:tcPr>
            <w:tcW w:w="9329" w:type="dxa"/>
            <w:gridSpan w:val="2"/>
          </w:tcPr>
          <w:p w:rsidR="000673C1" w:rsidRPr="000F4171" w:rsidRDefault="00CA2370" w:rsidP="00CA2370">
            <w:pPr>
              <w:jc w:val="center"/>
              <w:rPr>
                <w:rFonts w:ascii="Arial Narrow" w:hAnsi="Arial Narrow"/>
                <w:sz w:val="20"/>
                <w:szCs w:val="20"/>
              </w:rPr>
            </w:pPr>
            <w:r>
              <w:rPr>
                <w:noProof/>
                <w:lang w:val="es-PE" w:eastAsia="es-PE"/>
              </w:rPr>
              <w:drawing>
                <wp:inline distT="0" distB="0" distL="0" distR="0" wp14:anchorId="1E7F811E" wp14:editId="1C891885">
                  <wp:extent cx="5612130" cy="1602105"/>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5612130" cy="1602105"/>
                          </a:xfrm>
                          <a:prstGeom prst="rect">
                            <a:avLst/>
                          </a:prstGeom>
                        </pic:spPr>
                      </pic:pic>
                    </a:graphicData>
                  </a:graphic>
                </wp:inline>
              </w:drawing>
            </w:r>
          </w:p>
        </w:tc>
      </w:tr>
    </w:tbl>
    <w:p w:rsidR="000673C1" w:rsidRDefault="000673C1" w:rsidP="000673C1">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673C1" w:rsidRPr="000F4171" w:rsidTr="00CF53D5">
        <w:trPr>
          <w:trHeight w:val="37"/>
        </w:trPr>
        <w:tc>
          <w:tcPr>
            <w:tcW w:w="1954" w:type="dxa"/>
            <w:shd w:val="clear" w:color="auto" w:fill="E6E6E6"/>
          </w:tcPr>
          <w:p w:rsidR="000673C1" w:rsidRPr="000F4171" w:rsidRDefault="000673C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673C1" w:rsidRPr="000F4171" w:rsidRDefault="00D47938" w:rsidP="00B13B9A">
            <w:pPr>
              <w:pStyle w:val="NormalWeb"/>
              <w:spacing w:before="0" w:beforeAutospacing="0" w:after="0" w:afterAutospacing="0"/>
              <w:rPr>
                <w:rFonts w:ascii="Arial Narrow" w:eastAsia="Times New Roman" w:hAnsi="Arial Narrow" w:cs="Times New Roman"/>
                <w:lang w:val="es-PE"/>
              </w:rPr>
            </w:pPr>
            <w:r>
              <w:rPr>
                <w:rFonts w:ascii="Arial Narrow" w:hAnsi="Arial Narrow"/>
              </w:rPr>
              <w:t>IU0</w:t>
            </w:r>
            <w:r w:rsidR="00656040" w:rsidRPr="00656040">
              <w:rPr>
                <w:rFonts w:ascii="Arial Narrow" w:hAnsi="Arial Narrow"/>
              </w:rPr>
              <w:t>0</w:t>
            </w:r>
            <w:r>
              <w:rPr>
                <w:rFonts w:ascii="Arial Narrow" w:hAnsi="Arial Narrow"/>
              </w:rPr>
              <w:t>4</w:t>
            </w:r>
            <w:r w:rsidR="00B13B9A">
              <w:rPr>
                <w:rFonts w:ascii="Arial Narrow" w:hAnsi="Arial Narrow"/>
              </w:rPr>
              <w:t>-Registro Zona</w:t>
            </w:r>
            <w:r w:rsidR="00656040" w:rsidRPr="00656040">
              <w:rPr>
                <w:rFonts w:ascii="Arial Narrow" w:hAnsi="Arial Narrow"/>
              </w:rPr>
              <w:t xml:space="preserve"> RF</w:t>
            </w:r>
          </w:p>
        </w:tc>
      </w:tr>
      <w:tr w:rsidR="000673C1" w:rsidRPr="000F4171" w:rsidTr="00CF53D5">
        <w:trPr>
          <w:trHeight w:val="35"/>
        </w:trPr>
        <w:tc>
          <w:tcPr>
            <w:tcW w:w="1954" w:type="dxa"/>
            <w:shd w:val="clear" w:color="auto" w:fill="E6E6E6"/>
          </w:tcPr>
          <w:p w:rsidR="000673C1" w:rsidRPr="000F4171" w:rsidRDefault="000673C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673C1" w:rsidRPr="000F4171" w:rsidRDefault="000673C1" w:rsidP="00CF53D5">
            <w:pPr>
              <w:rPr>
                <w:rFonts w:ascii="Arial Narrow" w:hAnsi="Arial Narrow"/>
                <w:sz w:val="20"/>
                <w:szCs w:val="20"/>
              </w:rPr>
            </w:pPr>
            <w:r>
              <w:rPr>
                <w:rFonts w:ascii="Arial Narrow" w:hAnsi="Arial Narrow"/>
                <w:sz w:val="20"/>
                <w:szCs w:val="20"/>
              </w:rPr>
              <w:t>Mantenimiento de unidades de despacho</w:t>
            </w:r>
          </w:p>
        </w:tc>
      </w:tr>
      <w:tr w:rsidR="000673C1" w:rsidRPr="000F4171" w:rsidTr="00CF53D5">
        <w:trPr>
          <w:trHeight w:val="37"/>
        </w:trPr>
        <w:tc>
          <w:tcPr>
            <w:tcW w:w="9329" w:type="dxa"/>
            <w:gridSpan w:val="2"/>
            <w:shd w:val="clear" w:color="auto" w:fill="E6E6E6"/>
          </w:tcPr>
          <w:p w:rsidR="000673C1" w:rsidRPr="000F4171" w:rsidRDefault="000673C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673C1" w:rsidRPr="000F4171" w:rsidTr="00CF53D5">
        <w:trPr>
          <w:trHeight w:val="692"/>
        </w:trPr>
        <w:tc>
          <w:tcPr>
            <w:tcW w:w="9329" w:type="dxa"/>
            <w:gridSpan w:val="2"/>
          </w:tcPr>
          <w:p w:rsidR="000673C1" w:rsidRPr="000F4171" w:rsidRDefault="002C7A8F" w:rsidP="00CF53D5">
            <w:pPr>
              <w:jc w:val="center"/>
              <w:rPr>
                <w:rFonts w:ascii="Arial Narrow" w:hAnsi="Arial Narrow"/>
                <w:sz w:val="20"/>
                <w:szCs w:val="20"/>
              </w:rPr>
            </w:pPr>
            <w:r>
              <w:rPr>
                <w:noProof/>
                <w:lang w:val="es-PE" w:eastAsia="es-PE"/>
              </w:rPr>
              <w:drawing>
                <wp:inline distT="0" distB="0" distL="0" distR="0" wp14:anchorId="527E57C5" wp14:editId="53F9F5E9">
                  <wp:extent cx="3171509" cy="22479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3171509" cy="2247900"/>
                          </a:xfrm>
                          <a:prstGeom prst="rect">
                            <a:avLst/>
                          </a:prstGeom>
                        </pic:spPr>
                      </pic:pic>
                    </a:graphicData>
                  </a:graphic>
                </wp:inline>
              </w:drawing>
            </w:r>
          </w:p>
        </w:tc>
      </w:tr>
    </w:tbl>
    <w:p w:rsidR="007543E1" w:rsidRPr="00E441BA" w:rsidRDefault="007543E1" w:rsidP="007543E1">
      <w:pPr>
        <w:rPr>
          <w:sz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7543E1" w:rsidRPr="000F4171" w:rsidTr="00CF53D5">
        <w:trPr>
          <w:trHeight w:val="37"/>
        </w:trPr>
        <w:tc>
          <w:tcPr>
            <w:tcW w:w="1954" w:type="dxa"/>
            <w:shd w:val="clear" w:color="auto" w:fill="E6E6E6"/>
          </w:tcPr>
          <w:p w:rsidR="007543E1" w:rsidRPr="000F4171" w:rsidRDefault="007543E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7543E1" w:rsidRPr="000F4171" w:rsidRDefault="006047D0" w:rsidP="000E0016">
            <w:pPr>
              <w:pStyle w:val="NormalWeb"/>
              <w:spacing w:before="0" w:beforeAutospacing="0" w:after="0" w:afterAutospacing="0"/>
              <w:rPr>
                <w:rFonts w:ascii="Arial Narrow" w:eastAsia="Times New Roman" w:hAnsi="Arial Narrow" w:cs="Times New Roman"/>
                <w:lang w:val="es-PE"/>
              </w:rPr>
            </w:pPr>
            <w:r w:rsidRPr="006047D0">
              <w:rPr>
                <w:rFonts w:ascii="Arial Narrow" w:hAnsi="Arial Narrow"/>
              </w:rPr>
              <w:t>IU005-Mostrar turnos RF</w:t>
            </w:r>
          </w:p>
        </w:tc>
      </w:tr>
      <w:tr w:rsidR="007543E1" w:rsidRPr="000F4171" w:rsidTr="00CF53D5">
        <w:trPr>
          <w:trHeight w:val="35"/>
        </w:trPr>
        <w:tc>
          <w:tcPr>
            <w:tcW w:w="1954" w:type="dxa"/>
            <w:shd w:val="clear" w:color="auto" w:fill="E6E6E6"/>
          </w:tcPr>
          <w:p w:rsidR="007543E1" w:rsidRPr="000F4171" w:rsidRDefault="007543E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543E1" w:rsidRPr="000F4171" w:rsidRDefault="007543E1" w:rsidP="00CF53D5">
            <w:pPr>
              <w:rPr>
                <w:rFonts w:ascii="Arial Narrow" w:hAnsi="Arial Narrow"/>
                <w:sz w:val="20"/>
                <w:szCs w:val="20"/>
              </w:rPr>
            </w:pPr>
            <w:r w:rsidRPr="004632CF">
              <w:rPr>
                <w:rFonts w:ascii="Arial Narrow" w:hAnsi="Arial Narrow"/>
                <w:sz w:val="20"/>
                <w:szCs w:val="20"/>
              </w:rPr>
              <w:t>Consulta</w:t>
            </w:r>
            <w:r>
              <w:rPr>
                <w:rFonts w:ascii="Arial Narrow" w:hAnsi="Arial Narrow"/>
                <w:sz w:val="20"/>
                <w:szCs w:val="20"/>
              </w:rPr>
              <w:t xml:space="preserve"> de unidades de despacho</w:t>
            </w:r>
          </w:p>
        </w:tc>
      </w:tr>
      <w:tr w:rsidR="007543E1" w:rsidRPr="000F4171" w:rsidTr="00CF53D5">
        <w:trPr>
          <w:trHeight w:val="37"/>
        </w:trPr>
        <w:tc>
          <w:tcPr>
            <w:tcW w:w="9329" w:type="dxa"/>
            <w:gridSpan w:val="2"/>
            <w:shd w:val="clear" w:color="auto" w:fill="E6E6E6"/>
          </w:tcPr>
          <w:p w:rsidR="007543E1" w:rsidRPr="000F4171" w:rsidRDefault="007543E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7543E1" w:rsidRPr="000F4171" w:rsidTr="00CF53D5">
        <w:trPr>
          <w:trHeight w:val="692"/>
        </w:trPr>
        <w:tc>
          <w:tcPr>
            <w:tcW w:w="9329" w:type="dxa"/>
            <w:gridSpan w:val="2"/>
          </w:tcPr>
          <w:p w:rsidR="007543E1" w:rsidRPr="000F4171" w:rsidRDefault="00D40459" w:rsidP="00CF53D5">
            <w:pPr>
              <w:jc w:val="center"/>
              <w:rPr>
                <w:rFonts w:ascii="Arial Narrow" w:hAnsi="Arial Narrow"/>
                <w:sz w:val="20"/>
                <w:szCs w:val="20"/>
              </w:rPr>
            </w:pPr>
            <w:r>
              <w:rPr>
                <w:noProof/>
                <w:lang w:val="es-PE" w:eastAsia="es-PE"/>
              </w:rPr>
              <w:drawing>
                <wp:inline distT="0" distB="0" distL="0" distR="0" wp14:anchorId="73B6B5A2" wp14:editId="0495EBDD">
                  <wp:extent cx="5612130" cy="1838325"/>
                  <wp:effectExtent l="0" t="0" r="762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1838325"/>
                          </a:xfrm>
                          <a:prstGeom prst="rect">
                            <a:avLst/>
                          </a:prstGeom>
                        </pic:spPr>
                      </pic:pic>
                    </a:graphicData>
                  </a:graphic>
                </wp:inline>
              </w:drawing>
            </w:r>
          </w:p>
        </w:tc>
      </w:tr>
    </w:tbl>
    <w:p w:rsidR="007543E1" w:rsidRDefault="007543E1" w:rsidP="007543E1">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7543E1" w:rsidRPr="000F4171" w:rsidTr="00CF53D5">
        <w:trPr>
          <w:trHeight w:val="37"/>
        </w:trPr>
        <w:tc>
          <w:tcPr>
            <w:tcW w:w="1954" w:type="dxa"/>
            <w:shd w:val="clear" w:color="auto" w:fill="E6E6E6"/>
          </w:tcPr>
          <w:p w:rsidR="007543E1" w:rsidRPr="000F4171" w:rsidRDefault="007543E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7543E1" w:rsidRPr="000F4171" w:rsidRDefault="006047D0" w:rsidP="00CF53D5">
            <w:pPr>
              <w:pStyle w:val="NormalWeb"/>
              <w:spacing w:before="0" w:beforeAutospacing="0" w:after="0" w:afterAutospacing="0"/>
              <w:rPr>
                <w:rFonts w:ascii="Arial Narrow" w:eastAsia="Times New Roman" w:hAnsi="Arial Narrow" w:cs="Times New Roman"/>
                <w:lang w:val="es-PE"/>
              </w:rPr>
            </w:pPr>
            <w:r>
              <w:rPr>
                <w:rFonts w:ascii="Arial Narrow" w:hAnsi="Arial Narrow"/>
              </w:rPr>
              <w:t>IU00</w:t>
            </w:r>
            <w:r w:rsidR="00232F39">
              <w:rPr>
                <w:rFonts w:ascii="Arial Narrow" w:hAnsi="Arial Narrow"/>
              </w:rPr>
              <w:t>6</w:t>
            </w:r>
            <w:r w:rsidRPr="00F2031B">
              <w:rPr>
                <w:rFonts w:ascii="Arial Narrow" w:hAnsi="Arial Narrow"/>
              </w:rPr>
              <w:t>-Registro Turno RF</w:t>
            </w:r>
          </w:p>
        </w:tc>
      </w:tr>
      <w:tr w:rsidR="007543E1" w:rsidRPr="000F4171" w:rsidTr="00CF53D5">
        <w:trPr>
          <w:trHeight w:val="35"/>
        </w:trPr>
        <w:tc>
          <w:tcPr>
            <w:tcW w:w="1954" w:type="dxa"/>
            <w:shd w:val="clear" w:color="auto" w:fill="E6E6E6"/>
          </w:tcPr>
          <w:p w:rsidR="007543E1" w:rsidRPr="000F4171" w:rsidRDefault="007543E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543E1" w:rsidRPr="000F4171" w:rsidRDefault="007543E1" w:rsidP="00CF53D5">
            <w:pPr>
              <w:rPr>
                <w:rFonts w:ascii="Arial Narrow" w:hAnsi="Arial Narrow"/>
                <w:sz w:val="20"/>
                <w:szCs w:val="20"/>
              </w:rPr>
            </w:pPr>
            <w:r>
              <w:rPr>
                <w:rFonts w:ascii="Arial Narrow" w:hAnsi="Arial Narrow"/>
                <w:sz w:val="20"/>
                <w:szCs w:val="20"/>
              </w:rPr>
              <w:t>Mantenimiento de unidades de despacho</w:t>
            </w:r>
          </w:p>
        </w:tc>
      </w:tr>
      <w:tr w:rsidR="007543E1" w:rsidRPr="000F4171" w:rsidTr="00CF53D5">
        <w:trPr>
          <w:trHeight w:val="37"/>
        </w:trPr>
        <w:tc>
          <w:tcPr>
            <w:tcW w:w="9329" w:type="dxa"/>
            <w:gridSpan w:val="2"/>
            <w:shd w:val="clear" w:color="auto" w:fill="E6E6E6"/>
          </w:tcPr>
          <w:p w:rsidR="007543E1" w:rsidRPr="000F4171" w:rsidRDefault="007543E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7543E1" w:rsidRPr="000F4171" w:rsidTr="00CF53D5">
        <w:trPr>
          <w:trHeight w:val="692"/>
        </w:trPr>
        <w:tc>
          <w:tcPr>
            <w:tcW w:w="9329" w:type="dxa"/>
            <w:gridSpan w:val="2"/>
          </w:tcPr>
          <w:p w:rsidR="007543E1" w:rsidRPr="000F4171" w:rsidRDefault="00271812" w:rsidP="00CF53D5">
            <w:pPr>
              <w:jc w:val="center"/>
              <w:rPr>
                <w:rFonts w:ascii="Arial Narrow" w:hAnsi="Arial Narrow"/>
                <w:sz w:val="20"/>
                <w:szCs w:val="20"/>
              </w:rPr>
            </w:pPr>
            <w:r>
              <w:rPr>
                <w:noProof/>
                <w:lang w:val="es-PE" w:eastAsia="es-PE"/>
              </w:rPr>
              <w:drawing>
                <wp:inline distT="0" distB="0" distL="0" distR="0" wp14:anchorId="08FAB0BA" wp14:editId="6FC9B05F">
                  <wp:extent cx="3838575" cy="3542131"/>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38575" cy="3542131"/>
                          </a:xfrm>
                          <a:prstGeom prst="rect">
                            <a:avLst/>
                          </a:prstGeom>
                        </pic:spPr>
                      </pic:pic>
                    </a:graphicData>
                  </a:graphic>
                </wp:inline>
              </w:drawing>
            </w:r>
          </w:p>
        </w:tc>
      </w:tr>
    </w:tbl>
    <w:p w:rsidR="007543E1" w:rsidRDefault="007543E1" w:rsidP="007543E1">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B053FA" w:rsidTr="000D4493">
        <w:trPr>
          <w:trHeight w:val="37"/>
        </w:trPr>
        <w:tc>
          <w:tcPr>
            <w:tcW w:w="1954" w:type="dxa"/>
            <w:shd w:val="clear" w:color="auto" w:fill="E6E6E6"/>
          </w:tcPr>
          <w:p w:rsidR="000F4171" w:rsidRPr="00B053FA" w:rsidRDefault="000F4171" w:rsidP="000D4493">
            <w:pPr>
              <w:pStyle w:val="Ttulo8"/>
              <w:rPr>
                <w:rFonts w:ascii="Arial Narrow" w:hAnsi="Arial Narrow" w:cs="Times New Roman"/>
                <w:b w:val="0"/>
                <w:bCs w:val="0"/>
                <w:strike/>
                <w:szCs w:val="20"/>
              </w:rPr>
            </w:pPr>
            <w:r w:rsidRPr="00B053FA">
              <w:rPr>
                <w:rFonts w:ascii="Arial Narrow" w:hAnsi="Arial Narrow" w:cs="Times New Roman"/>
                <w:b w:val="0"/>
                <w:bCs w:val="0"/>
                <w:strike/>
                <w:szCs w:val="20"/>
              </w:rPr>
              <w:t>Número</w:t>
            </w:r>
          </w:p>
        </w:tc>
        <w:tc>
          <w:tcPr>
            <w:tcW w:w="7375" w:type="dxa"/>
          </w:tcPr>
          <w:p w:rsidR="000F4171" w:rsidRPr="00B053FA" w:rsidRDefault="000F4171" w:rsidP="000D4493">
            <w:pPr>
              <w:pStyle w:val="NormalWeb"/>
              <w:spacing w:before="0" w:beforeAutospacing="0" w:after="0" w:afterAutospacing="0"/>
              <w:rPr>
                <w:rFonts w:ascii="Arial Narrow" w:eastAsia="Times New Roman" w:hAnsi="Arial Narrow" w:cs="Times New Roman"/>
                <w:strike/>
                <w:lang w:val="es-PE"/>
              </w:rPr>
            </w:pPr>
            <w:r w:rsidRPr="00B053FA">
              <w:rPr>
                <w:rFonts w:ascii="Arial Narrow" w:hAnsi="Arial Narrow"/>
                <w:strike/>
              </w:rPr>
              <w:t>IU001</w:t>
            </w:r>
            <w:r w:rsidRPr="00B053FA">
              <w:rPr>
                <w:rFonts w:ascii="Arial Narrow" w:eastAsia="Times New Roman" w:hAnsi="Arial Narrow" w:cs="Times New Roman"/>
                <w:strike/>
              </w:rPr>
              <w:t xml:space="preserve"> Menú del Portal del Funcionario Aduanero</w:t>
            </w:r>
          </w:p>
        </w:tc>
      </w:tr>
      <w:tr w:rsidR="000F4171" w:rsidRPr="00B053FA" w:rsidTr="000D4493">
        <w:trPr>
          <w:trHeight w:val="35"/>
        </w:trPr>
        <w:tc>
          <w:tcPr>
            <w:tcW w:w="1954" w:type="dxa"/>
            <w:shd w:val="clear" w:color="auto" w:fill="E6E6E6"/>
          </w:tcPr>
          <w:p w:rsidR="000F4171" w:rsidRPr="00B053FA" w:rsidRDefault="000F4171" w:rsidP="000D4493">
            <w:pPr>
              <w:rPr>
                <w:rFonts w:ascii="Arial Narrow" w:hAnsi="Arial Narrow"/>
                <w:strike/>
                <w:sz w:val="20"/>
                <w:szCs w:val="20"/>
              </w:rPr>
            </w:pPr>
            <w:r w:rsidRPr="00B053FA">
              <w:rPr>
                <w:rFonts w:ascii="Arial Narrow" w:hAnsi="Arial Narrow"/>
                <w:strike/>
                <w:sz w:val="20"/>
                <w:szCs w:val="20"/>
              </w:rPr>
              <w:t>Propósito de la interface</w:t>
            </w:r>
          </w:p>
        </w:tc>
        <w:tc>
          <w:tcPr>
            <w:tcW w:w="7375" w:type="dxa"/>
          </w:tcPr>
          <w:p w:rsidR="000F4171" w:rsidRPr="00B053FA" w:rsidRDefault="000F4171" w:rsidP="000D4493">
            <w:pPr>
              <w:rPr>
                <w:rFonts w:ascii="Arial Narrow" w:hAnsi="Arial Narrow"/>
                <w:strike/>
                <w:sz w:val="20"/>
                <w:szCs w:val="20"/>
              </w:rPr>
            </w:pPr>
            <w:r w:rsidRPr="00B053FA">
              <w:rPr>
                <w:rFonts w:ascii="Arial Narrow" w:hAnsi="Arial Narrow"/>
                <w:strike/>
                <w:sz w:val="20"/>
                <w:szCs w:val="20"/>
              </w:rPr>
              <w:t>Muestra el menú de opciones del Portal del Funcionario Aduanero.</w:t>
            </w:r>
          </w:p>
        </w:tc>
      </w:tr>
      <w:tr w:rsidR="000F4171" w:rsidRPr="00B053FA" w:rsidTr="000D4493">
        <w:trPr>
          <w:trHeight w:val="37"/>
        </w:trPr>
        <w:tc>
          <w:tcPr>
            <w:tcW w:w="9329" w:type="dxa"/>
            <w:gridSpan w:val="2"/>
            <w:shd w:val="clear" w:color="auto" w:fill="E6E6E6"/>
          </w:tcPr>
          <w:p w:rsidR="000F4171" w:rsidRPr="00B053FA" w:rsidRDefault="000F4171" w:rsidP="000D4493">
            <w:pPr>
              <w:pStyle w:val="Ttulo8"/>
              <w:tabs>
                <w:tab w:val="left" w:pos="2411"/>
              </w:tabs>
              <w:rPr>
                <w:rFonts w:ascii="Arial Narrow" w:hAnsi="Arial Narrow" w:cs="Times New Roman"/>
                <w:b w:val="0"/>
                <w:bCs w:val="0"/>
                <w:strike/>
                <w:szCs w:val="20"/>
              </w:rPr>
            </w:pPr>
            <w:r w:rsidRPr="00B053FA">
              <w:rPr>
                <w:rFonts w:ascii="Arial Narrow" w:hAnsi="Arial Narrow" w:cs="Times New Roman"/>
                <w:b w:val="0"/>
                <w:bCs w:val="0"/>
                <w:strike/>
                <w:szCs w:val="20"/>
              </w:rPr>
              <w:t>Gráfica de la interface</w:t>
            </w:r>
            <w:r w:rsidRPr="00B053FA">
              <w:rPr>
                <w:rFonts w:ascii="Arial Narrow" w:hAnsi="Arial Narrow" w:cs="Times New Roman"/>
                <w:b w:val="0"/>
                <w:bCs w:val="0"/>
                <w:strike/>
                <w:szCs w:val="20"/>
              </w:rPr>
              <w:tab/>
            </w:r>
          </w:p>
        </w:tc>
      </w:tr>
      <w:tr w:rsidR="000F4171" w:rsidRPr="00B053FA" w:rsidTr="000D4493">
        <w:trPr>
          <w:trHeight w:val="692"/>
        </w:trPr>
        <w:tc>
          <w:tcPr>
            <w:tcW w:w="9329" w:type="dxa"/>
            <w:gridSpan w:val="2"/>
          </w:tcPr>
          <w:p w:rsidR="000F4171" w:rsidRPr="00B053FA" w:rsidRDefault="000F4171" w:rsidP="000D4493">
            <w:pPr>
              <w:rPr>
                <w:rFonts w:ascii="Arial Narrow" w:hAnsi="Arial Narrow"/>
                <w:strike/>
                <w:sz w:val="20"/>
                <w:szCs w:val="20"/>
              </w:rPr>
            </w:pPr>
            <w:r w:rsidRPr="00B053FA">
              <w:rPr>
                <w:rFonts w:ascii="Arial Narrow" w:hAnsi="Arial Narrow"/>
                <w:strike/>
                <w:noProof/>
                <w:sz w:val="20"/>
                <w:szCs w:val="20"/>
                <w:lang w:val="es-PE" w:eastAsia="es-PE"/>
              </w:rPr>
              <w:drawing>
                <wp:inline distT="0" distB="0" distL="0" distR="0" wp14:anchorId="526578E6" wp14:editId="19DBF349">
                  <wp:extent cx="4401879" cy="4308990"/>
                  <wp:effectExtent l="0" t="0" r="0" b="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0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31064" cy="4337559"/>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B053FA" w:rsidP="00B053FA">
            <w:pPr>
              <w:pStyle w:val="NormalWeb"/>
              <w:spacing w:before="0" w:beforeAutospacing="0" w:after="0" w:afterAutospacing="0"/>
              <w:rPr>
                <w:rFonts w:ascii="Arial Narrow" w:eastAsia="Times New Roman" w:hAnsi="Arial Narrow" w:cs="Times New Roman"/>
                <w:lang w:val="es-PE"/>
              </w:rPr>
            </w:pPr>
            <w:r>
              <w:rPr>
                <w:rFonts w:ascii="Arial Narrow" w:hAnsi="Arial Narrow"/>
              </w:rPr>
              <w:t>IU007-</w:t>
            </w:r>
            <w:r w:rsidR="000F4171" w:rsidRPr="000F4171">
              <w:rPr>
                <w:rFonts w:ascii="Arial Narrow" w:hAnsi="Arial Narrow"/>
              </w:rPr>
              <w:t>Asignar especialistas al grupo de Funcionarios Aduaneros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el formulario para la asignación de especialistas al grupo de Funcionarios Aduanero en el Catálogo de Funcionarios Aduaneros.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07255" w:rsidP="000A4F15">
            <w:pPr>
              <w:jc w:val="center"/>
              <w:rPr>
                <w:rFonts w:ascii="Arial Narrow" w:hAnsi="Arial Narrow"/>
                <w:sz w:val="20"/>
                <w:szCs w:val="20"/>
              </w:rPr>
            </w:pPr>
            <w:r>
              <w:rPr>
                <w:noProof/>
                <w:lang w:val="es-PE" w:eastAsia="es-PE"/>
              </w:rPr>
              <w:drawing>
                <wp:inline distT="0" distB="0" distL="0" distR="0" wp14:anchorId="2611084B" wp14:editId="7677F7BD">
                  <wp:extent cx="5162550" cy="59912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162550" cy="5991225"/>
                          </a:xfrm>
                          <a:prstGeom prst="rect">
                            <a:avLst/>
                          </a:prstGeom>
                        </pic:spPr>
                      </pic:pic>
                    </a:graphicData>
                  </a:graphic>
                </wp:inline>
              </w:drawing>
            </w:r>
          </w:p>
        </w:tc>
      </w:tr>
    </w:tbl>
    <w:p w:rsidR="00747E75" w:rsidRPr="000F4171" w:rsidRDefault="00747E75" w:rsidP="00747E75">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747E75" w:rsidRPr="000F4171" w:rsidTr="00AB0FBD">
        <w:trPr>
          <w:trHeight w:val="37"/>
        </w:trPr>
        <w:tc>
          <w:tcPr>
            <w:tcW w:w="1954" w:type="dxa"/>
            <w:shd w:val="clear" w:color="auto" w:fill="E6E6E6"/>
          </w:tcPr>
          <w:p w:rsidR="00747E75" w:rsidRPr="000F4171" w:rsidRDefault="00747E75" w:rsidP="00AB0FBD">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747E75" w:rsidRPr="000F4171" w:rsidRDefault="00747E75" w:rsidP="00B053FA">
            <w:pPr>
              <w:pStyle w:val="NormalWeb"/>
              <w:spacing w:before="0" w:beforeAutospacing="0" w:after="0" w:afterAutospacing="0"/>
              <w:rPr>
                <w:rFonts w:ascii="Arial Narrow" w:eastAsia="Times New Roman" w:hAnsi="Arial Narrow" w:cs="Times New Roman"/>
                <w:lang w:val="es-PE"/>
              </w:rPr>
            </w:pPr>
            <w:r>
              <w:rPr>
                <w:rFonts w:ascii="Arial Narrow" w:hAnsi="Arial Narrow"/>
              </w:rPr>
              <w:t>IU00</w:t>
            </w:r>
            <w:r w:rsidR="00B053FA">
              <w:rPr>
                <w:rFonts w:ascii="Arial Narrow" w:hAnsi="Arial Narrow"/>
              </w:rPr>
              <w:t>8-</w:t>
            </w:r>
            <w:r w:rsidR="007165E4">
              <w:rPr>
                <w:rFonts w:ascii="Arial Narrow" w:hAnsi="Arial Narrow"/>
              </w:rPr>
              <w:t>Motivo de retiro</w:t>
            </w:r>
          </w:p>
        </w:tc>
      </w:tr>
      <w:tr w:rsidR="00747E75" w:rsidRPr="000F4171" w:rsidTr="00AB0FBD">
        <w:trPr>
          <w:trHeight w:val="35"/>
        </w:trPr>
        <w:tc>
          <w:tcPr>
            <w:tcW w:w="1954" w:type="dxa"/>
            <w:shd w:val="clear" w:color="auto" w:fill="E6E6E6"/>
          </w:tcPr>
          <w:p w:rsidR="00747E75" w:rsidRPr="000F4171" w:rsidRDefault="00747E75" w:rsidP="00AB0FBD">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47E75" w:rsidRPr="000F4171" w:rsidRDefault="007165E4" w:rsidP="007165E4">
            <w:pPr>
              <w:rPr>
                <w:rFonts w:ascii="Arial Narrow" w:hAnsi="Arial Narrow"/>
                <w:sz w:val="20"/>
                <w:szCs w:val="20"/>
              </w:rPr>
            </w:pPr>
            <w:r>
              <w:rPr>
                <w:rFonts w:ascii="Arial Narrow" w:hAnsi="Arial Narrow"/>
                <w:sz w:val="20"/>
                <w:szCs w:val="20"/>
              </w:rPr>
              <w:t>Muestra el formulario en el cual se ingresa el motivo del retiro de un funcionario</w:t>
            </w:r>
            <w:r w:rsidR="00C22E74">
              <w:rPr>
                <w:rFonts w:ascii="Arial Narrow" w:hAnsi="Arial Narrow"/>
                <w:sz w:val="20"/>
                <w:szCs w:val="20"/>
              </w:rPr>
              <w:t>.</w:t>
            </w:r>
          </w:p>
        </w:tc>
      </w:tr>
      <w:tr w:rsidR="00747E75" w:rsidRPr="000F4171" w:rsidTr="00AB0FBD">
        <w:trPr>
          <w:trHeight w:val="37"/>
        </w:trPr>
        <w:tc>
          <w:tcPr>
            <w:tcW w:w="9329" w:type="dxa"/>
            <w:gridSpan w:val="2"/>
            <w:shd w:val="clear" w:color="auto" w:fill="E6E6E6"/>
          </w:tcPr>
          <w:p w:rsidR="00747E75" w:rsidRPr="000F4171" w:rsidRDefault="00747E75" w:rsidP="00AB0FBD">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747E75" w:rsidRPr="000F4171" w:rsidTr="00AB0FBD">
        <w:trPr>
          <w:trHeight w:val="692"/>
        </w:trPr>
        <w:tc>
          <w:tcPr>
            <w:tcW w:w="9329" w:type="dxa"/>
            <w:gridSpan w:val="2"/>
          </w:tcPr>
          <w:p w:rsidR="00747E75" w:rsidRPr="000F4171" w:rsidRDefault="00F04BD7" w:rsidP="00AB0FBD">
            <w:pPr>
              <w:jc w:val="center"/>
              <w:rPr>
                <w:rFonts w:ascii="Arial Narrow" w:hAnsi="Arial Narrow"/>
                <w:sz w:val="20"/>
                <w:szCs w:val="20"/>
              </w:rPr>
            </w:pPr>
            <w:r>
              <w:rPr>
                <w:noProof/>
                <w:lang w:val="es-PE" w:eastAsia="es-PE"/>
              </w:rPr>
              <w:drawing>
                <wp:inline distT="0" distB="0" distL="0" distR="0" wp14:anchorId="73680D56" wp14:editId="79D489DC">
                  <wp:extent cx="3038475" cy="1122531"/>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3038475" cy="1122531"/>
                          </a:xfrm>
                          <a:prstGeom prst="rect">
                            <a:avLst/>
                          </a:prstGeom>
                        </pic:spPr>
                      </pic:pic>
                    </a:graphicData>
                  </a:graphic>
                </wp:inline>
              </w:drawing>
            </w:r>
          </w:p>
        </w:tc>
      </w:tr>
    </w:tbl>
    <w:p w:rsidR="00747E75" w:rsidRPr="000F4171" w:rsidRDefault="00747E75" w:rsidP="00747E75">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7165E4" w:rsidRPr="000F4171" w:rsidTr="00AB0FBD">
        <w:trPr>
          <w:trHeight w:val="37"/>
        </w:trPr>
        <w:tc>
          <w:tcPr>
            <w:tcW w:w="1954" w:type="dxa"/>
            <w:shd w:val="clear" w:color="auto" w:fill="E6E6E6"/>
          </w:tcPr>
          <w:p w:rsidR="007165E4" w:rsidRPr="000F4171" w:rsidRDefault="007165E4" w:rsidP="00AB0FBD">
            <w:pPr>
              <w:pStyle w:val="Ttulo8"/>
              <w:rPr>
                <w:rFonts w:ascii="Arial Narrow" w:hAnsi="Arial Narrow" w:cs="Times New Roman"/>
                <w:b w:val="0"/>
                <w:bCs w:val="0"/>
                <w:szCs w:val="20"/>
              </w:rPr>
            </w:pPr>
            <w:r w:rsidRPr="000F4171">
              <w:rPr>
                <w:rFonts w:ascii="Arial Narrow" w:hAnsi="Arial Narrow" w:cs="Times New Roman"/>
                <w:b w:val="0"/>
                <w:bCs w:val="0"/>
                <w:szCs w:val="20"/>
              </w:rPr>
              <w:lastRenderedPageBreak/>
              <w:t>Número</w:t>
            </w:r>
          </w:p>
        </w:tc>
        <w:tc>
          <w:tcPr>
            <w:tcW w:w="7375" w:type="dxa"/>
          </w:tcPr>
          <w:p w:rsidR="007165E4" w:rsidRPr="000F4171" w:rsidRDefault="00F108C0" w:rsidP="00F108C0">
            <w:pPr>
              <w:pStyle w:val="NormalWeb"/>
              <w:spacing w:before="0" w:beforeAutospacing="0" w:after="0" w:afterAutospacing="0"/>
              <w:rPr>
                <w:rFonts w:ascii="Arial Narrow" w:eastAsia="Times New Roman" w:hAnsi="Arial Narrow" w:cs="Times New Roman"/>
                <w:lang w:val="es-PE"/>
              </w:rPr>
            </w:pPr>
            <w:r>
              <w:rPr>
                <w:rFonts w:ascii="Arial Narrow" w:hAnsi="Arial Narrow"/>
              </w:rPr>
              <w:t>IU009-</w:t>
            </w:r>
            <w:r w:rsidR="007165E4">
              <w:rPr>
                <w:rFonts w:ascii="Arial Narrow" w:hAnsi="Arial Narrow"/>
              </w:rPr>
              <w:t>Selección de Funcionario</w:t>
            </w:r>
          </w:p>
        </w:tc>
      </w:tr>
      <w:tr w:rsidR="007165E4" w:rsidRPr="000F4171" w:rsidTr="00AB0FBD">
        <w:trPr>
          <w:trHeight w:val="35"/>
        </w:trPr>
        <w:tc>
          <w:tcPr>
            <w:tcW w:w="1954" w:type="dxa"/>
            <w:shd w:val="clear" w:color="auto" w:fill="E6E6E6"/>
          </w:tcPr>
          <w:p w:rsidR="007165E4" w:rsidRPr="000F4171" w:rsidRDefault="007165E4" w:rsidP="00AB0FBD">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165E4" w:rsidRPr="000F4171" w:rsidRDefault="007165E4" w:rsidP="00AB0FBD">
            <w:pPr>
              <w:rPr>
                <w:rFonts w:ascii="Arial Narrow" w:hAnsi="Arial Narrow"/>
                <w:sz w:val="20"/>
                <w:szCs w:val="20"/>
              </w:rPr>
            </w:pPr>
            <w:r w:rsidRPr="000F4171">
              <w:rPr>
                <w:rFonts w:ascii="Arial Narrow" w:hAnsi="Arial Narrow"/>
                <w:sz w:val="20"/>
                <w:szCs w:val="20"/>
              </w:rPr>
              <w:t xml:space="preserve">Muestra el formulario de </w:t>
            </w:r>
            <w:r>
              <w:rPr>
                <w:rFonts w:ascii="Arial Narrow" w:hAnsi="Arial Narrow"/>
                <w:sz w:val="20"/>
                <w:szCs w:val="20"/>
              </w:rPr>
              <w:t>selección de funcionario a agregar, muestra la lista de funcionarios que coinciden con los datos de búsqueda ingresados en Apellidos y Nombres.</w:t>
            </w:r>
          </w:p>
        </w:tc>
      </w:tr>
      <w:tr w:rsidR="007165E4" w:rsidRPr="000F4171" w:rsidTr="00AB0FBD">
        <w:trPr>
          <w:trHeight w:val="37"/>
        </w:trPr>
        <w:tc>
          <w:tcPr>
            <w:tcW w:w="9329" w:type="dxa"/>
            <w:gridSpan w:val="2"/>
            <w:shd w:val="clear" w:color="auto" w:fill="E6E6E6"/>
          </w:tcPr>
          <w:p w:rsidR="007165E4" w:rsidRPr="000F4171" w:rsidRDefault="007165E4" w:rsidP="00AB0FBD">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7165E4" w:rsidRPr="000F4171" w:rsidTr="00AB0FBD">
        <w:trPr>
          <w:trHeight w:val="692"/>
        </w:trPr>
        <w:tc>
          <w:tcPr>
            <w:tcW w:w="9329" w:type="dxa"/>
            <w:gridSpan w:val="2"/>
          </w:tcPr>
          <w:p w:rsidR="007165E4" w:rsidRPr="000F4171" w:rsidRDefault="007165E4" w:rsidP="00AB0FBD">
            <w:pPr>
              <w:jc w:val="center"/>
              <w:rPr>
                <w:rFonts w:ascii="Arial Narrow" w:hAnsi="Arial Narrow"/>
                <w:sz w:val="20"/>
                <w:szCs w:val="20"/>
              </w:rPr>
            </w:pPr>
            <w:r>
              <w:rPr>
                <w:noProof/>
                <w:lang w:val="es-PE" w:eastAsia="es-PE"/>
              </w:rPr>
              <w:drawing>
                <wp:inline distT="0" distB="0" distL="0" distR="0" wp14:anchorId="69B9B33B" wp14:editId="141DD772">
                  <wp:extent cx="3333750" cy="1644218"/>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3333750" cy="1644218"/>
                          </a:xfrm>
                          <a:prstGeom prst="rect">
                            <a:avLst/>
                          </a:prstGeom>
                        </pic:spPr>
                      </pic:pic>
                    </a:graphicData>
                  </a:graphic>
                </wp:inline>
              </w:drawing>
            </w:r>
          </w:p>
        </w:tc>
      </w:tr>
    </w:tbl>
    <w:p w:rsidR="007165E4" w:rsidRDefault="007165E4"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07255" w:rsidRPr="000F4171" w:rsidTr="004E2D52">
        <w:trPr>
          <w:trHeight w:val="37"/>
        </w:trPr>
        <w:tc>
          <w:tcPr>
            <w:tcW w:w="1954" w:type="dxa"/>
            <w:shd w:val="clear" w:color="auto" w:fill="E6E6E6"/>
          </w:tcPr>
          <w:p w:rsidR="00007255" w:rsidRPr="000F4171" w:rsidRDefault="00007255" w:rsidP="004E2D52">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07255" w:rsidRPr="000F4171" w:rsidRDefault="00007255" w:rsidP="004E2D52">
            <w:pPr>
              <w:pStyle w:val="NormalWeb"/>
              <w:spacing w:before="0" w:beforeAutospacing="0" w:after="0" w:afterAutospacing="0"/>
              <w:rPr>
                <w:rFonts w:ascii="Arial Narrow" w:eastAsia="Times New Roman" w:hAnsi="Arial Narrow" w:cs="Times New Roman"/>
                <w:lang w:val="es-PE"/>
              </w:rPr>
            </w:pPr>
            <w:r w:rsidRPr="00717CA2">
              <w:rPr>
                <w:rFonts w:ascii="Arial Narrow" w:hAnsi="Arial Narrow"/>
              </w:rPr>
              <w:t>IU009</w:t>
            </w:r>
            <w:r w:rsidR="00717CA2">
              <w:rPr>
                <w:rFonts w:ascii="Arial Narrow" w:hAnsi="Arial Narrow"/>
              </w:rPr>
              <w:t>.1</w:t>
            </w:r>
            <w:r w:rsidRPr="00717CA2">
              <w:rPr>
                <w:rFonts w:ascii="Arial Narrow" w:hAnsi="Arial Narrow"/>
              </w:rPr>
              <w:t>-</w:t>
            </w:r>
            <w:r w:rsidR="00717CA2" w:rsidRPr="00717CA2">
              <w:rPr>
                <w:rFonts w:ascii="Arial Narrow" w:hAnsi="Arial Narrow"/>
                <w:b/>
              </w:rPr>
              <w:t xml:space="preserve"> </w:t>
            </w:r>
            <w:r w:rsidR="00717CA2" w:rsidRPr="00717CA2">
              <w:rPr>
                <w:rFonts w:ascii="Arial Narrow" w:hAnsi="Arial Narrow"/>
              </w:rPr>
              <w:t>Modificar vigencia</w:t>
            </w:r>
          </w:p>
        </w:tc>
      </w:tr>
      <w:tr w:rsidR="00007255" w:rsidRPr="000F4171" w:rsidTr="004E2D52">
        <w:trPr>
          <w:trHeight w:val="35"/>
        </w:trPr>
        <w:tc>
          <w:tcPr>
            <w:tcW w:w="1954" w:type="dxa"/>
            <w:shd w:val="clear" w:color="auto" w:fill="E6E6E6"/>
          </w:tcPr>
          <w:p w:rsidR="00007255" w:rsidRPr="000F4171" w:rsidRDefault="00007255" w:rsidP="004E2D52">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07255" w:rsidRPr="000F4171" w:rsidRDefault="00007255" w:rsidP="00717CA2">
            <w:pPr>
              <w:rPr>
                <w:rFonts w:ascii="Arial Narrow" w:hAnsi="Arial Narrow"/>
                <w:sz w:val="20"/>
                <w:szCs w:val="20"/>
              </w:rPr>
            </w:pPr>
            <w:r w:rsidRPr="000F4171">
              <w:rPr>
                <w:rFonts w:ascii="Arial Narrow" w:hAnsi="Arial Narrow"/>
                <w:sz w:val="20"/>
                <w:szCs w:val="20"/>
              </w:rPr>
              <w:t xml:space="preserve">Muestra el formulario </w:t>
            </w:r>
            <w:r w:rsidR="00717CA2">
              <w:rPr>
                <w:rFonts w:ascii="Arial Narrow" w:hAnsi="Arial Narrow"/>
                <w:sz w:val="20"/>
                <w:szCs w:val="20"/>
              </w:rPr>
              <w:t>de modificación de vigencia de funcionario</w:t>
            </w:r>
            <w:r>
              <w:rPr>
                <w:rFonts w:ascii="Arial Narrow" w:hAnsi="Arial Narrow"/>
                <w:sz w:val="20"/>
                <w:szCs w:val="20"/>
              </w:rPr>
              <w:t>.</w:t>
            </w:r>
          </w:p>
        </w:tc>
      </w:tr>
      <w:tr w:rsidR="00007255" w:rsidRPr="000F4171" w:rsidTr="004E2D52">
        <w:trPr>
          <w:trHeight w:val="37"/>
        </w:trPr>
        <w:tc>
          <w:tcPr>
            <w:tcW w:w="9329" w:type="dxa"/>
            <w:gridSpan w:val="2"/>
            <w:shd w:val="clear" w:color="auto" w:fill="E6E6E6"/>
          </w:tcPr>
          <w:p w:rsidR="00007255" w:rsidRPr="000F4171" w:rsidRDefault="00007255" w:rsidP="004E2D52">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07255" w:rsidRPr="000F4171" w:rsidTr="004E2D52">
        <w:trPr>
          <w:trHeight w:val="692"/>
        </w:trPr>
        <w:tc>
          <w:tcPr>
            <w:tcW w:w="9329" w:type="dxa"/>
            <w:gridSpan w:val="2"/>
          </w:tcPr>
          <w:p w:rsidR="00007255" w:rsidRPr="000F4171" w:rsidRDefault="004211E6" w:rsidP="004E2D52">
            <w:pPr>
              <w:jc w:val="center"/>
              <w:rPr>
                <w:rFonts w:ascii="Arial Narrow" w:hAnsi="Arial Narrow"/>
                <w:sz w:val="20"/>
                <w:szCs w:val="20"/>
              </w:rPr>
            </w:pPr>
            <w:r>
              <w:rPr>
                <w:noProof/>
                <w:lang w:val="es-PE" w:eastAsia="es-PE"/>
              </w:rPr>
              <w:drawing>
                <wp:inline distT="0" distB="0" distL="0" distR="0" wp14:anchorId="57DEF14D" wp14:editId="1EDBFC5A">
                  <wp:extent cx="3897312" cy="2667000"/>
                  <wp:effectExtent l="0" t="0" r="825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899246" cy="2668324"/>
                          </a:xfrm>
                          <a:prstGeom prst="rect">
                            <a:avLst/>
                          </a:prstGeom>
                        </pic:spPr>
                      </pic:pic>
                    </a:graphicData>
                  </a:graphic>
                </wp:inline>
              </w:drawing>
            </w:r>
          </w:p>
        </w:tc>
      </w:tr>
    </w:tbl>
    <w:p w:rsidR="00007255" w:rsidRDefault="00007255"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4211E6" w:rsidRPr="000F4171" w:rsidTr="004E2D52">
        <w:trPr>
          <w:trHeight w:val="37"/>
        </w:trPr>
        <w:tc>
          <w:tcPr>
            <w:tcW w:w="1954" w:type="dxa"/>
            <w:shd w:val="clear" w:color="auto" w:fill="E6E6E6"/>
          </w:tcPr>
          <w:p w:rsidR="004211E6" w:rsidRPr="000F4171" w:rsidRDefault="004211E6" w:rsidP="004E2D52">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4211E6" w:rsidRPr="004211E6" w:rsidRDefault="004211E6" w:rsidP="004211E6">
            <w:pPr>
              <w:pStyle w:val="NormalWeb"/>
              <w:spacing w:before="0" w:beforeAutospacing="0" w:after="0" w:afterAutospacing="0"/>
              <w:rPr>
                <w:rFonts w:ascii="Arial Narrow" w:eastAsia="Times New Roman" w:hAnsi="Arial Narrow" w:cs="Times New Roman"/>
                <w:lang w:val="es-PE"/>
              </w:rPr>
            </w:pPr>
            <w:r w:rsidRPr="004211E6">
              <w:rPr>
                <w:rFonts w:ascii="Arial Narrow" w:hAnsi="Arial Narrow"/>
              </w:rPr>
              <w:t>IU009.2-Nueva vigencia</w:t>
            </w:r>
          </w:p>
        </w:tc>
      </w:tr>
      <w:tr w:rsidR="004211E6" w:rsidRPr="000F4171" w:rsidTr="004E2D52">
        <w:trPr>
          <w:trHeight w:val="35"/>
        </w:trPr>
        <w:tc>
          <w:tcPr>
            <w:tcW w:w="1954" w:type="dxa"/>
            <w:shd w:val="clear" w:color="auto" w:fill="E6E6E6"/>
          </w:tcPr>
          <w:p w:rsidR="004211E6" w:rsidRPr="000F4171" w:rsidRDefault="004211E6" w:rsidP="004E2D52">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4211E6" w:rsidRPr="000F4171" w:rsidRDefault="004211E6" w:rsidP="004211E6">
            <w:pPr>
              <w:rPr>
                <w:rFonts w:ascii="Arial Narrow" w:hAnsi="Arial Narrow"/>
                <w:sz w:val="20"/>
                <w:szCs w:val="20"/>
              </w:rPr>
            </w:pPr>
            <w:r w:rsidRPr="000F4171">
              <w:rPr>
                <w:rFonts w:ascii="Arial Narrow" w:hAnsi="Arial Narrow"/>
                <w:sz w:val="20"/>
                <w:szCs w:val="20"/>
              </w:rPr>
              <w:t xml:space="preserve">Muestra el formulario </w:t>
            </w:r>
            <w:r>
              <w:rPr>
                <w:rFonts w:ascii="Arial Narrow" w:hAnsi="Arial Narrow"/>
                <w:sz w:val="20"/>
                <w:szCs w:val="20"/>
              </w:rPr>
              <w:t>de nueva vigencia de funcionario.</w:t>
            </w:r>
          </w:p>
        </w:tc>
      </w:tr>
      <w:tr w:rsidR="004211E6" w:rsidRPr="000F4171" w:rsidTr="004E2D52">
        <w:trPr>
          <w:trHeight w:val="37"/>
        </w:trPr>
        <w:tc>
          <w:tcPr>
            <w:tcW w:w="9329" w:type="dxa"/>
            <w:gridSpan w:val="2"/>
            <w:shd w:val="clear" w:color="auto" w:fill="E6E6E6"/>
          </w:tcPr>
          <w:p w:rsidR="004211E6" w:rsidRPr="000F4171" w:rsidRDefault="004211E6" w:rsidP="004E2D52">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4211E6" w:rsidRPr="000F4171" w:rsidTr="004E2D52">
        <w:trPr>
          <w:trHeight w:val="692"/>
        </w:trPr>
        <w:tc>
          <w:tcPr>
            <w:tcW w:w="9329" w:type="dxa"/>
            <w:gridSpan w:val="2"/>
          </w:tcPr>
          <w:p w:rsidR="004211E6" w:rsidRPr="000F4171" w:rsidRDefault="004211E6" w:rsidP="004E2D52">
            <w:pPr>
              <w:jc w:val="center"/>
              <w:rPr>
                <w:rFonts w:ascii="Arial Narrow" w:hAnsi="Arial Narrow"/>
                <w:sz w:val="20"/>
                <w:szCs w:val="20"/>
              </w:rPr>
            </w:pPr>
            <w:r>
              <w:rPr>
                <w:noProof/>
                <w:lang w:val="es-PE" w:eastAsia="es-PE"/>
              </w:rPr>
              <w:drawing>
                <wp:inline distT="0" distB="0" distL="0" distR="0" wp14:anchorId="786CD951" wp14:editId="02D9E35A">
                  <wp:extent cx="3876675" cy="1740512"/>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877991" cy="1741103"/>
                          </a:xfrm>
                          <a:prstGeom prst="rect">
                            <a:avLst/>
                          </a:prstGeom>
                        </pic:spPr>
                      </pic:pic>
                    </a:graphicData>
                  </a:graphic>
                </wp:inline>
              </w:drawing>
            </w:r>
          </w:p>
        </w:tc>
      </w:tr>
    </w:tbl>
    <w:p w:rsidR="00007255" w:rsidRDefault="00007255"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3B1B09" w:rsidRPr="000F4171" w:rsidTr="004E2D52">
        <w:trPr>
          <w:trHeight w:val="37"/>
        </w:trPr>
        <w:tc>
          <w:tcPr>
            <w:tcW w:w="1954" w:type="dxa"/>
            <w:shd w:val="clear" w:color="auto" w:fill="E6E6E6"/>
          </w:tcPr>
          <w:p w:rsidR="003B1B09" w:rsidRPr="000F4171" w:rsidRDefault="003B1B09" w:rsidP="004E2D52">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3B1B09" w:rsidRPr="004211E6" w:rsidRDefault="003B1B09" w:rsidP="004E2D52">
            <w:pPr>
              <w:pStyle w:val="NormalWeb"/>
              <w:spacing w:before="0" w:beforeAutospacing="0" w:after="0" w:afterAutospacing="0"/>
              <w:rPr>
                <w:rFonts w:ascii="Arial Narrow" w:eastAsia="Times New Roman" w:hAnsi="Arial Narrow" w:cs="Times New Roman"/>
                <w:lang w:val="es-PE"/>
              </w:rPr>
            </w:pPr>
            <w:r w:rsidRPr="003B1B09">
              <w:rPr>
                <w:rFonts w:ascii="Arial Narrow" w:hAnsi="Arial Narrow"/>
              </w:rPr>
              <w:t>IU009.3-Detalle de asignación por día</w:t>
            </w:r>
          </w:p>
        </w:tc>
      </w:tr>
      <w:tr w:rsidR="003B1B09" w:rsidRPr="000F4171" w:rsidTr="004E2D52">
        <w:trPr>
          <w:trHeight w:val="35"/>
        </w:trPr>
        <w:tc>
          <w:tcPr>
            <w:tcW w:w="1954" w:type="dxa"/>
            <w:shd w:val="clear" w:color="auto" w:fill="E6E6E6"/>
          </w:tcPr>
          <w:p w:rsidR="003B1B09" w:rsidRPr="000F4171" w:rsidRDefault="003B1B09" w:rsidP="004E2D52">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3B1B09" w:rsidRPr="000F4171" w:rsidRDefault="003B1B09" w:rsidP="003B1B09">
            <w:pPr>
              <w:rPr>
                <w:rFonts w:ascii="Arial Narrow" w:hAnsi="Arial Narrow"/>
                <w:sz w:val="20"/>
                <w:szCs w:val="20"/>
              </w:rPr>
            </w:pPr>
            <w:r w:rsidRPr="000F4171">
              <w:rPr>
                <w:rFonts w:ascii="Arial Narrow" w:hAnsi="Arial Narrow"/>
                <w:sz w:val="20"/>
                <w:szCs w:val="20"/>
              </w:rPr>
              <w:t xml:space="preserve">Muestra el formulario </w:t>
            </w:r>
            <w:r>
              <w:rPr>
                <w:rFonts w:ascii="Arial Narrow" w:hAnsi="Arial Narrow"/>
                <w:sz w:val="20"/>
                <w:szCs w:val="20"/>
              </w:rPr>
              <w:t>del detalle de la asignación de funcionarios por día.</w:t>
            </w:r>
          </w:p>
        </w:tc>
      </w:tr>
      <w:tr w:rsidR="003B1B09" w:rsidRPr="000F4171" w:rsidTr="004E2D52">
        <w:trPr>
          <w:trHeight w:val="37"/>
        </w:trPr>
        <w:tc>
          <w:tcPr>
            <w:tcW w:w="9329" w:type="dxa"/>
            <w:gridSpan w:val="2"/>
            <w:shd w:val="clear" w:color="auto" w:fill="E6E6E6"/>
          </w:tcPr>
          <w:p w:rsidR="003B1B09" w:rsidRPr="000F4171" w:rsidRDefault="003B1B09" w:rsidP="004E2D52">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3B1B09" w:rsidRPr="000F4171" w:rsidTr="004E2D52">
        <w:trPr>
          <w:trHeight w:val="692"/>
        </w:trPr>
        <w:tc>
          <w:tcPr>
            <w:tcW w:w="9329" w:type="dxa"/>
            <w:gridSpan w:val="2"/>
          </w:tcPr>
          <w:p w:rsidR="003B1B09" w:rsidRPr="000F4171" w:rsidRDefault="002159DC" w:rsidP="004E2D52">
            <w:pPr>
              <w:jc w:val="center"/>
              <w:rPr>
                <w:rFonts w:ascii="Arial Narrow" w:hAnsi="Arial Narrow"/>
                <w:sz w:val="20"/>
                <w:szCs w:val="20"/>
              </w:rPr>
            </w:pPr>
            <w:r>
              <w:rPr>
                <w:noProof/>
                <w:lang w:val="es-PE" w:eastAsia="es-PE"/>
              </w:rPr>
              <w:drawing>
                <wp:inline distT="0" distB="0" distL="0" distR="0" wp14:anchorId="7BF3AEF6" wp14:editId="4E8C0735">
                  <wp:extent cx="4359178" cy="3333750"/>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360658" cy="3334882"/>
                          </a:xfrm>
                          <a:prstGeom prst="rect">
                            <a:avLst/>
                          </a:prstGeom>
                        </pic:spPr>
                      </pic:pic>
                    </a:graphicData>
                  </a:graphic>
                </wp:inline>
              </w:drawing>
            </w:r>
          </w:p>
        </w:tc>
      </w:tr>
    </w:tbl>
    <w:p w:rsidR="003B1B09" w:rsidRDefault="003B1B09"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517042" w:rsidP="00517042">
            <w:pPr>
              <w:pStyle w:val="NormalWeb"/>
              <w:spacing w:before="0" w:beforeAutospacing="0" w:after="0" w:afterAutospacing="0"/>
              <w:rPr>
                <w:rFonts w:ascii="Arial Narrow" w:eastAsia="Times New Roman" w:hAnsi="Arial Narrow" w:cs="Times New Roman"/>
                <w:lang w:val="es-PE"/>
              </w:rPr>
            </w:pPr>
            <w:r>
              <w:rPr>
                <w:rFonts w:ascii="Arial Narrow" w:hAnsi="Arial Narrow"/>
              </w:rPr>
              <w:t>IU010-</w:t>
            </w:r>
            <w:r w:rsidR="000F4171" w:rsidRPr="000F4171">
              <w:rPr>
                <w:rFonts w:ascii="Arial Narrow" w:hAnsi="Arial Narrow"/>
              </w:rPr>
              <w:t>Consulta de Catálogo de Funcionario</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parámetros de búsqueda para obtener la lista de Funcionarios aduaneros registrados en un Grupo dentro de un Régimen y también el Historial de registro de Funcionarios para uno o todos los Regímenes en uno o todos los Grupos.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C82D77" w:rsidP="00A67FA6">
            <w:pPr>
              <w:jc w:val="center"/>
              <w:rPr>
                <w:rFonts w:ascii="Arial Narrow" w:hAnsi="Arial Narrow"/>
                <w:sz w:val="20"/>
                <w:szCs w:val="20"/>
              </w:rPr>
            </w:pPr>
            <w:r>
              <w:rPr>
                <w:noProof/>
                <w:lang w:val="es-PE" w:eastAsia="es-PE"/>
              </w:rPr>
              <w:drawing>
                <wp:inline distT="0" distB="0" distL="0" distR="0" wp14:anchorId="6CFD6620" wp14:editId="5043CCB7">
                  <wp:extent cx="5612130" cy="379158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5612130" cy="3791585"/>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25"/>
        <w:gridCol w:w="7053"/>
      </w:tblGrid>
      <w:tr w:rsidR="000F4171" w:rsidRPr="00FF505B" w:rsidTr="00397D56">
        <w:trPr>
          <w:trHeight w:val="37"/>
        </w:trPr>
        <w:tc>
          <w:tcPr>
            <w:tcW w:w="2325" w:type="dxa"/>
            <w:shd w:val="clear" w:color="auto" w:fill="E6E6E6"/>
          </w:tcPr>
          <w:p w:rsidR="000F4171" w:rsidRPr="00FF505B" w:rsidRDefault="000F4171" w:rsidP="000D4493">
            <w:pPr>
              <w:pStyle w:val="Ttulo8"/>
              <w:rPr>
                <w:rFonts w:ascii="Arial Narrow" w:hAnsi="Arial Narrow" w:cs="Times New Roman"/>
                <w:b w:val="0"/>
                <w:bCs w:val="0"/>
                <w:strike/>
                <w:szCs w:val="20"/>
              </w:rPr>
            </w:pPr>
            <w:r w:rsidRPr="00FF505B">
              <w:rPr>
                <w:rFonts w:ascii="Arial Narrow" w:hAnsi="Arial Narrow" w:cs="Times New Roman"/>
                <w:b w:val="0"/>
                <w:bCs w:val="0"/>
                <w:strike/>
                <w:szCs w:val="20"/>
              </w:rPr>
              <w:t>Número</w:t>
            </w:r>
          </w:p>
        </w:tc>
        <w:tc>
          <w:tcPr>
            <w:tcW w:w="7053" w:type="dxa"/>
          </w:tcPr>
          <w:p w:rsidR="000F4171" w:rsidRPr="00FF505B" w:rsidRDefault="000F4171" w:rsidP="000D4493">
            <w:pPr>
              <w:pStyle w:val="NormalWeb"/>
              <w:spacing w:before="0" w:beforeAutospacing="0" w:after="0" w:afterAutospacing="0"/>
              <w:rPr>
                <w:rFonts w:ascii="Arial Narrow" w:eastAsia="Times New Roman" w:hAnsi="Arial Narrow" w:cs="Times New Roman"/>
                <w:strike/>
                <w:lang w:val="es-PE"/>
              </w:rPr>
            </w:pPr>
            <w:r w:rsidRPr="00FF505B">
              <w:rPr>
                <w:rFonts w:ascii="Arial Narrow" w:hAnsi="Arial Narrow"/>
                <w:strike/>
              </w:rPr>
              <w:t>IU005</w:t>
            </w:r>
            <w:r w:rsidRPr="00FF505B">
              <w:rPr>
                <w:rFonts w:ascii="Arial Narrow" w:eastAsia="Times New Roman" w:hAnsi="Arial Narrow" w:cs="Times New Roman"/>
                <w:strike/>
              </w:rPr>
              <w:t xml:space="preserve"> </w:t>
            </w:r>
            <w:r w:rsidRPr="00FF505B">
              <w:rPr>
                <w:rFonts w:ascii="Arial Narrow" w:hAnsi="Arial Narrow"/>
                <w:strike/>
              </w:rPr>
              <w:t>Resultado de Consulta de Catálogo de Funcionarios por Grupo y Régimen</w:t>
            </w:r>
          </w:p>
        </w:tc>
      </w:tr>
      <w:tr w:rsidR="000F4171" w:rsidRPr="00FF505B" w:rsidTr="00397D56">
        <w:trPr>
          <w:trHeight w:val="35"/>
        </w:trPr>
        <w:tc>
          <w:tcPr>
            <w:tcW w:w="2325" w:type="dxa"/>
            <w:shd w:val="clear" w:color="auto" w:fill="E6E6E6"/>
          </w:tcPr>
          <w:p w:rsidR="000F4171" w:rsidRPr="00FF505B" w:rsidRDefault="000F4171" w:rsidP="000D4493">
            <w:pPr>
              <w:rPr>
                <w:rFonts w:ascii="Arial Narrow" w:hAnsi="Arial Narrow"/>
                <w:strike/>
                <w:sz w:val="20"/>
                <w:szCs w:val="20"/>
              </w:rPr>
            </w:pPr>
            <w:r w:rsidRPr="00FF505B">
              <w:rPr>
                <w:rFonts w:ascii="Arial Narrow" w:hAnsi="Arial Narrow"/>
                <w:strike/>
                <w:sz w:val="20"/>
                <w:szCs w:val="20"/>
              </w:rPr>
              <w:t>Propósito de la interface</w:t>
            </w:r>
          </w:p>
        </w:tc>
        <w:tc>
          <w:tcPr>
            <w:tcW w:w="7053" w:type="dxa"/>
          </w:tcPr>
          <w:p w:rsidR="000F4171" w:rsidRPr="00FF505B" w:rsidRDefault="000F4171" w:rsidP="000D4493">
            <w:pPr>
              <w:rPr>
                <w:rFonts w:ascii="Arial Narrow" w:hAnsi="Arial Narrow"/>
                <w:strike/>
                <w:sz w:val="20"/>
                <w:szCs w:val="20"/>
              </w:rPr>
            </w:pPr>
            <w:r w:rsidRPr="00FF505B">
              <w:rPr>
                <w:rFonts w:ascii="Arial Narrow" w:hAnsi="Arial Narrow"/>
                <w:strike/>
                <w:sz w:val="20"/>
                <w:szCs w:val="20"/>
              </w:rPr>
              <w:t xml:space="preserve">Muestra el resultado de todos los funcionarios aduaneros registrados en un Grupo para un </w:t>
            </w:r>
            <w:r w:rsidRPr="00FF505B">
              <w:rPr>
                <w:rFonts w:ascii="Arial Narrow" w:hAnsi="Arial Narrow"/>
                <w:strike/>
                <w:sz w:val="20"/>
                <w:szCs w:val="20"/>
              </w:rPr>
              <w:lastRenderedPageBreak/>
              <w:t>determinado Régimen.</w:t>
            </w:r>
          </w:p>
        </w:tc>
      </w:tr>
      <w:tr w:rsidR="000F4171" w:rsidRPr="00FF505B" w:rsidTr="00397D56">
        <w:trPr>
          <w:trHeight w:val="37"/>
        </w:trPr>
        <w:tc>
          <w:tcPr>
            <w:tcW w:w="9378" w:type="dxa"/>
            <w:gridSpan w:val="2"/>
            <w:shd w:val="clear" w:color="auto" w:fill="E6E6E6"/>
          </w:tcPr>
          <w:p w:rsidR="000F4171" w:rsidRPr="00FF505B" w:rsidRDefault="000F4171" w:rsidP="000D4493">
            <w:pPr>
              <w:pStyle w:val="Ttulo8"/>
              <w:tabs>
                <w:tab w:val="left" w:pos="2411"/>
              </w:tabs>
              <w:rPr>
                <w:rFonts w:ascii="Arial Narrow" w:hAnsi="Arial Narrow" w:cs="Times New Roman"/>
                <w:b w:val="0"/>
                <w:bCs w:val="0"/>
                <w:strike/>
                <w:szCs w:val="20"/>
              </w:rPr>
            </w:pPr>
            <w:r w:rsidRPr="00FF505B">
              <w:rPr>
                <w:rFonts w:ascii="Arial Narrow" w:hAnsi="Arial Narrow" w:cs="Times New Roman"/>
                <w:b w:val="0"/>
                <w:bCs w:val="0"/>
                <w:strike/>
                <w:szCs w:val="20"/>
              </w:rPr>
              <w:lastRenderedPageBreak/>
              <w:t>Gráfica de la interface</w:t>
            </w:r>
            <w:r w:rsidRPr="00FF505B">
              <w:rPr>
                <w:rFonts w:ascii="Arial Narrow" w:hAnsi="Arial Narrow" w:cs="Times New Roman"/>
                <w:b w:val="0"/>
                <w:bCs w:val="0"/>
                <w:strike/>
                <w:szCs w:val="20"/>
              </w:rPr>
              <w:tab/>
            </w:r>
          </w:p>
        </w:tc>
      </w:tr>
      <w:tr w:rsidR="000F4171" w:rsidRPr="00FF505B" w:rsidTr="00397D56">
        <w:trPr>
          <w:trHeight w:val="692"/>
        </w:trPr>
        <w:tc>
          <w:tcPr>
            <w:tcW w:w="9378" w:type="dxa"/>
            <w:gridSpan w:val="2"/>
          </w:tcPr>
          <w:p w:rsidR="000F4171" w:rsidRPr="00FF505B" w:rsidRDefault="000F4171" w:rsidP="000D4493">
            <w:pPr>
              <w:rPr>
                <w:rFonts w:ascii="Arial Narrow" w:hAnsi="Arial Narrow"/>
                <w:strike/>
                <w:sz w:val="20"/>
                <w:szCs w:val="20"/>
              </w:rPr>
            </w:pPr>
            <w:r w:rsidRPr="00FF505B">
              <w:rPr>
                <w:rFonts w:ascii="Arial Narrow" w:hAnsi="Arial Narrow"/>
                <w:strike/>
                <w:noProof/>
                <w:sz w:val="20"/>
                <w:szCs w:val="20"/>
                <w:lang w:val="es-PE" w:eastAsia="es-PE"/>
              </w:rPr>
              <w:drawing>
                <wp:inline distT="0" distB="0" distL="0" distR="0" wp14:anchorId="54116252" wp14:editId="39F5B576">
                  <wp:extent cx="5866410" cy="3550861"/>
                  <wp:effectExtent l="0" t="0" r="0" b="0"/>
                  <wp:docPr id="40" name="Imagen 40" descr="C:\Users\rcampos\AppData\Local\Temp\flaDA8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rcampos\AppData\Local\Temp\flaDA8A.tmp\Snapshot.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74275" cy="3555622"/>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FF505B" w:rsidTr="000D4493">
        <w:trPr>
          <w:trHeight w:val="37"/>
        </w:trPr>
        <w:tc>
          <w:tcPr>
            <w:tcW w:w="1954" w:type="dxa"/>
            <w:shd w:val="clear" w:color="auto" w:fill="E6E6E6"/>
          </w:tcPr>
          <w:p w:rsidR="000F4171" w:rsidRPr="00FF505B" w:rsidRDefault="000F4171" w:rsidP="000D4493">
            <w:pPr>
              <w:pStyle w:val="Ttulo8"/>
              <w:rPr>
                <w:rFonts w:ascii="Arial Narrow" w:hAnsi="Arial Narrow" w:cs="Times New Roman"/>
                <w:b w:val="0"/>
                <w:bCs w:val="0"/>
                <w:strike/>
                <w:szCs w:val="20"/>
              </w:rPr>
            </w:pPr>
            <w:r w:rsidRPr="00FF505B">
              <w:rPr>
                <w:rFonts w:ascii="Arial Narrow" w:hAnsi="Arial Narrow" w:cs="Times New Roman"/>
                <w:b w:val="0"/>
                <w:bCs w:val="0"/>
                <w:strike/>
                <w:szCs w:val="20"/>
              </w:rPr>
              <w:t>Número</w:t>
            </w:r>
          </w:p>
        </w:tc>
        <w:tc>
          <w:tcPr>
            <w:tcW w:w="7375" w:type="dxa"/>
          </w:tcPr>
          <w:p w:rsidR="000F4171" w:rsidRPr="00FF505B" w:rsidRDefault="000F4171" w:rsidP="000D4493">
            <w:pPr>
              <w:pStyle w:val="NormalWeb"/>
              <w:spacing w:before="0" w:beforeAutospacing="0" w:after="0" w:afterAutospacing="0"/>
              <w:rPr>
                <w:rFonts w:ascii="Arial Narrow" w:eastAsia="Times New Roman" w:hAnsi="Arial Narrow" w:cs="Times New Roman"/>
                <w:strike/>
                <w:lang w:val="es-PE"/>
              </w:rPr>
            </w:pPr>
            <w:r w:rsidRPr="00FF505B">
              <w:rPr>
                <w:rFonts w:ascii="Arial Narrow" w:hAnsi="Arial Narrow"/>
                <w:strike/>
              </w:rPr>
              <w:t>IU006</w:t>
            </w:r>
            <w:r w:rsidRPr="00FF505B">
              <w:rPr>
                <w:rFonts w:ascii="Arial Narrow" w:eastAsia="Times New Roman" w:hAnsi="Arial Narrow" w:cs="Times New Roman"/>
                <w:strike/>
              </w:rPr>
              <w:t xml:space="preserve"> </w:t>
            </w:r>
            <w:r w:rsidRPr="00FF505B">
              <w:rPr>
                <w:rFonts w:ascii="Arial Narrow" w:hAnsi="Arial Narrow"/>
                <w:strike/>
              </w:rPr>
              <w:t>Resultado de Consulta de Catálogo de Funcionarios por Funcionario Aduanero</w:t>
            </w:r>
          </w:p>
        </w:tc>
      </w:tr>
      <w:tr w:rsidR="000F4171" w:rsidRPr="00FF505B" w:rsidTr="000D4493">
        <w:trPr>
          <w:trHeight w:val="35"/>
        </w:trPr>
        <w:tc>
          <w:tcPr>
            <w:tcW w:w="1954" w:type="dxa"/>
            <w:shd w:val="clear" w:color="auto" w:fill="E6E6E6"/>
          </w:tcPr>
          <w:p w:rsidR="000F4171" w:rsidRPr="00FF505B" w:rsidRDefault="000F4171" w:rsidP="000D4493">
            <w:pPr>
              <w:rPr>
                <w:rFonts w:ascii="Arial Narrow" w:hAnsi="Arial Narrow"/>
                <w:strike/>
                <w:sz w:val="20"/>
                <w:szCs w:val="20"/>
              </w:rPr>
            </w:pPr>
            <w:r w:rsidRPr="00FF505B">
              <w:rPr>
                <w:rFonts w:ascii="Arial Narrow" w:hAnsi="Arial Narrow"/>
                <w:strike/>
                <w:sz w:val="20"/>
                <w:szCs w:val="20"/>
              </w:rPr>
              <w:t>Propósito de la interface</w:t>
            </w:r>
          </w:p>
        </w:tc>
        <w:tc>
          <w:tcPr>
            <w:tcW w:w="7375" w:type="dxa"/>
          </w:tcPr>
          <w:p w:rsidR="000F4171" w:rsidRPr="00FF505B" w:rsidRDefault="000F4171" w:rsidP="000D4493">
            <w:pPr>
              <w:rPr>
                <w:rFonts w:ascii="Arial Narrow" w:hAnsi="Arial Narrow"/>
                <w:strike/>
                <w:sz w:val="20"/>
                <w:szCs w:val="20"/>
              </w:rPr>
            </w:pPr>
            <w:r w:rsidRPr="00FF505B">
              <w:rPr>
                <w:rFonts w:ascii="Arial Narrow" w:hAnsi="Arial Narrow"/>
                <w:strike/>
                <w:sz w:val="20"/>
                <w:szCs w:val="20"/>
              </w:rPr>
              <w:t>Muestra el resultado de solo un funcionario aduanero registrado en un Grupo para un determinado Régimen.</w:t>
            </w:r>
          </w:p>
        </w:tc>
      </w:tr>
      <w:tr w:rsidR="000F4171" w:rsidRPr="00FF505B" w:rsidTr="000D4493">
        <w:trPr>
          <w:trHeight w:val="37"/>
        </w:trPr>
        <w:tc>
          <w:tcPr>
            <w:tcW w:w="9329" w:type="dxa"/>
            <w:gridSpan w:val="2"/>
            <w:shd w:val="clear" w:color="auto" w:fill="E6E6E6"/>
          </w:tcPr>
          <w:p w:rsidR="000F4171" w:rsidRPr="00FF505B" w:rsidRDefault="000F4171" w:rsidP="000D4493">
            <w:pPr>
              <w:pStyle w:val="Ttulo8"/>
              <w:tabs>
                <w:tab w:val="left" w:pos="2411"/>
              </w:tabs>
              <w:rPr>
                <w:rFonts w:ascii="Arial Narrow" w:hAnsi="Arial Narrow" w:cs="Times New Roman"/>
                <w:b w:val="0"/>
                <w:bCs w:val="0"/>
                <w:strike/>
                <w:szCs w:val="20"/>
              </w:rPr>
            </w:pPr>
            <w:r w:rsidRPr="00FF505B">
              <w:rPr>
                <w:rFonts w:ascii="Arial Narrow" w:hAnsi="Arial Narrow" w:cs="Times New Roman"/>
                <w:b w:val="0"/>
                <w:bCs w:val="0"/>
                <w:strike/>
                <w:szCs w:val="20"/>
              </w:rPr>
              <w:t>Gráfica de la interface</w:t>
            </w:r>
            <w:r w:rsidRPr="00FF505B">
              <w:rPr>
                <w:rFonts w:ascii="Arial Narrow" w:hAnsi="Arial Narrow" w:cs="Times New Roman"/>
                <w:b w:val="0"/>
                <w:bCs w:val="0"/>
                <w:strike/>
                <w:szCs w:val="20"/>
              </w:rPr>
              <w:tab/>
            </w:r>
          </w:p>
        </w:tc>
      </w:tr>
      <w:tr w:rsidR="000F4171" w:rsidRPr="00FF505B" w:rsidTr="000D4493">
        <w:trPr>
          <w:trHeight w:val="692"/>
        </w:trPr>
        <w:tc>
          <w:tcPr>
            <w:tcW w:w="9329" w:type="dxa"/>
            <w:gridSpan w:val="2"/>
          </w:tcPr>
          <w:p w:rsidR="000F4171" w:rsidRPr="00FF505B" w:rsidRDefault="000F4171" w:rsidP="000D4493">
            <w:pPr>
              <w:rPr>
                <w:rFonts w:ascii="Arial Narrow" w:hAnsi="Arial Narrow"/>
                <w:strike/>
                <w:sz w:val="20"/>
                <w:szCs w:val="20"/>
              </w:rPr>
            </w:pPr>
            <w:r w:rsidRPr="00FF505B">
              <w:rPr>
                <w:rFonts w:ascii="Arial Narrow" w:hAnsi="Arial Narrow"/>
                <w:strike/>
                <w:noProof/>
                <w:sz w:val="20"/>
                <w:szCs w:val="20"/>
                <w:lang w:val="es-PE" w:eastAsia="es-PE"/>
              </w:rPr>
              <w:drawing>
                <wp:inline distT="0" distB="0" distL="0" distR="0" wp14:anchorId="223F4942" wp14:editId="70EA3733">
                  <wp:extent cx="5818909" cy="3281142"/>
                  <wp:effectExtent l="0" t="0" r="0" b="0"/>
                  <wp:docPr id="42" name="Imagen 42" descr="C:\Users\rcampos\AppData\Local\Temp\fla2D8B.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rcampos\AppData\Local\Temp\fla2D8B.tmp\Snapshot.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27649" cy="3286070"/>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952746" w:rsidP="00952746">
            <w:pPr>
              <w:pStyle w:val="NormalWeb"/>
              <w:spacing w:before="0" w:beforeAutospacing="0" w:after="0" w:afterAutospacing="0"/>
              <w:rPr>
                <w:rFonts w:ascii="Arial Narrow" w:eastAsia="Times New Roman" w:hAnsi="Arial Narrow" w:cs="Times New Roman"/>
                <w:lang w:val="es-PE"/>
              </w:rPr>
            </w:pPr>
            <w:r>
              <w:rPr>
                <w:rFonts w:ascii="Arial Narrow" w:hAnsi="Arial Narrow"/>
              </w:rPr>
              <w:t>IU011-</w:t>
            </w:r>
            <w:r w:rsidR="000F4171" w:rsidRPr="000F4171">
              <w:rPr>
                <w:rFonts w:ascii="Arial Narrow" w:hAnsi="Arial Narrow"/>
              </w:rPr>
              <w:t>Catálogo de Criterios de Carga Laboral</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Criterios para determinar la Carga Laboral por declaración y sus respectivos pesos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9C55D3" w:rsidP="009C55D3">
            <w:pPr>
              <w:jc w:val="center"/>
              <w:rPr>
                <w:rFonts w:ascii="Arial Narrow" w:hAnsi="Arial Narrow"/>
                <w:sz w:val="20"/>
                <w:szCs w:val="20"/>
              </w:rPr>
            </w:pPr>
            <w:r>
              <w:rPr>
                <w:noProof/>
                <w:lang w:val="es-PE" w:eastAsia="es-PE"/>
              </w:rPr>
              <w:drawing>
                <wp:inline distT="0" distB="0" distL="0" distR="0" wp14:anchorId="645491A4" wp14:editId="1B6432FF">
                  <wp:extent cx="4352925" cy="378997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54403" cy="3791257"/>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1C471D" w:rsidP="002A3C7A">
            <w:pPr>
              <w:pStyle w:val="NormalWeb"/>
              <w:spacing w:before="0" w:beforeAutospacing="0" w:after="0" w:afterAutospacing="0"/>
              <w:rPr>
                <w:rFonts w:ascii="Arial Narrow" w:eastAsia="Times New Roman" w:hAnsi="Arial Narrow" w:cs="Times New Roman"/>
                <w:lang w:val="es-PE"/>
              </w:rPr>
            </w:pPr>
            <w:r>
              <w:rPr>
                <w:rFonts w:ascii="Arial Narrow" w:hAnsi="Arial Narrow"/>
              </w:rPr>
              <w:t>IU01</w:t>
            </w:r>
            <w:r w:rsidR="008F44E0">
              <w:rPr>
                <w:rFonts w:ascii="Arial Narrow" w:hAnsi="Arial Narrow"/>
              </w:rPr>
              <w:t>2</w:t>
            </w:r>
            <w:r>
              <w:rPr>
                <w:rFonts w:ascii="Arial Narrow" w:hAnsi="Arial Narrow"/>
              </w:rPr>
              <w:t>-</w:t>
            </w:r>
            <w:r w:rsidR="000F4171" w:rsidRPr="000F4171">
              <w:rPr>
                <w:rFonts w:ascii="Arial Narrow" w:eastAsia="Times New Roman" w:hAnsi="Arial Narrow" w:cs="Times New Roman"/>
              </w:rPr>
              <w:t>Ponderación de Criterios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las ponderaciones de los Criterios, permitirá administrar la columna “Ponderación”.</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D166EC" w:rsidP="00D166EC">
            <w:pPr>
              <w:jc w:val="center"/>
              <w:rPr>
                <w:rFonts w:ascii="Arial Narrow" w:hAnsi="Arial Narrow"/>
                <w:sz w:val="20"/>
                <w:szCs w:val="20"/>
              </w:rPr>
            </w:pPr>
            <w:r>
              <w:rPr>
                <w:noProof/>
                <w:lang w:val="es-PE" w:eastAsia="es-PE"/>
              </w:rPr>
              <w:drawing>
                <wp:inline distT="0" distB="0" distL="0" distR="0" wp14:anchorId="6E05221F" wp14:editId="55FAF606">
                  <wp:extent cx="4619625" cy="257429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624320" cy="2576915"/>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E5614C" w:rsidP="00E5614C">
            <w:pPr>
              <w:pStyle w:val="NormalWeb"/>
              <w:spacing w:before="0" w:beforeAutospacing="0" w:after="0" w:afterAutospacing="0"/>
              <w:rPr>
                <w:rFonts w:ascii="Arial Narrow" w:eastAsia="Times New Roman" w:hAnsi="Arial Narrow" w:cs="Times New Roman"/>
                <w:lang w:val="es-PE"/>
              </w:rPr>
            </w:pPr>
            <w:r>
              <w:rPr>
                <w:rFonts w:ascii="Arial Narrow" w:hAnsi="Arial Narrow"/>
              </w:rPr>
              <w:t>IU013-</w:t>
            </w:r>
            <w:r w:rsidR="000F4171" w:rsidRPr="000F4171">
              <w:rPr>
                <w:rFonts w:ascii="Arial Narrow" w:hAnsi="Arial Narrow"/>
              </w:rPr>
              <w:t>Registro Histórico de Cambios en las Ponderaciones de Criterios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cambios históricos que se han realizado al Catálogo de Ponderaciones de los Criterios. Permite visualizar los cambios históricos que se han realizado del Criterio seleccionado.</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17BD1A46" wp14:editId="4CA5BDF4">
                  <wp:extent cx="5759532" cy="2262942"/>
                  <wp:effectExtent l="0" t="0" r="0" b="0"/>
                  <wp:docPr id="33" name="Imagen 33" descr="C:\Users\rcampos\AppData\Local\Temp\fla6B7B.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rcampos\AppData\Local\Temp\fla6B7B.tmp\Snapshot.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9532" cy="2262942"/>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297"/>
        <w:gridCol w:w="7059"/>
      </w:tblGrid>
      <w:tr w:rsidR="000F4171" w:rsidRPr="000F4171" w:rsidTr="00397D56">
        <w:trPr>
          <w:trHeight w:val="37"/>
        </w:trPr>
        <w:tc>
          <w:tcPr>
            <w:tcW w:w="2297"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059" w:type="dxa"/>
            <w:tcBorders>
              <w:top w:val="single" w:sz="6" w:space="0" w:color="000000"/>
              <w:left w:val="single" w:sz="6" w:space="0" w:color="000000"/>
              <w:bottom w:val="single" w:sz="6" w:space="0" w:color="000000"/>
              <w:right w:val="single" w:sz="6" w:space="0" w:color="000000"/>
            </w:tcBorders>
            <w:hideMark/>
          </w:tcPr>
          <w:p w:rsidR="000F4171" w:rsidRPr="000F4171" w:rsidRDefault="00DC7A21" w:rsidP="00DC7A21">
            <w:pPr>
              <w:pStyle w:val="NormalWeb"/>
              <w:spacing w:before="0" w:beforeAutospacing="0" w:after="0" w:afterAutospacing="0"/>
              <w:rPr>
                <w:rFonts w:ascii="Arial Narrow" w:eastAsia="Times New Roman" w:hAnsi="Arial Narrow" w:cs="Times New Roman"/>
                <w:lang w:val="es-PE"/>
              </w:rPr>
            </w:pPr>
            <w:r>
              <w:rPr>
                <w:rFonts w:ascii="Arial Narrow" w:hAnsi="Arial Narrow"/>
              </w:rPr>
              <w:t>IU014-</w:t>
            </w:r>
            <w:r w:rsidR="000F4171" w:rsidRPr="000F4171">
              <w:rPr>
                <w:rFonts w:ascii="Arial Narrow" w:hAnsi="Arial Narrow"/>
              </w:rPr>
              <w:t>Parámetros para el sorteo</w:t>
            </w:r>
          </w:p>
        </w:tc>
      </w:tr>
      <w:tr w:rsidR="000F4171" w:rsidRPr="000F4171" w:rsidTr="00397D56">
        <w:trPr>
          <w:trHeight w:val="35"/>
        </w:trPr>
        <w:tc>
          <w:tcPr>
            <w:tcW w:w="2297"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059"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Permite registrar los parámetros para el sorteo y asignación en bloque.</w:t>
            </w:r>
          </w:p>
        </w:tc>
      </w:tr>
      <w:tr w:rsidR="000F4171" w:rsidRPr="000F4171" w:rsidTr="00397D56">
        <w:trPr>
          <w:trHeight w:val="37"/>
        </w:trPr>
        <w:tc>
          <w:tcPr>
            <w:tcW w:w="935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397D56">
        <w:trPr>
          <w:trHeight w:val="692"/>
        </w:trPr>
        <w:tc>
          <w:tcPr>
            <w:tcW w:w="9356" w:type="dxa"/>
            <w:gridSpan w:val="2"/>
            <w:tcBorders>
              <w:top w:val="single" w:sz="6" w:space="0" w:color="000000"/>
              <w:left w:val="single" w:sz="6" w:space="0" w:color="000000"/>
              <w:bottom w:val="single" w:sz="6" w:space="0" w:color="000000"/>
              <w:right w:val="single" w:sz="6" w:space="0" w:color="000000"/>
            </w:tcBorders>
          </w:tcPr>
          <w:p w:rsidR="000F4171" w:rsidRPr="000F4171" w:rsidRDefault="009F382E" w:rsidP="009F382E">
            <w:pPr>
              <w:jc w:val="center"/>
              <w:rPr>
                <w:rFonts w:ascii="Arial Narrow" w:hAnsi="Arial Narrow"/>
                <w:sz w:val="20"/>
                <w:szCs w:val="20"/>
              </w:rPr>
            </w:pPr>
            <w:r>
              <w:rPr>
                <w:noProof/>
                <w:lang w:val="es-PE" w:eastAsia="es-PE"/>
              </w:rPr>
              <w:drawing>
                <wp:inline distT="0" distB="0" distL="0" distR="0" wp14:anchorId="7F2E87FA" wp14:editId="3572D899">
                  <wp:extent cx="5612130" cy="3482340"/>
                  <wp:effectExtent l="0" t="0" r="762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612130" cy="3482340"/>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397D56">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B5723F" w:rsidP="000D4493">
            <w:pPr>
              <w:pStyle w:val="NormalWeb"/>
              <w:spacing w:before="0" w:beforeAutospacing="0" w:after="0" w:afterAutospacing="0"/>
              <w:rPr>
                <w:rFonts w:ascii="Arial Narrow" w:eastAsia="Times New Roman" w:hAnsi="Arial Narrow" w:cs="Times New Roman"/>
                <w:lang w:val="es-PE"/>
              </w:rPr>
            </w:pPr>
            <w:r>
              <w:rPr>
                <w:rFonts w:ascii="Arial Narrow" w:hAnsi="Arial Narrow"/>
              </w:rPr>
              <w:t>IU015-</w:t>
            </w:r>
            <w:r w:rsidR="000F4171" w:rsidRPr="000F4171">
              <w:rPr>
                <w:rFonts w:ascii="Arial Narrow" w:hAnsi="Arial Narrow"/>
              </w:rPr>
              <w:t>Consultar Parámetros para el sorteo</w:t>
            </w:r>
          </w:p>
        </w:tc>
      </w:tr>
      <w:tr w:rsidR="000F4171" w:rsidRPr="000F4171" w:rsidTr="00397D56">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filtros que sirven para obtener el resultado de los parámetros para el sorteo y asignación en bloque.</w:t>
            </w:r>
          </w:p>
        </w:tc>
      </w:tr>
      <w:tr w:rsidR="000F4171" w:rsidRPr="000F4171" w:rsidTr="00397D56">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397D56">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0F4171" w:rsidRPr="000F4171" w:rsidRDefault="00CB00B6" w:rsidP="0007568E">
            <w:pPr>
              <w:jc w:val="center"/>
              <w:rPr>
                <w:rFonts w:ascii="Arial Narrow" w:hAnsi="Arial Narrow"/>
                <w:sz w:val="20"/>
                <w:szCs w:val="20"/>
              </w:rPr>
            </w:pPr>
            <w:r>
              <w:rPr>
                <w:noProof/>
                <w:lang w:val="es-PE" w:eastAsia="es-PE"/>
              </w:rPr>
              <w:drawing>
                <wp:inline distT="0" distB="0" distL="0" distR="0" wp14:anchorId="0883C355" wp14:editId="41E95A50">
                  <wp:extent cx="5612130" cy="2809240"/>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612130" cy="2809240"/>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A04095" w:rsidP="002D0CFE">
            <w:pPr>
              <w:pStyle w:val="NormalWeb"/>
              <w:spacing w:before="0" w:beforeAutospacing="0" w:after="0" w:afterAutospacing="0"/>
              <w:rPr>
                <w:rFonts w:ascii="Arial Narrow" w:eastAsia="Times New Roman" w:hAnsi="Arial Narrow" w:cs="Times New Roman"/>
                <w:lang w:val="es-PE"/>
              </w:rPr>
            </w:pPr>
            <w:r>
              <w:rPr>
                <w:rFonts w:ascii="Arial Narrow" w:hAnsi="Arial Narrow"/>
              </w:rPr>
              <w:t>IU016-</w:t>
            </w:r>
            <w:r w:rsidR="002D0CFE">
              <w:rPr>
                <w:rFonts w:ascii="Arial Narrow" w:hAnsi="Arial Narrow"/>
              </w:rPr>
              <w:t xml:space="preserve">Modificación </w:t>
            </w:r>
            <w:r w:rsidR="000F4171" w:rsidRPr="000F4171">
              <w:rPr>
                <w:rFonts w:ascii="Arial Narrow" w:hAnsi="Arial Narrow"/>
              </w:rPr>
              <w:t>de Parámetros para el sorteo</w:t>
            </w:r>
          </w:p>
        </w:tc>
      </w:tr>
      <w:tr w:rsidR="000F4171" w:rsidRPr="000F4171" w:rsidTr="000D4493">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2D0CFE">
            <w:pPr>
              <w:rPr>
                <w:rFonts w:ascii="Arial Narrow" w:hAnsi="Arial Narrow"/>
                <w:sz w:val="20"/>
                <w:szCs w:val="20"/>
              </w:rPr>
            </w:pPr>
            <w:r w:rsidRPr="000F4171">
              <w:rPr>
                <w:rFonts w:ascii="Arial Narrow" w:hAnsi="Arial Narrow"/>
                <w:sz w:val="20"/>
                <w:szCs w:val="20"/>
              </w:rPr>
              <w:t>Muestra la consulta de Parámetros para el sorteo</w:t>
            </w:r>
            <w:r w:rsidR="002D0CFE">
              <w:rPr>
                <w:rFonts w:ascii="Arial Narrow" w:hAnsi="Arial Narrow"/>
                <w:sz w:val="20"/>
                <w:szCs w:val="20"/>
              </w:rPr>
              <w:t xml:space="preserve"> para ser modificados</w:t>
            </w:r>
          </w:p>
        </w:tc>
      </w:tr>
      <w:tr w:rsidR="000F4171" w:rsidRPr="000F4171" w:rsidTr="000D4493">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0F4171" w:rsidRPr="000F4171" w:rsidRDefault="002D0CFE" w:rsidP="000D4493">
            <w:pPr>
              <w:jc w:val="center"/>
              <w:rPr>
                <w:rFonts w:ascii="Arial Narrow" w:hAnsi="Arial Narrow"/>
                <w:sz w:val="20"/>
                <w:szCs w:val="20"/>
              </w:rPr>
            </w:pPr>
            <w:r>
              <w:rPr>
                <w:noProof/>
                <w:lang w:val="es-PE" w:eastAsia="es-PE"/>
              </w:rPr>
              <w:drawing>
                <wp:inline distT="0" distB="0" distL="0" distR="0" wp14:anchorId="303A7F03" wp14:editId="4F2768A9">
                  <wp:extent cx="5612130" cy="2589530"/>
                  <wp:effectExtent l="0" t="0" r="762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612130" cy="2589530"/>
                          </a:xfrm>
                          <a:prstGeom prst="rect">
                            <a:avLst/>
                          </a:prstGeom>
                        </pic:spPr>
                      </pic:pic>
                    </a:graphicData>
                  </a:graphic>
                </wp:inline>
              </w:drawing>
            </w:r>
          </w:p>
          <w:p w:rsidR="000F4171" w:rsidRPr="000F4171" w:rsidRDefault="000F4171" w:rsidP="000D4493">
            <w:pPr>
              <w:rPr>
                <w:rFonts w:ascii="Arial Narrow" w:hAnsi="Arial Narrow"/>
                <w:sz w:val="20"/>
                <w:szCs w:val="20"/>
              </w:rPr>
            </w:pPr>
          </w:p>
        </w:tc>
      </w:tr>
    </w:tbl>
    <w:p w:rsid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2D0CFE" w:rsidRPr="000F4171" w:rsidTr="00C25481">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2D0CFE" w:rsidRPr="000F4171" w:rsidRDefault="002D0CFE" w:rsidP="00C25481">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2D0CFE" w:rsidRPr="000F4171" w:rsidRDefault="002D0CFE" w:rsidP="002D0CFE">
            <w:pPr>
              <w:pStyle w:val="NormalWeb"/>
              <w:spacing w:before="0" w:beforeAutospacing="0" w:after="0" w:afterAutospacing="0"/>
              <w:rPr>
                <w:rFonts w:ascii="Arial Narrow" w:eastAsia="Times New Roman" w:hAnsi="Arial Narrow" w:cs="Times New Roman"/>
                <w:lang w:val="es-PE"/>
              </w:rPr>
            </w:pPr>
            <w:r>
              <w:rPr>
                <w:rFonts w:ascii="Arial Narrow" w:hAnsi="Arial Narrow"/>
              </w:rPr>
              <w:t xml:space="preserve">IU016.2-Modificar </w:t>
            </w:r>
            <w:r w:rsidRPr="000F4171">
              <w:rPr>
                <w:rFonts w:ascii="Arial Narrow" w:hAnsi="Arial Narrow"/>
              </w:rPr>
              <w:t>Parámetros para el sorteo</w:t>
            </w:r>
          </w:p>
        </w:tc>
      </w:tr>
      <w:tr w:rsidR="002D0CFE" w:rsidRPr="000F4171" w:rsidTr="00C25481">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2D0CFE" w:rsidRPr="000F4171" w:rsidRDefault="002D0CFE" w:rsidP="00C25481">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2D0CFE" w:rsidRPr="000F4171" w:rsidRDefault="002D0CFE" w:rsidP="002D0CFE">
            <w:pPr>
              <w:rPr>
                <w:rFonts w:ascii="Arial Narrow" w:hAnsi="Arial Narrow"/>
                <w:sz w:val="20"/>
                <w:szCs w:val="20"/>
              </w:rPr>
            </w:pPr>
            <w:r w:rsidRPr="000F4171">
              <w:rPr>
                <w:rFonts w:ascii="Arial Narrow" w:hAnsi="Arial Narrow"/>
                <w:sz w:val="20"/>
                <w:szCs w:val="20"/>
              </w:rPr>
              <w:t xml:space="preserve">Muestra </w:t>
            </w:r>
            <w:r>
              <w:rPr>
                <w:rFonts w:ascii="Arial Narrow" w:hAnsi="Arial Narrow"/>
                <w:sz w:val="20"/>
                <w:szCs w:val="20"/>
              </w:rPr>
              <w:t>los datos del</w:t>
            </w:r>
            <w:r w:rsidRPr="000F4171">
              <w:rPr>
                <w:rFonts w:ascii="Arial Narrow" w:hAnsi="Arial Narrow"/>
                <w:sz w:val="20"/>
                <w:szCs w:val="20"/>
              </w:rPr>
              <w:t xml:space="preserve"> sorteo</w:t>
            </w:r>
            <w:r>
              <w:rPr>
                <w:rFonts w:ascii="Arial Narrow" w:hAnsi="Arial Narrow"/>
                <w:sz w:val="20"/>
                <w:szCs w:val="20"/>
              </w:rPr>
              <w:t xml:space="preserve"> que será modificado</w:t>
            </w:r>
          </w:p>
        </w:tc>
      </w:tr>
      <w:tr w:rsidR="002D0CFE" w:rsidRPr="000F4171" w:rsidTr="00C25481">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2D0CFE" w:rsidRPr="000F4171" w:rsidRDefault="002D0CFE" w:rsidP="00C25481">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2D0CFE" w:rsidRPr="000F4171" w:rsidTr="00C25481">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2D0CFE" w:rsidRPr="000F4171" w:rsidRDefault="009F382E" w:rsidP="001838B3">
            <w:pPr>
              <w:jc w:val="center"/>
              <w:rPr>
                <w:rFonts w:ascii="Arial Narrow" w:hAnsi="Arial Narrow"/>
                <w:sz w:val="20"/>
                <w:szCs w:val="20"/>
              </w:rPr>
            </w:pPr>
            <w:r>
              <w:rPr>
                <w:noProof/>
                <w:lang w:val="es-PE" w:eastAsia="es-PE"/>
              </w:rPr>
              <w:drawing>
                <wp:inline distT="0" distB="0" distL="0" distR="0" wp14:anchorId="0350239E" wp14:editId="1B5849C0">
                  <wp:extent cx="5612130" cy="3400425"/>
                  <wp:effectExtent l="0" t="0" r="762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612130" cy="3400425"/>
                          </a:xfrm>
                          <a:prstGeom prst="rect">
                            <a:avLst/>
                          </a:prstGeom>
                        </pic:spPr>
                      </pic:pic>
                    </a:graphicData>
                  </a:graphic>
                </wp:inline>
              </w:drawing>
            </w:r>
          </w:p>
        </w:tc>
      </w:tr>
    </w:tbl>
    <w:p w:rsidR="002D0CFE" w:rsidRDefault="002D0CFE"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342A98" w:rsidRPr="000F4171" w:rsidTr="00B04AA5">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342A98" w:rsidRPr="000F4171" w:rsidRDefault="00342A98" w:rsidP="00B04AA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342A98" w:rsidRPr="000F4171" w:rsidRDefault="001867A1" w:rsidP="001B33BD">
            <w:pPr>
              <w:pStyle w:val="NormalWeb"/>
              <w:spacing w:before="0" w:beforeAutospacing="0" w:after="0" w:afterAutospacing="0"/>
              <w:rPr>
                <w:rFonts w:ascii="Arial Narrow" w:eastAsia="Times New Roman" w:hAnsi="Arial Narrow" w:cs="Times New Roman"/>
                <w:lang w:val="es-PE"/>
              </w:rPr>
            </w:pPr>
            <w:r>
              <w:rPr>
                <w:rFonts w:ascii="Arial Narrow" w:hAnsi="Arial Narrow"/>
              </w:rPr>
              <w:t>IU017-</w:t>
            </w:r>
            <w:r w:rsidR="00342A98">
              <w:rPr>
                <w:rFonts w:ascii="Arial Narrow" w:hAnsi="Arial Narrow"/>
              </w:rPr>
              <w:t>Consulta de</w:t>
            </w:r>
            <w:r w:rsidR="001B33BD">
              <w:rPr>
                <w:rFonts w:ascii="Arial Narrow" w:hAnsi="Arial Narrow"/>
              </w:rPr>
              <w:t xml:space="preserve"> asignación de</w:t>
            </w:r>
            <w:r w:rsidR="00342A98">
              <w:rPr>
                <w:rFonts w:ascii="Arial Narrow" w:hAnsi="Arial Narrow"/>
              </w:rPr>
              <w:t xml:space="preserve"> funcionarios a zona</w:t>
            </w:r>
          </w:p>
        </w:tc>
      </w:tr>
      <w:tr w:rsidR="00342A98" w:rsidRPr="000F4171" w:rsidTr="00B04AA5">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342A98" w:rsidRPr="000F4171" w:rsidRDefault="00342A98" w:rsidP="00B04AA5">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342A98" w:rsidRPr="000F4171" w:rsidRDefault="00342A98" w:rsidP="001B33BD">
            <w:pPr>
              <w:rPr>
                <w:rFonts w:ascii="Arial Narrow" w:hAnsi="Arial Narrow"/>
                <w:sz w:val="20"/>
                <w:szCs w:val="20"/>
              </w:rPr>
            </w:pPr>
            <w:r>
              <w:rPr>
                <w:rFonts w:ascii="Arial Narrow" w:hAnsi="Arial Narrow"/>
                <w:sz w:val="20"/>
                <w:szCs w:val="20"/>
              </w:rPr>
              <w:t xml:space="preserve">Muestra la lista de </w:t>
            </w:r>
            <w:r w:rsidR="001B33BD">
              <w:rPr>
                <w:rFonts w:ascii="Arial Narrow" w:hAnsi="Arial Narrow"/>
                <w:sz w:val="20"/>
                <w:szCs w:val="20"/>
              </w:rPr>
              <w:t>asignaciones de funcionarios a zonas</w:t>
            </w:r>
          </w:p>
        </w:tc>
      </w:tr>
      <w:tr w:rsidR="00342A98" w:rsidRPr="000F4171" w:rsidTr="00B04AA5">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342A98" w:rsidRPr="000F4171" w:rsidRDefault="00342A98" w:rsidP="00B04AA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342A98" w:rsidRPr="000F4171" w:rsidTr="00B04AA5">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342A98" w:rsidRPr="000F4171" w:rsidRDefault="00934404" w:rsidP="005840BE">
            <w:pPr>
              <w:jc w:val="center"/>
              <w:rPr>
                <w:rFonts w:ascii="Arial Narrow" w:hAnsi="Arial Narrow"/>
                <w:sz w:val="20"/>
                <w:szCs w:val="20"/>
              </w:rPr>
            </w:pPr>
            <w:r>
              <w:rPr>
                <w:noProof/>
                <w:lang w:val="es-PE" w:eastAsia="es-PE"/>
              </w:rPr>
              <w:drawing>
                <wp:inline distT="0" distB="0" distL="0" distR="0" wp14:anchorId="5AA3F794" wp14:editId="5F5DD749">
                  <wp:extent cx="5612130" cy="3702050"/>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612130" cy="3702050"/>
                          </a:xfrm>
                          <a:prstGeom prst="rect">
                            <a:avLst/>
                          </a:prstGeom>
                        </pic:spPr>
                      </pic:pic>
                    </a:graphicData>
                  </a:graphic>
                </wp:inline>
              </w:drawing>
            </w:r>
          </w:p>
        </w:tc>
      </w:tr>
    </w:tbl>
    <w:p w:rsidR="00342A98" w:rsidRDefault="00342A98"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1B33BD" w:rsidRPr="000F4171" w:rsidTr="00B04AA5">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1B33BD" w:rsidRPr="000F4171" w:rsidRDefault="001B33BD" w:rsidP="00B04AA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1B33BD" w:rsidRPr="000F4171" w:rsidRDefault="002C7121" w:rsidP="001C00F7">
            <w:pPr>
              <w:pStyle w:val="NormalWeb"/>
              <w:spacing w:before="0" w:beforeAutospacing="0" w:after="0" w:afterAutospacing="0"/>
              <w:rPr>
                <w:rFonts w:ascii="Arial Narrow" w:eastAsia="Times New Roman" w:hAnsi="Arial Narrow" w:cs="Times New Roman"/>
                <w:lang w:val="es-PE"/>
              </w:rPr>
            </w:pPr>
            <w:r>
              <w:rPr>
                <w:rFonts w:ascii="Arial Narrow" w:hAnsi="Arial Narrow"/>
              </w:rPr>
              <w:t>IU018-</w:t>
            </w:r>
            <w:r w:rsidR="001B33BD">
              <w:rPr>
                <w:rFonts w:ascii="Arial Narrow" w:hAnsi="Arial Narrow"/>
              </w:rPr>
              <w:t>Consulta de funcionarios asignados a zona</w:t>
            </w:r>
          </w:p>
        </w:tc>
      </w:tr>
      <w:tr w:rsidR="001B33BD" w:rsidRPr="000F4171" w:rsidTr="00B04AA5">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1B33BD" w:rsidRPr="000F4171" w:rsidRDefault="001B33BD" w:rsidP="00B04AA5">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1B33BD" w:rsidRPr="000F4171" w:rsidRDefault="001B33BD" w:rsidP="00B04AA5">
            <w:pPr>
              <w:rPr>
                <w:rFonts w:ascii="Arial Narrow" w:hAnsi="Arial Narrow"/>
                <w:sz w:val="20"/>
                <w:szCs w:val="20"/>
              </w:rPr>
            </w:pPr>
            <w:r>
              <w:rPr>
                <w:rFonts w:ascii="Arial Narrow" w:hAnsi="Arial Narrow"/>
                <w:sz w:val="20"/>
                <w:szCs w:val="20"/>
              </w:rPr>
              <w:t>Muestra la lista de funcionarios asignados a zonas.</w:t>
            </w:r>
          </w:p>
        </w:tc>
      </w:tr>
      <w:tr w:rsidR="001B33BD" w:rsidRPr="000F4171" w:rsidTr="00B04AA5">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1B33BD" w:rsidRPr="000F4171" w:rsidRDefault="001B33BD" w:rsidP="00B04AA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1B33BD" w:rsidRPr="000F4171" w:rsidTr="00B04AA5">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1B33BD" w:rsidRPr="000F4171" w:rsidRDefault="003A638B" w:rsidP="00B640A4">
            <w:pPr>
              <w:jc w:val="center"/>
              <w:rPr>
                <w:rFonts w:ascii="Arial Narrow" w:hAnsi="Arial Narrow"/>
                <w:sz w:val="20"/>
                <w:szCs w:val="20"/>
              </w:rPr>
            </w:pPr>
            <w:r>
              <w:rPr>
                <w:noProof/>
                <w:lang w:val="es-PE" w:eastAsia="es-PE"/>
              </w:rPr>
              <w:drawing>
                <wp:inline distT="0" distB="0" distL="0" distR="0" wp14:anchorId="2E18E24A" wp14:editId="0BADF166">
                  <wp:extent cx="4400550" cy="3046535"/>
                  <wp:effectExtent l="0" t="0" r="0" b="190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400550" cy="3046535"/>
                          </a:xfrm>
                          <a:prstGeom prst="rect">
                            <a:avLst/>
                          </a:prstGeom>
                        </pic:spPr>
                      </pic:pic>
                    </a:graphicData>
                  </a:graphic>
                </wp:inline>
              </w:drawing>
            </w:r>
          </w:p>
        </w:tc>
      </w:tr>
    </w:tbl>
    <w:p w:rsidR="001B33BD" w:rsidRDefault="001B33BD"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F6662F" w:rsidRPr="000F4171" w:rsidTr="007C4970">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F6662F" w:rsidRPr="000F4171" w:rsidRDefault="00F6662F" w:rsidP="007C4970">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F6662F" w:rsidRPr="000F4171" w:rsidRDefault="001C00F7" w:rsidP="001C00F7">
            <w:pPr>
              <w:pStyle w:val="NormalWeb"/>
              <w:spacing w:before="0" w:beforeAutospacing="0" w:after="0" w:afterAutospacing="0"/>
              <w:rPr>
                <w:rFonts w:ascii="Arial Narrow" w:eastAsia="Times New Roman" w:hAnsi="Arial Narrow" w:cs="Times New Roman"/>
                <w:lang w:val="es-PE"/>
              </w:rPr>
            </w:pPr>
            <w:r>
              <w:rPr>
                <w:rFonts w:ascii="Arial Narrow" w:hAnsi="Arial Narrow"/>
              </w:rPr>
              <w:t>IU019</w:t>
            </w:r>
            <w:r w:rsidR="00F6662F" w:rsidRPr="000F4171">
              <w:rPr>
                <w:rFonts w:ascii="Arial Narrow" w:hAnsi="Arial Narrow"/>
              </w:rPr>
              <w:t xml:space="preserve"> </w:t>
            </w:r>
            <w:r w:rsidR="00F6662F">
              <w:rPr>
                <w:rFonts w:ascii="Arial Narrow" w:hAnsi="Arial Narrow"/>
              </w:rPr>
              <w:t>Asignación de funcionarios a zona</w:t>
            </w:r>
          </w:p>
        </w:tc>
      </w:tr>
      <w:tr w:rsidR="00F6662F" w:rsidRPr="000F4171" w:rsidTr="007C4970">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F6662F" w:rsidRPr="000F4171" w:rsidRDefault="00F6662F" w:rsidP="007C4970">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F6662F" w:rsidRPr="000F4171" w:rsidRDefault="00D40D7E" w:rsidP="007C4970">
            <w:pPr>
              <w:rPr>
                <w:rFonts w:ascii="Arial Narrow" w:hAnsi="Arial Narrow"/>
                <w:sz w:val="20"/>
                <w:szCs w:val="20"/>
              </w:rPr>
            </w:pPr>
            <w:r>
              <w:rPr>
                <w:rFonts w:ascii="Arial Narrow" w:hAnsi="Arial Narrow"/>
                <w:sz w:val="20"/>
                <w:szCs w:val="20"/>
              </w:rPr>
              <w:t>Muestra los datos para realizar la asignación de los funcionarios a las zonas.</w:t>
            </w:r>
          </w:p>
        </w:tc>
      </w:tr>
      <w:tr w:rsidR="00F6662F" w:rsidRPr="000F4171" w:rsidTr="007C4970">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F6662F" w:rsidRPr="000F4171" w:rsidRDefault="00F6662F" w:rsidP="007C4970">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F6662F" w:rsidRPr="000F4171" w:rsidTr="007C4970">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F6662F" w:rsidRPr="000F4171" w:rsidRDefault="00377EB2" w:rsidP="007B73A6">
            <w:pPr>
              <w:jc w:val="center"/>
              <w:rPr>
                <w:rFonts w:ascii="Arial Narrow" w:hAnsi="Arial Narrow"/>
                <w:sz w:val="20"/>
                <w:szCs w:val="20"/>
              </w:rPr>
            </w:pPr>
            <w:r>
              <w:rPr>
                <w:noProof/>
                <w:lang w:val="es-PE" w:eastAsia="es-PE"/>
              </w:rPr>
              <w:drawing>
                <wp:inline distT="0" distB="0" distL="0" distR="0" wp14:anchorId="2B129898" wp14:editId="0374BE16">
                  <wp:extent cx="5612130" cy="554863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612130" cy="5548630"/>
                          </a:xfrm>
                          <a:prstGeom prst="rect">
                            <a:avLst/>
                          </a:prstGeom>
                        </pic:spPr>
                      </pic:pic>
                    </a:graphicData>
                  </a:graphic>
                </wp:inline>
              </w:drawing>
            </w:r>
          </w:p>
        </w:tc>
      </w:tr>
    </w:tbl>
    <w:p w:rsidR="00F6662F" w:rsidRPr="000F4171" w:rsidRDefault="00F6662F"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59"/>
        <w:gridCol w:w="7094"/>
      </w:tblGrid>
      <w:tr w:rsidR="000F4171" w:rsidRPr="000F4171" w:rsidTr="00A67FA6">
        <w:trPr>
          <w:trHeight w:val="37"/>
        </w:trPr>
        <w:tc>
          <w:tcPr>
            <w:tcW w:w="2359"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094" w:type="dxa"/>
          </w:tcPr>
          <w:p w:rsidR="000F4171" w:rsidRPr="000F4171" w:rsidRDefault="00F124DF" w:rsidP="000D4493">
            <w:pPr>
              <w:pStyle w:val="NormalWeb"/>
              <w:spacing w:before="0" w:beforeAutospacing="0" w:after="0" w:afterAutospacing="0"/>
              <w:rPr>
                <w:rFonts w:ascii="Arial Narrow" w:eastAsia="Times New Roman" w:hAnsi="Arial Narrow" w:cs="Times New Roman"/>
                <w:lang w:val="es-PE"/>
              </w:rPr>
            </w:pPr>
            <w:r>
              <w:rPr>
                <w:rFonts w:ascii="Arial Narrow" w:hAnsi="Arial Narrow"/>
              </w:rPr>
              <w:t>IU020-</w:t>
            </w:r>
            <w:r w:rsidR="000F4171" w:rsidRPr="000F4171">
              <w:rPr>
                <w:rFonts w:ascii="Arial Narrow" w:eastAsia="Times New Roman" w:hAnsi="Arial Narrow" w:cs="Times New Roman"/>
              </w:rPr>
              <w:t>Menú de Grupos de Almacenes Aduaneros</w:t>
            </w:r>
          </w:p>
        </w:tc>
      </w:tr>
      <w:tr w:rsidR="000F4171" w:rsidRPr="000F4171" w:rsidTr="00A67FA6">
        <w:trPr>
          <w:trHeight w:val="35"/>
        </w:trPr>
        <w:tc>
          <w:tcPr>
            <w:tcW w:w="2359"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094"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las cercanías entre almacenes. Permitirá administrar el campo: Grupo de Cercanía</w:t>
            </w:r>
            <w:del w:id="52" w:author="SWF" w:date="2014-01-10T12:05:00Z">
              <w:r w:rsidRPr="000F4171" w:rsidDel="006E37AF">
                <w:rPr>
                  <w:rFonts w:ascii="Arial Narrow" w:hAnsi="Arial Narrow"/>
                  <w:sz w:val="20"/>
                  <w:szCs w:val="20"/>
                </w:rPr>
                <w:delText>.</w:delText>
              </w:r>
            </w:del>
          </w:p>
        </w:tc>
      </w:tr>
      <w:tr w:rsidR="000F4171" w:rsidRPr="000F4171" w:rsidTr="00A67FA6">
        <w:trPr>
          <w:trHeight w:val="37"/>
        </w:trPr>
        <w:tc>
          <w:tcPr>
            <w:tcW w:w="9453"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A67FA6">
        <w:trPr>
          <w:trHeight w:val="692"/>
        </w:trPr>
        <w:tc>
          <w:tcPr>
            <w:tcW w:w="9453" w:type="dxa"/>
            <w:gridSpan w:val="2"/>
          </w:tcPr>
          <w:p w:rsidR="000F4171" w:rsidRPr="000F4171" w:rsidRDefault="001D232B" w:rsidP="000D4493">
            <w:pPr>
              <w:rPr>
                <w:rFonts w:ascii="Arial Narrow" w:hAnsi="Arial Narrow"/>
                <w:sz w:val="20"/>
                <w:szCs w:val="20"/>
              </w:rPr>
            </w:pPr>
            <w:r>
              <w:rPr>
                <w:noProof/>
                <w:lang w:val="es-PE" w:eastAsia="es-PE"/>
              </w:rPr>
              <w:drawing>
                <wp:inline distT="0" distB="0" distL="0" distR="0" wp14:anchorId="30AD14AE" wp14:editId="7AFF2402">
                  <wp:extent cx="5911913" cy="2551260"/>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stretch>
                            <a:fillRect/>
                          </a:stretch>
                        </pic:blipFill>
                        <pic:spPr>
                          <a:xfrm>
                            <a:off x="0" y="0"/>
                            <a:ext cx="5915611" cy="2552856"/>
                          </a:xfrm>
                          <a:prstGeom prst="rect">
                            <a:avLst/>
                          </a:prstGeom>
                        </pic:spPr>
                      </pic:pic>
                    </a:graphicData>
                  </a:graphic>
                </wp:inline>
              </w:drawing>
            </w:r>
          </w:p>
        </w:tc>
      </w:tr>
    </w:tbl>
    <w:p w:rsid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BC03C4" w:rsidRPr="000F4171" w:rsidTr="00C25481">
        <w:trPr>
          <w:trHeight w:val="37"/>
        </w:trPr>
        <w:tc>
          <w:tcPr>
            <w:tcW w:w="1954" w:type="dxa"/>
            <w:shd w:val="clear" w:color="auto" w:fill="E6E6E6"/>
          </w:tcPr>
          <w:p w:rsidR="00BC03C4" w:rsidRPr="000F4171" w:rsidRDefault="00BC03C4" w:rsidP="00C25481">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BC03C4" w:rsidRPr="000F4171" w:rsidRDefault="00BC03C4" w:rsidP="00C25481">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w:t>
            </w:r>
            <w:r>
              <w:rPr>
                <w:rFonts w:ascii="Arial Narrow" w:hAnsi="Arial Narrow"/>
              </w:rPr>
              <w:t>2</w:t>
            </w:r>
            <w:r w:rsidRPr="000F4171">
              <w:rPr>
                <w:rFonts w:ascii="Arial Narrow" w:hAnsi="Arial Narrow"/>
              </w:rPr>
              <w:t>1</w:t>
            </w:r>
            <w:r>
              <w:rPr>
                <w:rFonts w:ascii="Arial Narrow" w:hAnsi="Arial Narrow"/>
              </w:rPr>
              <w:t>-</w:t>
            </w:r>
            <w:r w:rsidRPr="000F4171">
              <w:rPr>
                <w:rFonts w:ascii="Arial Narrow" w:eastAsia="Times New Roman" w:hAnsi="Arial Narrow" w:cs="Times New Roman"/>
              </w:rPr>
              <w:t>Búsqueda de Paquetes Formados</w:t>
            </w:r>
          </w:p>
        </w:tc>
      </w:tr>
      <w:tr w:rsidR="00BC03C4" w:rsidRPr="000F4171" w:rsidTr="00C25481">
        <w:trPr>
          <w:trHeight w:val="35"/>
        </w:trPr>
        <w:tc>
          <w:tcPr>
            <w:tcW w:w="1954" w:type="dxa"/>
            <w:shd w:val="clear" w:color="auto" w:fill="E6E6E6"/>
          </w:tcPr>
          <w:p w:rsidR="00BC03C4" w:rsidRPr="000F4171" w:rsidRDefault="00BC03C4" w:rsidP="00C25481">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BC03C4" w:rsidRPr="000F4171" w:rsidRDefault="00BC03C4" w:rsidP="00C25481">
            <w:pPr>
              <w:rPr>
                <w:rFonts w:ascii="Arial Narrow" w:hAnsi="Arial Narrow"/>
                <w:sz w:val="20"/>
                <w:szCs w:val="20"/>
              </w:rPr>
            </w:pPr>
            <w:r w:rsidRPr="000F4171">
              <w:rPr>
                <w:rFonts w:ascii="Arial Narrow" w:hAnsi="Arial Narrow"/>
                <w:sz w:val="20"/>
                <w:szCs w:val="20"/>
              </w:rPr>
              <w:t>Muestra los parámetros de búsqueda para los paquetes formados.</w:t>
            </w:r>
          </w:p>
        </w:tc>
      </w:tr>
      <w:tr w:rsidR="00BC03C4" w:rsidRPr="000F4171" w:rsidTr="00C25481">
        <w:trPr>
          <w:trHeight w:val="37"/>
        </w:trPr>
        <w:tc>
          <w:tcPr>
            <w:tcW w:w="9329" w:type="dxa"/>
            <w:gridSpan w:val="2"/>
            <w:shd w:val="clear" w:color="auto" w:fill="E6E6E6"/>
          </w:tcPr>
          <w:p w:rsidR="00BC03C4" w:rsidRPr="000F4171" w:rsidRDefault="00BC03C4" w:rsidP="00C25481">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BC03C4" w:rsidRPr="000F4171" w:rsidTr="00C25481">
        <w:trPr>
          <w:trHeight w:val="692"/>
        </w:trPr>
        <w:tc>
          <w:tcPr>
            <w:tcW w:w="9329" w:type="dxa"/>
            <w:gridSpan w:val="2"/>
          </w:tcPr>
          <w:p w:rsidR="00BC03C4" w:rsidRPr="000F4171" w:rsidRDefault="00BC03C4" w:rsidP="00C25481">
            <w:pPr>
              <w:rPr>
                <w:rFonts w:ascii="Arial Narrow" w:hAnsi="Arial Narrow"/>
                <w:sz w:val="20"/>
                <w:szCs w:val="20"/>
              </w:rPr>
            </w:pPr>
          </w:p>
          <w:p w:rsidR="00BC03C4" w:rsidRPr="000F4171" w:rsidRDefault="00BC03C4" w:rsidP="00BC03C4">
            <w:pPr>
              <w:jc w:val="center"/>
              <w:rPr>
                <w:rFonts w:ascii="Arial Narrow" w:hAnsi="Arial Narrow"/>
                <w:sz w:val="20"/>
                <w:szCs w:val="20"/>
              </w:rPr>
            </w:pPr>
            <w:r>
              <w:rPr>
                <w:noProof/>
                <w:lang w:val="es-PE" w:eastAsia="es-PE"/>
              </w:rPr>
              <w:drawing>
                <wp:inline distT="0" distB="0" distL="0" distR="0" wp14:anchorId="291567E6" wp14:editId="353FB01B">
                  <wp:extent cx="5612130" cy="4907280"/>
                  <wp:effectExtent l="0" t="0" r="762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612130" cy="4907280"/>
                          </a:xfrm>
                          <a:prstGeom prst="rect">
                            <a:avLst/>
                          </a:prstGeom>
                        </pic:spPr>
                      </pic:pic>
                    </a:graphicData>
                  </a:graphic>
                </wp:inline>
              </w:drawing>
            </w:r>
          </w:p>
        </w:tc>
      </w:tr>
    </w:tbl>
    <w:p w:rsidR="00BC03C4" w:rsidRPr="000F4171" w:rsidRDefault="00BC03C4"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55"/>
        <w:gridCol w:w="7298"/>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lastRenderedPageBreak/>
              <w:t>Número</w:t>
            </w:r>
          </w:p>
        </w:tc>
        <w:tc>
          <w:tcPr>
            <w:tcW w:w="7375" w:type="dxa"/>
          </w:tcPr>
          <w:p w:rsidR="000F4171" w:rsidRPr="000F4171" w:rsidRDefault="000F4171" w:rsidP="00BC03C4">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w:t>
            </w:r>
            <w:r w:rsidR="009157A1">
              <w:rPr>
                <w:rFonts w:ascii="Arial Narrow" w:hAnsi="Arial Narrow"/>
              </w:rPr>
              <w:t>2</w:t>
            </w:r>
            <w:r w:rsidR="00BC03C4">
              <w:rPr>
                <w:rFonts w:ascii="Arial Narrow" w:hAnsi="Arial Narrow"/>
              </w:rPr>
              <w:t>2</w:t>
            </w:r>
            <w:r w:rsidR="009157A1">
              <w:rPr>
                <w:rFonts w:ascii="Arial Narrow" w:hAnsi="Arial Narrow"/>
              </w:rPr>
              <w:t>-</w:t>
            </w:r>
            <w:r w:rsidR="00BC03C4">
              <w:rPr>
                <w:rFonts w:ascii="Arial Narrow" w:eastAsia="Times New Roman" w:hAnsi="Arial Narrow" w:cs="Times New Roman"/>
              </w:rPr>
              <w:t xml:space="preserve">Detalle de </w:t>
            </w:r>
            <w:r w:rsidRPr="000F4171">
              <w:rPr>
                <w:rFonts w:ascii="Arial Narrow" w:eastAsia="Times New Roman" w:hAnsi="Arial Narrow" w:cs="Times New Roman"/>
              </w:rPr>
              <w:t>Paquetes Formados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parámetros de búsqueda para los paquetes formados.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A26763" w:rsidRPr="000F4171" w:rsidRDefault="00A26763" w:rsidP="000F4171">
            <w:pPr>
              <w:jc w:val="center"/>
              <w:rPr>
                <w:rFonts w:ascii="Arial Narrow" w:hAnsi="Arial Narrow"/>
                <w:sz w:val="20"/>
                <w:szCs w:val="20"/>
              </w:rPr>
            </w:pPr>
            <w:r w:rsidRPr="003D694B">
              <w:rPr>
                <w:rFonts w:ascii="Arial Narrow" w:hAnsi="Arial Narrow"/>
                <w:strike/>
                <w:noProof/>
                <w:sz w:val="20"/>
                <w:szCs w:val="20"/>
                <w:lang w:val="es-PE" w:eastAsia="es-PE"/>
              </w:rPr>
              <w:drawing>
                <wp:inline distT="0" distB="0" distL="0" distR="0" wp14:anchorId="6753D592" wp14:editId="1635331C">
                  <wp:extent cx="5941626" cy="7141779"/>
                  <wp:effectExtent l="0" t="0" r="0" b="0"/>
                  <wp:docPr id="34" name="Imagen 34" descr="C:\Users\rcampos\AppData\Local\Temp\flaC11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ampos\AppData\Local\Temp\flaC11F.tmp\Snapshot.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6609" cy="7147769"/>
                          </a:xfrm>
                          <a:prstGeom prst="rect">
                            <a:avLst/>
                          </a:prstGeom>
                          <a:noFill/>
                          <a:ln>
                            <a:noFill/>
                          </a:ln>
                        </pic:spPr>
                      </pic:pic>
                    </a:graphicData>
                  </a:graphic>
                </wp:inline>
              </w:drawing>
            </w:r>
          </w:p>
          <w:p w:rsidR="000F4171" w:rsidRPr="000F4171" w:rsidRDefault="000F4171" w:rsidP="00A26763">
            <w:pPr>
              <w:jc w:val="center"/>
              <w:rPr>
                <w:rFonts w:ascii="Arial Narrow" w:hAnsi="Arial Narrow"/>
                <w:sz w:val="20"/>
                <w:szCs w:val="20"/>
              </w:rPr>
            </w:pPr>
          </w:p>
        </w:tc>
      </w:tr>
    </w:tbl>
    <w:p w:rsid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3D694B" w:rsidRPr="000F4171" w:rsidTr="00D0171C">
        <w:trPr>
          <w:trHeight w:val="37"/>
        </w:trPr>
        <w:tc>
          <w:tcPr>
            <w:tcW w:w="1954" w:type="dxa"/>
            <w:shd w:val="clear" w:color="auto" w:fill="E6E6E6"/>
          </w:tcPr>
          <w:p w:rsidR="003D694B" w:rsidRPr="000F4171" w:rsidRDefault="003D694B" w:rsidP="00D0171C">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3D694B" w:rsidRPr="000F4171" w:rsidRDefault="003D694B" w:rsidP="001D4824">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w:t>
            </w:r>
            <w:r>
              <w:rPr>
                <w:rFonts w:ascii="Arial Narrow" w:hAnsi="Arial Narrow"/>
              </w:rPr>
              <w:t>2</w:t>
            </w:r>
            <w:r w:rsidR="001D4824">
              <w:rPr>
                <w:rFonts w:ascii="Arial Narrow" w:hAnsi="Arial Narrow"/>
              </w:rPr>
              <w:t>4</w:t>
            </w:r>
            <w:r>
              <w:rPr>
                <w:rFonts w:ascii="Arial Narrow" w:hAnsi="Arial Narrow"/>
              </w:rPr>
              <w:t>-</w:t>
            </w:r>
            <w:r w:rsidRPr="000F4171">
              <w:rPr>
                <w:rFonts w:ascii="Arial Narrow" w:eastAsia="Times New Roman" w:hAnsi="Arial Narrow" w:cs="Times New Roman"/>
              </w:rPr>
              <w:t>Búsqueda de Paquetes Formados</w:t>
            </w:r>
            <w:r>
              <w:rPr>
                <w:rFonts w:ascii="Arial Narrow" w:eastAsia="Times New Roman" w:hAnsi="Arial Narrow" w:cs="Times New Roman"/>
              </w:rPr>
              <w:t xml:space="preserve"> para optimización</w:t>
            </w:r>
          </w:p>
        </w:tc>
      </w:tr>
      <w:tr w:rsidR="003D694B" w:rsidRPr="000F4171" w:rsidTr="00D0171C">
        <w:trPr>
          <w:trHeight w:val="35"/>
        </w:trPr>
        <w:tc>
          <w:tcPr>
            <w:tcW w:w="1954" w:type="dxa"/>
            <w:shd w:val="clear" w:color="auto" w:fill="E6E6E6"/>
          </w:tcPr>
          <w:p w:rsidR="003D694B" w:rsidRPr="000F4171" w:rsidRDefault="003D694B" w:rsidP="00D0171C">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3D694B" w:rsidRPr="000F4171" w:rsidRDefault="003D694B" w:rsidP="00D0171C">
            <w:pPr>
              <w:rPr>
                <w:rFonts w:ascii="Arial Narrow" w:hAnsi="Arial Narrow"/>
                <w:sz w:val="20"/>
                <w:szCs w:val="20"/>
              </w:rPr>
            </w:pPr>
            <w:r w:rsidRPr="000F4171">
              <w:rPr>
                <w:rFonts w:ascii="Arial Narrow" w:hAnsi="Arial Narrow"/>
                <w:sz w:val="20"/>
                <w:szCs w:val="20"/>
              </w:rPr>
              <w:t>Muestra los parámetros de búsqueda para los paquetes formados.</w:t>
            </w:r>
          </w:p>
        </w:tc>
      </w:tr>
      <w:tr w:rsidR="003D694B" w:rsidRPr="000F4171" w:rsidTr="00D0171C">
        <w:trPr>
          <w:trHeight w:val="37"/>
        </w:trPr>
        <w:tc>
          <w:tcPr>
            <w:tcW w:w="9329" w:type="dxa"/>
            <w:gridSpan w:val="2"/>
            <w:shd w:val="clear" w:color="auto" w:fill="E6E6E6"/>
          </w:tcPr>
          <w:p w:rsidR="003D694B" w:rsidRPr="000F4171" w:rsidRDefault="003D694B" w:rsidP="00D0171C">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3D694B" w:rsidRPr="000F4171" w:rsidTr="00D0171C">
        <w:trPr>
          <w:trHeight w:val="692"/>
        </w:trPr>
        <w:tc>
          <w:tcPr>
            <w:tcW w:w="9329" w:type="dxa"/>
            <w:gridSpan w:val="2"/>
          </w:tcPr>
          <w:p w:rsidR="003D694B" w:rsidRPr="000F4171" w:rsidRDefault="00164674" w:rsidP="00E400ED">
            <w:pPr>
              <w:jc w:val="center"/>
              <w:rPr>
                <w:rFonts w:ascii="Arial Narrow" w:hAnsi="Arial Narrow"/>
                <w:sz w:val="20"/>
                <w:szCs w:val="20"/>
              </w:rPr>
            </w:pPr>
            <w:r>
              <w:rPr>
                <w:noProof/>
                <w:lang w:val="es-PE" w:eastAsia="es-PE"/>
              </w:rPr>
              <w:drawing>
                <wp:inline distT="0" distB="0" distL="0" distR="0" wp14:anchorId="31EBF7A7" wp14:editId="1E4BE25B">
                  <wp:extent cx="5612130" cy="179641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612130" cy="1796415"/>
                          </a:xfrm>
                          <a:prstGeom prst="rect">
                            <a:avLst/>
                          </a:prstGeom>
                        </pic:spPr>
                      </pic:pic>
                    </a:graphicData>
                  </a:graphic>
                </wp:inline>
              </w:drawing>
            </w:r>
          </w:p>
        </w:tc>
      </w:tr>
    </w:tbl>
    <w:p w:rsidR="003D694B" w:rsidRPr="000F4171" w:rsidRDefault="003D694B"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54"/>
        <w:gridCol w:w="7299"/>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897BD5" w:rsidP="00897BD5">
            <w:pPr>
              <w:pStyle w:val="NormalWeb"/>
              <w:spacing w:before="0" w:beforeAutospacing="0" w:after="0" w:afterAutospacing="0"/>
              <w:rPr>
                <w:rFonts w:ascii="Arial Narrow" w:eastAsia="Times New Roman" w:hAnsi="Arial Narrow" w:cs="Times New Roman"/>
                <w:lang w:val="es-PE"/>
              </w:rPr>
            </w:pPr>
            <w:r>
              <w:rPr>
                <w:rFonts w:ascii="Arial Narrow" w:hAnsi="Arial Narrow"/>
              </w:rPr>
              <w:t>IU0</w:t>
            </w:r>
            <w:r w:rsidR="00FD0527">
              <w:rPr>
                <w:rFonts w:ascii="Arial Narrow" w:hAnsi="Arial Narrow"/>
              </w:rPr>
              <w:t>23</w:t>
            </w:r>
            <w:r>
              <w:rPr>
                <w:rFonts w:ascii="Arial Narrow" w:hAnsi="Arial Narrow"/>
              </w:rPr>
              <w:t>-</w:t>
            </w:r>
            <w:r w:rsidR="000F4171" w:rsidRPr="000F4171">
              <w:rPr>
                <w:rFonts w:ascii="Arial Narrow" w:eastAsia="Times New Roman" w:hAnsi="Arial Narrow" w:cs="Times New Roman"/>
              </w:rPr>
              <w:t>Optimizar paquetes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Permite la creación y edición de paquetes de un grupo de declaraciones.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p>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47DAADDA" wp14:editId="2B4C64C8">
                  <wp:extent cx="5941877" cy="3276888"/>
                  <wp:effectExtent l="0" t="0" r="0" b="0"/>
                  <wp:docPr id="15" name="Imagen 15" descr="C:\Users\rcampos\AppData\Local\Temp\flaF7C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campos\AppData\Local\Temp\flaF7CA.tmp\Snapshot.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95756" cy="3306602"/>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55"/>
        <w:gridCol w:w="7298"/>
      </w:tblGrid>
      <w:tr w:rsidR="000F4171" w:rsidRPr="003D694B" w:rsidTr="000D4493">
        <w:trPr>
          <w:trHeight w:val="37"/>
        </w:trPr>
        <w:tc>
          <w:tcPr>
            <w:tcW w:w="1954" w:type="dxa"/>
            <w:shd w:val="clear" w:color="auto" w:fill="E6E6E6"/>
          </w:tcPr>
          <w:p w:rsidR="000F4171" w:rsidRPr="003D694B" w:rsidRDefault="000F4171" w:rsidP="000D4493">
            <w:pPr>
              <w:pStyle w:val="Ttulo8"/>
              <w:rPr>
                <w:rFonts w:ascii="Arial Narrow" w:hAnsi="Arial Narrow" w:cs="Times New Roman"/>
                <w:b w:val="0"/>
                <w:bCs w:val="0"/>
                <w:strike/>
                <w:szCs w:val="20"/>
              </w:rPr>
            </w:pPr>
            <w:r w:rsidRPr="003D694B">
              <w:rPr>
                <w:rFonts w:ascii="Arial Narrow" w:hAnsi="Arial Narrow" w:cs="Times New Roman"/>
                <w:b w:val="0"/>
                <w:bCs w:val="0"/>
                <w:strike/>
                <w:szCs w:val="20"/>
              </w:rPr>
              <w:t>Número</w:t>
            </w:r>
          </w:p>
        </w:tc>
        <w:tc>
          <w:tcPr>
            <w:tcW w:w="7375" w:type="dxa"/>
          </w:tcPr>
          <w:p w:rsidR="000F4171" w:rsidRPr="003D694B" w:rsidRDefault="00460CC4" w:rsidP="00460CC4">
            <w:pPr>
              <w:pStyle w:val="NormalWeb"/>
              <w:spacing w:before="0" w:beforeAutospacing="0" w:after="0" w:afterAutospacing="0"/>
              <w:rPr>
                <w:rFonts w:ascii="Arial Narrow" w:eastAsia="Times New Roman" w:hAnsi="Arial Narrow" w:cs="Times New Roman"/>
                <w:strike/>
                <w:lang w:val="es-PE"/>
              </w:rPr>
            </w:pPr>
            <w:r w:rsidRPr="003D694B">
              <w:rPr>
                <w:rFonts w:ascii="Arial Narrow" w:hAnsi="Arial Narrow"/>
                <w:strike/>
              </w:rPr>
              <w:t>IU023-</w:t>
            </w:r>
            <w:r w:rsidR="000F4171" w:rsidRPr="003D694B">
              <w:rPr>
                <w:rFonts w:ascii="Arial Narrow" w:eastAsia="Times New Roman" w:hAnsi="Arial Narrow" w:cs="Times New Roman"/>
                <w:strike/>
              </w:rPr>
              <w:t>Paquetes Formados</w:t>
            </w:r>
          </w:p>
        </w:tc>
      </w:tr>
      <w:tr w:rsidR="000F4171" w:rsidRPr="003D694B" w:rsidTr="000D4493">
        <w:trPr>
          <w:trHeight w:val="35"/>
        </w:trPr>
        <w:tc>
          <w:tcPr>
            <w:tcW w:w="1954" w:type="dxa"/>
            <w:shd w:val="clear" w:color="auto" w:fill="E6E6E6"/>
          </w:tcPr>
          <w:p w:rsidR="000F4171" w:rsidRPr="003D694B" w:rsidRDefault="000F4171" w:rsidP="000D4493">
            <w:pPr>
              <w:rPr>
                <w:rFonts w:ascii="Arial Narrow" w:hAnsi="Arial Narrow"/>
                <w:strike/>
                <w:sz w:val="20"/>
                <w:szCs w:val="20"/>
              </w:rPr>
            </w:pPr>
            <w:r w:rsidRPr="003D694B">
              <w:rPr>
                <w:rFonts w:ascii="Arial Narrow" w:hAnsi="Arial Narrow"/>
                <w:strike/>
                <w:sz w:val="20"/>
                <w:szCs w:val="20"/>
              </w:rPr>
              <w:t>Propósito de la interface</w:t>
            </w:r>
          </w:p>
        </w:tc>
        <w:tc>
          <w:tcPr>
            <w:tcW w:w="7375" w:type="dxa"/>
          </w:tcPr>
          <w:p w:rsidR="000F4171" w:rsidRPr="003D694B" w:rsidRDefault="000F4171" w:rsidP="000D4493">
            <w:pPr>
              <w:rPr>
                <w:rFonts w:ascii="Arial Narrow" w:hAnsi="Arial Narrow"/>
                <w:strike/>
                <w:sz w:val="20"/>
                <w:szCs w:val="20"/>
              </w:rPr>
            </w:pPr>
            <w:r w:rsidRPr="003D694B">
              <w:rPr>
                <w:rFonts w:ascii="Arial Narrow" w:hAnsi="Arial Narrow"/>
                <w:strike/>
                <w:sz w:val="20"/>
                <w:szCs w:val="20"/>
              </w:rPr>
              <w:t>Muestra el detalle de los Paquetes Formados</w:t>
            </w:r>
          </w:p>
        </w:tc>
      </w:tr>
      <w:tr w:rsidR="000F4171" w:rsidRPr="003D694B" w:rsidTr="000D4493">
        <w:trPr>
          <w:trHeight w:val="37"/>
        </w:trPr>
        <w:tc>
          <w:tcPr>
            <w:tcW w:w="9329" w:type="dxa"/>
            <w:gridSpan w:val="2"/>
            <w:shd w:val="clear" w:color="auto" w:fill="E6E6E6"/>
          </w:tcPr>
          <w:p w:rsidR="000F4171" w:rsidRPr="003D694B" w:rsidRDefault="000F4171" w:rsidP="000D4493">
            <w:pPr>
              <w:pStyle w:val="Ttulo8"/>
              <w:tabs>
                <w:tab w:val="left" w:pos="2411"/>
              </w:tabs>
              <w:rPr>
                <w:rFonts w:ascii="Arial Narrow" w:hAnsi="Arial Narrow" w:cs="Times New Roman"/>
                <w:b w:val="0"/>
                <w:bCs w:val="0"/>
                <w:strike/>
                <w:szCs w:val="20"/>
              </w:rPr>
            </w:pPr>
            <w:r w:rsidRPr="003D694B">
              <w:rPr>
                <w:rFonts w:ascii="Arial Narrow" w:hAnsi="Arial Narrow" w:cs="Times New Roman"/>
                <w:b w:val="0"/>
                <w:bCs w:val="0"/>
                <w:strike/>
                <w:szCs w:val="20"/>
              </w:rPr>
              <w:lastRenderedPageBreak/>
              <w:t>Gráfica de la interface</w:t>
            </w:r>
            <w:r w:rsidRPr="003D694B">
              <w:rPr>
                <w:rFonts w:ascii="Arial Narrow" w:hAnsi="Arial Narrow" w:cs="Times New Roman"/>
                <w:b w:val="0"/>
                <w:bCs w:val="0"/>
                <w:strike/>
                <w:szCs w:val="20"/>
              </w:rPr>
              <w:tab/>
            </w:r>
          </w:p>
        </w:tc>
      </w:tr>
      <w:tr w:rsidR="000F4171" w:rsidRPr="003D694B" w:rsidTr="000D4493">
        <w:trPr>
          <w:trHeight w:val="692"/>
        </w:trPr>
        <w:tc>
          <w:tcPr>
            <w:tcW w:w="9329" w:type="dxa"/>
            <w:gridSpan w:val="2"/>
          </w:tcPr>
          <w:p w:rsidR="000F4171" w:rsidRPr="003D694B" w:rsidRDefault="000F4171" w:rsidP="000D4493">
            <w:pPr>
              <w:rPr>
                <w:rFonts w:ascii="Arial Narrow" w:hAnsi="Arial Narrow"/>
                <w:strike/>
                <w:sz w:val="20"/>
                <w:szCs w:val="20"/>
              </w:rPr>
            </w:pPr>
            <w:r w:rsidRPr="003D694B">
              <w:rPr>
                <w:rFonts w:ascii="Arial Narrow" w:hAnsi="Arial Narrow"/>
                <w:strike/>
                <w:noProof/>
                <w:sz w:val="20"/>
                <w:szCs w:val="20"/>
                <w:lang w:val="es-PE" w:eastAsia="es-PE"/>
              </w:rPr>
              <w:drawing>
                <wp:inline distT="0" distB="0" distL="0" distR="0" wp14:anchorId="2CC3054E" wp14:editId="50AF4119">
                  <wp:extent cx="5941626" cy="7141779"/>
                  <wp:effectExtent l="0" t="0" r="0" b="0"/>
                  <wp:docPr id="8" name="Imagen 8" descr="C:\Users\rcampos\AppData\Local\Temp\flaC11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ampos\AppData\Local\Temp\flaC11F.tmp\Snapshot.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6609" cy="7147769"/>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7D57A0">
            <w:pPr>
              <w:pStyle w:val="NormalWeb"/>
              <w:spacing w:before="0" w:beforeAutospacing="0" w:after="0" w:afterAutospacing="0"/>
              <w:rPr>
                <w:rFonts w:ascii="Arial Narrow" w:eastAsia="Times New Roman" w:hAnsi="Arial Narrow" w:cs="Times New Roman"/>
              </w:rPr>
            </w:pPr>
            <w:r w:rsidRPr="000F4171">
              <w:rPr>
                <w:rFonts w:ascii="Arial Narrow" w:eastAsia="Times New Roman" w:hAnsi="Arial Narrow" w:cs="Times New Roman"/>
              </w:rPr>
              <w:t>IU0</w:t>
            </w:r>
            <w:r w:rsidR="007D57A0">
              <w:rPr>
                <w:rFonts w:ascii="Arial Narrow" w:eastAsia="Times New Roman" w:hAnsi="Arial Narrow" w:cs="Times New Roman"/>
              </w:rPr>
              <w:t>24-</w:t>
            </w:r>
            <w:r w:rsidRPr="000F4171">
              <w:rPr>
                <w:rFonts w:ascii="Arial Narrow" w:eastAsia="Times New Roman" w:hAnsi="Arial Narrow" w:cs="Times New Roman"/>
              </w:rPr>
              <w:t>Gestionar Lugar de Coordinación</w:t>
            </w:r>
          </w:p>
        </w:tc>
      </w:tr>
      <w:tr w:rsidR="000F4171" w:rsidRPr="000F4171" w:rsidTr="000D4493">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paquetes formados y asignados a los funcionarios aduaneros, mediante los filtros de Fecha, Horario, Ánfora, Paquete, Datos del funcionario. Permitirá la administración del campo Lugar de coordinación</w:t>
            </w:r>
          </w:p>
        </w:tc>
      </w:tr>
      <w:tr w:rsidR="000F4171" w:rsidRPr="000F4171" w:rsidTr="000D4493">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3F7759" w:rsidRPr="000F4171" w:rsidRDefault="00CC7951" w:rsidP="000D4493">
            <w:pPr>
              <w:jc w:val="center"/>
              <w:rPr>
                <w:rFonts w:ascii="Arial Narrow" w:hAnsi="Arial Narrow"/>
                <w:sz w:val="20"/>
                <w:szCs w:val="20"/>
              </w:rPr>
            </w:pPr>
            <w:r>
              <w:rPr>
                <w:noProof/>
                <w:lang w:val="es-PE" w:eastAsia="es-PE"/>
              </w:rPr>
              <w:drawing>
                <wp:inline distT="0" distB="0" distL="0" distR="0" wp14:anchorId="6E614C06" wp14:editId="25AE6A42">
                  <wp:extent cx="5612130" cy="2961640"/>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612130" cy="2961640"/>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164"/>
        <w:gridCol w:w="7289"/>
      </w:tblGrid>
      <w:tr w:rsidR="000F4171" w:rsidRPr="000F4171" w:rsidTr="000D4493">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C57C24" w:rsidP="000D4493">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IU025</w:t>
            </w:r>
            <w:r w:rsidR="000F4171" w:rsidRPr="000F4171">
              <w:rPr>
                <w:rFonts w:ascii="Arial Narrow" w:eastAsia="Times New Roman" w:hAnsi="Arial Narrow" w:cs="Times New Roman"/>
              </w:rPr>
              <w:t xml:space="preserve"> Número de Paquete</w:t>
            </w:r>
          </w:p>
        </w:tc>
      </w:tr>
      <w:tr w:rsidR="000F4171" w:rsidRPr="000F4171" w:rsidTr="000D4493">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Ventana donde se ingresa el número de paquete al cual deben agregarse las declaraciones seleccionadas.</w:t>
            </w:r>
          </w:p>
        </w:tc>
      </w:tr>
      <w:tr w:rsidR="000F4171" w:rsidRPr="000F4171" w:rsidTr="000D4493">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0F4171" w:rsidRPr="000F4171" w:rsidRDefault="000F4171" w:rsidP="006E4D3B">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2F2F24FE" wp14:editId="3EAAF4E6">
                  <wp:extent cx="3114675" cy="1464870"/>
                  <wp:effectExtent l="0" t="0" r="0" b="2540"/>
                  <wp:docPr id="21" name="Imagen 21" descr="C:\Users\rcampos\AppData\Local\Temp\fla17F8.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campos\AppData\Local\Temp\fla17F8.tmp\Snapshot.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22688" cy="1468639"/>
                          </a:xfrm>
                          <a:prstGeom prst="rect">
                            <a:avLst/>
                          </a:prstGeom>
                          <a:noFill/>
                          <a:ln>
                            <a:noFill/>
                          </a:ln>
                        </pic:spPr>
                      </pic:pic>
                    </a:graphicData>
                  </a:graphic>
                </wp:inline>
              </w:drawing>
            </w:r>
          </w:p>
        </w:tc>
      </w:tr>
    </w:tbl>
    <w:p w:rsidR="000F4171" w:rsidRDefault="000F4171" w:rsidP="00245C4A">
      <w:pPr>
        <w:rPr>
          <w:b/>
          <w:bCs/>
          <w:sz w:val="20"/>
        </w:rPr>
      </w:pPr>
    </w:p>
    <w:p w:rsidR="00245C4A" w:rsidRDefault="00D93D6F" w:rsidP="00E26131">
      <w:pPr>
        <w:pStyle w:val="Ttulo4"/>
      </w:pPr>
      <w:bookmarkStart w:id="53" w:name="_Toc52788289"/>
      <w:bookmarkStart w:id="54" w:name="_Toc101687572"/>
      <w:r>
        <w:t>Prototip</w:t>
      </w:r>
      <w:r w:rsidR="00B25365">
        <w:t>o</w:t>
      </w:r>
      <w:r w:rsidR="00245C4A">
        <w:t xml:space="preserve"> de For</w:t>
      </w:r>
      <w:r w:rsidR="00AE46B8">
        <w:t>matos de Impresión</w:t>
      </w:r>
      <w:bookmarkEnd w:id="53"/>
      <w:bookmarkEnd w:id="54"/>
    </w:p>
    <w:p w:rsidR="00D07FCD" w:rsidRDefault="00D07FCD" w:rsidP="00245C4A">
      <w:pPr>
        <w:rPr>
          <w:lang w:val="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b/>
          <w:sz w:val="20"/>
          <w:szCs w:val="20"/>
          <w:lang w:val="es-PE" w:eastAsia="es-PE"/>
        </w:rPr>
        <w:t>Formato 01:</w:t>
      </w:r>
      <w:r w:rsidRPr="009074C8">
        <w:rPr>
          <w:rFonts w:ascii="Arial Narrow" w:hAnsi="Arial Narrow"/>
          <w:color w:val="339966"/>
          <w:sz w:val="20"/>
          <w:szCs w:val="20"/>
        </w:rPr>
        <w:t xml:space="preserve"> </w:t>
      </w:r>
      <w:r w:rsidRPr="009074C8">
        <w:rPr>
          <w:rFonts w:ascii="Arial Narrow" w:hAnsi="Arial Narrow" w:cs="Arial"/>
          <w:sz w:val="20"/>
          <w:szCs w:val="20"/>
          <w:lang w:val="es-PE" w:eastAsia="es-PE"/>
        </w:rPr>
        <w:t>Formato de Impresión del Reporte de Catálogo de Funcionarios. El siguiente formato es usado cuando se presiona el botón imprimir</w:t>
      </w:r>
    </w:p>
    <w:p w:rsidR="009074C8" w:rsidRPr="009074C8" w:rsidRDefault="009074C8" w:rsidP="009074C8">
      <w:pPr>
        <w:ind w:left="709"/>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noProof/>
          <w:sz w:val="20"/>
          <w:szCs w:val="20"/>
          <w:lang w:val="es-PE" w:eastAsia="es-PE"/>
        </w:rPr>
        <w:lastRenderedPageBreak/>
        <w:drawing>
          <wp:inline distT="0" distB="0" distL="0" distR="0" wp14:anchorId="3F81E01D" wp14:editId="747F9A17">
            <wp:extent cx="5312410" cy="2778398"/>
            <wp:effectExtent l="0" t="0" r="2540" b="3175"/>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09010" cy="2776620"/>
                    </a:xfrm>
                    <a:prstGeom prst="rect">
                      <a:avLst/>
                    </a:prstGeom>
                    <a:noFill/>
                    <a:ln>
                      <a:noFill/>
                    </a:ln>
                  </pic:spPr>
                </pic:pic>
              </a:graphicData>
            </a:graphic>
          </wp:inline>
        </w:drawing>
      </w:r>
    </w:p>
    <w:p w:rsidR="009074C8" w:rsidRPr="009074C8" w:rsidRDefault="009074C8" w:rsidP="009074C8">
      <w:pPr>
        <w:ind w:left="709"/>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0"/>
        <w:gridCol w:w="6334"/>
      </w:tblGrid>
      <w:tr w:rsidR="009074C8" w:rsidRPr="009074C8" w:rsidTr="00397D56">
        <w:tc>
          <w:tcPr>
            <w:tcW w:w="2410" w:type="dxa"/>
            <w:shd w:val="clear" w:color="auto" w:fill="B6DDE8" w:themeFill="accent5" w:themeFillTint="66"/>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6334" w:type="dxa"/>
            <w:shd w:val="clear" w:color="auto" w:fill="B6DDE8" w:themeFill="accent5" w:themeFillTint="66"/>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397D56">
        <w:tc>
          <w:tcPr>
            <w:tcW w:w="241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&lt;Aduana&gt;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Código de Aduana y Descripción de la Aduana asociada al Funcionario aduanero que ingresó a la opción.</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Inicial&gt;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 la consulta que ha sido ingresada por el usuario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Final&gt;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 la consulta que ha sido ingresada por el usuario</w:t>
            </w:r>
          </w:p>
        </w:tc>
      </w:tr>
      <w:tr w:rsidR="009074C8" w:rsidRPr="009074C8" w:rsidTr="00397D56">
        <w:tc>
          <w:tcPr>
            <w:tcW w:w="241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&lt;Funcionario Aduanero &gt;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Datos del Funcionario Aduanero</w:t>
            </w:r>
          </w:p>
        </w:tc>
      </w:tr>
      <w:tr w:rsidR="009074C8" w:rsidRPr="009074C8" w:rsidTr="00397D56">
        <w:tc>
          <w:tcPr>
            <w:tcW w:w="241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&lt;Régimen Aduanero&gt;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Régimen del Funcionario Aduanero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&lt;Grupo de Funcionarios &gt;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Grupo del Funcionario Aduanero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w:t>
            </w:r>
            <w:proofErr w:type="spellStart"/>
            <w:r w:rsidRPr="009074C8">
              <w:rPr>
                <w:rFonts w:ascii="Arial Narrow" w:hAnsi="Arial Narrow" w:cs="Arial"/>
                <w:b/>
                <w:color w:val="000000" w:themeColor="text1"/>
                <w:sz w:val="20"/>
                <w:szCs w:val="20"/>
                <w:lang w:val="es-PE"/>
              </w:rPr>
              <w:t>Nro.Reg</w:t>
            </w:r>
            <w:proofErr w:type="spellEnd"/>
            <w:r w:rsidRPr="009074C8">
              <w:rPr>
                <w:rFonts w:ascii="Arial Narrow" w:hAnsi="Arial Narrow" w:cs="Arial"/>
                <w:b/>
                <w:color w:val="000000" w:themeColor="text1"/>
                <w:sz w:val="20"/>
                <w:szCs w:val="20"/>
                <w:lang w:val="es-PE"/>
              </w:rPr>
              <w:t>.&gt;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Número de Registro de la consulta.</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&lt;Nombre del Funcionario&gt;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cs="Arial"/>
                <w:color w:val="000000" w:themeColor="text1"/>
                <w:sz w:val="20"/>
                <w:szCs w:val="20"/>
                <w:lang w:val="es-PE"/>
              </w:rPr>
              <w:t>Nombres del Funcionario Aduanero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Inicial&gt;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del Registro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Final&gt;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del Registro</w:t>
            </w:r>
          </w:p>
        </w:tc>
      </w:tr>
    </w:tbl>
    <w:p w:rsidR="009074C8" w:rsidRPr="009074C8" w:rsidRDefault="009074C8" w:rsidP="009074C8">
      <w:pPr>
        <w:ind w:left="709"/>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b/>
          <w:sz w:val="20"/>
          <w:szCs w:val="20"/>
          <w:lang w:val="es-PE" w:eastAsia="es-PE"/>
        </w:rPr>
        <w:t>Formato 02:</w:t>
      </w:r>
      <w:r w:rsidRPr="009074C8">
        <w:rPr>
          <w:rFonts w:ascii="Arial Narrow" w:hAnsi="Arial Narrow"/>
          <w:color w:val="339966"/>
          <w:sz w:val="20"/>
          <w:szCs w:val="20"/>
        </w:rPr>
        <w:t xml:space="preserve"> </w:t>
      </w:r>
      <w:r w:rsidRPr="009074C8">
        <w:rPr>
          <w:rFonts w:ascii="Arial Narrow" w:hAnsi="Arial Narrow" w:cs="Arial"/>
          <w:sz w:val="20"/>
          <w:szCs w:val="20"/>
          <w:lang w:val="es-PE" w:eastAsia="es-PE"/>
        </w:rPr>
        <w:t>Formato de Impresión de Consulta de Parámetros para el Sorteo y Asignación. El siguiente formato es usado cuando se presiona el botón imprimir</w:t>
      </w:r>
    </w:p>
    <w:p w:rsidR="009074C8" w:rsidRPr="009074C8" w:rsidRDefault="009074C8" w:rsidP="00397D56">
      <w:pPr>
        <w:ind w:left="709"/>
        <w:rPr>
          <w:rFonts w:ascii="Arial Narrow" w:hAnsi="Arial Narrow"/>
          <w:sz w:val="20"/>
          <w:szCs w:val="20"/>
        </w:rPr>
      </w:pPr>
      <w:r w:rsidRPr="009074C8">
        <w:rPr>
          <w:rFonts w:ascii="Arial Narrow" w:hAnsi="Arial Narrow"/>
          <w:noProof/>
          <w:sz w:val="20"/>
          <w:szCs w:val="20"/>
          <w:lang w:val="es-PE" w:eastAsia="es-PE"/>
        </w:rPr>
        <w:drawing>
          <wp:inline distT="0" distB="0" distL="0" distR="0" wp14:anchorId="5E47513A" wp14:editId="7103F50F">
            <wp:extent cx="5082639" cy="1846015"/>
            <wp:effectExtent l="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85704" cy="1847128"/>
                    </a:xfrm>
                    <a:prstGeom prst="rect">
                      <a:avLst/>
                    </a:prstGeom>
                    <a:noFill/>
                    <a:ln>
                      <a:noFill/>
                    </a:ln>
                  </pic:spPr>
                </pic:pic>
              </a:graphicData>
            </a:graphic>
          </wp:inline>
        </w:drawing>
      </w:r>
    </w:p>
    <w:p w:rsidR="009074C8" w:rsidRPr="009074C8" w:rsidRDefault="009074C8" w:rsidP="009074C8">
      <w:pPr>
        <w:rPr>
          <w:rFonts w:ascii="Arial Narrow" w:hAnsi="Arial Narrow"/>
          <w:sz w:val="20"/>
          <w:szCs w:val="20"/>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0"/>
        <w:gridCol w:w="6334"/>
      </w:tblGrid>
      <w:tr w:rsidR="009074C8" w:rsidRPr="009074C8" w:rsidTr="00397D56">
        <w:tc>
          <w:tcPr>
            <w:tcW w:w="2410" w:type="dxa"/>
            <w:shd w:val="clear" w:color="auto" w:fill="B6DDE8" w:themeFill="accent5" w:themeFillTint="66"/>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6334" w:type="dxa"/>
            <w:shd w:val="clear" w:color="auto" w:fill="B6DDE8" w:themeFill="accent5" w:themeFillTint="66"/>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397D56">
        <w:tc>
          <w:tcPr>
            <w:tcW w:w="241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&lt;Aduana&gt;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Código de Aduana y Aduana asociada al Funcionario Aduanero que ha ingresado a la opción.</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Inicial&gt;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 la consulta</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lastRenderedPageBreak/>
              <w:t>&lt;Fecha Final&gt;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 la consulta</w:t>
            </w:r>
          </w:p>
        </w:tc>
      </w:tr>
      <w:tr w:rsidR="009074C8" w:rsidRPr="009074C8" w:rsidTr="00397D56">
        <w:tc>
          <w:tcPr>
            <w:tcW w:w="241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&lt;Descripción del Régimen&gt;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Régimen del Sorteo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&lt;Descripción Ánfora&gt;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Ánfora del Sorteo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&lt;Régimen&gt;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Régimen del Sorteo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&lt;Ánfora&gt;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cs="Arial"/>
                <w:color w:val="000000" w:themeColor="text1"/>
                <w:sz w:val="20"/>
                <w:szCs w:val="20"/>
                <w:lang w:val="es-PE"/>
              </w:rPr>
              <w:t>Nombres del Funcionario Aduanero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&lt;Horario Corte&gt;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Horario de Corte del Sorteo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&lt;Horario Sorteo&gt;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Horario de Sorteo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Inicio&gt;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del Registro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Fin&gt;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del Registro</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&lt;Carga&gt;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Carga Laboral del Sorteo</w:t>
            </w:r>
          </w:p>
        </w:tc>
      </w:tr>
    </w:tbl>
    <w:p w:rsidR="009074C8" w:rsidRPr="009074C8" w:rsidRDefault="009074C8" w:rsidP="009074C8">
      <w:pPr>
        <w:rPr>
          <w:rFonts w:ascii="Arial Narrow" w:hAnsi="Arial Narrow"/>
          <w:sz w:val="20"/>
          <w:szCs w:val="20"/>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b/>
          <w:sz w:val="20"/>
          <w:szCs w:val="20"/>
          <w:lang w:val="es-PE" w:eastAsia="es-PE"/>
        </w:rPr>
        <w:t>Formato 03:</w:t>
      </w:r>
      <w:r w:rsidRPr="009074C8">
        <w:rPr>
          <w:rFonts w:ascii="Arial Narrow" w:hAnsi="Arial Narrow"/>
          <w:color w:val="339966"/>
          <w:sz w:val="20"/>
          <w:szCs w:val="20"/>
        </w:rPr>
        <w:t xml:space="preserve"> </w:t>
      </w:r>
      <w:r w:rsidRPr="009074C8">
        <w:rPr>
          <w:rFonts w:ascii="Arial Narrow" w:hAnsi="Arial Narrow" w:cs="Arial"/>
          <w:sz w:val="20"/>
          <w:szCs w:val="20"/>
          <w:lang w:val="es-PE" w:eastAsia="es-PE"/>
        </w:rPr>
        <w:t>Formato de Impresión de Consulta de Parámetros para el Sorteo y Asignación. El siguiente formato es usado cuando se presiona el botón imprimir</w:t>
      </w:r>
    </w:p>
    <w:p w:rsidR="009074C8" w:rsidRPr="009074C8" w:rsidRDefault="009074C8" w:rsidP="009074C8">
      <w:pPr>
        <w:ind w:left="709"/>
        <w:rPr>
          <w:rFonts w:ascii="Arial Narrow" w:hAnsi="Arial Narrow"/>
          <w:sz w:val="20"/>
          <w:szCs w:val="20"/>
        </w:rPr>
      </w:pPr>
      <w:r w:rsidRPr="009074C8">
        <w:rPr>
          <w:rFonts w:ascii="Arial Narrow" w:hAnsi="Arial Narrow"/>
          <w:noProof/>
          <w:sz w:val="20"/>
          <w:szCs w:val="20"/>
          <w:lang w:val="es-PE" w:eastAsia="es-PE"/>
        </w:rPr>
        <w:drawing>
          <wp:inline distT="0" distB="0" distL="0" distR="0" wp14:anchorId="3FDD3C3B" wp14:editId="255C7FF9">
            <wp:extent cx="5114925" cy="4853041"/>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16103" cy="4854159"/>
                    </a:xfrm>
                    <a:prstGeom prst="rect">
                      <a:avLst/>
                    </a:prstGeom>
                    <a:noFill/>
                    <a:ln>
                      <a:noFill/>
                    </a:ln>
                  </pic:spPr>
                </pic:pic>
              </a:graphicData>
            </a:graphic>
          </wp:inline>
        </w:drawing>
      </w:r>
    </w:p>
    <w:p w:rsidR="009074C8" w:rsidRPr="009074C8" w:rsidRDefault="009074C8" w:rsidP="009074C8">
      <w:pPr>
        <w:rPr>
          <w:rFonts w:ascii="Arial Narrow" w:hAnsi="Arial Narrow"/>
          <w:sz w:val="20"/>
          <w:szCs w:val="20"/>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0"/>
        <w:gridCol w:w="6334"/>
      </w:tblGrid>
      <w:tr w:rsidR="009074C8" w:rsidRPr="009074C8" w:rsidTr="00397D56">
        <w:tc>
          <w:tcPr>
            <w:tcW w:w="2410" w:type="dxa"/>
            <w:shd w:val="clear" w:color="auto" w:fill="B6DDE8" w:themeFill="accent5" w:themeFillTint="66"/>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6334" w:type="dxa"/>
            <w:shd w:val="clear" w:color="auto" w:fill="B6DDE8" w:themeFill="accent5" w:themeFillTint="66"/>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397D56">
        <w:tc>
          <w:tcPr>
            <w:tcW w:w="241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&lt;Aduana&gt;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Código de Aduana y Descripción de la Aduana asociada al Funcionario aduanero que ingresó a la opción.</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Asignación&gt;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de Asignación del Paquete</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&lt;Horario&gt;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Hora de Corte de la formación de paquetes</w:t>
            </w:r>
          </w:p>
        </w:tc>
      </w:tr>
      <w:tr w:rsidR="009074C8" w:rsidRPr="009074C8" w:rsidTr="00397D56">
        <w:tc>
          <w:tcPr>
            <w:tcW w:w="241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&lt;Ánfora&gt;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Ánfora del Paquete</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&lt;Total de paquetes&gt;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Total de Paquetes formados</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 xml:space="preserve">&lt;Total Carga Laboral </w:t>
            </w:r>
            <w:r w:rsidRPr="009074C8">
              <w:rPr>
                <w:rFonts w:ascii="Arial Narrow" w:hAnsi="Arial Narrow" w:cs="Arial"/>
                <w:b/>
                <w:color w:val="000000" w:themeColor="text1"/>
                <w:sz w:val="20"/>
                <w:szCs w:val="20"/>
                <w:lang w:val="es-PE"/>
              </w:rPr>
              <w:lastRenderedPageBreak/>
              <w:t>Asignada&gt;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lastRenderedPageBreak/>
              <w:t>Total de la Carga laboral que ha sido asignada en todos los paquetes.</w:t>
            </w:r>
          </w:p>
        </w:tc>
      </w:tr>
      <w:tr w:rsidR="009074C8" w:rsidRPr="009074C8" w:rsidTr="00397D56">
        <w:tc>
          <w:tcPr>
            <w:tcW w:w="241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lastRenderedPageBreak/>
              <w:t>&lt;X&gt;</w:t>
            </w:r>
          </w:p>
        </w:tc>
        <w:tc>
          <w:tcPr>
            <w:tcW w:w="633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cs="Arial"/>
                <w:color w:val="000000" w:themeColor="text1"/>
                <w:sz w:val="20"/>
                <w:szCs w:val="20"/>
                <w:lang w:val="es-PE"/>
              </w:rPr>
              <w:t>Número de Paquete</w:t>
            </w:r>
          </w:p>
        </w:tc>
      </w:tr>
    </w:tbl>
    <w:p w:rsidR="009074C8" w:rsidRPr="009074C8" w:rsidRDefault="009074C8" w:rsidP="009074C8">
      <w:pPr>
        <w:rPr>
          <w:rFonts w:ascii="Arial Narrow" w:hAnsi="Arial Narrow"/>
          <w:sz w:val="20"/>
          <w:szCs w:val="20"/>
        </w:rPr>
      </w:pPr>
    </w:p>
    <w:p w:rsidR="009074C8" w:rsidRPr="009074C8" w:rsidRDefault="009074C8" w:rsidP="009074C8">
      <w:pPr>
        <w:rPr>
          <w:rFonts w:ascii="Arial Narrow" w:hAnsi="Arial Narrow" w:cs="Arial"/>
          <w:sz w:val="20"/>
          <w:szCs w:val="20"/>
          <w:lang w:val="es-PE" w:eastAsia="es-PE"/>
        </w:rPr>
      </w:pPr>
      <w:r w:rsidRPr="009074C8">
        <w:rPr>
          <w:rFonts w:ascii="Arial Narrow" w:hAnsi="Arial Narrow"/>
          <w:sz w:val="20"/>
          <w:szCs w:val="20"/>
        </w:rPr>
        <w:tab/>
      </w:r>
      <w:r w:rsidRPr="009074C8">
        <w:rPr>
          <w:rFonts w:ascii="Arial Narrow" w:hAnsi="Arial Narrow" w:cs="Arial"/>
          <w:b/>
          <w:sz w:val="20"/>
          <w:szCs w:val="20"/>
          <w:lang w:val="es-PE" w:eastAsia="es-PE"/>
        </w:rPr>
        <w:t>Formato 04:</w:t>
      </w:r>
      <w:r w:rsidRPr="009074C8">
        <w:rPr>
          <w:rFonts w:ascii="Arial Narrow" w:hAnsi="Arial Narrow" w:cs="Arial"/>
          <w:sz w:val="20"/>
          <w:szCs w:val="20"/>
          <w:lang w:val="es-PE" w:eastAsia="es-PE"/>
        </w:rPr>
        <w:t xml:space="preserve"> Declaraciones que serán sujetas a reconocimiento físico</w:t>
      </w:r>
    </w:p>
    <w:p w:rsidR="009074C8" w:rsidRPr="009074C8" w:rsidRDefault="009074C8" w:rsidP="009074C8">
      <w:pPr>
        <w:ind w:firstLine="708"/>
        <w:rPr>
          <w:rFonts w:ascii="Arial Narrow" w:hAnsi="Arial Narrow" w:cs="Arial"/>
          <w:sz w:val="20"/>
          <w:szCs w:val="20"/>
          <w:lang w:val="es-PE" w:eastAsia="es-PE"/>
        </w:rPr>
      </w:pPr>
    </w:p>
    <w:p w:rsidR="009074C8" w:rsidRPr="009074C8" w:rsidRDefault="009074C8" w:rsidP="009074C8">
      <w:pPr>
        <w:ind w:left="708"/>
        <w:rPr>
          <w:rFonts w:ascii="Arial Narrow" w:hAnsi="Arial Narrow" w:cs="Arial"/>
          <w:sz w:val="20"/>
          <w:szCs w:val="20"/>
          <w:lang w:val="es-PE" w:eastAsia="es-PE"/>
        </w:rPr>
      </w:pPr>
      <w:r w:rsidRPr="009074C8">
        <w:rPr>
          <w:rFonts w:ascii="Arial Narrow" w:hAnsi="Arial Narrow" w:cs="Arial"/>
          <w:sz w:val="20"/>
          <w:szCs w:val="20"/>
          <w:lang w:val="es-PE" w:eastAsia="es-PE"/>
        </w:rPr>
        <w:t>Se remitirá el siguiente correo electrónico al Buzón Sol del Almacén aduanero con la relación de declaraciones que serán objeto de reconocimiento físico.</w:t>
      </w:r>
    </w:p>
    <w:p w:rsidR="009074C8" w:rsidRPr="009074C8" w:rsidRDefault="009074C8" w:rsidP="009074C8">
      <w:pPr>
        <w:ind w:left="708"/>
        <w:rPr>
          <w:rFonts w:ascii="Arial Narrow" w:hAnsi="Arial Narrow" w:cs="Arial"/>
          <w:sz w:val="20"/>
          <w:szCs w:val="20"/>
          <w:lang w:val="es-PE" w:eastAsia="es-PE"/>
        </w:rPr>
      </w:pPr>
    </w:p>
    <w:tbl>
      <w:tblPr>
        <w:tblW w:w="8741" w:type="dxa"/>
        <w:tblInd w:w="779" w:type="dxa"/>
        <w:tblCellMar>
          <w:left w:w="70" w:type="dxa"/>
          <w:right w:w="70" w:type="dxa"/>
        </w:tblCellMar>
        <w:tblLook w:val="04A0" w:firstRow="1" w:lastRow="0" w:firstColumn="1" w:lastColumn="0" w:noHBand="0" w:noVBand="1"/>
      </w:tblPr>
      <w:tblGrid>
        <w:gridCol w:w="337"/>
        <w:gridCol w:w="2350"/>
        <w:gridCol w:w="2673"/>
        <w:gridCol w:w="1948"/>
        <w:gridCol w:w="1433"/>
      </w:tblGrid>
      <w:tr w:rsidR="009074C8" w:rsidRPr="009074C8" w:rsidTr="00397D56">
        <w:trPr>
          <w:trHeight w:val="445"/>
        </w:trPr>
        <w:tc>
          <w:tcPr>
            <w:tcW w:w="8741" w:type="dxa"/>
            <w:gridSpan w:val="5"/>
            <w:tcBorders>
              <w:top w:val="single" w:sz="8" w:space="0" w:color="244062"/>
              <w:left w:val="single" w:sz="8" w:space="0" w:color="244062"/>
              <w:bottom w:val="nil"/>
              <w:right w:val="single" w:sz="8" w:space="0" w:color="244062"/>
            </w:tcBorders>
            <w:shd w:val="clear" w:color="auto" w:fill="447994"/>
            <w:vAlign w:val="center"/>
            <w:hideMark/>
          </w:tcPr>
          <w:p w:rsidR="009074C8" w:rsidRPr="009074C8" w:rsidRDefault="009074C8" w:rsidP="000D4493">
            <w:pPr>
              <w:jc w:val="left"/>
              <w:rPr>
                <w:rFonts w:ascii="Arial Narrow" w:hAnsi="Arial Narrow" w:cs="Arial"/>
                <w:color w:val="FFFFFF"/>
                <w:sz w:val="20"/>
                <w:szCs w:val="20"/>
                <w:lang w:val="es-PE" w:eastAsia="es-PE"/>
              </w:rPr>
            </w:pPr>
            <w:r w:rsidRPr="009074C8">
              <w:rPr>
                <w:rFonts w:ascii="Arial Narrow" w:hAnsi="Arial Narrow" w:cs="Arial"/>
                <w:color w:val="FFFFFF"/>
                <w:sz w:val="20"/>
                <w:szCs w:val="20"/>
                <w:lang w:val="es-PE" w:eastAsia="es-PE"/>
              </w:rPr>
              <w:t>SUNAT</w:t>
            </w:r>
          </w:p>
        </w:tc>
      </w:tr>
      <w:tr w:rsidR="009074C8" w:rsidRPr="009074C8" w:rsidTr="00397D56">
        <w:trPr>
          <w:trHeight w:val="606"/>
        </w:trPr>
        <w:tc>
          <w:tcPr>
            <w:tcW w:w="5360" w:type="dxa"/>
            <w:gridSpan w:val="3"/>
            <w:tcBorders>
              <w:top w:val="nil"/>
              <w:left w:val="single" w:sz="8" w:space="0" w:color="244062"/>
              <w:bottom w:val="nil"/>
              <w:right w:val="nil"/>
            </w:tcBorders>
            <w:shd w:val="clear" w:color="auto" w:fill="E8D416"/>
            <w:vAlign w:val="center"/>
            <w:hideMark/>
          </w:tcPr>
          <w:p w:rsidR="009074C8" w:rsidRPr="009074C8" w:rsidRDefault="009074C8" w:rsidP="000D4493">
            <w:pPr>
              <w:jc w:val="left"/>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DECLARACIONES PARA RECONOCIMIENTO FÍSICO (ACTUALIZADO)</w:t>
            </w:r>
          </w:p>
        </w:tc>
        <w:tc>
          <w:tcPr>
            <w:tcW w:w="3381" w:type="dxa"/>
            <w:gridSpan w:val="2"/>
            <w:tcBorders>
              <w:top w:val="nil"/>
              <w:left w:val="nil"/>
              <w:bottom w:val="nil"/>
              <w:right w:val="single" w:sz="8" w:space="0" w:color="244062"/>
            </w:tcBorders>
            <w:shd w:val="clear" w:color="auto" w:fill="E8D416"/>
            <w:vAlign w:val="center"/>
            <w:hideMark/>
          </w:tcPr>
          <w:p w:rsidR="009074C8" w:rsidRPr="009074C8" w:rsidRDefault="009074C8" w:rsidP="000D4493">
            <w:pPr>
              <w:jc w:val="right"/>
              <w:rPr>
                <w:rFonts w:ascii="Arial Narrow" w:hAnsi="Arial Narrow" w:cs="Arial"/>
                <w:sz w:val="20"/>
                <w:szCs w:val="20"/>
                <w:lang w:val="es-PE" w:eastAsia="es-PE"/>
              </w:rPr>
            </w:pPr>
            <w:r w:rsidRPr="009074C8">
              <w:rPr>
                <w:rFonts w:ascii="Arial Narrow" w:hAnsi="Arial Narrow" w:cs="Arial"/>
                <w:sz w:val="20"/>
                <w:szCs w:val="20"/>
                <w:lang w:val="es-PE" w:eastAsia="es-PE"/>
              </w:rPr>
              <w:t>Fecha de emisión</w:t>
            </w:r>
            <w:r w:rsidRPr="009074C8">
              <w:rPr>
                <w:rFonts w:ascii="Arial Narrow" w:hAnsi="Arial Narrow" w:cs="Arial"/>
                <w:sz w:val="20"/>
                <w:szCs w:val="20"/>
                <w:lang w:val="es-PE" w:eastAsia="es-PE"/>
              </w:rPr>
              <w:br/>
              <w:t>$</w:t>
            </w:r>
            <w:proofErr w:type="spellStart"/>
            <w:r w:rsidRPr="009074C8">
              <w:rPr>
                <w:rFonts w:ascii="Arial Narrow" w:hAnsi="Arial Narrow" w:cs="Arial"/>
                <w:sz w:val="20"/>
                <w:szCs w:val="20"/>
                <w:lang w:val="es-PE" w:eastAsia="es-PE"/>
              </w:rPr>
              <w:t>comunicado.fecha_emision</w:t>
            </w:r>
            <w:proofErr w:type="spellEnd"/>
            <w:r w:rsidRPr="009074C8">
              <w:rPr>
                <w:rFonts w:ascii="Arial Narrow" w:hAnsi="Arial Narrow" w:cs="Arial"/>
                <w:sz w:val="20"/>
                <w:szCs w:val="20"/>
                <w:lang w:val="es-PE" w:eastAsia="es-PE"/>
              </w:rPr>
              <w:t xml:space="preserve"> </w:t>
            </w:r>
          </w:p>
        </w:tc>
      </w:tr>
      <w:tr w:rsidR="009074C8" w:rsidRPr="009074C8" w:rsidTr="00397D56">
        <w:trPr>
          <w:trHeight w:val="259"/>
        </w:trPr>
        <w:tc>
          <w:tcPr>
            <w:tcW w:w="8741"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center"/>
              <w:rPr>
                <w:rFonts w:ascii="Arial Narrow" w:hAnsi="Arial Narrow"/>
                <w:sz w:val="20"/>
                <w:szCs w:val="20"/>
                <w:lang w:val="es-PE" w:eastAsia="es-PE"/>
              </w:rPr>
            </w:pPr>
            <w:r w:rsidRPr="009074C8">
              <w:rPr>
                <w:rFonts w:ascii="Arial Narrow" w:hAnsi="Arial Narrow"/>
                <w:sz w:val="20"/>
                <w:szCs w:val="20"/>
                <w:lang w:val="es-PE" w:eastAsia="es-PE"/>
              </w:rPr>
              <w:t> </w:t>
            </w:r>
          </w:p>
        </w:tc>
      </w:tr>
      <w:tr w:rsidR="009074C8" w:rsidRPr="009074C8" w:rsidTr="00397D56">
        <w:trPr>
          <w:trHeight w:val="272"/>
        </w:trPr>
        <w:tc>
          <w:tcPr>
            <w:tcW w:w="8741"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left"/>
              <w:rPr>
                <w:rFonts w:ascii="Arial Narrow" w:hAnsi="Arial Narrow" w:cs="Arial"/>
                <w:color w:val="0000FF"/>
                <w:sz w:val="20"/>
                <w:szCs w:val="20"/>
                <w:lang w:val="es-PE" w:eastAsia="es-PE"/>
              </w:rPr>
            </w:pPr>
            <w:r w:rsidRPr="009074C8">
              <w:rPr>
                <w:rFonts w:ascii="Arial Narrow" w:hAnsi="Arial Narrow" w:cs="Arial"/>
                <w:color w:val="0000FF"/>
                <w:sz w:val="20"/>
                <w:szCs w:val="20"/>
                <w:lang w:val="es-PE" w:eastAsia="es-PE"/>
              </w:rPr>
              <w:t>Sres. [… RUC y Razón Social del Almacén Aduanero…]</w:t>
            </w:r>
          </w:p>
        </w:tc>
      </w:tr>
      <w:tr w:rsidR="009074C8" w:rsidRPr="009074C8" w:rsidTr="00397D56">
        <w:trPr>
          <w:trHeight w:val="272"/>
        </w:trPr>
        <w:tc>
          <w:tcPr>
            <w:tcW w:w="8741"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left"/>
              <w:rPr>
                <w:rFonts w:ascii="Arial Narrow" w:hAnsi="Arial Narrow" w:cs="Arial"/>
                <w:color w:val="0000FF"/>
                <w:sz w:val="20"/>
                <w:szCs w:val="20"/>
                <w:lang w:val="es-PE" w:eastAsia="es-PE"/>
              </w:rPr>
            </w:pPr>
            <w:r w:rsidRPr="009074C8">
              <w:rPr>
                <w:rFonts w:ascii="Arial Narrow" w:hAnsi="Arial Narrow" w:cs="Arial"/>
                <w:color w:val="0000FF"/>
                <w:sz w:val="20"/>
                <w:szCs w:val="20"/>
                <w:lang w:val="es-PE" w:eastAsia="es-PE"/>
              </w:rPr>
              <w:t> </w:t>
            </w:r>
          </w:p>
        </w:tc>
      </w:tr>
      <w:tr w:rsidR="009074C8" w:rsidRPr="009074C8" w:rsidTr="00397D56">
        <w:trPr>
          <w:trHeight w:val="1212"/>
        </w:trPr>
        <w:tc>
          <w:tcPr>
            <w:tcW w:w="8741" w:type="dxa"/>
            <w:gridSpan w:val="5"/>
            <w:tcBorders>
              <w:top w:val="nil"/>
              <w:left w:val="single" w:sz="8" w:space="0" w:color="244062"/>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Mediante la presente se le comunica que el día  [...</w:t>
            </w:r>
            <w:r w:rsidRPr="009074C8">
              <w:rPr>
                <w:rFonts w:ascii="Arial Narrow" w:hAnsi="Arial Narrow" w:cs="Arial"/>
                <w:color w:val="0000FF"/>
                <w:sz w:val="20"/>
                <w:szCs w:val="20"/>
                <w:lang w:val="es-PE" w:eastAsia="es-PE"/>
              </w:rPr>
              <w:t>fecha...]</w:t>
            </w:r>
            <w:r w:rsidRPr="009074C8">
              <w:rPr>
                <w:rFonts w:ascii="Arial Narrow" w:hAnsi="Arial Narrow" w:cs="Arial"/>
                <w:sz w:val="20"/>
                <w:szCs w:val="20"/>
                <w:lang w:val="es-PE" w:eastAsia="es-PE"/>
              </w:rPr>
              <w:t xml:space="preserve"> serán objeto de reconocimiento físico las mercancías consignadas en las siguientes declaraciones, motivo por el cual, queda usted </w:t>
            </w:r>
            <w:r w:rsidRPr="009074C8">
              <w:rPr>
                <w:rFonts w:ascii="Arial Narrow" w:hAnsi="Arial Narrow" w:cs="Arial"/>
                <w:b/>
                <w:bCs/>
                <w:sz w:val="20"/>
                <w:szCs w:val="20"/>
                <w:lang w:val="es-PE" w:eastAsia="es-PE"/>
              </w:rPr>
              <w:t>NOTIFICADO</w:t>
            </w:r>
            <w:r w:rsidRPr="009074C8">
              <w:rPr>
                <w:rFonts w:ascii="Arial Narrow" w:hAnsi="Arial Narrow" w:cs="Arial"/>
                <w:sz w:val="20"/>
                <w:szCs w:val="20"/>
                <w:lang w:val="es-PE" w:eastAsia="es-PE"/>
              </w:rPr>
              <w:t xml:space="preserve"> para brindar el apoyo logístico requerido para efectuar dicha labor conforme a las disposiciones establecidas en el artículo 31º de la Ley General de Aduanas aprobada por decreto Legislativo 1053 y su Reglamento:</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vAlign w:val="center"/>
            <w:hideMark/>
          </w:tcPr>
          <w:p w:rsidR="009074C8" w:rsidRPr="009074C8" w:rsidRDefault="009074C8" w:rsidP="000D4493">
            <w:pPr>
              <w:rPr>
                <w:rFonts w:ascii="Arial Narrow" w:hAnsi="Arial Narrow" w:cs="Arial"/>
                <w:sz w:val="20"/>
                <w:szCs w:val="20"/>
                <w:lang w:val="es-PE" w:eastAsia="es-PE"/>
              </w:rPr>
            </w:pPr>
          </w:p>
        </w:tc>
        <w:tc>
          <w:tcPr>
            <w:tcW w:w="2673" w:type="dxa"/>
            <w:vAlign w:val="center"/>
            <w:hideMark/>
          </w:tcPr>
          <w:p w:rsidR="009074C8" w:rsidRPr="009074C8" w:rsidRDefault="009074C8" w:rsidP="000D4493">
            <w:pPr>
              <w:jc w:val="left"/>
              <w:rPr>
                <w:rFonts w:ascii="Arial Narrow" w:hAnsi="Arial Narrow"/>
                <w:sz w:val="20"/>
                <w:szCs w:val="20"/>
                <w:lang w:val="es-PE" w:eastAsia="es-PE"/>
              </w:rPr>
            </w:pPr>
          </w:p>
        </w:tc>
        <w:tc>
          <w:tcPr>
            <w:tcW w:w="1948" w:type="dxa"/>
            <w:vAlign w:val="center"/>
            <w:hideMark/>
          </w:tcPr>
          <w:p w:rsidR="009074C8" w:rsidRPr="009074C8" w:rsidRDefault="009074C8" w:rsidP="000D4493">
            <w:pPr>
              <w:jc w:val="left"/>
              <w:rPr>
                <w:rFonts w:ascii="Arial Narrow" w:hAnsi="Arial Narrow"/>
                <w:sz w:val="20"/>
                <w:szCs w:val="20"/>
                <w:lang w:val="es-PE" w:eastAsia="es-PE"/>
              </w:rPr>
            </w:pP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457"/>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single" w:sz="4" w:space="0" w:color="0033CC"/>
              <w:left w:val="single" w:sz="4" w:space="0" w:color="0033CC"/>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DECLARACIÓN</w:t>
            </w:r>
          </w:p>
        </w:tc>
        <w:tc>
          <w:tcPr>
            <w:tcW w:w="2673" w:type="dxa"/>
            <w:tcBorders>
              <w:top w:val="single" w:sz="4" w:space="0" w:color="0033CC"/>
              <w:left w:val="nil"/>
              <w:bottom w:val="single" w:sz="4" w:space="0" w:color="0033CC"/>
              <w:right w:val="single" w:sz="4" w:space="0" w:color="0033CC"/>
            </w:tcBorders>
            <w:hideMark/>
          </w:tcPr>
          <w:p w:rsidR="009074C8" w:rsidRPr="009074C8" w:rsidRDefault="009074C8" w:rsidP="000D4493">
            <w:pPr>
              <w:jc w:val="center"/>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DOCUMENTO DE TRANSPORTE</w:t>
            </w:r>
          </w:p>
        </w:tc>
        <w:tc>
          <w:tcPr>
            <w:tcW w:w="1948" w:type="dxa"/>
            <w:tcBorders>
              <w:top w:val="single" w:sz="4" w:space="0" w:color="0033CC"/>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CANTIDAD DE BULTOS</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-012345</w:t>
            </w:r>
          </w:p>
        </w:tc>
        <w:tc>
          <w:tcPr>
            <w:tcW w:w="267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CL12345</w:t>
            </w:r>
          </w:p>
        </w:tc>
        <w:tc>
          <w:tcPr>
            <w:tcW w:w="1948"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200</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-012460</w:t>
            </w:r>
          </w:p>
        </w:tc>
        <w:tc>
          <w:tcPr>
            <w:tcW w:w="267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ML 987650</w:t>
            </w:r>
          </w:p>
        </w:tc>
        <w:tc>
          <w:tcPr>
            <w:tcW w:w="1948"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10</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-012555</w:t>
            </w:r>
          </w:p>
        </w:tc>
        <w:tc>
          <w:tcPr>
            <w:tcW w:w="267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BL00001</w:t>
            </w:r>
          </w:p>
        </w:tc>
        <w:tc>
          <w:tcPr>
            <w:tcW w:w="1948"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34</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-012556</w:t>
            </w:r>
          </w:p>
        </w:tc>
        <w:tc>
          <w:tcPr>
            <w:tcW w:w="267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CL98765123</w:t>
            </w:r>
          </w:p>
        </w:tc>
        <w:tc>
          <w:tcPr>
            <w:tcW w:w="1948"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89</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-012574</w:t>
            </w:r>
          </w:p>
        </w:tc>
        <w:tc>
          <w:tcPr>
            <w:tcW w:w="267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BL123</w:t>
            </w:r>
          </w:p>
        </w:tc>
        <w:tc>
          <w:tcPr>
            <w:tcW w:w="1948"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500</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-012587</w:t>
            </w:r>
          </w:p>
        </w:tc>
        <w:tc>
          <w:tcPr>
            <w:tcW w:w="267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DHL56789</w:t>
            </w:r>
          </w:p>
        </w:tc>
        <w:tc>
          <w:tcPr>
            <w:tcW w:w="1948"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29</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-012599</w:t>
            </w:r>
          </w:p>
        </w:tc>
        <w:tc>
          <w:tcPr>
            <w:tcW w:w="267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608456372</w:t>
            </w:r>
          </w:p>
        </w:tc>
        <w:tc>
          <w:tcPr>
            <w:tcW w:w="1948"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47</w:t>
            </w: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33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350" w:type="dxa"/>
            <w:vAlign w:val="center"/>
            <w:hideMark/>
          </w:tcPr>
          <w:p w:rsidR="009074C8" w:rsidRPr="009074C8" w:rsidRDefault="009074C8" w:rsidP="000D4493">
            <w:pPr>
              <w:rPr>
                <w:rFonts w:ascii="Arial Narrow" w:hAnsi="Arial Narrow" w:cs="Arial"/>
                <w:sz w:val="20"/>
                <w:szCs w:val="20"/>
                <w:lang w:val="es-PE" w:eastAsia="es-PE"/>
              </w:rPr>
            </w:pPr>
          </w:p>
        </w:tc>
        <w:tc>
          <w:tcPr>
            <w:tcW w:w="2673" w:type="dxa"/>
            <w:vAlign w:val="center"/>
            <w:hideMark/>
          </w:tcPr>
          <w:p w:rsidR="009074C8" w:rsidRPr="009074C8" w:rsidRDefault="009074C8" w:rsidP="000D4493">
            <w:pPr>
              <w:jc w:val="left"/>
              <w:rPr>
                <w:rFonts w:ascii="Arial Narrow" w:hAnsi="Arial Narrow"/>
                <w:sz w:val="20"/>
                <w:szCs w:val="20"/>
                <w:lang w:val="es-PE" w:eastAsia="es-PE"/>
              </w:rPr>
            </w:pPr>
          </w:p>
        </w:tc>
        <w:tc>
          <w:tcPr>
            <w:tcW w:w="1948" w:type="dxa"/>
            <w:vAlign w:val="center"/>
            <w:hideMark/>
          </w:tcPr>
          <w:p w:rsidR="009074C8" w:rsidRPr="009074C8" w:rsidRDefault="009074C8" w:rsidP="000D4493">
            <w:pPr>
              <w:jc w:val="left"/>
              <w:rPr>
                <w:rFonts w:ascii="Arial Narrow" w:hAnsi="Arial Narrow"/>
                <w:sz w:val="20"/>
                <w:szCs w:val="20"/>
                <w:lang w:val="es-PE" w:eastAsia="es-PE"/>
              </w:rPr>
            </w:pPr>
          </w:p>
        </w:tc>
        <w:tc>
          <w:tcPr>
            <w:tcW w:w="1433"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397D56">
        <w:trPr>
          <w:trHeight w:val="259"/>
        </w:trPr>
        <w:tc>
          <w:tcPr>
            <w:tcW w:w="8741"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center"/>
              <w:rPr>
                <w:rFonts w:ascii="Arial Narrow" w:hAnsi="Arial Narrow"/>
                <w:sz w:val="20"/>
                <w:szCs w:val="20"/>
                <w:lang w:val="es-PE" w:eastAsia="es-PE"/>
              </w:rPr>
            </w:pPr>
            <w:r w:rsidRPr="009074C8">
              <w:rPr>
                <w:rFonts w:ascii="Arial Narrow" w:hAnsi="Arial Narrow"/>
                <w:sz w:val="20"/>
                <w:szCs w:val="20"/>
                <w:lang w:val="es-PE" w:eastAsia="es-PE"/>
              </w:rPr>
              <w:t> </w:t>
            </w:r>
          </w:p>
        </w:tc>
      </w:tr>
      <w:tr w:rsidR="009074C8" w:rsidRPr="009074C8" w:rsidTr="00397D56">
        <w:trPr>
          <w:trHeight w:val="210"/>
        </w:trPr>
        <w:tc>
          <w:tcPr>
            <w:tcW w:w="8741"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left"/>
              <w:rPr>
                <w:rFonts w:ascii="Arial Narrow" w:hAnsi="Arial Narrow" w:cs="Arial"/>
                <w:sz w:val="20"/>
                <w:szCs w:val="20"/>
                <w:lang w:val="es-PE" w:eastAsia="es-PE"/>
              </w:rPr>
            </w:pPr>
            <w:r w:rsidRPr="009074C8">
              <w:rPr>
                <w:rFonts w:ascii="Arial Narrow" w:hAnsi="Arial Narrow" w:cs="Arial"/>
                <w:sz w:val="20"/>
                <w:szCs w:val="20"/>
                <w:lang w:val="es-PE" w:eastAsia="es-PE"/>
              </w:rPr>
              <w:t xml:space="preserve">Elaborado por </w:t>
            </w:r>
            <w:r w:rsidRPr="009074C8">
              <w:rPr>
                <w:rFonts w:ascii="Arial Narrow" w:hAnsi="Arial Narrow" w:cs="Arial"/>
                <w:b/>
                <w:bCs/>
                <w:sz w:val="20"/>
                <w:szCs w:val="20"/>
                <w:lang w:val="es-PE" w:eastAsia="es-PE"/>
              </w:rPr>
              <w:t>[</w:t>
            </w:r>
            <w:proofErr w:type="gramStart"/>
            <w:r w:rsidRPr="009074C8">
              <w:rPr>
                <w:rFonts w:ascii="Arial Narrow" w:hAnsi="Arial Narrow" w:cs="Arial"/>
                <w:b/>
                <w:bCs/>
                <w:sz w:val="20"/>
                <w:szCs w:val="20"/>
                <w:lang w:val="es-PE" w:eastAsia="es-PE"/>
              </w:rPr>
              <w:t>...</w:t>
            </w:r>
            <w:r w:rsidRPr="009074C8">
              <w:rPr>
                <w:rFonts w:ascii="Arial Narrow" w:hAnsi="Arial Narrow" w:cs="Arial"/>
                <w:b/>
                <w:bCs/>
                <w:color w:val="C00000"/>
                <w:sz w:val="20"/>
                <w:szCs w:val="20"/>
                <w:lang w:val="es-PE" w:eastAsia="es-PE"/>
              </w:rPr>
              <w:t>(</w:t>
            </w:r>
            <w:proofErr w:type="gramEnd"/>
            <w:r w:rsidRPr="009074C8">
              <w:rPr>
                <w:rFonts w:ascii="Arial Narrow" w:hAnsi="Arial Narrow" w:cs="Arial"/>
                <w:b/>
                <w:bCs/>
                <w:color w:val="C00000"/>
                <w:sz w:val="20"/>
                <w:szCs w:val="20"/>
                <w:lang w:val="es-PE" w:eastAsia="es-PE"/>
              </w:rPr>
              <w:t xml:space="preserve">1) </w:t>
            </w:r>
            <w:proofErr w:type="spellStart"/>
            <w:r w:rsidRPr="009074C8">
              <w:rPr>
                <w:rFonts w:ascii="Arial Narrow" w:hAnsi="Arial Narrow" w:cs="Arial"/>
                <w:b/>
                <w:bCs/>
                <w:color w:val="C00000"/>
                <w:sz w:val="20"/>
                <w:szCs w:val="20"/>
                <w:lang w:val="es-PE" w:eastAsia="es-PE"/>
              </w:rPr>
              <w:t>ó</w:t>
            </w:r>
            <w:proofErr w:type="spellEnd"/>
            <w:r w:rsidRPr="009074C8">
              <w:rPr>
                <w:rFonts w:ascii="Arial Narrow" w:hAnsi="Arial Narrow" w:cs="Arial"/>
                <w:b/>
                <w:bCs/>
                <w:color w:val="C00000"/>
                <w:sz w:val="20"/>
                <w:szCs w:val="20"/>
                <w:lang w:val="es-PE" w:eastAsia="es-PE"/>
              </w:rPr>
              <w:t xml:space="preserve"> (2)</w:t>
            </w:r>
            <w:r w:rsidRPr="009074C8">
              <w:rPr>
                <w:rFonts w:ascii="Arial Narrow" w:hAnsi="Arial Narrow" w:cs="Arial"/>
                <w:b/>
                <w:bCs/>
                <w:sz w:val="20"/>
                <w:szCs w:val="20"/>
                <w:lang w:val="es-PE" w:eastAsia="es-PE"/>
              </w:rPr>
              <w:t>…]</w:t>
            </w:r>
          </w:p>
        </w:tc>
      </w:tr>
      <w:tr w:rsidR="009074C8" w:rsidRPr="009074C8" w:rsidTr="00397D56">
        <w:trPr>
          <w:trHeight w:val="272"/>
        </w:trPr>
        <w:tc>
          <w:tcPr>
            <w:tcW w:w="8741" w:type="dxa"/>
            <w:gridSpan w:val="5"/>
            <w:tcBorders>
              <w:top w:val="nil"/>
              <w:left w:val="single" w:sz="8" w:space="0" w:color="244062"/>
              <w:bottom w:val="single" w:sz="8" w:space="0" w:color="244062"/>
              <w:right w:val="single" w:sz="8" w:space="0" w:color="244062"/>
            </w:tcBorders>
            <w:noWrap/>
            <w:vAlign w:val="center"/>
            <w:hideMark/>
          </w:tcPr>
          <w:p w:rsidR="009074C8" w:rsidRPr="009074C8" w:rsidRDefault="009074C8" w:rsidP="000D4493">
            <w:pPr>
              <w:jc w:val="center"/>
              <w:rPr>
                <w:rFonts w:ascii="Arial Narrow" w:hAnsi="Arial Narrow"/>
                <w:sz w:val="20"/>
                <w:szCs w:val="20"/>
                <w:lang w:val="es-PE" w:eastAsia="es-PE"/>
              </w:rPr>
            </w:pPr>
            <w:r w:rsidRPr="009074C8">
              <w:rPr>
                <w:rFonts w:ascii="Arial Narrow" w:hAnsi="Arial Narrow"/>
                <w:sz w:val="20"/>
                <w:szCs w:val="20"/>
                <w:lang w:val="es-PE" w:eastAsia="es-PE"/>
              </w:rPr>
              <w:t> </w:t>
            </w:r>
          </w:p>
        </w:tc>
      </w:tr>
      <w:tr w:rsidR="009074C8" w:rsidRPr="009074C8" w:rsidTr="00397D56">
        <w:trPr>
          <w:trHeight w:val="86"/>
        </w:trPr>
        <w:tc>
          <w:tcPr>
            <w:tcW w:w="337" w:type="dxa"/>
            <w:noWrap/>
            <w:vAlign w:val="bottom"/>
            <w:hideMark/>
          </w:tcPr>
          <w:p w:rsidR="009074C8" w:rsidRPr="009074C8" w:rsidRDefault="009074C8" w:rsidP="000D4493">
            <w:pPr>
              <w:rPr>
                <w:rFonts w:ascii="Arial Narrow" w:hAnsi="Arial Narrow"/>
                <w:sz w:val="20"/>
                <w:szCs w:val="20"/>
                <w:lang w:val="es-PE" w:eastAsia="es-PE"/>
              </w:rPr>
            </w:pPr>
          </w:p>
        </w:tc>
        <w:tc>
          <w:tcPr>
            <w:tcW w:w="2350" w:type="dxa"/>
            <w:noWrap/>
            <w:vAlign w:val="bottom"/>
            <w:hideMark/>
          </w:tcPr>
          <w:p w:rsidR="009074C8" w:rsidRPr="009074C8" w:rsidRDefault="009074C8" w:rsidP="000D4493">
            <w:pPr>
              <w:jc w:val="left"/>
              <w:rPr>
                <w:rFonts w:ascii="Arial Narrow" w:hAnsi="Arial Narrow"/>
                <w:sz w:val="20"/>
                <w:szCs w:val="20"/>
                <w:lang w:val="es-PE" w:eastAsia="es-PE"/>
              </w:rPr>
            </w:pPr>
          </w:p>
        </w:tc>
        <w:tc>
          <w:tcPr>
            <w:tcW w:w="2673" w:type="dxa"/>
            <w:noWrap/>
            <w:vAlign w:val="bottom"/>
            <w:hideMark/>
          </w:tcPr>
          <w:p w:rsidR="009074C8" w:rsidRPr="009074C8" w:rsidRDefault="009074C8" w:rsidP="000D4493">
            <w:pPr>
              <w:jc w:val="left"/>
              <w:rPr>
                <w:rFonts w:ascii="Arial Narrow" w:hAnsi="Arial Narrow"/>
                <w:sz w:val="20"/>
                <w:szCs w:val="20"/>
                <w:lang w:val="es-PE" w:eastAsia="es-PE"/>
              </w:rPr>
            </w:pPr>
          </w:p>
        </w:tc>
        <w:tc>
          <w:tcPr>
            <w:tcW w:w="1948" w:type="dxa"/>
            <w:noWrap/>
            <w:vAlign w:val="bottom"/>
            <w:hideMark/>
          </w:tcPr>
          <w:p w:rsidR="009074C8" w:rsidRPr="009074C8" w:rsidRDefault="009074C8" w:rsidP="000D4493">
            <w:pPr>
              <w:jc w:val="left"/>
              <w:rPr>
                <w:rFonts w:ascii="Arial Narrow" w:hAnsi="Arial Narrow"/>
                <w:sz w:val="20"/>
                <w:szCs w:val="20"/>
                <w:lang w:val="es-PE" w:eastAsia="es-PE"/>
              </w:rPr>
            </w:pPr>
          </w:p>
        </w:tc>
        <w:tc>
          <w:tcPr>
            <w:tcW w:w="1433" w:type="dxa"/>
            <w:noWrap/>
            <w:vAlign w:val="bottom"/>
            <w:hideMark/>
          </w:tcPr>
          <w:p w:rsidR="009074C8" w:rsidRPr="009074C8" w:rsidRDefault="009074C8" w:rsidP="000D4493">
            <w:pPr>
              <w:jc w:val="left"/>
              <w:rPr>
                <w:rFonts w:ascii="Arial Narrow" w:hAnsi="Arial Narrow"/>
                <w:sz w:val="20"/>
                <w:szCs w:val="20"/>
                <w:lang w:val="es-PE" w:eastAsia="es-PE"/>
              </w:rPr>
            </w:pPr>
          </w:p>
        </w:tc>
      </w:tr>
    </w:tbl>
    <w:p w:rsidR="009074C8" w:rsidRPr="009074C8" w:rsidRDefault="009074C8" w:rsidP="009074C8">
      <w:pPr>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0"/>
        <w:gridCol w:w="6334"/>
      </w:tblGrid>
      <w:tr w:rsidR="009074C8" w:rsidRPr="009074C8" w:rsidTr="00397D56">
        <w:tc>
          <w:tcPr>
            <w:tcW w:w="2410"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6334"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397D56">
        <w:tc>
          <w:tcPr>
            <w:tcW w:w="2410"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w:t>
            </w:r>
            <w:proofErr w:type="spellStart"/>
            <w:r w:rsidRPr="009074C8">
              <w:rPr>
                <w:rFonts w:ascii="Arial Narrow" w:hAnsi="Arial Narrow" w:cs="Arial"/>
                <w:b/>
                <w:color w:val="000000" w:themeColor="text1"/>
                <w:sz w:val="20"/>
                <w:szCs w:val="20"/>
                <w:lang w:val="es-PE"/>
              </w:rPr>
              <w:t>comunicado.fecha_emision</w:t>
            </w:r>
            <w:proofErr w:type="spellEnd"/>
          </w:p>
        </w:tc>
        <w:tc>
          <w:tcPr>
            <w:tcW w:w="6334"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de remisión del correo electrónico al Buzón Sol del Almacén aduanero.</w:t>
            </w:r>
          </w:p>
        </w:tc>
      </w:tr>
      <w:tr w:rsidR="009074C8" w:rsidRPr="009074C8" w:rsidTr="00397D56">
        <w:tc>
          <w:tcPr>
            <w:tcW w:w="2410"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 RUC y Razón Social del Almacén Aduanero…]</w:t>
            </w:r>
          </w:p>
        </w:tc>
        <w:tc>
          <w:tcPr>
            <w:tcW w:w="6334"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 xml:space="preserve">Nro. </w:t>
            </w:r>
            <w:proofErr w:type="gramStart"/>
            <w:r w:rsidRPr="009074C8">
              <w:rPr>
                <w:rFonts w:ascii="Arial Narrow" w:hAnsi="Arial Narrow"/>
                <w:sz w:val="20"/>
                <w:szCs w:val="20"/>
              </w:rPr>
              <w:t>de</w:t>
            </w:r>
            <w:proofErr w:type="gramEnd"/>
            <w:r w:rsidRPr="009074C8">
              <w:rPr>
                <w:rFonts w:ascii="Arial Narrow" w:hAnsi="Arial Narrow"/>
                <w:sz w:val="20"/>
                <w:szCs w:val="20"/>
              </w:rPr>
              <w:t xml:space="preserve"> RUC y nombre y/o descripción de la Razón Social del Almacén Aduanero.</w:t>
            </w:r>
          </w:p>
        </w:tc>
      </w:tr>
      <w:tr w:rsidR="009074C8" w:rsidRPr="009074C8" w:rsidTr="00397D56">
        <w:tc>
          <w:tcPr>
            <w:tcW w:w="2410"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[...fecha...]</w:t>
            </w:r>
          </w:p>
        </w:tc>
        <w:tc>
          <w:tcPr>
            <w:tcW w:w="6334"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en la que se asignó a los funcionarios aduaneros los paquetes con las declaraciones que se atenderán en este almacén aduanero.</w:t>
            </w:r>
          </w:p>
        </w:tc>
      </w:tr>
      <w:tr w:rsidR="009074C8" w:rsidRPr="009074C8" w:rsidTr="00397D56">
        <w:tc>
          <w:tcPr>
            <w:tcW w:w="2410"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proofErr w:type="gramStart"/>
            <w:r w:rsidRPr="009074C8">
              <w:rPr>
                <w:rFonts w:ascii="Arial Narrow" w:hAnsi="Arial Narrow" w:cs="Arial"/>
                <w:b/>
                <w:color w:val="000000" w:themeColor="text1"/>
                <w:sz w:val="20"/>
                <w:szCs w:val="20"/>
                <w:lang w:val="es-PE"/>
              </w:rPr>
              <w:t>[...(</w:t>
            </w:r>
            <w:proofErr w:type="gramEnd"/>
            <w:r w:rsidRPr="009074C8">
              <w:rPr>
                <w:rFonts w:ascii="Arial Narrow" w:hAnsi="Arial Narrow" w:cs="Arial"/>
                <w:b/>
                <w:color w:val="000000" w:themeColor="text1"/>
                <w:sz w:val="20"/>
                <w:szCs w:val="20"/>
                <w:lang w:val="es-PE"/>
              </w:rPr>
              <w:t xml:space="preserve">1) </w:t>
            </w:r>
            <w:proofErr w:type="spellStart"/>
            <w:r w:rsidRPr="009074C8">
              <w:rPr>
                <w:rFonts w:ascii="Arial Narrow" w:hAnsi="Arial Narrow" w:cs="Arial"/>
                <w:b/>
                <w:color w:val="000000" w:themeColor="text1"/>
                <w:sz w:val="20"/>
                <w:szCs w:val="20"/>
                <w:lang w:val="es-PE"/>
              </w:rPr>
              <w:t>ó</w:t>
            </w:r>
            <w:proofErr w:type="spellEnd"/>
            <w:r w:rsidRPr="009074C8">
              <w:rPr>
                <w:rFonts w:ascii="Arial Narrow" w:hAnsi="Arial Narrow" w:cs="Arial"/>
                <w:b/>
                <w:color w:val="000000" w:themeColor="text1"/>
                <w:sz w:val="20"/>
                <w:szCs w:val="20"/>
                <w:lang w:val="es-PE"/>
              </w:rPr>
              <w:t xml:space="preserve"> (2)…]</w:t>
            </w:r>
          </w:p>
        </w:tc>
        <w:tc>
          <w:tcPr>
            <w:tcW w:w="6334"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 xml:space="preserve">(1) División de Importación de la IAMC, cuando se trate de una declaración de la aduana 118 </w:t>
            </w:r>
            <w:r w:rsidRPr="009074C8">
              <w:rPr>
                <w:rFonts w:ascii="Arial Narrow" w:hAnsi="Arial Narrow"/>
                <w:sz w:val="20"/>
                <w:szCs w:val="20"/>
              </w:rPr>
              <w:tab/>
            </w:r>
          </w:p>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(2) Departamento de Técnica Aduanera, cuando se trate de una declaración de la aduana 046; 082; 091; 127; 145; 163</w:t>
            </w:r>
            <w:r w:rsidRPr="009074C8">
              <w:rPr>
                <w:rFonts w:ascii="Arial Narrow" w:hAnsi="Arial Narrow"/>
                <w:sz w:val="20"/>
                <w:szCs w:val="20"/>
              </w:rPr>
              <w:tab/>
            </w:r>
            <w:r w:rsidRPr="009074C8">
              <w:rPr>
                <w:rFonts w:ascii="Arial Narrow" w:hAnsi="Arial Narrow"/>
                <w:sz w:val="20"/>
                <w:szCs w:val="20"/>
              </w:rPr>
              <w:tab/>
            </w:r>
            <w:r w:rsidRPr="009074C8">
              <w:rPr>
                <w:rFonts w:ascii="Arial Narrow" w:hAnsi="Arial Narrow"/>
                <w:sz w:val="20"/>
                <w:szCs w:val="20"/>
              </w:rPr>
              <w:tab/>
            </w:r>
            <w:r w:rsidRPr="009074C8">
              <w:rPr>
                <w:rFonts w:ascii="Arial Narrow" w:hAnsi="Arial Narrow"/>
                <w:sz w:val="20"/>
                <w:szCs w:val="20"/>
              </w:rPr>
              <w:tab/>
            </w:r>
          </w:p>
        </w:tc>
      </w:tr>
    </w:tbl>
    <w:p w:rsidR="009074C8" w:rsidRPr="00CC44CA" w:rsidRDefault="009074C8" w:rsidP="009074C8">
      <w:pPr>
        <w:rPr>
          <w:lang w:val="es-PE"/>
        </w:rPr>
      </w:pPr>
    </w:p>
    <w:p w:rsidR="00854E32" w:rsidRDefault="00854E32" w:rsidP="00854E32">
      <w:pPr>
        <w:pStyle w:val="Ttulo3"/>
      </w:pPr>
      <w:r>
        <w:t xml:space="preserve">Especificación de Criterios de Aceptación </w:t>
      </w:r>
    </w:p>
    <w:p w:rsidR="00C3387C" w:rsidRDefault="00C3387C" w:rsidP="00A045C7">
      <w:pPr>
        <w:rPr>
          <w:lang w:val="es-PE"/>
        </w:rPr>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878"/>
        <w:gridCol w:w="7938"/>
      </w:tblGrid>
      <w:tr w:rsidR="00A045C7" w:rsidRPr="002D68EE" w:rsidTr="00A045C7">
        <w:tc>
          <w:tcPr>
            <w:tcW w:w="540" w:type="dxa"/>
            <w:shd w:val="clear" w:color="auto" w:fill="D9D9D9"/>
            <w:vAlign w:val="bottom"/>
          </w:tcPr>
          <w:p w:rsidR="00A045C7" w:rsidRPr="002D68EE" w:rsidRDefault="00A045C7" w:rsidP="001A2F10">
            <w:pPr>
              <w:pStyle w:val="Piedepgina"/>
              <w:tabs>
                <w:tab w:val="clear" w:pos="4419"/>
                <w:tab w:val="clear" w:pos="8838"/>
              </w:tabs>
              <w:rPr>
                <w:rFonts w:ascii="Arial Narrow" w:hAnsi="Arial Narrow" w:cs="Times New Roman"/>
                <w:szCs w:val="20"/>
                <w:lang w:val="es-ES"/>
              </w:rPr>
            </w:pPr>
            <w:r w:rsidRPr="002D68EE">
              <w:rPr>
                <w:rFonts w:ascii="Arial Narrow" w:hAnsi="Arial Narrow" w:cs="Times New Roman"/>
                <w:szCs w:val="20"/>
                <w:lang w:val="es-ES"/>
              </w:rPr>
              <w:t>Nro.</w:t>
            </w:r>
          </w:p>
        </w:tc>
        <w:tc>
          <w:tcPr>
            <w:tcW w:w="878" w:type="dxa"/>
            <w:shd w:val="clear" w:color="auto" w:fill="D9D9D9"/>
            <w:vAlign w:val="center"/>
          </w:tcPr>
          <w:p w:rsidR="00A045C7" w:rsidRPr="002D68EE" w:rsidRDefault="00A045C7" w:rsidP="001A2F10">
            <w:pPr>
              <w:jc w:val="center"/>
              <w:rPr>
                <w:rFonts w:ascii="Arial Narrow" w:hAnsi="Arial Narrow"/>
                <w:sz w:val="20"/>
                <w:szCs w:val="20"/>
              </w:rPr>
            </w:pPr>
            <w:r w:rsidRPr="002D68EE">
              <w:rPr>
                <w:rFonts w:ascii="Arial Narrow" w:hAnsi="Arial Narrow"/>
                <w:sz w:val="20"/>
                <w:szCs w:val="20"/>
              </w:rPr>
              <w:t>Requisito Funcional</w:t>
            </w:r>
          </w:p>
        </w:tc>
        <w:tc>
          <w:tcPr>
            <w:tcW w:w="7938" w:type="dxa"/>
            <w:shd w:val="clear" w:color="auto" w:fill="D9D9D9"/>
            <w:vAlign w:val="center"/>
          </w:tcPr>
          <w:p w:rsidR="00A045C7" w:rsidRPr="002D68EE" w:rsidRDefault="00A045C7" w:rsidP="001A2F10">
            <w:pPr>
              <w:jc w:val="center"/>
              <w:rPr>
                <w:rFonts w:ascii="Arial Narrow" w:hAnsi="Arial Narrow"/>
                <w:sz w:val="20"/>
                <w:szCs w:val="20"/>
              </w:rPr>
            </w:pPr>
            <w:r w:rsidRPr="002D68EE">
              <w:rPr>
                <w:rFonts w:ascii="Arial Narrow" w:hAnsi="Arial Narrow"/>
                <w:sz w:val="20"/>
                <w:szCs w:val="20"/>
              </w:rPr>
              <w:t>Criterios de Aceptación</w:t>
            </w:r>
          </w:p>
        </w:tc>
      </w:tr>
      <w:tr w:rsidR="000A7716" w:rsidRPr="002D68EE" w:rsidTr="00A045C7">
        <w:tc>
          <w:tcPr>
            <w:tcW w:w="540" w:type="dxa"/>
          </w:tcPr>
          <w:p w:rsidR="000A7716" w:rsidRPr="002D68EE" w:rsidRDefault="000A7716" w:rsidP="001A2F10">
            <w:pPr>
              <w:pStyle w:val="NormalWeb"/>
              <w:spacing w:before="0" w:beforeAutospacing="0" w:after="0" w:afterAutospacing="0"/>
              <w:rPr>
                <w:rFonts w:ascii="Arial Narrow" w:eastAsia="Times New Roman" w:hAnsi="Arial Narrow"/>
              </w:rPr>
            </w:pPr>
            <w:r w:rsidRPr="002D68EE">
              <w:rPr>
                <w:rFonts w:ascii="Arial Narrow" w:eastAsia="Times New Roman" w:hAnsi="Arial Narrow"/>
              </w:rPr>
              <w:t>1</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RF1</w:t>
            </w:r>
          </w:p>
        </w:tc>
        <w:tc>
          <w:tcPr>
            <w:tcW w:w="7938" w:type="dxa"/>
          </w:tcPr>
          <w:p w:rsidR="000A7716" w:rsidRPr="002D68EE" w:rsidRDefault="000A7716"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El usuario intenta agregar un funcionario en un grupo para un rango de fechas en las que ya tiene asignación.</w:t>
            </w:r>
          </w:p>
          <w:p w:rsidR="000A7716" w:rsidRPr="002D68EE" w:rsidRDefault="000A7716" w:rsidP="00E150B5">
            <w:pPr>
              <w:pStyle w:val="NormalWeb"/>
              <w:spacing w:before="0" w:beforeAutospacing="0" w:after="0" w:afterAutospacing="0"/>
              <w:ind w:left="360"/>
              <w:rPr>
                <w:rFonts w:ascii="Arial Narrow" w:hAnsi="Arial Narrow"/>
                <w:b/>
              </w:rPr>
            </w:pPr>
            <w:r w:rsidRPr="002D68EE">
              <w:rPr>
                <w:rFonts w:ascii="Arial Narrow" w:hAnsi="Arial Narrow"/>
                <w:u w:val="single"/>
              </w:rPr>
              <w:lastRenderedPageBreak/>
              <w:t>Respuesta del sistema</w:t>
            </w:r>
            <w:r w:rsidRPr="002D68EE">
              <w:rPr>
                <w:rFonts w:ascii="Arial Narrow" w:hAnsi="Arial Narrow"/>
              </w:rPr>
              <w:t xml:space="preserve">: El sistema muestra el mensaje de error: </w:t>
            </w:r>
            <w:r w:rsidRPr="002D68EE">
              <w:rPr>
                <w:rFonts w:ascii="Arial Narrow" w:hAnsi="Arial Narrow"/>
                <w:b/>
              </w:rPr>
              <w:t>“Funcionario aduanero ya se encuentra registrado con vigencia desde &lt;</w:t>
            </w:r>
            <w:proofErr w:type="spellStart"/>
            <w:r w:rsidRPr="002D68EE">
              <w:rPr>
                <w:rFonts w:ascii="Arial Narrow" w:hAnsi="Arial Narrow"/>
                <w:b/>
              </w:rPr>
              <w:t>Fecha_desde</w:t>
            </w:r>
            <w:proofErr w:type="spellEnd"/>
            <w:r w:rsidRPr="002D68EE">
              <w:rPr>
                <w:rFonts w:ascii="Arial Narrow" w:hAnsi="Arial Narrow"/>
                <w:b/>
              </w:rPr>
              <w:t>&gt; y hasta &lt;</w:t>
            </w:r>
            <w:proofErr w:type="spellStart"/>
            <w:r w:rsidRPr="002D68EE">
              <w:rPr>
                <w:rFonts w:ascii="Arial Narrow" w:hAnsi="Arial Narrow"/>
                <w:b/>
              </w:rPr>
              <w:t>Fecha_hasta</w:t>
            </w:r>
            <w:proofErr w:type="spellEnd"/>
            <w:r w:rsidRPr="002D68EE">
              <w:rPr>
                <w:rFonts w:ascii="Arial Narrow" w:hAnsi="Arial Narrow"/>
                <w:b/>
              </w:rPr>
              <w:t>&gt; verifique”.</w:t>
            </w:r>
          </w:p>
          <w:p w:rsidR="000A7716" w:rsidRPr="002D68EE" w:rsidRDefault="000A7716"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 xml:space="preserve">El usuario intenta agregar un funcionario en un grupo para un rango de fechas en las que </w:t>
            </w:r>
            <w:r w:rsidR="00E94E64">
              <w:rPr>
                <w:rFonts w:ascii="Arial Narrow" w:hAnsi="Arial Narrow"/>
              </w:rPr>
              <w:t>está disponible</w:t>
            </w:r>
            <w:r w:rsidRPr="002D68EE">
              <w:rPr>
                <w:rFonts w:ascii="Arial Narrow" w:hAnsi="Arial Narrow"/>
              </w:rPr>
              <w:t>.</w:t>
            </w:r>
          </w:p>
          <w:p w:rsidR="000A7716" w:rsidRPr="002D68EE" w:rsidRDefault="000A7716" w:rsidP="00E94E64">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sistema muestra el mensaje: </w:t>
            </w:r>
            <w:r w:rsidRPr="002D68EE">
              <w:rPr>
                <w:rFonts w:ascii="Arial Narrow" w:hAnsi="Arial Narrow"/>
                <w:b/>
              </w:rPr>
              <w:t>“</w:t>
            </w:r>
            <w:r w:rsidR="00E94E64" w:rsidRPr="005C403B">
              <w:rPr>
                <w:rFonts w:ascii="Arial Narrow" w:hAnsi="Arial Narrow"/>
                <w:b/>
              </w:rPr>
              <w:t>Grupo de Funcionarios grabado correctamente</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lastRenderedPageBreak/>
              <w:t>2</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RF2</w:t>
            </w:r>
          </w:p>
        </w:tc>
        <w:tc>
          <w:tcPr>
            <w:tcW w:w="7938" w:type="dxa"/>
          </w:tcPr>
          <w:p w:rsidR="00E150B5" w:rsidRPr="002D68EE" w:rsidRDefault="00E150B5"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El usuario in</w:t>
            </w:r>
            <w:r w:rsidR="00546361" w:rsidRPr="002D68EE">
              <w:rPr>
                <w:rFonts w:ascii="Arial Narrow" w:hAnsi="Arial Narrow"/>
              </w:rPr>
              <w:t>gresa los criterios de búsqueda consignando la fecha vigente desde, mayor que la fecha vigente hasta.</w:t>
            </w:r>
          </w:p>
          <w:p w:rsidR="00E150B5" w:rsidRPr="002D68EE" w:rsidRDefault="00E150B5" w:rsidP="00E150B5">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00546361" w:rsidRPr="002D68EE">
              <w:rPr>
                <w:rFonts w:ascii="Arial Narrow" w:hAnsi="Arial Narrow"/>
                <w:b/>
              </w:rPr>
              <w:t>El Campo Vigente Hasta es anterior a Vigente Desde</w:t>
            </w:r>
            <w:r w:rsidRPr="002D68EE">
              <w:rPr>
                <w:rFonts w:ascii="Arial Narrow" w:hAnsi="Arial Narrow"/>
                <w:b/>
              </w:rPr>
              <w:t>”.</w:t>
            </w:r>
          </w:p>
          <w:p w:rsidR="00E150B5" w:rsidRPr="002D68EE" w:rsidRDefault="00546361"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El usuario ingresa los criterios de búsqueda correctamente</w:t>
            </w:r>
            <w:r w:rsidR="00E150B5" w:rsidRPr="002D68EE">
              <w:rPr>
                <w:rFonts w:ascii="Arial Narrow" w:hAnsi="Arial Narrow"/>
              </w:rPr>
              <w:t>.</w:t>
            </w:r>
          </w:p>
          <w:p w:rsidR="000A7716" w:rsidRPr="002D68EE" w:rsidRDefault="00E150B5" w:rsidP="0025573E">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sistema muestra </w:t>
            </w:r>
            <w:r w:rsidR="0025573E" w:rsidRPr="002D68EE">
              <w:rPr>
                <w:rFonts w:ascii="Arial Narrow" w:hAnsi="Arial Narrow"/>
              </w:rPr>
              <w:t>la lista de funcionarios</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3</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RF3</w:t>
            </w:r>
          </w:p>
        </w:tc>
        <w:tc>
          <w:tcPr>
            <w:tcW w:w="7938" w:type="dxa"/>
          </w:tcPr>
          <w:p w:rsidR="000A7716" w:rsidRPr="00D242F8" w:rsidRDefault="00D242F8" w:rsidP="001A2F10">
            <w:pPr>
              <w:rPr>
                <w:rFonts w:ascii="Arial Narrow" w:hAnsi="Arial Narrow" w:cs="Arial"/>
                <w:sz w:val="20"/>
                <w:szCs w:val="20"/>
              </w:rPr>
            </w:pPr>
            <w:r>
              <w:rPr>
                <w:rFonts w:ascii="Arial Narrow" w:hAnsi="Arial Narrow" w:cs="Arial"/>
                <w:sz w:val="20"/>
                <w:szCs w:val="20"/>
              </w:rPr>
              <w:t xml:space="preserve">El usuario ingresa a la opción </w:t>
            </w:r>
            <w:r w:rsidRPr="00D242F8">
              <w:rPr>
                <w:rFonts w:ascii="Arial Narrow" w:hAnsi="Arial Narrow" w:cs="Arial"/>
                <w:b/>
                <w:sz w:val="20"/>
                <w:szCs w:val="20"/>
              </w:rPr>
              <w:t>Parámetros para el sorteo</w:t>
            </w:r>
            <w:r>
              <w:rPr>
                <w:rFonts w:ascii="Arial Narrow" w:hAnsi="Arial Narrow" w:cs="Arial"/>
                <w:sz w:val="20"/>
                <w:szCs w:val="20"/>
              </w:rPr>
              <w:t xml:space="preserve"> y en el combo ánfora visualiza el </w:t>
            </w:r>
            <w:r w:rsidRPr="00D242F8">
              <w:rPr>
                <w:rFonts w:ascii="Arial Narrow" w:hAnsi="Arial Narrow" w:cs="Arial"/>
                <w:b/>
                <w:sz w:val="20"/>
                <w:szCs w:val="20"/>
              </w:rPr>
              <w:t>Ánfora de Canal Rojo EER</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4</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RF4</w:t>
            </w:r>
          </w:p>
        </w:tc>
        <w:tc>
          <w:tcPr>
            <w:tcW w:w="7938" w:type="dxa"/>
          </w:tcPr>
          <w:p w:rsidR="000A7716" w:rsidRPr="002D68EE" w:rsidRDefault="00B510F0" w:rsidP="001A2F10">
            <w:pPr>
              <w:rPr>
                <w:rFonts w:ascii="Arial Narrow" w:hAnsi="Arial Narrow" w:cs="Arial"/>
                <w:sz w:val="20"/>
                <w:szCs w:val="20"/>
              </w:rPr>
            </w:pPr>
            <w:r w:rsidRPr="002D68EE">
              <w:rPr>
                <w:rFonts w:ascii="Arial Narrow" w:hAnsi="Arial Narrow"/>
                <w:sz w:val="20"/>
                <w:szCs w:val="20"/>
              </w:rPr>
              <w:t>El usuario ingresa</w:t>
            </w:r>
            <w:r>
              <w:rPr>
                <w:rFonts w:ascii="Arial Narrow" w:hAnsi="Arial Narrow"/>
                <w:sz w:val="20"/>
                <w:szCs w:val="20"/>
              </w:rPr>
              <w:t xml:space="preserve"> a la opción </w:t>
            </w:r>
            <w:r w:rsidRPr="00FF60D2">
              <w:rPr>
                <w:rFonts w:ascii="Arial Narrow" w:hAnsi="Arial Narrow" w:cs="Arial"/>
                <w:b/>
                <w:sz w:val="20"/>
                <w:szCs w:val="20"/>
              </w:rPr>
              <w:t>Criterios de Carga Laboral</w:t>
            </w:r>
            <w:r>
              <w:rPr>
                <w:rFonts w:ascii="Arial Narrow" w:hAnsi="Arial Narrow" w:cs="Arial"/>
                <w:b/>
                <w:sz w:val="20"/>
                <w:szCs w:val="20"/>
              </w:rPr>
              <w:t xml:space="preserve"> </w:t>
            </w:r>
            <w:r w:rsidRPr="00B510F0">
              <w:rPr>
                <w:rFonts w:ascii="Arial Narrow" w:hAnsi="Arial Narrow" w:cs="Arial"/>
                <w:sz w:val="20"/>
                <w:szCs w:val="20"/>
              </w:rPr>
              <w:t>y se visualizan los criterios correspondientes.</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5</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RF5</w:t>
            </w:r>
          </w:p>
        </w:tc>
        <w:tc>
          <w:tcPr>
            <w:tcW w:w="7938" w:type="dxa"/>
          </w:tcPr>
          <w:p w:rsidR="00E94E64" w:rsidRPr="002D68EE" w:rsidRDefault="00E94E64" w:rsidP="00EF6966">
            <w:pPr>
              <w:pStyle w:val="NormalWeb"/>
              <w:numPr>
                <w:ilvl w:val="0"/>
                <w:numId w:val="41"/>
              </w:numPr>
              <w:spacing w:before="0" w:beforeAutospacing="0" w:after="0" w:afterAutospacing="0"/>
              <w:rPr>
                <w:rFonts w:ascii="Arial Narrow" w:hAnsi="Arial Narrow"/>
              </w:rPr>
            </w:pPr>
            <w:r>
              <w:rPr>
                <w:rFonts w:ascii="Arial Narrow" w:hAnsi="Arial Narrow"/>
              </w:rPr>
              <w:t>El usuario ingresa porcentajes cuya sumatoria no es 100.</w:t>
            </w:r>
            <w:r w:rsidRPr="002D68EE">
              <w:rPr>
                <w:rFonts w:ascii="Arial Narrow" w:hAnsi="Arial Narrow"/>
              </w:rPr>
              <w:t xml:space="preserve"> </w:t>
            </w:r>
          </w:p>
          <w:p w:rsidR="00E94E64" w:rsidRPr="002D68EE" w:rsidRDefault="00E94E64" w:rsidP="00E94E64">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Pr="005C403B">
              <w:rPr>
                <w:rFonts w:ascii="Arial Narrow" w:hAnsi="Arial Narrow"/>
                <w:b/>
              </w:rPr>
              <w:t>Ponderaciones consignadas no suman el 100%, sírvase verificar</w:t>
            </w:r>
            <w:r w:rsidRPr="002D68EE">
              <w:rPr>
                <w:rFonts w:ascii="Arial Narrow" w:hAnsi="Arial Narrow"/>
                <w:b/>
              </w:rPr>
              <w:t>”.</w:t>
            </w:r>
          </w:p>
          <w:p w:rsidR="00E94E64" w:rsidRPr="002D68EE" w:rsidRDefault="00E94E64" w:rsidP="00EF6966">
            <w:pPr>
              <w:pStyle w:val="NormalWeb"/>
              <w:numPr>
                <w:ilvl w:val="0"/>
                <w:numId w:val="41"/>
              </w:numPr>
              <w:spacing w:before="0" w:beforeAutospacing="0" w:after="0" w:afterAutospacing="0"/>
              <w:rPr>
                <w:rFonts w:ascii="Arial Narrow" w:hAnsi="Arial Narrow"/>
              </w:rPr>
            </w:pPr>
            <w:r>
              <w:rPr>
                <w:rFonts w:ascii="Arial Narrow" w:hAnsi="Arial Narrow"/>
              </w:rPr>
              <w:t>El usuario ingresa todos los porcentajes cuya suma es 100</w:t>
            </w:r>
            <w:r w:rsidRPr="002D68EE">
              <w:rPr>
                <w:rFonts w:ascii="Arial Narrow" w:hAnsi="Arial Narrow"/>
              </w:rPr>
              <w:t xml:space="preserve"> </w:t>
            </w:r>
          </w:p>
          <w:p w:rsidR="00E94E64" w:rsidRPr="002D68EE" w:rsidRDefault="00E94E64" w:rsidP="00645028">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sistema </w:t>
            </w:r>
            <w:r>
              <w:rPr>
                <w:rFonts w:ascii="Arial Narrow" w:hAnsi="Arial Narrow"/>
              </w:rPr>
              <w:t>graba los porcentajes y</w:t>
            </w:r>
            <w:r w:rsidR="00645028">
              <w:rPr>
                <w:rFonts w:ascii="Arial Narrow" w:hAnsi="Arial Narrow"/>
              </w:rPr>
              <w:t xml:space="preserve"> </w:t>
            </w:r>
            <w:r>
              <w:rPr>
                <w:rFonts w:ascii="Arial Narrow" w:hAnsi="Arial Narrow"/>
              </w:rPr>
              <w:t>se actualiza la lista.</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6</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RF6</w:t>
            </w:r>
          </w:p>
        </w:tc>
        <w:tc>
          <w:tcPr>
            <w:tcW w:w="7938" w:type="dxa"/>
          </w:tcPr>
          <w:p w:rsidR="00FA7E4F" w:rsidRPr="002D68EE" w:rsidRDefault="00FA7E4F"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 xml:space="preserve">El usuario ingresa los </w:t>
            </w:r>
            <w:r>
              <w:rPr>
                <w:rFonts w:ascii="Arial Narrow" w:hAnsi="Arial Narrow"/>
              </w:rPr>
              <w:t>parámetros del sorteo, colocando fecha de inicio mayor que la fecha de fin</w:t>
            </w:r>
            <w:r w:rsidRPr="002D68EE">
              <w:rPr>
                <w:rFonts w:ascii="Arial Narrow" w:hAnsi="Arial Narrow"/>
              </w:rPr>
              <w:t>.</w:t>
            </w:r>
          </w:p>
          <w:p w:rsidR="00FA7E4F" w:rsidRPr="002D68EE" w:rsidRDefault="00FA7E4F" w:rsidP="00FA7E4F">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Pr="00FA7E4F">
              <w:rPr>
                <w:rFonts w:ascii="Arial Narrow" w:hAnsi="Arial Narrow"/>
                <w:b/>
              </w:rPr>
              <w:t>El término de la vigencia del registro de los parámetros para el sorteo y asignación en Bloque debe ser mayor o igual a la fecha de inicio de vigencia</w:t>
            </w:r>
            <w:r w:rsidRPr="002D68EE">
              <w:rPr>
                <w:rFonts w:ascii="Arial Narrow" w:hAnsi="Arial Narrow"/>
                <w:b/>
              </w:rPr>
              <w:t>”.</w:t>
            </w:r>
          </w:p>
          <w:p w:rsidR="00FA7E4F" w:rsidRPr="002D68EE" w:rsidRDefault="00FA7E4F"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 xml:space="preserve">El usuario ingresa los </w:t>
            </w:r>
            <w:r>
              <w:rPr>
                <w:rFonts w:ascii="Arial Narrow" w:hAnsi="Arial Narrow"/>
              </w:rPr>
              <w:t>parámetros del sorteo</w:t>
            </w:r>
            <w:r w:rsidRPr="002D68EE">
              <w:rPr>
                <w:rFonts w:ascii="Arial Narrow" w:hAnsi="Arial Narrow"/>
              </w:rPr>
              <w:t xml:space="preserve"> correctamente.</w:t>
            </w:r>
          </w:p>
          <w:p w:rsidR="000A7716" w:rsidRPr="002D68EE" w:rsidRDefault="00FA7E4F" w:rsidP="00EA124C">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w:t>
            </w:r>
            <w:r w:rsidR="00EA124C">
              <w:rPr>
                <w:rFonts w:ascii="Arial Narrow" w:hAnsi="Arial Narrow"/>
              </w:rPr>
              <w:t>registra el sorteo</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7</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RF7</w:t>
            </w:r>
          </w:p>
        </w:tc>
        <w:tc>
          <w:tcPr>
            <w:tcW w:w="7938" w:type="dxa"/>
          </w:tcPr>
          <w:p w:rsidR="00A841CB" w:rsidRPr="002D68EE" w:rsidRDefault="00A841CB"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El usuario ingresa</w:t>
            </w:r>
            <w:r w:rsidR="00D9076F">
              <w:rPr>
                <w:rFonts w:ascii="Arial Narrow" w:hAnsi="Arial Narrow"/>
              </w:rPr>
              <w:t xml:space="preserve"> el número de grupo y coloca un número negativo</w:t>
            </w:r>
            <w:r w:rsidRPr="002D68EE">
              <w:rPr>
                <w:rFonts w:ascii="Arial Narrow" w:hAnsi="Arial Narrow"/>
              </w:rPr>
              <w:t>.</w:t>
            </w:r>
          </w:p>
          <w:p w:rsidR="00A841CB" w:rsidRPr="002D68EE" w:rsidRDefault="00A841CB" w:rsidP="00A841CB">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00D9076F">
              <w:rPr>
                <w:rFonts w:ascii="Arial Narrow" w:hAnsi="Arial Narrow"/>
                <w:b/>
              </w:rPr>
              <w:t>El</w:t>
            </w:r>
            <w:r w:rsidR="00D9076F" w:rsidRPr="00D9076F">
              <w:rPr>
                <w:rFonts w:ascii="Arial Narrow" w:hAnsi="Arial Narrow"/>
                <w:b/>
              </w:rPr>
              <w:t xml:space="preserve"> valor ingresado para el Operador [</w:t>
            </w:r>
            <w:proofErr w:type="spellStart"/>
            <w:r w:rsidR="00D9076F" w:rsidRPr="00D9076F">
              <w:rPr>
                <w:rFonts w:ascii="Arial Narrow" w:hAnsi="Arial Narrow"/>
                <w:b/>
              </w:rPr>
              <w:t>Código_Operador</w:t>
            </w:r>
            <w:proofErr w:type="spellEnd"/>
            <w:r w:rsidR="00D9076F" w:rsidRPr="00D9076F">
              <w:rPr>
                <w:rFonts w:ascii="Arial Narrow" w:hAnsi="Arial Narrow"/>
                <w:b/>
              </w:rPr>
              <w:t>], debe ser un entero positivo</w:t>
            </w:r>
            <w:r w:rsidRPr="002D68EE">
              <w:rPr>
                <w:rFonts w:ascii="Arial Narrow" w:hAnsi="Arial Narrow"/>
                <w:b/>
              </w:rPr>
              <w:t>”.</w:t>
            </w:r>
          </w:p>
          <w:p w:rsidR="00A841CB" w:rsidRPr="002D68EE" w:rsidRDefault="00A841CB" w:rsidP="00EF6966">
            <w:pPr>
              <w:pStyle w:val="NormalWeb"/>
              <w:numPr>
                <w:ilvl w:val="0"/>
                <w:numId w:val="41"/>
              </w:numPr>
              <w:spacing w:before="0" w:beforeAutospacing="0" w:after="0" w:afterAutospacing="0"/>
              <w:rPr>
                <w:rFonts w:ascii="Arial Narrow" w:hAnsi="Arial Narrow"/>
              </w:rPr>
            </w:pPr>
            <w:r w:rsidRPr="002D68EE">
              <w:rPr>
                <w:rFonts w:ascii="Arial Narrow" w:hAnsi="Arial Narrow"/>
              </w:rPr>
              <w:t xml:space="preserve">El usuario </w:t>
            </w:r>
            <w:r w:rsidR="00D9076F">
              <w:rPr>
                <w:rFonts w:ascii="Arial Narrow" w:hAnsi="Arial Narrow"/>
              </w:rPr>
              <w:t>registra los datos de los grupos correctamente</w:t>
            </w:r>
            <w:r w:rsidRPr="002D68EE">
              <w:rPr>
                <w:rFonts w:ascii="Arial Narrow" w:hAnsi="Arial Narrow"/>
              </w:rPr>
              <w:t>.</w:t>
            </w:r>
          </w:p>
          <w:p w:rsidR="000A7716" w:rsidRPr="002D68EE" w:rsidRDefault="00A841CB" w:rsidP="00D9076F">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w:t>
            </w:r>
            <w:r>
              <w:rPr>
                <w:rFonts w:ascii="Arial Narrow" w:hAnsi="Arial Narrow"/>
              </w:rPr>
              <w:t xml:space="preserve">registra </w:t>
            </w:r>
            <w:r w:rsidR="00D9076F">
              <w:rPr>
                <w:rFonts w:ascii="Arial Narrow" w:hAnsi="Arial Narrow"/>
              </w:rPr>
              <w:t>los grupos</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8</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RF8</w:t>
            </w:r>
          </w:p>
        </w:tc>
        <w:tc>
          <w:tcPr>
            <w:tcW w:w="7938" w:type="dxa"/>
          </w:tcPr>
          <w:p w:rsidR="00012ED7" w:rsidRPr="00012ED7" w:rsidRDefault="00012ED7"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del sorteo y funcionario y realiza la búsqueda</w:t>
            </w:r>
            <w:r w:rsidRPr="00012ED7">
              <w:rPr>
                <w:rFonts w:ascii="Arial Narrow" w:hAnsi="Arial Narrow"/>
              </w:rPr>
              <w:t>.</w:t>
            </w:r>
          </w:p>
          <w:p w:rsidR="000A7716" w:rsidRDefault="00012ED7" w:rsidP="00012ED7">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w:t>
            </w:r>
            <w:r>
              <w:rPr>
                <w:rFonts w:ascii="Arial Narrow" w:hAnsi="Arial Narrow"/>
              </w:rPr>
              <w:t>Muestra la lista de paquetes existentes</w:t>
            </w:r>
            <w:r w:rsidRPr="002D68EE">
              <w:rPr>
                <w:rFonts w:ascii="Arial Narrow" w:hAnsi="Arial Narrow"/>
                <w:b/>
              </w:rPr>
              <w:t>.</w:t>
            </w:r>
          </w:p>
          <w:p w:rsidR="00012ED7" w:rsidRPr="00012ED7" w:rsidRDefault="00012ED7"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El usuario selecciona el lugar de coordinación</w:t>
            </w:r>
          </w:p>
          <w:p w:rsidR="00012ED7" w:rsidRPr="00012ED7" w:rsidRDefault="00012ED7" w:rsidP="00012ED7">
            <w:pPr>
              <w:pStyle w:val="NormalWeb"/>
              <w:spacing w:before="0" w:beforeAutospacing="0" w:after="0" w:afterAutospacing="0"/>
              <w:ind w:left="360"/>
              <w:rPr>
                <w:rFonts w:ascii="Arial Narrow" w:hAnsi="Arial Narrow"/>
              </w:rPr>
            </w:pPr>
            <w:r>
              <w:rPr>
                <w:rFonts w:ascii="Arial Narrow" w:hAnsi="Arial Narrow"/>
                <w:u w:val="single"/>
              </w:rPr>
              <w:t>Respuesta del sistema:</w:t>
            </w:r>
            <w:r>
              <w:rPr>
                <w:rFonts w:ascii="Arial Narrow" w:hAnsi="Arial Narrow"/>
              </w:rPr>
              <w:t xml:space="preserve"> se graban los datos de lugar de coordinación.</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9</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RF9</w:t>
            </w:r>
          </w:p>
        </w:tc>
        <w:tc>
          <w:tcPr>
            <w:tcW w:w="7938" w:type="dxa"/>
          </w:tcPr>
          <w:p w:rsidR="00D149D2" w:rsidRPr="00012ED7" w:rsidRDefault="00D149D2"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del sorteo pero no hay resultados</w:t>
            </w:r>
            <w:r w:rsidRPr="00012ED7">
              <w:rPr>
                <w:rFonts w:ascii="Arial Narrow" w:hAnsi="Arial Narrow"/>
              </w:rPr>
              <w:t>.</w:t>
            </w:r>
          </w:p>
          <w:p w:rsidR="00D149D2" w:rsidRPr="00D149D2" w:rsidRDefault="00D149D2" w:rsidP="00D149D2">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sidRPr="00D149D2">
              <w:rPr>
                <w:rFonts w:ascii="Arial Narrow" w:hAnsi="Arial Narrow"/>
              </w:rPr>
              <w:t>No se han encontrado resultados.</w:t>
            </w:r>
          </w:p>
          <w:p w:rsidR="00D149D2" w:rsidRPr="00012ED7" w:rsidRDefault="00D149D2"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selecciona </w:t>
            </w:r>
            <w:r>
              <w:rPr>
                <w:rFonts w:ascii="Arial Narrow" w:hAnsi="Arial Narrow"/>
              </w:rPr>
              <w:t>una de las DSEER sin empaquetar y la asigna a uno de los paquetes formados.</w:t>
            </w:r>
          </w:p>
          <w:p w:rsidR="000A7716" w:rsidRPr="002D68EE" w:rsidRDefault="00D149D2" w:rsidP="00D149D2">
            <w:pPr>
              <w:pStyle w:val="NormalWeb"/>
              <w:spacing w:before="0" w:beforeAutospacing="0" w:after="0" w:afterAutospacing="0"/>
              <w:ind w:left="360"/>
              <w:rPr>
                <w:rFonts w:ascii="Arial Narrow" w:hAnsi="Arial Narrow"/>
              </w:rPr>
            </w:pPr>
            <w:r>
              <w:rPr>
                <w:rFonts w:ascii="Arial Narrow" w:hAnsi="Arial Narrow"/>
                <w:u w:val="single"/>
              </w:rPr>
              <w:t>Respuesta del sistema</w:t>
            </w:r>
            <w:r w:rsidRPr="00D149D2">
              <w:rPr>
                <w:rFonts w:ascii="Arial Narrow" w:hAnsi="Arial Narrow"/>
              </w:rPr>
              <w:t xml:space="preserve">: </w:t>
            </w:r>
            <w:r>
              <w:rPr>
                <w:rFonts w:ascii="Arial Narrow" w:hAnsi="Arial Narrow"/>
              </w:rPr>
              <w:t xml:space="preserve">se </w:t>
            </w:r>
            <w:r w:rsidR="00B54ED3">
              <w:rPr>
                <w:rFonts w:ascii="Arial Narrow" w:hAnsi="Arial Narrow"/>
              </w:rPr>
              <w:t>asigna</w:t>
            </w:r>
            <w:r>
              <w:rPr>
                <w:rFonts w:ascii="Arial Narrow" w:hAnsi="Arial Narrow"/>
              </w:rPr>
              <w:t xml:space="preserve"> la DSEER en el paquete seleccionado y se graban los cambios</w:t>
            </w:r>
            <w:r w:rsidRPr="00D149D2">
              <w:rPr>
                <w:rFonts w:ascii="Arial Narrow" w:hAnsi="Arial Narrow"/>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10</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RF10</w:t>
            </w:r>
          </w:p>
        </w:tc>
        <w:tc>
          <w:tcPr>
            <w:tcW w:w="7938" w:type="dxa"/>
          </w:tcPr>
          <w:p w:rsidR="005D4FB1" w:rsidRPr="00012ED7" w:rsidRDefault="005D4FB1"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del sorteo pero no hay resultados</w:t>
            </w:r>
            <w:r w:rsidRPr="00012ED7">
              <w:rPr>
                <w:rFonts w:ascii="Arial Narrow" w:hAnsi="Arial Narrow"/>
              </w:rPr>
              <w:t>.</w:t>
            </w:r>
          </w:p>
          <w:p w:rsidR="005D4FB1" w:rsidRPr="00D149D2" w:rsidRDefault="005D4FB1" w:rsidP="005D4FB1">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sidRPr="00D149D2">
              <w:rPr>
                <w:rFonts w:ascii="Arial Narrow" w:hAnsi="Arial Narrow"/>
              </w:rPr>
              <w:t>No se han encontrado resultados.</w:t>
            </w:r>
          </w:p>
          <w:p w:rsidR="005D4FB1" w:rsidRPr="00012ED7" w:rsidRDefault="005D4FB1"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w:t>
            </w:r>
            <w:r>
              <w:rPr>
                <w:rFonts w:ascii="Arial Narrow" w:hAnsi="Arial Narrow"/>
              </w:rPr>
              <w:t>ingresa los datos de un sorteo con paquetes formados.</w:t>
            </w:r>
          </w:p>
          <w:p w:rsidR="000A7716" w:rsidRPr="002D68EE" w:rsidRDefault="005D4FB1" w:rsidP="005D4FB1">
            <w:pPr>
              <w:pStyle w:val="NormalWeb"/>
              <w:spacing w:before="0" w:beforeAutospacing="0" w:after="0" w:afterAutospacing="0"/>
              <w:ind w:left="360"/>
              <w:rPr>
                <w:rFonts w:ascii="Arial Narrow" w:hAnsi="Arial Narrow"/>
              </w:rPr>
            </w:pPr>
            <w:r w:rsidRPr="005D4FB1">
              <w:rPr>
                <w:rFonts w:ascii="Arial Narrow" w:hAnsi="Arial Narrow"/>
                <w:u w:val="single"/>
              </w:rPr>
              <w:t>Respuesta del sistema</w:t>
            </w:r>
            <w:r w:rsidRPr="00D149D2">
              <w:rPr>
                <w:rFonts w:ascii="Arial Narrow" w:hAnsi="Arial Narrow"/>
              </w:rPr>
              <w:t xml:space="preserve">: </w:t>
            </w:r>
            <w:r>
              <w:rPr>
                <w:rFonts w:ascii="Arial Narrow" w:hAnsi="Arial Narrow"/>
              </w:rPr>
              <w:t>se muestra la lista de paquetes formados</w:t>
            </w:r>
            <w:r w:rsidRPr="00D149D2">
              <w:rPr>
                <w:rFonts w:ascii="Arial Narrow" w:hAnsi="Arial Narrow"/>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11</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RF11</w:t>
            </w:r>
          </w:p>
        </w:tc>
        <w:tc>
          <w:tcPr>
            <w:tcW w:w="7938" w:type="dxa"/>
          </w:tcPr>
          <w:p w:rsidR="00575766" w:rsidRPr="00012ED7" w:rsidRDefault="00575766"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 la DSEER asociada la cual a la fecha de la transmisión tiene Diligencia de despacho</w:t>
            </w:r>
            <w:r w:rsidRPr="00012ED7">
              <w:rPr>
                <w:rFonts w:ascii="Arial Narrow" w:hAnsi="Arial Narrow"/>
              </w:rPr>
              <w:t>.</w:t>
            </w:r>
          </w:p>
          <w:p w:rsidR="00575766" w:rsidRPr="00D149D2" w:rsidRDefault="00575766" w:rsidP="00575766">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Pr>
                <w:rFonts w:ascii="Arial Narrow" w:hAnsi="Arial Narrow"/>
              </w:rPr>
              <w:t xml:space="preserve">se muestra el mensaje </w:t>
            </w:r>
            <w:r w:rsidRPr="00262FE8">
              <w:rPr>
                <w:rFonts w:ascii="Arial Narrow" w:hAnsi="Arial Narrow"/>
                <w:b/>
              </w:rPr>
              <w:t>“Se ha realizado otro proceso posterior a la transmisión de la rectificación, no se puede asignar”</w:t>
            </w:r>
            <w:r w:rsidRPr="00D149D2">
              <w:rPr>
                <w:rFonts w:ascii="Arial Narrow" w:hAnsi="Arial Narrow"/>
              </w:rPr>
              <w:t>.</w:t>
            </w:r>
          </w:p>
          <w:p w:rsidR="00575766" w:rsidRPr="00012ED7" w:rsidRDefault="00575766"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w:t>
            </w:r>
            <w:r>
              <w:rPr>
                <w:rFonts w:ascii="Arial Narrow" w:hAnsi="Arial Narrow"/>
              </w:rPr>
              <w:t xml:space="preserve">ingresa los datos de </w:t>
            </w:r>
            <w:r w:rsidR="005C3523">
              <w:rPr>
                <w:rFonts w:ascii="Arial Narrow" w:hAnsi="Arial Narrow"/>
              </w:rPr>
              <w:t>una DSEER sin procesos asociados a la fecha de transmisión y selecciona el funcionario a asignar.</w:t>
            </w:r>
          </w:p>
          <w:p w:rsidR="000A7716" w:rsidRPr="002D68EE" w:rsidRDefault="00575766" w:rsidP="005C3523">
            <w:pPr>
              <w:pStyle w:val="NormalWeb"/>
              <w:spacing w:before="0" w:beforeAutospacing="0" w:after="0" w:afterAutospacing="0"/>
              <w:ind w:left="360"/>
              <w:rPr>
                <w:rFonts w:ascii="Arial Narrow" w:hAnsi="Arial Narrow"/>
              </w:rPr>
            </w:pPr>
            <w:r w:rsidRPr="005D4FB1">
              <w:rPr>
                <w:rFonts w:ascii="Arial Narrow" w:hAnsi="Arial Narrow"/>
                <w:u w:val="single"/>
              </w:rPr>
              <w:t>Respuesta del sistema</w:t>
            </w:r>
            <w:r w:rsidRPr="00D149D2">
              <w:rPr>
                <w:rFonts w:ascii="Arial Narrow" w:hAnsi="Arial Narrow"/>
              </w:rPr>
              <w:t xml:space="preserve">: </w:t>
            </w:r>
            <w:r w:rsidR="005C3523">
              <w:rPr>
                <w:rFonts w:ascii="Arial Narrow" w:hAnsi="Arial Narrow"/>
              </w:rPr>
              <w:t>se graban los datos de la asignación</w:t>
            </w:r>
            <w:r w:rsidRPr="00D149D2">
              <w:rPr>
                <w:rFonts w:ascii="Arial Narrow" w:hAnsi="Arial Narrow"/>
              </w:rPr>
              <w:t>.</w:t>
            </w:r>
          </w:p>
        </w:tc>
      </w:tr>
      <w:tr w:rsidR="00575766" w:rsidRPr="002D68EE" w:rsidTr="00A045C7">
        <w:tc>
          <w:tcPr>
            <w:tcW w:w="540" w:type="dxa"/>
          </w:tcPr>
          <w:p w:rsidR="00575766" w:rsidRPr="002D68EE" w:rsidRDefault="00575766" w:rsidP="001A2F10">
            <w:pPr>
              <w:rPr>
                <w:rFonts w:ascii="Arial Narrow" w:hAnsi="Arial Narrow" w:cs="Arial"/>
                <w:sz w:val="20"/>
                <w:szCs w:val="20"/>
              </w:rPr>
            </w:pPr>
            <w:r w:rsidRPr="002D68EE">
              <w:rPr>
                <w:rFonts w:ascii="Arial Narrow" w:hAnsi="Arial Narrow" w:cs="Arial"/>
                <w:sz w:val="20"/>
                <w:szCs w:val="20"/>
              </w:rPr>
              <w:t>12</w:t>
            </w:r>
          </w:p>
        </w:tc>
        <w:tc>
          <w:tcPr>
            <w:tcW w:w="878" w:type="dxa"/>
          </w:tcPr>
          <w:p w:rsidR="00575766" w:rsidRPr="002D68EE" w:rsidRDefault="00575766">
            <w:pPr>
              <w:rPr>
                <w:rFonts w:ascii="Arial Narrow" w:hAnsi="Arial Narrow"/>
                <w:sz w:val="20"/>
                <w:szCs w:val="20"/>
              </w:rPr>
            </w:pPr>
            <w:r w:rsidRPr="002D68EE">
              <w:rPr>
                <w:rFonts w:ascii="Arial Narrow" w:hAnsi="Arial Narrow" w:cs="Arial"/>
                <w:sz w:val="20"/>
                <w:szCs w:val="20"/>
              </w:rPr>
              <w:t>RF12</w:t>
            </w:r>
          </w:p>
        </w:tc>
        <w:tc>
          <w:tcPr>
            <w:tcW w:w="7938" w:type="dxa"/>
          </w:tcPr>
          <w:p w:rsidR="00785F88" w:rsidRPr="00012ED7" w:rsidRDefault="00785F88"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 xml:space="preserve">de la DSEER </w:t>
            </w:r>
            <w:r w:rsidR="006E707B">
              <w:rPr>
                <w:rFonts w:ascii="Arial Narrow" w:hAnsi="Arial Narrow"/>
              </w:rPr>
              <w:t>y selecciona un funcionario que no está asignado a despacho.</w:t>
            </w:r>
          </w:p>
          <w:p w:rsidR="00785F88" w:rsidRPr="00D149D2" w:rsidRDefault="00785F88" w:rsidP="00785F88">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Pr>
                <w:rFonts w:ascii="Arial Narrow" w:hAnsi="Arial Narrow"/>
              </w:rPr>
              <w:t xml:space="preserve">se muestra el mensaje </w:t>
            </w:r>
            <w:r w:rsidRPr="00262FE8">
              <w:rPr>
                <w:rFonts w:ascii="Arial Narrow" w:hAnsi="Arial Narrow"/>
                <w:b/>
              </w:rPr>
              <w:t>“</w:t>
            </w:r>
            <w:r w:rsidR="006E707B" w:rsidRPr="006E707B">
              <w:rPr>
                <w:rFonts w:ascii="Arial Narrow" w:hAnsi="Arial Narrow"/>
                <w:b/>
              </w:rPr>
              <w:t>No puede reasignar la solicitud. El funcionario seleccionado no se encuentra asignado a despacho de la DUA</w:t>
            </w:r>
            <w:r w:rsidRPr="00262FE8">
              <w:rPr>
                <w:rFonts w:ascii="Arial Narrow" w:hAnsi="Arial Narrow"/>
                <w:b/>
              </w:rPr>
              <w:t>”</w:t>
            </w:r>
            <w:r w:rsidRPr="00D149D2">
              <w:rPr>
                <w:rFonts w:ascii="Arial Narrow" w:hAnsi="Arial Narrow"/>
              </w:rPr>
              <w:t>.</w:t>
            </w:r>
          </w:p>
          <w:p w:rsidR="00785F88" w:rsidRPr="00012ED7" w:rsidRDefault="00785F88" w:rsidP="00EF6966">
            <w:pPr>
              <w:pStyle w:val="NormalWeb"/>
              <w:numPr>
                <w:ilvl w:val="0"/>
                <w:numId w:val="41"/>
              </w:numPr>
              <w:spacing w:before="0" w:beforeAutospacing="0" w:after="0" w:afterAutospacing="0"/>
              <w:rPr>
                <w:rFonts w:ascii="Arial Narrow" w:hAnsi="Arial Narrow"/>
              </w:rPr>
            </w:pPr>
            <w:r w:rsidRPr="00012ED7">
              <w:rPr>
                <w:rFonts w:ascii="Arial Narrow" w:hAnsi="Arial Narrow"/>
              </w:rPr>
              <w:t xml:space="preserve">El usuario </w:t>
            </w:r>
            <w:r>
              <w:rPr>
                <w:rFonts w:ascii="Arial Narrow" w:hAnsi="Arial Narrow"/>
              </w:rPr>
              <w:t>ingresa los datos de una DSEER y selecciona el funcionario a asignar.</w:t>
            </w:r>
          </w:p>
          <w:p w:rsidR="00575766" w:rsidRPr="002D68EE" w:rsidRDefault="00785F88" w:rsidP="00785F88">
            <w:pPr>
              <w:pStyle w:val="NormalWeb"/>
              <w:spacing w:before="0" w:beforeAutospacing="0" w:after="0" w:afterAutospacing="0"/>
              <w:ind w:left="360"/>
              <w:rPr>
                <w:rFonts w:ascii="Arial Narrow" w:hAnsi="Arial Narrow"/>
              </w:rPr>
            </w:pPr>
            <w:r w:rsidRPr="005D4FB1">
              <w:rPr>
                <w:rFonts w:ascii="Arial Narrow" w:hAnsi="Arial Narrow"/>
                <w:u w:val="single"/>
              </w:rPr>
              <w:t>Respuesta del sistema</w:t>
            </w:r>
            <w:r w:rsidRPr="00D149D2">
              <w:rPr>
                <w:rFonts w:ascii="Arial Narrow" w:hAnsi="Arial Narrow"/>
              </w:rPr>
              <w:t xml:space="preserve">: </w:t>
            </w:r>
            <w:r>
              <w:rPr>
                <w:rFonts w:ascii="Arial Narrow" w:hAnsi="Arial Narrow"/>
              </w:rPr>
              <w:t>se graban los datos de la asignación</w:t>
            </w:r>
            <w:r w:rsidRPr="00D149D2">
              <w:rPr>
                <w:rFonts w:ascii="Arial Narrow" w:hAnsi="Arial Narrow"/>
              </w:rPr>
              <w:t>.</w:t>
            </w:r>
          </w:p>
        </w:tc>
      </w:tr>
    </w:tbl>
    <w:p w:rsidR="00A045C7" w:rsidRDefault="00A045C7" w:rsidP="00245C4A"/>
    <w:p w:rsidR="00526188" w:rsidRDefault="00526188" w:rsidP="00255E0A">
      <w:pPr>
        <w:pStyle w:val="Ttulo2"/>
        <w:jc w:val="left"/>
        <w:rPr>
          <w:lang w:val="es-PE"/>
        </w:rPr>
      </w:pPr>
      <w:bookmarkStart w:id="55" w:name="_Toc476125658"/>
      <w:r>
        <w:rPr>
          <w:lang w:val="es-PE"/>
        </w:rPr>
        <w:lastRenderedPageBreak/>
        <w:t>ESPECIFICACIÓN</w:t>
      </w:r>
      <w:r w:rsidR="00255E0A">
        <w:rPr>
          <w:lang w:val="es-PE"/>
        </w:rPr>
        <w:t xml:space="preserve"> DE LOS</w:t>
      </w:r>
      <w:r>
        <w:rPr>
          <w:lang w:val="es-PE"/>
        </w:rPr>
        <w:t xml:space="preserve"> REQUERIMIENTOS DE </w:t>
      </w:r>
      <w:r w:rsidR="00255E0A">
        <w:rPr>
          <w:lang w:val="es-PE"/>
        </w:rPr>
        <w:t xml:space="preserve">LA </w:t>
      </w:r>
      <w:r>
        <w:rPr>
          <w:lang w:val="es-PE"/>
        </w:rPr>
        <w:t>ARQUITECTURA TECNOL</w:t>
      </w:r>
      <w:r w:rsidR="00255E0A">
        <w:rPr>
          <w:lang w:val="es-PE"/>
        </w:rPr>
        <w:t>Ó</w:t>
      </w:r>
      <w:r>
        <w:rPr>
          <w:lang w:val="es-PE"/>
        </w:rPr>
        <w:t>GICA</w:t>
      </w:r>
      <w:r w:rsidR="00255E0A">
        <w:rPr>
          <w:lang w:val="es-PE"/>
        </w:rPr>
        <w:t>.</w:t>
      </w:r>
      <w:bookmarkEnd w:id="55"/>
    </w:p>
    <w:p w:rsidR="00526188" w:rsidRPr="00255E0A" w:rsidRDefault="00526188" w:rsidP="00526188">
      <w:pPr>
        <w:rPr>
          <w:rFonts w:ascii="Calibri" w:hAnsi="Calibri"/>
          <w:b/>
          <w:color w:val="1F497D"/>
          <w:szCs w:val="22"/>
          <w:lang w:val="es-PE" w:eastAsia="es-PE"/>
        </w:rPr>
      </w:pPr>
    </w:p>
    <w:tbl>
      <w:tblPr>
        <w:tblW w:w="0" w:type="auto"/>
        <w:tblInd w:w="70" w:type="dxa"/>
        <w:tblCellMar>
          <w:left w:w="0" w:type="dxa"/>
          <w:right w:w="0" w:type="dxa"/>
        </w:tblCellMar>
        <w:tblLook w:val="04A0" w:firstRow="1" w:lastRow="0" w:firstColumn="1" w:lastColumn="0" w:noHBand="0" w:noVBand="1"/>
      </w:tblPr>
      <w:tblGrid>
        <w:gridCol w:w="2410"/>
        <w:gridCol w:w="6770"/>
      </w:tblGrid>
      <w:tr w:rsidR="00526188" w:rsidRPr="00255E0A" w:rsidTr="00526188">
        <w:tc>
          <w:tcPr>
            <w:tcW w:w="9180" w:type="dxa"/>
            <w:gridSpan w:val="2"/>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Piedepgina"/>
              <w:rPr>
                <w:rFonts w:ascii="Arial Narrow" w:hAnsi="Arial Narrow"/>
                <w:b/>
                <w:lang w:val="es-ES"/>
              </w:rPr>
            </w:pPr>
            <w:r w:rsidRPr="00255E0A">
              <w:rPr>
                <w:rFonts w:ascii="Arial Narrow" w:hAnsi="Arial Narrow"/>
                <w:b/>
                <w:lang w:val="es-ES"/>
              </w:rPr>
              <w:t>Elementos de la Arquitectura Tecnológica</w:t>
            </w: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Default"/>
              <w:autoSpaceDE/>
              <w:rPr>
                <w:rFonts w:ascii="Arial" w:hAnsi="Arial"/>
                <w:b/>
                <w:bCs/>
                <w:szCs w:val="22"/>
                <w:lang w:val="es-PE"/>
              </w:rPr>
            </w:pPr>
            <w:r w:rsidRPr="00255E0A">
              <w:rPr>
                <w:rFonts w:ascii="Arial" w:hAnsi="Arial"/>
                <w:b/>
                <w:bCs/>
                <w:szCs w:val="22"/>
              </w:rPr>
              <w:t>Plataforma</w:t>
            </w:r>
          </w:p>
          <w:p w:rsidR="00526188" w:rsidRDefault="00526188" w:rsidP="00526188">
            <w:pPr>
              <w:pStyle w:val="Default"/>
              <w:autoSpaceDE/>
              <w:rPr>
                <w:rFonts w:ascii="Arial Narrow" w:hAnsi="Arial Narrow"/>
              </w:rPr>
            </w:pPr>
            <w:r>
              <w:rPr>
                <w:rFonts w:ascii="Arial Narrow" w:hAnsi="Arial Narrow"/>
              </w:rPr>
              <w:t xml:space="preserve">Base de datos, middleware, sistemas operativos, </w:t>
            </w:r>
            <w:proofErr w:type="spellStart"/>
            <w:r>
              <w:rPr>
                <w:rFonts w:ascii="Arial Narrow" w:hAnsi="Arial Narrow"/>
              </w:rPr>
              <w:t>runtime</w:t>
            </w:r>
            <w:proofErr w:type="spellEnd"/>
            <w:r>
              <w:rPr>
                <w:rFonts w:ascii="Arial Narrow" w:hAnsi="Arial Narrow"/>
              </w:rPr>
              <w:t>,  servidores de aplicación, software base,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Default="0036486B" w:rsidP="0036486B">
            <w:pPr>
              <w:pStyle w:val="NormalWeb"/>
              <w:spacing w:before="0" w:beforeAutospacing="0" w:after="0" w:afterAutospacing="0"/>
            </w:pPr>
            <w:r w:rsidRPr="00D92884">
              <w:t>Base de datos : Oracle 11g</w:t>
            </w:r>
          </w:p>
          <w:p w:rsidR="0036486B" w:rsidRDefault="0036486B" w:rsidP="0036486B">
            <w:pPr>
              <w:pStyle w:val="NormalWeb"/>
              <w:spacing w:before="0" w:beforeAutospacing="0" w:after="0" w:afterAutospacing="0"/>
            </w:pPr>
            <w:r w:rsidRPr="00D92884">
              <w:t xml:space="preserve">Servidor Web : </w:t>
            </w:r>
            <w:proofErr w:type="spellStart"/>
            <w:r w:rsidRPr="00D92884">
              <w:t>IPlanet</w:t>
            </w:r>
            <w:proofErr w:type="spellEnd"/>
          </w:p>
          <w:p w:rsidR="0036486B" w:rsidRDefault="0036486B" w:rsidP="0036486B">
            <w:pPr>
              <w:pStyle w:val="NormalWeb"/>
              <w:spacing w:before="0" w:beforeAutospacing="0" w:after="0" w:afterAutospacing="0"/>
            </w:pPr>
            <w:r w:rsidRPr="00D92884">
              <w:t xml:space="preserve">Servidor de aplicaciones: Web </w:t>
            </w:r>
            <w:proofErr w:type="spellStart"/>
            <w:r w:rsidRPr="00D92884">
              <w:t>Logic</w:t>
            </w:r>
            <w:proofErr w:type="spellEnd"/>
            <w:r w:rsidRPr="00D92884">
              <w:t xml:space="preserve"> 10.3.4</w:t>
            </w:r>
          </w:p>
          <w:p w:rsidR="0036486B" w:rsidRDefault="0036486B" w:rsidP="0036486B">
            <w:pPr>
              <w:pStyle w:val="NormalWeb"/>
              <w:spacing w:before="0" w:beforeAutospacing="0" w:after="0" w:afterAutospacing="0"/>
            </w:pPr>
            <w:r w:rsidRPr="00D92884">
              <w:t>Estaciones de trabajo: Windows XP o Vista, Internet Explorer 8.0</w:t>
            </w:r>
          </w:p>
          <w:p w:rsidR="00526188" w:rsidRDefault="00526188" w:rsidP="00526188">
            <w:pPr>
              <w:pStyle w:val="NormalWeb"/>
              <w:spacing w:before="0" w:beforeAutospacing="0" w:after="0" w:afterAutospacing="0"/>
            </w:pP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rPr>
                <w:rFonts w:cs="Arial"/>
                <w:b/>
                <w:bCs/>
                <w:sz w:val="20"/>
              </w:rPr>
            </w:pPr>
            <w:r w:rsidRPr="00255E0A">
              <w:rPr>
                <w:b/>
                <w:bCs/>
                <w:sz w:val="20"/>
              </w:rPr>
              <w:t>Infraestructura</w:t>
            </w:r>
          </w:p>
          <w:p w:rsidR="00526188" w:rsidRDefault="00526188" w:rsidP="00526188">
            <w:pPr>
              <w:rPr>
                <w:rFonts w:ascii="Arial Narrow" w:hAnsi="Arial Narrow" w:cs="Calibri"/>
                <w:sz w:val="20"/>
                <w:szCs w:val="20"/>
              </w:rPr>
            </w:pPr>
            <w:r>
              <w:rPr>
                <w:rFonts w:ascii="Arial Narrow" w:hAnsi="Arial Narrow"/>
                <w:sz w:val="20"/>
                <w:szCs w:val="20"/>
              </w:rPr>
              <w:t>Virtualización, Servidores (Hardware), Telecomunicaciones, Seguridad, Almacenamiento,  Hardware varios,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Pr="0036486B" w:rsidRDefault="0036486B" w:rsidP="0036486B">
            <w:pPr>
              <w:rPr>
                <w:rFonts w:cs="Arial"/>
                <w:sz w:val="20"/>
                <w:szCs w:val="20"/>
              </w:rPr>
            </w:pPr>
            <w:r w:rsidRPr="0036486B">
              <w:rPr>
                <w:rFonts w:cs="Arial"/>
                <w:sz w:val="20"/>
                <w:szCs w:val="20"/>
              </w:rPr>
              <w:t>Servicio : Servicio de Internet</w:t>
            </w:r>
          </w:p>
          <w:p w:rsidR="0036486B" w:rsidRPr="0036486B" w:rsidRDefault="0036486B" w:rsidP="0036486B">
            <w:pPr>
              <w:rPr>
                <w:rFonts w:cs="Arial"/>
                <w:sz w:val="20"/>
                <w:szCs w:val="20"/>
              </w:rPr>
            </w:pPr>
            <w:r w:rsidRPr="0036486B">
              <w:rPr>
                <w:rFonts w:cs="Arial"/>
                <w:sz w:val="20"/>
                <w:szCs w:val="20"/>
              </w:rPr>
              <w:t>Enlace de Datos : Línea de comunicación entre el proveedor del Servicio de Internet y SUNAT</w:t>
            </w:r>
          </w:p>
          <w:p w:rsidR="0036486B" w:rsidRPr="0036486B" w:rsidRDefault="0036486B" w:rsidP="0036486B">
            <w:pPr>
              <w:rPr>
                <w:rFonts w:cs="Arial"/>
                <w:sz w:val="20"/>
                <w:szCs w:val="20"/>
              </w:rPr>
            </w:pPr>
            <w:r w:rsidRPr="0036486B">
              <w:rPr>
                <w:rFonts w:cs="Arial"/>
                <w:sz w:val="20"/>
                <w:szCs w:val="20"/>
              </w:rPr>
              <w:t>Seguridad de la Red: Acceso vía usuario y clave electrónica.</w:t>
            </w:r>
          </w:p>
          <w:p w:rsidR="00526188" w:rsidRDefault="0036486B" w:rsidP="0036486B">
            <w:pPr>
              <w:rPr>
                <w:rFonts w:cs="Arial"/>
                <w:sz w:val="20"/>
                <w:szCs w:val="20"/>
              </w:rPr>
            </w:pPr>
            <w:r w:rsidRPr="0036486B">
              <w:rPr>
                <w:rFonts w:cs="Arial"/>
                <w:sz w:val="20"/>
                <w:szCs w:val="20"/>
              </w:rPr>
              <w:t xml:space="preserve">Protocolos: TCP/IP, http y SOAP (web </w:t>
            </w:r>
            <w:proofErr w:type="spellStart"/>
            <w:r w:rsidRPr="0036486B">
              <w:rPr>
                <w:rFonts w:cs="Arial"/>
                <w:sz w:val="20"/>
                <w:szCs w:val="20"/>
              </w:rPr>
              <w:t>services</w:t>
            </w:r>
            <w:proofErr w:type="spellEnd"/>
            <w:r w:rsidRPr="0036486B">
              <w:rPr>
                <w:rFonts w:cs="Arial"/>
                <w:sz w:val="20"/>
                <w:szCs w:val="20"/>
              </w:rPr>
              <w:t>)</w:t>
            </w:r>
          </w:p>
          <w:p w:rsidR="00526188" w:rsidRDefault="00526188" w:rsidP="00526188">
            <w:pPr>
              <w:rPr>
                <w:rFonts w:cs="Arial"/>
                <w:sz w:val="20"/>
                <w:szCs w:val="20"/>
              </w:rPr>
            </w:pPr>
          </w:p>
        </w:tc>
      </w:tr>
    </w:tbl>
    <w:p w:rsidR="00D93D6F" w:rsidRDefault="00D93D6F" w:rsidP="00CE2D13">
      <w:pPr>
        <w:pStyle w:val="Ttulo2"/>
        <w:numPr>
          <w:ilvl w:val="0"/>
          <w:numId w:val="0"/>
        </w:numPr>
        <w:rPr>
          <w:lang w:val="es-PE"/>
        </w:rPr>
      </w:pPr>
    </w:p>
    <w:p w:rsidR="00433D6D" w:rsidRDefault="00433D6D">
      <w:pPr>
        <w:jc w:val="left"/>
        <w:rPr>
          <w:rFonts w:eastAsia="Arial Unicode MS" w:cs="Arial"/>
          <w:b/>
          <w:bCs/>
          <w:kern w:val="22"/>
          <w:sz w:val="26"/>
          <w:szCs w:val="28"/>
          <w:lang w:val="es-PE"/>
        </w:rPr>
      </w:pPr>
      <w:r>
        <w:rPr>
          <w:lang w:val="es-PE"/>
        </w:rPr>
        <w:br w:type="page"/>
      </w:r>
    </w:p>
    <w:p w:rsidR="005F24F9" w:rsidRDefault="005F24F9" w:rsidP="005F24F9">
      <w:pPr>
        <w:pStyle w:val="Ttulo1"/>
      </w:pPr>
      <w:bookmarkStart w:id="56" w:name="_Toc476125660"/>
    </w:p>
    <w:p w:rsidR="00433D6D" w:rsidRDefault="00433D6D" w:rsidP="00626B50">
      <w:pPr>
        <w:pStyle w:val="Ttulo2"/>
        <w:ind w:left="567" w:hanging="567"/>
      </w:pPr>
      <w:r>
        <w:t>DISEÑO DEL MODELO CONCEPTUAL</w:t>
      </w:r>
      <w:bookmarkEnd w:id="56"/>
    </w:p>
    <w:p w:rsidR="00AE30AE" w:rsidRDefault="00AE30AE" w:rsidP="00433D6D">
      <w:pPr>
        <w:ind w:left="567"/>
      </w:pPr>
    </w:p>
    <w:p w:rsidR="00990A72" w:rsidRDefault="00990A72" w:rsidP="00433D6D">
      <w:pPr>
        <w:ind w:left="567"/>
      </w:pPr>
    </w:p>
    <w:p w:rsidR="00990A72" w:rsidRDefault="00990A72" w:rsidP="00433D6D">
      <w:pPr>
        <w:ind w:left="567"/>
      </w:pPr>
    </w:p>
    <w:p w:rsidR="00433D6D" w:rsidRDefault="00433D6D" w:rsidP="00626B50">
      <w:pPr>
        <w:pStyle w:val="Ttulo2"/>
        <w:ind w:left="567" w:hanging="567"/>
      </w:pPr>
      <w:bookmarkStart w:id="57" w:name="_Toc52788315"/>
      <w:bookmarkStart w:id="58" w:name="_Toc101687593"/>
      <w:bookmarkStart w:id="59" w:name="_Toc476125661"/>
      <w:r>
        <w:t xml:space="preserve">DISEÑO </w:t>
      </w:r>
      <w:bookmarkEnd w:id="57"/>
      <w:bookmarkEnd w:id="58"/>
      <w:r>
        <w:t>DE LA ARQUITECTURA DEL SISTEMA DE INFORMACIÓN</w:t>
      </w:r>
      <w:bookmarkEnd w:id="59"/>
    </w:p>
    <w:p w:rsidR="00433D6D" w:rsidRDefault="00433D6D" w:rsidP="00433D6D">
      <w:pPr>
        <w:pStyle w:val="Ttulo2"/>
        <w:numPr>
          <w:ilvl w:val="0"/>
          <w:numId w:val="0"/>
        </w:numPr>
      </w:pPr>
    </w:p>
    <w:p w:rsidR="00433D6D" w:rsidRDefault="00433D6D" w:rsidP="00626B50">
      <w:pPr>
        <w:pStyle w:val="Ttulo3"/>
      </w:pPr>
      <w:r>
        <w:t>ARQUITECTURA DE DATOS</w:t>
      </w:r>
    </w:p>
    <w:p w:rsidR="00433D6D" w:rsidRDefault="00433D6D" w:rsidP="00433D6D">
      <w:pPr>
        <w:pStyle w:val="Ttulo2"/>
        <w:numPr>
          <w:ilvl w:val="0"/>
          <w:numId w:val="0"/>
        </w:numPr>
      </w:pPr>
    </w:p>
    <w:p w:rsidR="00433D6D" w:rsidRPr="009B0913" w:rsidRDefault="00433D6D" w:rsidP="00CD45E3">
      <w:pPr>
        <w:pStyle w:val="Ttulo4"/>
        <w:rPr>
          <w:shd w:val="clear" w:color="auto" w:fill="FFFFFF"/>
        </w:rPr>
      </w:pPr>
      <w:bookmarkStart w:id="60" w:name="_Toc101687594"/>
      <w:r w:rsidRPr="001A535E">
        <w:t>Diagrama</w:t>
      </w:r>
      <w:r>
        <w:rPr>
          <w:shd w:val="clear" w:color="auto" w:fill="FFFFFF"/>
        </w:rPr>
        <w:t xml:space="preserve"> de Clases</w:t>
      </w:r>
      <w:bookmarkEnd w:id="60"/>
      <w:r>
        <w:rPr>
          <w:shd w:val="clear" w:color="auto" w:fill="FFFFFF"/>
        </w:rPr>
        <w:t xml:space="preserve"> (O.O) o modelo conceptual de datos (estructurado)</w:t>
      </w:r>
    </w:p>
    <w:p w:rsidR="00433D6D" w:rsidRDefault="00433D6D" w:rsidP="00433D6D">
      <w:pPr>
        <w:ind w:left="426"/>
        <w:rPr>
          <w:color w:val="339966"/>
          <w:sz w:val="20"/>
        </w:rPr>
      </w:pPr>
      <w:bookmarkStart w:id="61" w:name="OLE_LINK1"/>
      <w:r>
        <w:rPr>
          <w:color w:val="339966"/>
          <w:sz w:val="20"/>
        </w:rPr>
        <w:t>.</w:t>
      </w:r>
    </w:p>
    <w:p w:rsidR="00433D6D" w:rsidRDefault="00433D6D" w:rsidP="007F486C">
      <w:pPr>
        <w:pStyle w:val="Ttulo4"/>
        <w:numPr>
          <w:ilvl w:val="0"/>
          <w:numId w:val="0"/>
        </w:numPr>
        <w:ind w:left="864"/>
        <w:rPr>
          <w:b w:val="0"/>
        </w:rPr>
      </w:pPr>
      <w:r w:rsidRPr="001121B3">
        <w:rPr>
          <w:b w:val="0"/>
        </w:rPr>
        <w:t>Ruta: (grafico) &lt;&lt;\\</w:t>
      </w:r>
      <w:proofErr w:type="spellStart"/>
      <w:r w:rsidRPr="001121B3">
        <w:rPr>
          <w:b w:val="0"/>
        </w:rPr>
        <w:t>direccion</w:t>
      </w:r>
      <w:proofErr w:type="spellEnd"/>
      <w:r w:rsidRPr="001121B3">
        <w:rPr>
          <w:b w:val="0"/>
        </w:rPr>
        <w:t xml:space="preserve"> del diagrama de clases en power designer &gt;&gt;</w:t>
      </w:r>
    </w:p>
    <w:p w:rsidR="005E60B7" w:rsidRDefault="005E60B7" w:rsidP="0067793C"/>
    <w:p w:rsidR="0067793C" w:rsidRPr="005E60B7" w:rsidRDefault="005E60B7" w:rsidP="005E60B7">
      <w:pPr>
        <w:pStyle w:val="Ttulo4"/>
        <w:numPr>
          <w:ilvl w:val="0"/>
          <w:numId w:val="0"/>
        </w:numPr>
        <w:ind w:left="864"/>
        <w:rPr>
          <w:b w:val="0"/>
        </w:rPr>
      </w:pPr>
      <w:r w:rsidRPr="005E60B7">
        <w:rPr>
          <w:b w:val="0"/>
        </w:rPr>
        <w:t>Clases entidad</w:t>
      </w:r>
    </w:p>
    <w:p w:rsidR="007F486C" w:rsidRDefault="007F486C" w:rsidP="007F486C"/>
    <w:p w:rsidR="00433D6D" w:rsidRPr="001121B3" w:rsidRDefault="00433D6D" w:rsidP="00365AE4">
      <w:pPr>
        <w:pStyle w:val="Ttulo4"/>
        <w:numPr>
          <w:ilvl w:val="0"/>
          <w:numId w:val="0"/>
        </w:numPr>
        <w:ind w:left="864"/>
        <w:rPr>
          <w:b w:val="0"/>
        </w:rPr>
      </w:pPr>
      <w:r w:rsidRPr="001121B3">
        <w:rPr>
          <w:b w:val="0"/>
        </w:rPr>
        <w:t>Ruta: (grafico) &lt;&lt;\\</w:t>
      </w:r>
      <w:proofErr w:type="spellStart"/>
      <w:r w:rsidRPr="001121B3">
        <w:rPr>
          <w:b w:val="0"/>
        </w:rPr>
        <w:t>direccion</w:t>
      </w:r>
      <w:proofErr w:type="spellEnd"/>
      <w:r w:rsidRPr="001121B3">
        <w:rPr>
          <w:b w:val="0"/>
        </w:rPr>
        <w:t xml:space="preserve"> del diagrama entidad relación en power designer&gt;&gt; (estructurado)</w:t>
      </w:r>
    </w:p>
    <w:p w:rsidR="00433D6D" w:rsidRDefault="00433D6D" w:rsidP="00433D6D">
      <w:pPr>
        <w:ind w:firstLine="426"/>
        <w:rPr>
          <w:color w:val="339966"/>
          <w:sz w:val="20"/>
        </w:rPr>
      </w:pPr>
    </w:p>
    <w:p w:rsidR="00433D6D" w:rsidRPr="009B0913" w:rsidRDefault="00433D6D" w:rsidP="00CD45E3">
      <w:pPr>
        <w:pStyle w:val="Ttulo4"/>
        <w:rPr>
          <w:color w:val="333333"/>
          <w:sz w:val="21"/>
          <w:szCs w:val="21"/>
          <w:shd w:val="clear" w:color="auto" w:fill="FFFFFF"/>
        </w:rPr>
      </w:pPr>
      <w:r w:rsidRPr="009B0913">
        <w:rPr>
          <w:color w:val="333333"/>
          <w:sz w:val="21"/>
          <w:szCs w:val="21"/>
          <w:shd w:val="clear" w:color="auto" w:fill="FFFFFF"/>
        </w:rPr>
        <w:t>Di</w:t>
      </w:r>
      <w:r>
        <w:rPr>
          <w:color w:val="333333"/>
          <w:sz w:val="21"/>
          <w:szCs w:val="21"/>
          <w:shd w:val="clear" w:color="auto" w:fill="FFFFFF"/>
        </w:rPr>
        <w:t>agrama de transición de estados</w:t>
      </w:r>
    </w:p>
    <w:p w:rsidR="001121B3" w:rsidRDefault="001121B3" w:rsidP="00365AE4">
      <w:pPr>
        <w:pStyle w:val="Ttulo4"/>
        <w:numPr>
          <w:ilvl w:val="0"/>
          <w:numId w:val="0"/>
        </w:numPr>
        <w:ind w:left="864"/>
        <w:rPr>
          <w:b w:val="0"/>
        </w:rPr>
      </w:pPr>
    </w:p>
    <w:p w:rsidR="00433D6D" w:rsidRPr="001121B3" w:rsidRDefault="00433D6D" w:rsidP="00365AE4">
      <w:pPr>
        <w:pStyle w:val="Ttulo4"/>
        <w:numPr>
          <w:ilvl w:val="0"/>
          <w:numId w:val="0"/>
        </w:numPr>
        <w:ind w:left="864"/>
        <w:rPr>
          <w:b w:val="0"/>
        </w:rPr>
      </w:pPr>
      <w:r w:rsidRPr="001121B3">
        <w:rPr>
          <w:b w:val="0"/>
        </w:rPr>
        <w:t>(</w:t>
      </w:r>
      <w:proofErr w:type="gramStart"/>
      <w:r w:rsidRPr="001121B3">
        <w:rPr>
          <w:b w:val="0"/>
        </w:rPr>
        <w:t>clases</w:t>
      </w:r>
      <w:proofErr w:type="gramEnd"/>
      <w:r w:rsidRPr="001121B3">
        <w:rPr>
          <w:b w:val="0"/>
        </w:rPr>
        <w:t xml:space="preserve"> del tipo entidad que perduran en el tiempo) &lt;&lt;\\</w:t>
      </w:r>
      <w:proofErr w:type="spellStart"/>
      <w:r w:rsidRPr="001121B3">
        <w:rPr>
          <w:b w:val="0"/>
        </w:rPr>
        <w:t>direccion</w:t>
      </w:r>
      <w:proofErr w:type="spellEnd"/>
      <w:r w:rsidRPr="001121B3">
        <w:rPr>
          <w:b w:val="0"/>
        </w:rPr>
        <w:t xml:space="preserve"> del modelo de clases en power designer&gt;&gt;</w:t>
      </w:r>
    </w:p>
    <w:p w:rsidR="006F2F5F" w:rsidRPr="00B630C2" w:rsidRDefault="006F2F5F" w:rsidP="00433D6D">
      <w:pPr>
        <w:ind w:left="1418"/>
      </w:pPr>
    </w:p>
    <w:bookmarkEnd w:id="61"/>
    <w:p w:rsidR="006F2F5F" w:rsidRDefault="006F2F5F" w:rsidP="006F2F5F">
      <w:pPr>
        <w:ind w:left="1418"/>
      </w:pPr>
      <w:r w:rsidRPr="00EE7251">
        <w:rPr>
          <w:b/>
          <w:color w:val="FF0000"/>
        </w:rPr>
        <w:t>NO APLICA.</w:t>
      </w:r>
    </w:p>
    <w:p w:rsidR="00433D6D" w:rsidRDefault="00433D6D" w:rsidP="00433D6D"/>
    <w:p w:rsidR="00433D6D" w:rsidRPr="009B0913" w:rsidRDefault="00433D6D" w:rsidP="00CD45E3">
      <w:pPr>
        <w:pStyle w:val="Ttulo4"/>
        <w:rPr>
          <w:color w:val="333333"/>
          <w:sz w:val="21"/>
          <w:szCs w:val="21"/>
          <w:shd w:val="clear" w:color="auto" w:fill="FFFFFF"/>
        </w:rPr>
      </w:pPr>
      <w:r w:rsidRPr="009B0913">
        <w:rPr>
          <w:color w:val="333333"/>
          <w:sz w:val="21"/>
          <w:szCs w:val="21"/>
          <w:shd w:val="clear" w:color="auto" w:fill="FFFFFF"/>
        </w:rPr>
        <w:t xml:space="preserve">Diseño del </w:t>
      </w:r>
      <w:r>
        <w:rPr>
          <w:color w:val="333333"/>
          <w:sz w:val="21"/>
          <w:szCs w:val="21"/>
          <w:shd w:val="clear" w:color="auto" w:fill="FFFFFF"/>
        </w:rPr>
        <w:t xml:space="preserve">Modelo Físico de Datos </w:t>
      </w:r>
    </w:p>
    <w:p w:rsidR="00433D6D" w:rsidRDefault="00433D6D" w:rsidP="00433D6D">
      <w:pPr>
        <w:ind w:firstLine="426"/>
        <w:rPr>
          <w:color w:val="339966"/>
          <w:sz w:val="20"/>
        </w:rPr>
      </w:pPr>
    </w:p>
    <w:p w:rsidR="00433D6D" w:rsidRPr="001121B3" w:rsidRDefault="00433D6D" w:rsidP="00365AE4">
      <w:pPr>
        <w:pStyle w:val="Ttulo4"/>
        <w:numPr>
          <w:ilvl w:val="0"/>
          <w:numId w:val="0"/>
        </w:numPr>
        <w:ind w:left="864"/>
        <w:rPr>
          <w:b w:val="0"/>
        </w:rPr>
      </w:pPr>
      <w:r w:rsidRPr="001121B3">
        <w:rPr>
          <w:b w:val="0"/>
        </w:rPr>
        <w:t>Ruta: (grafico) &lt;&lt;\\</w:t>
      </w:r>
      <w:proofErr w:type="spellStart"/>
      <w:r w:rsidRPr="001121B3">
        <w:rPr>
          <w:b w:val="0"/>
        </w:rPr>
        <w:t>direccion</w:t>
      </w:r>
      <w:proofErr w:type="spellEnd"/>
      <w:r w:rsidRPr="001121B3">
        <w:rPr>
          <w:b w:val="0"/>
        </w:rPr>
        <w:t xml:space="preserve"> del diagrama del modelo físico de datos en power designer &gt;&gt;</w:t>
      </w:r>
    </w:p>
    <w:p w:rsidR="00433D6D" w:rsidRDefault="00433D6D" w:rsidP="00433D6D"/>
    <w:p w:rsidR="00433D6D" w:rsidRDefault="002902C4" w:rsidP="002902C4">
      <w:pPr>
        <w:ind w:left="708" w:firstLine="708"/>
        <w:rPr>
          <w:b/>
          <w:color w:val="FF0000"/>
        </w:rPr>
      </w:pPr>
      <w:r w:rsidRPr="00EE7251">
        <w:rPr>
          <w:b/>
          <w:color w:val="FF0000"/>
        </w:rPr>
        <w:t>NO APLICA.</w:t>
      </w:r>
    </w:p>
    <w:p w:rsidR="002902C4" w:rsidRDefault="002902C4" w:rsidP="002902C4">
      <w:pPr>
        <w:ind w:left="708" w:firstLine="708"/>
      </w:pPr>
    </w:p>
    <w:p w:rsidR="00433D6D" w:rsidRDefault="00433D6D" w:rsidP="00CD45E3">
      <w:pPr>
        <w:pStyle w:val="Ttulo4"/>
        <w:rPr>
          <w:color w:val="333333"/>
          <w:sz w:val="21"/>
          <w:szCs w:val="21"/>
          <w:shd w:val="clear" w:color="auto" w:fill="FFFFFF"/>
        </w:rPr>
      </w:pPr>
      <w:r>
        <w:rPr>
          <w:color w:val="333333"/>
          <w:sz w:val="21"/>
          <w:szCs w:val="21"/>
          <w:shd w:val="clear" w:color="auto" w:fill="FFFFFF"/>
        </w:rPr>
        <w:t>Estimación de volúmenes de datos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p w:rsidR="00433D6D" w:rsidRDefault="00433D6D" w:rsidP="00433D6D">
      <w:pPr>
        <w:ind w:firstLine="567"/>
        <w:rPr>
          <w:lang w:val="es-ES_tradnl"/>
        </w:rPr>
      </w:pPr>
    </w:p>
    <w:tbl>
      <w:tblPr>
        <w:tblW w:w="91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2665"/>
        <w:gridCol w:w="1753"/>
        <w:gridCol w:w="1255"/>
        <w:gridCol w:w="1412"/>
        <w:gridCol w:w="1555"/>
      </w:tblGrid>
      <w:tr w:rsidR="00433D6D" w:rsidTr="00433D6D">
        <w:trPr>
          <w:trHeight w:val="331"/>
        </w:trPr>
        <w:tc>
          <w:tcPr>
            <w:tcW w:w="540" w:type="dxa"/>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Nro.</w:t>
            </w:r>
          </w:p>
        </w:tc>
        <w:tc>
          <w:tcPr>
            <w:tcW w:w="2665" w:type="dxa"/>
            <w:shd w:val="clear" w:color="auto" w:fill="E6E6E6"/>
          </w:tcPr>
          <w:p w:rsidR="00433D6D" w:rsidRDefault="00433D6D" w:rsidP="00433D6D">
            <w:pPr>
              <w:jc w:val="center"/>
              <w:rPr>
                <w:rFonts w:ascii="Arial Narrow" w:hAnsi="Arial Narrow"/>
                <w:sz w:val="20"/>
              </w:rPr>
            </w:pPr>
            <w:r>
              <w:rPr>
                <w:rFonts w:ascii="Arial Narrow" w:hAnsi="Arial Narrow"/>
                <w:sz w:val="20"/>
              </w:rPr>
              <w:t>Tabla</w:t>
            </w:r>
          </w:p>
        </w:tc>
        <w:tc>
          <w:tcPr>
            <w:tcW w:w="1753" w:type="dxa"/>
            <w:shd w:val="clear" w:color="auto" w:fill="E6E6E6"/>
          </w:tcPr>
          <w:p w:rsidR="00433D6D" w:rsidRDefault="00433D6D" w:rsidP="00433D6D">
            <w:pPr>
              <w:jc w:val="center"/>
              <w:rPr>
                <w:rFonts w:ascii="Arial Narrow" w:hAnsi="Arial Narrow"/>
                <w:sz w:val="20"/>
              </w:rPr>
            </w:pPr>
            <w:r>
              <w:rPr>
                <w:rFonts w:ascii="Arial Narrow" w:hAnsi="Arial Narrow"/>
                <w:sz w:val="20"/>
              </w:rPr>
              <w:t>Cantidad de registros anual</w:t>
            </w:r>
          </w:p>
        </w:tc>
        <w:tc>
          <w:tcPr>
            <w:tcW w:w="1255" w:type="dxa"/>
            <w:shd w:val="clear" w:color="auto" w:fill="E6E6E6"/>
          </w:tcPr>
          <w:p w:rsidR="00433D6D" w:rsidRDefault="00433D6D" w:rsidP="00433D6D">
            <w:pPr>
              <w:jc w:val="center"/>
              <w:rPr>
                <w:rFonts w:ascii="Arial Narrow" w:hAnsi="Arial Narrow"/>
                <w:sz w:val="20"/>
              </w:rPr>
            </w:pPr>
            <w:r>
              <w:rPr>
                <w:rFonts w:ascii="Arial Narrow" w:hAnsi="Arial Narrow"/>
                <w:sz w:val="20"/>
              </w:rPr>
              <w:t>Tamaño del registro</w:t>
            </w:r>
          </w:p>
        </w:tc>
        <w:tc>
          <w:tcPr>
            <w:tcW w:w="1412" w:type="dxa"/>
            <w:shd w:val="clear" w:color="auto" w:fill="E6E6E6"/>
          </w:tcPr>
          <w:p w:rsidR="00433D6D" w:rsidRDefault="00433D6D" w:rsidP="00433D6D">
            <w:pPr>
              <w:jc w:val="center"/>
              <w:rPr>
                <w:rFonts w:ascii="Arial Narrow" w:hAnsi="Arial Narrow"/>
                <w:sz w:val="20"/>
              </w:rPr>
            </w:pPr>
            <w:r>
              <w:rPr>
                <w:rFonts w:ascii="Arial Narrow" w:hAnsi="Arial Narrow"/>
                <w:sz w:val="20"/>
              </w:rPr>
              <w:t>Crecimiento anual (%)</w:t>
            </w:r>
          </w:p>
        </w:tc>
        <w:tc>
          <w:tcPr>
            <w:tcW w:w="1555" w:type="dxa"/>
            <w:shd w:val="clear" w:color="auto" w:fill="E6E6E6"/>
          </w:tcPr>
          <w:p w:rsidR="00433D6D" w:rsidRDefault="00433D6D" w:rsidP="00433D6D">
            <w:pPr>
              <w:jc w:val="center"/>
              <w:rPr>
                <w:rFonts w:ascii="Arial Narrow" w:hAnsi="Arial Narrow"/>
                <w:sz w:val="20"/>
              </w:rPr>
            </w:pPr>
            <w:r>
              <w:rPr>
                <w:rFonts w:ascii="Arial Narrow" w:hAnsi="Arial Narrow"/>
                <w:sz w:val="20"/>
              </w:rPr>
              <w:t>Tipo de acceso</w:t>
            </w: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bl>
    <w:p w:rsidR="00433D6D" w:rsidRDefault="00433D6D" w:rsidP="00433D6D"/>
    <w:p w:rsidR="00433D6D" w:rsidRDefault="00433D6D" w:rsidP="00CD45E3">
      <w:pPr>
        <w:pStyle w:val="Ttulo4"/>
        <w:rPr>
          <w:color w:val="333333"/>
          <w:sz w:val="21"/>
          <w:szCs w:val="21"/>
          <w:shd w:val="clear" w:color="auto" w:fill="FFFFFF"/>
        </w:rPr>
      </w:pPr>
      <w:r>
        <w:rPr>
          <w:color w:val="333333"/>
          <w:sz w:val="21"/>
          <w:szCs w:val="21"/>
          <w:shd w:val="clear" w:color="auto" w:fill="FFFFFF"/>
        </w:rPr>
        <w:t>Análisis de índice de tablas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600"/>
        <w:gridCol w:w="2160"/>
        <w:gridCol w:w="1260"/>
        <w:gridCol w:w="1620"/>
      </w:tblGrid>
      <w:tr w:rsidR="00433D6D" w:rsidTr="00433D6D">
        <w:tc>
          <w:tcPr>
            <w:tcW w:w="54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Nro.</w:t>
            </w:r>
          </w:p>
        </w:tc>
        <w:tc>
          <w:tcPr>
            <w:tcW w:w="360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Camino</w:t>
            </w:r>
          </w:p>
        </w:tc>
        <w:tc>
          <w:tcPr>
            <w:tcW w:w="216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Tipo de Transacción</w:t>
            </w:r>
          </w:p>
        </w:tc>
        <w:tc>
          <w:tcPr>
            <w:tcW w:w="126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Frecuencia</w:t>
            </w:r>
          </w:p>
        </w:tc>
        <w:tc>
          <w:tcPr>
            <w:tcW w:w="162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Prioridad</w:t>
            </w: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pStyle w:val="Default"/>
              <w:autoSpaceDE/>
              <w:autoSpaceDN/>
              <w:adjustRightInd/>
              <w:rPr>
                <w:rFonts w:ascii="Arial" w:hAnsi="Arial" w:cs="Arial"/>
                <w:szCs w:val="24"/>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bl>
    <w:p w:rsidR="00433D6D" w:rsidRDefault="00433D6D" w:rsidP="00433D6D">
      <w:pPr>
        <w:rPr>
          <w:rFonts w:cs="Arial"/>
          <w:lang w:val="es-PE"/>
        </w:rPr>
      </w:pPr>
    </w:p>
    <w:p w:rsidR="00433D6D" w:rsidRDefault="00433D6D" w:rsidP="00626B50">
      <w:pPr>
        <w:pStyle w:val="Ttulo3"/>
      </w:pPr>
      <w:r>
        <w:t>ARQUITECTURA DE APLICACIONES</w:t>
      </w:r>
    </w:p>
    <w:p w:rsidR="00433D6D" w:rsidRDefault="00433D6D" w:rsidP="00433D6D">
      <w:pPr>
        <w:pStyle w:val="Ttulo2"/>
        <w:numPr>
          <w:ilvl w:val="0"/>
          <w:numId w:val="0"/>
        </w:numPr>
      </w:pPr>
    </w:p>
    <w:p w:rsidR="00433D6D" w:rsidRPr="002D3036" w:rsidRDefault="00433D6D" w:rsidP="00CD45E3">
      <w:pPr>
        <w:pStyle w:val="Ttulo4"/>
        <w:rPr>
          <w:color w:val="333333"/>
          <w:sz w:val="21"/>
          <w:szCs w:val="21"/>
          <w:shd w:val="clear" w:color="auto" w:fill="FFFFFF"/>
        </w:rPr>
      </w:pPr>
      <w:r w:rsidRPr="002D3036">
        <w:rPr>
          <w:color w:val="333333"/>
          <w:sz w:val="21"/>
          <w:szCs w:val="21"/>
          <w:shd w:val="clear" w:color="auto" w:fill="FFFFFF"/>
        </w:rPr>
        <w:t>Diagrama de Despliegue</w:t>
      </w:r>
    </w:p>
    <w:p w:rsidR="00882302" w:rsidRDefault="00AF0898" w:rsidP="00433D6D">
      <w:pPr>
        <w:ind w:left="1418"/>
        <w:rPr>
          <w:b/>
          <w:color w:val="FF0000"/>
        </w:rPr>
      </w:pPr>
      <w:r w:rsidRPr="00AF0898">
        <w:rPr>
          <w:b/>
          <w:color w:val="FF0000"/>
        </w:rPr>
        <w:t>FALTA</w:t>
      </w:r>
    </w:p>
    <w:p w:rsidR="00AF0898" w:rsidRPr="00AF0898" w:rsidRDefault="00AF0898" w:rsidP="00433D6D">
      <w:pPr>
        <w:ind w:left="1418"/>
        <w:rPr>
          <w:b/>
          <w:color w:val="FF0000"/>
        </w:rPr>
      </w:pPr>
    </w:p>
    <w:p w:rsidR="00433D6D" w:rsidRPr="009B0913" w:rsidRDefault="00433D6D" w:rsidP="00CD45E3">
      <w:pPr>
        <w:pStyle w:val="Ttulo4"/>
        <w:rPr>
          <w:color w:val="333333"/>
          <w:sz w:val="21"/>
          <w:szCs w:val="21"/>
          <w:shd w:val="clear" w:color="auto" w:fill="FFFFFF"/>
        </w:rPr>
      </w:pPr>
      <w:r>
        <w:rPr>
          <w:color w:val="333333"/>
          <w:sz w:val="21"/>
          <w:szCs w:val="21"/>
          <w:shd w:val="clear" w:color="auto" w:fill="FFFFFF"/>
        </w:rPr>
        <w:t>Diagrama de paquetes</w:t>
      </w:r>
    </w:p>
    <w:p w:rsidR="00433D6D" w:rsidRDefault="00433D6D" w:rsidP="00433D6D">
      <w:pPr>
        <w:ind w:left="360"/>
        <w:rPr>
          <w:rFonts w:cs="Arial"/>
          <w:i/>
          <w:iCs/>
          <w:color w:val="339966"/>
          <w:sz w:val="20"/>
          <w:szCs w:val="18"/>
        </w:rPr>
      </w:pPr>
    </w:p>
    <w:p w:rsidR="00433D6D" w:rsidRPr="001121B3" w:rsidRDefault="00433D6D" w:rsidP="00365AE4">
      <w:pPr>
        <w:pStyle w:val="Ttulo4"/>
        <w:numPr>
          <w:ilvl w:val="0"/>
          <w:numId w:val="0"/>
        </w:numPr>
        <w:ind w:left="864"/>
        <w:rPr>
          <w:b w:val="0"/>
        </w:rPr>
      </w:pPr>
      <w:r w:rsidRPr="001121B3">
        <w:rPr>
          <w:b w:val="0"/>
        </w:rPr>
        <w:lastRenderedPageBreak/>
        <w:t>Ruta: (grafico) &lt;&lt;\\</w:t>
      </w:r>
      <w:proofErr w:type="spellStart"/>
      <w:r w:rsidRPr="001121B3">
        <w:rPr>
          <w:b w:val="0"/>
        </w:rPr>
        <w:t>direccion</w:t>
      </w:r>
      <w:proofErr w:type="spellEnd"/>
      <w:r w:rsidRPr="001121B3">
        <w:rPr>
          <w:b w:val="0"/>
        </w:rPr>
        <w:t xml:space="preserve"> del diagrama de paquetes en power designer (resaltando los paquetes que son reutilizables) &gt;&gt;</w:t>
      </w:r>
    </w:p>
    <w:p w:rsidR="00433D6D" w:rsidRDefault="00433D6D" w:rsidP="00433D6D"/>
    <w:p w:rsidR="006F2F5F" w:rsidRPr="001121B3" w:rsidRDefault="006F2F5F" w:rsidP="00365AE4">
      <w:pPr>
        <w:pStyle w:val="Ttulo4"/>
        <w:numPr>
          <w:ilvl w:val="0"/>
          <w:numId w:val="0"/>
        </w:numPr>
        <w:ind w:left="864"/>
        <w:rPr>
          <w:b w:val="0"/>
        </w:rPr>
      </w:pPr>
      <w:r w:rsidRPr="001121B3">
        <w:rPr>
          <w:b w:val="0"/>
          <w:color w:val="FF0000"/>
        </w:rPr>
        <w:t>NO APLICA.</w:t>
      </w:r>
      <w:r w:rsidRPr="001121B3">
        <w:rPr>
          <w:b w:val="0"/>
        </w:rPr>
        <w:t xml:space="preserve"> No se modifican entidades de negocio en el modelo conceptual.</w:t>
      </w:r>
    </w:p>
    <w:p w:rsidR="00433D6D" w:rsidRDefault="00433D6D" w:rsidP="00433D6D"/>
    <w:p w:rsidR="00433D6D" w:rsidRPr="009B0913" w:rsidRDefault="00433D6D" w:rsidP="00CD45E3">
      <w:pPr>
        <w:pStyle w:val="Ttulo4"/>
        <w:rPr>
          <w:color w:val="333333"/>
          <w:sz w:val="21"/>
          <w:szCs w:val="21"/>
          <w:shd w:val="clear" w:color="auto" w:fill="FFFFFF"/>
        </w:rPr>
      </w:pPr>
      <w:r>
        <w:rPr>
          <w:color w:val="333333"/>
          <w:sz w:val="21"/>
          <w:szCs w:val="21"/>
          <w:shd w:val="clear" w:color="auto" w:fill="FFFFFF"/>
        </w:rPr>
        <w:t>Diagrama de componentes</w:t>
      </w:r>
    </w:p>
    <w:p w:rsidR="00433D6D" w:rsidRDefault="00433D6D" w:rsidP="00433D6D">
      <w:pPr>
        <w:pStyle w:val="Ttulo3"/>
        <w:numPr>
          <w:ilvl w:val="0"/>
          <w:numId w:val="0"/>
        </w:numPr>
        <w:ind w:firstLine="360"/>
        <w:rPr>
          <w:b w:val="0"/>
          <w:bCs w:val="0"/>
        </w:rPr>
      </w:pPr>
      <w:bookmarkStart w:id="62" w:name="_Toc101687601"/>
    </w:p>
    <w:p w:rsidR="00433D6D" w:rsidRPr="001121B3" w:rsidRDefault="00433D6D" w:rsidP="00365AE4">
      <w:pPr>
        <w:pStyle w:val="Ttulo4"/>
        <w:numPr>
          <w:ilvl w:val="0"/>
          <w:numId w:val="0"/>
        </w:numPr>
        <w:ind w:left="864"/>
        <w:rPr>
          <w:b w:val="0"/>
        </w:rPr>
      </w:pPr>
      <w:r w:rsidRPr="001121B3">
        <w:rPr>
          <w:b w:val="0"/>
        </w:rPr>
        <w:t>Gráfico Diagrama de Componentes y/o de Despliegue</w:t>
      </w:r>
      <w:bookmarkEnd w:id="62"/>
    </w:p>
    <w:p w:rsidR="00433D6D" w:rsidRPr="001121B3" w:rsidRDefault="00433D6D" w:rsidP="00365AE4">
      <w:pPr>
        <w:pStyle w:val="Ttulo4"/>
        <w:numPr>
          <w:ilvl w:val="0"/>
          <w:numId w:val="0"/>
        </w:numPr>
        <w:ind w:left="864"/>
        <w:rPr>
          <w:b w:val="0"/>
        </w:rPr>
      </w:pPr>
      <w:r w:rsidRPr="001121B3">
        <w:rPr>
          <w:b w:val="0"/>
        </w:rPr>
        <w:t>Ruta: (grafico) &lt;&lt;\\</w:t>
      </w:r>
      <w:proofErr w:type="spellStart"/>
      <w:r w:rsidRPr="001121B3">
        <w:rPr>
          <w:b w:val="0"/>
        </w:rPr>
        <w:t>direccion</w:t>
      </w:r>
      <w:proofErr w:type="spellEnd"/>
      <w:r w:rsidRPr="001121B3">
        <w:rPr>
          <w:b w:val="0"/>
        </w:rPr>
        <w:t xml:space="preserve"> del diagrama de componentes en power designer &gt;&gt;</w:t>
      </w:r>
    </w:p>
    <w:p w:rsidR="00433D6D" w:rsidRPr="00E06807" w:rsidRDefault="00E06807" w:rsidP="00433D6D">
      <w:pPr>
        <w:ind w:left="1418"/>
        <w:rPr>
          <w:b/>
          <w:color w:val="FF0000"/>
        </w:rPr>
      </w:pPr>
      <w:r w:rsidRPr="001121B3">
        <w:rPr>
          <w:noProof/>
          <w:color w:val="FF0000"/>
          <w:lang w:val="es-PE" w:eastAsia="es-PE"/>
        </w:rPr>
        <w:t>FALTA</w:t>
      </w:r>
    </w:p>
    <w:p w:rsidR="00433D6D" w:rsidRDefault="00433D6D" w:rsidP="00433D6D"/>
    <w:p w:rsidR="00433D6D" w:rsidRPr="009B0913" w:rsidRDefault="00433D6D" w:rsidP="00CD45E3">
      <w:pPr>
        <w:pStyle w:val="Ttulo4"/>
        <w:rPr>
          <w:color w:val="333333"/>
          <w:sz w:val="21"/>
          <w:szCs w:val="21"/>
          <w:shd w:val="clear" w:color="auto" w:fill="FFFFFF"/>
        </w:rPr>
      </w:pPr>
      <w:r>
        <w:rPr>
          <w:color w:val="333333"/>
          <w:sz w:val="21"/>
          <w:szCs w:val="21"/>
          <w:shd w:val="clear" w:color="auto" w:fill="FFFFFF"/>
        </w:rPr>
        <w:t>Diagrama de secuencia</w:t>
      </w:r>
    </w:p>
    <w:p w:rsidR="00433D6D" w:rsidRDefault="00433D6D" w:rsidP="00433D6D">
      <w:pPr>
        <w:tabs>
          <w:tab w:val="num" w:pos="1418"/>
        </w:tabs>
        <w:ind w:left="426"/>
        <w:rPr>
          <w:color w:val="339966"/>
          <w:sz w:val="20"/>
        </w:rPr>
      </w:pPr>
    </w:p>
    <w:p w:rsidR="00433D6D" w:rsidRPr="001121B3" w:rsidRDefault="00433D6D" w:rsidP="00365AE4">
      <w:pPr>
        <w:pStyle w:val="Ttulo4"/>
        <w:numPr>
          <w:ilvl w:val="0"/>
          <w:numId w:val="0"/>
        </w:numPr>
        <w:ind w:left="864"/>
        <w:rPr>
          <w:b w:val="0"/>
        </w:rPr>
      </w:pPr>
      <w:r w:rsidRPr="001121B3">
        <w:rPr>
          <w:b w:val="0"/>
        </w:rPr>
        <w:t>Ruta: (grafico) &lt;&lt;\\</w:t>
      </w:r>
      <w:proofErr w:type="spellStart"/>
      <w:r w:rsidRPr="001121B3">
        <w:rPr>
          <w:b w:val="0"/>
        </w:rPr>
        <w:t>direccion</w:t>
      </w:r>
      <w:proofErr w:type="spellEnd"/>
      <w:r w:rsidRPr="001121B3">
        <w:rPr>
          <w:b w:val="0"/>
        </w:rPr>
        <w:t xml:space="preserve"> del diagrama de secuencia en power designer &gt;&gt;</w:t>
      </w:r>
    </w:p>
    <w:p w:rsidR="00433D6D" w:rsidRPr="001121B3" w:rsidRDefault="00433D6D" w:rsidP="00433D6D"/>
    <w:p w:rsidR="00433D6D" w:rsidRDefault="00433D6D" w:rsidP="00626B50">
      <w:pPr>
        <w:pStyle w:val="Ttulo3"/>
      </w:pPr>
      <w:r>
        <w:t>ARQUITECTURA TECNOLÓGICA</w:t>
      </w:r>
    </w:p>
    <w:p w:rsidR="00433D6D" w:rsidRDefault="00433D6D" w:rsidP="00433D6D">
      <w:pPr>
        <w:pStyle w:val="Ttulo2"/>
        <w:numPr>
          <w:ilvl w:val="0"/>
          <w:numId w:val="0"/>
        </w:numPr>
        <w:tabs>
          <w:tab w:val="left" w:pos="1218"/>
        </w:tabs>
      </w:pPr>
      <w:r>
        <w:tab/>
      </w:r>
    </w:p>
    <w:p w:rsidR="00433D6D" w:rsidRPr="009B0913" w:rsidRDefault="00433D6D" w:rsidP="00CD45E3">
      <w:pPr>
        <w:pStyle w:val="Ttulo4"/>
        <w:rPr>
          <w:color w:val="333333"/>
          <w:sz w:val="21"/>
          <w:szCs w:val="21"/>
          <w:shd w:val="clear" w:color="auto" w:fill="FFFFFF"/>
        </w:rPr>
      </w:pPr>
      <w:r>
        <w:rPr>
          <w:color w:val="333333"/>
          <w:sz w:val="21"/>
          <w:szCs w:val="21"/>
          <w:shd w:val="clear" w:color="auto" w:fill="FFFFFF"/>
        </w:rPr>
        <w:t>Entorno Tecnológico del Sistema</w:t>
      </w:r>
    </w:p>
    <w:p w:rsidR="00433D6D" w:rsidRPr="0007633B" w:rsidRDefault="00433D6D" w:rsidP="00433D6D">
      <w:pPr>
        <w:pStyle w:val="Ttulo3"/>
        <w:numPr>
          <w:ilvl w:val="0"/>
          <w:numId w:val="0"/>
        </w:numPr>
        <w:ind w:left="1440"/>
        <w:rPr>
          <w:color w:val="333333"/>
          <w:sz w:val="21"/>
          <w:szCs w:val="21"/>
          <w:shd w:val="clear" w:color="auto" w:fill="FFFFFF"/>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800"/>
        <w:gridCol w:w="7380"/>
      </w:tblGrid>
      <w:tr w:rsidR="00433D6D" w:rsidTr="00433D6D">
        <w:tc>
          <w:tcPr>
            <w:tcW w:w="9180" w:type="dxa"/>
            <w:gridSpan w:val="2"/>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 xml:space="preserve">Elementos de la </w:t>
            </w:r>
            <w:r w:rsidRPr="002D3036">
              <w:rPr>
                <w:rFonts w:ascii="Arial Narrow" w:hAnsi="Arial Narrow" w:cs="Times New Roman"/>
                <w:lang w:val="es-ES"/>
              </w:rPr>
              <w:t>infraestructura y Plataforma</w:t>
            </w:r>
          </w:p>
        </w:tc>
      </w:tr>
      <w:tr w:rsidR="00433D6D" w:rsidTr="00433D6D">
        <w:tc>
          <w:tcPr>
            <w:tcW w:w="1800" w:type="dxa"/>
            <w:shd w:val="clear" w:color="auto" w:fill="E6E6E6"/>
          </w:tcPr>
          <w:p w:rsidR="00433D6D" w:rsidRDefault="00433D6D" w:rsidP="00433D6D">
            <w:pPr>
              <w:pStyle w:val="Default"/>
              <w:tabs>
                <w:tab w:val="num" w:pos="2628"/>
              </w:tabs>
              <w:autoSpaceDE/>
              <w:autoSpaceDN/>
              <w:adjustRightInd/>
              <w:rPr>
                <w:rFonts w:ascii="Arial Narrow" w:hAnsi="Arial Narrow" w:cs="Arial"/>
                <w:szCs w:val="18"/>
                <w:lang w:val="en-US"/>
              </w:rPr>
            </w:pPr>
            <w:r>
              <w:rPr>
                <w:rFonts w:ascii="Arial Narrow" w:hAnsi="Arial Narrow" w:cs="Arial"/>
                <w:szCs w:val="18"/>
                <w:lang w:val="en-US"/>
              </w:rPr>
              <w:t>Hardware</w:t>
            </w:r>
          </w:p>
        </w:tc>
        <w:tc>
          <w:tcPr>
            <w:tcW w:w="7380" w:type="dxa"/>
          </w:tcPr>
          <w:p w:rsidR="00433D6D" w:rsidRDefault="00433D6D" w:rsidP="00433D6D">
            <w:pPr>
              <w:pStyle w:val="NormalWeb"/>
              <w:tabs>
                <w:tab w:val="num" w:pos="2628"/>
              </w:tabs>
              <w:spacing w:before="0" w:beforeAutospacing="0" w:after="0" w:afterAutospacing="0"/>
              <w:rPr>
                <w:rFonts w:eastAsia="Times New Roman"/>
                <w:szCs w:val="18"/>
                <w:lang w:val="en-US"/>
              </w:rPr>
            </w:pPr>
          </w:p>
          <w:p w:rsidR="00433D6D" w:rsidRDefault="00433D6D" w:rsidP="00433D6D">
            <w:pPr>
              <w:pStyle w:val="NormalWeb"/>
              <w:tabs>
                <w:tab w:val="num" w:pos="2628"/>
              </w:tabs>
              <w:spacing w:before="0" w:beforeAutospacing="0" w:after="0" w:afterAutospacing="0"/>
              <w:rPr>
                <w:rFonts w:eastAsia="Times New Roman"/>
                <w:szCs w:val="18"/>
                <w:lang w:val="en-US"/>
              </w:rPr>
            </w:pPr>
          </w:p>
        </w:tc>
      </w:tr>
      <w:tr w:rsidR="00433D6D" w:rsidRPr="004E29F8"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Pr>
                <w:rFonts w:ascii="Arial Narrow" w:hAnsi="Arial Narrow" w:cs="Arial"/>
                <w:sz w:val="20"/>
                <w:szCs w:val="18"/>
                <w:lang w:val="en-US"/>
              </w:rPr>
              <w:t>Software</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r w:rsidR="00433D6D"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sidRPr="004E29F8">
              <w:rPr>
                <w:rFonts w:ascii="Arial Narrow" w:hAnsi="Arial Narrow" w:cs="Arial"/>
                <w:sz w:val="20"/>
                <w:szCs w:val="18"/>
                <w:lang w:val="es-PE"/>
              </w:rPr>
              <w:t>Comunicaciones</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bl>
    <w:p w:rsidR="00433D6D" w:rsidRDefault="00433D6D" w:rsidP="00433D6D">
      <w:pPr>
        <w:ind w:left="528"/>
        <w:rPr>
          <w:rFonts w:cs="Arial"/>
          <w:i/>
          <w:iCs/>
          <w:szCs w:val="18"/>
          <w:lang w:val="es-MX"/>
        </w:rPr>
      </w:pPr>
    </w:p>
    <w:p w:rsidR="00433D6D" w:rsidRPr="009B0913" w:rsidRDefault="00433D6D" w:rsidP="00CD45E3">
      <w:pPr>
        <w:pStyle w:val="Ttulo4"/>
        <w:rPr>
          <w:color w:val="333333"/>
          <w:sz w:val="21"/>
          <w:szCs w:val="21"/>
          <w:shd w:val="clear" w:color="auto" w:fill="FFFFFF"/>
        </w:rPr>
      </w:pPr>
      <w:r>
        <w:rPr>
          <w:color w:val="333333"/>
          <w:sz w:val="21"/>
          <w:szCs w:val="21"/>
          <w:shd w:val="clear" w:color="auto" w:fill="FFFFFF"/>
        </w:rPr>
        <w:t>Estimación de la Planificación de Capacidades</w:t>
      </w:r>
    </w:p>
    <w:p w:rsidR="00433D6D" w:rsidRDefault="00433D6D" w:rsidP="00433D6D"/>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1"/>
        <w:gridCol w:w="1852"/>
        <w:gridCol w:w="1711"/>
        <w:gridCol w:w="2366"/>
      </w:tblGrid>
      <w:tr w:rsidR="00433D6D" w:rsidTr="00433D6D">
        <w:trPr>
          <w:cantSplit/>
        </w:trPr>
        <w:tc>
          <w:tcPr>
            <w:tcW w:w="3251" w:type="dxa"/>
            <w:shd w:val="clear" w:color="auto" w:fill="E6E6E6"/>
          </w:tcPr>
          <w:p w:rsidR="00433D6D" w:rsidRDefault="00433D6D" w:rsidP="00433D6D">
            <w:pPr>
              <w:jc w:val="center"/>
              <w:rPr>
                <w:rFonts w:ascii="Arial Narrow" w:hAnsi="Arial Narrow"/>
                <w:sz w:val="20"/>
              </w:rPr>
            </w:pPr>
            <w:r>
              <w:rPr>
                <w:rFonts w:ascii="Arial Narrow" w:hAnsi="Arial Narrow"/>
                <w:sz w:val="20"/>
              </w:rPr>
              <w:t>Dispositivo</w:t>
            </w:r>
          </w:p>
        </w:tc>
        <w:tc>
          <w:tcPr>
            <w:tcW w:w="1852" w:type="dxa"/>
            <w:shd w:val="clear" w:color="auto" w:fill="E6E6E6"/>
          </w:tcPr>
          <w:p w:rsidR="00433D6D" w:rsidRDefault="00433D6D" w:rsidP="00433D6D">
            <w:pPr>
              <w:jc w:val="center"/>
              <w:rPr>
                <w:rFonts w:ascii="Arial Narrow" w:hAnsi="Arial Narrow"/>
                <w:sz w:val="20"/>
              </w:rPr>
            </w:pPr>
            <w:r>
              <w:rPr>
                <w:rFonts w:ascii="Arial Narrow" w:hAnsi="Arial Narrow"/>
                <w:sz w:val="20"/>
              </w:rPr>
              <w:t>Almacenamiento</w:t>
            </w:r>
          </w:p>
        </w:tc>
        <w:tc>
          <w:tcPr>
            <w:tcW w:w="1711" w:type="dxa"/>
            <w:shd w:val="clear" w:color="auto" w:fill="E6E6E6"/>
          </w:tcPr>
          <w:p w:rsidR="00433D6D" w:rsidRDefault="00433D6D" w:rsidP="00433D6D">
            <w:pPr>
              <w:jc w:val="center"/>
              <w:rPr>
                <w:rFonts w:ascii="Arial Narrow" w:hAnsi="Arial Narrow"/>
                <w:sz w:val="20"/>
              </w:rPr>
            </w:pPr>
            <w:r>
              <w:rPr>
                <w:rFonts w:ascii="Arial Narrow" w:hAnsi="Arial Narrow"/>
                <w:sz w:val="20"/>
              </w:rPr>
              <w:t>Procesamiento</w:t>
            </w:r>
          </w:p>
        </w:tc>
        <w:tc>
          <w:tcPr>
            <w:tcW w:w="2366" w:type="dxa"/>
            <w:shd w:val="clear" w:color="auto" w:fill="E6E6E6"/>
          </w:tcPr>
          <w:p w:rsidR="00433D6D" w:rsidRDefault="00433D6D" w:rsidP="00433D6D">
            <w:pPr>
              <w:jc w:val="center"/>
              <w:rPr>
                <w:rFonts w:ascii="Arial Narrow" w:hAnsi="Arial Narrow"/>
                <w:sz w:val="20"/>
              </w:rPr>
            </w:pPr>
            <w:r>
              <w:rPr>
                <w:rFonts w:ascii="Arial Narrow" w:hAnsi="Arial Narrow"/>
                <w:sz w:val="20"/>
              </w:rPr>
              <w:t>Comunicación</w:t>
            </w: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bl>
    <w:p w:rsidR="00433D6D" w:rsidRDefault="00433D6D" w:rsidP="00433D6D">
      <w:pPr>
        <w:ind w:left="1980"/>
      </w:pPr>
      <w:r>
        <w:t xml:space="preserve"> </w:t>
      </w:r>
    </w:p>
    <w:p w:rsidR="00D77573" w:rsidRDefault="001B6AE5" w:rsidP="00626B50">
      <w:pPr>
        <w:pStyle w:val="Ttulo2"/>
        <w:ind w:left="567" w:hanging="567"/>
      </w:pPr>
      <w:bookmarkStart w:id="63" w:name="_Toc476125662"/>
      <w:bookmarkStart w:id="64" w:name="_Toc23325287"/>
      <w:bookmarkStart w:id="65" w:name="_Toc52788316"/>
      <w:bookmarkStart w:id="66" w:name="_Toc101687598"/>
      <w:r>
        <w:t>E</w:t>
      </w:r>
      <w:r w:rsidR="00D77573">
        <w:t>SPECIFICACIONES DE CONSTRUCCION</w:t>
      </w:r>
      <w:bookmarkEnd w:id="63"/>
      <w:r w:rsidR="00D77573">
        <w:t xml:space="preserve"> </w:t>
      </w:r>
      <w:bookmarkEnd w:id="64"/>
      <w:bookmarkEnd w:id="65"/>
      <w:bookmarkEnd w:id="66"/>
    </w:p>
    <w:p w:rsidR="00D77573" w:rsidRDefault="00D77573" w:rsidP="00D77573">
      <w:pPr>
        <w:pStyle w:val="Ttulo3"/>
        <w:numPr>
          <w:ilvl w:val="0"/>
          <w:numId w:val="0"/>
        </w:numPr>
      </w:pPr>
      <w:bookmarkStart w:id="67" w:name="_Toc23325288"/>
    </w:p>
    <w:p w:rsidR="00D77573" w:rsidRDefault="00D77573" w:rsidP="00626B50">
      <w:pPr>
        <w:pStyle w:val="Ttulo3"/>
      </w:pPr>
      <w:bookmarkStart w:id="68" w:name="_Toc101687599"/>
      <w:bookmarkEnd w:id="67"/>
      <w:r>
        <w:t xml:space="preserve">Entorno de Construcción </w:t>
      </w:r>
      <w:bookmarkEnd w:id="68"/>
    </w:p>
    <w:p w:rsidR="00D77573" w:rsidRDefault="00D77573" w:rsidP="00D77573">
      <w:pPr>
        <w:rPr>
          <w:i/>
          <w:iCs/>
          <w:color w:val="339966"/>
        </w:rPr>
      </w:pPr>
    </w:p>
    <w:p w:rsidR="00D77573" w:rsidRDefault="00D77573" w:rsidP="00D77573">
      <w:pPr>
        <w:ind w:left="861" w:hanging="861"/>
      </w:pPr>
      <w:r>
        <w:t>Plataforma del ambiente de desarrollo.</w:t>
      </w:r>
    </w:p>
    <w:p w:rsidR="00D77573" w:rsidRDefault="00D77573" w:rsidP="00D77573"/>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6660"/>
      </w:tblGrid>
      <w:tr w:rsidR="00752FF8" w:rsidRPr="00073610" w:rsidTr="00E74FD5">
        <w:tc>
          <w:tcPr>
            <w:tcW w:w="2520" w:type="dxa"/>
            <w:shd w:val="clear" w:color="auto" w:fill="E6E6E6"/>
          </w:tcPr>
          <w:p w:rsidR="00752FF8" w:rsidRPr="00073610" w:rsidRDefault="00752FF8" w:rsidP="00E74FD5">
            <w:pPr>
              <w:pStyle w:val="NormalWeb"/>
              <w:spacing w:before="0" w:beforeAutospacing="0" w:after="0" w:afterAutospacing="0"/>
              <w:rPr>
                <w:rFonts w:ascii="Arial Narrow" w:eastAsia="Times New Roman" w:hAnsi="Arial Narrow" w:cs="Times New Roman"/>
                <w:szCs w:val="24"/>
              </w:rPr>
            </w:pPr>
            <w:r w:rsidRPr="00073610">
              <w:rPr>
                <w:rFonts w:ascii="Arial Narrow" w:eastAsia="Times New Roman" w:hAnsi="Arial Narrow" w:cs="Times New Roman"/>
                <w:szCs w:val="24"/>
              </w:rPr>
              <w:t>Hardware</w:t>
            </w:r>
          </w:p>
        </w:tc>
        <w:tc>
          <w:tcPr>
            <w:tcW w:w="6660" w:type="dxa"/>
          </w:tcPr>
          <w:p w:rsidR="00752FF8" w:rsidRPr="00073610" w:rsidRDefault="00752FF8" w:rsidP="00E74FD5">
            <w:pPr>
              <w:rPr>
                <w:rFonts w:ascii="Arial Narrow" w:hAnsi="Arial Narrow"/>
                <w:sz w:val="20"/>
              </w:rPr>
            </w:pPr>
            <w:r w:rsidRPr="00073610">
              <w:rPr>
                <w:rFonts w:ascii="Arial Narrow" w:hAnsi="Arial Narrow"/>
                <w:sz w:val="20"/>
              </w:rPr>
              <w:t xml:space="preserve">DELL </w:t>
            </w:r>
            <w:r>
              <w:rPr>
                <w:rFonts w:ascii="Arial Narrow" w:hAnsi="Arial Narrow"/>
                <w:sz w:val="20"/>
              </w:rPr>
              <w:t>Optiplex 9020</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Sistema Operativo</w:t>
            </w:r>
          </w:p>
        </w:tc>
        <w:tc>
          <w:tcPr>
            <w:tcW w:w="6660" w:type="dxa"/>
          </w:tcPr>
          <w:p w:rsidR="00752FF8" w:rsidRPr="00073610" w:rsidRDefault="00752FF8" w:rsidP="00E74FD5">
            <w:pPr>
              <w:rPr>
                <w:rFonts w:ascii="Arial Narrow" w:hAnsi="Arial Narrow"/>
                <w:sz w:val="20"/>
              </w:rPr>
            </w:pPr>
            <w:r>
              <w:rPr>
                <w:rFonts w:ascii="Arial Narrow" w:hAnsi="Arial Narrow"/>
                <w:sz w:val="20"/>
              </w:rPr>
              <w:t>Windows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Herramientas de Construcción</w:t>
            </w:r>
          </w:p>
        </w:tc>
        <w:tc>
          <w:tcPr>
            <w:tcW w:w="6660" w:type="dxa"/>
          </w:tcPr>
          <w:p w:rsidR="00752FF8" w:rsidRPr="00073610" w:rsidRDefault="00752FF8" w:rsidP="00E74FD5">
            <w:pPr>
              <w:rPr>
                <w:rFonts w:ascii="Arial Narrow" w:hAnsi="Arial Narrow"/>
                <w:sz w:val="20"/>
              </w:rPr>
            </w:pPr>
            <w:r>
              <w:rPr>
                <w:rFonts w:ascii="Arial Narrow" w:hAnsi="Arial Narrow"/>
                <w:sz w:val="20"/>
              </w:rPr>
              <w:t xml:space="preserve">Eclipse, </w:t>
            </w:r>
            <w:proofErr w:type="spellStart"/>
            <w:r>
              <w:rPr>
                <w:rFonts w:ascii="Arial Narrow" w:hAnsi="Arial Narrow"/>
                <w:sz w:val="20"/>
              </w:rPr>
              <w:t>Toad</w:t>
            </w:r>
            <w:proofErr w:type="spellEnd"/>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Base de Datos</w:t>
            </w:r>
          </w:p>
        </w:tc>
        <w:tc>
          <w:tcPr>
            <w:tcW w:w="6660" w:type="dxa"/>
          </w:tcPr>
          <w:p w:rsidR="00752FF8" w:rsidRPr="00073610" w:rsidRDefault="00752FF8" w:rsidP="00E74FD5">
            <w:pPr>
              <w:rPr>
                <w:rFonts w:ascii="Arial Narrow" w:hAnsi="Arial Narrow"/>
                <w:sz w:val="20"/>
              </w:rPr>
            </w:pPr>
            <w:r>
              <w:rPr>
                <w:rFonts w:ascii="Arial Narrow" w:hAnsi="Arial Narrow"/>
                <w:sz w:val="20"/>
              </w:rPr>
              <w:t>Oracle 11g</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Software de aplicaciones</w:t>
            </w:r>
          </w:p>
        </w:tc>
        <w:tc>
          <w:tcPr>
            <w:tcW w:w="6660" w:type="dxa"/>
          </w:tcPr>
          <w:p w:rsidR="00752FF8" w:rsidRPr="00073610" w:rsidRDefault="00752FF8" w:rsidP="00E74FD5">
            <w:pPr>
              <w:rPr>
                <w:rFonts w:ascii="Arial Narrow" w:hAnsi="Arial Narrow"/>
                <w:sz w:val="20"/>
              </w:rPr>
            </w:pPr>
            <w:proofErr w:type="spellStart"/>
            <w:r>
              <w:rPr>
                <w:rFonts w:ascii="Arial Narrow" w:hAnsi="Arial Narrow"/>
                <w:sz w:val="20"/>
              </w:rPr>
              <w:t>Weblogic</w:t>
            </w:r>
            <w:proofErr w:type="spellEnd"/>
            <w:r>
              <w:rPr>
                <w:rFonts w:ascii="Arial Narrow" w:hAnsi="Arial Narrow"/>
                <w:sz w:val="20"/>
              </w:rPr>
              <w:t xml:space="preserve"> 10.3.4</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proofErr w:type="spellStart"/>
            <w:r w:rsidRPr="00073610">
              <w:rPr>
                <w:rFonts w:ascii="Arial Narrow" w:hAnsi="Arial Narrow"/>
                <w:sz w:val="20"/>
                <w:lang w:val="en-US"/>
              </w:rPr>
              <w:t>Servidor</w:t>
            </w:r>
            <w:proofErr w:type="spellEnd"/>
            <w:r w:rsidRPr="00073610">
              <w:rPr>
                <w:rFonts w:ascii="Arial Narrow" w:hAnsi="Arial Narrow"/>
                <w:sz w:val="20"/>
                <w:lang w:val="en-US"/>
              </w:rPr>
              <w:t xml:space="preserve"> WEB</w:t>
            </w:r>
          </w:p>
        </w:tc>
        <w:tc>
          <w:tcPr>
            <w:tcW w:w="6660" w:type="dxa"/>
          </w:tcPr>
          <w:p w:rsidR="00752FF8" w:rsidRPr="00073610" w:rsidRDefault="00752FF8" w:rsidP="00E74FD5">
            <w:pPr>
              <w:rPr>
                <w:rFonts w:ascii="Arial Narrow" w:hAnsi="Arial Narrow"/>
                <w:sz w:val="20"/>
                <w:lang w:val="en-US"/>
              </w:rPr>
            </w:pPr>
            <w:proofErr w:type="spellStart"/>
            <w:r>
              <w:rPr>
                <w:rFonts w:ascii="Arial Narrow" w:hAnsi="Arial Narrow"/>
                <w:sz w:val="20"/>
                <w:lang w:val="en-US"/>
              </w:rPr>
              <w:t>iPlanet</w:t>
            </w:r>
            <w:proofErr w:type="spellEnd"/>
            <w:r>
              <w:rPr>
                <w:rFonts w:ascii="Arial Narrow" w:hAnsi="Arial Narrow"/>
                <w:sz w:val="20"/>
                <w:lang w:val="en-US"/>
              </w:rPr>
              <w:t xml:space="preserve">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proofErr w:type="spellStart"/>
            <w:r w:rsidRPr="00073610">
              <w:rPr>
                <w:rFonts w:ascii="Arial Narrow" w:hAnsi="Arial Narrow"/>
                <w:sz w:val="20"/>
                <w:lang w:val="en-US"/>
              </w:rPr>
              <w:t>Otros</w:t>
            </w:r>
            <w:proofErr w:type="spellEnd"/>
            <w:r w:rsidRPr="00073610">
              <w:rPr>
                <w:rFonts w:ascii="Arial Narrow" w:hAnsi="Arial Narrow"/>
                <w:sz w:val="20"/>
                <w:lang w:val="en-US"/>
              </w:rPr>
              <w:t xml:space="preserve"> </w:t>
            </w:r>
          </w:p>
        </w:tc>
        <w:tc>
          <w:tcPr>
            <w:tcW w:w="6660" w:type="dxa"/>
          </w:tcPr>
          <w:p w:rsidR="00752FF8" w:rsidRPr="00073610" w:rsidRDefault="00752FF8" w:rsidP="00E74FD5">
            <w:pPr>
              <w:rPr>
                <w:rFonts w:ascii="Arial Narrow" w:hAnsi="Arial Narrow"/>
                <w:sz w:val="20"/>
                <w:lang w:val="en-US"/>
              </w:rPr>
            </w:pPr>
            <w:r>
              <w:rPr>
                <w:rFonts w:ascii="Arial Narrow" w:hAnsi="Arial Narrow"/>
                <w:sz w:val="20"/>
                <w:lang w:val="en-US"/>
              </w:rPr>
              <w:t>-</w:t>
            </w:r>
          </w:p>
        </w:tc>
      </w:tr>
    </w:tbl>
    <w:p w:rsidR="00D77573" w:rsidRDefault="00D77573" w:rsidP="00D77573">
      <w:pPr>
        <w:rPr>
          <w:lang w:val="en-US"/>
        </w:rPr>
      </w:pPr>
    </w:p>
    <w:p w:rsidR="00D77573" w:rsidRDefault="00D77573" w:rsidP="00D77573">
      <w:pPr>
        <w:ind w:left="1134"/>
      </w:pPr>
    </w:p>
    <w:p w:rsidR="00D77573" w:rsidRDefault="00D77573" w:rsidP="00626B50">
      <w:pPr>
        <w:pStyle w:val="Ttulo3"/>
      </w:pPr>
      <w:bookmarkStart w:id="69" w:name="_Toc101687602"/>
      <w:r>
        <w:t>Elaboración de especificaciones de construcción</w:t>
      </w:r>
      <w:bookmarkEnd w:id="69"/>
    </w:p>
    <w:p w:rsidR="00F039F8" w:rsidRPr="00F039F8" w:rsidRDefault="00F039F8" w:rsidP="00F039F8">
      <w:pPr>
        <w:pStyle w:val="Prrafodelista"/>
        <w:ind w:left="360"/>
        <w:rPr>
          <w:rFonts w:cs="Arial"/>
          <w:color w:val="008000"/>
          <w:sz w:val="20"/>
          <w:lang w:val="es-ES_tradnl"/>
        </w:rPr>
      </w:pPr>
      <w:r w:rsidRPr="00F039F8">
        <w:rPr>
          <w:rFonts w:cs="Arial"/>
          <w:color w:val="008000"/>
          <w:sz w:val="20"/>
          <w:lang w:val="es-ES_tradnl"/>
        </w:rPr>
        <w:t>Por cada componente a desarrollar se realiza una especificación detallada.</w:t>
      </w:r>
    </w:p>
    <w:p w:rsidR="00F039F8" w:rsidRPr="00F039F8" w:rsidRDefault="00F039F8" w:rsidP="00F039F8">
      <w:pPr>
        <w:pStyle w:val="Prrafodelista"/>
        <w:ind w:left="360"/>
        <w:rPr>
          <w:rFonts w:cs="Arial"/>
          <w:bCs/>
          <w:szCs w:val="22"/>
        </w:rPr>
      </w:pPr>
    </w:p>
    <w:tbl>
      <w:tblPr>
        <w:tblW w:w="4975" w:type="pct"/>
        <w:tblLayout w:type="fixed"/>
        <w:tblCellMar>
          <w:left w:w="0" w:type="dxa"/>
          <w:right w:w="0" w:type="dxa"/>
        </w:tblCellMar>
        <w:tblLook w:val="04A0" w:firstRow="1" w:lastRow="0" w:firstColumn="1" w:lastColumn="0" w:noHBand="0" w:noVBand="1"/>
      </w:tblPr>
      <w:tblGrid>
        <w:gridCol w:w="2623"/>
        <w:gridCol w:w="4180"/>
        <w:gridCol w:w="749"/>
        <w:gridCol w:w="1923"/>
      </w:tblGrid>
      <w:tr w:rsidR="00F039F8" w:rsidRPr="003856DC" w:rsidTr="004648C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jc w:val="center"/>
              <w:rPr>
                <w:rFonts w:cs="Arial"/>
                <w:sz w:val="20"/>
                <w:szCs w:val="20"/>
                <w:lang w:val="es-ES_tradnl"/>
              </w:rPr>
            </w:pPr>
            <w:r w:rsidRPr="003856DC">
              <w:rPr>
                <w:rFonts w:cs="Arial"/>
                <w:sz w:val="20"/>
                <w:szCs w:val="20"/>
                <w:lang w:val="es-ES_tradnl"/>
              </w:rPr>
              <w:t>Especificación de la unidad de construcción</w:t>
            </w: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Nombre</w:t>
            </w:r>
          </w:p>
        </w:tc>
        <w:tc>
          <w:tcPr>
            <w:tcW w:w="2206" w:type="pct"/>
            <w:tcBorders>
              <w:top w:val="nil"/>
              <w:left w:val="nil"/>
              <w:bottom w:val="single" w:sz="8" w:space="0" w:color="000000"/>
              <w:right w:val="single" w:sz="8" w:space="0" w:color="000000"/>
            </w:tcBorders>
            <w:tcMar>
              <w:top w:w="0" w:type="dxa"/>
              <w:left w:w="70" w:type="dxa"/>
              <w:bottom w:w="0" w:type="dxa"/>
              <w:right w:w="70" w:type="dxa"/>
            </w:tcMar>
            <w:hideMark/>
          </w:tcPr>
          <w:p w:rsidR="00F039F8" w:rsidRPr="003856DC" w:rsidRDefault="00F039F8" w:rsidP="004648CA">
            <w:pPr>
              <w:rPr>
                <w:rFonts w:cs="Arial"/>
                <w:sz w:val="20"/>
                <w:szCs w:val="20"/>
                <w:lang w:val="es-ES_tradnl"/>
              </w:rPr>
            </w:pPr>
          </w:p>
        </w:tc>
        <w:tc>
          <w:tcPr>
            <w:tcW w:w="395" w:type="pct"/>
            <w:tcBorders>
              <w:top w:val="nil"/>
              <w:left w:val="nil"/>
              <w:bottom w:val="single" w:sz="8" w:space="0" w:color="000000"/>
              <w:right w:val="single" w:sz="8" w:space="0" w:color="000000"/>
            </w:tcBorders>
            <w:shd w:val="clear" w:color="auto" w:fill="D9D9D9"/>
          </w:tcPr>
          <w:p w:rsidR="00F039F8" w:rsidRPr="003856DC" w:rsidRDefault="00F039F8" w:rsidP="004648CA">
            <w:pPr>
              <w:jc w:val="center"/>
              <w:rPr>
                <w:rFonts w:cs="Arial"/>
                <w:sz w:val="20"/>
                <w:szCs w:val="20"/>
                <w:lang w:val="es-ES_tradnl"/>
              </w:rPr>
            </w:pPr>
            <w:r w:rsidRPr="003856DC">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F039F8" w:rsidRPr="003856DC" w:rsidRDefault="00F039F8" w:rsidP="004648CA">
            <w:pPr>
              <w:jc w:val="cente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F039F8" w:rsidRPr="003856DC" w:rsidRDefault="00F039F8" w:rsidP="004648CA">
            <w:pPr>
              <w:rPr>
                <w:rFonts w:cs="Arial"/>
                <w:sz w:val="20"/>
                <w:szCs w:val="20"/>
                <w:lang w:val="es-ES_tradnl"/>
              </w:rPr>
            </w:pPr>
            <w:r w:rsidRPr="003856DC">
              <w:rPr>
                <w:rFonts w:cs="Arial"/>
                <w:sz w:val="20"/>
                <w:szCs w:val="20"/>
                <w:lang w:val="es-ES_tradnl"/>
              </w:rPr>
              <w:t>Nuevo/Modifica/Reusable</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PE"/>
              </w:rPr>
            </w:pPr>
            <w:bookmarkStart w:id="70" w:name="_GoBack"/>
            <w:bookmarkEnd w:id="70"/>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Paquete</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lastRenderedPageBreak/>
              <w:t>Método</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Parámetros de Entrada:</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Retorna</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9A635B">
            <w:pP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EAR</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JAR/WAR</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Ruta</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3856DC">
        <w:trPr>
          <w:trHeight w:val="60"/>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Tipo</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Objetivo</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4648C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Especificación (seudocódigo)</w:t>
            </w:r>
          </w:p>
        </w:tc>
      </w:tr>
      <w:tr w:rsidR="00F039F8" w:rsidRPr="003856DC" w:rsidTr="004648CA">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F039F8" w:rsidRPr="003856DC" w:rsidRDefault="00F039F8" w:rsidP="004648CA">
            <w:pPr>
              <w:rPr>
                <w:rFonts w:cs="Arial"/>
                <w:sz w:val="20"/>
                <w:szCs w:val="20"/>
                <w:lang w:val="es-ES_tradnl"/>
              </w:rPr>
            </w:pPr>
          </w:p>
        </w:tc>
      </w:tr>
      <w:tr w:rsidR="00F039F8" w:rsidRPr="003856DC" w:rsidTr="003856DC">
        <w:trPr>
          <w:trHeight w:val="214"/>
        </w:trPr>
        <w:tc>
          <w:tcPr>
            <w:tcW w:w="13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3856DC" w:rsidRDefault="00F039F8" w:rsidP="004648CA">
            <w:pPr>
              <w:rPr>
                <w:rFonts w:cs="Arial"/>
                <w:sz w:val="20"/>
                <w:szCs w:val="20"/>
                <w:lang w:val="es-ES_tradnl"/>
              </w:rPr>
            </w:pPr>
            <w:r w:rsidRPr="003856DC">
              <w:rPr>
                <w:rFonts w:cs="Arial"/>
                <w:sz w:val="20"/>
                <w:szCs w:val="20"/>
                <w:lang w:val="es-ES_tradnl"/>
              </w:rPr>
              <w:t>Regla de Negocio (Opcional)</w:t>
            </w:r>
          </w:p>
        </w:tc>
        <w:tc>
          <w:tcPr>
            <w:tcW w:w="36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F039F8" w:rsidRPr="003856DC" w:rsidRDefault="00F039F8" w:rsidP="004648CA">
            <w:pPr>
              <w:rPr>
                <w:rFonts w:cs="Arial"/>
                <w:sz w:val="20"/>
                <w:szCs w:val="20"/>
                <w:lang w:val="es-ES_tradnl"/>
              </w:rPr>
            </w:pPr>
          </w:p>
        </w:tc>
      </w:tr>
    </w:tbl>
    <w:p w:rsidR="00F039F8" w:rsidRDefault="00F039F8" w:rsidP="00F039F8">
      <w:pPr>
        <w:pStyle w:val="Prrafodelista"/>
        <w:ind w:left="360"/>
        <w:rPr>
          <w:b/>
          <w:bCs/>
          <w:i/>
          <w:iCs/>
          <w:color w:val="339966"/>
        </w:rPr>
      </w:pPr>
    </w:p>
    <w:p w:rsidR="00E06807" w:rsidRDefault="00E06807" w:rsidP="00E06807">
      <w:pPr>
        <w:pStyle w:val="Ttulo2"/>
        <w:numPr>
          <w:ilvl w:val="0"/>
          <w:numId w:val="0"/>
        </w:numPr>
        <w:ind w:left="578" w:hanging="578"/>
        <w:rPr>
          <w:sz w:val="22"/>
          <w:szCs w:val="22"/>
        </w:rPr>
      </w:pPr>
      <w:r>
        <w:rPr>
          <w:b w:val="0"/>
          <w:u w:val="single"/>
        </w:rPr>
        <w:br w:type="page"/>
      </w:r>
    </w:p>
    <w:p w:rsidR="00E06807" w:rsidRPr="00644619" w:rsidRDefault="00E06807" w:rsidP="00787B0F">
      <w:pPr>
        <w:pStyle w:val="Ttulo2"/>
        <w:numPr>
          <w:ilvl w:val="0"/>
          <w:numId w:val="0"/>
        </w:numPr>
        <w:jc w:val="center"/>
        <w:rPr>
          <w:sz w:val="22"/>
          <w:szCs w:val="22"/>
        </w:rPr>
      </w:pPr>
      <w:bookmarkStart w:id="71" w:name="_ANEXO_02"/>
      <w:bookmarkStart w:id="72" w:name="_Toc381871513"/>
      <w:bookmarkEnd w:id="71"/>
      <w:r w:rsidRPr="00644619">
        <w:rPr>
          <w:sz w:val="22"/>
          <w:szCs w:val="22"/>
        </w:rPr>
        <w:lastRenderedPageBreak/>
        <w:t>ANEXO 0</w:t>
      </w:r>
      <w:r>
        <w:rPr>
          <w:sz w:val="22"/>
          <w:szCs w:val="22"/>
        </w:rPr>
        <w:t>1</w:t>
      </w:r>
      <w:bookmarkEnd w:id="72"/>
    </w:p>
    <w:p w:rsidR="00E06807" w:rsidRDefault="00E06807" w:rsidP="00E06807">
      <w:pPr>
        <w:rPr>
          <w:b/>
          <w:sz w:val="20"/>
          <w:szCs w:val="20"/>
          <w:lang w:val="es-PE"/>
        </w:rPr>
      </w:pPr>
    </w:p>
    <w:p w:rsidR="00E06807" w:rsidRPr="003A1CD0" w:rsidRDefault="003A1CD0" w:rsidP="003A1CD0">
      <w:pPr>
        <w:jc w:val="center"/>
        <w:rPr>
          <w:b/>
          <w:sz w:val="20"/>
          <w:szCs w:val="20"/>
          <w:u w:val="single"/>
          <w:lang w:val="es-PE"/>
        </w:rPr>
      </w:pPr>
      <w:r w:rsidRPr="003A1CD0">
        <w:rPr>
          <w:b/>
          <w:sz w:val="20"/>
          <w:szCs w:val="20"/>
          <w:u w:val="single"/>
          <w:lang w:val="es-PE"/>
        </w:rPr>
        <w:t>ROLES DE USUARIO</w:t>
      </w:r>
    </w:p>
    <w:p w:rsidR="00E06807" w:rsidRDefault="00E06807" w:rsidP="00E06807">
      <w:pPr>
        <w:rPr>
          <w:lang w:val="es-PE"/>
        </w:rPr>
      </w:pPr>
    </w:p>
    <w:tbl>
      <w:tblPr>
        <w:tblStyle w:val="Tablaconcuadrcula"/>
        <w:tblW w:w="9337" w:type="dxa"/>
        <w:tblInd w:w="262" w:type="dxa"/>
        <w:tblLook w:val="04A0" w:firstRow="1" w:lastRow="0" w:firstColumn="1" w:lastColumn="0" w:noHBand="0" w:noVBand="1"/>
      </w:tblPr>
      <w:tblGrid>
        <w:gridCol w:w="544"/>
        <w:gridCol w:w="4156"/>
        <w:gridCol w:w="4637"/>
      </w:tblGrid>
      <w:tr w:rsidR="00E06807" w:rsidRPr="00577905" w:rsidTr="00577905">
        <w:trPr>
          <w:trHeight w:val="231"/>
        </w:trPr>
        <w:tc>
          <w:tcPr>
            <w:tcW w:w="544" w:type="dxa"/>
            <w:shd w:val="clear" w:color="auto" w:fill="548DD4" w:themeFill="text2" w:themeFillTint="99"/>
          </w:tcPr>
          <w:p w:rsidR="00E06807" w:rsidRPr="00577905" w:rsidRDefault="00E06807" w:rsidP="00577905">
            <w:pPr>
              <w:jc w:val="center"/>
              <w:rPr>
                <w:rFonts w:ascii="Arial Narrow" w:hAnsi="Arial Narrow" w:cs="Arial"/>
                <w:b/>
                <w:sz w:val="20"/>
                <w:szCs w:val="20"/>
                <w:lang w:val="es-PE" w:eastAsia="es-PE"/>
              </w:rPr>
            </w:pPr>
            <w:r w:rsidRPr="00577905">
              <w:rPr>
                <w:rFonts w:ascii="Arial Narrow" w:hAnsi="Arial Narrow" w:cs="Arial"/>
                <w:b/>
                <w:sz w:val="20"/>
                <w:szCs w:val="20"/>
                <w:lang w:val="es-PE" w:eastAsia="es-PE"/>
              </w:rPr>
              <w:t>Nro.</w:t>
            </w:r>
          </w:p>
        </w:tc>
        <w:tc>
          <w:tcPr>
            <w:tcW w:w="4156" w:type="dxa"/>
            <w:shd w:val="clear" w:color="auto" w:fill="548DD4" w:themeFill="text2" w:themeFillTint="99"/>
          </w:tcPr>
          <w:p w:rsidR="00E06807" w:rsidRPr="00577905" w:rsidRDefault="00E06807" w:rsidP="00577905">
            <w:pPr>
              <w:jc w:val="center"/>
              <w:rPr>
                <w:rFonts w:ascii="Arial Narrow" w:hAnsi="Arial Narrow" w:cs="Arial"/>
                <w:b/>
                <w:bCs/>
                <w:sz w:val="20"/>
                <w:szCs w:val="20"/>
                <w:lang w:val="es-PE" w:eastAsia="es-PE"/>
              </w:rPr>
            </w:pPr>
            <w:r w:rsidRPr="00577905">
              <w:rPr>
                <w:rFonts w:ascii="Arial Narrow" w:hAnsi="Arial Narrow" w:cs="Arial"/>
                <w:b/>
                <w:bCs/>
                <w:sz w:val="20"/>
                <w:szCs w:val="20"/>
                <w:lang w:val="es-PE" w:eastAsia="es-PE"/>
              </w:rPr>
              <w:t>Rol</w:t>
            </w:r>
          </w:p>
        </w:tc>
        <w:tc>
          <w:tcPr>
            <w:tcW w:w="4637" w:type="dxa"/>
            <w:shd w:val="clear" w:color="auto" w:fill="548DD4" w:themeFill="text2" w:themeFillTint="99"/>
          </w:tcPr>
          <w:p w:rsidR="00E06807" w:rsidRPr="00577905" w:rsidRDefault="00E06807" w:rsidP="00577905">
            <w:pPr>
              <w:jc w:val="center"/>
              <w:rPr>
                <w:rFonts w:ascii="Arial Narrow" w:hAnsi="Arial Narrow" w:cs="Arial"/>
                <w:b/>
                <w:bCs/>
                <w:sz w:val="20"/>
                <w:szCs w:val="20"/>
                <w:lang w:val="es-PE" w:eastAsia="es-PE"/>
              </w:rPr>
            </w:pPr>
            <w:r w:rsidRPr="00577905">
              <w:rPr>
                <w:rFonts w:ascii="Arial Narrow" w:hAnsi="Arial Narrow" w:cs="Arial"/>
                <w:b/>
                <w:bCs/>
                <w:sz w:val="20"/>
                <w:szCs w:val="20"/>
                <w:lang w:val="es-PE" w:eastAsia="es-PE"/>
              </w:rPr>
              <w:t>Régimen asociado</w:t>
            </w:r>
          </w:p>
        </w:tc>
      </w:tr>
      <w:tr w:rsidR="00547DAC" w:rsidRPr="004F3C8A" w:rsidTr="00D0171C">
        <w:trPr>
          <w:trHeight w:val="637"/>
        </w:trPr>
        <w:tc>
          <w:tcPr>
            <w:tcW w:w="544" w:type="dxa"/>
            <w:hideMark/>
          </w:tcPr>
          <w:p w:rsidR="00547DAC" w:rsidRPr="00C5487C" w:rsidRDefault="00547DAC" w:rsidP="00EF6966">
            <w:pPr>
              <w:pStyle w:val="Prrafodelista"/>
              <w:numPr>
                <w:ilvl w:val="0"/>
                <w:numId w:val="65"/>
              </w:numPr>
              <w:ind w:left="447"/>
              <w:jc w:val="center"/>
              <w:rPr>
                <w:rFonts w:ascii="Arial Narrow" w:hAnsi="Arial Narrow" w:cs="Arial"/>
                <w:sz w:val="20"/>
                <w:szCs w:val="20"/>
                <w:lang w:val="es-PE" w:eastAsia="es-PE"/>
              </w:rPr>
            </w:pPr>
          </w:p>
        </w:tc>
        <w:tc>
          <w:tcPr>
            <w:tcW w:w="4156" w:type="dxa"/>
            <w:hideMark/>
          </w:tcPr>
          <w:p w:rsidR="00547DAC" w:rsidRPr="004F3C8A" w:rsidRDefault="00072051" w:rsidP="008448DF">
            <w:pPr>
              <w:rPr>
                <w:rFonts w:ascii="Arial Narrow" w:hAnsi="Arial Narrow" w:cs="Arial"/>
                <w:sz w:val="20"/>
                <w:szCs w:val="20"/>
                <w:highlight w:val="yellow"/>
                <w:lang w:val="es-PE" w:eastAsia="es-PE"/>
              </w:rPr>
            </w:pPr>
            <w:r w:rsidRPr="004F3C8A">
              <w:rPr>
                <w:rFonts w:ascii="Arial Narrow" w:hAnsi="Arial Narrow" w:cs="Arial"/>
                <w:b/>
                <w:bCs/>
                <w:sz w:val="20"/>
                <w:szCs w:val="20"/>
                <w:highlight w:val="yellow"/>
                <w:lang w:val="es-PE" w:eastAsia="es-PE"/>
              </w:rPr>
              <w:t>Rol Jefe de</w:t>
            </w:r>
            <w:r w:rsidR="00547DAC" w:rsidRPr="004F3C8A">
              <w:rPr>
                <w:rFonts w:ascii="Arial Narrow" w:hAnsi="Arial Narrow" w:cs="Arial"/>
                <w:b/>
                <w:bCs/>
                <w:sz w:val="20"/>
                <w:szCs w:val="20"/>
                <w:highlight w:val="yellow"/>
                <w:lang w:val="es-PE" w:eastAsia="es-PE"/>
              </w:rPr>
              <w:t xml:space="preserve"> Régimen de </w:t>
            </w:r>
            <w:r w:rsidRPr="004F3C8A">
              <w:rPr>
                <w:rFonts w:ascii="Arial Narrow" w:hAnsi="Arial Narrow" w:cs="Arial"/>
                <w:b/>
                <w:bCs/>
                <w:sz w:val="20"/>
                <w:szCs w:val="20"/>
                <w:highlight w:val="yellow"/>
                <w:lang w:val="es-PE" w:eastAsia="es-PE"/>
              </w:rPr>
              <w:t>Salida</w:t>
            </w:r>
            <w:r w:rsidR="00547DAC" w:rsidRPr="004F3C8A">
              <w:rPr>
                <w:rFonts w:ascii="Arial Narrow" w:hAnsi="Arial Narrow" w:cs="Arial"/>
                <w:b/>
                <w:bCs/>
                <w:sz w:val="20"/>
                <w:szCs w:val="20"/>
                <w:highlight w:val="yellow"/>
                <w:lang w:val="es-PE" w:eastAsia="es-PE"/>
              </w:rPr>
              <w:t xml:space="preserve">: </w:t>
            </w:r>
            <w:r w:rsidR="00547DAC" w:rsidRPr="004F3C8A">
              <w:rPr>
                <w:rFonts w:ascii="Arial Narrow" w:hAnsi="Arial Narrow" w:cs="Arial"/>
                <w:bCs/>
                <w:sz w:val="20"/>
                <w:szCs w:val="20"/>
                <w:highlight w:val="yellow"/>
                <w:lang w:val="es-PE" w:eastAsia="es-PE"/>
              </w:rPr>
              <w:t xml:space="preserve">Es el rol que identifica al funcionario aduanero que administra </w:t>
            </w:r>
            <w:r w:rsidR="008448DF" w:rsidRPr="004F3C8A">
              <w:rPr>
                <w:rFonts w:ascii="Arial Narrow" w:hAnsi="Arial Narrow" w:cs="Arial"/>
                <w:bCs/>
                <w:sz w:val="20"/>
                <w:szCs w:val="20"/>
                <w:highlight w:val="yellow"/>
                <w:lang w:val="es-PE" w:eastAsia="es-PE"/>
              </w:rPr>
              <w:t>uno o más regímenes de salida</w:t>
            </w:r>
          </w:p>
        </w:tc>
        <w:tc>
          <w:tcPr>
            <w:tcW w:w="4637" w:type="dxa"/>
          </w:tcPr>
          <w:p w:rsidR="007C0842" w:rsidRDefault="00BB0E92" w:rsidP="007C0842">
            <w:pPr>
              <w:rPr>
                <w:rFonts w:ascii="Arial Narrow" w:hAnsi="Arial Narrow" w:cs="Arial"/>
                <w:b/>
                <w:bCs/>
                <w:sz w:val="20"/>
                <w:szCs w:val="20"/>
                <w:lang w:val="es-PE" w:eastAsia="es-PE"/>
              </w:rPr>
            </w:pPr>
            <w:r w:rsidRPr="004F3C8A">
              <w:rPr>
                <w:rFonts w:ascii="Arial Narrow" w:hAnsi="Arial Narrow" w:cs="Arial"/>
                <w:b/>
                <w:bCs/>
                <w:sz w:val="20"/>
                <w:szCs w:val="20"/>
                <w:highlight w:val="yellow"/>
                <w:lang w:val="es-PE" w:eastAsia="es-PE"/>
              </w:rPr>
              <w:t>40-Exportación definitiva</w:t>
            </w:r>
          </w:p>
          <w:p w:rsidR="00547DAC" w:rsidRPr="00332993" w:rsidRDefault="00547DAC" w:rsidP="00332993">
            <w:pPr>
              <w:rPr>
                <w:rFonts w:ascii="Arial Narrow" w:hAnsi="Arial Narrow" w:cs="Arial"/>
                <w:b/>
                <w:bCs/>
                <w:strike/>
                <w:sz w:val="20"/>
                <w:szCs w:val="20"/>
                <w:lang w:val="es-PE" w:eastAsia="es-PE"/>
              </w:rPr>
            </w:pPr>
          </w:p>
        </w:tc>
      </w:tr>
      <w:tr w:rsidR="00547DAC" w:rsidRPr="009D476B" w:rsidTr="00C5487C">
        <w:trPr>
          <w:trHeight w:val="608"/>
        </w:trPr>
        <w:tc>
          <w:tcPr>
            <w:tcW w:w="544" w:type="dxa"/>
          </w:tcPr>
          <w:p w:rsidR="00547DAC" w:rsidRPr="004F3C8A" w:rsidRDefault="00547DAC" w:rsidP="00EF6966">
            <w:pPr>
              <w:pStyle w:val="Prrafodelista"/>
              <w:numPr>
                <w:ilvl w:val="0"/>
                <w:numId w:val="65"/>
              </w:numPr>
              <w:ind w:left="447"/>
              <w:jc w:val="center"/>
              <w:rPr>
                <w:rFonts w:ascii="Arial Narrow" w:hAnsi="Arial Narrow" w:cs="Arial"/>
                <w:sz w:val="20"/>
                <w:szCs w:val="20"/>
                <w:highlight w:val="yellow"/>
                <w:lang w:val="es-PE" w:eastAsia="es-PE"/>
              </w:rPr>
            </w:pPr>
          </w:p>
        </w:tc>
        <w:tc>
          <w:tcPr>
            <w:tcW w:w="4156" w:type="dxa"/>
            <w:hideMark/>
          </w:tcPr>
          <w:p w:rsidR="00547DAC" w:rsidRPr="004F3C8A" w:rsidRDefault="00547DAC" w:rsidP="008448DF">
            <w:pPr>
              <w:rPr>
                <w:rFonts w:ascii="Arial Narrow" w:hAnsi="Arial Narrow" w:cs="Arial"/>
                <w:sz w:val="20"/>
                <w:szCs w:val="20"/>
                <w:highlight w:val="yellow"/>
                <w:lang w:val="es-PE" w:eastAsia="es-PE"/>
              </w:rPr>
            </w:pPr>
            <w:r w:rsidRPr="004F3C8A">
              <w:rPr>
                <w:rFonts w:ascii="Arial Narrow" w:hAnsi="Arial Narrow" w:cs="Arial"/>
                <w:b/>
                <w:bCs/>
                <w:sz w:val="20"/>
                <w:szCs w:val="20"/>
                <w:highlight w:val="yellow"/>
                <w:lang w:val="es-PE" w:eastAsia="es-PE"/>
              </w:rPr>
              <w:t xml:space="preserve">Rol Supervisor de Régimen de </w:t>
            </w:r>
            <w:r w:rsidR="00072051" w:rsidRPr="004F3C8A">
              <w:rPr>
                <w:rFonts w:ascii="Arial Narrow" w:hAnsi="Arial Narrow" w:cs="Arial"/>
                <w:b/>
                <w:bCs/>
                <w:sz w:val="20"/>
                <w:szCs w:val="20"/>
                <w:highlight w:val="yellow"/>
                <w:lang w:val="es-PE" w:eastAsia="es-PE"/>
              </w:rPr>
              <w:t>Salida</w:t>
            </w:r>
            <w:r w:rsidRPr="004F3C8A">
              <w:rPr>
                <w:rFonts w:ascii="Arial Narrow" w:hAnsi="Arial Narrow" w:cs="Arial"/>
                <w:b/>
                <w:bCs/>
                <w:sz w:val="20"/>
                <w:szCs w:val="20"/>
                <w:highlight w:val="yellow"/>
                <w:lang w:val="es-PE" w:eastAsia="es-PE"/>
              </w:rPr>
              <w:t xml:space="preserve">: </w:t>
            </w:r>
            <w:r w:rsidRPr="004F3C8A">
              <w:rPr>
                <w:rFonts w:ascii="Arial Narrow" w:hAnsi="Arial Narrow" w:cs="Arial"/>
                <w:bCs/>
                <w:sz w:val="20"/>
                <w:szCs w:val="20"/>
                <w:highlight w:val="yellow"/>
                <w:lang w:val="es-PE" w:eastAsia="es-PE"/>
              </w:rPr>
              <w:t xml:space="preserve">Es el rol que identifica al funcionario aduanero designado supervisor </w:t>
            </w:r>
            <w:r w:rsidR="008448DF" w:rsidRPr="004F3C8A">
              <w:rPr>
                <w:rFonts w:ascii="Arial Narrow" w:hAnsi="Arial Narrow" w:cs="Arial"/>
                <w:bCs/>
                <w:sz w:val="20"/>
                <w:szCs w:val="20"/>
                <w:highlight w:val="yellow"/>
                <w:lang w:val="es-PE" w:eastAsia="es-PE"/>
              </w:rPr>
              <w:t>de uno o más regímenes de salida</w:t>
            </w:r>
            <w:r w:rsidRPr="004F3C8A">
              <w:rPr>
                <w:rFonts w:ascii="Arial Narrow" w:hAnsi="Arial Narrow" w:cs="Arial"/>
                <w:sz w:val="20"/>
                <w:szCs w:val="20"/>
                <w:highlight w:val="yellow"/>
                <w:lang w:val="es-PE" w:eastAsia="es-PE"/>
              </w:rPr>
              <w:t xml:space="preserve">. </w:t>
            </w:r>
          </w:p>
        </w:tc>
        <w:tc>
          <w:tcPr>
            <w:tcW w:w="4637" w:type="dxa"/>
          </w:tcPr>
          <w:p w:rsidR="007C0842" w:rsidRDefault="00BB0E92" w:rsidP="007C0842">
            <w:pPr>
              <w:rPr>
                <w:rFonts w:ascii="Arial Narrow" w:hAnsi="Arial Narrow" w:cs="Arial"/>
                <w:b/>
                <w:bCs/>
                <w:sz w:val="20"/>
                <w:szCs w:val="20"/>
                <w:lang w:val="es-PE" w:eastAsia="es-PE"/>
              </w:rPr>
            </w:pPr>
            <w:r w:rsidRPr="004F3C8A">
              <w:rPr>
                <w:rFonts w:ascii="Arial Narrow" w:hAnsi="Arial Narrow" w:cs="Arial"/>
                <w:b/>
                <w:bCs/>
                <w:sz w:val="20"/>
                <w:szCs w:val="20"/>
                <w:highlight w:val="yellow"/>
                <w:lang w:val="es-PE" w:eastAsia="es-PE"/>
              </w:rPr>
              <w:t>40-Exportación definitiva</w:t>
            </w:r>
          </w:p>
          <w:p w:rsidR="00547DAC" w:rsidRPr="009D476B" w:rsidRDefault="00547DAC" w:rsidP="007C0842">
            <w:pPr>
              <w:rPr>
                <w:rFonts w:ascii="Arial Narrow" w:hAnsi="Arial Narrow" w:cs="Arial"/>
                <w:b/>
                <w:bCs/>
                <w:sz w:val="20"/>
                <w:szCs w:val="20"/>
                <w:lang w:val="es-PE" w:eastAsia="es-PE"/>
              </w:rPr>
            </w:pPr>
          </w:p>
        </w:tc>
      </w:tr>
      <w:tr w:rsidR="00E06807" w:rsidRPr="009D476B" w:rsidTr="00547DAC">
        <w:trPr>
          <w:trHeight w:val="637"/>
        </w:trPr>
        <w:tc>
          <w:tcPr>
            <w:tcW w:w="544" w:type="dxa"/>
          </w:tcPr>
          <w:p w:rsidR="00E06807" w:rsidRPr="009D476B" w:rsidRDefault="00E06807" w:rsidP="00EF6966">
            <w:pPr>
              <w:pStyle w:val="Prrafodelista"/>
              <w:numPr>
                <w:ilvl w:val="0"/>
                <w:numId w:val="65"/>
              </w:numPr>
              <w:ind w:left="447"/>
              <w:jc w:val="center"/>
              <w:rPr>
                <w:rFonts w:ascii="Arial Narrow" w:hAnsi="Arial Narrow" w:cs="Arial"/>
                <w:sz w:val="20"/>
                <w:szCs w:val="20"/>
                <w:lang w:val="es-PE" w:eastAsia="es-PE"/>
              </w:rPr>
            </w:pPr>
          </w:p>
        </w:tc>
        <w:tc>
          <w:tcPr>
            <w:tcW w:w="4156" w:type="dxa"/>
            <w:hideMark/>
          </w:tcPr>
          <w:p w:rsidR="00E06807" w:rsidRPr="009D476B" w:rsidRDefault="003A1CD0" w:rsidP="000D4493">
            <w:pPr>
              <w:rPr>
                <w:rFonts w:ascii="Arial Narrow" w:hAnsi="Arial Narrow" w:cs="Arial"/>
                <w:sz w:val="20"/>
                <w:szCs w:val="20"/>
                <w:lang w:val="es-PE" w:eastAsia="es-PE"/>
              </w:rPr>
            </w:pPr>
            <w:r w:rsidRPr="003A1CD0">
              <w:rPr>
                <w:rFonts w:ascii="Arial Narrow" w:hAnsi="Arial Narrow" w:cs="Arial"/>
                <w:b/>
                <w:bCs/>
                <w:sz w:val="20"/>
                <w:szCs w:val="20"/>
                <w:lang w:val="es-PE" w:eastAsia="es-PE"/>
              </w:rPr>
              <w:t>Rol Jefe del Régimen de Envíos de Entrega Rápida</w:t>
            </w:r>
            <w:r w:rsidR="00A95CCE">
              <w:rPr>
                <w:rFonts w:ascii="Arial Narrow" w:hAnsi="Arial Narrow" w:cs="Arial"/>
                <w:b/>
                <w:bCs/>
                <w:sz w:val="20"/>
                <w:szCs w:val="20"/>
                <w:lang w:val="es-PE" w:eastAsia="es-PE"/>
              </w:rPr>
              <w:t xml:space="preserve"> </w:t>
            </w:r>
            <w:r w:rsidR="00A95CCE" w:rsidRPr="00A95CCE">
              <w:rPr>
                <w:rFonts w:ascii="Arial Narrow" w:hAnsi="Arial Narrow" w:cs="Arial"/>
                <w:b/>
                <w:bCs/>
                <w:sz w:val="20"/>
                <w:szCs w:val="20"/>
                <w:highlight w:val="green"/>
                <w:lang w:val="es-PE" w:eastAsia="es-PE"/>
              </w:rPr>
              <w:t xml:space="preserve">y otros regímenes aduaneros </w:t>
            </w:r>
            <w:commentRangeStart w:id="73"/>
            <w:r w:rsidR="00A95CCE" w:rsidRPr="00A95CCE">
              <w:rPr>
                <w:rFonts w:ascii="Arial Narrow" w:hAnsi="Arial Narrow" w:cs="Arial"/>
                <w:b/>
                <w:bCs/>
                <w:sz w:val="20"/>
                <w:szCs w:val="20"/>
                <w:highlight w:val="green"/>
                <w:lang w:val="es-PE" w:eastAsia="es-PE"/>
              </w:rPr>
              <w:t>especiales</w:t>
            </w:r>
            <w:commentRangeEnd w:id="73"/>
            <w:r w:rsidR="00A95CCE">
              <w:rPr>
                <w:rStyle w:val="Refdecomentario"/>
                <w:rFonts w:cs="Arial"/>
                <w:noProof/>
                <w:lang w:eastAsia="en-US"/>
              </w:rPr>
              <w:commentReference w:id="73"/>
            </w:r>
            <w:r w:rsidR="008242B2">
              <w:rPr>
                <w:rFonts w:ascii="Arial Narrow" w:hAnsi="Arial Narrow" w:cs="Arial"/>
                <w:b/>
                <w:bCs/>
                <w:sz w:val="20"/>
                <w:szCs w:val="20"/>
                <w:highlight w:val="green"/>
                <w:lang w:val="es-PE" w:eastAsia="es-PE"/>
              </w:rPr>
              <w:t xml:space="preserve"> (MUA)</w:t>
            </w:r>
            <w:r w:rsidRPr="00A95CCE">
              <w:rPr>
                <w:rFonts w:ascii="Arial Narrow" w:hAnsi="Arial Narrow" w:cs="Arial"/>
                <w:b/>
                <w:bCs/>
                <w:sz w:val="20"/>
                <w:szCs w:val="20"/>
                <w:highlight w:val="green"/>
                <w:lang w:val="es-PE" w:eastAsia="es-PE"/>
              </w:rPr>
              <w:t>:</w:t>
            </w:r>
            <w:r w:rsidRPr="003A1CD0">
              <w:rPr>
                <w:rFonts w:ascii="Arial Narrow" w:hAnsi="Arial Narrow" w:cs="Arial"/>
                <w:b/>
                <w:bCs/>
                <w:sz w:val="20"/>
                <w:szCs w:val="20"/>
                <w:lang w:val="es-PE" w:eastAsia="es-PE"/>
              </w:rPr>
              <w:t xml:space="preserve"> </w:t>
            </w:r>
            <w:r w:rsidRPr="003A1CD0">
              <w:rPr>
                <w:rFonts w:ascii="Arial Narrow" w:hAnsi="Arial Narrow" w:cs="Arial"/>
                <w:bCs/>
                <w:sz w:val="20"/>
                <w:szCs w:val="20"/>
                <w:lang w:val="es-PE" w:eastAsia="es-PE"/>
              </w:rPr>
              <w:t>Es el rol que identifica al funcionario aduanero que administra el régimen de Envíos de Entrega Rápida</w:t>
            </w:r>
            <w:r w:rsidR="00A95CCE">
              <w:rPr>
                <w:rFonts w:ascii="Arial Narrow" w:hAnsi="Arial Narrow" w:cs="Arial"/>
                <w:bCs/>
                <w:sz w:val="20"/>
                <w:szCs w:val="20"/>
                <w:lang w:val="es-PE" w:eastAsia="es-PE"/>
              </w:rPr>
              <w:t xml:space="preserve"> </w:t>
            </w:r>
            <w:r w:rsidR="00A95CCE">
              <w:rPr>
                <w:rFonts w:ascii="Arial Narrow" w:hAnsi="Arial Narrow" w:cs="Arial"/>
                <w:b/>
                <w:bCs/>
                <w:sz w:val="20"/>
                <w:szCs w:val="20"/>
                <w:lang w:val="es-PE" w:eastAsia="es-PE"/>
              </w:rPr>
              <w:t xml:space="preserve">y </w:t>
            </w:r>
            <w:r w:rsidR="00A95CCE" w:rsidRPr="00A95CCE">
              <w:rPr>
                <w:rFonts w:ascii="Arial Narrow" w:hAnsi="Arial Narrow" w:cs="Arial"/>
                <w:bCs/>
                <w:sz w:val="20"/>
                <w:szCs w:val="20"/>
                <w:highlight w:val="green"/>
                <w:lang w:val="es-PE" w:eastAsia="es-PE"/>
              </w:rPr>
              <w:t>otros regímenes aduaneros especiales</w:t>
            </w:r>
            <w:r w:rsidR="0048244C">
              <w:rPr>
                <w:rFonts w:ascii="Arial Narrow" w:hAnsi="Arial Narrow" w:cs="Arial"/>
                <w:bCs/>
                <w:sz w:val="20"/>
                <w:szCs w:val="20"/>
                <w:lang w:val="es-PE" w:eastAsia="es-PE"/>
              </w:rPr>
              <w:t xml:space="preserve"> </w:t>
            </w:r>
            <w:r w:rsidR="00EC69B9">
              <w:rPr>
                <w:rFonts w:ascii="Arial Narrow" w:hAnsi="Arial Narrow" w:cs="Arial"/>
                <w:bCs/>
                <w:sz w:val="20"/>
                <w:szCs w:val="20"/>
                <w:lang w:val="es-PE" w:eastAsia="es-PE"/>
              </w:rPr>
              <w:t xml:space="preserve"> </w:t>
            </w:r>
            <w:r w:rsidR="00EC69B9" w:rsidRPr="00EC69B9">
              <w:rPr>
                <w:rFonts w:ascii="Arial Narrow" w:hAnsi="Arial Narrow" w:cs="Arial"/>
                <w:bCs/>
                <w:sz w:val="20"/>
                <w:szCs w:val="20"/>
                <w:highlight w:val="green"/>
                <w:lang w:val="es-PE" w:eastAsia="es-PE"/>
              </w:rPr>
              <w:t>de uno o más regímenes</w:t>
            </w:r>
            <w:r w:rsidR="00EC69B9">
              <w:rPr>
                <w:rFonts w:ascii="Arial Narrow" w:hAnsi="Arial Narrow" w:cs="Arial"/>
                <w:bCs/>
                <w:sz w:val="20"/>
                <w:szCs w:val="20"/>
                <w:lang w:val="es-PE" w:eastAsia="es-PE"/>
              </w:rPr>
              <w:t>.</w:t>
            </w:r>
          </w:p>
        </w:tc>
        <w:tc>
          <w:tcPr>
            <w:tcW w:w="4637" w:type="dxa"/>
          </w:tcPr>
          <w:p w:rsidR="00332993" w:rsidRDefault="003A1CD0" w:rsidP="001D1C3C">
            <w:pPr>
              <w:rPr>
                <w:rFonts w:ascii="Arial Narrow" w:hAnsi="Arial Narrow" w:cs="Arial"/>
                <w:b/>
                <w:bCs/>
                <w:sz w:val="20"/>
                <w:szCs w:val="20"/>
                <w:lang w:val="es-PE" w:eastAsia="es-PE"/>
              </w:rPr>
            </w:pPr>
            <w:r>
              <w:rPr>
                <w:rFonts w:ascii="Arial Narrow" w:hAnsi="Arial Narrow" w:cs="Arial"/>
                <w:b/>
                <w:bCs/>
                <w:sz w:val="20"/>
                <w:szCs w:val="20"/>
                <w:lang w:val="es-PE" w:eastAsia="es-PE"/>
              </w:rPr>
              <w:t>28</w:t>
            </w:r>
            <w:r w:rsidR="00E06807">
              <w:rPr>
                <w:rFonts w:ascii="Arial Narrow" w:hAnsi="Arial Narrow" w:cs="Arial"/>
                <w:b/>
                <w:bCs/>
                <w:sz w:val="20"/>
                <w:szCs w:val="20"/>
                <w:lang w:val="es-PE" w:eastAsia="es-PE"/>
              </w:rPr>
              <w:t xml:space="preserve"> </w:t>
            </w:r>
            <w:r w:rsidR="001D1C3C">
              <w:rPr>
                <w:rFonts w:ascii="Arial Narrow" w:hAnsi="Arial Narrow" w:cs="Arial"/>
                <w:b/>
                <w:bCs/>
                <w:sz w:val="20"/>
                <w:szCs w:val="20"/>
                <w:lang w:val="es-PE" w:eastAsia="es-PE"/>
              </w:rPr>
              <w:t>R</w:t>
            </w:r>
            <w:r w:rsidR="001D1C3C" w:rsidRPr="001D1C3C">
              <w:rPr>
                <w:rFonts w:ascii="Arial Narrow" w:hAnsi="Arial Narrow" w:cs="Arial"/>
                <w:b/>
                <w:bCs/>
                <w:sz w:val="20"/>
                <w:szCs w:val="20"/>
                <w:lang w:val="es-PE" w:eastAsia="es-PE"/>
              </w:rPr>
              <w:t>égimen Envíos de Entrega Rápida</w:t>
            </w:r>
          </w:p>
          <w:p w:rsidR="00332993" w:rsidRDefault="00332993" w:rsidP="00332993">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49</w:t>
            </w:r>
            <w:r w:rsidRPr="00026C6A">
              <w:rPr>
                <w:rFonts w:ascii="Arial Narrow" w:hAnsi="Arial Narrow" w:cs="Arial"/>
                <w:b/>
                <w:bCs/>
                <w:sz w:val="20"/>
                <w:szCs w:val="20"/>
                <w:highlight w:val="green"/>
                <w:lang w:val="es-PE" w:eastAsia="es-PE"/>
              </w:rPr>
              <w:t xml:space="preserve">-Material de uso </w:t>
            </w:r>
            <w:r>
              <w:rPr>
                <w:rFonts w:ascii="Arial Narrow" w:hAnsi="Arial Narrow" w:cs="Arial"/>
                <w:b/>
                <w:bCs/>
                <w:sz w:val="20"/>
                <w:szCs w:val="20"/>
                <w:highlight w:val="green"/>
                <w:lang w:val="es-PE" w:eastAsia="es-PE"/>
              </w:rPr>
              <w:t>aeronáutico</w:t>
            </w:r>
            <w:r w:rsidRPr="00026C6A">
              <w:rPr>
                <w:rFonts w:ascii="Arial Narrow" w:hAnsi="Arial Narrow" w:cs="Arial"/>
                <w:b/>
                <w:bCs/>
                <w:sz w:val="20"/>
                <w:szCs w:val="20"/>
                <w:highlight w:val="green"/>
                <w:lang w:val="es-PE" w:eastAsia="es-PE"/>
              </w:rPr>
              <w:t>-salida</w:t>
            </w:r>
          </w:p>
          <w:p w:rsidR="00332993" w:rsidRDefault="00332993" w:rsidP="00332993">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71</w:t>
            </w:r>
            <w:r w:rsidRPr="00026C6A">
              <w:rPr>
                <w:rFonts w:ascii="Arial Narrow" w:hAnsi="Arial Narrow" w:cs="Arial"/>
                <w:b/>
                <w:bCs/>
                <w:sz w:val="20"/>
                <w:szCs w:val="20"/>
                <w:highlight w:val="green"/>
                <w:lang w:val="es-PE" w:eastAsia="es-PE"/>
              </w:rPr>
              <w:t>-Material de uso aeronáutico-ingreso</w:t>
            </w:r>
          </w:p>
          <w:p w:rsidR="00332993" w:rsidRDefault="00332993" w:rsidP="001D1C3C">
            <w:pPr>
              <w:rPr>
                <w:rFonts w:ascii="Arial Narrow" w:hAnsi="Arial Narrow" w:cs="Arial"/>
                <w:b/>
                <w:bCs/>
                <w:sz w:val="20"/>
                <w:szCs w:val="20"/>
                <w:lang w:val="es-PE" w:eastAsia="es-PE"/>
              </w:rPr>
            </w:pPr>
          </w:p>
          <w:p w:rsidR="00332993" w:rsidRPr="009D476B" w:rsidRDefault="00332993" w:rsidP="001D1C3C">
            <w:pPr>
              <w:rPr>
                <w:rFonts w:ascii="Arial Narrow" w:hAnsi="Arial Narrow" w:cs="Arial"/>
                <w:b/>
                <w:bCs/>
                <w:sz w:val="20"/>
                <w:szCs w:val="20"/>
                <w:lang w:val="es-PE" w:eastAsia="es-PE"/>
              </w:rPr>
            </w:pPr>
          </w:p>
        </w:tc>
      </w:tr>
      <w:tr w:rsidR="00E06807" w:rsidRPr="009D476B" w:rsidTr="00547DAC">
        <w:trPr>
          <w:trHeight w:val="608"/>
        </w:trPr>
        <w:tc>
          <w:tcPr>
            <w:tcW w:w="544" w:type="dxa"/>
          </w:tcPr>
          <w:p w:rsidR="00E06807" w:rsidRPr="009D476B" w:rsidRDefault="00E06807" w:rsidP="00EF6966">
            <w:pPr>
              <w:pStyle w:val="Prrafodelista"/>
              <w:numPr>
                <w:ilvl w:val="0"/>
                <w:numId w:val="65"/>
              </w:numPr>
              <w:ind w:left="447"/>
              <w:jc w:val="center"/>
              <w:rPr>
                <w:rFonts w:ascii="Arial Narrow" w:hAnsi="Arial Narrow" w:cs="Arial"/>
                <w:sz w:val="20"/>
                <w:szCs w:val="20"/>
                <w:lang w:val="es-PE" w:eastAsia="es-PE"/>
              </w:rPr>
            </w:pPr>
          </w:p>
        </w:tc>
        <w:tc>
          <w:tcPr>
            <w:tcW w:w="4156" w:type="dxa"/>
            <w:hideMark/>
          </w:tcPr>
          <w:p w:rsidR="00E06807" w:rsidRPr="009D476B" w:rsidRDefault="00577905" w:rsidP="000D4493">
            <w:pPr>
              <w:rPr>
                <w:rFonts w:ascii="Arial Narrow" w:hAnsi="Arial Narrow" w:cs="Arial"/>
                <w:sz w:val="20"/>
                <w:szCs w:val="20"/>
                <w:lang w:val="es-PE" w:eastAsia="es-PE"/>
              </w:rPr>
            </w:pPr>
            <w:r w:rsidRPr="00577905">
              <w:rPr>
                <w:rFonts w:ascii="Arial Narrow" w:hAnsi="Arial Narrow" w:cs="Arial"/>
                <w:b/>
                <w:bCs/>
                <w:sz w:val="20"/>
                <w:szCs w:val="20"/>
                <w:lang w:val="es-PE" w:eastAsia="es-PE"/>
              </w:rPr>
              <w:t>Rol Supervisor del Régimen de Envíos de Entrega Rápida</w:t>
            </w:r>
            <w:r w:rsidR="00332993">
              <w:rPr>
                <w:rFonts w:ascii="Arial Narrow" w:hAnsi="Arial Narrow" w:cs="Arial"/>
                <w:b/>
                <w:bCs/>
                <w:sz w:val="20"/>
                <w:szCs w:val="20"/>
                <w:lang w:val="es-PE" w:eastAsia="es-PE"/>
              </w:rPr>
              <w:t xml:space="preserve"> </w:t>
            </w:r>
            <w:r w:rsidR="00332993" w:rsidRPr="00A95CCE">
              <w:rPr>
                <w:rFonts w:ascii="Arial Narrow" w:hAnsi="Arial Narrow" w:cs="Arial"/>
                <w:b/>
                <w:bCs/>
                <w:sz w:val="20"/>
                <w:szCs w:val="20"/>
                <w:highlight w:val="green"/>
                <w:lang w:val="es-PE" w:eastAsia="es-PE"/>
              </w:rPr>
              <w:t xml:space="preserve">y otros regímenes aduaneros </w:t>
            </w:r>
            <w:commentRangeStart w:id="74"/>
            <w:r w:rsidR="00332993" w:rsidRPr="00A95CCE">
              <w:rPr>
                <w:rFonts w:ascii="Arial Narrow" w:hAnsi="Arial Narrow" w:cs="Arial"/>
                <w:b/>
                <w:bCs/>
                <w:sz w:val="20"/>
                <w:szCs w:val="20"/>
                <w:highlight w:val="green"/>
                <w:lang w:val="es-PE" w:eastAsia="es-PE"/>
              </w:rPr>
              <w:t>especiales</w:t>
            </w:r>
            <w:commentRangeEnd w:id="74"/>
            <w:r w:rsidR="00332993">
              <w:rPr>
                <w:rStyle w:val="Refdecomentario"/>
                <w:rFonts w:cs="Arial"/>
                <w:noProof/>
                <w:lang w:eastAsia="en-US"/>
              </w:rPr>
              <w:commentReference w:id="74"/>
            </w:r>
            <w:r w:rsidR="008242B2">
              <w:rPr>
                <w:rFonts w:ascii="Arial Narrow" w:hAnsi="Arial Narrow" w:cs="Arial"/>
                <w:b/>
                <w:bCs/>
                <w:sz w:val="20"/>
                <w:szCs w:val="20"/>
                <w:highlight w:val="green"/>
                <w:lang w:val="es-PE" w:eastAsia="es-PE"/>
              </w:rPr>
              <w:t xml:space="preserve"> </w:t>
            </w:r>
            <w:r w:rsidR="008242B2" w:rsidRPr="008242B2">
              <w:rPr>
                <w:rFonts w:ascii="Arial Narrow" w:hAnsi="Arial Narrow" w:cs="Arial"/>
                <w:b/>
                <w:bCs/>
                <w:sz w:val="20"/>
                <w:szCs w:val="20"/>
                <w:highlight w:val="green"/>
                <w:lang w:val="es-PE" w:eastAsia="es-PE"/>
              </w:rPr>
              <w:t>(MUA)</w:t>
            </w:r>
            <w:r w:rsidR="008242B2">
              <w:rPr>
                <w:rFonts w:ascii="Arial Narrow" w:hAnsi="Arial Narrow" w:cs="Arial"/>
                <w:b/>
                <w:bCs/>
                <w:sz w:val="20"/>
                <w:szCs w:val="20"/>
                <w:lang w:val="es-PE" w:eastAsia="es-PE"/>
              </w:rPr>
              <w:t xml:space="preserve"> </w:t>
            </w:r>
            <w:r w:rsidRPr="00577905">
              <w:rPr>
                <w:rFonts w:ascii="Arial Narrow" w:hAnsi="Arial Narrow" w:cs="Arial"/>
                <w:b/>
                <w:bCs/>
                <w:sz w:val="20"/>
                <w:szCs w:val="20"/>
                <w:lang w:val="es-PE" w:eastAsia="es-PE"/>
              </w:rPr>
              <w:t xml:space="preserve">: </w:t>
            </w:r>
            <w:r w:rsidRPr="00577905">
              <w:rPr>
                <w:rFonts w:ascii="Arial Narrow" w:hAnsi="Arial Narrow" w:cs="Arial"/>
                <w:bCs/>
                <w:sz w:val="20"/>
                <w:szCs w:val="20"/>
                <w:lang w:val="es-PE" w:eastAsia="es-PE"/>
              </w:rPr>
              <w:t>Es el rol que identifica al funcionario aduanero designado supervisor en la División de Envíos de Entrega Rápida</w:t>
            </w:r>
            <w:r w:rsidR="0048244C">
              <w:rPr>
                <w:rFonts w:ascii="Arial Narrow" w:hAnsi="Arial Narrow" w:cs="Arial"/>
                <w:bCs/>
                <w:sz w:val="20"/>
                <w:szCs w:val="20"/>
                <w:lang w:val="es-PE" w:eastAsia="es-PE"/>
              </w:rPr>
              <w:t xml:space="preserve"> </w:t>
            </w:r>
            <w:r w:rsidR="0048244C" w:rsidRPr="0048244C">
              <w:rPr>
                <w:rFonts w:ascii="Arial Narrow" w:hAnsi="Arial Narrow" w:cs="Arial"/>
                <w:bCs/>
                <w:sz w:val="20"/>
                <w:szCs w:val="20"/>
                <w:highlight w:val="green"/>
                <w:lang w:val="es-PE" w:eastAsia="es-PE"/>
              </w:rPr>
              <w:t>y</w:t>
            </w:r>
            <w:r w:rsidR="0048244C">
              <w:rPr>
                <w:rFonts w:ascii="Arial Narrow" w:hAnsi="Arial Narrow" w:cs="Arial"/>
                <w:sz w:val="20"/>
                <w:szCs w:val="20"/>
                <w:lang w:val="es-PE" w:eastAsia="es-PE"/>
              </w:rPr>
              <w:t xml:space="preserve"> </w:t>
            </w:r>
            <w:r w:rsidR="0048244C" w:rsidRPr="00A95CCE">
              <w:rPr>
                <w:rFonts w:ascii="Arial Narrow" w:hAnsi="Arial Narrow" w:cs="Arial"/>
                <w:bCs/>
                <w:sz w:val="20"/>
                <w:szCs w:val="20"/>
                <w:highlight w:val="green"/>
                <w:lang w:val="es-PE" w:eastAsia="es-PE"/>
              </w:rPr>
              <w:t>otros regímenes aduaneros especiales</w:t>
            </w:r>
            <w:r w:rsidR="0048244C">
              <w:rPr>
                <w:rFonts w:ascii="Arial Narrow" w:hAnsi="Arial Narrow" w:cs="Arial"/>
                <w:bCs/>
                <w:sz w:val="20"/>
                <w:szCs w:val="20"/>
                <w:lang w:val="es-PE" w:eastAsia="es-PE"/>
              </w:rPr>
              <w:t xml:space="preserve"> </w:t>
            </w:r>
            <w:r w:rsidR="00EC69B9">
              <w:rPr>
                <w:rFonts w:ascii="Arial Narrow" w:hAnsi="Arial Narrow" w:cs="Arial"/>
                <w:bCs/>
                <w:sz w:val="20"/>
                <w:szCs w:val="20"/>
                <w:lang w:val="es-PE" w:eastAsia="es-PE"/>
              </w:rPr>
              <w:t xml:space="preserve"> </w:t>
            </w:r>
            <w:r w:rsidR="00EC69B9" w:rsidRPr="00EC69B9">
              <w:rPr>
                <w:rFonts w:ascii="Arial Narrow" w:hAnsi="Arial Narrow" w:cs="Arial"/>
                <w:bCs/>
                <w:sz w:val="20"/>
                <w:szCs w:val="20"/>
                <w:highlight w:val="green"/>
                <w:lang w:val="es-PE" w:eastAsia="es-PE"/>
              </w:rPr>
              <w:t>de uno o más regímenes</w:t>
            </w:r>
            <w:r w:rsidR="00EC69B9">
              <w:rPr>
                <w:rFonts w:ascii="Arial Narrow" w:hAnsi="Arial Narrow" w:cs="Arial"/>
                <w:bCs/>
                <w:sz w:val="20"/>
                <w:szCs w:val="20"/>
                <w:lang w:val="es-PE" w:eastAsia="es-PE"/>
              </w:rPr>
              <w:t>.</w:t>
            </w:r>
          </w:p>
        </w:tc>
        <w:tc>
          <w:tcPr>
            <w:tcW w:w="4637" w:type="dxa"/>
          </w:tcPr>
          <w:p w:rsidR="00E06807" w:rsidRDefault="00577905" w:rsidP="000D4493">
            <w:pPr>
              <w:rPr>
                <w:rFonts w:ascii="Arial Narrow" w:hAnsi="Arial Narrow" w:cs="Arial"/>
                <w:b/>
                <w:bCs/>
                <w:sz w:val="20"/>
                <w:szCs w:val="20"/>
                <w:lang w:val="es-PE" w:eastAsia="es-PE"/>
              </w:rPr>
            </w:pPr>
            <w:r>
              <w:rPr>
                <w:rFonts w:ascii="Arial Narrow" w:hAnsi="Arial Narrow" w:cs="Arial"/>
                <w:b/>
                <w:bCs/>
                <w:sz w:val="20"/>
                <w:szCs w:val="20"/>
                <w:lang w:val="es-PE" w:eastAsia="es-PE"/>
              </w:rPr>
              <w:t>28 R</w:t>
            </w:r>
            <w:r w:rsidRPr="001D1C3C">
              <w:rPr>
                <w:rFonts w:ascii="Arial Narrow" w:hAnsi="Arial Narrow" w:cs="Arial"/>
                <w:b/>
                <w:bCs/>
                <w:sz w:val="20"/>
                <w:szCs w:val="20"/>
                <w:lang w:val="es-PE" w:eastAsia="es-PE"/>
              </w:rPr>
              <w:t>égimen Envíos de Entrega Rápida</w:t>
            </w:r>
          </w:p>
          <w:p w:rsidR="00332993" w:rsidRDefault="00332993" w:rsidP="00332993">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49</w:t>
            </w:r>
            <w:r w:rsidRPr="00026C6A">
              <w:rPr>
                <w:rFonts w:ascii="Arial Narrow" w:hAnsi="Arial Narrow" w:cs="Arial"/>
                <w:b/>
                <w:bCs/>
                <w:sz w:val="20"/>
                <w:szCs w:val="20"/>
                <w:highlight w:val="green"/>
                <w:lang w:val="es-PE" w:eastAsia="es-PE"/>
              </w:rPr>
              <w:t xml:space="preserve">-Material de uso </w:t>
            </w:r>
            <w:r>
              <w:rPr>
                <w:rFonts w:ascii="Arial Narrow" w:hAnsi="Arial Narrow" w:cs="Arial"/>
                <w:b/>
                <w:bCs/>
                <w:sz w:val="20"/>
                <w:szCs w:val="20"/>
                <w:highlight w:val="green"/>
                <w:lang w:val="es-PE" w:eastAsia="es-PE"/>
              </w:rPr>
              <w:t>aeronáutico</w:t>
            </w:r>
            <w:r w:rsidRPr="00026C6A">
              <w:rPr>
                <w:rFonts w:ascii="Arial Narrow" w:hAnsi="Arial Narrow" w:cs="Arial"/>
                <w:b/>
                <w:bCs/>
                <w:sz w:val="20"/>
                <w:szCs w:val="20"/>
                <w:highlight w:val="green"/>
                <w:lang w:val="es-PE" w:eastAsia="es-PE"/>
              </w:rPr>
              <w:t>-salida</w:t>
            </w:r>
          </w:p>
          <w:p w:rsidR="00332993" w:rsidRDefault="00332993" w:rsidP="00332993">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71</w:t>
            </w:r>
            <w:r w:rsidRPr="00026C6A">
              <w:rPr>
                <w:rFonts w:ascii="Arial Narrow" w:hAnsi="Arial Narrow" w:cs="Arial"/>
                <w:b/>
                <w:bCs/>
                <w:sz w:val="20"/>
                <w:szCs w:val="20"/>
                <w:highlight w:val="green"/>
                <w:lang w:val="es-PE" w:eastAsia="es-PE"/>
              </w:rPr>
              <w:t>-Material de uso aeronáutico-ingreso</w:t>
            </w:r>
          </w:p>
          <w:p w:rsidR="00332993" w:rsidRPr="009D476B" w:rsidRDefault="00332993" w:rsidP="000D4493">
            <w:pPr>
              <w:rPr>
                <w:rFonts w:ascii="Arial Narrow" w:hAnsi="Arial Narrow" w:cs="Arial"/>
                <w:b/>
                <w:bCs/>
                <w:sz w:val="20"/>
                <w:szCs w:val="20"/>
                <w:lang w:val="es-PE" w:eastAsia="es-PE"/>
              </w:rPr>
            </w:pPr>
          </w:p>
        </w:tc>
      </w:tr>
      <w:tr w:rsidR="00C5487C" w:rsidRPr="009D476B" w:rsidTr="00D0171C">
        <w:trPr>
          <w:trHeight w:val="608"/>
        </w:trPr>
        <w:tc>
          <w:tcPr>
            <w:tcW w:w="544" w:type="dxa"/>
          </w:tcPr>
          <w:p w:rsidR="00C5487C" w:rsidRDefault="00C5487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C5487C" w:rsidRPr="009D476B" w:rsidRDefault="00C5487C" w:rsidP="00D0171C">
            <w:pPr>
              <w:rPr>
                <w:rFonts w:ascii="Arial Narrow" w:hAnsi="Arial Narrow" w:cs="Arial"/>
                <w:sz w:val="20"/>
                <w:szCs w:val="20"/>
                <w:lang w:val="es-PE" w:eastAsia="es-PE"/>
              </w:rPr>
            </w:pPr>
            <w:r w:rsidRPr="009D476B">
              <w:rPr>
                <w:rFonts w:ascii="Arial Narrow" w:hAnsi="Arial Narrow" w:cs="Arial"/>
                <w:b/>
                <w:bCs/>
                <w:sz w:val="20"/>
                <w:szCs w:val="20"/>
                <w:lang w:val="es-PE" w:eastAsia="es-PE"/>
              </w:rPr>
              <w:t>Rol Jefe del Régimen Importación para el Consumo</w:t>
            </w:r>
            <w:r w:rsidRPr="009D476B">
              <w:rPr>
                <w:rFonts w:ascii="Arial Narrow" w:hAnsi="Arial Narrow" w:cs="Arial"/>
                <w:sz w:val="20"/>
                <w:szCs w:val="20"/>
                <w:lang w:val="es-PE" w:eastAsia="es-PE"/>
              </w:rPr>
              <w:t>: Es el rol que identifica al funcionario aduanero que administra el régimen Importación para el consumo.</w:t>
            </w:r>
          </w:p>
        </w:tc>
        <w:tc>
          <w:tcPr>
            <w:tcW w:w="4637" w:type="dxa"/>
          </w:tcPr>
          <w:p w:rsidR="00C5487C" w:rsidRPr="009D476B" w:rsidRDefault="00C5487C" w:rsidP="00D0171C">
            <w:pPr>
              <w:rPr>
                <w:rFonts w:ascii="Arial Narrow" w:hAnsi="Arial Narrow" w:cs="Arial"/>
                <w:b/>
                <w:bCs/>
                <w:sz w:val="20"/>
                <w:szCs w:val="20"/>
                <w:lang w:val="es-PE" w:eastAsia="es-PE"/>
              </w:rPr>
            </w:pPr>
            <w:r>
              <w:rPr>
                <w:rFonts w:ascii="Arial Narrow" w:hAnsi="Arial Narrow" w:cs="Arial"/>
                <w:b/>
                <w:bCs/>
                <w:sz w:val="20"/>
                <w:szCs w:val="20"/>
                <w:lang w:val="es-PE" w:eastAsia="es-PE"/>
              </w:rPr>
              <w:t xml:space="preserve">10 </w:t>
            </w:r>
            <w:r w:rsidRPr="009D476B">
              <w:rPr>
                <w:rFonts w:ascii="Arial Narrow" w:hAnsi="Arial Narrow" w:cs="Arial"/>
                <w:b/>
                <w:bCs/>
                <w:sz w:val="20"/>
                <w:szCs w:val="20"/>
                <w:lang w:val="es-PE" w:eastAsia="es-PE"/>
              </w:rPr>
              <w:t>Régimen Importación para el Consumo</w:t>
            </w:r>
          </w:p>
        </w:tc>
      </w:tr>
      <w:tr w:rsidR="00C5487C" w:rsidRPr="009D476B" w:rsidTr="00D0171C">
        <w:trPr>
          <w:trHeight w:val="608"/>
        </w:trPr>
        <w:tc>
          <w:tcPr>
            <w:tcW w:w="544" w:type="dxa"/>
          </w:tcPr>
          <w:p w:rsidR="00C5487C" w:rsidRDefault="00C5487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C5487C" w:rsidRPr="009D476B" w:rsidRDefault="00C5487C" w:rsidP="00D0171C">
            <w:pPr>
              <w:rPr>
                <w:rFonts w:ascii="Arial Narrow" w:hAnsi="Arial Narrow" w:cs="Arial"/>
                <w:sz w:val="20"/>
                <w:szCs w:val="20"/>
                <w:lang w:val="es-PE" w:eastAsia="es-PE"/>
              </w:rPr>
            </w:pPr>
            <w:r w:rsidRPr="009D476B">
              <w:rPr>
                <w:rFonts w:ascii="Arial Narrow" w:hAnsi="Arial Narrow" w:cs="Arial"/>
                <w:b/>
                <w:bCs/>
                <w:sz w:val="20"/>
                <w:szCs w:val="20"/>
                <w:lang w:val="es-PE" w:eastAsia="es-PE"/>
              </w:rPr>
              <w:t>Rol Jefe del Régimen Admisión temporal para reexportación en el mismo estado:</w:t>
            </w:r>
            <w:r w:rsidRPr="009D476B">
              <w:rPr>
                <w:rFonts w:ascii="Arial Narrow" w:hAnsi="Arial Narrow" w:cs="Arial"/>
                <w:sz w:val="20"/>
                <w:szCs w:val="20"/>
                <w:lang w:val="es-PE" w:eastAsia="es-PE"/>
              </w:rPr>
              <w:t xml:space="preserve"> Es el rol que identifica al funcionario aduanero que administra el régimen Admisión temporal para reexportación en el estado. </w:t>
            </w:r>
          </w:p>
        </w:tc>
        <w:tc>
          <w:tcPr>
            <w:tcW w:w="4637" w:type="dxa"/>
          </w:tcPr>
          <w:p w:rsidR="00C5487C" w:rsidRPr="009D476B" w:rsidRDefault="00C5487C" w:rsidP="00D0171C">
            <w:pPr>
              <w:rPr>
                <w:rFonts w:ascii="Arial Narrow" w:hAnsi="Arial Narrow" w:cs="Arial"/>
                <w:b/>
                <w:bCs/>
                <w:sz w:val="20"/>
                <w:szCs w:val="20"/>
                <w:lang w:val="es-PE" w:eastAsia="es-PE"/>
              </w:rPr>
            </w:pPr>
            <w:r>
              <w:rPr>
                <w:rFonts w:ascii="Arial Narrow" w:hAnsi="Arial Narrow" w:cs="Arial"/>
                <w:b/>
                <w:bCs/>
                <w:sz w:val="20"/>
                <w:szCs w:val="20"/>
                <w:lang w:val="es-PE" w:eastAsia="es-PE"/>
              </w:rPr>
              <w:t xml:space="preserve">20 </w:t>
            </w:r>
            <w:r w:rsidRPr="009D476B">
              <w:rPr>
                <w:rFonts w:ascii="Arial Narrow" w:hAnsi="Arial Narrow" w:cs="Arial"/>
                <w:b/>
                <w:bCs/>
                <w:sz w:val="20"/>
                <w:szCs w:val="20"/>
                <w:lang w:val="es-PE" w:eastAsia="es-PE"/>
              </w:rPr>
              <w:t>Régimen Admisión temporal para reexportación en el mismo estado</w:t>
            </w:r>
          </w:p>
        </w:tc>
      </w:tr>
      <w:tr w:rsidR="00C5487C" w:rsidRPr="009D476B" w:rsidTr="00D0171C">
        <w:trPr>
          <w:trHeight w:val="608"/>
        </w:trPr>
        <w:tc>
          <w:tcPr>
            <w:tcW w:w="544" w:type="dxa"/>
          </w:tcPr>
          <w:p w:rsidR="00C5487C" w:rsidRDefault="00C5487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C5487C" w:rsidRPr="009D476B" w:rsidRDefault="00C5487C" w:rsidP="00D0171C">
            <w:pPr>
              <w:rPr>
                <w:rFonts w:ascii="Arial Narrow" w:hAnsi="Arial Narrow" w:cs="Arial"/>
                <w:sz w:val="20"/>
                <w:szCs w:val="20"/>
                <w:lang w:val="es-PE" w:eastAsia="es-PE"/>
              </w:rPr>
            </w:pPr>
            <w:r w:rsidRPr="009D476B">
              <w:rPr>
                <w:rFonts w:ascii="Arial Narrow" w:hAnsi="Arial Narrow" w:cs="Arial"/>
                <w:b/>
                <w:bCs/>
                <w:sz w:val="20"/>
                <w:szCs w:val="20"/>
                <w:lang w:val="es-PE" w:eastAsia="es-PE"/>
              </w:rPr>
              <w:t xml:space="preserve">Rol Jefe del Régimen Admisión temporal para perfeccionamiento activo: </w:t>
            </w:r>
            <w:r w:rsidRPr="009D476B">
              <w:rPr>
                <w:rFonts w:ascii="Arial Narrow" w:hAnsi="Arial Narrow" w:cs="Arial"/>
                <w:sz w:val="20"/>
                <w:szCs w:val="20"/>
                <w:lang w:val="es-PE" w:eastAsia="es-PE"/>
              </w:rPr>
              <w:t>Es el rol que identifica al funcionario aduanero que administra el régimen Admisión temporal para perfeccionamiento activo.</w:t>
            </w:r>
          </w:p>
        </w:tc>
        <w:tc>
          <w:tcPr>
            <w:tcW w:w="4637" w:type="dxa"/>
          </w:tcPr>
          <w:p w:rsidR="00C5487C" w:rsidRPr="009D476B" w:rsidRDefault="00C5487C" w:rsidP="00D0171C">
            <w:pPr>
              <w:rPr>
                <w:rFonts w:ascii="Arial Narrow" w:hAnsi="Arial Narrow" w:cs="Arial"/>
                <w:b/>
                <w:bCs/>
                <w:sz w:val="20"/>
                <w:szCs w:val="20"/>
                <w:lang w:val="es-PE" w:eastAsia="es-PE"/>
              </w:rPr>
            </w:pPr>
            <w:r>
              <w:rPr>
                <w:rFonts w:ascii="Arial Narrow" w:hAnsi="Arial Narrow" w:cs="Arial"/>
                <w:b/>
                <w:bCs/>
                <w:sz w:val="20"/>
                <w:szCs w:val="20"/>
                <w:lang w:val="es-PE" w:eastAsia="es-PE"/>
              </w:rPr>
              <w:t xml:space="preserve">21 </w:t>
            </w:r>
            <w:r w:rsidRPr="009D476B">
              <w:rPr>
                <w:rFonts w:ascii="Arial Narrow" w:hAnsi="Arial Narrow" w:cs="Arial"/>
                <w:b/>
                <w:bCs/>
                <w:sz w:val="20"/>
                <w:szCs w:val="20"/>
                <w:lang w:val="es-PE" w:eastAsia="es-PE"/>
              </w:rPr>
              <w:t>Régimen Admisión temporal para perfeccionamiento</w:t>
            </w:r>
          </w:p>
        </w:tc>
      </w:tr>
      <w:tr w:rsidR="00C5487C" w:rsidRPr="009D476B" w:rsidTr="00D0171C">
        <w:trPr>
          <w:trHeight w:val="608"/>
        </w:trPr>
        <w:tc>
          <w:tcPr>
            <w:tcW w:w="544" w:type="dxa"/>
          </w:tcPr>
          <w:p w:rsidR="00C5487C" w:rsidRDefault="00C5487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C5487C" w:rsidRPr="009D476B" w:rsidRDefault="00C5487C" w:rsidP="00D0171C">
            <w:pPr>
              <w:rPr>
                <w:rFonts w:ascii="Arial Narrow" w:hAnsi="Arial Narrow" w:cs="Arial"/>
                <w:sz w:val="20"/>
                <w:szCs w:val="20"/>
                <w:lang w:val="es-PE" w:eastAsia="es-PE"/>
              </w:rPr>
            </w:pPr>
            <w:r w:rsidRPr="009D476B">
              <w:rPr>
                <w:rFonts w:ascii="Arial Narrow" w:hAnsi="Arial Narrow" w:cs="Arial"/>
                <w:b/>
                <w:bCs/>
                <w:sz w:val="20"/>
                <w:szCs w:val="20"/>
                <w:lang w:val="es-PE" w:eastAsia="es-PE"/>
              </w:rPr>
              <w:t xml:space="preserve">Rol Jefe del  Régimen Depósito Aduanero: </w:t>
            </w:r>
            <w:r w:rsidRPr="009D476B">
              <w:rPr>
                <w:rFonts w:ascii="Arial Narrow" w:hAnsi="Arial Narrow" w:cs="Arial"/>
                <w:sz w:val="20"/>
                <w:szCs w:val="20"/>
                <w:lang w:val="es-PE" w:eastAsia="es-PE"/>
              </w:rPr>
              <w:t xml:space="preserve">Es el rol que identifica al funcionario aduanero que administra el régimen Depósito Aduanero.  </w:t>
            </w:r>
          </w:p>
        </w:tc>
        <w:tc>
          <w:tcPr>
            <w:tcW w:w="4637" w:type="dxa"/>
          </w:tcPr>
          <w:p w:rsidR="00C5487C" w:rsidRPr="009D476B" w:rsidRDefault="00C5487C" w:rsidP="00D0171C">
            <w:pPr>
              <w:rPr>
                <w:rFonts w:ascii="Arial Narrow" w:hAnsi="Arial Narrow" w:cs="Arial"/>
                <w:b/>
                <w:bCs/>
                <w:sz w:val="20"/>
                <w:szCs w:val="20"/>
                <w:lang w:val="es-PE" w:eastAsia="es-PE"/>
              </w:rPr>
            </w:pPr>
            <w:r>
              <w:rPr>
                <w:rFonts w:ascii="Arial Narrow" w:hAnsi="Arial Narrow" w:cs="Arial"/>
                <w:b/>
                <w:bCs/>
                <w:sz w:val="20"/>
                <w:szCs w:val="20"/>
                <w:lang w:val="es-PE" w:eastAsia="es-PE"/>
              </w:rPr>
              <w:t xml:space="preserve">70 </w:t>
            </w:r>
            <w:r w:rsidRPr="009D476B">
              <w:rPr>
                <w:rFonts w:ascii="Arial Narrow" w:hAnsi="Arial Narrow" w:cs="Arial"/>
                <w:b/>
                <w:bCs/>
                <w:sz w:val="20"/>
                <w:szCs w:val="20"/>
                <w:lang w:val="es-PE" w:eastAsia="es-PE"/>
              </w:rPr>
              <w:t>Régimen Depósito Aduanero</w:t>
            </w:r>
          </w:p>
        </w:tc>
      </w:tr>
      <w:tr w:rsidR="00C5487C" w:rsidRPr="009D476B" w:rsidTr="00D0171C">
        <w:trPr>
          <w:trHeight w:val="608"/>
        </w:trPr>
        <w:tc>
          <w:tcPr>
            <w:tcW w:w="544" w:type="dxa"/>
          </w:tcPr>
          <w:p w:rsidR="00C5487C" w:rsidRDefault="00C5487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C5487C" w:rsidRPr="009D476B" w:rsidRDefault="00C5487C" w:rsidP="00D0171C">
            <w:pPr>
              <w:rPr>
                <w:rFonts w:ascii="Arial Narrow" w:hAnsi="Arial Narrow" w:cs="Arial"/>
                <w:sz w:val="20"/>
                <w:szCs w:val="20"/>
                <w:lang w:val="es-PE" w:eastAsia="es-PE"/>
              </w:rPr>
            </w:pPr>
            <w:r w:rsidRPr="009D476B">
              <w:rPr>
                <w:rFonts w:ascii="Arial Narrow" w:hAnsi="Arial Narrow" w:cs="Arial"/>
                <w:b/>
                <w:bCs/>
                <w:sz w:val="20"/>
                <w:szCs w:val="20"/>
                <w:lang w:val="es-PE" w:eastAsia="es-PE"/>
              </w:rPr>
              <w:t>Rol Jefe Régimen en Provincias:</w:t>
            </w:r>
            <w:r w:rsidRPr="009D476B">
              <w:rPr>
                <w:rFonts w:ascii="Arial Narrow" w:hAnsi="Arial Narrow" w:cs="Arial"/>
                <w:sz w:val="20"/>
                <w:szCs w:val="20"/>
                <w:lang w:val="es-PE" w:eastAsia="es-PE"/>
              </w:rPr>
              <w:t xml:space="preserve"> Es el rol que identifica al funcionario aduanero que administra los regímenes de Importación para el consumo, Admisión temporal para reexportación en el estado, Admisión temporal</w:t>
            </w:r>
            <w:r w:rsidR="00026C6A">
              <w:rPr>
                <w:rFonts w:ascii="Arial Narrow" w:hAnsi="Arial Narrow" w:cs="Arial"/>
                <w:sz w:val="20"/>
                <w:szCs w:val="20"/>
                <w:lang w:val="es-PE" w:eastAsia="es-PE"/>
              </w:rPr>
              <w:t xml:space="preserve"> para perfeccionamiento activo,</w:t>
            </w:r>
            <w:r w:rsidRPr="009D476B">
              <w:rPr>
                <w:rFonts w:ascii="Arial Narrow" w:hAnsi="Arial Narrow" w:cs="Arial"/>
                <w:sz w:val="20"/>
                <w:szCs w:val="20"/>
                <w:lang w:val="es-PE" w:eastAsia="es-PE"/>
              </w:rPr>
              <w:t xml:space="preserve"> Depósito Aduanero</w:t>
            </w:r>
            <w:r w:rsidR="00026C6A">
              <w:rPr>
                <w:rFonts w:ascii="Arial Narrow" w:hAnsi="Arial Narrow" w:cs="Arial"/>
                <w:sz w:val="20"/>
                <w:szCs w:val="20"/>
                <w:lang w:val="es-PE" w:eastAsia="es-PE"/>
              </w:rPr>
              <w:t xml:space="preserve">, </w:t>
            </w:r>
            <w:r w:rsidR="00026C6A" w:rsidRPr="00026C6A">
              <w:rPr>
                <w:rFonts w:ascii="Arial Narrow" w:hAnsi="Arial Narrow" w:cs="Arial"/>
                <w:sz w:val="20"/>
                <w:szCs w:val="20"/>
                <w:highlight w:val="green"/>
                <w:lang w:val="es-PE" w:eastAsia="es-PE"/>
              </w:rPr>
              <w:t xml:space="preserve">material de uso </w:t>
            </w:r>
            <w:commentRangeStart w:id="75"/>
            <w:r w:rsidR="00026C6A" w:rsidRPr="00026C6A">
              <w:rPr>
                <w:rFonts w:ascii="Arial Narrow" w:hAnsi="Arial Narrow" w:cs="Arial"/>
                <w:sz w:val="20"/>
                <w:szCs w:val="20"/>
                <w:highlight w:val="green"/>
                <w:lang w:val="es-PE" w:eastAsia="es-PE"/>
              </w:rPr>
              <w:t>aeronáutico</w:t>
            </w:r>
            <w:commentRangeEnd w:id="75"/>
            <w:r w:rsidR="006B0198">
              <w:rPr>
                <w:rStyle w:val="Refdecomentario"/>
                <w:rFonts w:cs="Arial"/>
                <w:noProof/>
                <w:lang w:eastAsia="en-US"/>
              </w:rPr>
              <w:commentReference w:id="75"/>
            </w:r>
            <w:r w:rsidRPr="009D476B">
              <w:rPr>
                <w:rFonts w:ascii="Arial Narrow" w:hAnsi="Arial Narrow" w:cs="Arial"/>
                <w:sz w:val="20"/>
                <w:szCs w:val="20"/>
                <w:lang w:val="es-PE" w:eastAsia="es-PE"/>
              </w:rPr>
              <w:t xml:space="preserve"> al mismo tiempo.</w:t>
            </w:r>
          </w:p>
        </w:tc>
        <w:tc>
          <w:tcPr>
            <w:tcW w:w="4637" w:type="dxa"/>
          </w:tcPr>
          <w:p w:rsidR="00C5487C" w:rsidRPr="00904B2B" w:rsidRDefault="00C5487C" w:rsidP="00D0171C">
            <w:pPr>
              <w:rPr>
                <w:rFonts w:ascii="Arial Narrow" w:hAnsi="Arial Narrow" w:cs="Arial"/>
                <w:b/>
                <w:bCs/>
                <w:sz w:val="20"/>
                <w:szCs w:val="20"/>
                <w:lang w:val="es-PE" w:eastAsia="es-PE"/>
              </w:rPr>
            </w:pPr>
            <w:r w:rsidRPr="00904B2B">
              <w:rPr>
                <w:rFonts w:ascii="Arial Narrow" w:hAnsi="Arial Narrow" w:cs="Arial"/>
                <w:b/>
                <w:bCs/>
                <w:sz w:val="20"/>
                <w:szCs w:val="20"/>
                <w:lang w:val="es-PE" w:eastAsia="es-PE"/>
              </w:rPr>
              <w:t>10 Régimen Importación para el Consumo</w:t>
            </w:r>
          </w:p>
          <w:p w:rsidR="00C5487C" w:rsidRPr="00904B2B" w:rsidRDefault="00C5487C" w:rsidP="00D0171C">
            <w:pPr>
              <w:rPr>
                <w:rFonts w:ascii="Arial Narrow" w:hAnsi="Arial Narrow" w:cs="Arial"/>
                <w:b/>
                <w:bCs/>
                <w:sz w:val="20"/>
                <w:szCs w:val="20"/>
                <w:lang w:val="es-PE" w:eastAsia="es-PE"/>
              </w:rPr>
            </w:pPr>
            <w:r w:rsidRPr="00904B2B">
              <w:rPr>
                <w:rFonts w:ascii="Arial Narrow" w:hAnsi="Arial Narrow" w:cs="Arial"/>
                <w:b/>
                <w:bCs/>
                <w:sz w:val="20"/>
                <w:szCs w:val="20"/>
                <w:lang w:val="es-PE" w:eastAsia="es-PE"/>
              </w:rPr>
              <w:t>20 Régimen Admisión temporal para reexportación en el mismo estado</w:t>
            </w:r>
          </w:p>
          <w:p w:rsidR="00C5487C" w:rsidRPr="00904B2B" w:rsidRDefault="00C5487C" w:rsidP="00D0171C">
            <w:pPr>
              <w:rPr>
                <w:rFonts w:ascii="Arial Narrow" w:hAnsi="Arial Narrow" w:cs="Arial"/>
                <w:b/>
                <w:bCs/>
                <w:sz w:val="20"/>
                <w:szCs w:val="20"/>
                <w:lang w:val="es-PE" w:eastAsia="es-PE"/>
              </w:rPr>
            </w:pPr>
            <w:r w:rsidRPr="00904B2B">
              <w:rPr>
                <w:rFonts w:ascii="Arial Narrow" w:hAnsi="Arial Narrow" w:cs="Arial"/>
                <w:b/>
                <w:bCs/>
                <w:sz w:val="20"/>
                <w:szCs w:val="20"/>
                <w:lang w:val="es-PE" w:eastAsia="es-PE"/>
              </w:rPr>
              <w:t>21 Régimen Admisión temporal para perfeccionamiento</w:t>
            </w:r>
          </w:p>
          <w:p w:rsidR="00026C6A" w:rsidRDefault="00026C6A" w:rsidP="00D0171C">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49</w:t>
            </w:r>
            <w:r w:rsidRPr="00026C6A">
              <w:rPr>
                <w:rFonts w:ascii="Arial Narrow" w:hAnsi="Arial Narrow" w:cs="Arial"/>
                <w:b/>
                <w:bCs/>
                <w:sz w:val="20"/>
                <w:szCs w:val="20"/>
                <w:highlight w:val="green"/>
                <w:lang w:val="es-PE" w:eastAsia="es-PE"/>
              </w:rPr>
              <w:t xml:space="preserve">-Material de uso </w:t>
            </w:r>
            <w:commentRangeStart w:id="76"/>
            <w:r w:rsidRPr="00026C6A">
              <w:rPr>
                <w:rFonts w:ascii="Arial Narrow" w:hAnsi="Arial Narrow" w:cs="Arial"/>
                <w:b/>
                <w:bCs/>
                <w:sz w:val="20"/>
                <w:szCs w:val="20"/>
                <w:highlight w:val="green"/>
                <w:lang w:val="es-PE" w:eastAsia="es-PE"/>
              </w:rPr>
              <w:t>aeronáutico</w:t>
            </w:r>
            <w:commentRangeEnd w:id="76"/>
            <w:r>
              <w:rPr>
                <w:rStyle w:val="Refdecomentario"/>
                <w:rFonts w:cs="Arial"/>
                <w:noProof/>
                <w:lang w:eastAsia="en-US"/>
              </w:rPr>
              <w:commentReference w:id="76"/>
            </w:r>
            <w:r w:rsidRPr="00026C6A">
              <w:rPr>
                <w:rFonts w:ascii="Arial Narrow" w:hAnsi="Arial Narrow" w:cs="Arial"/>
                <w:b/>
                <w:bCs/>
                <w:sz w:val="20"/>
                <w:szCs w:val="20"/>
                <w:highlight w:val="green"/>
                <w:lang w:val="es-PE" w:eastAsia="es-PE"/>
              </w:rPr>
              <w:t>-salida</w:t>
            </w:r>
          </w:p>
          <w:p w:rsidR="00C5487C" w:rsidRDefault="00C5487C" w:rsidP="00D0171C">
            <w:pPr>
              <w:rPr>
                <w:rFonts w:ascii="Arial Narrow" w:hAnsi="Arial Narrow" w:cs="Arial"/>
                <w:b/>
                <w:bCs/>
                <w:sz w:val="20"/>
                <w:szCs w:val="20"/>
                <w:lang w:val="es-PE" w:eastAsia="es-PE"/>
              </w:rPr>
            </w:pPr>
            <w:r w:rsidRPr="00904B2B">
              <w:rPr>
                <w:rFonts w:ascii="Arial Narrow" w:hAnsi="Arial Narrow" w:cs="Arial"/>
                <w:b/>
                <w:bCs/>
                <w:sz w:val="20"/>
                <w:szCs w:val="20"/>
                <w:lang w:val="es-PE" w:eastAsia="es-PE"/>
              </w:rPr>
              <w:t>70 Régimen Depósito Aduanero</w:t>
            </w:r>
          </w:p>
          <w:p w:rsidR="00026C6A" w:rsidRPr="009D476B" w:rsidRDefault="00026C6A" w:rsidP="00026C6A">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71</w:t>
            </w:r>
            <w:r w:rsidRPr="00026C6A">
              <w:rPr>
                <w:rFonts w:ascii="Arial Narrow" w:hAnsi="Arial Narrow" w:cs="Arial"/>
                <w:b/>
                <w:bCs/>
                <w:sz w:val="20"/>
                <w:szCs w:val="20"/>
                <w:highlight w:val="green"/>
                <w:lang w:val="es-PE" w:eastAsia="es-PE"/>
              </w:rPr>
              <w:t>-Material de uso aeronáutico-ingreso</w:t>
            </w:r>
          </w:p>
        </w:tc>
      </w:tr>
      <w:tr w:rsidR="00C5487C" w:rsidRPr="009D476B" w:rsidTr="00D0171C">
        <w:trPr>
          <w:trHeight w:val="608"/>
        </w:trPr>
        <w:tc>
          <w:tcPr>
            <w:tcW w:w="544" w:type="dxa"/>
          </w:tcPr>
          <w:p w:rsidR="00C5487C" w:rsidRDefault="00C5487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C5487C" w:rsidRPr="009D476B" w:rsidRDefault="00C5487C" w:rsidP="00D0171C">
            <w:pPr>
              <w:rPr>
                <w:rFonts w:ascii="Arial Narrow" w:hAnsi="Arial Narrow" w:cs="Arial"/>
                <w:sz w:val="20"/>
                <w:szCs w:val="20"/>
                <w:lang w:val="es-PE" w:eastAsia="es-PE"/>
              </w:rPr>
            </w:pPr>
            <w:r w:rsidRPr="009D476B">
              <w:rPr>
                <w:rFonts w:ascii="Arial Narrow" w:hAnsi="Arial Narrow" w:cs="Arial"/>
                <w:b/>
                <w:bCs/>
                <w:sz w:val="20"/>
                <w:szCs w:val="20"/>
                <w:lang w:val="es-PE" w:eastAsia="es-PE"/>
              </w:rPr>
              <w:t>Rol Jefe de Oficiales:</w:t>
            </w:r>
            <w:r w:rsidRPr="009D476B">
              <w:rPr>
                <w:rFonts w:ascii="Arial Narrow" w:hAnsi="Arial Narrow" w:cs="Arial"/>
                <w:sz w:val="20"/>
                <w:szCs w:val="20"/>
                <w:lang w:val="es-PE" w:eastAsia="es-PE"/>
              </w:rPr>
              <w:t xml:space="preserve"> Es el rol que identifica al funcionario aduanero encargado del área de Oficiales. </w:t>
            </w:r>
          </w:p>
        </w:tc>
        <w:tc>
          <w:tcPr>
            <w:tcW w:w="4637" w:type="dxa"/>
          </w:tcPr>
          <w:p w:rsidR="00C5487C" w:rsidRPr="009D476B" w:rsidRDefault="00C5487C" w:rsidP="00D0171C">
            <w:pPr>
              <w:rPr>
                <w:rFonts w:ascii="Arial Narrow" w:hAnsi="Arial Narrow" w:cs="Arial"/>
                <w:b/>
                <w:bCs/>
                <w:sz w:val="20"/>
                <w:szCs w:val="20"/>
                <w:lang w:val="es-PE" w:eastAsia="es-PE"/>
              </w:rPr>
            </w:pPr>
          </w:p>
        </w:tc>
      </w:tr>
      <w:tr w:rsidR="0048244C" w:rsidRPr="009D476B" w:rsidTr="00D0171C">
        <w:trPr>
          <w:trHeight w:val="608"/>
        </w:trPr>
        <w:tc>
          <w:tcPr>
            <w:tcW w:w="544" w:type="dxa"/>
          </w:tcPr>
          <w:p w:rsidR="0048244C" w:rsidRDefault="0048244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48244C" w:rsidRPr="00EC69B9" w:rsidRDefault="0048244C" w:rsidP="0048244C">
            <w:pPr>
              <w:rPr>
                <w:rFonts w:ascii="Arial Narrow" w:hAnsi="Arial Narrow" w:cs="Arial"/>
                <w:b/>
                <w:bCs/>
                <w:sz w:val="20"/>
                <w:szCs w:val="20"/>
                <w:highlight w:val="green"/>
                <w:lang w:val="es-PE" w:eastAsia="es-PE"/>
              </w:rPr>
            </w:pPr>
            <w:r w:rsidRPr="00EC69B9">
              <w:rPr>
                <w:rFonts w:ascii="Arial Narrow" w:hAnsi="Arial Narrow" w:cs="Arial"/>
                <w:b/>
                <w:bCs/>
                <w:sz w:val="20"/>
                <w:szCs w:val="20"/>
                <w:highlight w:val="green"/>
                <w:lang w:val="es-PE" w:eastAsia="es-PE"/>
              </w:rPr>
              <w:t xml:space="preserve">Rol Jefe del Régimen Depósito y Tránsito </w:t>
            </w:r>
            <w:r w:rsidRPr="00EC69B9">
              <w:rPr>
                <w:rFonts w:ascii="Arial Narrow" w:hAnsi="Arial Narrow" w:cs="Arial"/>
                <w:sz w:val="20"/>
                <w:szCs w:val="20"/>
                <w:highlight w:val="green"/>
                <w:lang w:val="es-PE" w:eastAsia="es-PE"/>
              </w:rPr>
              <w:t xml:space="preserve">Es el rol que identifica al funcionario aduanero que administra el régimen Depósito y Tránsito </w:t>
            </w:r>
            <w:r w:rsidR="008242B2">
              <w:rPr>
                <w:rFonts w:ascii="Arial Narrow" w:hAnsi="Arial Narrow" w:cs="Arial"/>
                <w:sz w:val="20"/>
                <w:szCs w:val="20"/>
                <w:highlight w:val="green"/>
                <w:lang w:val="es-PE" w:eastAsia="es-PE"/>
              </w:rPr>
              <w:t xml:space="preserve">MUA </w:t>
            </w:r>
            <w:r w:rsidR="00EC69B9">
              <w:rPr>
                <w:rFonts w:ascii="Arial Narrow" w:hAnsi="Arial Narrow" w:cs="Arial"/>
                <w:sz w:val="20"/>
                <w:szCs w:val="20"/>
                <w:highlight w:val="green"/>
                <w:lang w:val="es-PE" w:eastAsia="es-PE"/>
              </w:rPr>
              <w:t>de uno o más regímenes</w:t>
            </w:r>
            <w:r w:rsidR="008242B2">
              <w:rPr>
                <w:rFonts w:ascii="Arial Narrow" w:hAnsi="Arial Narrow" w:cs="Arial"/>
                <w:sz w:val="20"/>
                <w:szCs w:val="20"/>
                <w:highlight w:val="green"/>
                <w:lang w:val="es-PE" w:eastAsia="es-PE"/>
              </w:rPr>
              <w:t xml:space="preserve"> </w:t>
            </w:r>
            <w:r w:rsidR="00EC69B9">
              <w:rPr>
                <w:rFonts w:ascii="Arial Narrow" w:hAnsi="Arial Narrow" w:cs="Arial"/>
                <w:sz w:val="20"/>
                <w:szCs w:val="20"/>
                <w:highlight w:val="green"/>
                <w:lang w:val="es-PE" w:eastAsia="es-PE"/>
              </w:rPr>
              <w:t>-.</w:t>
            </w:r>
          </w:p>
        </w:tc>
        <w:tc>
          <w:tcPr>
            <w:tcW w:w="4637" w:type="dxa"/>
          </w:tcPr>
          <w:p w:rsidR="0048244C" w:rsidRDefault="0048244C" w:rsidP="0048244C">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49</w:t>
            </w:r>
            <w:r w:rsidRPr="00026C6A">
              <w:rPr>
                <w:rFonts w:ascii="Arial Narrow" w:hAnsi="Arial Narrow" w:cs="Arial"/>
                <w:b/>
                <w:bCs/>
                <w:sz w:val="20"/>
                <w:szCs w:val="20"/>
                <w:highlight w:val="green"/>
                <w:lang w:val="es-PE" w:eastAsia="es-PE"/>
              </w:rPr>
              <w:t>-Material de uso aeronáutico-salida</w:t>
            </w:r>
          </w:p>
          <w:p w:rsidR="0048244C" w:rsidRDefault="0048244C" w:rsidP="0048244C">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71</w:t>
            </w:r>
            <w:r w:rsidRPr="00026C6A">
              <w:rPr>
                <w:rFonts w:ascii="Arial Narrow" w:hAnsi="Arial Narrow" w:cs="Arial"/>
                <w:b/>
                <w:bCs/>
                <w:sz w:val="20"/>
                <w:szCs w:val="20"/>
                <w:highlight w:val="green"/>
                <w:lang w:val="es-PE" w:eastAsia="es-PE"/>
              </w:rPr>
              <w:t>-Material de uso aeronáutico-ingreso</w:t>
            </w:r>
          </w:p>
          <w:p w:rsidR="0048244C" w:rsidRPr="009D476B" w:rsidRDefault="0048244C" w:rsidP="00D0171C">
            <w:pPr>
              <w:rPr>
                <w:rFonts w:ascii="Arial Narrow" w:hAnsi="Arial Narrow" w:cs="Arial"/>
                <w:b/>
                <w:bCs/>
                <w:sz w:val="20"/>
                <w:szCs w:val="20"/>
                <w:lang w:val="es-PE" w:eastAsia="es-PE"/>
              </w:rPr>
            </w:pPr>
          </w:p>
        </w:tc>
      </w:tr>
      <w:tr w:rsidR="0048244C" w:rsidRPr="009D476B" w:rsidTr="00D0171C">
        <w:trPr>
          <w:trHeight w:val="608"/>
        </w:trPr>
        <w:tc>
          <w:tcPr>
            <w:tcW w:w="544" w:type="dxa"/>
          </w:tcPr>
          <w:p w:rsidR="0048244C" w:rsidRDefault="0048244C" w:rsidP="00EF6966">
            <w:pPr>
              <w:pStyle w:val="Prrafodelista"/>
              <w:numPr>
                <w:ilvl w:val="0"/>
                <w:numId w:val="65"/>
              </w:numPr>
              <w:ind w:left="447"/>
              <w:jc w:val="center"/>
              <w:rPr>
                <w:rFonts w:ascii="Arial Narrow" w:hAnsi="Arial Narrow" w:cs="Arial"/>
                <w:sz w:val="20"/>
                <w:szCs w:val="20"/>
                <w:lang w:val="es-PE" w:eastAsia="es-PE"/>
              </w:rPr>
            </w:pPr>
          </w:p>
        </w:tc>
        <w:tc>
          <w:tcPr>
            <w:tcW w:w="4156" w:type="dxa"/>
          </w:tcPr>
          <w:p w:rsidR="0048244C" w:rsidRPr="00EC69B9" w:rsidRDefault="0048244C" w:rsidP="0048244C">
            <w:pPr>
              <w:rPr>
                <w:rFonts w:ascii="Arial Narrow" w:hAnsi="Arial Narrow" w:cs="Arial"/>
                <w:b/>
                <w:bCs/>
                <w:sz w:val="20"/>
                <w:szCs w:val="20"/>
                <w:highlight w:val="green"/>
                <w:lang w:val="es-PE" w:eastAsia="es-PE"/>
              </w:rPr>
            </w:pPr>
            <w:r w:rsidRPr="00EC69B9">
              <w:rPr>
                <w:rFonts w:ascii="Arial Narrow" w:hAnsi="Arial Narrow" w:cs="Arial"/>
                <w:b/>
                <w:bCs/>
                <w:sz w:val="20"/>
                <w:szCs w:val="20"/>
                <w:highlight w:val="green"/>
                <w:lang w:val="es-PE" w:eastAsia="es-PE"/>
              </w:rPr>
              <w:t xml:space="preserve">Rol Supervisor del Régimen Depósito y Tránsito </w:t>
            </w:r>
            <w:r w:rsidRPr="00EC69B9">
              <w:rPr>
                <w:rFonts w:ascii="Arial Narrow" w:hAnsi="Arial Narrow" w:cs="Arial"/>
                <w:sz w:val="20"/>
                <w:szCs w:val="20"/>
                <w:highlight w:val="green"/>
                <w:lang w:val="es-PE" w:eastAsia="es-PE"/>
              </w:rPr>
              <w:t>Es el rol que identifica al funcionario aduanero designado supervisor el régimen Depósito y Tránsito</w:t>
            </w:r>
            <w:r w:rsidR="00EC69B9" w:rsidRPr="00EC69B9">
              <w:rPr>
                <w:rFonts w:ascii="Arial Narrow" w:hAnsi="Arial Narrow" w:cs="Arial"/>
                <w:sz w:val="20"/>
                <w:szCs w:val="20"/>
                <w:highlight w:val="green"/>
                <w:lang w:val="es-PE" w:eastAsia="es-PE"/>
              </w:rPr>
              <w:t xml:space="preserve"> </w:t>
            </w:r>
            <w:r w:rsidR="008242B2">
              <w:rPr>
                <w:rFonts w:ascii="Arial Narrow" w:hAnsi="Arial Narrow" w:cs="Arial"/>
                <w:sz w:val="20"/>
                <w:szCs w:val="20"/>
                <w:highlight w:val="green"/>
                <w:lang w:val="es-PE" w:eastAsia="es-PE"/>
              </w:rPr>
              <w:t xml:space="preserve">MUA </w:t>
            </w:r>
            <w:r w:rsidR="00EC69B9" w:rsidRPr="00EC69B9">
              <w:rPr>
                <w:rFonts w:ascii="Arial Narrow" w:hAnsi="Arial Narrow" w:cs="Arial"/>
                <w:sz w:val="20"/>
                <w:szCs w:val="20"/>
                <w:highlight w:val="green"/>
                <w:lang w:val="es-PE" w:eastAsia="es-PE"/>
              </w:rPr>
              <w:t xml:space="preserve">de uno o más regímenes </w:t>
            </w:r>
            <w:r w:rsidRPr="00EC69B9">
              <w:rPr>
                <w:rFonts w:ascii="Arial Narrow" w:hAnsi="Arial Narrow" w:cs="Arial"/>
                <w:sz w:val="20"/>
                <w:szCs w:val="20"/>
                <w:highlight w:val="green"/>
                <w:lang w:val="es-PE" w:eastAsia="es-PE"/>
              </w:rPr>
              <w:t xml:space="preserve"> </w:t>
            </w:r>
          </w:p>
        </w:tc>
        <w:tc>
          <w:tcPr>
            <w:tcW w:w="4637" w:type="dxa"/>
          </w:tcPr>
          <w:p w:rsidR="0048244C" w:rsidRDefault="0048244C" w:rsidP="0035559F">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49</w:t>
            </w:r>
            <w:r w:rsidRPr="00026C6A">
              <w:rPr>
                <w:rFonts w:ascii="Arial Narrow" w:hAnsi="Arial Narrow" w:cs="Arial"/>
                <w:b/>
                <w:bCs/>
                <w:sz w:val="20"/>
                <w:szCs w:val="20"/>
                <w:highlight w:val="green"/>
                <w:lang w:val="es-PE" w:eastAsia="es-PE"/>
              </w:rPr>
              <w:t>-Material de uso aeronáutico-salida</w:t>
            </w:r>
          </w:p>
          <w:p w:rsidR="0048244C" w:rsidRDefault="0048244C" w:rsidP="0035559F">
            <w:pPr>
              <w:rPr>
                <w:rFonts w:ascii="Arial Narrow" w:hAnsi="Arial Narrow" w:cs="Arial"/>
                <w:b/>
                <w:bCs/>
                <w:sz w:val="20"/>
                <w:szCs w:val="20"/>
                <w:lang w:val="es-PE" w:eastAsia="es-PE"/>
              </w:rPr>
            </w:pPr>
            <w:r>
              <w:rPr>
                <w:rFonts w:ascii="Arial Narrow" w:hAnsi="Arial Narrow" w:cs="Arial"/>
                <w:b/>
                <w:bCs/>
                <w:sz w:val="20"/>
                <w:szCs w:val="20"/>
                <w:highlight w:val="green"/>
                <w:lang w:val="es-PE" w:eastAsia="es-PE"/>
              </w:rPr>
              <w:t>71</w:t>
            </w:r>
            <w:r w:rsidRPr="00026C6A">
              <w:rPr>
                <w:rFonts w:ascii="Arial Narrow" w:hAnsi="Arial Narrow" w:cs="Arial"/>
                <w:b/>
                <w:bCs/>
                <w:sz w:val="20"/>
                <w:szCs w:val="20"/>
                <w:highlight w:val="green"/>
                <w:lang w:val="es-PE" w:eastAsia="es-PE"/>
              </w:rPr>
              <w:t>-Material de uso aeronáutico-ingreso</w:t>
            </w:r>
          </w:p>
          <w:p w:rsidR="0048244C" w:rsidRPr="009D476B" w:rsidRDefault="0048244C" w:rsidP="0035559F">
            <w:pPr>
              <w:rPr>
                <w:rFonts w:ascii="Arial Narrow" w:hAnsi="Arial Narrow" w:cs="Arial"/>
                <w:b/>
                <w:bCs/>
                <w:sz w:val="20"/>
                <w:szCs w:val="20"/>
                <w:lang w:val="es-PE" w:eastAsia="es-PE"/>
              </w:rPr>
            </w:pPr>
          </w:p>
        </w:tc>
      </w:tr>
    </w:tbl>
    <w:p w:rsidR="00787B0F" w:rsidRDefault="00787B0F">
      <w:pPr>
        <w:jc w:val="left"/>
        <w:rPr>
          <w:rFonts w:eastAsia="Arial Unicode MS" w:cs="Arial"/>
          <w:b/>
          <w:bCs/>
          <w:kern w:val="22"/>
          <w:szCs w:val="22"/>
        </w:rPr>
      </w:pPr>
      <w:bookmarkStart w:id="77" w:name="_ANEXO_03"/>
      <w:bookmarkStart w:id="78" w:name="_Toc381871514"/>
      <w:bookmarkEnd w:id="77"/>
      <w:r>
        <w:rPr>
          <w:szCs w:val="22"/>
        </w:rPr>
        <w:br w:type="page"/>
      </w:r>
    </w:p>
    <w:p w:rsidR="00E06807" w:rsidRPr="00644619" w:rsidRDefault="00E06807" w:rsidP="00787B0F">
      <w:pPr>
        <w:pStyle w:val="Ttulo2"/>
        <w:numPr>
          <w:ilvl w:val="0"/>
          <w:numId w:val="0"/>
        </w:numPr>
        <w:ind w:left="578" w:hanging="578"/>
        <w:jc w:val="center"/>
        <w:rPr>
          <w:sz w:val="22"/>
          <w:szCs w:val="22"/>
        </w:rPr>
      </w:pPr>
      <w:r w:rsidRPr="00644619">
        <w:rPr>
          <w:sz w:val="22"/>
          <w:szCs w:val="22"/>
        </w:rPr>
        <w:lastRenderedPageBreak/>
        <w:t>ANEXO 0</w:t>
      </w:r>
      <w:r>
        <w:rPr>
          <w:sz w:val="22"/>
          <w:szCs w:val="22"/>
        </w:rPr>
        <w:t>2</w:t>
      </w:r>
      <w:bookmarkEnd w:id="78"/>
    </w:p>
    <w:p w:rsidR="00E06807" w:rsidRDefault="00E06807" w:rsidP="00E06807">
      <w:pPr>
        <w:rPr>
          <w:b/>
          <w:sz w:val="20"/>
          <w:szCs w:val="20"/>
          <w:lang w:val="es-PE"/>
        </w:rPr>
      </w:pPr>
    </w:p>
    <w:p w:rsidR="00E06807" w:rsidRPr="00F33CEF" w:rsidRDefault="00F33CEF" w:rsidP="00F33CEF">
      <w:pPr>
        <w:jc w:val="center"/>
        <w:rPr>
          <w:b/>
          <w:sz w:val="20"/>
          <w:szCs w:val="20"/>
          <w:u w:val="single"/>
          <w:lang w:val="es-PE"/>
        </w:rPr>
      </w:pPr>
      <w:r w:rsidRPr="00F33CEF">
        <w:rPr>
          <w:b/>
          <w:sz w:val="20"/>
          <w:szCs w:val="20"/>
          <w:u w:val="single"/>
          <w:lang w:val="es-PE"/>
        </w:rPr>
        <w:t>GRUPOS DE FUNCIONARIOS ADUANEROS</w:t>
      </w:r>
    </w:p>
    <w:p w:rsidR="00E06807" w:rsidRDefault="00E06807" w:rsidP="00E06807">
      <w:pPr>
        <w:rPr>
          <w:lang w:val="es-PE"/>
        </w:rPr>
      </w:pPr>
    </w:p>
    <w:tbl>
      <w:tblPr>
        <w:tblStyle w:val="Tablaconcuadrcula"/>
        <w:tblW w:w="9165" w:type="dxa"/>
        <w:tblInd w:w="215" w:type="dxa"/>
        <w:tblLook w:val="04A0" w:firstRow="1" w:lastRow="0" w:firstColumn="1" w:lastColumn="0" w:noHBand="0" w:noVBand="1"/>
      </w:tblPr>
      <w:tblGrid>
        <w:gridCol w:w="602"/>
        <w:gridCol w:w="2693"/>
        <w:gridCol w:w="2751"/>
        <w:gridCol w:w="3119"/>
      </w:tblGrid>
      <w:tr w:rsidR="00AC1CC4" w:rsidRPr="00C0572D" w:rsidTr="002F7401">
        <w:trPr>
          <w:trHeight w:val="342"/>
        </w:trPr>
        <w:tc>
          <w:tcPr>
            <w:tcW w:w="602" w:type="dxa"/>
            <w:shd w:val="clear" w:color="auto" w:fill="548DD4" w:themeFill="text2" w:themeFillTint="99"/>
            <w:hideMark/>
          </w:tcPr>
          <w:p w:rsidR="00AC1CC4" w:rsidRPr="00C0572D" w:rsidRDefault="00AC1CC4" w:rsidP="00760EAC">
            <w:pPr>
              <w:jc w:val="center"/>
              <w:rPr>
                <w:rFonts w:ascii="Arial Narrow" w:hAnsi="Arial Narrow" w:cs="Arial"/>
                <w:sz w:val="20"/>
                <w:szCs w:val="20"/>
                <w:lang w:val="es-PE" w:eastAsia="es-PE"/>
              </w:rPr>
            </w:pPr>
            <w:r w:rsidRPr="00C0572D">
              <w:rPr>
                <w:rFonts w:ascii="Arial Narrow" w:hAnsi="Arial Narrow" w:cs="Arial"/>
                <w:sz w:val="20"/>
                <w:szCs w:val="20"/>
                <w:lang w:val="es-PE" w:eastAsia="es-PE"/>
              </w:rPr>
              <w:t>Nro.</w:t>
            </w:r>
          </w:p>
        </w:tc>
        <w:tc>
          <w:tcPr>
            <w:tcW w:w="2693" w:type="dxa"/>
            <w:shd w:val="clear" w:color="auto" w:fill="548DD4" w:themeFill="text2" w:themeFillTint="99"/>
          </w:tcPr>
          <w:p w:rsidR="00AC1CC4" w:rsidRPr="00C0572D" w:rsidRDefault="00AC1CC4" w:rsidP="00CF53D5">
            <w:pPr>
              <w:jc w:val="center"/>
              <w:rPr>
                <w:rFonts w:ascii="Arial Narrow" w:hAnsi="Arial Narrow" w:cs="Arial"/>
                <w:bCs/>
                <w:sz w:val="20"/>
                <w:szCs w:val="20"/>
                <w:lang w:val="es-PE" w:eastAsia="es-PE"/>
              </w:rPr>
            </w:pPr>
            <w:r w:rsidRPr="00C0572D">
              <w:rPr>
                <w:rFonts w:ascii="Arial Narrow" w:hAnsi="Arial Narrow" w:cs="Arial"/>
                <w:bCs/>
                <w:sz w:val="20"/>
                <w:szCs w:val="20"/>
                <w:lang w:val="es-PE" w:eastAsia="es-PE"/>
              </w:rPr>
              <w:t>Nombre de Grupo</w:t>
            </w:r>
          </w:p>
        </w:tc>
        <w:tc>
          <w:tcPr>
            <w:tcW w:w="2751" w:type="dxa"/>
            <w:shd w:val="clear" w:color="auto" w:fill="548DD4" w:themeFill="text2" w:themeFillTint="99"/>
          </w:tcPr>
          <w:p w:rsidR="00AC1CC4" w:rsidRPr="00C0572D" w:rsidRDefault="00AC1CC4" w:rsidP="00760EAC">
            <w:pPr>
              <w:jc w:val="center"/>
              <w:rPr>
                <w:rFonts w:ascii="Arial Narrow" w:hAnsi="Arial Narrow" w:cs="Arial"/>
                <w:bCs/>
                <w:sz w:val="20"/>
                <w:szCs w:val="20"/>
                <w:lang w:val="es-PE" w:eastAsia="es-PE"/>
              </w:rPr>
            </w:pPr>
            <w:r w:rsidRPr="00C0572D">
              <w:rPr>
                <w:rFonts w:ascii="Arial Narrow" w:hAnsi="Arial Narrow" w:cs="Arial"/>
                <w:bCs/>
                <w:sz w:val="20"/>
                <w:szCs w:val="20"/>
                <w:lang w:val="es-PE" w:eastAsia="es-PE"/>
              </w:rPr>
              <w:t>Rol de usuario</w:t>
            </w:r>
          </w:p>
        </w:tc>
        <w:tc>
          <w:tcPr>
            <w:tcW w:w="3119" w:type="dxa"/>
            <w:shd w:val="clear" w:color="auto" w:fill="548DD4" w:themeFill="text2" w:themeFillTint="99"/>
          </w:tcPr>
          <w:p w:rsidR="00AC1CC4" w:rsidRPr="00C0572D" w:rsidRDefault="00AC1CC4" w:rsidP="00760EAC">
            <w:pPr>
              <w:jc w:val="center"/>
              <w:rPr>
                <w:rFonts w:ascii="Arial Narrow" w:hAnsi="Arial Narrow" w:cs="Arial"/>
                <w:bCs/>
                <w:sz w:val="20"/>
                <w:szCs w:val="20"/>
                <w:lang w:val="es-PE" w:eastAsia="es-PE"/>
              </w:rPr>
            </w:pPr>
            <w:r w:rsidRPr="00C0572D">
              <w:rPr>
                <w:rFonts w:ascii="Arial Narrow" w:hAnsi="Arial Narrow" w:cs="Arial"/>
                <w:bCs/>
                <w:sz w:val="20"/>
                <w:szCs w:val="20"/>
                <w:lang w:val="es-PE" w:eastAsia="es-PE"/>
              </w:rPr>
              <w:t>Comentario</w:t>
            </w:r>
          </w:p>
        </w:tc>
      </w:tr>
      <w:tr w:rsidR="00AC1CC4" w:rsidRPr="00BC3A44" w:rsidTr="002F7401">
        <w:trPr>
          <w:trHeight w:val="342"/>
        </w:trPr>
        <w:tc>
          <w:tcPr>
            <w:tcW w:w="602" w:type="dxa"/>
            <w:hideMark/>
          </w:tcPr>
          <w:p w:rsidR="00AC1CC4" w:rsidRPr="001051B0" w:rsidRDefault="00AC1CC4"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AC1CC4" w:rsidRPr="00BC3A44" w:rsidRDefault="00AC1CC4" w:rsidP="00CF53D5">
            <w:pPr>
              <w:rPr>
                <w:rFonts w:ascii="Arial Narrow" w:hAnsi="Arial Narrow" w:cs="Arial"/>
                <w:bCs/>
                <w:sz w:val="20"/>
                <w:szCs w:val="20"/>
                <w:highlight w:val="yellow"/>
                <w:lang w:val="es-PE" w:eastAsia="es-PE"/>
              </w:rPr>
            </w:pPr>
            <w:r w:rsidRPr="00BC3A44">
              <w:rPr>
                <w:rFonts w:ascii="Arial Narrow" w:hAnsi="Arial Narrow" w:cs="Arial"/>
                <w:bCs/>
                <w:sz w:val="20"/>
                <w:szCs w:val="20"/>
                <w:highlight w:val="yellow"/>
                <w:lang w:val="es-PE" w:eastAsia="es-PE"/>
              </w:rPr>
              <w:t>Grupo EER de Canal Rojo (GEC)</w:t>
            </w:r>
          </w:p>
        </w:tc>
        <w:tc>
          <w:tcPr>
            <w:tcW w:w="2751" w:type="dxa"/>
          </w:tcPr>
          <w:p w:rsidR="00AC1CC4" w:rsidRPr="00BC3A44" w:rsidRDefault="00AC1CC4" w:rsidP="00EF6966">
            <w:pPr>
              <w:pStyle w:val="Prrafodelista"/>
              <w:numPr>
                <w:ilvl w:val="0"/>
                <w:numId w:val="48"/>
              </w:numPr>
              <w:rPr>
                <w:rFonts w:ascii="Arial Narrow" w:hAnsi="Arial Narrow" w:cs="Arial"/>
                <w:bCs/>
                <w:sz w:val="20"/>
                <w:szCs w:val="20"/>
                <w:highlight w:val="yellow"/>
                <w:lang w:val="es-PE" w:eastAsia="es-PE"/>
              </w:rPr>
            </w:pPr>
            <w:r w:rsidRPr="00BC3A44">
              <w:rPr>
                <w:rFonts w:ascii="Arial Narrow" w:hAnsi="Arial Narrow" w:cs="Arial"/>
                <w:bCs/>
                <w:sz w:val="20"/>
                <w:szCs w:val="20"/>
                <w:highlight w:val="yellow"/>
                <w:lang w:val="es-PE" w:eastAsia="es-PE"/>
              </w:rPr>
              <w:t>Jefe del régimen EER</w:t>
            </w:r>
          </w:p>
          <w:p w:rsidR="00AC1CC4" w:rsidRPr="00BC3A44" w:rsidRDefault="00AC1CC4" w:rsidP="00EF6966">
            <w:pPr>
              <w:pStyle w:val="Prrafodelista"/>
              <w:numPr>
                <w:ilvl w:val="0"/>
                <w:numId w:val="48"/>
              </w:numPr>
              <w:rPr>
                <w:rFonts w:ascii="Arial Narrow" w:hAnsi="Arial Narrow" w:cs="Arial"/>
                <w:bCs/>
                <w:sz w:val="20"/>
                <w:szCs w:val="20"/>
                <w:highlight w:val="yellow"/>
                <w:lang w:val="es-PE" w:eastAsia="es-PE"/>
              </w:rPr>
            </w:pPr>
            <w:r w:rsidRPr="00BC3A44">
              <w:rPr>
                <w:rFonts w:ascii="Arial Narrow" w:hAnsi="Arial Narrow" w:cs="Arial"/>
                <w:bCs/>
                <w:sz w:val="20"/>
                <w:szCs w:val="20"/>
                <w:highlight w:val="yellow"/>
                <w:lang w:val="es-PE" w:eastAsia="es-PE"/>
              </w:rPr>
              <w:t>Supervisor del régimen EER</w:t>
            </w:r>
          </w:p>
        </w:tc>
        <w:tc>
          <w:tcPr>
            <w:tcW w:w="3119" w:type="dxa"/>
          </w:tcPr>
          <w:p w:rsidR="00AC1CC4" w:rsidRPr="00BC3A44" w:rsidRDefault="00AC1CC4" w:rsidP="00F33CEF">
            <w:pPr>
              <w:rPr>
                <w:rFonts w:ascii="Arial Narrow" w:hAnsi="Arial Narrow" w:cs="Arial"/>
                <w:bCs/>
                <w:sz w:val="20"/>
                <w:szCs w:val="20"/>
                <w:highlight w:val="yellow"/>
                <w:lang w:val="es-PE" w:eastAsia="es-PE"/>
              </w:rPr>
            </w:pPr>
            <w:r w:rsidRPr="00BC3A44">
              <w:rPr>
                <w:rFonts w:ascii="Arial Narrow" w:hAnsi="Arial Narrow" w:cs="Arial"/>
                <w:sz w:val="20"/>
                <w:szCs w:val="20"/>
                <w:highlight w:val="yellow"/>
                <w:lang w:val="es-PE" w:eastAsia="es-PE"/>
              </w:rPr>
              <w:t>Grupo compuesto por los funcionarios aduaneros encargados de realizar el reconocimiento físico de las DSEER de canal Rojo.</w:t>
            </w:r>
          </w:p>
        </w:tc>
      </w:tr>
      <w:tr w:rsidR="00AC1CC4" w:rsidRPr="00C0572D" w:rsidTr="002F7401">
        <w:trPr>
          <w:trHeight w:val="262"/>
        </w:trPr>
        <w:tc>
          <w:tcPr>
            <w:tcW w:w="602" w:type="dxa"/>
            <w:hideMark/>
          </w:tcPr>
          <w:p w:rsidR="00AC1CC4" w:rsidRPr="00BC3A44" w:rsidRDefault="00AC1CC4"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AC1CC4" w:rsidRPr="00BC3A44" w:rsidRDefault="00AC1CC4" w:rsidP="00CF53D5">
            <w:pPr>
              <w:rPr>
                <w:rFonts w:ascii="Arial Narrow" w:hAnsi="Arial Narrow" w:cs="Arial"/>
                <w:bCs/>
                <w:sz w:val="20"/>
                <w:szCs w:val="20"/>
                <w:highlight w:val="yellow"/>
                <w:lang w:val="es-PE" w:eastAsia="es-PE"/>
              </w:rPr>
            </w:pPr>
            <w:r w:rsidRPr="00BC3A44">
              <w:rPr>
                <w:rFonts w:ascii="Arial Narrow" w:hAnsi="Arial Narrow" w:cs="Arial"/>
                <w:bCs/>
                <w:sz w:val="20"/>
                <w:szCs w:val="20"/>
                <w:highlight w:val="yellow"/>
                <w:lang w:val="es-PE" w:eastAsia="es-PE"/>
              </w:rPr>
              <w:t>Grupo EER de Atención de Rectificaciones (GEA)</w:t>
            </w:r>
          </w:p>
        </w:tc>
        <w:tc>
          <w:tcPr>
            <w:tcW w:w="2751" w:type="dxa"/>
          </w:tcPr>
          <w:p w:rsidR="00AC1CC4" w:rsidRPr="00BC3A44" w:rsidRDefault="00AC1CC4" w:rsidP="00EF6966">
            <w:pPr>
              <w:pStyle w:val="Prrafodelista"/>
              <w:numPr>
                <w:ilvl w:val="0"/>
                <w:numId w:val="48"/>
              </w:numPr>
              <w:rPr>
                <w:rFonts w:ascii="Arial Narrow" w:hAnsi="Arial Narrow" w:cs="Arial"/>
                <w:bCs/>
                <w:sz w:val="20"/>
                <w:szCs w:val="20"/>
                <w:highlight w:val="yellow"/>
                <w:lang w:val="es-PE" w:eastAsia="es-PE"/>
              </w:rPr>
            </w:pPr>
            <w:r w:rsidRPr="00BC3A44">
              <w:rPr>
                <w:rFonts w:ascii="Arial Narrow" w:hAnsi="Arial Narrow" w:cs="Arial"/>
                <w:bCs/>
                <w:sz w:val="20"/>
                <w:szCs w:val="20"/>
                <w:highlight w:val="yellow"/>
                <w:lang w:val="es-PE" w:eastAsia="es-PE"/>
              </w:rPr>
              <w:t>Jefe del régimen EER</w:t>
            </w:r>
          </w:p>
          <w:p w:rsidR="00AC1CC4" w:rsidRPr="00BC3A44" w:rsidRDefault="00AC1CC4" w:rsidP="00EF6966">
            <w:pPr>
              <w:pStyle w:val="Prrafodelista"/>
              <w:numPr>
                <w:ilvl w:val="0"/>
                <w:numId w:val="48"/>
              </w:numPr>
              <w:rPr>
                <w:rFonts w:ascii="Arial Narrow" w:hAnsi="Arial Narrow" w:cs="Arial"/>
                <w:bCs/>
                <w:sz w:val="20"/>
                <w:szCs w:val="20"/>
                <w:highlight w:val="yellow"/>
                <w:lang w:val="es-PE" w:eastAsia="es-PE"/>
              </w:rPr>
            </w:pPr>
            <w:r w:rsidRPr="00BC3A44">
              <w:rPr>
                <w:rFonts w:ascii="Arial Narrow" w:hAnsi="Arial Narrow" w:cs="Arial"/>
                <w:bCs/>
                <w:sz w:val="20"/>
                <w:szCs w:val="20"/>
                <w:highlight w:val="yellow"/>
                <w:lang w:val="es-PE" w:eastAsia="es-PE"/>
              </w:rPr>
              <w:t>Supervisor del régimen EER</w:t>
            </w:r>
          </w:p>
        </w:tc>
        <w:tc>
          <w:tcPr>
            <w:tcW w:w="3119" w:type="dxa"/>
          </w:tcPr>
          <w:p w:rsidR="00AC1CC4" w:rsidRPr="00C0572D" w:rsidRDefault="00AC1CC4" w:rsidP="00760EAC">
            <w:pPr>
              <w:rPr>
                <w:rFonts w:ascii="Arial Narrow" w:hAnsi="Arial Narrow" w:cs="Arial"/>
                <w:bCs/>
                <w:sz w:val="20"/>
                <w:szCs w:val="20"/>
                <w:lang w:val="es-PE" w:eastAsia="es-PE"/>
              </w:rPr>
            </w:pPr>
            <w:r w:rsidRPr="00BC3A44">
              <w:rPr>
                <w:rFonts w:ascii="Arial Narrow" w:hAnsi="Arial Narrow" w:cs="Arial"/>
                <w:sz w:val="20"/>
                <w:szCs w:val="20"/>
                <w:highlight w:val="yellow"/>
                <w:lang w:val="es-PE" w:eastAsia="es-PE"/>
              </w:rPr>
              <w:t>Grupo compuesto por los funcionarios aduaneros encargados de atender las rectificaciones electrónicas de la DSEER con evaluación previa y de oficio.</w:t>
            </w: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GAD - Grupo de Atención de Declaraciones en Aduana de Destino</w:t>
            </w:r>
          </w:p>
        </w:tc>
        <w:tc>
          <w:tcPr>
            <w:tcW w:w="2751" w:type="dxa"/>
          </w:tcPr>
          <w:p w:rsidR="001051B0" w:rsidRDefault="001051B0"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reexportación</w:t>
            </w:r>
          </w:p>
          <w:p w:rsidR="00CF53D5" w:rsidRDefault="00CF53D5"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2F7401"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p>
          <w:p w:rsidR="006132CC"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p w:rsidR="009A66A4"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p w:rsidR="009A66A4" w:rsidRPr="00C0572D"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GAR - Grupo de Atención de Rectificaciones</w:t>
            </w:r>
          </w:p>
        </w:tc>
        <w:tc>
          <w:tcPr>
            <w:tcW w:w="2751" w:type="dxa"/>
          </w:tcPr>
          <w:p w:rsidR="00CF53D5" w:rsidRDefault="001051B0"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9A66A4"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provincias </w:t>
            </w:r>
          </w:p>
          <w:p w:rsidR="001051B0" w:rsidRPr="00C0572D"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GCC - Grupo de Conclusión de Despacho -  Complementario</w:t>
            </w:r>
          </w:p>
        </w:tc>
        <w:tc>
          <w:tcPr>
            <w:tcW w:w="2751" w:type="dxa"/>
          </w:tcPr>
          <w:p w:rsidR="00CF53D5" w:rsidRDefault="001051B0"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C0572D"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GCD - Grupo de Continuación de Despacho</w:t>
            </w:r>
          </w:p>
        </w:tc>
        <w:tc>
          <w:tcPr>
            <w:tcW w:w="2751" w:type="dxa"/>
          </w:tcPr>
          <w:p w:rsidR="00CF53D5"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t>Grupo compuesto de los funcionarios aduaneros que continuarán las acciones de diligencia producto del reconocimiento físico de las mercancías efectuado por un funcionario aduanero anterior.</w:t>
            </w: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GDM - Grupo de Disposición de Mercancías</w:t>
            </w:r>
          </w:p>
        </w:tc>
        <w:tc>
          <w:tcPr>
            <w:tcW w:w="2751" w:type="dxa"/>
          </w:tcPr>
          <w:p w:rsidR="00CF53D5"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86C9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 xml:space="preserve">GDP - Grupo de Diligencia Previa </w:t>
            </w:r>
            <w:r w:rsidRPr="002F7401">
              <w:rPr>
                <w:rFonts w:ascii="Arial Narrow" w:hAnsi="Arial Narrow" w:cs="Arial"/>
                <w:bCs/>
                <w:sz w:val="20"/>
                <w:szCs w:val="20"/>
                <w:lang w:val="es-PE" w:eastAsia="es-PE"/>
              </w:rPr>
              <w:lastRenderedPageBreak/>
              <w:t>Anticipado Rojo (GDPAR)</w:t>
            </w:r>
          </w:p>
        </w:tc>
        <w:tc>
          <w:tcPr>
            <w:tcW w:w="2751" w:type="dxa"/>
          </w:tcPr>
          <w:p w:rsidR="00CF53D5"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lastRenderedPageBreak/>
              <w:t xml:space="preserve">Jefe de admisión temporal </w:t>
            </w:r>
            <w:r w:rsidRPr="00585FA7">
              <w:rPr>
                <w:rFonts w:ascii="Arial Narrow" w:hAnsi="Arial Narrow" w:cs="Arial"/>
                <w:bCs/>
                <w:sz w:val="20"/>
                <w:szCs w:val="20"/>
                <w:lang w:val="es-PE" w:eastAsia="es-PE"/>
              </w:rPr>
              <w:lastRenderedPageBreak/>
              <w:t>para reexportación</w:t>
            </w:r>
            <w:r w:rsidR="00CF53D5">
              <w:rPr>
                <w:rFonts w:ascii="Arial Narrow" w:hAnsi="Arial Narrow" w:cs="Arial"/>
                <w:bCs/>
                <w:sz w:val="20"/>
                <w:szCs w:val="20"/>
                <w:lang w:val="es-PE" w:eastAsia="es-PE"/>
              </w:rPr>
              <w:t xml:space="preserve"> </w:t>
            </w:r>
          </w:p>
          <w:p w:rsidR="002F7401" w:rsidRDefault="00CF53D5"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lastRenderedPageBreak/>
              <w:t xml:space="preserve">Grupo compuesto de los funcionarios </w:t>
            </w:r>
            <w:r w:rsidRPr="00435DAF">
              <w:rPr>
                <w:rFonts w:ascii="Arial Narrow" w:hAnsi="Arial Narrow" w:cs="Arial"/>
                <w:sz w:val="20"/>
                <w:szCs w:val="20"/>
                <w:lang w:val="es-PE" w:eastAsia="es-PE"/>
              </w:rPr>
              <w:lastRenderedPageBreak/>
              <w:t>aduaneros encargados de efectuar la revisión previa de los documentos que sustentan el despacho, así como la identificación de las incidencias de las declaraciones de despacho anticipado.</w:t>
            </w: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GEC - Grupo de Conclusión de Despacho</w:t>
            </w:r>
          </w:p>
        </w:tc>
        <w:tc>
          <w:tcPr>
            <w:tcW w:w="2751" w:type="dxa"/>
          </w:tcPr>
          <w:p w:rsidR="00CF53D5"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t>Grupo compuesto de los funcionarios aduaneros que se encargarán del registro de la diligencia de Conclusión de Despacho de las declaraciones asignadas.</w:t>
            </w:r>
          </w:p>
        </w:tc>
      </w:tr>
      <w:tr w:rsidR="001051B0" w:rsidRPr="00435DAF" w:rsidTr="002F7401">
        <w:trPr>
          <w:trHeight w:val="262"/>
        </w:trPr>
        <w:tc>
          <w:tcPr>
            <w:tcW w:w="602" w:type="dxa"/>
          </w:tcPr>
          <w:p w:rsidR="001051B0" w:rsidRPr="00435DAF" w:rsidRDefault="001051B0" w:rsidP="00EF6966">
            <w:pPr>
              <w:pStyle w:val="Prrafodelista"/>
              <w:numPr>
                <w:ilvl w:val="0"/>
                <w:numId w:val="49"/>
              </w:numPr>
              <w:tabs>
                <w:tab w:val="left" w:pos="211"/>
              </w:tabs>
              <w:ind w:left="352"/>
              <w:jc w:val="center"/>
              <w:rPr>
                <w:rFonts w:ascii="Arial Narrow" w:hAnsi="Arial Narrow" w:cs="Arial"/>
                <w:strike/>
                <w:sz w:val="20"/>
                <w:szCs w:val="20"/>
                <w:lang w:val="es-PE" w:eastAsia="es-PE"/>
              </w:rPr>
            </w:pPr>
          </w:p>
        </w:tc>
        <w:tc>
          <w:tcPr>
            <w:tcW w:w="2693" w:type="dxa"/>
          </w:tcPr>
          <w:p w:rsidR="001051B0" w:rsidRPr="00435DAF" w:rsidRDefault="001051B0">
            <w:pPr>
              <w:rPr>
                <w:rFonts w:ascii="Arial Narrow" w:hAnsi="Arial Narrow" w:cs="Arial"/>
                <w:bCs/>
                <w:strike/>
                <w:sz w:val="20"/>
                <w:szCs w:val="20"/>
                <w:lang w:val="es-PE" w:eastAsia="es-PE"/>
              </w:rPr>
            </w:pPr>
            <w:r w:rsidRPr="00435DAF">
              <w:rPr>
                <w:rFonts w:ascii="Arial Narrow" w:hAnsi="Arial Narrow" w:cs="Arial"/>
                <w:bCs/>
                <w:strike/>
                <w:sz w:val="20"/>
                <w:szCs w:val="20"/>
                <w:lang w:val="es-PE" w:eastAsia="es-PE"/>
              </w:rPr>
              <w:t>GER - Grupo de Canal Naranja (GCN)</w:t>
            </w:r>
          </w:p>
        </w:tc>
        <w:tc>
          <w:tcPr>
            <w:tcW w:w="2751" w:type="dxa"/>
          </w:tcPr>
          <w:p w:rsidR="00CF53D5" w:rsidRPr="00435DAF" w:rsidRDefault="001051B0" w:rsidP="00EF6966">
            <w:pPr>
              <w:pStyle w:val="Prrafodelista"/>
              <w:numPr>
                <w:ilvl w:val="0"/>
                <w:numId w:val="48"/>
              </w:numPr>
              <w:rPr>
                <w:rFonts w:ascii="Arial Narrow" w:hAnsi="Arial Narrow" w:cs="Arial"/>
                <w:bCs/>
                <w:strike/>
                <w:sz w:val="20"/>
                <w:szCs w:val="20"/>
                <w:lang w:val="es-PE" w:eastAsia="es-PE"/>
              </w:rPr>
            </w:pPr>
            <w:r w:rsidRPr="00435DAF">
              <w:rPr>
                <w:rFonts w:ascii="Arial Narrow" w:hAnsi="Arial Narrow" w:cs="Arial"/>
                <w:bCs/>
                <w:strike/>
                <w:sz w:val="20"/>
                <w:szCs w:val="20"/>
                <w:lang w:val="es-PE" w:eastAsia="es-PE"/>
              </w:rPr>
              <w:t>Jefe de admisión temporal para reexportación</w:t>
            </w:r>
            <w:r w:rsidR="00CF53D5" w:rsidRPr="00435DAF">
              <w:rPr>
                <w:rFonts w:ascii="Arial Narrow" w:hAnsi="Arial Narrow" w:cs="Arial"/>
                <w:bCs/>
                <w:strike/>
                <w:sz w:val="20"/>
                <w:szCs w:val="20"/>
                <w:lang w:val="es-PE" w:eastAsia="es-PE"/>
              </w:rPr>
              <w:t xml:space="preserve"> </w:t>
            </w:r>
          </w:p>
          <w:p w:rsidR="002F7401" w:rsidRPr="00435DAF" w:rsidRDefault="00CF53D5" w:rsidP="00EF6966">
            <w:pPr>
              <w:pStyle w:val="Prrafodelista"/>
              <w:numPr>
                <w:ilvl w:val="0"/>
                <w:numId w:val="48"/>
              </w:numPr>
              <w:rPr>
                <w:rFonts w:ascii="Arial Narrow" w:hAnsi="Arial Narrow" w:cs="Arial"/>
                <w:bCs/>
                <w:strike/>
                <w:sz w:val="20"/>
                <w:szCs w:val="20"/>
                <w:lang w:val="es-PE" w:eastAsia="es-PE"/>
              </w:rPr>
            </w:pPr>
            <w:r w:rsidRPr="00435DAF">
              <w:rPr>
                <w:rFonts w:ascii="Arial Narrow" w:hAnsi="Arial Narrow" w:cs="Arial"/>
                <w:bCs/>
                <w:strike/>
                <w:sz w:val="20"/>
                <w:szCs w:val="20"/>
                <w:lang w:val="es-PE" w:eastAsia="es-PE"/>
              </w:rPr>
              <w:t xml:space="preserve">Jefe de admisión temporal </w:t>
            </w:r>
            <w:r w:rsidR="00C86C96" w:rsidRPr="00435DAF">
              <w:rPr>
                <w:rFonts w:ascii="Arial Narrow" w:hAnsi="Arial Narrow" w:cs="Arial"/>
                <w:bCs/>
                <w:strike/>
                <w:sz w:val="20"/>
                <w:szCs w:val="20"/>
                <w:lang w:val="es-PE" w:eastAsia="es-PE"/>
              </w:rPr>
              <w:t>para perfeccionamiento activo</w:t>
            </w:r>
          </w:p>
          <w:p w:rsidR="006132CC" w:rsidRPr="00435DAF" w:rsidRDefault="002F7401" w:rsidP="00EF6966">
            <w:pPr>
              <w:pStyle w:val="Prrafodelista"/>
              <w:numPr>
                <w:ilvl w:val="0"/>
                <w:numId w:val="48"/>
              </w:numPr>
              <w:rPr>
                <w:rFonts w:ascii="Arial Narrow" w:hAnsi="Arial Narrow" w:cs="Arial"/>
                <w:bCs/>
                <w:strike/>
                <w:sz w:val="20"/>
                <w:szCs w:val="20"/>
                <w:lang w:val="es-PE" w:eastAsia="es-PE"/>
              </w:rPr>
            </w:pPr>
            <w:r w:rsidRPr="00435DAF">
              <w:rPr>
                <w:rFonts w:ascii="Arial Narrow" w:hAnsi="Arial Narrow" w:cs="Arial"/>
                <w:bCs/>
                <w:strike/>
                <w:sz w:val="20"/>
                <w:szCs w:val="20"/>
                <w:lang w:val="es-PE" w:eastAsia="es-PE"/>
              </w:rPr>
              <w:t>Jefe de depósito</w:t>
            </w:r>
          </w:p>
          <w:p w:rsidR="009A66A4" w:rsidRPr="00435DAF" w:rsidRDefault="006132CC" w:rsidP="00EF6966">
            <w:pPr>
              <w:pStyle w:val="Prrafodelista"/>
              <w:numPr>
                <w:ilvl w:val="0"/>
                <w:numId w:val="48"/>
              </w:numPr>
              <w:rPr>
                <w:rFonts w:ascii="Arial Narrow" w:hAnsi="Arial Narrow" w:cs="Arial"/>
                <w:bCs/>
                <w:strike/>
                <w:sz w:val="20"/>
                <w:szCs w:val="20"/>
                <w:lang w:val="es-PE" w:eastAsia="es-PE"/>
              </w:rPr>
            </w:pPr>
            <w:r w:rsidRPr="00435DAF">
              <w:rPr>
                <w:rFonts w:ascii="Arial Narrow" w:hAnsi="Arial Narrow" w:cs="Arial"/>
                <w:bCs/>
                <w:strike/>
                <w:sz w:val="20"/>
                <w:szCs w:val="20"/>
                <w:lang w:val="es-PE" w:eastAsia="es-PE"/>
              </w:rPr>
              <w:t>Jefe de importación</w:t>
            </w:r>
            <w:r w:rsidR="009A66A4" w:rsidRPr="00435DAF">
              <w:rPr>
                <w:rFonts w:ascii="Arial Narrow" w:hAnsi="Arial Narrow" w:cs="Arial"/>
                <w:bCs/>
                <w:strike/>
                <w:sz w:val="20"/>
                <w:szCs w:val="20"/>
                <w:lang w:val="es-PE" w:eastAsia="es-PE"/>
              </w:rPr>
              <w:t xml:space="preserve"> </w:t>
            </w:r>
          </w:p>
          <w:p w:rsidR="001051B0" w:rsidRPr="00435DAF" w:rsidRDefault="009A66A4" w:rsidP="00EF6966">
            <w:pPr>
              <w:pStyle w:val="Prrafodelista"/>
              <w:numPr>
                <w:ilvl w:val="0"/>
                <w:numId w:val="48"/>
              </w:numPr>
              <w:rPr>
                <w:rFonts w:ascii="Arial Narrow" w:hAnsi="Arial Narrow" w:cs="Arial"/>
                <w:bCs/>
                <w:strike/>
                <w:sz w:val="20"/>
                <w:szCs w:val="20"/>
                <w:lang w:val="es-PE" w:eastAsia="es-PE"/>
              </w:rPr>
            </w:pPr>
            <w:r w:rsidRPr="00435DAF">
              <w:rPr>
                <w:rFonts w:ascii="Arial Narrow" w:hAnsi="Arial Narrow" w:cs="Arial"/>
                <w:bCs/>
                <w:strike/>
                <w:sz w:val="20"/>
                <w:szCs w:val="20"/>
                <w:lang w:val="es-PE" w:eastAsia="es-PE"/>
              </w:rPr>
              <w:t>Jefe de provincias</w:t>
            </w:r>
          </w:p>
        </w:tc>
        <w:tc>
          <w:tcPr>
            <w:tcW w:w="3119" w:type="dxa"/>
          </w:tcPr>
          <w:p w:rsidR="001051B0" w:rsidRPr="00435DAF" w:rsidRDefault="00435DAF" w:rsidP="00760EAC">
            <w:pPr>
              <w:rPr>
                <w:rFonts w:ascii="Arial Narrow" w:hAnsi="Arial Narrow" w:cs="Arial"/>
                <w:strike/>
                <w:sz w:val="20"/>
                <w:szCs w:val="20"/>
                <w:lang w:val="es-PE" w:eastAsia="es-PE"/>
              </w:rPr>
            </w:pPr>
            <w:r w:rsidRPr="00435DAF">
              <w:rPr>
                <w:rFonts w:ascii="Arial Narrow" w:hAnsi="Arial Narrow" w:cs="Arial"/>
                <w:strike/>
                <w:sz w:val="20"/>
                <w:szCs w:val="20"/>
                <w:lang w:val="es-PE" w:eastAsia="es-PE"/>
              </w:rPr>
              <w:t>Grupo compuesto de los funcionarios aduaneros que se encargarán de la revisión documentaria de las declaraciones de éste canal.</w:t>
            </w:r>
          </w:p>
        </w:tc>
      </w:tr>
      <w:tr w:rsidR="006132CC" w:rsidRPr="00C0572D" w:rsidTr="002F7401">
        <w:trPr>
          <w:trHeight w:val="262"/>
        </w:trPr>
        <w:tc>
          <w:tcPr>
            <w:tcW w:w="602" w:type="dxa"/>
          </w:tcPr>
          <w:p w:rsidR="006132CC" w:rsidRPr="00C0572D" w:rsidRDefault="006132CC"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6132CC" w:rsidRPr="002F7401" w:rsidRDefault="006132CC">
            <w:pPr>
              <w:rPr>
                <w:rFonts w:ascii="Arial Narrow" w:hAnsi="Arial Narrow" w:cs="Arial"/>
                <w:bCs/>
                <w:sz w:val="20"/>
                <w:szCs w:val="20"/>
                <w:lang w:val="es-PE" w:eastAsia="es-PE"/>
              </w:rPr>
            </w:pPr>
            <w:r w:rsidRPr="006132CC">
              <w:rPr>
                <w:rFonts w:ascii="Arial Narrow" w:hAnsi="Arial Narrow" w:cs="Arial"/>
                <w:bCs/>
                <w:sz w:val="20"/>
                <w:szCs w:val="20"/>
                <w:lang w:val="es-PE" w:eastAsia="es-PE"/>
              </w:rPr>
              <w:t>GIF - Grupo de Canal Rojo (Todas las modalidades)</w:t>
            </w:r>
          </w:p>
        </w:tc>
        <w:tc>
          <w:tcPr>
            <w:tcW w:w="2751" w:type="dxa"/>
          </w:tcPr>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6132CC" w:rsidRPr="00585FA7"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6132CC"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t>Grupo compuesto de los funcionarios aduaneros encargados de realizar el reconocimiento físico de las mercancías consignadas en las declaraciones de las tres modalidades de despacho (anticipado, urgente y excepcional).</w:t>
            </w: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GRE - Grupo de Atención de Regularizaciones</w:t>
            </w:r>
          </w:p>
        </w:tc>
        <w:tc>
          <w:tcPr>
            <w:tcW w:w="2751" w:type="dxa"/>
          </w:tcPr>
          <w:p w:rsidR="002F7401"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t>Grupo compuesto de los funcionarios aduaneros que se encargarán del registro de la diligencia de regularización de los despachos de modalidad urgente.</w:t>
            </w: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RAN - Grupo de Canal Rojo Anticipado</w:t>
            </w:r>
          </w:p>
        </w:tc>
        <w:tc>
          <w:tcPr>
            <w:tcW w:w="2751" w:type="dxa"/>
          </w:tcPr>
          <w:p w:rsidR="002F7401"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1051B0" w:rsidRPr="001051B0"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tc>
        <w:tc>
          <w:tcPr>
            <w:tcW w:w="3119" w:type="dxa"/>
          </w:tcPr>
          <w:p w:rsidR="001051B0"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t>Grupo  compuesto de los funcionarios aduaneros encargados de realizar el reconocimiento físico de las mercancías consignadas en las declaraciones con modalidad de despacho anticipado.</w:t>
            </w: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REX - Grupo de Canal Rojo Excepcional (GCRE)</w:t>
            </w:r>
          </w:p>
        </w:tc>
        <w:tc>
          <w:tcPr>
            <w:tcW w:w="2751" w:type="dxa"/>
          </w:tcPr>
          <w:p w:rsidR="002F7401"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1051B0" w:rsidRPr="001051B0"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tc>
        <w:tc>
          <w:tcPr>
            <w:tcW w:w="3119" w:type="dxa"/>
          </w:tcPr>
          <w:p w:rsidR="001051B0"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t>Grupo compuesto de los funcionarios aduaneros encargados de realizar el reconocimiento físico de las mercancías consignadas en las declaraciones con modalidad de despacho excepcional.</w:t>
            </w:r>
          </w:p>
        </w:tc>
      </w:tr>
      <w:tr w:rsidR="001051B0" w:rsidRPr="00C0572D" w:rsidTr="002F7401">
        <w:trPr>
          <w:trHeight w:val="262"/>
        </w:trPr>
        <w:tc>
          <w:tcPr>
            <w:tcW w:w="602" w:type="dxa"/>
          </w:tcPr>
          <w:p w:rsidR="001051B0" w:rsidRPr="00C0572D" w:rsidRDefault="001051B0" w:rsidP="00EF6966">
            <w:pPr>
              <w:pStyle w:val="Prrafodelista"/>
              <w:numPr>
                <w:ilvl w:val="0"/>
                <w:numId w:val="49"/>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RUG - Grupo de Canal Rojo Urgente (GCRU)</w:t>
            </w:r>
          </w:p>
        </w:tc>
        <w:tc>
          <w:tcPr>
            <w:tcW w:w="2751" w:type="dxa"/>
          </w:tcPr>
          <w:p w:rsidR="002F7401" w:rsidRDefault="001051B0" w:rsidP="00EF6966">
            <w:pPr>
              <w:pStyle w:val="Prrafodelista"/>
              <w:numPr>
                <w:ilvl w:val="0"/>
                <w:numId w:val="48"/>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w:t>
            </w:r>
            <w:r w:rsidR="00C86C96">
              <w:rPr>
                <w:rFonts w:ascii="Arial Narrow" w:hAnsi="Arial Narrow" w:cs="Arial"/>
                <w:bCs/>
                <w:sz w:val="20"/>
                <w:szCs w:val="20"/>
                <w:lang w:val="es-PE" w:eastAsia="es-PE"/>
              </w:rPr>
              <w:t>para perfeccionamiento activo</w:t>
            </w:r>
          </w:p>
          <w:p w:rsidR="006132CC" w:rsidRDefault="002F7401"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1051B0" w:rsidRPr="001051B0" w:rsidRDefault="006132CC"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lastRenderedPageBreak/>
              <w:t>Jefe de importación</w:t>
            </w:r>
          </w:p>
        </w:tc>
        <w:tc>
          <w:tcPr>
            <w:tcW w:w="3119" w:type="dxa"/>
          </w:tcPr>
          <w:p w:rsidR="001051B0"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lastRenderedPageBreak/>
              <w:t>Grupo compuesto de los funcionarios aduaneros encargados de realizar el reconocimiento físico de las mercancías consignadas en las declaraciones con modalidad de despacho urgente</w:t>
            </w:r>
          </w:p>
        </w:tc>
      </w:tr>
      <w:tr w:rsidR="00C07EEF" w:rsidRPr="00C0572D" w:rsidTr="008F0088">
        <w:trPr>
          <w:trHeight w:val="262"/>
        </w:trPr>
        <w:tc>
          <w:tcPr>
            <w:tcW w:w="602" w:type="dxa"/>
          </w:tcPr>
          <w:p w:rsidR="00C07EEF" w:rsidRPr="008F0088" w:rsidRDefault="00C07EEF"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C07EEF" w:rsidRPr="002F7401" w:rsidRDefault="00C07EEF" w:rsidP="008F0088">
            <w:pPr>
              <w:jc w:val="left"/>
              <w:rPr>
                <w:rFonts w:ascii="Arial Narrow" w:hAnsi="Arial Narrow" w:cs="Arial"/>
                <w:bCs/>
                <w:sz w:val="20"/>
                <w:szCs w:val="20"/>
                <w:lang w:val="es-PE" w:eastAsia="es-PE"/>
              </w:rPr>
            </w:pPr>
            <w:r w:rsidRPr="00C07EEF">
              <w:rPr>
                <w:rFonts w:ascii="Arial Narrow" w:hAnsi="Arial Narrow" w:cs="Arial"/>
                <w:bCs/>
                <w:sz w:val="20"/>
                <w:szCs w:val="20"/>
                <w:lang w:val="es-PE" w:eastAsia="es-PE"/>
              </w:rPr>
              <w:t>GOF - Grupo de Oficiales</w:t>
            </w:r>
          </w:p>
        </w:tc>
        <w:tc>
          <w:tcPr>
            <w:tcW w:w="2751" w:type="dxa"/>
          </w:tcPr>
          <w:p w:rsidR="00C07EEF" w:rsidRDefault="00C07EEF"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oficiales</w:t>
            </w:r>
          </w:p>
          <w:p w:rsidR="009A66A4" w:rsidRPr="00585FA7" w:rsidRDefault="009A66A4"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Supervisor de oficiales</w:t>
            </w:r>
          </w:p>
        </w:tc>
        <w:tc>
          <w:tcPr>
            <w:tcW w:w="3119" w:type="dxa"/>
          </w:tcPr>
          <w:p w:rsidR="00C07EEF" w:rsidRPr="00C0572D" w:rsidRDefault="00435DAF" w:rsidP="00760EAC">
            <w:pPr>
              <w:rPr>
                <w:rFonts w:ascii="Arial Narrow" w:hAnsi="Arial Narrow" w:cs="Arial"/>
                <w:sz w:val="20"/>
                <w:szCs w:val="20"/>
                <w:lang w:val="es-PE" w:eastAsia="es-PE"/>
              </w:rPr>
            </w:pPr>
            <w:r w:rsidRPr="00435DAF">
              <w:rPr>
                <w:rFonts w:ascii="Arial Narrow" w:hAnsi="Arial Narrow" w:cs="Arial"/>
                <w:sz w:val="20"/>
                <w:szCs w:val="20"/>
                <w:lang w:val="es-PE" w:eastAsia="es-PE"/>
              </w:rPr>
              <w:t>Grupo compuesto de los funcionarios aduaneros del área de oficiales, que se encargarán del registro de la diligencia de Despacho de las declaraciones de la modalidad urgente, que se remitan para su atención fuera del horario administrativo dispuesto por cada Intendencia.</w:t>
            </w:r>
          </w:p>
        </w:tc>
      </w:tr>
      <w:tr w:rsidR="002801E7" w:rsidRPr="008F0088" w:rsidTr="008F0088">
        <w:trPr>
          <w:trHeight w:val="262"/>
        </w:trPr>
        <w:tc>
          <w:tcPr>
            <w:tcW w:w="602" w:type="dxa"/>
          </w:tcPr>
          <w:p w:rsidR="002801E7" w:rsidRPr="008F0088" w:rsidRDefault="002801E7"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2801E7" w:rsidRPr="008F0088" w:rsidRDefault="002801E7" w:rsidP="008F0088">
            <w:pPr>
              <w:jc w:val="left"/>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SAS - Grupo de salida para atención de solicitudes</w:t>
            </w:r>
          </w:p>
        </w:tc>
        <w:tc>
          <w:tcPr>
            <w:tcW w:w="2751" w:type="dxa"/>
          </w:tcPr>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Jefe de régimen de salida</w:t>
            </w:r>
          </w:p>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Supervisor de régimen de salida</w:t>
            </w:r>
          </w:p>
        </w:tc>
        <w:tc>
          <w:tcPr>
            <w:tcW w:w="3119" w:type="dxa"/>
          </w:tcPr>
          <w:p w:rsidR="002801E7" w:rsidRPr="002801E7" w:rsidRDefault="002801E7">
            <w:pPr>
              <w:rPr>
                <w:rFonts w:ascii="Arial Narrow" w:hAnsi="Arial Narrow" w:cs="Arial"/>
                <w:sz w:val="20"/>
                <w:szCs w:val="20"/>
                <w:highlight w:val="yellow"/>
                <w:lang w:val="es-PE" w:eastAsia="es-PE"/>
              </w:rPr>
            </w:pPr>
            <w:r w:rsidRPr="002801E7">
              <w:rPr>
                <w:rFonts w:ascii="Arial Narrow" w:hAnsi="Arial Narrow" w:cs="Arial"/>
                <w:sz w:val="20"/>
                <w:szCs w:val="20"/>
                <w:highlight w:val="yellow"/>
                <w:lang w:val="es-PE" w:eastAsia="es-PE"/>
              </w:rPr>
              <w:t xml:space="preserve">Grupo compuesto por los funcionarios aduaneros encargados de la atención de solicitudes de rectificación de </w:t>
            </w:r>
            <w:proofErr w:type="spellStart"/>
            <w:r w:rsidRPr="002801E7">
              <w:rPr>
                <w:rFonts w:ascii="Arial Narrow" w:hAnsi="Arial Narrow" w:cs="Arial"/>
                <w:sz w:val="20"/>
                <w:szCs w:val="20"/>
                <w:highlight w:val="yellow"/>
                <w:lang w:val="es-PE" w:eastAsia="es-PE"/>
              </w:rPr>
              <w:t>dam</w:t>
            </w:r>
            <w:proofErr w:type="spellEnd"/>
            <w:r w:rsidRPr="002801E7">
              <w:rPr>
                <w:rFonts w:ascii="Arial Narrow" w:hAnsi="Arial Narrow" w:cs="Arial"/>
                <w:sz w:val="20"/>
                <w:szCs w:val="20"/>
                <w:highlight w:val="yellow"/>
                <w:lang w:val="es-PE" w:eastAsia="es-PE"/>
              </w:rPr>
              <w:t xml:space="preserve">, anulación de </w:t>
            </w:r>
            <w:proofErr w:type="spellStart"/>
            <w:r w:rsidRPr="002801E7">
              <w:rPr>
                <w:rFonts w:ascii="Arial Narrow" w:hAnsi="Arial Narrow" w:cs="Arial"/>
                <w:sz w:val="20"/>
                <w:szCs w:val="20"/>
                <w:highlight w:val="yellow"/>
                <w:lang w:val="es-PE" w:eastAsia="es-PE"/>
              </w:rPr>
              <w:t>dam</w:t>
            </w:r>
            <w:proofErr w:type="spellEnd"/>
            <w:r w:rsidRPr="002801E7">
              <w:rPr>
                <w:rFonts w:ascii="Arial Narrow" w:hAnsi="Arial Narrow" w:cs="Arial"/>
                <w:sz w:val="20"/>
                <w:szCs w:val="20"/>
                <w:highlight w:val="yellow"/>
                <w:lang w:val="es-PE" w:eastAsia="es-PE"/>
              </w:rPr>
              <w:t xml:space="preserve">, reversión de anulación de </w:t>
            </w:r>
            <w:proofErr w:type="spellStart"/>
            <w:r w:rsidRPr="002801E7">
              <w:rPr>
                <w:rFonts w:ascii="Arial Narrow" w:hAnsi="Arial Narrow" w:cs="Arial"/>
                <w:sz w:val="20"/>
                <w:szCs w:val="20"/>
                <w:highlight w:val="yellow"/>
                <w:lang w:val="es-PE" w:eastAsia="es-PE"/>
              </w:rPr>
              <w:t>dam</w:t>
            </w:r>
            <w:proofErr w:type="spellEnd"/>
            <w:r w:rsidRPr="002801E7">
              <w:rPr>
                <w:rFonts w:ascii="Arial Narrow" w:hAnsi="Arial Narrow" w:cs="Arial"/>
                <w:sz w:val="20"/>
                <w:szCs w:val="20"/>
                <w:highlight w:val="yellow"/>
                <w:lang w:val="es-PE" w:eastAsia="es-PE"/>
              </w:rPr>
              <w:t xml:space="preserve">, rectificación de </w:t>
            </w:r>
            <w:proofErr w:type="spellStart"/>
            <w:r w:rsidRPr="002801E7">
              <w:rPr>
                <w:rFonts w:ascii="Arial Narrow" w:hAnsi="Arial Narrow" w:cs="Arial"/>
                <w:sz w:val="20"/>
                <w:szCs w:val="20"/>
                <w:highlight w:val="yellow"/>
                <w:lang w:val="es-PE" w:eastAsia="es-PE"/>
              </w:rPr>
              <w:t>rm</w:t>
            </w:r>
            <w:proofErr w:type="spellEnd"/>
            <w:r w:rsidRPr="002801E7">
              <w:rPr>
                <w:rFonts w:ascii="Arial Narrow" w:hAnsi="Arial Narrow" w:cs="Arial"/>
                <w:sz w:val="20"/>
                <w:szCs w:val="20"/>
                <w:highlight w:val="yellow"/>
                <w:lang w:val="es-PE" w:eastAsia="es-PE"/>
              </w:rPr>
              <w:t xml:space="preserve">, rectificación de </w:t>
            </w:r>
            <w:proofErr w:type="spellStart"/>
            <w:r w:rsidRPr="002801E7">
              <w:rPr>
                <w:rFonts w:ascii="Arial Narrow" w:hAnsi="Arial Narrow" w:cs="Arial"/>
                <w:sz w:val="20"/>
                <w:szCs w:val="20"/>
                <w:highlight w:val="yellow"/>
                <w:lang w:val="es-PE" w:eastAsia="es-PE"/>
              </w:rPr>
              <w:t>rce</w:t>
            </w:r>
            <w:proofErr w:type="spellEnd"/>
            <w:r w:rsidRPr="002801E7">
              <w:rPr>
                <w:rFonts w:ascii="Arial Narrow" w:hAnsi="Arial Narrow" w:cs="Arial"/>
                <w:sz w:val="20"/>
                <w:szCs w:val="20"/>
                <w:highlight w:val="yellow"/>
                <w:lang w:val="es-PE" w:eastAsia="es-PE"/>
              </w:rPr>
              <w:t>.</w:t>
            </w:r>
          </w:p>
        </w:tc>
      </w:tr>
      <w:tr w:rsidR="002801E7" w:rsidRPr="008F0088" w:rsidTr="008F0088">
        <w:trPr>
          <w:trHeight w:val="262"/>
        </w:trPr>
        <w:tc>
          <w:tcPr>
            <w:tcW w:w="602" w:type="dxa"/>
          </w:tcPr>
          <w:p w:rsidR="002801E7" w:rsidRPr="008F0088" w:rsidRDefault="002801E7"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2801E7" w:rsidRPr="008F0088" w:rsidRDefault="002801E7" w:rsidP="008F0088">
            <w:pPr>
              <w:jc w:val="left"/>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SRF - Grupo de reconocimiento físico</w:t>
            </w:r>
          </w:p>
        </w:tc>
        <w:tc>
          <w:tcPr>
            <w:tcW w:w="2751" w:type="dxa"/>
          </w:tcPr>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Jefe de régimen de salida</w:t>
            </w:r>
          </w:p>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Supervisor de régimen de salida</w:t>
            </w:r>
          </w:p>
        </w:tc>
        <w:tc>
          <w:tcPr>
            <w:tcW w:w="3119" w:type="dxa"/>
          </w:tcPr>
          <w:p w:rsidR="002801E7" w:rsidRPr="002801E7" w:rsidRDefault="002801E7">
            <w:pPr>
              <w:rPr>
                <w:rFonts w:ascii="Arial Narrow" w:hAnsi="Arial Narrow" w:cs="Arial"/>
                <w:sz w:val="20"/>
                <w:szCs w:val="20"/>
                <w:highlight w:val="yellow"/>
                <w:lang w:val="es-PE" w:eastAsia="es-PE"/>
              </w:rPr>
            </w:pPr>
            <w:r w:rsidRPr="002801E7">
              <w:rPr>
                <w:rFonts w:ascii="Arial Narrow" w:hAnsi="Arial Narrow" w:cs="Arial"/>
                <w:sz w:val="20"/>
                <w:szCs w:val="20"/>
                <w:highlight w:val="yellow"/>
                <w:lang w:val="es-PE" w:eastAsia="es-PE"/>
              </w:rPr>
              <w:t>Grupo encargado de realizar la diligencia de despacho.</w:t>
            </w:r>
          </w:p>
        </w:tc>
      </w:tr>
      <w:tr w:rsidR="002801E7" w:rsidRPr="008F0088" w:rsidTr="008F0088">
        <w:trPr>
          <w:trHeight w:val="262"/>
        </w:trPr>
        <w:tc>
          <w:tcPr>
            <w:tcW w:w="602" w:type="dxa"/>
          </w:tcPr>
          <w:p w:rsidR="002801E7" w:rsidRPr="008F0088" w:rsidRDefault="002801E7"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2801E7" w:rsidRPr="008F0088" w:rsidRDefault="002801E7" w:rsidP="008F0088">
            <w:pPr>
              <w:jc w:val="left"/>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SCS - Grupo de contingencia de atención de solicitudes</w:t>
            </w:r>
          </w:p>
        </w:tc>
        <w:tc>
          <w:tcPr>
            <w:tcW w:w="2751" w:type="dxa"/>
          </w:tcPr>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Jefe de régimen de salida</w:t>
            </w:r>
          </w:p>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Supervisor de régimen de salida</w:t>
            </w:r>
          </w:p>
        </w:tc>
        <w:tc>
          <w:tcPr>
            <w:tcW w:w="3119" w:type="dxa"/>
          </w:tcPr>
          <w:p w:rsidR="002801E7" w:rsidRPr="002801E7" w:rsidRDefault="002801E7">
            <w:pPr>
              <w:rPr>
                <w:rFonts w:ascii="Arial Narrow" w:hAnsi="Arial Narrow" w:cs="Arial"/>
                <w:sz w:val="20"/>
                <w:szCs w:val="20"/>
                <w:highlight w:val="yellow"/>
                <w:lang w:val="es-PE" w:eastAsia="es-PE"/>
              </w:rPr>
            </w:pPr>
            <w:r w:rsidRPr="002801E7">
              <w:rPr>
                <w:rFonts w:ascii="Arial Narrow" w:hAnsi="Arial Narrow" w:cs="Arial"/>
                <w:sz w:val="20"/>
                <w:szCs w:val="20"/>
                <w:highlight w:val="yellow"/>
                <w:lang w:val="es-PE" w:eastAsia="es-PE"/>
              </w:rPr>
              <w:t>Grupo de funcionarios para atención de solicitudes por contingencia (casos en que no existan funcionarios registrados para atención de solicitudes).</w:t>
            </w:r>
          </w:p>
        </w:tc>
      </w:tr>
      <w:tr w:rsidR="002801E7" w:rsidRPr="008F0088" w:rsidTr="008F0088">
        <w:trPr>
          <w:trHeight w:val="262"/>
        </w:trPr>
        <w:tc>
          <w:tcPr>
            <w:tcW w:w="602" w:type="dxa"/>
          </w:tcPr>
          <w:p w:rsidR="002801E7" w:rsidRPr="008F0088" w:rsidRDefault="002801E7"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2801E7" w:rsidRPr="008F0088" w:rsidRDefault="002801E7" w:rsidP="008F0088">
            <w:pPr>
              <w:jc w:val="left"/>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SRX - Grupo de salida para atención de solicitudes de RF en el local del exportador</w:t>
            </w:r>
          </w:p>
        </w:tc>
        <w:tc>
          <w:tcPr>
            <w:tcW w:w="2751" w:type="dxa"/>
          </w:tcPr>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Jefe de régimen de salida</w:t>
            </w:r>
          </w:p>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Supervisor de régimen de salida</w:t>
            </w:r>
          </w:p>
        </w:tc>
        <w:tc>
          <w:tcPr>
            <w:tcW w:w="3119" w:type="dxa"/>
          </w:tcPr>
          <w:p w:rsidR="002801E7" w:rsidRPr="002801E7" w:rsidRDefault="002801E7">
            <w:pPr>
              <w:rPr>
                <w:rFonts w:ascii="Arial Narrow" w:hAnsi="Arial Narrow" w:cs="Arial"/>
                <w:sz w:val="20"/>
                <w:szCs w:val="20"/>
                <w:highlight w:val="yellow"/>
                <w:lang w:val="es-PE" w:eastAsia="es-PE"/>
              </w:rPr>
            </w:pPr>
            <w:r w:rsidRPr="002801E7">
              <w:rPr>
                <w:rFonts w:ascii="Arial Narrow" w:hAnsi="Arial Narrow" w:cs="Arial"/>
                <w:sz w:val="20"/>
                <w:szCs w:val="20"/>
                <w:highlight w:val="yellow"/>
                <w:lang w:val="es-PE" w:eastAsia="es-PE"/>
              </w:rPr>
              <w:t>Grupo compuesto por funcionarios que atenderán las solicitudes de RF en el local del exportador.</w:t>
            </w:r>
          </w:p>
        </w:tc>
      </w:tr>
      <w:tr w:rsidR="002801E7" w:rsidRPr="00C0572D" w:rsidTr="008F0088">
        <w:trPr>
          <w:trHeight w:val="262"/>
        </w:trPr>
        <w:tc>
          <w:tcPr>
            <w:tcW w:w="602" w:type="dxa"/>
          </w:tcPr>
          <w:p w:rsidR="002801E7" w:rsidRPr="008F0088" w:rsidRDefault="002801E7"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2801E7" w:rsidRPr="008F0088" w:rsidRDefault="002801E7" w:rsidP="008F0088">
            <w:pPr>
              <w:jc w:val="left"/>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SLS - Grupo de salida para atención de solicitudes de local designado por SUNAT</w:t>
            </w:r>
          </w:p>
        </w:tc>
        <w:tc>
          <w:tcPr>
            <w:tcW w:w="2751" w:type="dxa"/>
          </w:tcPr>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Jefe de régimen de salida</w:t>
            </w:r>
          </w:p>
          <w:p w:rsidR="002801E7" w:rsidRPr="008F0088" w:rsidRDefault="002801E7" w:rsidP="00EF6966">
            <w:pPr>
              <w:pStyle w:val="Prrafodelista"/>
              <w:numPr>
                <w:ilvl w:val="0"/>
                <w:numId w:val="48"/>
              </w:numPr>
              <w:rPr>
                <w:rFonts w:ascii="Arial Narrow" w:hAnsi="Arial Narrow" w:cs="Arial"/>
                <w:bCs/>
                <w:sz w:val="20"/>
                <w:szCs w:val="20"/>
                <w:highlight w:val="yellow"/>
                <w:lang w:val="es-PE" w:eastAsia="es-PE"/>
              </w:rPr>
            </w:pPr>
            <w:r w:rsidRPr="008F0088">
              <w:rPr>
                <w:rFonts w:ascii="Arial Narrow" w:hAnsi="Arial Narrow" w:cs="Arial"/>
                <w:bCs/>
                <w:sz w:val="20"/>
                <w:szCs w:val="20"/>
                <w:highlight w:val="yellow"/>
                <w:lang w:val="es-PE" w:eastAsia="es-PE"/>
              </w:rPr>
              <w:t>Supervisor de régimen de salida</w:t>
            </w:r>
          </w:p>
        </w:tc>
        <w:tc>
          <w:tcPr>
            <w:tcW w:w="3119" w:type="dxa"/>
          </w:tcPr>
          <w:p w:rsidR="002801E7" w:rsidRPr="002801E7" w:rsidRDefault="002801E7">
            <w:pPr>
              <w:rPr>
                <w:rFonts w:ascii="Arial Narrow" w:hAnsi="Arial Narrow" w:cs="Arial"/>
                <w:sz w:val="20"/>
                <w:szCs w:val="20"/>
                <w:highlight w:val="yellow"/>
                <w:lang w:val="es-PE" w:eastAsia="es-PE"/>
              </w:rPr>
            </w:pPr>
            <w:r w:rsidRPr="002801E7">
              <w:rPr>
                <w:rFonts w:ascii="Arial Narrow" w:hAnsi="Arial Narrow" w:cs="Arial"/>
                <w:sz w:val="20"/>
                <w:szCs w:val="20"/>
                <w:highlight w:val="yellow"/>
                <w:lang w:val="es-PE" w:eastAsia="es-PE"/>
              </w:rPr>
              <w:t>Grupo compuesto por funcionarios que atenderán las solicitudes de local designado por SUNAT (tipo de embarque 03).</w:t>
            </w:r>
          </w:p>
        </w:tc>
      </w:tr>
      <w:tr w:rsidR="00FC4DC3" w:rsidRPr="00C0572D" w:rsidTr="008F0088">
        <w:trPr>
          <w:trHeight w:val="262"/>
        </w:trPr>
        <w:tc>
          <w:tcPr>
            <w:tcW w:w="602" w:type="dxa"/>
          </w:tcPr>
          <w:p w:rsidR="00FC4DC3" w:rsidRPr="008242B2" w:rsidRDefault="00FC4DC3" w:rsidP="00EF6966">
            <w:pPr>
              <w:pStyle w:val="Prrafodelista"/>
              <w:numPr>
                <w:ilvl w:val="0"/>
                <w:numId w:val="49"/>
              </w:numPr>
              <w:tabs>
                <w:tab w:val="left" w:pos="211"/>
              </w:tabs>
              <w:ind w:left="352"/>
              <w:jc w:val="center"/>
              <w:rPr>
                <w:rFonts w:ascii="Arial Narrow" w:hAnsi="Arial Narrow" w:cs="Arial"/>
                <w:sz w:val="20"/>
                <w:szCs w:val="20"/>
                <w:highlight w:val="green"/>
                <w:lang w:val="es-PE" w:eastAsia="es-PE"/>
              </w:rPr>
            </w:pPr>
          </w:p>
        </w:tc>
        <w:tc>
          <w:tcPr>
            <w:tcW w:w="2693" w:type="dxa"/>
          </w:tcPr>
          <w:p w:rsidR="00FC4DC3" w:rsidRPr="008242B2" w:rsidRDefault="00FC4DC3" w:rsidP="00FC4DC3">
            <w:pPr>
              <w:rPr>
                <w:rFonts w:ascii="Arial Narrow" w:hAnsi="Arial Narrow" w:cs="Arial"/>
                <w:bCs/>
                <w:sz w:val="20"/>
                <w:szCs w:val="20"/>
                <w:highlight w:val="green"/>
                <w:lang w:val="es-PE" w:eastAsia="es-PE"/>
              </w:rPr>
            </w:pPr>
            <w:r w:rsidRPr="008242B2">
              <w:rPr>
                <w:rFonts w:ascii="Arial Narrow" w:hAnsi="Arial Narrow" w:cs="Arial"/>
                <w:bCs/>
                <w:sz w:val="20"/>
                <w:szCs w:val="20"/>
                <w:highlight w:val="green"/>
                <w:lang w:val="es-PE" w:eastAsia="es-PE"/>
              </w:rPr>
              <w:t xml:space="preserve">Grupo MUA de Canal Rojo </w:t>
            </w:r>
          </w:p>
        </w:tc>
        <w:tc>
          <w:tcPr>
            <w:tcW w:w="2751" w:type="dxa"/>
          </w:tcPr>
          <w:p w:rsidR="008242B2"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Jefe del Régimen EER y otros regímenes aduaneros especiales (MUA)</w:t>
            </w:r>
          </w:p>
          <w:p w:rsidR="008242B2"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Supervisor del Régimen EER y otros regímenes aduaneros especiales (MUA)</w:t>
            </w:r>
          </w:p>
          <w:p w:rsidR="008242B2"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Jefe del Régimen Depósito y Tránsito</w:t>
            </w:r>
          </w:p>
          <w:p w:rsidR="00FC4DC3"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Supervisor del Régimen Depósito y Tránsito</w:t>
            </w:r>
          </w:p>
        </w:tc>
        <w:tc>
          <w:tcPr>
            <w:tcW w:w="3119" w:type="dxa"/>
          </w:tcPr>
          <w:p w:rsidR="00FC4DC3" w:rsidRPr="008242B2" w:rsidRDefault="00FC4DC3" w:rsidP="008242B2">
            <w:pPr>
              <w:rPr>
                <w:rFonts w:ascii="Arial Narrow" w:hAnsi="Arial Narrow" w:cs="Arial"/>
                <w:bCs/>
                <w:sz w:val="20"/>
                <w:szCs w:val="20"/>
                <w:highlight w:val="green"/>
                <w:lang w:val="es-PE" w:eastAsia="es-PE"/>
              </w:rPr>
            </w:pPr>
            <w:r w:rsidRPr="008242B2">
              <w:rPr>
                <w:rFonts w:ascii="Arial Narrow" w:hAnsi="Arial Narrow" w:cs="Arial"/>
                <w:sz w:val="20"/>
                <w:szCs w:val="20"/>
                <w:highlight w:val="green"/>
                <w:lang w:val="es-PE" w:eastAsia="es-PE"/>
              </w:rPr>
              <w:t xml:space="preserve">Grupo compuesto por los funcionarios aduaneros encargados de realizar el reconocimiento físico de las </w:t>
            </w:r>
            <w:r w:rsidR="008242B2">
              <w:rPr>
                <w:rFonts w:ascii="Arial Narrow" w:hAnsi="Arial Narrow" w:cs="Arial"/>
                <w:sz w:val="20"/>
                <w:szCs w:val="20"/>
                <w:highlight w:val="green"/>
                <w:lang w:val="es-PE" w:eastAsia="es-PE"/>
              </w:rPr>
              <w:t xml:space="preserve">Declaraciones MUA ingreso y salida </w:t>
            </w:r>
            <w:proofErr w:type="gramStart"/>
            <w:r w:rsidR="008242B2">
              <w:rPr>
                <w:rFonts w:ascii="Arial Narrow" w:hAnsi="Arial Narrow" w:cs="Arial"/>
                <w:sz w:val="20"/>
                <w:szCs w:val="20"/>
                <w:highlight w:val="green"/>
                <w:lang w:val="es-PE" w:eastAsia="es-PE"/>
              </w:rPr>
              <w:t>seleccionadas</w:t>
            </w:r>
            <w:proofErr w:type="gramEnd"/>
            <w:r w:rsidR="008242B2">
              <w:rPr>
                <w:rFonts w:ascii="Arial Narrow" w:hAnsi="Arial Narrow" w:cs="Arial"/>
                <w:sz w:val="20"/>
                <w:szCs w:val="20"/>
                <w:highlight w:val="green"/>
                <w:lang w:val="es-PE" w:eastAsia="es-PE"/>
              </w:rPr>
              <w:t xml:space="preserve"> a</w:t>
            </w:r>
            <w:r w:rsidRPr="008242B2">
              <w:rPr>
                <w:rFonts w:ascii="Arial Narrow" w:hAnsi="Arial Narrow" w:cs="Arial"/>
                <w:sz w:val="20"/>
                <w:szCs w:val="20"/>
                <w:highlight w:val="green"/>
                <w:lang w:val="es-PE" w:eastAsia="es-PE"/>
              </w:rPr>
              <w:t xml:space="preserve"> canal Rojo.</w:t>
            </w:r>
          </w:p>
        </w:tc>
      </w:tr>
      <w:tr w:rsidR="00FC4DC3" w:rsidRPr="00C0572D" w:rsidTr="008F0088">
        <w:trPr>
          <w:trHeight w:val="262"/>
        </w:trPr>
        <w:tc>
          <w:tcPr>
            <w:tcW w:w="602" w:type="dxa"/>
          </w:tcPr>
          <w:p w:rsidR="00FC4DC3" w:rsidRPr="008242B2" w:rsidRDefault="00FC4DC3" w:rsidP="00EF6966">
            <w:pPr>
              <w:pStyle w:val="Prrafodelista"/>
              <w:numPr>
                <w:ilvl w:val="0"/>
                <w:numId w:val="49"/>
              </w:numPr>
              <w:tabs>
                <w:tab w:val="left" w:pos="211"/>
              </w:tabs>
              <w:ind w:left="352"/>
              <w:jc w:val="center"/>
              <w:rPr>
                <w:rFonts w:ascii="Arial Narrow" w:hAnsi="Arial Narrow" w:cs="Arial"/>
                <w:sz w:val="20"/>
                <w:szCs w:val="20"/>
                <w:highlight w:val="green"/>
                <w:lang w:val="es-PE" w:eastAsia="es-PE"/>
              </w:rPr>
            </w:pPr>
          </w:p>
        </w:tc>
        <w:tc>
          <w:tcPr>
            <w:tcW w:w="2693" w:type="dxa"/>
          </w:tcPr>
          <w:p w:rsidR="00FC4DC3" w:rsidRPr="008242B2" w:rsidRDefault="00FC4DC3" w:rsidP="00FC4DC3">
            <w:pPr>
              <w:rPr>
                <w:rFonts w:ascii="Arial Narrow" w:hAnsi="Arial Narrow" w:cs="Arial"/>
                <w:bCs/>
                <w:sz w:val="20"/>
                <w:szCs w:val="20"/>
                <w:highlight w:val="green"/>
                <w:lang w:val="es-PE" w:eastAsia="es-PE"/>
              </w:rPr>
            </w:pPr>
            <w:r w:rsidRPr="008242B2">
              <w:rPr>
                <w:rFonts w:ascii="Arial Narrow" w:hAnsi="Arial Narrow" w:cs="Arial"/>
                <w:bCs/>
                <w:sz w:val="20"/>
                <w:szCs w:val="20"/>
                <w:highlight w:val="green"/>
                <w:lang w:val="es-PE" w:eastAsia="es-PE"/>
              </w:rPr>
              <w:t xml:space="preserve">Grupo MUA de Atención de Rectificaciones </w:t>
            </w:r>
          </w:p>
        </w:tc>
        <w:tc>
          <w:tcPr>
            <w:tcW w:w="2751" w:type="dxa"/>
          </w:tcPr>
          <w:p w:rsidR="008242B2"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Jefe del Régimen EER y otros regímenes aduaneros especiales (MUA)</w:t>
            </w:r>
          </w:p>
          <w:p w:rsidR="008242B2"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Supervisor del Régimen EER y otros regímenes aduaneros especiales (MUA)</w:t>
            </w:r>
          </w:p>
          <w:p w:rsidR="008242B2"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Jefe del Régimen Depósito y Tránsito</w:t>
            </w:r>
          </w:p>
          <w:p w:rsidR="008242B2" w:rsidRPr="008242B2" w:rsidRDefault="008242B2"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
                <w:bCs/>
                <w:sz w:val="20"/>
                <w:szCs w:val="20"/>
                <w:highlight w:val="green"/>
                <w:lang w:val="es-PE" w:eastAsia="es-PE"/>
              </w:rPr>
              <w:t>Supervisor del Régimen Depósito y Tránsito</w:t>
            </w:r>
          </w:p>
        </w:tc>
        <w:tc>
          <w:tcPr>
            <w:tcW w:w="3119" w:type="dxa"/>
          </w:tcPr>
          <w:p w:rsidR="00FC4DC3" w:rsidRPr="008242B2" w:rsidRDefault="00FC4DC3" w:rsidP="00E95B4A">
            <w:pPr>
              <w:rPr>
                <w:rFonts w:ascii="Arial Narrow" w:hAnsi="Arial Narrow" w:cs="Arial"/>
                <w:bCs/>
                <w:sz w:val="20"/>
                <w:szCs w:val="20"/>
                <w:highlight w:val="green"/>
                <w:lang w:val="es-PE" w:eastAsia="es-PE"/>
              </w:rPr>
            </w:pPr>
            <w:r w:rsidRPr="008242B2">
              <w:rPr>
                <w:rFonts w:ascii="Arial Narrow" w:hAnsi="Arial Narrow" w:cs="Arial"/>
                <w:sz w:val="20"/>
                <w:szCs w:val="20"/>
                <w:highlight w:val="green"/>
                <w:lang w:val="es-PE" w:eastAsia="es-PE"/>
              </w:rPr>
              <w:t>Grupo compuesto por los funcionarios aduaneros encargados de atender las rectificaciones electrónicas de la D</w:t>
            </w:r>
            <w:r w:rsidR="00E95B4A">
              <w:rPr>
                <w:rFonts w:ascii="Arial Narrow" w:hAnsi="Arial Narrow" w:cs="Arial"/>
                <w:sz w:val="20"/>
                <w:szCs w:val="20"/>
                <w:highlight w:val="green"/>
                <w:lang w:val="es-PE" w:eastAsia="es-PE"/>
              </w:rPr>
              <w:t xml:space="preserve">eclaraciones MUA ingreso y salida </w:t>
            </w:r>
            <w:r w:rsidRPr="008242B2">
              <w:rPr>
                <w:rFonts w:ascii="Arial Narrow" w:hAnsi="Arial Narrow" w:cs="Arial"/>
                <w:sz w:val="20"/>
                <w:szCs w:val="20"/>
                <w:highlight w:val="green"/>
                <w:lang w:val="es-PE" w:eastAsia="es-PE"/>
              </w:rPr>
              <w:t>con evaluación previa.</w:t>
            </w:r>
          </w:p>
        </w:tc>
      </w:tr>
      <w:tr w:rsidR="00FC4DC3" w:rsidRPr="00C0572D" w:rsidTr="008F0088">
        <w:trPr>
          <w:trHeight w:val="262"/>
        </w:trPr>
        <w:tc>
          <w:tcPr>
            <w:tcW w:w="602" w:type="dxa"/>
          </w:tcPr>
          <w:p w:rsidR="00FC4DC3" w:rsidRPr="008F0088" w:rsidRDefault="00FC4DC3" w:rsidP="00EF6966">
            <w:pPr>
              <w:pStyle w:val="Prrafodelista"/>
              <w:numPr>
                <w:ilvl w:val="0"/>
                <w:numId w:val="49"/>
              </w:numPr>
              <w:tabs>
                <w:tab w:val="left" w:pos="211"/>
              </w:tabs>
              <w:ind w:left="352"/>
              <w:jc w:val="center"/>
              <w:rPr>
                <w:rFonts w:ascii="Arial Narrow" w:hAnsi="Arial Narrow" w:cs="Arial"/>
                <w:sz w:val="20"/>
                <w:szCs w:val="20"/>
                <w:highlight w:val="yellow"/>
                <w:lang w:val="es-PE" w:eastAsia="es-PE"/>
              </w:rPr>
            </w:pPr>
          </w:p>
        </w:tc>
        <w:tc>
          <w:tcPr>
            <w:tcW w:w="2693" w:type="dxa"/>
          </w:tcPr>
          <w:p w:rsidR="00FC4DC3" w:rsidRPr="008242B2" w:rsidRDefault="00FC4DC3" w:rsidP="0035559F">
            <w:pPr>
              <w:jc w:val="left"/>
              <w:rPr>
                <w:rFonts w:ascii="Arial Narrow" w:hAnsi="Arial Narrow" w:cs="Arial"/>
                <w:bCs/>
                <w:sz w:val="20"/>
                <w:szCs w:val="20"/>
                <w:highlight w:val="green"/>
                <w:lang w:val="es-PE" w:eastAsia="es-PE"/>
              </w:rPr>
            </w:pPr>
            <w:r w:rsidRPr="008242B2">
              <w:rPr>
                <w:rFonts w:ascii="Arial Narrow" w:hAnsi="Arial Narrow" w:cs="Arial"/>
                <w:bCs/>
                <w:sz w:val="20"/>
                <w:szCs w:val="20"/>
                <w:highlight w:val="green"/>
                <w:lang w:val="es-PE" w:eastAsia="es-PE"/>
              </w:rPr>
              <w:t>GOF - Grupo de Oficiales</w:t>
            </w:r>
            <w:r w:rsidR="00623FA2">
              <w:rPr>
                <w:rFonts w:ascii="Arial Narrow" w:hAnsi="Arial Narrow" w:cs="Arial"/>
                <w:bCs/>
                <w:sz w:val="20"/>
                <w:szCs w:val="20"/>
                <w:highlight w:val="green"/>
                <w:lang w:val="es-PE" w:eastAsia="es-PE"/>
              </w:rPr>
              <w:t xml:space="preserve"> para MUA</w:t>
            </w:r>
          </w:p>
        </w:tc>
        <w:tc>
          <w:tcPr>
            <w:tcW w:w="2751" w:type="dxa"/>
          </w:tcPr>
          <w:p w:rsidR="00FC4DC3" w:rsidRPr="008242B2" w:rsidRDefault="00FC4DC3"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Cs/>
                <w:sz w:val="20"/>
                <w:szCs w:val="20"/>
                <w:highlight w:val="green"/>
                <w:lang w:val="es-PE" w:eastAsia="es-PE"/>
              </w:rPr>
              <w:t>Jefe de oficiales</w:t>
            </w:r>
          </w:p>
          <w:p w:rsidR="00FC4DC3" w:rsidRPr="008242B2" w:rsidRDefault="00FC4DC3" w:rsidP="00EF6966">
            <w:pPr>
              <w:pStyle w:val="Prrafodelista"/>
              <w:numPr>
                <w:ilvl w:val="0"/>
                <w:numId w:val="48"/>
              </w:numPr>
              <w:rPr>
                <w:rFonts w:ascii="Arial Narrow" w:hAnsi="Arial Narrow" w:cs="Arial"/>
                <w:bCs/>
                <w:sz w:val="20"/>
                <w:szCs w:val="20"/>
                <w:highlight w:val="green"/>
                <w:lang w:val="es-PE" w:eastAsia="es-PE"/>
              </w:rPr>
            </w:pPr>
            <w:r w:rsidRPr="008242B2">
              <w:rPr>
                <w:rFonts w:ascii="Arial Narrow" w:hAnsi="Arial Narrow" w:cs="Arial"/>
                <w:bCs/>
                <w:sz w:val="20"/>
                <w:szCs w:val="20"/>
                <w:highlight w:val="green"/>
                <w:lang w:val="es-PE" w:eastAsia="es-PE"/>
              </w:rPr>
              <w:t>Supervisor de oficiales</w:t>
            </w:r>
          </w:p>
        </w:tc>
        <w:tc>
          <w:tcPr>
            <w:tcW w:w="3119" w:type="dxa"/>
          </w:tcPr>
          <w:p w:rsidR="00FC4DC3" w:rsidRPr="008242B2" w:rsidRDefault="00FC4DC3" w:rsidP="005547B4">
            <w:pPr>
              <w:rPr>
                <w:rFonts w:ascii="Arial Narrow" w:hAnsi="Arial Narrow" w:cs="Arial"/>
                <w:sz w:val="20"/>
                <w:szCs w:val="20"/>
                <w:highlight w:val="green"/>
                <w:lang w:val="es-PE" w:eastAsia="es-PE"/>
              </w:rPr>
            </w:pPr>
            <w:r w:rsidRPr="008242B2">
              <w:rPr>
                <w:rFonts w:ascii="Arial Narrow" w:hAnsi="Arial Narrow" w:cs="Arial"/>
                <w:sz w:val="20"/>
                <w:szCs w:val="20"/>
                <w:highlight w:val="green"/>
                <w:lang w:val="es-PE" w:eastAsia="es-PE"/>
              </w:rPr>
              <w:t>Grupo compuesto de los funcionarios aduaneros del área de oficiales, que se encargarán del registro de la diligencia de De</w:t>
            </w:r>
            <w:r w:rsidR="005547B4">
              <w:rPr>
                <w:rFonts w:ascii="Arial Narrow" w:hAnsi="Arial Narrow" w:cs="Arial"/>
                <w:sz w:val="20"/>
                <w:szCs w:val="20"/>
                <w:highlight w:val="green"/>
                <w:lang w:val="es-PE" w:eastAsia="es-PE"/>
              </w:rPr>
              <w:t>spacho de las declaraci</w:t>
            </w:r>
            <w:r w:rsidR="009D7006">
              <w:rPr>
                <w:rFonts w:ascii="Arial Narrow" w:hAnsi="Arial Narrow" w:cs="Arial"/>
                <w:sz w:val="20"/>
                <w:szCs w:val="20"/>
                <w:highlight w:val="green"/>
                <w:lang w:val="es-PE" w:eastAsia="es-PE"/>
              </w:rPr>
              <w:t>ones de MUA anticipado AOG</w:t>
            </w:r>
            <w:r w:rsidRPr="008242B2">
              <w:rPr>
                <w:rFonts w:ascii="Arial Narrow" w:hAnsi="Arial Narrow" w:cs="Arial"/>
                <w:sz w:val="20"/>
                <w:szCs w:val="20"/>
                <w:highlight w:val="green"/>
                <w:lang w:val="es-PE" w:eastAsia="es-PE"/>
              </w:rPr>
              <w:t>, que se remitan para su atención fuera del horario administrativo dispuesto por cada Intendencia.</w:t>
            </w:r>
          </w:p>
        </w:tc>
      </w:tr>
    </w:tbl>
    <w:p w:rsidR="00787B0F" w:rsidRDefault="00787B0F">
      <w:pPr>
        <w:jc w:val="left"/>
        <w:rPr>
          <w:rFonts w:eastAsia="Arial Unicode MS" w:cs="Arial"/>
          <w:b/>
          <w:bCs/>
          <w:kern w:val="22"/>
          <w:szCs w:val="22"/>
        </w:rPr>
      </w:pPr>
      <w:bookmarkStart w:id="79" w:name="_ANEXO_04"/>
      <w:bookmarkStart w:id="80" w:name="_Toc381871515"/>
      <w:bookmarkEnd w:id="79"/>
      <w:r>
        <w:rPr>
          <w:szCs w:val="22"/>
        </w:rPr>
        <w:lastRenderedPageBreak/>
        <w:br w:type="page"/>
      </w:r>
    </w:p>
    <w:p w:rsidR="00E06807" w:rsidRPr="00644619" w:rsidRDefault="00E06807" w:rsidP="00787B0F">
      <w:pPr>
        <w:pStyle w:val="Ttulo2"/>
        <w:numPr>
          <w:ilvl w:val="0"/>
          <w:numId w:val="0"/>
        </w:numPr>
        <w:ind w:left="578" w:hanging="578"/>
        <w:jc w:val="center"/>
        <w:rPr>
          <w:sz w:val="22"/>
          <w:szCs w:val="22"/>
        </w:rPr>
      </w:pPr>
      <w:r w:rsidRPr="00644619">
        <w:rPr>
          <w:sz w:val="22"/>
          <w:szCs w:val="22"/>
        </w:rPr>
        <w:lastRenderedPageBreak/>
        <w:t xml:space="preserve">ANEXO </w:t>
      </w:r>
      <w:commentRangeStart w:id="81"/>
      <w:r w:rsidRPr="00644619">
        <w:rPr>
          <w:sz w:val="22"/>
          <w:szCs w:val="22"/>
        </w:rPr>
        <w:t>0</w:t>
      </w:r>
      <w:r>
        <w:rPr>
          <w:sz w:val="22"/>
          <w:szCs w:val="22"/>
        </w:rPr>
        <w:t>3</w:t>
      </w:r>
      <w:bookmarkEnd w:id="80"/>
      <w:commentRangeEnd w:id="81"/>
      <w:r w:rsidR="00CA12A6">
        <w:rPr>
          <w:rStyle w:val="Refdecomentario"/>
          <w:rFonts w:eastAsia="Times New Roman"/>
          <w:b w:val="0"/>
          <w:bCs w:val="0"/>
          <w:noProof/>
          <w:kern w:val="0"/>
          <w:lang w:eastAsia="en-US"/>
        </w:rPr>
        <w:commentReference w:id="81"/>
      </w:r>
      <w:r w:rsidR="00CA12A6">
        <w:rPr>
          <w:sz w:val="22"/>
          <w:szCs w:val="22"/>
        </w:rPr>
        <w:t xml:space="preserve">  </w:t>
      </w:r>
    </w:p>
    <w:p w:rsidR="00E06807" w:rsidRDefault="00E06807" w:rsidP="00E06807">
      <w:pPr>
        <w:rPr>
          <w:b/>
          <w:sz w:val="20"/>
          <w:szCs w:val="20"/>
          <w:lang w:val="es-PE"/>
        </w:rPr>
      </w:pPr>
    </w:p>
    <w:p w:rsidR="007233A0" w:rsidRDefault="00E06807" w:rsidP="00E06807">
      <w:pPr>
        <w:rPr>
          <w:rFonts w:ascii="Arial Narrow" w:hAnsi="Arial Narrow"/>
          <w:sz w:val="20"/>
          <w:szCs w:val="20"/>
          <w:lang w:val="es-PE"/>
        </w:rPr>
      </w:pPr>
      <w:r w:rsidRPr="007233A0">
        <w:rPr>
          <w:rFonts w:ascii="Arial Narrow" w:hAnsi="Arial Narrow"/>
          <w:b/>
          <w:sz w:val="20"/>
          <w:szCs w:val="20"/>
          <w:u w:val="single"/>
          <w:lang w:val="es-PE"/>
        </w:rPr>
        <w:t>Criterios para determinar la carga laboral por declaración</w:t>
      </w:r>
      <w:r w:rsidRPr="007233A0">
        <w:rPr>
          <w:rFonts w:ascii="Arial Narrow" w:hAnsi="Arial Narrow"/>
          <w:b/>
          <w:sz w:val="20"/>
          <w:szCs w:val="20"/>
          <w:lang w:val="es-PE"/>
        </w:rPr>
        <w:t xml:space="preserve">: </w:t>
      </w:r>
      <w:r w:rsidRPr="007233A0">
        <w:rPr>
          <w:rFonts w:ascii="Arial Narrow" w:hAnsi="Arial Narrow"/>
          <w:sz w:val="20"/>
          <w:szCs w:val="20"/>
          <w:lang w:val="es-PE"/>
        </w:rPr>
        <w:t>Estos son los valores iniciales que deben considerarse para esta lista de criterios</w:t>
      </w:r>
      <w:r w:rsidR="007233A0" w:rsidRPr="007233A0">
        <w:rPr>
          <w:rFonts w:ascii="Arial Narrow" w:hAnsi="Arial Narrow"/>
          <w:sz w:val="20"/>
          <w:szCs w:val="20"/>
          <w:lang w:val="es-PE"/>
        </w:rPr>
        <w:t xml:space="preserve"> por rol</w:t>
      </w:r>
      <w:r w:rsidRPr="007233A0">
        <w:rPr>
          <w:rFonts w:ascii="Arial Narrow" w:hAnsi="Arial Narrow"/>
          <w:sz w:val="20"/>
          <w:szCs w:val="20"/>
          <w:lang w:val="es-PE"/>
        </w:rPr>
        <w:t>:</w:t>
      </w:r>
    </w:p>
    <w:p w:rsidR="004D2418" w:rsidRPr="007233A0" w:rsidRDefault="004D2418" w:rsidP="00E06807">
      <w:pPr>
        <w:rPr>
          <w:rFonts w:ascii="Arial Narrow" w:hAnsi="Arial Narrow"/>
          <w:sz w:val="20"/>
          <w:szCs w:val="20"/>
          <w:lang w:val="es-PE"/>
        </w:rPr>
      </w:pPr>
    </w:p>
    <w:p w:rsidR="007233A0" w:rsidRPr="007233A0" w:rsidRDefault="007233A0" w:rsidP="00EF6966">
      <w:pPr>
        <w:pStyle w:val="Prrafodelista"/>
        <w:numPr>
          <w:ilvl w:val="0"/>
          <w:numId w:val="66"/>
        </w:numPr>
        <w:rPr>
          <w:rFonts w:ascii="Arial Narrow" w:hAnsi="Arial Narrow"/>
          <w:b/>
          <w:sz w:val="20"/>
          <w:szCs w:val="20"/>
          <w:lang w:val="es-PE"/>
        </w:rPr>
      </w:pPr>
      <w:r w:rsidRPr="007233A0">
        <w:rPr>
          <w:rFonts w:ascii="Arial Narrow" w:hAnsi="Arial Narrow"/>
          <w:b/>
          <w:sz w:val="20"/>
          <w:szCs w:val="20"/>
          <w:lang w:val="es-PE"/>
        </w:rPr>
        <w:t>Para los roles:</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de Envíos de Entrega Rápida</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Supervisor del Régimen de Envíos de Entrega Rápida</w:t>
      </w:r>
    </w:p>
    <w:p w:rsidR="007233A0" w:rsidRPr="007233A0" w:rsidRDefault="007233A0" w:rsidP="007233A0">
      <w:pPr>
        <w:ind w:left="360"/>
        <w:rPr>
          <w:rFonts w:ascii="Arial Narrow" w:hAnsi="Arial Narrow"/>
          <w:sz w:val="20"/>
          <w:szCs w:val="20"/>
          <w:lang w:val="es-PE"/>
        </w:rPr>
      </w:pPr>
      <w:r w:rsidRPr="007233A0">
        <w:rPr>
          <w:rFonts w:ascii="Arial Narrow" w:hAnsi="Arial Narrow" w:cs="Arial"/>
          <w:bCs/>
          <w:sz w:val="20"/>
          <w:szCs w:val="20"/>
          <w:lang w:val="es-PE" w:eastAsia="es-PE"/>
        </w:rPr>
        <w:t>Se deben considerar los siguientes criterios:</w:t>
      </w:r>
    </w:p>
    <w:p w:rsidR="00E06807" w:rsidRDefault="00E06807" w:rsidP="00E06807">
      <w:pPr>
        <w:rPr>
          <w:lang w:val="es-PE"/>
        </w:rPr>
      </w:pPr>
    </w:p>
    <w:tbl>
      <w:tblPr>
        <w:tblW w:w="922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516"/>
        <w:gridCol w:w="7576"/>
        <w:gridCol w:w="1136"/>
      </w:tblGrid>
      <w:tr w:rsidR="00C12E12" w:rsidRPr="007233A0" w:rsidTr="00C12E12">
        <w:trPr>
          <w:trHeight w:val="360"/>
        </w:trPr>
        <w:tc>
          <w:tcPr>
            <w:tcW w:w="9228" w:type="dxa"/>
            <w:gridSpan w:val="3"/>
            <w:tcBorders>
              <w:bottom w:val="single" w:sz="4" w:space="0" w:color="auto"/>
            </w:tcBorders>
            <w:shd w:val="clear" w:color="auto" w:fill="548DD4" w:themeFill="text2" w:themeFillTint="99"/>
            <w:noWrap/>
            <w:vAlign w:val="bottom"/>
          </w:tcPr>
          <w:p w:rsidR="00C12E12" w:rsidRPr="007233A0" w:rsidRDefault="00C12E12" w:rsidP="00C12E12">
            <w:pPr>
              <w:jc w:val="center"/>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CRITERIOS PARA DETERMINAR LA CARGA LABORAL POR DSEER</w:t>
            </w:r>
          </w:p>
        </w:tc>
      </w:tr>
      <w:tr w:rsidR="00C12E12" w:rsidRPr="007233A0" w:rsidTr="00C12E12">
        <w:trPr>
          <w:trHeight w:val="360"/>
        </w:trPr>
        <w:tc>
          <w:tcPr>
            <w:tcW w:w="516" w:type="dxa"/>
            <w:tcBorders>
              <w:top w:val="single" w:sz="4" w:space="0" w:color="auto"/>
              <w:left w:val="nil"/>
              <w:bottom w:val="single" w:sz="4" w:space="0" w:color="auto"/>
              <w:right w:val="nil"/>
            </w:tcBorders>
            <w:shd w:val="clear" w:color="auto" w:fill="auto"/>
            <w:noWrap/>
            <w:vAlign w:val="bottom"/>
          </w:tcPr>
          <w:p w:rsidR="00C12E12" w:rsidRPr="007233A0" w:rsidRDefault="00C12E12" w:rsidP="000D4493">
            <w:pPr>
              <w:jc w:val="right"/>
              <w:rPr>
                <w:rFonts w:ascii="Arial Narrow" w:hAnsi="Arial Narrow" w:cs="Arial"/>
                <w:b/>
                <w:bCs/>
                <w:sz w:val="20"/>
                <w:szCs w:val="20"/>
                <w:lang w:val="es-PE" w:eastAsia="es-PE"/>
              </w:rPr>
            </w:pPr>
          </w:p>
        </w:tc>
        <w:tc>
          <w:tcPr>
            <w:tcW w:w="7576" w:type="dxa"/>
            <w:tcBorders>
              <w:top w:val="single" w:sz="4" w:space="0" w:color="auto"/>
              <w:left w:val="nil"/>
              <w:bottom w:val="single" w:sz="4" w:space="0" w:color="auto"/>
              <w:right w:val="nil"/>
            </w:tcBorders>
            <w:shd w:val="clear" w:color="auto" w:fill="auto"/>
            <w:noWrap/>
            <w:vAlign w:val="bottom"/>
          </w:tcPr>
          <w:p w:rsidR="00C12E12" w:rsidRPr="007233A0" w:rsidRDefault="00C12E12" w:rsidP="000D4493">
            <w:pPr>
              <w:jc w:val="left"/>
              <w:rPr>
                <w:rFonts w:ascii="Arial Narrow" w:hAnsi="Arial Narrow" w:cs="Arial"/>
                <w:b/>
                <w:bCs/>
                <w:sz w:val="20"/>
                <w:szCs w:val="20"/>
                <w:lang w:val="es-PE" w:eastAsia="es-PE"/>
              </w:rPr>
            </w:pPr>
          </w:p>
        </w:tc>
        <w:tc>
          <w:tcPr>
            <w:tcW w:w="1136" w:type="dxa"/>
            <w:tcBorders>
              <w:top w:val="single" w:sz="4" w:space="0" w:color="auto"/>
              <w:left w:val="nil"/>
              <w:bottom w:val="single" w:sz="4" w:space="0" w:color="auto"/>
              <w:right w:val="nil"/>
            </w:tcBorders>
            <w:shd w:val="clear" w:color="auto" w:fill="auto"/>
            <w:noWrap/>
            <w:vAlign w:val="bottom"/>
          </w:tcPr>
          <w:p w:rsidR="00C12E12" w:rsidRPr="007233A0" w:rsidRDefault="00C12E12" w:rsidP="000D4493">
            <w:pPr>
              <w:jc w:val="left"/>
              <w:rPr>
                <w:rFonts w:ascii="Arial Narrow" w:hAnsi="Arial Narrow" w:cs="Arial"/>
                <w:b/>
                <w:bCs/>
                <w:sz w:val="20"/>
                <w:szCs w:val="20"/>
                <w:lang w:val="es-PE" w:eastAsia="es-PE"/>
              </w:rPr>
            </w:pPr>
          </w:p>
        </w:tc>
      </w:tr>
      <w:tr w:rsidR="00E06807" w:rsidRPr="007233A0" w:rsidTr="00C12E12">
        <w:trPr>
          <w:trHeight w:val="360"/>
        </w:trPr>
        <w:tc>
          <w:tcPr>
            <w:tcW w:w="516" w:type="dxa"/>
            <w:tcBorders>
              <w:top w:val="single" w:sz="4" w:space="0" w:color="auto"/>
            </w:tcBorders>
            <w:shd w:val="clear" w:color="auto" w:fill="C6D9F1" w:themeFill="text2" w:themeFillTint="33"/>
            <w:noWrap/>
            <w:vAlign w:val="bottom"/>
            <w:hideMark/>
          </w:tcPr>
          <w:p w:rsidR="00E06807" w:rsidRPr="007233A0" w:rsidRDefault="00E06807" w:rsidP="000D4493">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1</w:t>
            </w:r>
          </w:p>
        </w:tc>
        <w:tc>
          <w:tcPr>
            <w:tcW w:w="7576" w:type="dxa"/>
            <w:tcBorders>
              <w:top w:val="single" w:sz="4" w:space="0" w:color="auto"/>
            </w:tcBorders>
            <w:shd w:val="clear" w:color="auto" w:fill="C6D9F1" w:themeFill="text2" w:themeFillTint="33"/>
            <w:noWrap/>
            <w:vAlign w:val="bottom"/>
            <w:hideMark/>
          </w:tcPr>
          <w:p w:rsidR="00E06807" w:rsidRPr="007233A0" w:rsidRDefault="00E06807" w:rsidP="000D4493">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Cantidad de series</w:t>
            </w:r>
          </w:p>
        </w:tc>
        <w:tc>
          <w:tcPr>
            <w:tcW w:w="1136" w:type="dxa"/>
            <w:tcBorders>
              <w:top w:val="single" w:sz="4" w:space="0" w:color="auto"/>
            </w:tcBorders>
            <w:shd w:val="clear" w:color="auto" w:fill="C6D9F1" w:themeFill="text2" w:themeFillTint="33"/>
            <w:noWrap/>
            <w:vAlign w:val="bottom"/>
            <w:hideMark/>
          </w:tcPr>
          <w:p w:rsidR="00E06807" w:rsidRPr="007233A0" w:rsidRDefault="00E06807" w:rsidP="000D4493">
            <w:pPr>
              <w:jc w:val="left"/>
              <w:rPr>
                <w:rFonts w:ascii="Arial Narrow" w:hAnsi="Arial Narrow" w:cs="Arial"/>
                <w:b/>
                <w:bCs/>
                <w:sz w:val="20"/>
                <w:szCs w:val="20"/>
                <w:lang w:val="es-PE" w:eastAsia="es-PE"/>
              </w:rPr>
            </w:pPr>
          </w:p>
        </w:tc>
      </w:tr>
      <w:tr w:rsidR="00E06807" w:rsidRPr="007233A0" w:rsidTr="000D4493">
        <w:trPr>
          <w:trHeight w:val="375"/>
        </w:trPr>
        <w:tc>
          <w:tcPr>
            <w:tcW w:w="516" w:type="dxa"/>
            <w:shd w:val="clear" w:color="auto" w:fill="FFFFFF" w:themeFill="background1"/>
            <w:noWrap/>
            <w:vAlign w:val="bottom"/>
            <w:hideMark/>
          </w:tcPr>
          <w:p w:rsidR="00E06807" w:rsidRPr="007233A0" w:rsidRDefault="00E06807" w:rsidP="000D4493">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E06807" w:rsidRPr="007233A0" w:rsidRDefault="00E06807" w:rsidP="000D4493">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E06807" w:rsidRPr="007233A0" w:rsidRDefault="00E06807" w:rsidP="000D4493">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De 1 serie</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1</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De 2 a 3 series</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2</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De 4 a 8 series</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3</w:t>
            </w:r>
          </w:p>
        </w:tc>
      </w:tr>
      <w:tr w:rsidR="008D5871" w:rsidRPr="007233A0" w:rsidTr="000D4493">
        <w:trPr>
          <w:trHeight w:val="34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Más de 8 series</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4</w:t>
            </w:r>
          </w:p>
        </w:tc>
      </w:tr>
      <w:tr w:rsidR="00E06807" w:rsidRPr="007233A0" w:rsidTr="000D4493">
        <w:trPr>
          <w:trHeight w:val="360"/>
        </w:trPr>
        <w:tc>
          <w:tcPr>
            <w:tcW w:w="516" w:type="dxa"/>
            <w:shd w:val="clear" w:color="auto" w:fill="C6D9F1" w:themeFill="text2" w:themeFillTint="33"/>
            <w:noWrap/>
            <w:vAlign w:val="bottom"/>
            <w:hideMark/>
          </w:tcPr>
          <w:p w:rsidR="00E06807" w:rsidRPr="007233A0" w:rsidRDefault="00E06807" w:rsidP="000D4493">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2</w:t>
            </w:r>
          </w:p>
        </w:tc>
        <w:tc>
          <w:tcPr>
            <w:tcW w:w="7576" w:type="dxa"/>
            <w:shd w:val="clear" w:color="auto" w:fill="C6D9F1" w:themeFill="text2" w:themeFillTint="33"/>
            <w:noWrap/>
            <w:vAlign w:val="bottom"/>
            <w:hideMark/>
          </w:tcPr>
          <w:p w:rsidR="00E06807" w:rsidRPr="007233A0" w:rsidRDefault="00E06807" w:rsidP="000D4493">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Régimen de precedencia</w:t>
            </w:r>
          </w:p>
        </w:tc>
        <w:tc>
          <w:tcPr>
            <w:tcW w:w="1136" w:type="dxa"/>
            <w:shd w:val="clear" w:color="auto" w:fill="C6D9F1" w:themeFill="text2" w:themeFillTint="33"/>
            <w:noWrap/>
            <w:vAlign w:val="bottom"/>
            <w:hideMark/>
          </w:tcPr>
          <w:p w:rsidR="00E06807" w:rsidRPr="007233A0" w:rsidRDefault="00E06807" w:rsidP="000D4493">
            <w:pPr>
              <w:jc w:val="left"/>
              <w:rPr>
                <w:rFonts w:ascii="Arial Narrow" w:hAnsi="Arial Narrow" w:cs="Arial"/>
                <w:b/>
                <w:bCs/>
                <w:sz w:val="20"/>
                <w:szCs w:val="20"/>
                <w:lang w:val="es-PE" w:eastAsia="es-PE"/>
              </w:rPr>
            </w:pPr>
          </w:p>
        </w:tc>
      </w:tr>
      <w:tr w:rsidR="00E06807" w:rsidRPr="007233A0" w:rsidTr="000D4493">
        <w:trPr>
          <w:trHeight w:val="405"/>
        </w:trPr>
        <w:tc>
          <w:tcPr>
            <w:tcW w:w="516" w:type="dxa"/>
            <w:shd w:val="clear" w:color="auto" w:fill="FFFFFF" w:themeFill="background1"/>
            <w:noWrap/>
            <w:vAlign w:val="bottom"/>
            <w:hideMark/>
          </w:tcPr>
          <w:p w:rsidR="00E06807" w:rsidRPr="007233A0" w:rsidRDefault="00E06807" w:rsidP="000D4493">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E06807" w:rsidRPr="007233A0" w:rsidRDefault="00E06807" w:rsidP="000D4493">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E06807" w:rsidRPr="007233A0" w:rsidRDefault="00E06807" w:rsidP="000D4493">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DSEER de exportación</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1</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 xml:space="preserve">Exporta Fácil </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1</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Declaración Simplificada de Exportación Definitiva</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3</w:t>
            </w:r>
          </w:p>
        </w:tc>
      </w:tr>
      <w:tr w:rsidR="008D5871" w:rsidRPr="007233A0" w:rsidTr="000D4493">
        <w:trPr>
          <w:trHeight w:val="34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Declaración Simplificada de Exportación de Equipaje</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4</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Mercancía Vigente</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4</w:t>
            </w:r>
          </w:p>
        </w:tc>
      </w:tr>
      <w:tr w:rsidR="00E06807" w:rsidRPr="007233A0" w:rsidTr="000D4493">
        <w:trPr>
          <w:trHeight w:val="360"/>
        </w:trPr>
        <w:tc>
          <w:tcPr>
            <w:tcW w:w="516" w:type="dxa"/>
            <w:shd w:val="clear" w:color="auto" w:fill="C6D9F1" w:themeFill="text2" w:themeFillTint="33"/>
            <w:noWrap/>
            <w:vAlign w:val="bottom"/>
            <w:hideMark/>
          </w:tcPr>
          <w:p w:rsidR="00E06807" w:rsidRPr="007233A0" w:rsidRDefault="008D5871" w:rsidP="000D4493">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3</w:t>
            </w:r>
          </w:p>
        </w:tc>
        <w:tc>
          <w:tcPr>
            <w:tcW w:w="7576" w:type="dxa"/>
            <w:shd w:val="clear" w:color="auto" w:fill="C6D9F1" w:themeFill="text2" w:themeFillTint="33"/>
            <w:noWrap/>
            <w:vAlign w:val="bottom"/>
            <w:hideMark/>
          </w:tcPr>
          <w:p w:rsidR="00E06807" w:rsidRPr="007233A0" w:rsidRDefault="00E06807" w:rsidP="000D4493">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Riesgo por mercancía restringida</w:t>
            </w:r>
          </w:p>
        </w:tc>
        <w:tc>
          <w:tcPr>
            <w:tcW w:w="1136" w:type="dxa"/>
            <w:shd w:val="clear" w:color="auto" w:fill="C6D9F1" w:themeFill="text2" w:themeFillTint="33"/>
            <w:noWrap/>
            <w:vAlign w:val="bottom"/>
            <w:hideMark/>
          </w:tcPr>
          <w:p w:rsidR="00E06807" w:rsidRPr="007233A0" w:rsidRDefault="00E06807" w:rsidP="000D4493">
            <w:pPr>
              <w:jc w:val="left"/>
              <w:rPr>
                <w:rFonts w:ascii="Arial Narrow" w:hAnsi="Arial Narrow" w:cs="Arial"/>
                <w:b/>
                <w:bCs/>
                <w:sz w:val="20"/>
                <w:szCs w:val="20"/>
                <w:lang w:val="es-PE" w:eastAsia="es-PE"/>
              </w:rPr>
            </w:pPr>
          </w:p>
        </w:tc>
      </w:tr>
      <w:tr w:rsidR="00E06807" w:rsidRPr="007233A0" w:rsidTr="000D4493">
        <w:trPr>
          <w:trHeight w:val="420"/>
        </w:trPr>
        <w:tc>
          <w:tcPr>
            <w:tcW w:w="516" w:type="dxa"/>
            <w:shd w:val="clear" w:color="auto" w:fill="FFFFFF" w:themeFill="background1"/>
            <w:noWrap/>
            <w:vAlign w:val="bottom"/>
            <w:hideMark/>
          </w:tcPr>
          <w:p w:rsidR="00E06807" w:rsidRPr="007233A0" w:rsidRDefault="00E06807" w:rsidP="000D4493">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E06807" w:rsidRPr="007233A0" w:rsidRDefault="00E06807" w:rsidP="000D4493">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E06807" w:rsidRPr="007233A0" w:rsidRDefault="00E06807" w:rsidP="000D4493">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Indicador de mercancía restringida</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2</w:t>
            </w:r>
          </w:p>
        </w:tc>
      </w:tr>
      <w:tr w:rsidR="008D5871" w:rsidRPr="007233A0" w:rsidTr="000D4493">
        <w:trPr>
          <w:trHeight w:val="315"/>
        </w:trPr>
        <w:tc>
          <w:tcPr>
            <w:tcW w:w="516" w:type="dxa"/>
            <w:shd w:val="clear" w:color="auto" w:fill="FFFFFF" w:themeFill="background1"/>
            <w:noWrap/>
            <w:vAlign w:val="bottom"/>
            <w:hideMark/>
          </w:tcPr>
          <w:p w:rsidR="008D5871" w:rsidRPr="007233A0" w:rsidRDefault="008D5871" w:rsidP="000D4493">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8D5871" w:rsidRPr="007233A0" w:rsidRDefault="008D5871" w:rsidP="008620B6">
            <w:pPr>
              <w:ind w:firstLineChars="100" w:firstLine="200"/>
              <w:rPr>
                <w:rFonts w:ascii="Arial Narrow" w:hAnsi="Arial Narrow" w:cs="Arial"/>
                <w:color w:val="000000"/>
                <w:sz w:val="20"/>
                <w:szCs w:val="20"/>
              </w:rPr>
            </w:pPr>
            <w:r w:rsidRPr="007233A0">
              <w:rPr>
                <w:rFonts w:ascii="Arial Narrow" w:hAnsi="Arial Narrow" w:cs="Arial"/>
                <w:color w:val="000000"/>
                <w:sz w:val="20"/>
                <w:szCs w:val="20"/>
              </w:rPr>
              <w:t>Mercancía restringida sin indicador</w:t>
            </w:r>
          </w:p>
        </w:tc>
        <w:tc>
          <w:tcPr>
            <w:tcW w:w="1136" w:type="dxa"/>
            <w:shd w:val="clear" w:color="auto" w:fill="FFFFFF" w:themeFill="background1"/>
            <w:vAlign w:val="bottom"/>
            <w:hideMark/>
          </w:tcPr>
          <w:p w:rsidR="008D5871" w:rsidRPr="007233A0" w:rsidRDefault="008D5871" w:rsidP="00F978F7">
            <w:pPr>
              <w:jc w:val="center"/>
              <w:rPr>
                <w:rFonts w:ascii="Arial Narrow" w:hAnsi="Arial Narrow" w:cs="Arial"/>
                <w:color w:val="000000"/>
                <w:sz w:val="20"/>
                <w:szCs w:val="20"/>
              </w:rPr>
            </w:pPr>
            <w:r w:rsidRPr="007233A0">
              <w:rPr>
                <w:rFonts w:ascii="Arial Narrow" w:hAnsi="Arial Narrow" w:cs="Arial"/>
                <w:color w:val="000000"/>
                <w:sz w:val="20"/>
                <w:szCs w:val="20"/>
              </w:rPr>
              <w:t>1</w:t>
            </w:r>
          </w:p>
        </w:tc>
      </w:tr>
    </w:tbl>
    <w:p w:rsidR="00E06807" w:rsidRDefault="00E06807" w:rsidP="00E06807">
      <w:pPr>
        <w:rPr>
          <w:lang w:val="es-PE"/>
        </w:rPr>
      </w:pPr>
    </w:p>
    <w:p w:rsidR="007233A0" w:rsidRPr="007233A0" w:rsidRDefault="007233A0" w:rsidP="00EF6966">
      <w:pPr>
        <w:pStyle w:val="Prrafodelista"/>
        <w:numPr>
          <w:ilvl w:val="0"/>
          <w:numId w:val="66"/>
        </w:numPr>
        <w:rPr>
          <w:rFonts w:ascii="Arial Narrow" w:hAnsi="Arial Narrow"/>
          <w:b/>
          <w:sz w:val="20"/>
          <w:szCs w:val="20"/>
          <w:lang w:val="es-PE"/>
        </w:rPr>
      </w:pPr>
      <w:bookmarkStart w:id="82" w:name="_ANEXO_05"/>
      <w:bookmarkStart w:id="83" w:name="_Toc381871516"/>
      <w:bookmarkEnd w:id="82"/>
      <w:r w:rsidRPr="007233A0">
        <w:rPr>
          <w:rFonts w:ascii="Arial Narrow" w:hAnsi="Arial Narrow"/>
          <w:b/>
          <w:sz w:val="20"/>
          <w:szCs w:val="20"/>
          <w:lang w:val="es-PE"/>
        </w:rPr>
        <w:t>Para los roles:</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Importación para el Consumo</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Admisión temporal para reexportación en el mismo estado</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Admisión temporal para perfeccionamiento activo</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Depósito Aduanero</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Régimen en Provincias</w:t>
      </w:r>
    </w:p>
    <w:p w:rsidR="007233A0" w:rsidRPr="007233A0" w:rsidRDefault="007233A0"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 Oficiales</w:t>
      </w:r>
    </w:p>
    <w:p w:rsidR="007233A0" w:rsidRPr="007233A0" w:rsidRDefault="007233A0" w:rsidP="007233A0">
      <w:pPr>
        <w:ind w:left="360"/>
        <w:rPr>
          <w:rFonts w:ascii="Arial Narrow" w:hAnsi="Arial Narrow"/>
          <w:sz w:val="20"/>
          <w:szCs w:val="20"/>
          <w:lang w:val="es-PE"/>
        </w:rPr>
      </w:pPr>
      <w:r w:rsidRPr="007233A0">
        <w:rPr>
          <w:rFonts w:ascii="Arial Narrow" w:hAnsi="Arial Narrow" w:cs="Arial"/>
          <w:bCs/>
          <w:sz w:val="20"/>
          <w:szCs w:val="20"/>
          <w:lang w:val="es-PE" w:eastAsia="es-PE"/>
        </w:rPr>
        <w:t>Se deben considerar los siguientes criterios:</w:t>
      </w:r>
    </w:p>
    <w:tbl>
      <w:tblPr>
        <w:tblW w:w="922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516"/>
        <w:gridCol w:w="7576"/>
        <w:gridCol w:w="1136"/>
      </w:tblGrid>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1</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Cantidad de series</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37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1 a 10 series</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11 a 20 series</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2</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21 a 50 series</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4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51 a 100 series</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4</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Más de 100 series</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lastRenderedPageBreak/>
              <w:t>2</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Régimen de precedencia</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40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Sin régimen de precedencia</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Deposito</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proofErr w:type="spellStart"/>
            <w:r w:rsidRPr="007233A0">
              <w:rPr>
                <w:rFonts w:ascii="Arial Narrow" w:hAnsi="Arial Narrow" w:cs="Arial"/>
                <w:color w:val="000000"/>
                <w:sz w:val="20"/>
                <w:szCs w:val="20"/>
                <w:lang w:val="es-PE" w:eastAsia="es-PE"/>
              </w:rPr>
              <w:t>Ceticos</w:t>
            </w:r>
            <w:proofErr w:type="spellEnd"/>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4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Reposición en Franquicia</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4</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Mercancía Vigente</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3</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Segmentación del importador en función al Valor FOB</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420"/>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Grande (Valor 1)</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Mediano: (Valor 2)</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2</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Pequeño: (Valor 3)</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 xml:space="preserve">Sin segmento (empresa recién aparecida) </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4</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 xml:space="preserve">Segmentación del importador en función a su frecuencia </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43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Permanente (Valor 1)</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Regular (Valor 2)</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2</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Nuevo (Valor 3)</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Eventual (Valor 4)</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4</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 xml:space="preserve">Sin segmento (empresa recién aparecida) </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5</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Riesgo del Consignatario</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43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0 a 20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21 a 40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2</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41 a 60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61 a 80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4</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81 a 100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Sin valor en la tabla</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6</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Riesgo del Agente</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420"/>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0 a 20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21 a 40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2</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41 a 60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61 a 80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4</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81 a 100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Sin valor en la tabla</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7</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 xml:space="preserve">Riesgo por </w:t>
            </w:r>
            <w:proofErr w:type="spellStart"/>
            <w:r w:rsidRPr="007233A0">
              <w:rPr>
                <w:rFonts w:ascii="Arial Narrow" w:hAnsi="Arial Narrow" w:cs="Arial"/>
                <w:b/>
                <w:bCs/>
                <w:sz w:val="20"/>
                <w:szCs w:val="20"/>
                <w:lang w:val="es-PE" w:eastAsia="es-PE"/>
              </w:rPr>
              <w:t>Subpartida</w:t>
            </w:r>
            <w:proofErr w:type="spellEnd"/>
            <w:r w:rsidRPr="007233A0">
              <w:rPr>
                <w:rFonts w:ascii="Arial Narrow" w:hAnsi="Arial Narrow" w:cs="Arial"/>
                <w:b/>
                <w:bCs/>
                <w:sz w:val="20"/>
                <w:szCs w:val="20"/>
                <w:lang w:val="es-PE" w:eastAsia="es-PE"/>
              </w:rPr>
              <w:t xml:space="preserve"> Nacional</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43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0 a 20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21 a 40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2</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41 a 60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3</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61 a 80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4</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De 81 a 100</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Sin valor en la tabla</w:t>
            </w:r>
          </w:p>
        </w:tc>
        <w:tc>
          <w:tcPr>
            <w:tcW w:w="1136" w:type="dxa"/>
            <w:shd w:val="clear" w:color="auto" w:fill="FFFFFF" w:themeFill="background1"/>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5</w:t>
            </w:r>
          </w:p>
        </w:tc>
      </w:tr>
      <w:tr w:rsidR="007233A0" w:rsidRPr="007233A0" w:rsidTr="00D0171C">
        <w:trPr>
          <w:trHeight w:val="360"/>
        </w:trPr>
        <w:tc>
          <w:tcPr>
            <w:tcW w:w="516" w:type="dxa"/>
            <w:shd w:val="clear" w:color="auto" w:fill="C6D9F1" w:themeFill="text2" w:themeFillTint="33"/>
            <w:noWrap/>
            <w:vAlign w:val="bottom"/>
            <w:hideMark/>
          </w:tcPr>
          <w:p w:rsidR="007233A0" w:rsidRPr="007233A0" w:rsidRDefault="007233A0" w:rsidP="00D0171C">
            <w:pPr>
              <w:jc w:val="righ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8</w:t>
            </w:r>
          </w:p>
        </w:tc>
        <w:tc>
          <w:tcPr>
            <w:tcW w:w="757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r w:rsidRPr="007233A0">
              <w:rPr>
                <w:rFonts w:ascii="Arial Narrow" w:hAnsi="Arial Narrow" w:cs="Arial"/>
                <w:b/>
                <w:bCs/>
                <w:sz w:val="20"/>
                <w:szCs w:val="20"/>
                <w:lang w:val="es-PE" w:eastAsia="es-PE"/>
              </w:rPr>
              <w:t>Riesgo por mercancía restringida</w:t>
            </w:r>
          </w:p>
        </w:tc>
        <w:tc>
          <w:tcPr>
            <w:tcW w:w="1136" w:type="dxa"/>
            <w:shd w:val="clear" w:color="auto" w:fill="C6D9F1" w:themeFill="text2" w:themeFillTint="33"/>
            <w:noWrap/>
            <w:vAlign w:val="bottom"/>
            <w:hideMark/>
          </w:tcPr>
          <w:p w:rsidR="007233A0" w:rsidRPr="007233A0" w:rsidRDefault="007233A0" w:rsidP="00D0171C">
            <w:pPr>
              <w:jc w:val="left"/>
              <w:rPr>
                <w:rFonts w:ascii="Arial Narrow" w:hAnsi="Arial Narrow" w:cs="Arial"/>
                <w:b/>
                <w:bCs/>
                <w:sz w:val="20"/>
                <w:szCs w:val="20"/>
                <w:lang w:val="es-PE" w:eastAsia="es-PE"/>
              </w:rPr>
            </w:pPr>
          </w:p>
        </w:tc>
      </w:tr>
      <w:tr w:rsidR="007233A0" w:rsidRPr="007233A0" w:rsidTr="00D0171C">
        <w:trPr>
          <w:trHeight w:val="420"/>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Descripción</w:t>
            </w:r>
          </w:p>
        </w:tc>
        <w:tc>
          <w:tcPr>
            <w:tcW w:w="1136" w:type="dxa"/>
            <w:shd w:val="clear" w:color="auto" w:fill="FFFFFF" w:themeFill="background1"/>
            <w:vAlign w:val="center"/>
            <w:hideMark/>
          </w:tcPr>
          <w:p w:rsidR="007233A0" w:rsidRPr="007233A0" w:rsidRDefault="007233A0" w:rsidP="00D0171C">
            <w:pPr>
              <w:jc w:val="center"/>
              <w:rPr>
                <w:rFonts w:ascii="Arial Narrow" w:hAnsi="Arial Narrow" w:cs="Arial"/>
                <w:b/>
                <w:bCs/>
                <w:color w:val="C00000"/>
                <w:sz w:val="20"/>
                <w:szCs w:val="20"/>
                <w:lang w:val="es-PE" w:eastAsia="es-PE"/>
              </w:rPr>
            </w:pPr>
            <w:r w:rsidRPr="007233A0">
              <w:rPr>
                <w:rFonts w:ascii="Arial Narrow" w:hAnsi="Arial Narrow" w:cs="Arial"/>
                <w:b/>
                <w:bCs/>
                <w:color w:val="C00000"/>
                <w:sz w:val="20"/>
                <w:szCs w:val="20"/>
                <w:lang w:val="es-PE" w:eastAsia="es-PE"/>
              </w:rPr>
              <w:t>Peso</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proofErr w:type="spellStart"/>
            <w:r w:rsidRPr="007233A0">
              <w:rPr>
                <w:rFonts w:ascii="Arial Narrow" w:hAnsi="Arial Narrow" w:cs="Arial"/>
                <w:color w:val="000000"/>
                <w:sz w:val="20"/>
                <w:szCs w:val="20"/>
                <w:lang w:val="es-PE" w:eastAsia="es-PE"/>
              </w:rPr>
              <w:t>Subpartida</w:t>
            </w:r>
            <w:proofErr w:type="spellEnd"/>
            <w:r w:rsidRPr="007233A0">
              <w:rPr>
                <w:rFonts w:ascii="Arial Narrow" w:hAnsi="Arial Narrow" w:cs="Arial"/>
                <w:color w:val="000000"/>
                <w:sz w:val="20"/>
                <w:szCs w:val="20"/>
                <w:lang w:val="es-PE" w:eastAsia="es-PE"/>
              </w:rPr>
              <w:t xml:space="preserve"> restringida </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2</w:t>
            </w:r>
          </w:p>
        </w:tc>
      </w:tr>
      <w:tr w:rsidR="007233A0" w:rsidRPr="007233A0" w:rsidTr="00D0171C">
        <w:trPr>
          <w:trHeight w:val="31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vAlign w:val="bottom"/>
            <w:hideMark/>
          </w:tcPr>
          <w:p w:rsidR="007233A0" w:rsidRPr="007233A0" w:rsidRDefault="007233A0" w:rsidP="007233A0">
            <w:pPr>
              <w:ind w:firstLineChars="100" w:firstLine="200"/>
              <w:jc w:val="left"/>
              <w:rPr>
                <w:rFonts w:ascii="Arial Narrow" w:hAnsi="Arial Narrow" w:cs="Arial"/>
                <w:color w:val="000000"/>
                <w:sz w:val="20"/>
                <w:szCs w:val="20"/>
                <w:lang w:val="es-PE" w:eastAsia="es-PE"/>
              </w:rPr>
            </w:pPr>
            <w:proofErr w:type="spellStart"/>
            <w:r w:rsidRPr="007233A0">
              <w:rPr>
                <w:rFonts w:ascii="Arial Narrow" w:hAnsi="Arial Narrow" w:cs="Arial"/>
                <w:color w:val="000000"/>
                <w:sz w:val="20"/>
                <w:szCs w:val="20"/>
                <w:lang w:val="es-PE" w:eastAsia="es-PE"/>
              </w:rPr>
              <w:t>Subpartida</w:t>
            </w:r>
            <w:proofErr w:type="spellEnd"/>
            <w:r w:rsidRPr="007233A0">
              <w:rPr>
                <w:rFonts w:ascii="Arial Narrow" w:hAnsi="Arial Narrow" w:cs="Arial"/>
                <w:color w:val="000000"/>
                <w:sz w:val="20"/>
                <w:szCs w:val="20"/>
                <w:lang w:val="es-PE" w:eastAsia="es-PE"/>
              </w:rPr>
              <w:t xml:space="preserve"> no restringida</w:t>
            </w:r>
          </w:p>
        </w:tc>
        <w:tc>
          <w:tcPr>
            <w:tcW w:w="1136" w:type="dxa"/>
            <w:shd w:val="clear" w:color="auto" w:fill="FFFFFF" w:themeFill="background1"/>
            <w:vAlign w:val="bottom"/>
            <w:hideMark/>
          </w:tcPr>
          <w:p w:rsidR="007233A0" w:rsidRPr="007233A0" w:rsidRDefault="007233A0" w:rsidP="00D0171C">
            <w:pPr>
              <w:jc w:val="center"/>
              <w:rPr>
                <w:rFonts w:ascii="Arial Narrow" w:hAnsi="Arial Narrow" w:cs="Arial"/>
                <w:color w:val="000000"/>
                <w:sz w:val="20"/>
                <w:szCs w:val="20"/>
                <w:lang w:val="es-PE" w:eastAsia="es-PE"/>
              </w:rPr>
            </w:pPr>
            <w:r w:rsidRPr="007233A0">
              <w:rPr>
                <w:rFonts w:ascii="Arial Narrow" w:hAnsi="Arial Narrow" w:cs="Arial"/>
                <w:color w:val="000000"/>
                <w:sz w:val="20"/>
                <w:szCs w:val="20"/>
                <w:lang w:val="es-PE" w:eastAsia="es-PE"/>
              </w:rPr>
              <w:t>1</w:t>
            </w:r>
          </w:p>
        </w:tc>
      </w:tr>
      <w:tr w:rsidR="007233A0" w:rsidRPr="007233A0" w:rsidTr="00D0171C">
        <w:trPr>
          <w:trHeight w:val="255"/>
        </w:trPr>
        <w:tc>
          <w:tcPr>
            <w:tcW w:w="51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757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c>
          <w:tcPr>
            <w:tcW w:w="1136" w:type="dxa"/>
            <w:shd w:val="clear" w:color="auto" w:fill="FFFFFF" w:themeFill="background1"/>
            <w:noWrap/>
            <w:vAlign w:val="bottom"/>
            <w:hideMark/>
          </w:tcPr>
          <w:p w:rsidR="007233A0" w:rsidRPr="007233A0" w:rsidRDefault="007233A0" w:rsidP="00D0171C">
            <w:pPr>
              <w:jc w:val="left"/>
              <w:rPr>
                <w:rFonts w:ascii="Arial Narrow" w:hAnsi="Arial Narrow" w:cs="Arial"/>
                <w:sz w:val="20"/>
                <w:szCs w:val="20"/>
                <w:lang w:val="es-PE" w:eastAsia="es-PE"/>
              </w:rPr>
            </w:pPr>
          </w:p>
        </w:tc>
      </w:tr>
    </w:tbl>
    <w:p w:rsidR="00787B0F" w:rsidRPr="007233A0" w:rsidRDefault="00787B0F">
      <w:pPr>
        <w:jc w:val="left"/>
        <w:rPr>
          <w:rFonts w:eastAsia="Arial Unicode MS" w:cs="Arial"/>
          <w:b/>
          <w:bCs/>
          <w:kern w:val="22"/>
          <w:szCs w:val="22"/>
          <w:lang w:val="es-PE"/>
        </w:rPr>
      </w:pPr>
    </w:p>
    <w:p w:rsidR="007233A0" w:rsidRDefault="007233A0">
      <w:pPr>
        <w:jc w:val="left"/>
        <w:rPr>
          <w:rFonts w:eastAsia="Arial Unicode MS" w:cs="Arial"/>
          <w:b/>
          <w:bCs/>
          <w:kern w:val="22"/>
          <w:szCs w:val="22"/>
        </w:rPr>
      </w:pPr>
      <w:r>
        <w:rPr>
          <w:szCs w:val="22"/>
        </w:rPr>
        <w:br w:type="page"/>
      </w:r>
    </w:p>
    <w:p w:rsidR="00E06807" w:rsidRPr="00644619" w:rsidRDefault="00E06807" w:rsidP="00787B0F">
      <w:pPr>
        <w:pStyle w:val="Ttulo2"/>
        <w:numPr>
          <w:ilvl w:val="0"/>
          <w:numId w:val="0"/>
        </w:numPr>
        <w:ind w:left="578" w:hanging="578"/>
        <w:jc w:val="center"/>
        <w:rPr>
          <w:sz w:val="22"/>
          <w:szCs w:val="22"/>
        </w:rPr>
      </w:pPr>
      <w:r w:rsidRPr="00644619">
        <w:rPr>
          <w:sz w:val="22"/>
          <w:szCs w:val="22"/>
        </w:rPr>
        <w:lastRenderedPageBreak/>
        <w:t xml:space="preserve">ANEXO </w:t>
      </w:r>
      <w:commentRangeStart w:id="84"/>
      <w:r w:rsidRPr="00644619">
        <w:rPr>
          <w:sz w:val="22"/>
          <w:szCs w:val="22"/>
        </w:rPr>
        <w:t>0</w:t>
      </w:r>
      <w:r>
        <w:rPr>
          <w:sz w:val="22"/>
          <w:szCs w:val="22"/>
        </w:rPr>
        <w:t>4</w:t>
      </w:r>
      <w:bookmarkEnd w:id="83"/>
      <w:commentRangeEnd w:id="84"/>
      <w:r w:rsidR="00CA12A6">
        <w:rPr>
          <w:rStyle w:val="Refdecomentario"/>
          <w:rFonts w:eastAsia="Times New Roman"/>
          <w:b w:val="0"/>
          <w:bCs w:val="0"/>
          <w:noProof/>
          <w:kern w:val="0"/>
          <w:lang w:eastAsia="en-US"/>
        </w:rPr>
        <w:commentReference w:id="84"/>
      </w:r>
    </w:p>
    <w:p w:rsidR="00E06807" w:rsidRDefault="00E06807" w:rsidP="00E06807">
      <w:pPr>
        <w:rPr>
          <w:b/>
          <w:sz w:val="20"/>
          <w:szCs w:val="20"/>
          <w:lang w:val="es-PE"/>
        </w:rPr>
      </w:pPr>
    </w:p>
    <w:p w:rsidR="00052EB8" w:rsidRPr="00052EB8" w:rsidRDefault="00E06807" w:rsidP="00052EB8">
      <w:pPr>
        <w:rPr>
          <w:rFonts w:ascii="Arial Narrow" w:hAnsi="Arial Narrow"/>
          <w:sz w:val="20"/>
          <w:szCs w:val="20"/>
          <w:lang w:val="es-PE"/>
        </w:rPr>
      </w:pPr>
      <w:r w:rsidRPr="00052EB8">
        <w:rPr>
          <w:rFonts w:ascii="Arial Narrow" w:hAnsi="Arial Narrow"/>
          <w:b/>
          <w:sz w:val="20"/>
          <w:szCs w:val="20"/>
          <w:u w:val="single"/>
          <w:lang w:val="es-PE"/>
        </w:rPr>
        <w:t>Ponderación de los Criterios de Carga Laboral</w:t>
      </w:r>
      <w:r w:rsidRPr="00052EB8">
        <w:rPr>
          <w:rFonts w:ascii="Arial Narrow" w:hAnsi="Arial Narrow"/>
          <w:b/>
          <w:sz w:val="20"/>
          <w:szCs w:val="20"/>
          <w:lang w:val="es-PE"/>
        </w:rPr>
        <w:t xml:space="preserve">: </w:t>
      </w:r>
      <w:r w:rsidRPr="00052EB8">
        <w:rPr>
          <w:rFonts w:ascii="Arial Narrow" w:hAnsi="Arial Narrow"/>
          <w:sz w:val="20"/>
          <w:szCs w:val="20"/>
          <w:lang w:val="es-PE"/>
        </w:rPr>
        <w:t>Estos son los valores iniciales que deben considerarse para esta lista de criterios</w:t>
      </w:r>
      <w:r w:rsidR="00052EB8" w:rsidRPr="00052EB8">
        <w:rPr>
          <w:rFonts w:ascii="Arial Narrow" w:hAnsi="Arial Narrow"/>
          <w:sz w:val="20"/>
          <w:szCs w:val="20"/>
          <w:lang w:val="es-PE"/>
        </w:rPr>
        <w:t xml:space="preserve"> por rol:</w:t>
      </w:r>
    </w:p>
    <w:p w:rsidR="00052EB8" w:rsidRPr="00052EB8" w:rsidRDefault="00052EB8" w:rsidP="00052EB8">
      <w:pPr>
        <w:rPr>
          <w:rFonts w:ascii="Arial Narrow" w:hAnsi="Arial Narrow"/>
          <w:sz w:val="20"/>
          <w:szCs w:val="20"/>
          <w:lang w:val="es-PE"/>
        </w:rPr>
      </w:pPr>
    </w:p>
    <w:p w:rsidR="00052EB8" w:rsidRPr="00052EB8" w:rsidRDefault="00052EB8" w:rsidP="00EF6966">
      <w:pPr>
        <w:pStyle w:val="Prrafodelista"/>
        <w:numPr>
          <w:ilvl w:val="0"/>
          <w:numId w:val="68"/>
        </w:numPr>
        <w:ind w:left="709"/>
        <w:rPr>
          <w:rFonts w:ascii="Arial Narrow" w:hAnsi="Arial Narrow"/>
          <w:b/>
          <w:sz w:val="20"/>
          <w:szCs w:val="20"/>
          <w:lang w:val="es-PE"/>
        </w:rPr>
      </w:pPr>
      <w:r w:rsidRPr="00052EB8">
        <w:rPr>
          <w:rFonts w:ascii="Arial Narrow" w:hAnsi="Arial Narrow"/>
          <w:b/>
          <w:sz w:val="20"/>
          <w:szCs w:val="20"/>
          <w:lang w:val="es-PE"/>
        </w:rPr>
        <w:t>Para los roles:</w:t>
      </w:r>
    </w:p>
    <w:p w:rsidR="00052EB8" w:rsidRPr="00052EB8" w:rsidRDefault="00052EB8" w:rsidP="00EF6966">
      <w:pPr>
        <w:pStyle w:val="Prrafodelista"/>
        <w:numPr>
          <w:ilvl w:val="0"/>
          <w:numId w:val="67"/>
        </w:numPr>
        <w:rPr>
          <w:rFonts w:ascii="Arial Narrow" w:hAnsi="Arial Narrow" w:cs="Arial"/>
          <w:bCs/>
          <w:sz w:val="20"/>
          <w:szCs w:val="20"/>
          <w:lang w:val="es-PE" w:eastAsia="es-PE"/>
        </w:rPr>
      </w:pPr>
      <w:r w:rsidRPr="00052EB8">
        <w:rPr>
          <w:rFonts w:ascii="Arial Narrow" w:hAnsi="Arial Narrow" w:cs="Arial"/>
          <w:bCs/>
          <w:sz w:val="20"/>
          <w:szCs w:val="20"/>
          <w:lang w:val="es-PE" w:eastAsia="es-PE"/>
        </w:rPr>
        <w:t>Rol Jefe del Régimen de Envíos de Entrega Rápida</w:t>
      </w:r>
    </w:p>
    <w:p w:rsidR="00052EB8" w:rsidRPr="00052EB8" w:rsidRDefault="00052EB8" w:rsidP="00EF6966">
      <w:pPr>
        <w:pStyle w:val="Prrafodelista"/>
        <w:numPr>
          <w:ilvl w:val="0"/>
          <w:numId w:val="67"/>
        </w:numPr>
        <w:rPr>
          <w:rFonts w:ascii="Arial Narrow" w:hAnsi="Arial Narrow" w:cs="Arial"/>
          <w:bCs/>
          <w:sz w:val="20"/>
          <w:szCs w:val="20"/>
          <w:lang w:val="es-PE" w:eastAsia="es-PE"/>
        </w:rPr>
      </w:pPr>
      <w:r w:rsidRPr="00052EB8">
        <w:rPr>
          <w:rFonts w:ascii="Arial Narrow" w:hAnsi="Arial Narrow" w:cs="Arial"/>
          <w:bCs/>
          <w:sz w:val="20"/>
          <w:szCs w:val="20"/>
          <w:lang w:val="es-PE" w:eastAsia="es-PE"/>
        </w:rPr>
        <w:t>Rol Supervisor del Régimen de Envíos de Entrega Rápida</w:t>
      </w:r>
    </w:p>
    <w:p w:rsidR="00052EB8" w:rsidRPr="00052EB8" w:rsidRDefault="00052EB8" w:rsidP="00052EB8">
      <w:pPr>
        <w:ind w:left="360"/>
        <w:rPr>
          <w:rFonts w:ascii="Arial Narrow" w:hAnsi="Arial Narrow"/>
          <w:sz w:val="20"/>
          <w:szCs w:val="20"/>
          <w:lang w:val="es-PE"/>
        </w:rPr>
      </w:pPr>
      <w:r w:rsidRPr="00052EB8">
        <w:rPr>
          <w:rFonts w:ascii="Arial Narrow" w:hAnsi="Arial Narrow" w:cs="Arial"/>
          <w:bCs/>
          <w:sz w:val="20"/>
          <w:szCs w:val="20"/>
          <w:lang w:val="es-PE" w:eastAsia="es-PE"/>
        </w:rPr>
        <w:t>Se deben considerar los siguientes criterios:</w:t>
      </w:r>
    </w:p>
    <w:p w:rsidR="00E06807" w:rsidRDefault="00E06807" w:rsidP="00E06807">
      <w:pPr>
        <w:rPr>
          <w:lang w:val="es-PE"/>
        </w:rPr>
      </w:pPr>
    </w:p>
    <w:tbl>
      <w:tblPr>
        <w:tblW w:w="9458" w:type="dxa"/>
        <w:tblInd w:w="65" w:type="dxa"/>
        <w:tblCellMar>
          <w:left w:w="70" w:type="dxa"/>
          <w:right w:w="70" w:type="dxa"/>
        </w:tblCellMar>
        <w:tblLook w:val="04A0" w:firstRow="1" w:lastRow="0" w:firstColumn="1" w:lastColumn="0" w:noHBand="0" w:noVBand="1"/>
      </w:tblPr>
      <w:tblGrid>
        <w:gridCol w:w="317"/>
        <w:gridCol w:w="4924"/>
        <w:gridCol w:w="2400"/>
        <w:gridCol w:w="1817"/>
      </w:tblGrid>
      <w:tr w:rsidR="00E34E75" w:rsidRPr="00DC17F1" w:rsidTr="00E34E75">
        <w:trPr>
          <w:trHeight w:val="465"/>
        </w:trPr>
        <w:tc>
          <w:tcPr>
            <w:tcW w:w="9458" w:type="dxa"/>
            <w:gridSpan w:val="4"/>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tcPr>
          <w:p w:rsidR="00E34E75" w:rsidRPr="00DC17F1" w:rsidRDefault="00E34E75" w:rsidP="00C84F55">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PONDERACIÓN DE LOS CRITERIOS DE CARGA LABORAL</w:t>
            </w:r>
          </w:p>
        </w:tc>
      </w:tr>
      <w:tr w:rsidR="00E34E75" w:rsidRPr="00DC17F1" w:rsidTr="00E34E75">
        <w:trPr>
          <w:trHeight w:val="465"/>
        </w:trPr>
        <w:tc>
          <w:tcPr>
            <w:tcW w:w="5241" w:type="dxa"/>
            <w:gridSpan w:val="2"/>
            <w:tcBorders>
              <w:top w:val="single" w:sz="4" w:space="0" w:color="auto"/>
              <w:bottom w:val="single" w:sz="4" w:space="0" w:color="auto"/>
            </w:tcBorders>
            <w:shd w:val="clear" w:color="auto" w:fill="auto"/>
            <w:vAlign w:val="center"/>
          </w:tcPr>
          <w:p w:rsidR="00E34E75" w:rsidRPr="00DC17F1" w:rsidRDefault="00E34E75" w:rsidP="000D4493">
            <w:pPr>
              <w:jc w:val="center"/>
              <w:rPr>
                <w:rFonts w:ascii="Arial Narrow" w:hAnsi="Arial Narrow" w:cs="Arial"/>
                <w:b/>
                <w:bCs/>
                <w:sz w:val="20"/>
                <w:szCs w:val="20"/>
                <w:lang w:val="es-PE" w:eastAsia="es-PE"/>
              </w:rPr>
            </w:pPr>
          </w:p>
        </w:tc>
        <w:tc>
          <w:tcPr>
            <w:tcW w:w="2400" w:type="dxa"/>
            <w:tcBorders>
              <w:top w:val="single" w:sz="4" w:space="0" w:color="auto"/>
              <w:bottom w:val="single" w:sz="4" w:space="0" w:color="auto"/>
            </w:tcBorders>
            <w:shd w:val="clear" w:color="auto" w:fill="auto"/>
            <w:vAlign w:val="center"/>
          </w:tcPr>
          <w:p w:rsidR="00E34E75" w:rsidRPr="00DC17F1" w:rsidRDefault="00E34E75" w:rsidP="000D4493">
            <w:pPr>
              <w:jc w:val="center"/>
              <w:rPr>
                <w:rFonts w:ascii="Arial Narrow" w:hAnsi="Arial Narrow" w:cs="Arial"/>
                <w:b/>
                <w:bCs/>
                <w:sz w:val="20"/>
                <w:szCs w:val="20"/>
                <w:lang w:val="es-PE" w:eastAsia="es-PE"/>
              </w:rPr>
            </w:pPr>
          </w:p>
        </w:tc>
        <w:tc>
          <w:tcPr>
            <w:tcW w:w="1817" w:type="dxa"/>
            <w:tcBorders>
              <w:top w:val="single" w:sz="4" w:space="0" w:color="auto"/>
              <w:bottom w:val="single" w:sz="4" w:space="0" w:color="auto"/>
            </w:tcBorders>
            <w:shd w:val="clear" w:color="auto" w:fill="auto"/>
            <w:vAlign w:val="center"/>
          </w:tcPr>
          <w:p w:rsidR="00E34E75" w:rsidRPr="00DC17F1" w:rsidRDefault="00E34E75" w:rsidP="00C84F55">
            <w:pPr>
              <w:jc w:val="center"/>
              <w:rPr>
                <w:rFonts w:ascii="Arial Narrow" w:hAnsi="Arial Narrow" w:cs="Arial"/>
                <w:b/>
                <w:bCs/>
                <w:sz w:val="20"/>
                <w:szCs w:val="20"/>
                <w:lang w:val="es-PE" w:eastAsia="es-PE"/>
              </w:rPr>
            </w:pPr>
          </w:p>
        </w:tc>
      </w:tr>
      <w:tr w:rsidR="00C84F55" w:rsidRPr="00DC17F1" w:rsidTr="00E34E75">
        <w:trPr>
          <w:trHeight w:val="465"/>
        </w:trPr>
        <w:tc>
          <w:tcPr>
            <w:tcW w:w="5241"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vAlign w:val="center"/>
            <w:hideMark/>
          </w:tcPr>
          <w:p w:rsidR="00C84F55" w:rsidRPr="00DC17F1" w:rsidRDefault="00C84F55" w:rsidP="000D4493">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 xml:space="preserve">CRITERIOS </w:t>
            </w:r>
          </w:p>
        </w:tc>
        <w:tc>
          <w:tcPr>
            <w:tcW w:w="2400"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C84F55" w:rsidRPr="00DC17F1" w:rsidRDefault="00C84F55" w:rsidP="000D4493">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Ponderación (%)</w:t>
            </w:r>
          </w:p>
        </w:tc>
        <w:tc>
          <w:tcPr>
            <w:tcW w:w="1817" w:type="dxa"/>
            <w:tcBorders>
              <w:top w:val="single" w:sz="4" w:space="0" w:color="auto"/>
              <w:left w:val="nil"/>
              <w:bottom w:val="single" w:sz="4" w:space="0" w:color="auto"/>
              <w:right w:val="single" w:sz="4" w:space="0" w:color="auto"/>
            </w:tcBorders>
            <w:shd w:val="clear" w:color="auto" w:fill="C6D9F1" w:themeFill="text2" w:themeFillTint="33"/>
            <w:vAlign w:val="center"/>
          </w:tcPr>
          <w:p w:rsidR="00C84F55" w:rsidRPr="00DC17F1" w:rsidRDefault="00C84F55" w:rsidP="00C84F55">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Acciones</w:t>
            </w:r>
          </w:p>
        </w:tc>
      </w:tr>
      <w:tr w:rsidR="00C84F55" w:rsidRPr="00DC17F1" w:rsidTr="00C84F55">
        <w:trPr>
          <w:trHeight w:val="315"/>
        </w:trPr>
        <w:tc>
          <w:tcPr>
            <w:tcW w:w="317" w:type="dxa"/>
            <w:tcBorders>
              <w:top w:val="nil"/>
              <w:left w:val="single" w:sz="4" w:space="0" w:color="auto"/>
              <w:bottom w:val="single" w:sz="4" w:space="0" w:color="auto"/>
              <w:right w:val="single" w:sz="4" w:space="0" w:color="auto"/>
            </w:tcBorders>
            <w:shd w:val="clear" w:color="auto" w:fill="auto"/>
            <w:hideMark/>
          </w:tcPr>
          <w:p w:rsidR="00C84F55" w:rsidRPr="00DC17F1" w:rsidRDefault="00C84F55" w:rsidP="00C84F55">
            <w:pPr>
              <w:jc w:val="right"/>
              <w:rPr>
                <w:rFonts w:ascii="Arial Narrow" w:hAnsi="Arial Narrow" w:cs="Arial"/>
                <w:sz w:val="20"/>
                <w:szCs w:val="20"/>
                <w:lang w:val="es-PE" w:eastAsia="es-PE"/>
              </w:rPr>
            </w:pPr>
            <w:r w:rsidRPr="00DC17F1">
              <w:rPr>
                <w:rFonts w:ascii="Arial Narrow" w:hAnsi="Arial Narrow" w:cs="Arial"/>
                <w:sz w:val="20"/>
                <w:szCs w:val="20"/>
                <w:lang w:val="es-PE" w:eastAsia="es-PE"/>
              </w:rPr>
              <w:t>1</w:t>
            </w:r>
          </w:p>
        </w:tc>
        <w:tc>
          <w:tcPr>
            <w:tcW w:w="4924" w:type="dxa"/>
            <w:tcBorders>
              <w:top w:val="nil"/>
              <w:left w:val="nil"/>
              <w:bottom w:val="single" w:sz="4" w:space="0" w:color="auto"/>
              <w:right w:val="single" w:sz="4" w:space="0" w:color="auto"/>
            </w:tcBorders>
            <w:shd w:val="clear" w:color="auto" w:fill="auto"/>
            <w:hideMark/>
          </w:tcPr>
          <w:p w:rsidR="00C84F55" w:rsidRPr="00DC17F1" w:rsidRDefault="00C84F55" w:rsidP="008620B6">
            <w:pPr>
              <w:ind w:firstLineChars="100" w:firstLine="200"/>
              <w:rPr>
                <w:rFonts w:ascii="Arial Narrow" w:hAnsi="Arial Narrow" w:cs="Arial"/>
                <w:sz w:val="20"/>
                <w:szCs w:val="20"/>
                <w:lang w:val="es-PE" w:eastAsia="es-PE"/>
              </w:rPr>
            </w:pPr>
            <w:r w:rsidRPr="00DC17F1">
              <w:rPr>
                <w:rFonts w:ascii="Arial Narrow" w:hAnsi="Arial Narrow" w:cs="Arial"/>
                <w:sz w:val="20"/>
                <w:szCs w:val="20"/>
                <w:lang w:val="es-PE" w:eastAsia="es-PE"/>
              </w:rPr>
              <w:t>Cantidad de series</w:t>
            </w:r>
          </w:p>
        </w:tc>
        <w:tc>
          <w:tcPr>
            <w:tcW w:w="2400" w:type="dxa"/>
            <w:tcBorders>
              <w:top w:val="nil"/>
              <w:left w:val="nil"/>
              <w:bottom w:val="single" w:sz="4" w:space="0" w:color="auto"/>
              <w:right w:val="single" w:sz="4" w:space="0" w:color="auto"/>
            </w:tcBorders>
            <w:shd w:val="clear" w:color="auto" w:fill="auto"/>
            <w:noWrap/>
            <w:hideMark/>
          </w:tcPr>
          <w:p w:rsidR="00C84F55" w:rsidRPr="00DC17F1" w:rsidRDefault="00C84F55" w:rsidP="00C84F55">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40</w:t>
            </w:r>
          </w:p>
        </w:tc>
        <w:tc>
          <w:tcPr>
            <w:tcW w:w="1817" w:type="dxa"/>
            <w:tcBorders>
              <w:top w:val="nil"/>
              <w:left w:val="nil"/>
              <w:bottom w:val="single" w:sz="4" w:space="0" w:color="auto"/>
              <w:right w:val="single" w:sz="4" w:space="0" w:color="auto"/>
            </w:tcBorders>
          </w:tcPr>
          <w:p w:rsidR="00C84F55" w:rsidRPr="00DC17F1" w:rsidRDefault="00C84F55" w:rsidP="00C84F55">
            <w:pPr>
              <w:jc w:val="center"/>
              <w:rPr>
                <w:rFonts w:ascii="Arial Narrow" w:hAnsi="Arial Narrow" w:cs="Arial"/>
                <w:b/>
                <w:i/>
                <w:color w:val="0000FF"/>
                <w:sz w:val="20"/>
                <w:szCs w:val="20"/>
                <w:u w:val="single"/>
                <w:lang w:val="es-PE" w:eastAsia="es-PE"/>
              </w:rPr>
            </w:pPr>
            <w:r w:rsidRPr="00DC17F1">
              <w:rPr>
                <w:rFonts w:ascii="Arial Narrow" w:hAnsi="Arial Narrow" w:cs="Arial"/>
                <w:b/>
                <w:i/>
                <w:color w:val="0000FF"/>
                <w:sz w:val="20"/>
                <w:szCs w:val="20"/>
                <w:u w:val="single"/>
                <w:lang w:val="es-PE" w:eastAsia="es-PE"/>
              </w:rPr>
              <w:t>Ver histórico</w:t>
            </w:r>
          </w:p>
        </w:tc>
      </w:tr>
      <w:tr w:rsidR="00C84F55" w:rsidRPr="00DC17F1" w:rsidTr="00C84F55">
        <w:trPr>
          <w:trHeight w:val="315"/>
        </w:trPr>
        <w:tc>
          <w:tcPr>
            <w:tcW w:w="317" w:type="dxa"/>
            <w:tcBorders>
              <w:top w:val="nil"/>
              <w:left w:val="single" w:sz="4" w:space="0" w:color="auto"/>
              <w:bottom w:val="single" w:sz="4" w:space="0" w:color="auto"/>
              <w:right w:val="single" w:sz="4" w:space="0" w:color="auto"/>
            </w:tcBorders>
            <w:shd w:val="clear" w:color="auto" w:fill="auto"/>
            <w:hideMark/>
          </w:tcPr>
          <w:p w:rsidR="00C84F55" w:rsidRPr="00DC17F1" w:rsidRDefault="00C84F55" w:rsidP="00C84F55">
            <w:pPr>
              <w:jc w:val="right"/>
              <w:rPr>
                <w:rFonts w:ascii="Arial Narrow" w:hAnsi="Arial Narrow" w:cs="Arial"/>
                <w:sz w:val="20"/>
                <w:szCs w:val="20"/>
                <w:lang w:val="es-PE" w:eastAsia="es-PE"/>
              </w:rPr>
            </w:pPr>
            <w:r w:rsidRPr="00DC17F1">
              <w:rPr>
                <w:rFonts w:ascii="Arial Narrow" w:hAnsi="Arial Narrow" w:cs="Arial"/>
                <w:sz w:val="20"/>
                <w:szCs w:val="20"/>
                <w:lang w:val="es-PE" w:eastAsia="es-PE"/>
              </w:rPr>
              <w:t>2</w:t>
            </w:r>
          </w:p>
        </w:tc>
        <w:tc>
          <w:tcPr>
            <w:tcW w:w="4924" w:type="dxa"/>
            <w:tcBorders>
              <w:top w:val="nil"/>
              <w:left w:val="nil"/>
              <w:bottom w:val="single" w:sz="4" w:space="0" w:color="auto"/>
              <w:right w:val="single" w:sz="4" w:space="0" w:color="auto"/>
            </w:tcBorders>
            <w:shd w:val="clear" w:color="auto" w:fill="auto"/>
            <w:hideMark/>
          </w:tcPr>
          <w:p w:rsidR="00C84F55" w:rsidRPr="00DC17F1" w:rsidRDefault="00C84F55" w:rsidP="008620B6">
            <w:pPr>
              <w:ind w:firstLineChars="100" w:firstLine="200"/>
              <w:rPr>
                <w:rFonts w:ascii="Arial Narrow" w:hAnsi="Arial Narrow" w:cs="Arial"/>
                <w:sz w:val="20"/>
                <w:szCs w:val="20"/>
                <w:lang w:val="es-PE" w:eastAsia="es-PE"/>
              </w:rPr>
            </w:pPr>
            <w:r w:rsidRPr="00DC17F1">
              <w:rPr>
                <w:rFonts w:ascii="Arial Narrow" w:hAnsi="Arial Narrow" w:cs="Arial"/>
                <w:sz w:val="20"/>
                <w:szCs w:val="20"/>
                <w:lang w:val="es-PE" w:eastAsia="es-PE"/>
              </w:rPr>
              <w:t>Régimen de precedencia</w:t>
            </w:r>
          </w:p>
        </w:tc>
        <w:tc>
          <w:tcPr>
            <w:tcW w:w="2400" w:type="dxa"/>
            <w:tcBorders>
              <w:top w:val="nil"/>
              <w:left w:val="nil"/>
              <w:bottom w:val="single" w:sz="4" w:space="0" w:color="auto"/>
              <w:right w:val="single" w:sz="4" w:space="0" w:color="auto"/>
            </w:tcBorders>
            <w:shd w:val="clear" w:color="auto" w:fill="auto"/>
            <w:noWrap/>
            <w:hideMark/>
          </w:tcPr>
          <w:p w:rsidR="00C84F55" w:rsidRPr="00DC17F1" w:rsidRDefault="00C84F55" w:rsidP="00C84F55">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30</w:t>
            </w:r>
          </w:p>
        </w:tc>
        <w:tc>
          <w:tcPr>
            <w:tcW w:w="1817" w:type="dxa"/>
            <w:tcBorders>
              <w:top w:val="nil"/>
              <w:left w:val="nil"/>
              <w:bottom w:val="single" w:sz="4" w:space="0" w:color="auto"/>
              <w:right w:val="single" w:sz="4" w:space="0" w:color="auto"/>
            </w:tcBorders>
          </w:tcPr>
          <w:p w:rsidR="00C84F55" w:rsidRPr="00DC17F1" w:rsidRDefault="00C84F55" w:rsidP="00C84F55">
            <w:pPr>
              <w:jc w:val="center"/>
              <w:rPr>
                <w:rFonts w:ascii="Arial Narrow" w:hAnsi="Arial Narrow" w:cs="Arial"/>
                <w:sz w:val="20"/>
                <w:szCs w:val="20"/>
                <w:lang w:val="es-PE" w:eastAsia="es-PE"/>
              </w:rPr>
            </w:pPr>
            <w:r w:rsidRPr="00DC17F1">
              <w:rPr>
                <w:rFonts w:ascii="Arial Narrow" w:hAnsi="Arial Narrow" w:cs="Arial"/>
                <w:b/>
                <w:i/>
                <w:color w:val="0000FF"/>
                <w:sz w:val="20"/>
                <w:szCs w:val="20"/>
                <w:u w:val="single"/>
                <w:lang w:val="es-PE" w:eastAsia="es-PE"/>
              </w:rPr>
              <w:t>Ver histórico</w:t>
            </w:r>
          </w:p>
        </w:tc>
      </w:tr>
      <w:tr w:rsidR="00C84F55" w:rsidRPr="00DC17F1" w:rsidTr="00C84F55">
        <w:trPr>
          <w:trHeight w:val="315"/>
        </w:trPr>
        <w:tc>
          <w:tcPr>
            <w:tcW w:w="317" w:type="dxa"/>
            <w:tcBorders>
              <w:top w:val="nil"/>
              <w:left w:val="single" w:sz="4" w:space="0" w:color="auto"/>
              <w:bottom w:val="single" w:sz="4" w:space="0" w:color="auto"/>
              <w:right w:val="single" w:sz="4" w:space="0" w:color="auto"/>
            </w:tcBorders>
            <w:shd w:val="clear" w:color="auto" w:fill="auto"/>
            <w:hideMark/>
          </w:tcPr>
          <w:p w:rsidR="00C84F55" w:rsidRPr="00DC17F1" w:rsidRDefault="00C84F55" w:rsidP="00C84F55">
            <w:pPr>
              <w:jc w:val="right"/>
              <w:rPr>
                <w:rFonts w:ascii="Arial Narrow" w:hAnsi="Arial Narrow" w:cs="Arial"/>
                <w:sz w:val="20"/>
                <w:szCs w:val="20"/>
                <w:lang w:val="es-PE" w:eastAsia="es-PE"/>
              </w:rPr>
            </w:pPr>
            <w:r w:rsidRPr="00DC17F1">
              <w:rPr>
                <w:rFonts w:ascii="Arial Narrow" w:hAnsi="Arial Narrow" w:cs="Arial"/>
                <w:sz w:val="20"/>
                <w:szCs w:val="20"/>
                <w:lang w:val="es-PE" w:eastAsia="es-PE"/>
              </w:rPr>
              <w:t>3</w:t>
            </w:r>
          </w:p>
        </w:tc>
        <w:tc>
          <w:tcPr>
            <w:tcW w:w="4924" w:type="dxa"/>
            <w:tcBorders>
              <w:top w:val="nil"/>
              <w:left w:val="nil"/>
              <w:bottom w:val="single" w:sz="4" w:space="0" w:color="auto"/>
              <w:right w:val="single" w:sz="4" w:space="0" w:color="auto"/>
            </w:tcBorders>
            <w:shd w:val="clear" w:color="auto" w:fill="auto"/>
            <w:hideMark/>
          </w:tcPr>
          <w:p w:rsidR="00C84F55" w:rsidRPr="00DC17F1" w:rsidRDefault="00C84F55" w:rsidP="008620B6">
            <w:pPr>
              <w:ind w:firstLineChars="100" w:firstLine="200"/>
              <w:rPr>
                <w:rFonts w:ascii="Arial Narrow" w:hAnsi="Arial Narrow" w:cs="Arial"/>
                <w:sz w:val="20"/>
                <w:szCs w:val="20"/>
                <w:lang w:val="es-PE" w:eastAsia="es-PE"/>
              </w:rPr>
            </w:pPr>
            <w:r w:rsidRPr="00DC17F1">
              <w:rPr>
                <w:rFonts w:ascii="Arial Narrow" w:hAnsi="Arial Narrow" w:cs="Arial"/>
                <w:sz w:val="20"/>
                <w:szCs w:val="20"/>
                <w:lang w:val="es-PE" w:eastAsia="es-PE"/>
              </w:rPr>
              <w:t>Riesgo por mercancía restringida</w:t>
            </w:r>
          </w:p>
        </w:tc>
        <w:tc>
          <w:tcPr>
            <w:tcW w:w="2400" w:type="dxa"/>
            <w:tcBorders>
              <w:top w:val="nil"/>
              <w:left w:val="nil"/>
              <w:bottom w:val="single" w:sz="4" w:space="0" w:color="auto"/>
              <w:right w:val="single" w:sz="4" w:space="0" w:color="auto"/>
            </w:tcBorders>
            <w:shd w:val="clear" w:color="auto" w:fill="auto"/>
            <w:noWrap/>
            <w:hideMark/>
          </w:tcPr>
          <w:p w:rsidR="00C84F55" w:rsidRPr="00DC17F1" w:rsidRDefault="00C84F55" w:rsidP="00C84F55">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30</w:t>
            </w:r>
          </w:p>
        </w:tc>
        <w:tc>
          <w:tcPr>
            <w:tcW w:w="1817" w:type="dxa"/>
            <w:tcBorders>
              <w:top w:val="nil"/>
              <w:left w:val="nil"/>
              <w:bottom w:val="single" w:sz="4" w:space="0" w:color="auto"/>
              <w:right w:val="single" w:sz="4" w:space="0" w:color="auto"/>
            </w:tcBorders>
          </w:tcPr>
          <w:p w:rsidR="00C84F55" w:rsidRPr="00DC17F1" w:rsidRDefault="00C84F55" w:rsidP="00C84F55">
            <w:pPr>
              <w:jc w:val="center"/>
              <w:rPr>
                <w:rFonts w:ascii="Arial Narrow" w:hAnsi="Arial Narrow" w:cs="Arial"/>
                <w:sz w:val="20"/>
                <w:szCs w:val="20"/>
                <w:lang w:val="es-PE" w:eastAsia="es-PE"/>
              </w:rPr>
            </w:pPr>
            <w:r w:rsidRPr="00DC17F1">
              <w:rPr>
                <w:rFonts w:ascii="Arial Narrow" w:hAnsi="Arial Narrow" w:cs="Arial"/>
                <w:b/>
                <w:i/>
                <w:color w:val="0000FF"/>
                <w:sz w:val="20"/>
                <w:szCs w:val="20"/>
                <w:u w:val="single"/>
                <w:lang w:val="es-PE" w:eastAsia="es-PE"/>
              </w:rPr>
              <w:t>Ver histórico</w:t>
            </w:r>
          </w:p>
        </w:tc>
      </w:tr>
      <w:tr w:rsidR="00C84F55" w:rsidRPr="00DC17F1" w:rsidTr="00C84F55">
        <w:trPr>
          <w:trHeight w:val="315"/>
        </w:trPr>
        <w:tc>
          <w:tcPr>
            <w:tcW w:w="5241"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C84F55" w:rsidRPr="00DC17F1" w:rsidRDefault="00C84F55" w:rsidP="000D4493">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TOTAL</w:t>
            </w:r>
          </w:p>
        </w:tc>
        <w:tc>
          <w:tcPr>
            <w:tcW w:w="2400" w:type="dxa"/>
            <w:tcBorders>
              <w:top w:val="nil"/>
              <w:left w:val="nil"/>
              <w:bottom w:val="single" w:sz="4" w:space="0" w:color="auto"/>
              <w:right w:val="single" w:sz="4" w:space="0" w:color="auto"/>
            </w:tcBorders>
            <w:shd w:val="clear" w:color="auto" w:fill="auto"/>
            <w:vAlign w:val="center"/>
            <w:hideMark/>
          </w:tcPr>
          <w:p w:rsidR="00C84F55" w:rsidRPr="00DC17F1" w:rsidRDefault="00C84F55" w:rsidP="000D4493">
            <w:pPr>
              <w:jc w:val="center"/>
              <w:rPr>
                <w:rFonts w:ascii="Arial Narrow" w:hAnsi="Arial Narrow" w:cs="Arial"/>
                <w:b/>
                <w:sz w:val="20"/>
                <w:szCs w:val="20"/>
                <w:lang w:val="es-PE" w:eastAsia="es-PE"/>
              </w:rPr>
            </w:pPr>
            <w:r w:rsidRPr="00DC17F1">
              <w:rPr>
                <w:rFonts w:ascii="Arial Narrow" w:hAnsi="Arial Narrow" w:cs="Arial"/>
                <w:b/>
                <w:sz w:val="20"/>
                <w:szCs w:val="20"/>
                <w:lang w:val="es-PE" w:eastAsia="es-PE"/>
              </w:rPr>
              <w:t>100</w:t>
            </w:r>
          </w:p>
        </w:tc>
        <w:tc>
          <w:tcPr>
            <w:tcW w:w="1817" w:type="dxa"/>
            <w:tcBorders>
              <w:top w:val="nil"/>
              <w:left w:val="nil"/>
              <w:bottom w:val="single" w:sz="4" w:space="0" w:color="auto"/>
              <w:right w:val="single" w:sz="4" w:space="0" w:color="auto"/>
            </w:tcBorders>
          </w:tcPr>
          <w:p w:rsidR="00C84F55" w:rsidRPr="00DC17F1" w:rsidRDefault="00C84F55" w:rsidP="000D4493">
            <w:pPr>
              <w:jc w:val="center"/>
              <w:rPr>
                <w:rFonts w:ascii="Arial Narrow" w:hAnsi="Arial Narrow" w:cs="Arial"/>
                <w:b/>
                <w:sz w:val="20"/>
                <w:szCs w:val="20"/>
                <w:lang w:val="es-PE" w:eastAsia="es-PE"/>
              </w:rPr>
            </w:pPr>
          </w:p>
        </w:tc>
      </w:tr>
    </w:tbl>
    <w:p w:rsidR="00E06807" w:rsidRDefault="00E06807" w:rsidP="00E06807">
      <w:pPr>
        <w:rPr>
          <w:lang w:val="es-PE"/>
        </w:rPr>
      </w:pPr>
    </w:p>
    <w:p w:rsidR="00052EB8" w:rsidRPr="00052EB8" w:rsidRDefault="00052EB8" w:rsidP="00EF6966">
      <w:pPr>
        <w:pStyle w:val="Prrafodelista"/>
        <w:numPr>
          <w:ilvl w:val="0"/>
          <w:numId w:val="68"/>
        </w:numPr>
        <w:ind w:left="709"/>
        <w:rPr>
          <w:rFonts w:ascii="Arial Narrow" w:hAnsi="Arial Narrow"/>
          <w:b/>
          <w:sz w:val="20"/>
          <w:szCs w:val="20"/>
          <w:lang w:val="es-PE"/>
        </w:rPr>
      </w:pPr>
      <w:r w:rsidRPr="00052EB8">
        <w:rPr>
          <w:rFonts w:ascii="Arial Narrow" w:hAnsi="Arial Narrow"/>
          <w:b/>
          <w:sz w:val="20"/>
          <w:szCs w:val="20"/>
          <w:lang w:val="es-PE"/>
        </w:rPr>
        <w:t>Para los roles:</w:t>
      </w:r>
    </w:p>
    <w:p w:rsidR="00052EB8" w:rsidRPr="007233A0" w:rsidRDefault="00052EB8"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Importación para el Consumo</w:t>
      </w:r>
    </w:p>
    <w:p w:rsidR="00052EB8" w:rsidRPr="007233A0" w:rsidRDefault="00052EB8"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Admisión temporal para reexportación en el mismo estado</w:t>
      </w:r>
    </w:p>
    <w:p w:rsidR="00052EB8" w:rsidRPr="007233A0" w:rsidRDefault="00052EB8"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Admisión temporal para perfeccionamiento activo</w:t>
      </w:r>
    </w:p>
    <w:p w:rsidR="00052EB8" w:rsidRPr="007233A0" w:rsidRDefault="00052EB8"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del  Régimen Depósito Aduanero</w:t>
      </w:r>
    </w:p>
    <w:p w:rsidR="00052EB8" w:rsidRPr="007233A0" w:rsidRDefault="00052EB8"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Régimen en Provincias</w:t>
      </w:r>
    </w:p>
    <w:p w:rsidR="00052EB8" w:rsidRPr="00052EB8" w:rsidRDefault="00052EB8" w:rsidP="00EF6966">
      <w:pPr>
        <w:pStyle w:val="Prrafodelista"/>
        <w:numPr>
          <w:ilvl w:val="0"/>
          <w:numId w:val="67"/>
        </w:numPr>
        <w:rPr>
          <w:rFonts w:ascii="Arial Narrow" w:hAnsi="Arial Narrow" w:cs="Arial"/>
          <w:bCs/>
          <w:sz w:val="20"/>
          <w:szCs w:val="20"/>
          <w:lang w:val="es-PE" w:eastAsia="es-PE"/>
        </w:rPr>
      </w:pPr>
      <w:r w:rsidRPr="007233A0">
        <w:rPr>
          <w:rFonts w:ascii="Arial Narrow" w:hAnsi="Arial Narrow" w:cs="Arial"/>
          <w:bCs/>
          <w:sz w:val="20"/>
          <w:szCs w:val="20"/>
          <w:lang w:val="es-PE" w:eastAsia="es-PE"/>
        </w:rPr>
        <w:t>Rol Jefe de Oficiales</w:t>
      </w:r>
    </w:p>
    <w:p w:rsidR="00052EB8" w:rsidRDefault="00052EB8" w:rsidP="00052EB8">
      <w:pPr>
        <w:ind w:left="360"/>
        <w:rPr>
          <w:rFonts w:ascii="Arial Narrow" w:hAnsi="Arial Narrow" w:cs="Arial"/>
          <w:bCs/>
          <w:sz w:val="20"/>
          <w:szCs w:val="20"/>
          <w:lang w:val="es-PE" w:eastAsia="es-PE"/>
        </w:rPr>
      </w:pPr>
      <w:r w:rsidRPr="00052EB8">
        <w:rPr>
          <w:rFonts w:ascii="Arial Narrow" w:hAnsi="Arial Narrow" w:cs="Arial"/>
          <w:bCs/>
          <w:sz w:val="20"/>
          <w:szCs w:val="20"/>
          <w:lang w:val="es-PE" w:eastAsia="es-PE"/>
        </w:rPr>
        <w:t>Se deben considerar los siguientes criterios:</w:t>
      </w:r>
    </w:p>
    <w:p w:rsidR="00DC17F1" w:rsidRPr="00052EB8" w:rsidRDefault="00DC17F1" w:rsidP="00052EB8">
      <w:pPr>
        <w:ind w:left="360"/>
        <w:rPr>
          <w:rFonts w:ascii="Arial Narrow" w:hAnsi="Arial Narrow"/>
          <w:sz w:val="20"/>
          <w:szCs w:val="20"/>
          <w:lang w:val="es-PE"/>
        </w:rPr>
      </w:pPr>
    </w:p>
    <w:tbl>
      <w:tblPr>
        <w:tblW w:w="9458" w:type="dxa"/>
        <w:tblInd w:w="65" w:type="dxa"/>
        <w:tblCellMar>
          <w:left w:w="70" w:type="dxa"/>
          <w:right w:w="70" w:type="dxa"/>
        </w:tblCellMar>
        <w:tblLook w:val="04A0" w:firstRow="1" w:lastRow="0" w:firstColumn="1" w:lastColumn="0" w:noHBand="0" w:noVBand="1"/>
      </w:tblPr>
      <w:tblGrid>
        <w:gridCol w:w="312"/>
        <w:gridCol w:w="4926"/>
        <w:gridCol w:w="2400"/>
        <w:gridCol w:w="1820"/>
      </w:tblGrid>
      <w:tr w:rsidR="00DC17F1" w:rsidRPr="00DC17F1" w:rsidTr="00DC17F1">
        <w:trPr>
          <w:trHeight w:val="465"/>
        </w:trPr>
        <w:tc>
          <w:tcPr>
            <w:tcW w:w="5238"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vAlign w:val="center"/>
            <w:hideMark/>
          </w:tcPr>
          <w:p w:rsidR="00DC17F1" w:rsidRPr="00DC17F1" w:rsidRDefault="00DC17F1" w:rsidP="00D0171C">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 xml:space="preserve">CRITERIOS </w:t>
            </w:r>
          </w:p>
        </w:tc>
        <w:tc>
          <w:tcPr>
            <w:tcW w:w="2400"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DC17F1" w:rsidRPr="00DC17F1" w:rsidRDefault="00DC17F1" w:rsidP="00D0171C">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Ponderación (%)</w:t>
            </w:r>
          </w:p>
        </w:tc>
        <w:tc>
          <w:tcPr>
            <w:tcW w:w="1820" w:type="dxa"/>
            <w:tcBorders>
              <w:top w:val="single" w:sz="4" w:space="0" w:color="auto"/>
              <w:left w:val="nil"/>
              <w:bottom w:val="single" w:sz="4" w:space="0" w:color="auto"/>
              <w:right w:val="single" w:sz="4" w:space="0" w:color="auto"/>
            </w:tcBorders>
            <w:shd w:val="clear" w:color="auto" w:fill="C6D9F1" w:themeFill="text2" w:themeFillTint="33"/>
            <w:vAlign w:val="center"/>
          </w:tcPr>
          <w:p w:rsidR="00DC17F1" w:rsidRPr="00DC17F1" w:rsidRDefault="00DC17F1" w:rsidP="00DC17F1">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Acciones</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Cantidad de series</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10</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b/>
                <w:i/>
                <w:color w:val="0000FF"/>
                <w:sz w:val="20"/>
                <w:szCs w:val="20"/>
                <w:u w:val="single"/>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2</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Régimen de precedencia</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10</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sz w:val="20"/>
                <w:szCs w:val="20"/>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3</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Segmentación del importador en función al Valor FOB</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10</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b/>
                <w:i/>
                <w:color w:val="0000FF"/>
                <w:sz w:val="20"/>
                <w:szCs w:val="20"/>
                <w:u w:val="single"/>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4</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 xml:space="preserve">Segmentación del importador en función a su frecuencia </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10</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sz w:val="20"/>
                <w:szCs w:val="20"/>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5</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Riesgo del Consignatario</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15</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b/>
                <w:i/>
                <w:color w:val="0000FF"/>
                <w:sz w:val="20"/>
                <w:szCs w:val="20"/>
                <w:u w:val="single"/>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6</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Riesgo del Agente</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15</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sz w:val="20"/>
                <w:szCs w:val="20"/>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7</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 xml:space="preserve">Riesgo por </w:t>
            </w:r>
            <w:proofErr w:type="spellStart"/>
            <w:r w:rsidRPr="00DC17F1">
              <w:rPr>
                <w:rFonts w:ascii="Arial Narrow" w:hAnsi="Arial Narrow" w:cs="Arial"/>
                <w:sz w:val="20"/>
                <w:szCs w:val="20"/>
                <w:lang w:val="es-PE" w:eastAsia="es-PE"/>
              </w:rPr>
              <w:t>Subpartida</w:t>
            </w:r>
            <w:proofErr w:type="spellEnd"/>
            <w:r w:rsidRPr="00DC17F1">
              <w:rPr>
                <w:rFonts w:ascii="Arial Narrow" w:hAnsi="Arial Narrow" w:cs="Arial"/>
                <w:sz w:val="20"/>
                <w:szCs w:val="20"/>
                <w:lang w:val="es-PE" w:eastAsia="es-PE"/>
              </w:rPr>
              <w:t xml:space="preserve"> Nacional</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20</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b/>
                <w:i/>
                <w:color w:val="0000FF"/>
                <w:sz w:val="20"/>
                <w:szCs w:val="20"/>
                <w:u w:val="single"/>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315"/>
        </w:trPr>
        <w:tc>
          <w:tcPr>
            <w:tcW w:w="312" w:type="dxa"/>
            <w:tcBorders>
              <w:top w:val="nil"/>
              <w:left w:val="single" w:sz="4" w:space="0" w:color="auto"/>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8</w:t>
            </w:r>
          </w:p>
        </w:tc>
        <w:tc>
          <w:tcPr>
            <w:tcW w:w="4926"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C17F1">
            <w:pPr>
              <w:ind w:firstLineChars="100" w:firstLine="200"/>
              <w:jc w:val="left"/>
              <w:rPr>
                <w:rFonts w:ascii="Arial Narrow" w:hAnsi="Arial Narrow" w:cs="Arial"/>
                <w:sz w:val="20"/>
                <w:szCs w:val="20"/>
                <w:lang w:val="es-PE" w:eastAsia="es-PE"/>
              </w:rPr>
            </w:pPr>
            <w:r w:rsidRPr="00DC17F1">
              <w:rPr>
                <w:rFonts w:ascii="Arial Narrow" w:hAnsi="Arial Narrow" w:cs="Arial"/>
                <w:sz w:val="20"/>
                <w:szCs w:val="20"/>
                <w:lang w:val="es-PE" w:eastAsia="es-PE"/>
              </w:rPr>
              <w:t>Riesgo por mercancía restringida</w:t>
            </w:r>
          </w:p>
        </w:tc>
        <w:tc>
          <w:tcPr>
            <w:tcW w:w="2400" w:type="dxa"/>
            <w:tcBorders>
              <w:top w:val="nil"/>
              <w:left w:val="nil"/>
              <w:bottom w:val="single" w:sz="4" w:space="0" w:color="auto"/>
              <w:right w:val="single" w:sz="4" w:space="0" w:color="auto"/>
            </w:tcBorders>
            <w:shd w:val="clear" w:color="auto" w:fill="auto"/>
            <w:noWrap/>
            <w:vAlign w:val="bottom"/>
            <w:hideMark/>
          </w:tcPr>
          <w:p w:rsidR="00DC17F1" w:rsidRPr="00DC17F1" w:rsidRDefault="00DC17F1" w:rsidP="00D0171C">
            <w:pPr>
              <w:jc w:val="center"/>
              <w:rPr>
                <w:rFonts w:ascii="Arial Narrow" w:hAnsi="Arial Narrow" w:cs="Arial"/>
                <w:sz w:val="20"/>
                <w:szCs w:val="20"/>
                <w:lang w:val="es-PE" w:eastAsia="es-PE"/>
              </w:rPr>
            </w:pPr>
            <w:r w:rsidRPr="00DC17F1">
              <w:rPr>
                <w:rFonts w:ascii="Arial Narrow" w:hAnsi="Arial Narrow" w:cs="Arial"/>
                <w:sz w:val="20"/>
                <w:szCs w:val="20"/>
                <w:lang w:val="es-PE" w:eastAsia="es-PE"/>
              </w:rPr>
              <w:t>10</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sz w:val="20"/>
                <w:szCs w:val="20"/>
                <w:lang w:val="es-PE" w:eastAsia="es-PE"/>
              </w:rPr>
            </w:pPr>
            <w:r w:rsidRPr="00DC17F1">
              <w:rPr>
                <w:rFonts w:ascii="Arial Narrow" w:hAnsi="Arial Narrow" w:cs="Arial"/>
                <w:b/>
                <w:i/>
                <w:color w:val="0000FF"/>
                <w:sz w:val="20"/>
                <w:szCs w:val="20"/>
                <w:u w:val="single"/>
                <w:lang w:val="es-PE" w:eastAsia="es-PE"/>
              </w:rPr>
              <w:t>Ver histórico</w:t>
            </w:r>
          </w:p>
        </w:tc>
      </w:tr>
      <w:tr w:rsidR="00DC17F1" w:rsidRPr="00DC17F1" w:rsidTr="00DC17F1">
        <w:trPr>
          <w:trHeight w:val="113"/>
        </w:trPr>
        <w:tc>
          <w:tcPr>
            <w:tcW w:w="5238"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DC17F1" w:rsidRPr="00DC17F1" w:rsidRDefault="00DC17F1" w:rsidP="00D0171C">
            <w:pPr>
              <w:jc w:val="center"/>
              <w:rPr>
                <w:rFonts w:ascii="Arial Narrow" w:hAnsi="Arial Narrow" w:cs="Arial"/>
                <w:b/>
                <w:bCs/>
                <w:sz w:val="20"/>
                <w:szCs w:val="20"/>
                <w:lang w:val="es-PE" w:eastAsia="es-PE"/>
              </w:rPr>
            </w:pPr>
            <w:r w:rsidRPr="00DC17F1">
              <w:rPr>
                <w:rFonts w:ascii="Arial Narrow" w:hAnsi="Arial Narrow" w:cs="Arial"/>
                <w:b/>
                <w:bCs/>
                <w:sz w:val="20"/>
                <w:szCs w:val="20"/>
                <w:lang w:val="es-PE" w:eastAsia="es-PE"/>
              </w:rPr>
              <w:t>TOTAL</w:t>
            </w:r>
          </w:p>
        </w:tc>
        <w:tc>
          <w:tcPr>
            <w:tcW w:w="2400" w:type="dxa"/>
            <w:tcBorders>
              <w:top w:val="nil"/>
              <w:left w:val="nil"/>
              <w:bottom w:val="single" w:sz="4" w:space="0" w:color="auto"/>
              <w:right w:val="single" w:sz="4" w:space="0" w:color="auto"/>
            </w:tcBorders>
            <w:shd w:val="clear" w:color="auto" w:fill="auto"/>
            <w:vAlign w:val="center"/>
            <w:hideMark/>
          </w:tcPr>
          <w:p w:rsidR="00DC17F1" w:rsidRPr="00DC17F1" w:rsidRDefault="00DC17F1" w:rsidP="00D0171C">
            <w:pPr>
              <w:jc w:val="center"/>
              <w:rPr>
                <w:rFonts w:ascii="Arial Narrow" w:hAnsi="Arial Narrow" w:cs="Arial"/>
                <w:b/>
                <w:sz w:val="20"/>
                <w:szCs w:val="20"/>
                <w:lang w:val="es-PE" w:eastAsia="es-PE"/>
              </w:rPr>
            </w:pPr>
            <w:r w:rsidRPr="00DC17F1">
              <w:rPr>
                <w:rFonts w:ascii="Arial Narrow" w:hAnsi="Arial Narrow" w:cs="Arial"/>
                <w:b/>
                <w:sz w:val="20"/>
                <w:szCs w:val="20"/>
                <w:lang w:val="es-PE" w:eastAsia="es-PE"/>
              </w:rPr>
              <w:t>100</w:t>
            </w:r>
          </w:p>
        </w:tc>
        <w:tc>
          <w:tcPr>
            <w:tcW w:w="1820" w:type="dxa"/>
            <w:tcBorders>
              <w:top w:val="nil"/>
              <w:left w:val="nil"/>
              <w:bottom w:val="single" w:sz="4" w:space="0" w:color="auto"/>
              <w:right w:val="single" w:sz="4" w:space="0" w:color="auto"/>
            </w:tcBorders>
            <w:vAlign w:val="center"/>
          </w:tcPr>
          <w:p w:rsidR="00DC17F1" w:rsidRPr="00DC17F1" w:rsidRDefault="00DC17F1" w:rsidP="00DC17F1">
            <w:pPr>
              <w:jc w:val="center"/>
              <w:rPr>
                <w:rFonts w:ascii="Arial Narrow" w:hAnsi="Arial Narrow" w:cs="Arial"/>
                <w:b/>
                <w:sz w:val="20"/>
                <w:szCs w:val="20"/>
                <w:lang w:val="es-PE" w:eastAsia="es-PE"/>
              </w:rPr>
            </w:pPr>
          </w:p>
        </w:tc>
      </w:tr>
    </w:tbl>
    <w:p w:rsidR="00E06807" w:rsidRDefault="00E06807" w:rsidP="00E06807">
      <w:pPr>
        <w:rPr>
          <w:lang w:val="es-PE"/>
        </w:rPr>
      </w:pPr>
    </w:p>
    <w:p w:rsidR="00E06807" w:rsidRDefault="00E06807" w:rsidP="00E06807">
      <w:pPr>
        <w:rPr>
          <w:lang w:val="es-PE"/>
        </w:rPr>
      </w:pPr>
    </w:p>
    <w:p w:rsidR="00B37DF7" w:rsidRPr="00644619" w:rsidRDefault="00787B0F" w:rsidP="00B37DF7">
      <w:pPr>
        <w:pStyle w:val="Ttulo2"/>
        <w:numPr>
          <w:ilvl w:val="0"/>
          <w:numId w:val="0"/>
        </w:numPr>
        <w:ind w:left="578" w:hanging="578"/>
        <w:jc w:val="center"/>
        <w:rPr>
          <w:sz w:val="22"/>
          <w:szCs w:val="22"/>
        </w:rPr>
      </w:pPr>
      <w:bookmarkStart w:id="85" w:name="_ANEXO_05_1"/>
      <w:bookmarkStart w:id="86" w:name="_Toc381871517"/>
      <w:bookmarkEnd w:id="85"/>
      <w:r>
        <w:rPr>
          <w:szCs w:val="22"/>
        </w:rPr>
        <w:br w:type="page"/>
      </w:r>
      <w:r w:rsidR="00B37DF7" w:rsidRPr="00644619">
        <w:rPr>
          <w:sz w:val="22"/>
          <w:szCs w:val="22"/>
        </w:rPr>
        <w:lastRenderedPageBreak/>
        <w:t xml:space="preserve">ANEXO </w:t>
      </w:r>
      <w:commentRangeStart w:id="87"/>
      <w:r w:rsidR="00B37DF7" w:rsidRPr="00644619">
        <w:rPr>
          <w:sz w:val="22"/>
          <w:szCs w:val="22"/>
        </w:rPr>
        <w:t>0</w:t>
      </w:r>
      <w:r w:rsidR="00A94618">
        <w:rPr>
          <w:sz w:val="22"/>
          <w:szCs w:val="22"/>
        </w:rPr>
        <w:t>5</w:t>
      </w:r>
      <w:commentRangeEnd w:id="87"/>
      <w:r w:rsidR="00CC0018">
        <w:rPr>
          <w:rStyle w:val="Refdecomentario"/>
          <w:rFonts w:eastAsia="Times New Roman"/>
          <w:b w:val="0"/>
          <w:bCs w:val="0"/>
          <w:noProof/>
          <w:kern w:val="0"/>
          <w:lang w:eastAsia="en-US"/>
        </w:rPr>
        <w:commentReference w:id="87"/>
      </w:r>
    </w:p>
    <w:p w:rsidR="00B37DF7" w:rsidRDefault="00B37DF7" w:rsidP="00B37DF7">
      <w:pPr>
        <w:rPr>
          <w:b/>
          <w:sz w:val="20"/>
          <w:szCs w:val="20"/>
          <w:lang w:val="es-PE"/>
        </w:rPr>
      </w:pPr>
    </w:p>
    <w:p w:rsidR="00787B0F" w:rsidRDefault="00B37DF7" w:rsidP="00B37DF7">
      <w:pPr>
        <w:rPr>
          <w:lang w:val="es-PE"/>
        </w:rPr>
      </w:pPr>
      <w:r w:rsidRPr="00047753">
        <w:rPr>
          <w:b/>
          <w:sz w:val="20"/>
          <w:szCs w:val="20"/>
          <w:u w:val="single"/>
          <w:lang w:val="es-PE"/>
        </w:rPr>
        <w:t>Ponderación de los Criterios de Carga Laboral</w:t>
      </w:r>
      <w:r w:rsidRPr="000A7C25">
        <w:rPr>
          <w:b/>
          <w:sz w:val="20"/>
          <w:szCs w:val="20"/>
          <w:lang w:val="es-PE"/>
        </w:rPr>
        <w:t xml:space="preserve">: </w:t>
      </w:r>
      <w:r>
        <w:rPr>
          <w:sz w:val="20"/>
          <w:szCs w:val="20"/>
          <w:lang w:val="es-PE"/>
        </w:rPr>
        <w:t>Estos son los valores iniciales que deben considerarse para esta lista de criterios:</w:t>
      </w:r>
    </w:p>
    <w:p w:rsidR="00B37DF7" w:rsidRDefault="00B37DF7" w:rsidP="00B37DF7">
      <w:pPr>
        <w:rPr>
          <w:lang w:val="es-PE"/>
        </w:rPr>
      </w:pPr>
    </w:p>
    <w:tbl>
      <w:tblPr>
        <w:tblStyle w:val="Tablaconcuadrcula"/>
        <w:tblW w:w="0" w:type="auto"/>
        <w:jc w:val="center"/>
        <w:tblLook w:val="04A0" w:firstRow="1" w:lastRow="0" w:firstColumn="1" w:lastColumn="0" w:noHBand="0" w:noVBand="1"/>
      </w:tblPr>
      <w:tblGrid>
        <w:gridCol w:w="1318"/>
        <w:gridCol w:w="1438"/>
        <w:gridCol w:w="1331"/>
        <w:gridCol w:w="1788"/>
        <w:gridCol w:w="2291"/>
        <w:gridCol w:w="1433"/>
      </w:tblGrid>
      <w:tr w:rsidR="00B37DF7" w:rsidRPr="00DE5ABE" w:rsidTr="00B37DF7">
        <w:trPr>
          <w:trHeight w:val="315"/>
          <w:jc w:val="center"/>
        </w:trPr>
        <w:tc>
          <w:tcPr>
            <w:tcW w:w="0" w:type="auto"/>
            <w:gridSpan w:val="6"/>
            <w:shd w:val="clear" w:color="auto" w:fill="548DD4" w:themeFill="text2" w:themeFillTint="99"/>
            <w:vAlign w:val="center"/>
          </w:tcPr>
          <w:p w:rsidR="00B37DF7" w:rsidRPr="00DE5ABE" w:rsidRDefault="00B37DF7" w:rsidP="007A72F9">
            <w:pPr>
              <w:jc w:val="center"/>
              <w:rPr>
                <w:rFonts w:cs="Arial"/>
                <w:b/>
                <w:noProof/>
                <w:sz w:val="18"/>
                <w:szCs w:val="18"/>
              </w:rPr>
            </w:pPr>
          </w:p>
          <w:p w:rsidR="00B37DF7" w:rsidRPr="00DE5ABE" w:rsidRDefault="00B37DF7" w:rsidP="0004136A">
            <w:pPr>
              <w:jc w:val="center"/>
              <w:rPr>
                <w:rFonts w:cs="Arial"/>
                <w:b/>
                <w:noProof/>
                <w:sz w:val="18"/>
                <w:szCs w:val="18"/>
              </w:rPr>
            </w:pPr>
            <w:r w:rsidRPr="00DE5ABE">
              <w:rPr>
                <w:rFonts w:cs="Arial"/>
                <w:b/>
                <w:noProof/>
                <w:sz w:val="18"/>
                <w:szCs w:val="18"/>
              </w:rPr>
              <w:t>GRUPO DE ALMACENES ADUANEROS - EER</w:t>
            </w:r>
          </w:p>
        </w:tc>
      </w:tr>
      <w:tr w:rsidR="00B37DF7" w:rsidRPr="00DE5ABE" w:rsidTr="00B37DF7">
        <w:trPr>
          <w:jc w:val="center"/>
        </w:trPr>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RUC</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CODIGO OPERADOR</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NOMBRE</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RAZON SOCIAL</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DIRECCION</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GRUPO POR CERCANIA</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20101128777</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4038</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DHL EXPRESS PERU</w:t>
            </w:r>
          </w:p>
        </w:tc>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DHL EXPRESS PERÚ S.A.C.</w:t>
            </w:r>
          </w:p>
        </w:tc>
        <w:tc>
          <w:tcPr>
            <w:tcW w:w="0" w:type="auto"/>
            <w:vAlign w:val="center"/>
          </w:tcPr>
          <w:p w:rsidR="00B37DF7" w:rsidRPr="00DE5ABE" w:rsidRDefault="00B37DF7" w:rsidP="007A72F9">
            <w:pPr>
              <w:jc w:val="center"/>
              <w:rPr>
                <w:rFonts w:cs="Arial"/>
                <w:noProof/>
                <w:sz w:val="18"/>
                <w:szCs w:val="18"/>
                <w:lang w:val="pt-BR"/>
              </w:rPr>
            </w:pPr>
            <w:r w:rsidRPr="00DE5ABE">
              <w:rPr>
                <w:rFonts w:cs="Arial"/>
                <w:noProof/>
                <w:sz w:val="18"/>
                <w:szCs w:val="18"/>
                <w:lang w:val="pt-BR"/>
              </w:rPr>
              <w:t>CALLE 1 MZ.A LOTE 6 FUNDO BOCANEGRA ALTO</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1</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20517759458</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4042</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CRITICAL</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CRITICAL EXPRESS CARGO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AV. ELMER FAUCETT 2000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4</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20312239117</w:t>
            </w:r>
          </w:p>
        </w:tc>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4057</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AQP EXPRESS CARGO</w:t>
            </w:r>
          </w:p>
        </w:tc>
        <w:tc>
          <w:tcPr>
            <w:tcW w:w="0" w:type="auto"/>
            <w:vAlign w:val="center"/>
          </w:tcPr>
          <w:p w:rsidR="00B37DF7" w:rsidRPr="00DE5ABE" w:rsidRDefault="00B37DF7" w:rsidP="007A72F9">
            <w:pPr>
              <w:jc w:val="center"/>
              <w:rPr>
                <w:rFonts w:cs="Arial"/>
                <w:noProof/>
                <w:sz w:val="18"/>
                <w:szCs w:val="18"/>
                <w:lang w:val="pt-BR"/>
              </w:rPr>
            </w:pPr>
            <w:r w:rsidRPr="00DE5ABE">
              <w:rPr>
                <w:rFonts w:cs="Arial"/>
                <w:noProof/>
                <w:sz w:val="18"/>
                <w:szCs w:val="18"/>
                <w:lang w:val="pt-BR"/>
              </w:rPr>
              <w:t>AQP EXPRESS CARGO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CA. AERONAVES 220 URB. FDO. BOCANEGRA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4</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20463958590</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4061</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SCHARFF</w:t>
            </w:r>
          </w:p>
        </w:tc>
        <w:tc>
          <w:tcPr>
            <w:tcW w:w="0" w:type="auto"/>
            <w:vAlign w:val="center"/>
          </w:tcPr>
          <w:p w:rsidR="00B37DF7" w:rsidRPr="00DE5ABE" w:rsidRDefault="00B37DF7" w:rsidP="007A72F9">
            <w:pPr>
              <w:jc w:val="center"/>
              <w:rPr>
                <w:rFonts w:cs="Arial"/>
                <w:noProof/>
                <w:sz w:val="18"/>
                <w:szCs w:val="18"/>
                <w:lang w:val="pt-BR"/>
              </w:rPr>
            </w:pPr>
            <w:r w:rsidRPr="00DE5ABE">
              <w:rPr>
                <w:rFonts w:cs="Arial"/>
                <w:noProof/>
                <w:sz w:val="18"/>
                <w:szCs w:val="18"/>
                <w:lang w:val="pt-BR"/>
              </w:rPr>
              <w:t>SCHARFF LOGISTICA INTEGRADA S.A</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CALLE LOS CEDROS 142 EX FUNDO BOCANEGRA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2</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lang w:val="en-US"/>
              </w:rPr>
              <w:t>20422696548</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4080</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ALDEM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ALDEM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AV. QUILCA 630,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4</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20137422604</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4277</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SHOHIN S.A.</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SHOHIN</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lang w:val="en-US"/>
              </w:rPr>
              <w:t xml:space="preserve">AV. ELMER FAUCETT 3517 URB. IND. </w:t>
            </w:r>
            <w:r w:rsidRPr="00DE5ABE">
              <w:rPr>
                <w:rFonts w:cs="Arial"/>
                <w:noProof/>
                <w:sz w:val="18"/>
                <w:szCs w:val="18"/>
              </w:rPr>
              <w:t>BOCANEGRA CALLAO</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3</w:t>
            </w:r>
          </w:p>
        </w:tc>
      </w:tr>
      <w:bookmarkEnd w:id="86"/>
    </w:tbl>
    <w:p w:rsidR="005110E8" w:rsidRDefault="005110E8" w:rsidP="00B37DF7">
      <w:pPr>
        <w:rPr>
          <w:rFonts w:eastAsia="Arial Unicode MS" w:cs="Arial"/>
          <w:b/>
          <w:bCs/>
          <w:kern w:val="22"/>
          <w:szCs w:val="22"/>
          <w:lang w:val="es-PE"/>
        </w:rPr>
      </w:pPr>
    </w:p>
    <w:p w:rsidR="005110E8" w:rsidRDefault="005110E8">
      <w:pPr>
        <w:jc w:val="left"/>
        <w:rPr>
          <w:rFonts w:eastAsia="Arial Unicode MS" w:cs="Arial"/>
          <w:b/>
          <w:bCs/>
          <w:kern w:val="22"/>
          <w:szCs w:val="22"/>
          <w:lang w:val="es-PE"/>
        </w:rPr>
      </w:pPr>
      <w:r>
        <w:rPr>
          <w:rFonts w:eastAsia="Arial Unicode MS" w:cs="Arial"/>
          <w:b/>
          <w:bCs/>
          <w:kern w:val="22"/>
          <w:szCs w:val="22"/>
          <w:lang w:val="es-PE"/>
        </w:rPr>
        <w:br w:type="page"/>
      </w:r>
    </w:p>
    <w:p w:rsidR="001A1F6A" w:rsidRDefault="001A1F6A" w:rsidP="005110E8">
      <w:pPr>
        <w:jc w:val="center"/>
        <w:rPr>
          <w:szCs w:val="22"/>
        </w:rPr>
        <w:sectPr w:rsidR="001A1F6A" w:rsidSect="00B37DF7">
          <w:pgSz w:w="11907" w:h="16840" w:code="9"/>
          <w:pgMar w:top="1559" w:right="1106" w:bottom="1418" w:left="1418" w:header="709" w:footer="709" w:gutter="0"/>
          <w:cols w:space="708"/>
          <w:docGrid w:linePitch="360"/>
        </w:sectPr>
      </w:pPr>
    </w:p>
    <w:p w:rsidR="00B37DF7" w:rsidRPr="001A1F6A" w:rsidRDefault="005110E8" w:rsidP="005110E8">
      <w:pPr>
        <w:jc w:val="center"/>
        <w:rPr>
          <w:b/>
          <w:szCs w:val="22"/>
        </w:rPr>
      </w:pPr>
      <w:r w:rsidRPr="001A1F6A">
        <w:rPr>
          <w:b/>
          <w:szCs w:val="22"/>
        </w:rPr>
        <w:lastRenderedPageBreak/>
        <w:t>ANEXO 06</w:t>
      </w:r>
    </w:p>
    <w:p w:rsidR="005110E8" w:rsidRDefault="005110E8" w:rsidP="005110E8">
      <w:pPr>
        <w:jc w:val="center"/>
        <w:rPr>
          <w:szCs w:val="22"/>
        </w:rPr>
      </w:pPr>
    </w:p>
    <w:p w:rsidR="001A1F6A" w:rsidRPr="001A1F6A" w:rsidRDefault="001A1F6A" w:rsidP="005110E8">
      <w:pPr>
        <w:jc w:val="center"/>
        <w:rPr>
          <w:b/>
          <w:szCs w:val="22"/>
        </w:rPr>
      </w:pPr>
      <w:r w:rsidRPr="001A1F6A">
        <w:rPr>
          <w:b/>
          <w:szCs w:val="22"/>
        </w:rPr>
        <w:t>CORRESPONDENCIA DE PROGRAMAS POR OPCIÓN</w:t>
      </w:r>
    </w:p>
    <w:p w:rsidR="001A1F6A" w:rsidRDefault="001A1F6A" w:rsidP="005110E8">
      <w:pPr>
        <w:jc w:val="center"/>
        <w:rPr>
          <w:szCs w:val="22"/>
        </w:rPr>
      </w:pPr>
    </w:p>
    <w:tbl>
      <w:tblPr>
        <w:tblW w:w="13948" w:type="dxa"/>
        <w:tblInd w:w="55" w:type="dxa"/>
        <w:tblCellMar>
          <w:left w:w="70" w:type="dxa"/>
          <w:right w:w="70" w:type="dxa"/>
        </w:tblCellMar>
        <w:tblLook w:val="04A0" w:firstRow="1" w:lastRow="0" w:firstColumn="1" w:lastColumn="0" w:noHBand="0" w:noVBand="1"/>
      </w:tblPr>
      <w:tblGrid>
        <w:gridCol w:w="2917"/>
        <w:gridCol w:w="1209"/>
        <w:gridCol w:w="9822"/>
      </w:tblGrid>
      <w:tr w:rsidR="001A1F6A" w:rsidRPr="001A1F6A" w:rsidTr="001A1F6A">
        <w:trPr>
          <w:trHeight w:val="300"/>
        </w:trPr>
        <w:tc>
          <w:tcPr>
            <w:tcW w:w="2917" w:type="dxa"/>
            <w:tcBorders>
              <w:top w:val="single" w:sz="4" w:space="0" w:color="auto"/>
              <w:left w:val="single" w:sz="4" w:space="0" w:color="auto"/>
              <w:bottom w:val="single" w:sz="4" w:space="0" w:color="auto"/>
              <w:right w:val="single" w:sz="4" w:space="0" w:color="auto"/>
            </w:tcBorders>
            <w:shd w:val="clear" w:color="000000" w:fill="366092"/>
            <w:noWrap/>
            <w:vAlign w:val="bottom"/>
            <w:hideMark/>
          </w:tcPr>
          <w:p w:rsidR="001A1F6A" w:rsidRPr="001A1F6A" w:rsidRDefault="001A1F6A" w:rsidP="001A1F6A">
            <w:pPr>
              <w:jc w:val="center"/>
              <w:rPr>
                <w:rFonts w:ascii="Calibri" w:hAnsi="Calibri"/>
                <w:b/>
                <w:bCs/>
                <w:color w:val="FFFFFF"/>
                <w:szCs w:val="22"/>
                <w:lang w:val="es-PE" w:eastAsia="es-PE"/>
              </w:rPr>
            </w:pPr>
            <w:r w:rsidRPr="001A1F6A">
              <w:rPr>
                <w:rFonts w:ascii="Calibri" w:hAnsi="Calibri"/>
                <w:b/>
                <w:bCs/>
                <w:color w:val="FFFFFF"/>
                <w:szCs w:val="22"/>
                <w:lang w:val="es-PE" w:eastAsia="es-PE"/>
              </w:rPr>
              <w:t>Opción</w:t>
            </w:r>
          </w:p>
        </w:tc>
        <w:tc>
          <w:tcPr>
            <w:tcW w:w="11031" w:type="dxa"/>
            <w:gridSpan w:val="2"/>
            <w:tcBorders>
              <w:top w:val="single" w:sz="4" w:space="0" w:color="auto"/>
              <w:left w:val="nil"/>
              <w:bottom w:val="single" w:sz="4" w:space="0" w:color="auto"/>
              <w:right w:val="single" w:sz="4" w:space="0" w:color="auto"/>
            </w:tcBorders>
            <w:shd w:val="clear" w:color="000000" w:fill="366092"/>
            <w:noWrap/>
            <w:vAlign w:val="bottom"/>
            <w:hideMark/>
          </w:tcPr>
          <w:p w:rsidR="001A1F6A" w:rsidRPr="001A1F6A" w:rsidRDefault="001A1F6A" w:rsidP="001A1F6A">
            <w:pPr>
              <w:jc w:val="center"/>
              <w:rPr>
                <w:rFonts w:ascii="Calibri" w:hAnsi="Calibri"/>
                <w:b/>
                <w:bCs/>
                <w:color w:val="FFFFFF"/>
                <w:szCs w:val="22"/>
                <w:lang w:val="es-PE" w:eastAsia="es-PE"/>
              </w:rPr>
            </w:pPr>
            <w:r w:rsidRPr="001A1F6A">
              <w:rPr>
                <w:rFonts w:ascii="Calibri" w:hAnsi="Calibri"/>
                <w:b/>
                <w:bCs/>
                <w:color w:val="FFFFFF"/>
                <w:szCs w:val="22"/>
                <w:lang w:val="es-PE" w:eastAsia="es-PE"/>
              </w:rPr>
              <w:t>Programa</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Asignación Individual </w:t>
            </w:r>
          </w:p>
        </w:tc>
        <w:tc>
          <w:tcPr>
            <w:tcW w:w="11031" w:type="dxa"/>
            <w:gridSpan w:val="2"/>
            <w:tcBorders>
              <w:top w:val="single" w:sz="4" w:space="0" w:color="auto"/>
              <w:left w:val="nil"/>
              <w:bottom w:val="single" w:sz="4" w:space="0" w:color="auto"/>
              <w:right w:val="single" w:sz="4" w:space="0" w:color="auto"/>
            </w:tcBorders>
            <w:shd w:val="clear" w:color="000000" w:fill="B8CCE4"/>
            <w:noWrap/>
            <w:vAlign w:val="bottom"/>
            <w:hideMark/>
          </w:tcPr>
          <w:p w:rsidR="001A1F6A" w:rsidRPr="001A1F6A" w:rsidRDefault="001A1F6A" w:rsidP="001A1F6A">
            <w:pPr>
              <w:jc w:val="center"/>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Despacho – asignación manual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10.1.1.1.16</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Asignación </w:t>
            </w:r>
            <w:proofErr w:type="gramStart"/>
            <w:r w:rsidRPr="001A1F6A">
              <w:rPr>
                <w:rFonts w:ascii="Calibri" w:hAnsi="Calibri"/>
                <w:color w:val="000000"/>
                <w:szCs w:val="22"/>
                <w:lang w:val="es-PE" w:eastAsia="es-PE"/>
              </w:rPr>
              <w:t>Individual ?</w:t>
            </w:r>
            <w:proofErr w:type="gramEnd"/>
            <w:r w:rsidRPr="001A1F6A">
              <w:rPr>
                <w:rFonts w:ascii="Calibri" w:hAnsi="Calibri"/>
                <w:color w:val="000000"/>
                <w:szCs w:val="22"/>
                <w:lang w:val="es-PE" w:eastAsia="es-PE"/>
              </w:rPr>
              <w:t xml:space="preserve"> Conclusión de Despacho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Rectificación de oficio - asignación - rectificación de oficio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10.1.1.1.31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Asignación Individual - Rectificación de Oficio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rectificación electrónica - asignación manual de solicitudes de rectificación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10.1.1.1.18</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Asignación de Solicitud de Rectificación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Reporte por motivo de asignación - reporte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10.1.1.1.7</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Reporte por Motivo de Asignación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 asignación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10.1.1.26.1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Asignación Individual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Asignación en bloque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Optimización de paquetes - búsqueda de paquetes formados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10.1.1.19.1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Asignación en Bloque / </w:t>
            </w:r>
            <w:proofErr w:type="spellStart"/>
            <w:r w:rsidRPr="001A1F6A">
              <w:rPr>
                <w:rFonts w:ascii="Calibri" w:hAnsi="Calibri"/>
                <w:color w:val="000000"/>
                <w:szCs w:val="22"/>
                <w:lang w:val="es-PE" w:eastAsia="es-PE"/>
              </w:rPr>
              <w:t>Optimizacion</w:t>
            </w:r>
            <w:proofErr w:type="spellEnd"/>
            <w:r w:rsidRPr="001A1F6A">
              <w:rPr>
                <w:rFonts w:ascii="Calibri" w:hAnsi="Calibri"/>
                <w:color w:val="000000"/>
                <w:szCs w:val="22"/>
                <w:lang w:val="es-PE" w:eastAsia="es-PE"/>
              </w:rPr>
              <w:t xml:space="preserve"> de Paquetes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Consulta de paquetes formados - consulta de paquetes formados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10.1.1.19.3</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Asignación en Bloque / Consulta de Paquetes Formados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Reporte de asignación en bloque - reporte de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10.1.1.21.1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Reportes / Reporte de asignación en bloque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Reporte de riesgo por declaración - reporte de riesgos por declaración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10.1.1.21.2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Reportes / Reporte de Riesgo por Declaración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lastRenderedPageBreak/>
              <w:t xml:space="preserve">Reasignación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Despacho – reasignación manual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10.1.1.1.17</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w:t>
            </w:r>
            <w:proofErr w:type="gramStart"/>
            <w:r w:rsidRPr="001A1F6A">
              <w:rPr>
                <w:rFonts w:ascii="Calibri" w:hAnsi="Calibri"/>
                <w:color w:val="000000"/>
                <w:szCs w:val="22"/>
                <w:lang w:val="es-PE" w:eastAsia="es-PE"/>
              </w:rPr>
              <w:t>Reasignación ?</w:t>
            </w:r>
            <w:proofErr w:type="gramEnd"/>
            <w:r w:rsidRPr="001A1F6A">
              <w:rPr>
                <w:rFonts w:ascii="Calibri" w:hAnsi="Calibri"/>
                <w:color w:val="000000"/>
                <w:szCs w:val="22"/>
                <w:lang w:val="es-PE" w:eastAsia="es-PE"/>
              </w:rPr>
              <w:t xml:space="preserve"> Conclusión de Despacho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Rectificación de oficio - reasignación -rectificación de oficio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10.1.1.1.32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Reasignación Individual – Rectificación de Oficio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rectificación electrónica - reasignación manual de solicitud de rectificación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10.1.1.1.19</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Reasignación de Solicitud de Rectificación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 reasignación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10.1.1.27.1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Reasignación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Paquetes - reasignación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10.1.1.27.2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Reasignación / Paquetes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Mantenimiento de criterios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Parámetros para el sorteo - parámetros para sorteo y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Parámetros para el Sorteo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Modificación de parámetros para el sorteo - modificación de parámetros para sorteo y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10.1.1.15.7</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Modificar parámetros del Sorteo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Consulta de parámetros para el sorteo - consulta parámetros para sorteo y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10.1.1.15.6</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Consulta de parámetros registrados para el sorteo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Criterios de carga laboral - criterio para determinar la carga laboral por declaración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10.1.1.15.3</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Criterios de carga laboral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Ponderación de criterios - ponderación criterios carga laboral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10.1.1.15.4</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Ponderación de criterios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lastRenderedPageBreak/>
              <w:t xml:space="preserve">Grupos de almacenes aduaneros - grupo de almacenes aduaneros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10.1.1.15.5</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Grupos de almacenes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Catálogos de funcionarios - catálogo de funcionarios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10.1.1.1.28</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Catalogo de Funcionarios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Rectificación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Recuperación de la rectificación electrónica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10.1.1.2.12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Diligencias / Rectificación Electrónica - Recuperación</w:t>
            </w:r>
          </w:p>
        </w:tc>
      </w:tr>
    </w:tbl>
    <w:p w:rsidR="00806F6E" w:rsidRDefault="00806F6E" w:rsidP="005110E8">
      <w:pPr>
        <w:jc w:val="center"/>
        <w:rPr>
          <w:rFonts w:eastAsia="Arial Unicode MS" w:cs="Arial"/>
          <w:b/>
          <w:bCs/>
          <w:kern w:val="22"/>
          <w:szCs w:val="22"/>
          <w:lang w:val="es-PE"/>
        </w:rPr>
      </w:pPr>
    </w:p>
    <w:p w:rsidR="00806F6E" w:rsidRDefault="00806F6E">
      <w:pPr>
        <w:jc w:val="left"/>
        <w:rPr>
          <w:rFonts w:eastAsia="Arial Unicode MS" w:cs="Arial"/>
          <w:b/>
          <w:bCs/>
          <w:kern w:val="22"/>
          <w:szCs w:val="22"/>
          <w:lang w:val="es-PE"/>
        </w:rPr>
      </w:pPr>
      <w:r>
        <w:rPr>
          <w:rFonts w:eastAsia="Arial Unicode MS" w:cs="Arial"/>
          <w:b/>
          <w:bCs/>
          <w:kern w:val="22"/>
          <w:szCs w:val="22"/>
          <w:lang w:val="es-PE"/>
        </w:rPr>
        <w:br w:type="page"/>
      </w:r>
    </w:p>
    <w:p w:rsidR="00806F6E" w:rsidRDefault="00806F6E" w:rsidP="005110E8">
      <w:pPr>
        <w:jc w:val="center"/>
        <w:rPr>
          <w:rFonts w:eastAsia="Arial Unicode MS" w:cs="Arial"/>
          <w:b/>
          <w:bCs/>
          <w:kern w:val="22"/>
          <w:szCs w:val="22"/>
          <w:lang w:val="es-PE"/>
        </w:rPr>
        <w:sectPr w:rsidR="00806F6E" w:rsidSect="001A1F6A">
          <w:pgSz w:w="16840" w:h="11907" w:orient="landscape" w:code="9"/>
          <w:pgMar w:top="1418" w:right="1559" w:bottom="1106" w:left="1418" w:header="709" w:footer="709" w:gutter="0"/>
          <w:cols w:space="708"/>
          <w:docGrid w:linePitch="360"/>
        </w:sectPr>
      </w:pPr>
    </w:p>
    <w:p w:rsidR="00806F6E" w:rsidRPr="001A1F6A" w:rsidRDefault="00806F6E" w:rsidP="00806F6E">
      <w:pPr>
        <w:jc w:val="center"/>
        <w:rPr>
          <w:b/>
          <w:szCs w:val="22"/>
        </w:rPr>
      </w:pPr>
      <w:r w:rsidRPr="001A1F6A">
        <w:rPr>
          <w:b/>
          <w:szCs w:val="22"/>
        </w:rPr>
        <w:lastRenderedPageBreak/>
        <w:t>ANEXO 0</w:t>
      </w:r>
      <w:r w:rsidR="009D60EA">
        <w:rPr>
          <w:b/>
          <w:szCs w:val="22"/>
        </w:rPr>
        <w:t>7</w:t>
      </w:r>
    </w:p>
    <w:p w:rsidR="00806F6E" w:rsidRDefault="00806F6E" w:rsidP="005110E8">
      <w:pPr>
        <w:jc w:val="center"/>
        <w:rPr>
          <w:rFonts w:eastAsia="Arial Unicode MS" w:cs="Arial"/>
          <w:b/>
          <w:bCs/>
          <w:kern w:val="22"/>
          <w:szCs w:val="22"/>
          <w:lang w:val="es-PE"/>
        </w:rPr>
      </w:pPr>
    </w:p>
    <w:p w:rsidR="005110E8" w:rsidRDefault="00806F6E" w:rsidP="005110E8">
      <w:pPr>
        <w:jc w:val="center"/>
        <w:rPr>
          <w:rFonts w:eastAsia="Arial Unicode MS" w:cs="Arial"/>
          <w:b/>
          <w:bCs/>
          <w:kern w:val="22"/>
          <w:szCs w:val="22"/>
          <w:lang w:val="es-PE"/>
        </w:rPr>
      </w:pPr>
      <w:r>
        <w:rPr>
          <w:rFonts w:eastAsia="Arial Unicode MS" w:cs="Arial"/>
          <w:b/>
          <w:bCs/>
          <w:kern w:val="22"/>
          <w:szCs w:val="22"/>
          <w:lang w:val="es-PE"/>
        </w:rPr>
        <w:t>REGLAS DE NEGOCIO</w:t>
      </w:r>
    </w:p>
    <w:p w:rsidR="005459A9" w:rsidRDefault="005459A9" w:rsidP="005459A9">
      <w:pPr>
        <w:jc w:val="center"/>
        <w:rPr>
          <w:b/>
          <w:u w:val="single"/>
        </w:rPr>
      </w:pPr>
    </w:p>
    <w:tbl>
      <w:tblPr>
        <w:tblW w:w="4799"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8224"/>
      </w:tblGrid>
      <w:tr w:rsidR="005459A9" w:rsidRPr="00C9668C" w:rsidTr="00C9668C">
        <w:trPr>
          <w:trHeight w:val="392"/>
        </w:trPr>
        <w:tc>
          <w:tcPr>
            <w:tcW w:w="5000" w:type="pct"/>
            <w:gridSpan w:val="2"/>
            <w:shd w:val="clear" w:color="auto" w:fill="BFBFBF"/>
            <w:vAlign w:val="center"/>
          </w:tcPr>
          <w:p w:rsidR="005459A9" w:rsidRPr="00C9668C" w:rsidRDefault="005459A9" w:rsidP="00585BC0">
            <w:pPr>
              <w:pStyle w:val="Sinespaciado"/>
              <w:jc w:val="center"/>
              <w:rPr>
                <w:rFonts w:ascii="Arial Narrow" w:hAnsi="Arial Narrow"/>
                <w:b/>
                <w:sz w:val="20"/>
                <w:szCs w:val="20"/>
              </w:rPr>
            </w:pPr>
            <w:r w:rsidRPr="00C9668C">
              <w:rPr>
                <w:rFonts w:ascii="Arial Narrow" w:hAnsi="Arial Narrow"/>
                <w:b/>
                <w:sz w:val="20"/>
                <w:szCs w:val="20"/>
              </w:rPr>
              <w:t>Ficha de Reglas de Negocio</w:t>
            </w:r>
          </w:p>
        </w:tc>
      </w:tr>
      <w:tr w:rsidR="005459A9" w:rsidRPr="00C9668C" w:rsidTr="00C9668C">
        <w:trPr>
          <w:trHeight w:val="328"/>
        </w:trPr>
        <w:tc>
          <w:tcPr>
            <w:tcW w:w="537" w:type="pct"/>
            <w:shd w:val="clear" w:color="auto" w:fill="BFBFBF"/>
            <w:vAlign w:val="center"/>
          </w:tcPr>
          <w:p w:rsidR="005459A9" w:rsidRPr="00C9668C" w:rsidRDefault="005459A9" w:rsidP="00585BC0">
            <w:pPr>
              <w:pStyle w:val="Prrafodelista"/>
              <w:ind w:left="0"/>
              <w:jc w:val="center"/>
              <w:rPr>
                <w:rFonts w:ascii="Arial Narrow" w:hAnsi="Arial Narrow" w:cs="Arial"/>
                <w:b/>
                <w:sz w:val="20"/>
                <w:szCs w:val="20"/>
              </w:rPr>
            </w:pPr>
            <w:r w:rsidRPr="00C9668C">
              <w:rPr>
                <w:rFonts w:ascii="Arial Narrow" w:hAnsi="Arial Narrow" w:cs="Arial"/>
                <w:b/>
                <w:sz w:val="20"/>
                <w:szCs w:val="20"/>
              </w:rPr>
              <w:t>Código</w:t>
            </w:r>
          </w:p>
        </w:tc>
        <w:tc>
          <w:tcPr>
            <w:tcW w:w="4463" w:type="pct"/>
            <w:shd w:val="clear" w:color="auto" w:fill="BFBFBF"/>
            <w:vAlign w:val="center"/>
          </w:tcPr>
          <w:p w:rsidR="005459A9" w:rsidRPr="00C9668C" w:rsidRDefault="005459A9" w:rsidP="00585BC0">
            <w:pPr>
              <w:pStyle w:val="Sinespaciado"/>
              <w:jc w:val="center"/>
              <w:rPr>
                <w:rFonts w:ascii="Arial Narrow" w:hAnsi="Arial Narrow"/>
                <w:b/>
                <w:sz w:val="20"/>
                <w:szCs w:val="20"/>
              </w:rPr>
            </w:pPr>
            <w:r w:rsidRPr="00C9668C">
              <w:rPr>
                <w:rFonts w:ascii="Arial Narrow" w:hAnsi="Arial Narrow"/>
                <w:b/>
                <w:sz w:val="20"/>
                <w:szCs w:val="20"/>
              </w:rPr>
              <w:t>Descripción de la Regla</w:t>
            </w:r>
          </w:p>
        </w:tc>
      </w:tr>
      <w:tr w:rsidR="00C9668C" w:rsidRPr="00C9668C" w:rsidTr="00C9668C">
        <w:trPr>
          <w:trHeight w:val="311"/>
        </w:trPr>
        <w:tc>
          <w:tcPr>
            <w:tcW w:w="537" w:type="pct"/>
            <w:shd w:val="clear" w:color="auto" w:fill="FFFFFF" w:themeFill="background1"/>
            <w:vAlign w:val="center"/>
          </w:tcPr>
          <w:p w:rsidR="00BE1E16" w:rsidRPr="00C9668C" w:rsidRDefault="00BE1E16" w:rsidP="001B26E1">
            <w:pPr>
              <w:pStyle w:val="Sinespaciado"/>
              <w:jc w:val="center"/>
              <w:rPr>
                <w:rFonts w:ascii="Arial Narrow" w:eastAsia="Arial Unicode MS" w:hAnsi="Arial Narrow"/>
                <w:b/>
                <w:bCs/>
                <w:color w:val="0033CC"/>
                <w:sz w:val="20"/>
                <w:szCs w:val="20"/>
                <w:lang w:val="es-PE" w:eastAsia="es-PE"/>
              </w:rPr>
            </w:pPr>
            <w:r w:rsidRPr="00C9668C">
              <w:rPr>
                <w:rFonts w:ascii="Arial Narrow" w:eastAsia="Arial Unicode MS" w:hAnsi="Arial Narrow"/>
                <w:b/>
                <w:bCs/>
                <w:color w:val="0033CC"/>
                <w:sz w:val="20"/>
                <w:szCs w:val="20"/>
                <w:lang w:val="es-PE" w:eastAsia="es-PE"/>
              </w:rPr>
              <w:t>R2191</w:t>
            </w:r>
          </w:p>
        </w:tc>
        <w:tc>
          <w:tcPr>
            <w:tcW w:w="4463" w:type="pct"/>
            <w:shd w:val="clear" w:color="auto" w:fill="FFFFFF" w:themeFill="background1"/>
            <w:vAlign w:val="center"/>
          </w:tcPr>
          <w:p w:rsidR="00BE1E16" w:rsidRPr="00C9668C" w:rsidRDefault="00BE1E16" w:rsidP="001B26E1">
            <w:pPr>
              <w:pStyle w:val="Sinespaciado"/>
              <w:rPr>
                <w:rFonts w:ascii="Arial Narrow" w:hAnsi="Arial Narrow"/>
                <w:sz w:val="20"/>
                <w:szCs w:val="20"/>
              </w:rPr>
            </w:pPr>
            <w:r w:rsidRPr="00C9668C">
              <w:rPr>
                <w:rFonts w:ascii="Arial Narrow" w:hAnsi="Arial Narrow"/>
                <w:sz w:val="20"/>
                <w:szCs w:val="20"/>
              </w:rPr>
              <w:t>La asignación y re-asignación individual de una Solicitud de Rectificación Electrónica (SRE) o una DSEER se realiza por el funcionario aduanero con Rol de Jefe o Supervisor del régimen, de la misma sede operativa donde se generó la DSEER, o donde se aceptó la transmisión de la Solicitud de Rectificación Electrónica (SRE).</w:t>
            </w:r>
          </w:p>
        </w:tc>
      </w:tr>
      <w:tr w:rsidR="00C9668C" w:rsidRPr="00C9668C" w:rsidTr="00C9668C">
        <w:trPr>
          <w:trHeight w:val="311"/>
        </w:trPr>
        <w:tc>
          <w:tcPr>
            <w:tcW w:w="537" w:type="pct"/>
            <w:shd w:val="clear" w:color="auto" w:fill="FFFFFF" w:themeFill="background1"/>
            <w:vAlign w:val="center"/>
          </w:tcPr>
          <w:p w:rsidR="00BE1E16" w:rsidRPr="00C9668C" w:rsidRDefault="00BE1E16" w:rsidP="001B26E1">
            <w:pPr>
              <w:pStyle w:val="Sinespaciado"/>
              <w:jc w:val="center"/>
              <w:rPr>
                <w:rFonts w:ascii="Arial Narrow" w:eastAsia="Arial Unicode MS" w:hAnsi="Arial Narrow"/>
                <w:b/>
                <w:bCs/>
                <w:color w:val="0033CC"/>
                <w:sz w:val="20"/>
                <w:szCs w:val="20"/>
                <w:lang w:val="es-PE" w:eastAsia="es-PE"/>
              </w:rPr>
            </w:pPr>
            <w:r w:rsidRPr="00C9668C">
              <w:rPr>
                <w:rFonts w:ascii="Arial Narrow" w:eastAsia="Arial Unicode MS" w:hAnsi="Arial Narrow"/>
                <w:b/>
                <w:bCs/>
                <w:color w:val="0033CC"/>
                <w:sz w:val="20"/>
                <w:szCs w:val="20"/>
                <w:lang w:val="es-PE" w:eastAsia="es-PE"/>
              </w:rPr>
              <w:t>R2192</w:t>
            </w:r>
          </w:p>
        </w:tc>
        <w:tc>
          <w:tcPr>
            <w:tcW w:w="4463" w:type="pct"/>
            <w:shd w:val="clear" w:color="auto" w:fill="FFFFFF" w:themeFill="background1"/>
            <w:vAlign w:val="center"/>
          </w:tcPr>
          <w:p w:rsidR="00BE1E16" w:rsidRPr="00C9668C" w:rsidRDefault="00BE1E16" w:rsidP="001B26E1">
            <w:pPr>
              <w:pStyle w:val="Sinespaciado"/>
              <w:rPr>
                <w:rFonts w:ascii="Arial Narrow" w:hAnsi="Arial Narrow"/>
                <w:sz w:val="20"/>
                <w:szCs w:val="20"/>
              </w:rPr>
            </w:pPr>
            <w:r w:rsidRPr="00C9668C">
              <w:rPr>
                <w:rFonts w:ascii="Arial Narrow" w:hAnsi="Arial Narrow"/>
                <w:sz w:val="20"/>
                <w:szCs w:val="20"/>
              </w:rPr>
              <w:t>La Solicitud de Rectificación Electrónica (SRE) será asignada a un funcionario del Grupo EER de Atención de Rectificaciones (GEAR) siempre que la DSEER vinculada a dicha SRE no se encuentre asignada a un funcionario aduanero. Si la DSEER se encuentra asignada entonces la SRE se asignara al mismo funcionario que tiene asignada la DSEER.</w:t>
            </w:r>
          </w:p>
        </w:tc>
      </w:tr>
    </w:tbl>
    <w:p w:rsidR="00C9668C" w:rsidRPr="00C9668C" w:rsidRDefault="00C9668C" w:rsidP="00C9668C">
      <w:pPr>
        <w:rPr>
          <w:rFonts w:ascii="Arial Narrow" w:hAnsi="Arial Narrow" w:cs="Arial"/>
          <w:b/>
          <w:strike/>
          <w:noProof/>
          <w:sz w:val="20"/>
          <w:szCs w:val="20"/>
          <w:lang w:eastAsia="es-PE"/>
        </w:rPr>
      </w:pPr>
    </w:p>
    <w:p w:rsidR="00C9668C" w:rsidRPr="00C9668C" w:rsidRDefault="00C9668C" w:rsidP="00C9668C">
      <w:pPr>
        <w:rPr>
          <w:rFonts w:ascii="Arial Narrow" w:hAnsi="Arial Narrow" w:cs="Arial"/>
          <w:b/>
          <w:strike/>
          <w:noProof/>
          <w:sz w:val="20"/>
          <w:szCs w:val="20"/>
          <w:lang w:eastAsia="es-PE"/>
        </w:rPr>
      </w:pPr>
    </w:p>
    <w:tbl>
      <w:tblPr>
        <w:tblW w:w="4799"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991"/>
        <w:gridCol w:w="8222"/>
      </w:tblGrid>
      <w:tr w:rsidR="00C9668C" w:rsidRPr="00C9668C" w:rsidTr="00C9668C">
        <w:trPr>
          <w:trHeight w:val="392"/>
        </w:trPr>
        <w:tc>
          <w:tcPr>
            <w:tcW w:w="5000" w:type="pct"/>
            <w:gridSpan w:val="2"/>
            <w:shd w:val="clear" w:color="auto" w:fill="A6A6A6" w:themeFill="background1" w:themeFillShade="A6"/>
            <w:vAlign w:val="center"/>
          </w:tcPr>
          <w:p w:rsidR="00C9668C" w:rsidRPr="00C9668C" w:rsidRDefault="00C9668C" w:rsidP="001B26E1">
            <w:pPr>
              <w:pStyle w:val="Sinespaciado"/>
              <w:jc w:val="center"/>
              <w:rPr>
                <w:rFonts w:ascii="Arial Narrow" w:hAnsi="Arial Narrow"/>
                <w:b/>
                <w:sz w:val="20"/>
                <w:szCs w:val="20"/>
              </w:rPr>
            </w:pPr>
            <w:r w:rsidRPr="00C9668C">
              <w:rPr>
                <w:rFonts w:ascii="Arial Narrow" w:hAnsi="Arial Narrow"/>
                <w:b/>
                <w:sz w:val="20"/>
                <w:szCs w:val="20"/>
              </w:rPr>
              <w:t xml:space="preserve">Reglas de Negocio </w:t>
            </w:r>
          </w:p>
          <w:p w:rsidR="00C9668C" w:rsidRPr="00C9668C" w:rsidRDefault="00C9668C" w:rsidP="001B26E1">
            <w:pPr>
              <w:pStyle w:val="Sinespaciado"/>
              <w:jc w:val="center"/>
              <w:rPr>
                <w:rFonts w:ascii="Arial Narrow" w:hAnsi="Arial Narrow"/>
                <w:b/>
                <w:sz w:val="20"/>
                <w:szCs w:val="20"/>
              </w:rPr>
            </w:pPr>
            <w:r w:rsidRPr="00C9668C">
              <w:rPr>
                <w:rFonts w:ascii="Arial Narrow" w:hAnsi="Arial Narrow"/>
                <w:b/>
                <w:sz w:val="20"/>
                <w:szCs w:val="20"/>
              </w:rPr>
              <w:t>RIN 15 - SOLICITUD ELECTRÓNICA DE LEGAJO DE LA DECLARACIÓN</w:t>
            </w:r>
          </w:p>
        </w:tc>
      </w:tr>
      <w:tr w:rsidR="00C9668C" w:rsidRPr="00C9668C" w:rsidTr="00C9668C">
        <w:trPr>
          <w:trHeight w:val="328"/>
        </w:trPr>
        <w:tc>
          <w:tcPr>
            <w:tcW w:w="538" w:type="pct"/>
            <w:shd w:val="clear" w:color="auto" w:fill="D9D9D9" w:themeFill="background1" w:themeFillShade="D9"/>
            <w:vAlign w:val="center"/>
          </w:tcPr>
          <w:p w:rsidR="00C9668C" w:rsidRPr="00C9668C" w:rsidRDefault="00C9668C" w:rsidP="001B26E1">
            <w:pPr>
              <w:pStyle w:val="Prrafodelista"/>
              <w:ind w:left="0"/>
              <w:jc w:val="center"/>
              <w:rPr>
                <w:rFonts w:ascii="Arial Narrow" w:hAnsi="Arial Narrow" w:cs="Arial"/>
                <w:b/>
                <w:sz w:val="20"/>
                <w:szCs w:val="20"/>
              </w:rPr>
            </w:pPr>
            <w:r w:rsidRPr="00C9668C">
              <w:rPr>
                <w:rFonts w:ascii="Arial Narrow" w:hAnsi="Arial Narrow" w:cs="Arial"/>
                <w:b/>
                <w:sz w:val="20"/>
                <w:szCs w:val="20"/>
              </w:rPr>
              <w:t>Código</w:t>
            </w:r>
          </w:p>
        </w:tc>
        <w:tc>
          <w:tcPr>
            <w:tcW w:w="4462" w:type="pct"/>
            <w:shd w:val="clear" w:color="auto" w:fill="D9D9D9" w:themeFill="background1" w:themeFillShade="D9"/>
            <w:vAlign w:val="center"/>
          </w:tcPr>
          <w:p w:rsidR="00C9668C" w:rsidRPr="00C9668C" w:rsidRDefault="00C9668C" w:rsidP="001B26E1">
            <w:pPr>
              <w:pStyle w:val="Sinespaciado"/>
              <w:jc w:val="center"/>
              <w:rPr>
                <w:rFonts w:ascii="Arial Narrow" w:hAnsi="Arial Narrow"/>
                <w:b/>
                <w:sz w:val="20"/>
                <w:szCs w:val="20"/>
              </w:rPr>
            </w:pPr>
            <w:r w:rsidRPr="00C9668C">
              <w:rPr>
                <w:rFonts w:ascii="Arial Narrow" w:hAnsi="Arial Narrow"/>
                <w:b/>
                <w:sz w:val="20"/>
                <w:szCs w:val="20"/>
              </w:rPr>
              <w:t>Descripción de la Regla</w:t>
            </w:r>
          </w:p>
        </w:tc>
      </w:tr>
      <w:tr w:rsidR="00C9668C" w:rsidRPr="00C9668C" w:rsidTr="00C9668C">
        <w:trPr>
          <w:trHeight w:val="311"/>
        </w:trPr>
        <w:tc>
          <w:tcPr>
            <w:tcW w:w="538" w:type="pct"/>
            <w:shd w:val="clear" w:color="auto" w:fill="FFFFFF" w:themeFill="background1"/>
            <w:vAlign w:val="center"/>
          </w:tcPr>
          <w:p w:rsidR="00C9668C" w:rsidRPr="00C9668C" w:rsidRDefault="00C9668C" w:rsidP="001B26E1">
            <w:pPr>
              <w:pStyle w:val="Sinespaciado"/>
              <w:jc w:val="center"/>
              <w:rPr>
                <w:rFonts w:ascii="Arial Narrow" w:eastAsia="Arial Unicode MS" w:hAnsi="Arial Narrow"/>
                <w:b/>
                <w:bCs/>
                <w:color w:val="A80000"/>
                <w:sz w:val="20"/>
                <w:szCs w:val="20"/>
                <w:lang w:val="es-PE" w:eastAsia="es-PE"/>
              </w:rPr>
            </w:pPr>
            <w:r w:rsidRPr="00C9668C">
              <w:rPr>
                <w:rFonts w:ascii="Arial Narrow" w:eastAsia="Arial Unicode MS" w:hAnsi="Arial Narrow"/>
                <w:b/>
                <w:bCs/>
                <w:color w:val="A80000"/>
                <w:sz w:val="20"/>
                <w:szCs w:val="20"/>
                <w:lang w:val="es-PE" w:eastAsia="es-PE"/>
              </w:rPr>
              <w:t>R977</w:t>
            </w:r>
          </w:p>
        </w:tc>
        <w:tc>
          <w:tcPr>
            <w:tcW w:w="4462" w:type="pct"/>
            <w:shd w:val="clear" w:color="auto" w:fill="FFFFFF" w:themeFill="background1"/>
            <w:vAlign w:val="center"/>
          </w:tcPr>
          <w:p w:rsidR="00C9668C" w:rsidRPr="00C9668C" w:rsidRDefault="00C9668C" w:rsidP="001B26E1">
            <w:pPr>
              <w:pStyle w:val="Sinespaciado"/>
              <w:rPr>
                <w:rFonts w:ascii="Arial Narrow" w:hAnsi="Arial Narrow"/>
                <w:sz w:val="20"/>
                <w:szCs w:val="20"/>
              </w:rPr>
            </w:pPr>
            <w:r w:rsidRPr="00C9668C">
              <w:rPr>
                <w:rFonts w:ascii="Arial Narrow" w:hAnsi="Arial Narrow"/>
                <w:color w:val="7F7F7F" w:themeColor="text1" w:themeTint="80"/>
                <w:sz w:val="20"/>
                <w:szCs w:val="20"/>
              </w:rPr>
              <w:t>Cuando la Solicitud de Legajo es devuelta por el jefe, sale de la Bandeja de Pendientes del Jefe y regresa a la Bandeja del funcionario aduanero, marcándose la solicitud con el estado 2-En Proceso.</w:t>
            </w:r>
          </w:p>
        </w:tc>
      </w:tr>
    </w:tbl>
    <w:p w:rsidR="00C9668C" w:rsidRDefault="00C9668C" w:rsidP="005459A9">
      <w:pPr>
        <w:rPr>
          <w:rFonts w:ascii="Arial Narrow" w:hAnsi="Arial Narrow" w:cs="Arial"/>
          <w:b/>
          <w:strike/>
          <w:noProof/>
          <w:sz w:val="20"/>
          <w:szCs w:val="20"/>
          <w:lang w:eastAsia="es-PE"/>
        </w:rPr>
      </w:pPr>
    </w:p>
    <w:p w:rsidR="00C9668C" w:rsidRDefault="00C9668C" w:rsidP="00C9668C">
      <w:pPr>
        <w:rPr>
          <w:rFonts w:cs="Arial"/>
          <w:b/>
          <w:strike/>
          <w:noProof/>
          <w:sz w:val="16"/>
          <w:szCs w:val="16"/>
          <w:lang w:eastAsia="es-PE"/>
        </w:rPr>
      </w:pPr>
    </w:p>
    <w:tbl>
      <w:tblPr>
        <w:tblW w:w="483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977"/>
        <w:gridCol w:w="8296"/>
      </w:tblGrid>
      <w:tr w:rsidR="00C9668C" w:rsidRPr="00DB74FF" w:rsidTr="001B26E1">
        <w:trPr>
          <w:trHeight w:val="392"/>
        </w:trPr>
        <w:tc>
          <w:tcPr>
            <w:tcW w:w="5000" w:type="pct"/>
            <w:gridSpan w:val="2"/>
            <w:shd w:val="clear" w:color="auto" w:fill="A6A6A6" w:themeFill="background1" w:themeFillShade="A6"/>
            <w:vAlign w:val="center"/>
          </w:tcPr>
          <w:p w:rsidR="00C9668C" w:rsidRPr="00DB74FF" w:rsidRDefault="00C9668C" w:rsidP="001B26E1">
            <w:pPr>
              <w:pStyle w:val="Sinespaciado"/>
              <w:jc w:val="center"/>
              <w:rPr>
                <w:rFonts w:ascii="Arial Narrow" w:hAnsi="Arial Narrow"/>
                <w:b/>
                <w:sz w:val="20"/>
                <w:szCs w:val="20"/>
              </w:rPr>
            </w:pPr>
            <w:r w:rsidRPr="00DB74FF">
              <w:rPr>
                <w:rFonts w:ascii="Arial Narrow" w:hAnsi="Arial Narrow"/>
                <w:b/>
                <w:sz w:val="20"/>
                <w:szCs w:val="20"/>
              </w:rPr>
              <w:t xml:space="preserve">Reglas de Negocio </w:t>
            </w:r>
          </w:p>
          <w:p w:rsidR="00C9668C" w:rsidRPr="00DB74FF" w:rsidRDefault="00C9668C" w:rsidP="001B26E1">
            <w:pPr>
              <w:pStyle w:val="Sinespaciado"/>
              <w:jc w:val="center"/>
              <w:rPr>
                <w:rFonts w:ascii="Arial Narrow" w:hAnsi="Arial Narrow"/>
                <w:b/>
                <w:sz w:val="20"/>
                <w:szCs w:val="20"/>
              </w:rPr>
            </w:pPr>
            <w:r w:rsidRPr="00DB74FF">
              <w:rPr>
                <w:rFonts w:ascii="Arial Narrow" w:hAnsi="Arial Narrow"/>
                <w:b/>
                <w:sz w:val="20"/>
                <w:szCs w:val="20"/>
              </w:rPr>
              <w:t>RIN 12 - ASIGNACION EN BLOQUE E INDIVIDUAL</w:t>
            </w:r>
          </w:p>
        </w:tc>
      </w:tr>
      <w:tr w:rsidR="00C9668C" w:rsidRPr="00DB74FF" w:rsidTr="001B26E1">
        <w:trPr>
          <w:trHeight w:val="328"/>
        </w:trPr>
        <w:tc>
          <w:tcPr>
            <w:tcW w:w="527" w:type="pct"/>
            <w:shd w:val="clear" w:color="auto" w:fill="D9D9D9" w:themeFill="background1" w:themeFillShade="D9"/>
            <w:vAlign w:val="center"/>
          </w:tcPr>
          <w:p w:rsidR="00C9668C" w:rsidRPr="00DB74FF" w:rsidRDefault="00C9668C" w:rsidP="001B26E1">
            <w:pPr>
              <w:pStyle w:val="Prrafodelista"/>
              <w:ind w:left="0"/>
              <w:jc w:val="center"/>
              <w:rPr>
                <w:rFonts w:ascii="Arial Narrow" w:hAnsi="Arial Narrow" w:cs="Arial"/>
                <w:b/>
                <w:sz w:val="20"/>
                <w:szCs w:val="20"/>
              </w:rPr>
            </w:pPr>
            <w:r w:rsidRPr="00DB74FF">
              <w:rPr>
                <w:rFonts w:ascii="Arial Narrow" w:hAnsi="Arial Narrow" w:cs="Arial"/>
                <w:b/>
                <w:sz w:val="20"/>
                <w:szCs w:val="20"/>
              </w:rPr>
              <w:t>Código</w:t>
            </w:r>
          </w:p>
        </w:tc>
        <w:tc>
          <w:tcPr>
            <w:tcW w:w="4473" w:type="pct"/>
            <w:shd w:val="clear" w:color="auto" w:fill="D9D9D9" w:themeFill="background1" w:themeFillShade="D9"/>
            <w:vAlign w:val="center"/>
          </w:tcPr>
          <w:p w:rsidR="00C9668C" w:rsidRPr="00DB74FF" w:rsidRDefault="00C9668C" w:rsidP="001B26E1">
            <w:pPr>
              <w:pStyle w:val="Sinespaciado"/>
              <w:jc w:val="center"/>
              <w:rPr>
                <w:rFonts w:ascii="Arial Narrow" w:hAnsi="Arial Narrow"/>
                <w:b/>
                <w:sz w:val="20"/>
                <w:szCs w:val="20"/>
              </w:rPr>
            </w:pPr>
            <w:r w:rsidRPr="00DB74FF">
              <w:rPr>
                <w:rFonts w:ascii="Arial Narrow" w:hAnsi="Arial Narrow"/>
                <w:b/>
                <w:sz w:val="20"/>
                <w:szCs w:val="20"/>
              </w:rPr>
              <w:t>Descripción de la Regla</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t>R1316</w:t>
            </w:r>
          </w:p>
        </w:tc>
        <w:tc>
          <w:tcPr>
            <w:tcW w:w="4473" w:type="pct"/>
            <w:shd w:val="clear" w:color="auto" w:fill="FFFFFF" w:themeFill="background1"/>
            <w:vAlign w:val="center"/>
          </w:tcPr>
          <w:p w:rsidR="00C9668C" w:rsidRPr="007A4357" w:rsidRDefault="00C9668C" w:rsidP="001B26E1">
            <w:pPr>
              <w:pStyle w:val="Sinespaciado"/>
              <w:ind w:left="-55"/>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Se excluirán de las ánforas las declaraciones que se encuentren en las siguientes condiciones:</w:t>
            </w:r>
          </w:p>
          <w:p w:rsidR="00C9668C" w:rsidRPr="007A4357" w:rsidRDefault="00C9668C" w:rsidP="00626B50">
            <w:pPr>
              <w:pStyle w:val="Sinespaciado"/>
              <w:numPr>
                <w:ilvl w:val="1"/>
                <w:numId w:val="34"/>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ya se encuentren asignadas,</w:t>
            </w:r>
          </w:p>
          <w:p w:rsidR="00C9668C" w:rsidRPr="007A4357" w:rsidRDefault="00C9668C" w:rsidP="00626B50">
            <w:pPr>
              <w:pStyle w:val="Sinespaciado"/>
              <w:numPr>
                <w:ilvl w:val="1"/>
                <w:numId w:val="34"/>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cuenten con dos registros previos de los códigos "4" (Despachador no se presentó) y/</w:t>
            </w:r>
            <w:proofErr w:type="spellStart"/>
            <w:r w:rsidRPr="007A4357">
              <w:rPr>
                <w:rFonts w:ascii="Arial Narrow" w:hAnsi="Arial Narrow"/>
                <w:color w:val="7F7F7F" w:themeColor="text1" w:themeTint="80"/>
                <w:sz w:val="20"/>
                <w:szCs w:val="20"/>
              </w:rPr>
              <w:t>ó</w:t>
            </w:r>
            <w:proofErr w:type="spellEnd"/>
            <w:r w:rsidRPr="007A4357">
              <w:rPr>
                <w:rFonts w:ascii="Arial Narrow" w:hAnsi="Arial Narrow"/>
                <w:color w:val="7F7F7F" w:themeColor="text1" w:themeTint="80"/>
                <w:sz w:val="20"/>
                <w:szCs w:val="20"/>
              </w:rPr>
              <w:t xml:space="preserve"> "5" (Declaración notificada sin realizar reconocimiento físico) como resultado de reconocimiento físico,</w:t>
            </w:r>
          </w:p>
          <w:p w:rsidR="00C9668C" w:rsidRPr="007A4357" w:rsidRDefault="00C9668C" w:rsidP="00626B50">
            <w:pPr>
              <w:pStyle w:val="Sinespaciado"/>
              <w:numPr>
                <w:ilvl w:val="1"/>
                <w:numId w:val="34"/>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se encuentren Legajadas,</w:t>
            </w:r>
          </w:p>
          <w:p w:rsidR="00C9668C" w:rsidRPr="007A4357" w:rsidRDefault="00C9668C" w:rsidP="00626B50">
            <w:pPr>
              <w:pStyle w:val="Sinespaciado"/>
              <w:numPr>
                <w:ilvl w:val="1"/>
                <w:numId w:val="34"/>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se encuentre en Abandono Legal,</w:t>
            </w:r>
          </w:p>
          <w:p w:rsidR="00C9668C" w:rsidRPr="007A4357" w:rsidRDefault="00C9668C" w:rsidP="00626B50">
            <w:pPr>
              <w:pStyle w:val="Sinespaciado"/>
              <w:numPr>
                <w:ilvl w:val="1"/>
                <w:numId w:val="34"/>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registren Abandono Voluntario,</w:t>
            </w:r>
          </w:p>
          <w:p w:rsidR="00C9668C" w:rsidRPr="00C9668C" w:rsidRDefault="00C9668C" w:rsidP="00626B50">
            <w:pPr>
              <w:pStyle w:val="Sinespaciado"/>
              <w:numPr>
                <w:ilvl w:val="1"/>
                <w:numId w:val="34"/>
              </w:numPr>
              <w:ind w:left="229" w:hanging="283"/>
              <w:rPr>
                <w:rFonts w:ascii="Arial Narrow" w:hAnsi="Arial Narrow"/>
                <w:strike/>
                <w:color w:val="7F7F7F" w:themeColor="text1" w:themeTint="80"/>
                <w:sz w:val="20"/>
                <w:szCs w:val="20"/>
              </w:rPr>
            </w:pPr>
            <w:r w:rsidRPr="00C9668C">
              <w:rPr>
                <w:rFonts w:ascii="Arial Narrow" w:hAnsi="Arial Narrow"/>
                <w:strike/>
                <w:color w:val="7F7F7F" w:themeColor="text1" w:themeTint="80"/>
                <w:sz w:val="20"/>
                <w:szCs w:val="20"/>
              </w:rPr>
              <w:t>Declaraciones de despacho anticipado (1-0) con sub-modalidad 04-ZPAE que serán reconocidas en el local del importador,</w:t>
            </w:r>
          </w:p>
          <w:p w:rsidR="00C9668C" w:rsidRPr="007A4357" w:rsidRDefault="00C9668C" w:rsidP="00626B50">
            <w:pPr>
              <w:pStyle w:val="Sinespaciado"/>
              <w:numPr>
                <w:ilvl w:val="1"/>
                <w:numId w:val="34"/>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cuenten con Acción de Control Extraordinario registrada (numerada) en el SIGEDA (Actas de Inmovilización, Incautación, Avisos de Inspección),</w:t>
            </w:r>
          </w:p>
          <w:p w:rsidR="00C9668C" w:rsidRPr="00DB74FF" w:rsidRDefault="00C9668C" w:rsidP="00626B50">
            <w:pPr>
              <w:pStyle w:val="Sinespaciado"/>
              <w:numPr>
                <w:ilvl w:val="1"/>
                <w:numId w:val="34"/>
              </w:numPr>
              <w:ind w:left="229" w:hanging="283"/>
              <w:rPr>
                <w:rFonts w:ascii="Arial Narrow" w:hAnsi="Arial Narrow"/>
                <w:sz w:val="20"/>
                <w:szCs w:val="20"/>
              </w:rPr>
            </w:pPr>
            <w:r w:rsidRPr="007A4357">
              <w:rPr>
                <w:rFonts w:ascii="Arial Narrow" w:hAnsi="Arial Narrow"/>
                <w:color w:val="7F7F7F" w:themeColor="text1" w:themeTint="80"/>
                <w:sz w:val="20"/>
                <w:szCs w:val="20"/>
              </w:rPr>
              <w:t xml:space="preserve">Declaraciones </w:t>
            </w:r>
            <w:proofErr w:type="spellStart"/>
            <w:r w:rsidRPr="007A4357">
              <w:rPr>
                <w:rFonts w:ascii="Arial Narrow" w:hAnsi="Arial Narrow"/>
                <w:color w:val="7F7F7F" w:themeColor="text1" w:themeTint="80"/>
                <w:sz w:val="20"/>
                <w:szCs w:val="20"/>
              </w:rPr>
              <w:t>recepcionadas</w:t>
            </w:r>
            <w:proofErr w:type="spellEnd"/>
            <w:r w:rsidRPr="007A4357">
              <w:rPr>
                <w:rFonts w:ascii="Arial Narrow" w:hAnsi="Arial Narrow"/>
                <w:color w:val="7F7F7F" w:themeColor="text1" w:themeTint="80"/>
                <w:sz w:val="20"/>
                <w:szCs w:val="20"/>
              </w:rPr>
              <w:t xml:space="preserve"> por la opción de "Recepción DU para atención fuera del horario administrativo".</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t>R1317</w:t>
            </w:r>
          </w:p>
        </w:tc>
        <w:tc>
          <w:tcPr>
            <w:tcW w:w="4473" w:type="pct"/>
            <w:shd w:val="clear" w:color="auto" w:fill="FFFFFF" w:themeFill="background1"/>
            <w:vAlign w:val="center"/>
          </w:tcPr>
          <w:p w:rsidR="00C9668C" w:rsidRPr="007A4357" w:rsidRDefault="00C9668C" w:rsidP="001B26E1">
            <w:pPr>
              <w:pStyle w:val="Sinespaciado"/>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La carga laboral por declaración se determina por el promedio ponderado del valor que asume cada Criterios para determinar la Carga Laboral por el porcentaje asignado en la ponderación. La carga mínima por declaración será de 1  mientras que la carga máxima será de 5. Con estos valores el funcionario aduanero encargado del área determinará la carga máxima diaria asignable para cada funcionario aduanero que efectúe el reconocimiento físico.</w:t>
            </w:r>
          </w:p>
          <w:p w:rsidR="00C9668C" w:rsidRPr="007A4357" w:rsidRDefault="00C9668C" w:rsidP="001B26E1">
            <w:pPr>
              <w:pStyle w:val="Sinespaciado"/>
              <w:rPr>
                <w:rFonts w:ascii="Arial Narrow" w:hAnsi="Arial Narrow"/>
                <w:color w:val="7F7F7F" w:themeColor="text1" w:themeTint="80"/>
                <w:sz w:val="10"/>
                <w:szCs w:val="10"/>
              </w:rPr>
            </w:pPr>
          </w:p>
          <w:p w:rsidR="00C9668C" w:rsidRPr="007A4357" w:rsidRDefault="00C9668C" w:rsidP="001B26E1">
            <w:pPr>
              <w:pStyle w:val="Sinespaciado"/>
              <w:rPr>
                <w:rFonts w:ascii="Arial Narrow" w:hAnsi="Arial Narrow"/>
                <w:color w:val="7F7F7F" w:themeColor="text1" w:themeTint="80"/>
                <w:sz w:val="20"/>
                <w:szCs w:val="20"/>
                <w:u w:val="single"/>
                <w:lang w:val="pt-BR"/>
              </w:rPr>
            </w:pPr>
            <w:r w:rsidRPr="007A4357">
              <w:rPr>
                <w:rFonts w:ascii="Arial Narrow" w:hAnsi="Arial Narrow"/>
                <w:color w:val="7F7F7F" w:themeColor="text1" w:themeTint="80"/>
                <w:sz w:val="20"/>
                <w:szCs w:val="20"/>
                <w:lang w:val="pt-BR"/>
              </w:rPr>
              <w:t xml:space="preserve">CLD = </w:t>
            </w:r>
            <w:r w:rsidRPr="007A4357">
              <w:rPr>
                <w:rFonts w:ascii="Arial Narrow" w:hAnsi="Arial Narrow"/>
                <w:color w:val="7F7F7F" w:themeColor="text1" w:themeTint="80"/>
                <w:sz w:val="20"/>
                <w:szCs w:val="20"/>
                <w:u w:val="single"/>
                <w:lang w:val="pt-BR"/>
              </w:rPr>
              <w:t>%1(</w:t>
            </w:r>
            <w:proofErr w:type="spellStart"/>
            <w:r w:rsidRPr="007A4357">
              <w:rPr>
                <w:rFonts w:ascii="Arial Narrow" w:hAnsi="Arial Narrow"/>
                <w:color w:val="7F7F7F" w:themeColor="text1" w:themeTint="80"/>
                <w:sz w:val="20"/>
                <w:szCs w:val="20"/>
                <w:u w:val="single"/>
                <w:lang w:val="pt-BR"/>
              </w:rPr>
              <w:t>Criterio</w:t>
            </w:r>
            <w:proofErr w:type="spellEnd"/>
            <w:r w:rsidRPr="007A4357">
              <w:rPr>
                <w:rFonts w:ascii="Arial Narrow" w:hAnsi="Arial Narrow"/>
                <w:color w:val="7F7F7F" w:themeColor="text1" w:themeTint="80"/>
                <w:sz w:val="20"/>
                <w:szCs w:val="20"/>
                <w:u w:val="single"/>
                <w:lang w:val="pt-BR"/>
              </w:rPr>
              <w:t xml:space="preserve"> </w:t>
            </w:r>
            <w:proofErr w:type="gramStart"/>
            <w:r w:rsidRPr="007A4357">
              <w:rPr>
                <w:rFonts w:ascii="Arial Narrow" w:hAnsi="Arial Narrow"/>
                <w:color w:val="7F7F7F" w:themeColor="text1" w:themeTint="80"/>
                <w:sz w:val="20"/>
                <w:szCs w:val="20"/>
                <w:u w:val="single"/>
                <w:lang w:val="pt-BR"/>
              </w:rPr>
              <w:t>1</w:t>
            </w:r>
            <w:proofErr w:type="gramEnd"/>
            <w:r w:rsidRPr="007A4357">
              <w:rPr>
                <w:rFonts w:ascii="Arial Narrow" w:hAnsi="Arial Narrow"/>
                <w:color w:val="7F7F7F" w:themeColor="text1" w:themeTint="80"/>
                <w:sz w:val="20"/>
                <w:szCs w:val="20"/>
                <w:u w:val="single"/>
                <w:lang w:val="pt-BR"/>
              </w:rPr>
              <w:t>) + %2(</w:t>
            </w:r>
            <w:proofErr w:type="spellStart"/>
            <w:r w:rsidRPr="007A4357">
              <w:rPr>
                <w:rFonts w:ascii="Arial Narrow" w:hAnsi="Arial Narrow"/>
                <w:color w:val="7F7F7F" w:themeColor="text1" w:themeTint="80"/>
                <w:sz w:val="20"/>
                <w:szCs w:val="20"/>
                <w:u w:val="single"/>
                <w:lang w:val="pt-BR"/>
              </w:rPr>
              <w:t>Criterio</w:t>
            </w:r>
            <w:proofErr w:type="spellEnd"/>
            <w:r w:rsidRPr="007A4357">
              <w:rPr>
                <w:rFonts w:ascii="Arial Narrow" w:hAnsi="Arial Narrow"/>
                <w:color w:val="7F7F7F" w:themeColor="text1" w:themeTint="80"/>
                <w:sz w:val="20"/>
                <w:szCs w:val="20"/>
                <w:u w:val="single"/>
                <w:lang w:val="pt-BR"/>
              </w:rPr>
              <w:t xml:space="preserve"> 2) + ... + %n(</w:t>
            </w:r>
            <w:proofErr w:type="spellStart"/>
            <w:r w:rsidRPr="007A4357">
              <w:rPr>
                <w:rFonts w:ascii="Arial Narrow" w:hAnsi="Arial Narrow"/>
                <w:color w:val="7F7F7F" w:themeColor="text1" w:themeTint="80"/>
                <w:sz w:val="20"/>
                <w:szCs w:val="20"/>
                <w:u w:val="single"/>
                <w:lang w:val="pt-BR"/>
              </w:rPr>
              <w:t>Criterio</w:t>
            </w:r>
            <w:proofErr w:type="spellEnd"/>
            <w:r w:rsidRPr="007A4357">
              <w:rPr>
                <w:rFonts w:ascii="Arial Narrow" w:hAnsi="Arial Narrow"/>
                <w:color w:val="7F7F7F" w:themeColor="text1" w:themeTint="80"/>
                <w:sz w:val="20"/>
                <w:szCs w:val="20"/>
                <w:u w:val="single"/>
                <w:lang w:val="pt-BR"/>
              </w:rPr>
              <w:t xml:space="preserve"> n)</w:t>
            </w:r>
          </w:p>
          <w:p w:rsidR="00C9668C" w:rsidRPr="00DB74FF" w:rsidRDefault="00C9668C" w:rsidP="001B26E1">
            <w:pPr>
              <w:pStyle w:val="Sinespaciado"/>
              <w:rPr>
                <w:rFonts w:ascii="Arial Narrow" w:hAnsi="Arial Narrow"/>
                <w:sz w:val="20"/>
                <w:szCs w:val="20"/>
              </w:rPr>
            </w:pPr>
            <w:r w:rsidRPr="007A4357">
              <w:rPr>
                <w:rFonts w:ascii="Arial Narrow" w:hAnsi="Arial Narrow"/>
                <w:color w:val="7F7F7F" w:themeColor="text1" w:themeTint="80"/>
                <w:sz w:val="20"/>
                <w:szCs w:val="20"/>
                <w:lang w:val="pt-BR"/>
              </w:rPr>
              <w:t xml:space="preserve">                                               </w:t>
            </w:r>
            <w:r w:rsidRPr="007A4357">
              <w:rPr>
                <w:rFonts w:ascii="Arial Narrow" w:hAnsi="Arial Narrow"/>
                <w:color w:val="7F7F7F" w:themeColor="text1" w:themeTint="80"/>
                <w:sz w:val="20"/>
                <w:szCs w:val="20"/>
              </w:rPr>
              <w:t>100</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t>R1318</w:t>
            </w:r>
          </w:p>
        </w:tc>
        <w:tc>
          <w:tcPr>
            <w:tcW w:w="4473" w:type="pct"/>
            <w:shd w:val="clear" w:color="auto" w:fill="FFFFFF" w:themeFill="background1"/>
            <w:vAlign w:val="center"/>
          </w:tcPr>
          <w:p w:rsidR="00C9668C" w:rsidRPr="007A4357" w:rsidRDefault="00C9668C" w:rsidP="001B26E1">
            <w:pPr>
              <w:pStyle w:val="Sinespaciado"/>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Si la Carga Laboral del Ánfora (CLA) es mayor que la Carga Laboral Disponible (CLD) entonces el sistema selecciona para su atención las declaraciones considerando las siguientes prioridades:</w:t>
            </w:r>
          </w:p>
          <w:p w:rsidR="00C9668C" w:rsidRPr="007A4357" w:rsidRDefault="00C9668C" w:rsidP="00626B50">
            <w:pPr>
              <w:pStyle w:val="Sinespaciado"/>
              <w:numPr>
                <w:ilvl w:val="0"/>
                <w:numId w:val="36"/>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no fueron seleccionadas en el sorteo anterior.</w:t>
            </w:r>
          </w:p>
          <w:p w:rsidR="00C9668C" w:rsidRPr="007A4357" w:rsidRDefault="00C9668C" w:rsidP="00626B50">
            <w:pPr>
              <w:pStyle w:val="Sinespaciado"/>
              <w:numPr>
                <w:ilvl w:val="0"/>
                <w:numId w:val="36"/>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acogidas a la garantía previa del Artículo 160°,</w:t>
            </w:r>
          </w:p>
          <w:p w:rsidR="00C9668C" w:rsidRPr="007A4357" w:rsidRDefault="00C9668C" w:rsidP="00626B50">
            <w:pPr>
              <w:pStyle w:val="Sinespaciado"/>
              <w:numPr>
                <w:ilvl w:val="0"/>
                <w:numId w:val="36"/>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correspondan a importadores frecuentes,</w:t>
            </w:r>
          </w:p>
          <w:p w:rsidR="00C9668C" w:rsidRPr="007A4357" w:rsidRDefault="00C9668C" w:rsidP="00626B50">
            <w:pPr>
              <w:pStyle w:val="Sinespaciado"/>
              <w:numPr>
                <w:ilvl w:val="0"/>
                <w:numId w:val="36"/>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cuenten con diligencia de descargas parciales,</w:t>
            </w:r>
          </w:p>
          <w:p w:rsidR="00C9668C" w:rsidRPr="007A4357" w:rsidRDefault="00C9668C" w:rsidP="00626B50">
            <w:pPr>
              <w:pStyle w:val="Sinespaciado"/>
              <w:numPr>
                <w:ilvl w:val="0"/>
                <w:numId w:val="36"/>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cuenten con diligencia previa de rojo anticipado,</w:t>
            </w:r>
          </w:p>
          <w:p w:rsidR="00C9668C" w:rsidRPr="007A4357" w:rsidRDefault="00C9668C" w:rsidP="00626B50">
            <w:pPr>
              <w:pStyle w:val="Sinespaciado"/>
              <w:numPr>
                <w:ilvl w:val="0"/>
                <w:numId w:val="36"/>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 xml:space="preserve">Aquellas que cuenten códigos 04 </w:t>
            </w:r>
            <w:proofErr w:type="spellStart"/>
            <w:r w:rsidRPr="007A4357">
              <w:rPr>
                <w:rFonts w:ascii="Arial Narrow" w:hAnsi="Arial Narrow"/>
                <w:color w:val="7F7F7F" w:themeColor="text1" w:themeTint="80"/>
                <w:sz w:val="20"/>
                <w:szCs w:val="20"/>
              </w:rPr>
              <w:t>ó</w:t>
            </w:r>
            <w:proofErr w:type="spellEnd"/>
            <w:r w:rsidRPr="007A4357">
              <w:rPr>
                <w:rFonts w:ascii="Arial Narrow" w:hAnsi="Arial Narrow"/>
                <w:color w:val="7F7F7F" w:themeColor="text1" w:themeTint="80"/>
                <w:sz w:val="20"/>
                <w:szCs w:val="20"/>
              </w:rPr>
              <w:t xml:space="preserve"> 05 como resultado de reconocimiento físico,</w:t>
            </w:r>
          </w:p>
          <w:p w:rsidR="00C9668C" w:rsidRPr="007A4357" w:rsidRDefault="00C9668C" w:rsidP="00626B50">
            <w:pPr>
              <w:pStyle w:val="Sinespaciado"/>
              <w:numPr>
                <w:ilvl w:val="0"/>
                <w:numId w:val="36"/>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El orden en el que fueron ingresando al Ánfora</w:t>
            </w:r>
          </w:p>
          <w:p w:rsidR="00C9668C" w:rsidRPr="00DB74FF" w:rsidRDefault="00C9668C" w:rsidP="001B26E1">
            <w:pPr>
              <w:pStyle w:val="Sinespaciado"/>
              <w:rPr>
                <w:rFonts w:ascii="Arial Narrow" w:hAnsi="Arial Narrow"/>
                <w:sz w:val="20"/>
                <w:szCs w:val="20"/>
              </w:rPr>
            </w:pPr>
            <w:r w:rsidRPr="007A4357">
              <w:rPr>
                <w:rFonts w:ascii="Arial Narrow" w:hAnsi="Arial Narrow"/>
                <w:color w:val="7F7F7F" w:themeColor="text1" w:themeTint="80"/>
                <w:sz w:val="20"/>
                <w:szCs w:val="20"/>
              </w:rPr>
              <w:t>Hasta completar la Carga Laboral Disponible (CLD)</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lastRenderedPageBreak/>
              <w:t>R1320</w:t>
            </w:r>
          </w:p>
        </w:tc>
        <w:tc>
          <w:tcPr>
            <w:tcW w:w="4473" w:type="pct"/>
            <w:shd w:val="clear" w:color="auto" w:fill="FFFFFF" w:themeFill="background1"/>
            <w:vAlign w:val="center"/>
          </w:tcPr>
          <w:p w:rsidR="00C9668C" w:rsidRPr="00DB74FF" w:rsidRDefault="00C9668C" w:rsidP="001B26E1">
            <w:pPr>
              <w:pStyle w:val="Sinespaciado"/>
              <w:rPr>
                <w:rFonts w:ascii="Arial Narrow" w:hAnsi="Arial Narrow"/>
                <w:sz w:val="20"/>
                <w:szCs w:val="20"/>
              </w:rPr>
            </w:pPr>
            <w:r w:rsidRPr="007A4357">
              <w:rPr>
                <w:rFonts w:ascii="Arial Narrow" w:hAnsi="Arial Narrow"/>
                <w:color w:val="7F7F7F" w:themeColor="text1" w:themeTint="80"/>
                <w:sz w:val="20"/>
                <w:szCs w:val="20"/>
              </w:rPr>
              <w:t>El sistema excluirá de la asignación automática, aquellas declaraciones canal</w:t>
            </w:r>
            <w:r>
              <w:rPr>
                <w:rFonts w:ascii="Arial Narrow" w:hAnsi="Arial Narrow"/>
                <w:color w:val="7F7F7F" w:themeColor="text1" w:themeTint="80"/>
                <w:sz w:val="20"/>
                <w:szCs w:val="20"/>
              </w:rPr>
              <w:t xml:space="preserve"> naranja, </w:t>
            </w:r>
            <w:r w:rsidRPr="007A4357">
              <w:rPr>
                <w:rFonts w:ascii="Arial Narrow" w:hAnsi="Arial Narrow"/>
                <w:color w:val="7F7F7F" w:themeColor="text1" w:themeTint="80"/>
                <w:sz w:val="20"/>
                <w:szCs w:val="20"/>
              </w:rPr>
              <w:t>rojo o verde que</w:t>
            </w:r>
            <w:r w:rsidRPr="00DB74FF">
              <w:rPr>
                <w:rFonts w:ascii="Arial Narrow" w:hAnsi="Arial Narrow"/>
                <w:sz w:val="20"/>
                <w:szCs w:val="20"/>
              </w:rPr>
              <w:t>:</w:t>
            </w:r>
          </w:p>
          <w:p w:rsidR="00C9668C" w:rsidRPr="007A4357" w:rsidRDefault="00C9668C" w:rsidP="00626B50">
            <w:pPr>
              <w:pStyle w:val="Sinespaciado"/>
              <w:numPr>
                <w:ilvl w:val="0"/>
                <w:numId w:val="37"/>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Cuenten con Abandono Voluntario (Expediente de Trámite Documentario de código 3110 concluido con el resultado de "Procedente");</w:t>
            </w:r>
          </w:p>
          <w:p w:rsidR="00C9668C" w:rsidRPr="007A4357" w:rsidRDefault="00C9668C" w:rsidP="00626B50">
            <w:pPr>
              <w:pStyle w:val="Sinespaciado"/>
              <w:numPr>
                <w:ilvl w:val="0"/>
                <w:numId w:val="37"/>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Cuenten con Abandono Legal</w:t>
            </w:r>
          </w:p>
          <w:p w:rsidR="00C9668C" w:rsidRPr="007A4357" w:rsidRDefault="00C9668C" w:rsidP="00626B50">
            <w:pPr>
              <w:pStyle w:val="Sinespaciado"/>
              <w:numPr>
                <w:ilvl w:val="0"/>
                <w:numId w:val="37"/>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 xml:space="preserve">Se encuentre en estado 18-Dispuesta Totalmente; </w:t>
            </w:r>
          </w:p>
          <w:p w:rsidR="00C9668C" w:rsidRPr="00DB74FF" w:rsidRDefault="00C9668C" w:rsidP="00626B50">
            <w:pPr>
              <w:pStyle w:val="Sinespaciado"/>
              <w:numPr>
                <w:ilvl w:val="0"/>
                <w:numId w:val="37"/>
              </w:numPr>
              <w:ind w:left="319" w:hanging="284"/>
              <w:rPr>
                <w:rFonts w:ascii="Arial Narrow" w:hAnsi="Arial Narrow"/>
                <w:sz w:val="20"/>
                <w:szCs w:val="20"/>
              </w:rPr>
            </w:pPr>
            <w:r w:rsidRPr="007A4357">
              <w:rPr>
                <w:rFonts w:ascii="Arial Narrow" w:hAnsi="Arial Narrow"/>
                <w:color w:val="7F7F7F" w:themeColor="text1" w:themeTint="80"/>
                <w:sz w:val="20"/>
                <w:szCs w:val="20"/>
              </w:rPr>
              <w:t>Se encuentre en estado 08-Legajada.</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R1511</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Para efectuar la asignación o reasignación de una solicitud o declaración a un funcionario aduanero, es necesario que el funcionario aduanero se encuentre registrado, vigente e identificado por régimen, en el grupo correspondiente al momento de efectuar la asignación o reasignación.</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R1512</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La asignación individual no se podrá efectuar mientras se esté llevando a cabo el proceso de formación de paquetes</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R1513</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La asignación individual no se podrá efectuar mientras se esté llevando a cabo el proceso de asignación en bloque.</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R1514</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La asignación o reasignación individual de una declaración se podrá realizar aun cuando la declaración se encuentre incluida en un ánfora y lista para un sorteo.</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R1519</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No se podrán asignar ni reasignar aquellas declaraciones que:</w:t>
            </w:r>
          </w:p>
          <w:p w:rsidR="00C9668C" w:rsidRDefault="00C9668C" w:rsidP="00626B50">
            <w:pPr>
              <w:pStyle w:val="Textodeglobo"/>
              <w:numPr>
                <w:ilvl w:val="0"/>
                <w:numId w:val="32"/>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 xml:space="preserve">Cuenten con Indicador de Abandono Voluntario; </w:t>
            </w:r>
          </w:p>
          <w:p w:rsidR="00C9668C" w:rsidRDefault="00C9668C" w:rsidP="00626B50">
            <w:pPr>
              <w:pStyle w:val="Textodeglobo"/>
              <w:numPr>
                <w:ilvl w:val="0"/>
                <w:numId w:val="32"/>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 xml:space="preserve">Se encuentren en estado 18-Dispuesta Totalmente </w:t>
            </w:r>
          </w:p>
          <w:p w:rsidR="00C9668C" w:rsidRPr="006770A9" w:rsidRDefault="00C9668C" w:rsidP="00626B50">
            <w:pPr>
              <w:pStyle w:val="Textodeglobo"/>
              <w:numPr>
                <w:ilvl w:val="0"/>
                <w:numId w:val="32"/>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Se encuentren en estado 08-Legajada</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R1520</w:t>
            </w:r>
          </w:p>
        </w:tc>
        <w:tc>
          <w:tcPr>
            <w:tcW w:w="4473" w:type="pct"/>
            <w:shd w:val="clear" w:color="auto" w:fill="FFFFFF" w:themeFill="background1"/>
            <w:vAlign w:val="center"/>
          </w:tcPr>
          <w:p w:rsidR="00C9668C" w:rsidRPr="006770A9" w:rsidRDefault="00C9668C" w:rsidP="001B26E1">
            <w:pPr>
              <w:pStyle w:val="Sinespaciado"/>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No se podrán asignar ni reasignar aquellas solicitudes de Rectificación Electrónica o Regularización de Despacho Urgente cuando la declaración asociada se encuentre:</w:t>
            </w:r>
          </w:p>
          <w:p w:rsidR="00C9668C" w:rsidRPr="006770A9" w:rsidRDefault="00C9668C" w:rsidP="00626B50">
            <w:pPr>
              <w:pStyle w:val="Textodeglobo"/>
              <w:numPr>
                <w:ilvl w:val="0"/>
                <w:numId w:val="35"/>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Con indicador de Abandono Voluntario</w:t>
            </w:r>
          </w:p>
          <w:p w:rsidR="00C9668C" w:rsidRPr="006770A9" w:rsidRDefault="00C9668C" w:rsidP="00626B50">
            <w:pPr>
              <w:pStyle w:val="Textodeglobo"/>
              <w:numPr>
                <w:ilvl w:val="0"/>
                <w:numId w:val="35"/>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En estado 18-Dispuesta Totalmente</w:t>
            </w:r>
          </w:p>
          <w:p w:rsidR="00C9668C" w:rsidRPr="006770A9" w:rsidRDefault="00C9668C" w:rsidP="00626B50">
            <w:pPr>
              <w:pStyle w:val="Textodeglobo"/>
              <w:numPr>
                <w:ilvl w:val="0"/>
                <w:numId w:val="35"/>
              </w:numPr>
              <w:rPr>
                <w:rFonts w:ascii="Arial Narrow" w:hAnsi="Arial Narrow"/>
                <w:color w:val="7F7F7F" w:themeColor="text1" w:themeTint="80"/>
                <w:sz w:val="20"/>
                <w:szCs w:val="20"/>
              </w:rPr>
            </w:pPr>
            <w:r w:rsidRPr="006770A9">
              <w:rPr>
                <w:rFonts w:ascii="Arial Narrow" w:eastAsiaTheme="minorHAnsi" w:hAnsi="Arial Narrow" w:cs="Arial"/>
                <w:color w:val="7F7F7F" w:themeColor="text1" w:themeTint="80"/>
                <w:sz w:val="20"/>
                <w:szCs w:val="20"/>
              </w:rPr>
              <w:t>En estado 08-Legajada</w:t>
            </w:r>
          </w:p>
        </w:tc>
      </w:tr>
    </w:tbl>
    <w:p w:rsidR="00585BC0" w:rsidRPr="00C9668C" w:rsidRDefault="00585BC0">
      <w:pPr>
        <w:jc w:val="left"/>
        <w:rPr>
          <w:rFonts w:ascii="Arial Narrow" w:eastAsia="Arial Unicode MS" w:hAnsi="Arial Narrow" w:cs="Arial"/>
          <w:b/>
          <w:bCs/>
          <w:kern w:val="22"/>
          <w:sz w:val="20"/>
          <w:szCs w:val="20"/>
          <w:lang w:val="es-PE"/>
        </w:rPr>
      </w:pPr>
      <w:r w:rsidRPr="00C9668C">
        <w:rPr>
          <w:rFonts w:ascii="Arial Narrow" w:eastAsia="Arial Unicode MS" w:hAnsi="Arial Narrow" w:cs="Arial"/>
          <w:b/>
          <w:bCs/>
          <w:kern w:val="22"/>
          <w:sz w:val="20"/>
          <w:szCs w:val="20"/>
          <w:lang w:val="es-PE"/>
        </w:rPr>
        <w:br w:type="page"/>
      </w:r>
    </w:p>
    <w:p w:rsidR="00585BC0" w:rsidRPr="00C9668C" w:rsidRDefault="00585BC0" w:rsidP="005110E8">
      <w:pPr>
        <w:jc w:val="center"/>
        <w:rPr>
          <w:rFonts w:ascii="Arial Narrow" w:eastAsia="Arial Unicode MS" w:hAnsi="Arial Narrow" w:cs="Arial"/>
          <w:b/>
          <w:bCs/>
          <w:kern w:val="22"/>
          <w:sz w:val="20"/>
          <w:szCs w:val="20"/>
          <w:lang w:val="es-PE"/>
        </w:rPr>
        <w:sectPr w:rsidR="00585BC0" w:rsidRPr="00C9668C" w:rsidSect="00806F6E">
          <w:pgSz w:w="11907" w:h="16840" w:code="9"/>
          <w:pgMar w:top="1559" w:right="1106" w:bottom="1418" w:left="1418" w:header="709" w:footer="709" w:gutter="0"/>
          <w:cols w:space="708"/>
          <w:docGrid w:linePitch="360"/>
        </w:sectPr>
      </w:pPr>
    </w:p>
    <w:p w:rsidR="00806F6E" w:rsidRDefault="00585BC0" w:rsidP="005110E8">
      <w:pPr>
        <w:jc w:val="center"/>
        <w:rPr>
          <w:rFonts w:eastAsia="Arial Unicode MS" w:cs="Arial"/>
          <w:b/>
          <w:bCs/>
          <w:kern w:val="22"/>
          <w:szCs w:val="22"/>
          <w:lang w:val="es-PE"/>
        </w:rPr>
      </w:pPr>
      <w:r>
        <w:rPr>
          <w:rFonts w:eastAsia="Arial Unicode MS" w:cs="Arial"/>
          <w:b/>
          <w:bCs/>
          <w:kern w:val="22"/>
          <w:szCs w:val="22"/>
          <w:lang w:val="es-PE"/>
        </w:rPr>
        <w:lastRenderedPageBreak/>
        <w:t>ANEXO 08</w:t>
      </w:r>
    </w:p>
    <w:p w:rsidR="00585BC0" w:rsidRDefault="00585BC0" w:rsidP="005110E8">
      <w:pPr>
        <w:jc w:val="center"/>
        <w:rPr>
          <w:rFonts w:eastAsia="Arial Unicode MS" w:cs="Arial"/>
          <w:b/>
          <w:bCs/>
          <w:kern w:val="22"/>
          <w:szCs w:val="22"/>
          <w:lang w:val="es-PE"/>
        </w:rPr>
      </w:pPr>
    </w:p>
    <w:tbl>
      <w:tblPr>
        <w:tblW w:w="13943" w:type="dxa"/>
        <w:tblInd w:w="60" w:type="dxa"/>
        <w:tblCellMar>
          <w:left w:w="70" w:type="dxa"/>
          <w:right w:w="70" w:type="dxa"/>
        </w:tblCellMar>
        <w:tblLook w:val="04A0" w:firstRow="1" w:lastRow="0" w:firstColumn="1" w:lastColumn="0" w:noHBand="0" w:noVBand="1"/>
      </w:tblPr>
      <w:tblGrid>
        <w:gridCol w:w="2728"/>
        <w:gridCol w:w="1173"/>
        <w:gridCol w:w="2808"/>
        <w:gridCol w:w="4500"/>
        <w:gridCol w:w="202"/>
        <w:gridCol w:w="1352"/>
        <w:gridCol w:w="1180"/>
      </w:tblGrid>
      <w:tr w:rsidR="00585BC0" w:rsidRPr="0051244E" w:rsidTr="00585BC0">
        <w:trPr>
          <w:trHeight w:val="540"/>
        </w:trPr>
        <w:tc>
          <w:tcPr>
            <w:tcW w:w="13943" w:type="dxa"/>
            <w:gridSpan w:val="7"/>
            <w:tcBorders>
              <w:top w:val="single" w:sz="8" w:space="0" w:color="244062"/>
              <w:left w:val="single" w:sz="8" w:space="0" w:color="244062"/>
              <w:bottom w:val="single" w:sz="8" w:space="0" w:color="244062"/>
              <w:right w:val="single" w:sz="8" w:space="0" w:color="244062"/>
            </w:tcBorders>
            <w:shd w:val="clear" w:color="000000" w:fill="8DB4E2"/>
            <w:vAlign w:val="center"/>
            <w:hideMark/>
          </w:tcPr>
          <w:p w:rsidR="00585BC0" w:rsidRPr="0051244E" w:rsidRDefault="00585BC0" w:rsidP="00585BC0">
            <w:pPr>
              <w:jc w:val="center"/>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 xml:space="preserve">PAQUETES FORMADOS </w:t>
            </w:r>
          </w:p>
        </w:tc>
      </w:tr>
      <w:tr w:rsidR="00585BC0" w:rsidRPr="0051244E" w:rsidTr="00585BC0">
        <w:trPr>
          <w:trHeight w:val="255"/>
        </w:trPr>
        <w:tc>
          <w:tcPr>
            <w:tcW w:w="2728"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73"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2808"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ADUANA:</w:t>
            </w:r>
          </w:p>
        </w:tc>
        <w:tc>
          <w:tcPr>
            <w:tcW w:w="2808" w:type="dxa"/>
            <w:tcBorders>
              <w:top w:val="single" w:sz="4" w:space="0" w:color="auto"/>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235-AEREA DEL CALLAO</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FECHA DE ASIGNACION:</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02/09/2018</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HORARIO:</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16:20:00</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ANFORA CANAL ROJO:</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ENVÍOS DE ENTREGA RÁPIDA</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TOTAL DE PAQUETES</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7</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TOTAL DE CARGA LABORAL ASIGNADA</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362</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70"/>
        </w:trPr>
        <w:tc>
          <w:tcPr>
            <w:tcW w:w="2728"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b/>
                <w:bCs/>
                <w:sz w:val="20"/>
                <w:szCs w:val="20"/>
                <w:lang w:val="es-PE" w:eastAsia="es-PE"/>
              </w:rPr>
            </w:pPr>
          </w:p>
        </w:tc>
        <w:tc>
          <w:tcPr>
            <w:tcW w:w="1173"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b/>
                <w:bCs/>
                <w:sz w:val="20"/>
                <w:szCs w:val="20"/>
                <w:lang w:val="es-PE" w:eastAsia="es-PE"/>
              </w:rPr>
            </w:pPr>
          </w:p>
        </w:tc>
        <w:tc>
          <w:tcPr>
            <w:tcW w:w="2808" w:type="dxa"/>
            <w:tcBorders>
              <w:top w:val="nil"/>
              <w:left w:val="nil"/>
              <w:bottom w:val="nil"/>
              <w:right w:val="nil"/>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sz w:val="20"/>
                <w:szCs w:val="20"/>
                <w:lang w:val="es-PE" w:eastAsia="es-PE"/>
              </w:rPr>
            </w:pPr>
          </w:p>
        </w:tc>
      </w:tr>
      <w:tr w:rsidR="00585BC0" w:rsidRPr="0051244E" w:rsidTr="00585BC0">
        <w:trPr>
          <w:trHeight w:val="345"/>
        </w:trPr>
        <w:tc>
          <w:tcPr>
            <w:tcW w:w="13943" w:type="dxa"/>
            <w:gridSpan w:val="7"/>
            <w:tcBorders>
              <w:top w:val="single" w:sz="8" w:space="0" w:color="244062"/>
              <w:left w:val="single" w:sz="8" w:space="0" w:color="244062"/>
              <w:bottom w:val="single" w:sz="4" w:space="0" w:color="244062"/>
              <w:right w:val="single" w:sz="8" w:space="0" w:color="244062"/>
            </w:tcBorders>
            <w:shd w:val="clear" w:color="000000" w:fill="8DB4E2"/>
            <w:noWrap/>
            <w:vAlign w:val="center"/>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PAQUETE 1</w:t>
            </w:r>
          </w:p>
        </w:tc>
      </w:tr>
      <w:tr w:rsidR="00585BC0" w:rsidRPr="0051244E" w:rsidTr="00585BC0">
        <w:trPr>
          <w:trHeight w:val="615"/>
        </w:trPr>
        <w:tc>
          <w:tcPr>
            <w:tcW w:w="2728" w:type="dxa"/>
            <w:tcBorders>
              <w:top w:val="nil"/>
              <w:left w:val="single" w:sz="8" w:space="0" w:color="244062"/>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DECLARACIÓN</w:t>
            </w:r>
          </w:p>
        </w:tc>
        <w:tc>
          <w:tcPr>
            <w:tcW w:w="1173" w:type="dxa"/>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CARGA LABORAL</w:t>
            </w:r>
          </w:p>
        </w:tc>
        <w:tc>
          <w:tcPr>
            <w:tcW w:w="2808" w:type="dxa"/>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ALMACEN ADUANERO</w:t>
            </w:r>
          </w:p>
        </w:tc>
        <w:tc>
          <w:tcPr>
            <w:tcW w:w="4500" w:type="dxa"/>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DIRECCION</w:t>
            </w:r>
          </w:p>
        </w:tc>
        <w:tc>
          <w:tcPr>
            <w:tcW w:w="1554" w:type="dxa"/>
            <w:gridSpan w:val="2"/>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IMPORTADOR OEA</w:t>
            </w:r>
          </w:p>
        </w:tc>
        <w:tc>
          <w:tcPr>
            <w:tcW w:w="1180" w:type="dxa"/>
            <w:tcBorders>
              <w:top w:val="nil"/>
              <w:left w:val="nil"/>
              <w:bottom w:val="single" w:sz="4" w:space="0" w:color="244062"/>
              <w:right w:val="single" w:sz="8"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GARANTIA 160°</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235-2018-28-123613</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1</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235-2018-28-123621</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1</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235-2018-28-123622</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235-2018-28-123627</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235-2018-28-123629</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235-2018-28-123757</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235-2018-28-123758</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235-2018-28-123449</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235-2018-28-123450</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235-2018-28-123443</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235-2018-28-123456</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235-2018-28-123600</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235-2018-28-123759</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235-2018-28-123760</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315"/>
        </w:trPr>
        <w:tc>
          <w:tcPr>
            <w:tcW w:w="2728" w:type="dxa"/>
            <w:tcBorders>
              <w:top w:val="nil"/>
              <w:left w:val="single" w:sz="8" w:space="0" w:color="244062"/>
              <w:bottom w:val="single" w:sz="8"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235-2018-28-123611</w:t>
            </w:r>
          </w:p>
        </w:tc>
        <w:tc>
          <w:tcPr>
            <w:tcW w:w="1173" w:type="dxa"/>
            <w:tcBorders>
              <w:top w:val="nil"/>
              <w:left w:val="nil"/>
              <w:bottom w:val="single" w:sz="8"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8"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8"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8"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8"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bl>
    <w:p w:rsidR="007D74FF" w:rsidRDefault="007D74FF" w:rsidP="005110E8">
      <w:pPr>
        <w:jc w:val="center"/>
        <w:rPr>
          <w:rFonts w:eastAsia="Arial Unicode MS" w:cs="Arial"/>
          <w:b/>
          <w:bCs/>
          <w:kern w:val="22"/>
          <w:szCs w:val="22"/>
          <w:lang w:val="es-PE"/>
        </w:rPr>
      </w:pPr>
    </w:p>
    <w:p w:rsidR="007D74FF" w:rsidRDefault="007D74FF">
      <w:pPr>
        <w:jc w:val="left"/>
        <w:rPr>
          <w:rFonts w:eastAsia="Arial Unicode MS" w:cs="Arial"/>
          <w:b/>
          <w:bCs/>
          <w:kern w:val="22"/>
          <w:szCs w:val="22"/>
          <w:lang w:val="es-PE"/>
        </w:rPr>
      </w:pPr>
      <w:r>
        <w:rPr>
          <w:rFonts w:eastAsia="Arial Unicode MS" w:cs="Arial"/>
          <w:b/>
          <w:bCs/>
          <w:kern w:val="22"/>
          <w:szCs w:val="22"/>
          <w:lang w:val="es-PE"/>
        </w:rPr>
        <w:br w:type="page"/>
      </w:r>
    </w:p>
    <w:p w:rsidR="007D74FF" w:rsidRDefault="007D74FF" w:rsidP="005110E8">
      <w:pPr>
        <w:jc w:val="center"/>
        <w:rPr>
          <w:rFonts w:eastAsia="Arial Unicode MS" w:cs="Arial"/>
          <w:b/>
          <w:bCs/>
          <w:kern w:val="22"/>
          <w:szCs w:val="22"/>
          <w:lang w:val="es-PE"/>
        </w:rPr>
        <w:sectPr w:rsidR="007D74FF" w:rsidSect="00585BC0">
          <w:pgSz w:w="16840" w:h="11907" w:orient="landscape" w:code="9"/>
          <w:pgMar w:top="1418" w:right="1559" w:bottom="1106" w:left="1418" w:header="709" w:footer="709" w:gutter="0"/>
          <w:cols w:space="708"/>
          <w:docGrid w:linePitch="360"/>
        </w:sectPr>
      </w:pPr>
    </w:p>
    <w:p w:rsidR="00585BC0" w:rsidRDefault="007D74FF" w:rsidP="005110E8">
      <w:pPr>
        <w:jc w:val="center"/>
        <w:rPr>
          <w:rFonts w:eastAsia="Arial Unicode MS" w:cs="Arial"/>
          <w:b/>
          <w:bCs/>
          <w:kern w:val="22"/>
          <w:szCs w:val="22"/>
          <w:lang w:val="es-PE"/>
        </w:rPr>
      </w:pPr>
      <w:r>
        <w:rPr>
          <w:rFonts w:eastAsia="Arial Unicode MS" w:cs="Arial"/>
          <w:b/>
          <w:bCs/>
          <w:kern w:val="22"/>
          <w:szCs w:val="22"/>
          <w:lang w:val="es-PE"/>
        </w:rPr>
        <w:lastRenderedPageBreak/>
        <w:t>ANEXO 09</w:t>
      </w:r>
    </w:p>
    <w:p w:rsidR="007D74FF" w:rsidRDefault="007D74FF" w:rsidP="005110E8">
      <w:pPr>
        <w:jc w:val="center"/>
        <w:rPr>
          <w:rFonts w:eastAsia="Arial Unicode MS" w:cs="Arial"/>
          <w:b/>
          <w:bCs/>
          <w:kern w:val="22"/>
          <w:szCs w:val="22"/>
          <w:lang w:val="es-PE"/>
        </w:rPr>
      </w:pPr>
    </w:p>
    <w:p w:rsidR="007D74FF" w:rsidRDefault="00F36F46" w:rsidP="005110E8">
      <w:pPr>
        <w:jc w:val="center"/>
        <w:rPr>
          <w:rFonts w:eastAsia="Arial Unicode MS" w:cs="Arial"/>
          <w:b/>
          <w:bCs/>
          <w:kern w:val="22"/>
          <w:szCs w:val="22"/>
          <w:lang w:val="es-PE"/>
        </w:rPr>
      </w:pPr>
      <w:r>
        <w:rPr>
          <w:rFonts w:eastAsia="Arial Unicode MS" w:cs="Arial"/>
          <w:b/>
          <w:bCs/>
          <w:kern w:val="22"/>
          <w:szCs w:val="22"/>
          <w:lang w:val="es-PE"/>
        </w:rPr>
        <w:t>OPCIONES POR ROL</w:t>
      </w:r>
    </w:p>
    <w:p w:rsidR="00F36F46" w:rsidRDefault="00F36F46" w:rsidP="005110E8">
      <w:pPr>
        <w:jc w:val="center"/>
        <w:rPr>
          <w:rFonts w:eastAsia="Arial Unicode MS" w:cs="Arial"/>
          <w:b/>
          <w:bCs/>
          <w:kern w:val="22"/>
          <w:szCs w:val="22"/>
          <w:lang w:val="es-PE"/>
        </w:rPr>
      </w:pPr>
    </w:p>
    <w:tbl>
      <w:tblPr>
        <w:tblW w:w="8942" w:type="dxa"/>
        <w:tblInd w:w="55" w:type="dxa"/>
        <w:tblCellMar>
          <w:left w:w="70" w:type="dxa"/>
          <w:right w:w="70" w:type="dxa"/>
        </w:tblCellMar>
        <w:tblLook w:val="04A0" w:firstRow="1" w:lastRow="0" w:firstColumn="1" w:lastColumn="0" w:noHBand="0" w:noVBand="1"/>
      </w:tblPr>
      <w:tblGrid>
        <w:gridCol w:w="460"/>
        <w:gridCol w:w="3749"/>
        <w:gridCol w:w="433"/>
        <w:gridCol w:w="551"/>
        <w:gridCol w:w="3749"/>
      </w:tblGrid>
      <w:tr w:rsidR="00F36F46" w:rsidRPr="00F36F46" w:rsidTr="00F36F46">
        <w:trPr>
          <w:trHeight w:val="300"/>
        </w:trPr>
        <w:tc>
          <w:tcPr>
            <w:tcW w:w="4209" w:type="dxa"/>
            <w:gridSpan w:val="2"/>
            <w:tcBorders>
              <w:top w:val="nil"/>
              <w:left w:val="nil"/>
              <w:bottom w:val="nil"/>
              <w:right w:val="nil"/>
            </w:tcBorders>
            <w:shd w:val="clear" w:color="auto" w:fill="auto"/>
            <w:noWrap/>
            <w:vAlign w:val="bottom"/>
            <w:hideMark/>
          </w:tcPr>
          <w:p w:rsidR="00F36F46" w:rsidRPr="00F36F46" w:rsidRDefault="00F36F46" w:rsidP="00F36F46">
            <w:pPr>
              <w:jc w:val="left"/>
              <w:rPr>
                <w:rFonts w:ascii="Arial Narrow" w:hAnsi="Arial Narrow"/>
                <w:b/>
                <w:bCs/>
                <w:color w:val="C00000"/>
                <w:sz w:val="20"/>
                <w:szCs w:val="20"/>
                <w:lang w:val="es-PE" w:eastAsia="es-PE"/>
              </w:rPr>
            </w:pPr>
            <w:r w:rsidRPr="00F36F46">
              <w:rPr>
                <w:rFonts w:ascii="Arial Narrow" w:hAnsi="Arial Narrow"/>
                <w:b/>
                <w:bCs/>
                <w:color w:val="C00000"/>
                <w:sz w:val="20"/>
                <w:szCs w:val="20"/>
                <w:lang w:val="es-PE" w:eastAsia="es-PE"/>
              </w:rPr>
              <w:t>JEFE DEL RÉGIMEN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4300" w:type="dxa"/>
            <w:gridSpan w:val="2"/>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r w:rsidRPr="00F36F46">
              <w:rPr>
                <w:rFonts w:ascii="Arial Narrow" w:hAnsi="Arial Narrow"/>
                <w:b/>
                <w:bCs/>
                <w:color w:val="C00000"/>
                <w:sz w:val="20"/>
                <w:szCs w:val="20"/>
                <w:lang w:val="es-PE" w:eastAsia="es-PE"/>
              </w:rPr>
              <w:t>SUPERVISOR DEL RÉGIMEN</w:t>
            </w:r>
          </w:p>
        </w:tc>
      </w:tr>
      <w:tr w:rsidR="00F36F46" w:rsidRPr="00F36F46" w:rsidTr="00F36F46">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color w:val="000000"/>
                <w:sz w:val="20"/>
                <w:szCs w:val="20"/>
                <w:lang w:val="es-PE" w:eastAsia="es-PE"/>
              </w:rPr>
            </w:pPr>
            <w:r w:rsidRPr="00F36F46">
              <w:rPr>
                <w:rFonts w:ascii="Arial Narrow" w:hAnsi="Arial Narrow"/>
                <w:color w:val="000000"/>
                <w:sz w:val="20"/>
                <w:szCs w:val="20"/>
                <w:lang w:val="es-PE" w:eastAsia="es-PE"/>
              </w:rPr>
              <w:t>1</w:t>
            </w:r>
          </w:p>
        </w:tc>
        <w:tc>
          <w:tcPr>
            <w:tcW w:w="3749" w:type="dxa"/>
            <w:tcBorders>
              <w:top w:val="single" w:sz="4" w:space="0" w:color="auto"/>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color w:val="000000"/>
                <w:sz w:val="20"/>
                <w:szCs w:val="20"/>
                <w:lang w:val="es-PE" w:eastAsia="es-PE"/>
              </w:rPr>
            </w:pPr>
            <w:r w:rsidRPr="00F36F46">
              <w:rPr>
                <w:rFonts w:ascii="Arial Narrow" w:hAnsi="Arial Narrow"/>
                <w:b/>
                <w:bCs/>
                <w:color w:val="000000"/>
                <w:sz w:val="20"/>
                <w:szCs w:val="20"/>
                <w:lang w:val="es-PE" w:eastAsia="es-PE"/>
              </w:rPr>
              <w:t>Consultas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single" w:sz="4" w:space="0" w:color="auto"/>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color w:val="000000"/>
                <w:sz w:val="20"/>
                <w:szCs w:val="20"/>
                <w:lang w:val="es-PE" w:eastAsia="es-PE"/>
              </w:rPr>
            </w:pPr>
            <w:r w:rsidRPr="00F36F46">
              <w:rPr>
                <w:rFonts w:ascii="Arial Narrow" w:hAnsi="Arial Narrow"/>
                <w:color w:val="000000"/>
                <w:sz w:val="20"/>
                <w:szCs w:val="20"/>
                <w:lang w:val="es-PE" w:eastAsia="es-PE"/>
              </w:rPr>
              <w:t>1</w:t>
            </w:r>
          </w:p>
        </w:tc>
        <w:tc>
          <w:tcPr>
            <w:tcW w:w="3749" w:type="dxa"/>
            <w:tcBorders>
              <w:top w:val="single" w:sz="4" w:space="0" w:color="auto"/>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color w:val="000000"/>
                <w:sz w:val="20"/>
                <w:szCs w:val="20"/>
                <w:lang w:val="es-PE" w:eastAsia="es-PE"/>
              </w:rPr>
            </w:pPr>
            <w:r w:rsidRPr="00F36F46">
              <w:rPr>
                <w:rFonts w:ascii="Arial Narrow" w:hAnsi="Arial Narrow"/>
                <w:b/>
                <w:bCs/>
                <w:color w:val="000000"/>
                <w:sz w:val="20"/>
                <w:szCs w:val="20"/>
                <w:lang w:val="es-PE" w:eastAsia="es-PE"/>
              </w:rPr>
              <w:t>Consultas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una declaración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una declaración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Mercancías en Abandono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Mercancías en Abandono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Ingreso/Salida de Almacenes Aduaneros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Ingreso/Salida de Almacenes Aduaneros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Salida de Terminal Portuario/Aeroportuario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Salida de Terminal Portuario/Aeroportuario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Condiciones para Asignar Canal</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Condiciones para Asignar Canal</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w:t>
            </w:r>
          </w:p>
        </w:tc>
        <w:tc>
          <w:tcPr>
            <w:tcW w:w="3749" w:type="dxa"/>
            <w:tcBorders>
              <w:top w:val="nil"/>
              <w:left w:val="nil"/>
              <w:bottom w:val="single" w:sz="4" w:space="0" w:color="auto"/>
              <w:right w:val="single" w:sz="4" w:space="0" w:color="auto"/>
            </w:tcBorders>
            <w:shd w:val="clear" w:color="000000" w:fill="DCE6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Mantenimiento de Criterios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w:t>
            </w:r>
          </w:p>
        </w:tc>
        <w:tc>
          <w:tcPr>
            <w:tcW w:w="3749" w:type="dxa"/>
            <w:tcBorders>
              <w:top w:val="nil"/>
              <w:left w:val="nil"/>
              <w:bottom w:val="single" w:sz="4" w:space="0" w:color="auto"/>
              <w:right w:val="single" w:sz="4" w:space="0" w:color="auto"/>
            </w:tcBorders>
            <w:shd w:val="clear" w:color="000000" w:fill="DCE6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Mantenimiento de Criterios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Parámetros para el Sorteo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Parámetros para el Sorteo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Modificar parámetros del Sorteo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Modificar parámetros del Sorteo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Parámetros para el Sorteo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Parámetros para el Sorteo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3.6</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Criterios de carga laboral</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Catálogo de funcionarios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3.7</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Ponderación de criterios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Asignación Individual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Grupos de almacenes aduaneros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Despacho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Catálogo de funcionarios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Asignación Individual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Despacho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por Motivo de Asignación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Asignación en Bloque</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Optimización de Paquetes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por Motivo de Asignación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Paquetes Formados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Asignación en Bloque</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Lugar de Coordinación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Optimización de Paquetes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asignación en bloque</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Paquetes Formados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Riesgo por Declaración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Lugar de Coordinación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Reasignación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asignación en bloque</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Despacho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Riesgo por Declaración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Reasignación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Despacho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Paquetes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Rectificación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Evaluación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Paquetes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Modificación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Rectificación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Rechazo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Evaluación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Recuperación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Modificación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Rechazo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3749"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Recuperación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3749"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3749"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r>
    </w:tbl>
    <w:p w:rsidR="00F36F46" w:rsidRDefault="00F36F46" w:rsidP="005110E8">
      <w:pPr>
        <w:jc w:val="center"/>
        <w:rPr>
          <w:rFonts w:eastAsia="Arial Unicode MS" w:cs="Arial"/>
          <w:b/>
          <w:bCs/>
          <w:kern w:val="22"/>
          <w:szCs w:val="22"/>
          <w:lang w:val="es-PE"/>
        </w:rPr>
      </w:pPr>
    </w:p>
    <w:p w:rsidR="00F36F46" w:rsidRDefault="00F36F46">
      <w:pPr>
        <w:jc w:val="left"/>
        <w:rPr>
          <w:rFonts w:eastAsia="Arial Unicode MS" w:cs="Arial"/>
          <w:b/>
          <w:bCs/>
          <w:kern w:val="22"/>
          <w:szCs w:val="22"/>
          <w:lang w:val="es-PE"/>
        </w:rPr>
      </w:pPr>
      <w:r>
        <w:rPr>
          <w:rFonts w:eastAsia="Arial Unicode MS" w:cs="Arial"/>
          <w:b/>
          <w:bCs/>
          <w:kern w:val="22"/>
          <w:szCs w:val="22"/>
          <w:lang w:val="es-PE"/>
        </w:rPr>
        <w:br w:type="page"/>
      </w:r>
    </w:p>
    <w:p w:rsidR="00F36F46" w:rsidRDefault="00F36F46" w:rsidP="005110E8">
      <w:pPr>
        <w:jc w:val="center"/>
        <w:rPr>
          <w:rFonts w:eastAsia="Arial Unicode MS" w:cs="Arial"/>
          <w:b/>
          <w:bCs/>
          <w:kern w:val="22"/>
          <w:szCs w:val="22"/>
          <w:lang w:val="es-PE"/>
        </w:rPr>
      </w:pPr>
      <w:r>
        <w:rPr>
          <w:rFonts w:eastAsia="Arial Unicode MS" w:cs="Arial"/>
          <w:b/>
          <w:bCs/>
          <w:kern w:val="22"/>
          <w:szCs w:val="22"/>
          <w:lang w:val="es-PE"/>
        </w:rPr>
        <w:lastRenderedPageBreak/>
        <w:t>ANEXO 10</w:t>
      </w:r>
    </w:p>
    <w:p w:rsidR="00F36F46" w:rsidRDefault="00F36F46" w:rsidP="005110E8">
      <w:pPr>
        <w:jc w:val="center"/>
        <w:rPr>
          <w:rFonts w:eastAsia="Arial Unicode MS" w:cs="Arial"/>
          <w:b/>
          <w:bCs/>
          <w:kern w:val="22"/>
          <w:szCs w:val="22"/>
          <w:lang w:val="es-PE"/>
        </w:rPr>
      </w:pPr>
    </w:p>
    <w:p w:rsidR="00F36F46" w:rsidRDefault="00E94ACC" w:rsidP="005110E8">
      <w:pPr>
        <w:jc w:val="center"/>
        <w:rPr>
          <w:rFonts w:eastAsia="Arial Unicode MS" w:cs="Arial"/>
          <w:b/>
          <w:bCs/>
          <w:kern w:val="22"/>
          <w:szCs w:val="22"/>
          <w:lang w:val="es-PE"/>
        </w:rPr>
      </w:pPr>
      <w:r w:rsidRPr="00E94ACC">
        <w:rPr>
          <w:rFonts w:eastAsia="Arial Unicode MS" w:cs="Arial"/>
          <w:b/>
          <w:bCs/>
          <w:kern w:val="22"/>
          <w:szCs w:val="22"/>
          <w:lang w:val="es-PE"/>
        </w:rPr>
        <w:t>Perfil de Usuario</w:t>
      </w:r>
    </w:p>
    <w:p w:rsidR="00F36F46" w:rsidRDefault="00F36F46" w:rsidP="005110E8">
      <w:pPr>
        <w:jc w:val="center"/>
        <w:rPr>
          <w:rFonts w:eastAsia="Arial Unicode MS" w:cs="Arial"/>
          <w:b/>
          <w:bCs/>
          <w:kern w:val="22"/>
          <w:szCs w:val="22"/>
          <w:lang w:val="es-PE"/>
        </w:rPr>
      </w:pPr>
    </w:p>
    <w:tbl>
      <w:tblPr>
        <w:tblW w:w="10741"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14"/>
        <w:gridCol w:w="5053"/>
        <w:gridCol w:w="398"/>
        <w:gridCol w:w="398"/>
        <w:gridCol w:w="398"/>
        <w:gridCol w:w="398"/>
        <w:gridCol w:w="398"/>
        <w:gridCol w:w="398"/>
        <w:gridCol w:w="398"/>
        <w:gridCol w:w="398"/>
        <w:gridCol w:w="398"/>
        <w:gridCol w:w="398"/>
        <w:gridCol w:w="398"/>
        <w:gridCol w:w="398"/>
        <w:gridCol w:w="398"/>
      </w:tblGrid>
      <w:tr w:rsidR="00E94ACC" w:rsidRPr="00503C00" w:rsidTr="00E94ACC">
        <w:trPr>
          <w:cantSplit/>
          <w:trHeight w:val="2662"/>
          <w:tblHeader/>
        </w:trPr>
        <w:tc>
          <w:tcPr>
            <w:tcW w:w="0" w:type="auto"/>
            <w:shd w:val="clear" w:color="auto" w:fill="B8CCE4" w:themeFill="accent1" w:themeFillTint="66"/>
            <w:noWrap/>
            <w:vAlign w:val="center"/>
            <w:hideMark/>
          </w:tcPr>
          <w:p w:rsidR="00E94ACC" w:rsidRPr="00503C00" w:rsidRDefault="00E94ACC" w:rsidP="00E94ACC">
            <w:pPr>
              <w:jc w:val="center"/>
              <w:rPr>
                <w:rFonts w:ascii="Arial Narrow" w:hAnsi="Arial Narrow"/>
                <w:color w:val="000000"/>
                <w:lang w:val="es-PE" w:eastAsia="es-PE"/>
              </w:rPr>
            </w:pPr>
          </w:p>
        </w:tc>
        <w:tc>
          <w:tcPr>
            <w:tcW w:w="5053" w:type="dxa"/>
            <w:shd w:val="clear" w:color="auto" w:fill="B8CCE4" w:themeFill="accent1" w:themeFillTint="66"/>
            <w:noWrap/>
            <w:vAlign w:val="center"/>
            <w:hideMark/>
          </w:tcPr>
          <w:p w:rsidR="00E94ACC" w:rsidRPr="00503C00" w:rsidRDefault="00E94ACC" w:rsidP="00E94ACC">
            <w:pPr>
              <w:jc w:val="center"/>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Despacho aduanero de ingreso</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DEL RÉGIMEN</w:t>
            </w:r>
            <w:r>
              <w:rPr>
                <w:rFonts w:ascii="Arial Narrow" w:hAnsi="Arial Narrow"/>
                <w:b/>
                <w:bCs/>
                <w:color w:val="000000"/>
                <w:sz w:val="20"/>
                <w:szCs w:val="20"/>
                <w:lang w:val="es-PE" w:eastAsia="es-PE"/>
              </w:rPr>
              <w:t xml:space="preserve"> </w:t>
            </w:r>
            <w:r w:rsidRPr="00E94ACC">
              <w:rPr>
                <w:rFonts w:ascii="Arial Narrow" w:hAnsi="Arial Narrow"/>
                <w:b/>
                <w:bCs/>
                <w:color w:val="000000"/>
                <w:sz w:val="20"/>
                <w:szCs w:val="20"/>
                <w:highlight w:val="yellow"/>
                <w:lang w:val="es-PE" w:eastAsia="es-PE"/>
              </w:rPr>
              <w:t>EER</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 DEL RÉGIMEN</w:t>
            </w:r>
            <w:r>
              <w:rPr>
                <w:rFonts w:ascii="Arial Narrow" w:hAnsi="Arial Narrow"/>
                <w:b/>
                <w:bCs/>
                <w:color w:val="000000"/>
                <w:sz w:val="20"/>
                <w:szCs w:val="20"/>
                <w:lang w:val="es-PE" w:eastAsia="es-PE"/>
              </w:rPr>
              <w:t xml:space="preserve"> </w:t>
            </w:r>
            <w:r w:rsidRPr="00E94ACC">
              <w:rPr>
                <w:rFonts w:ascii="Arial Narrow" w:hAnsi="Arial Narrow"/>
                <w:b/>
                <w:bCs/>
                <w:color w:val="000000"/>
                <w:sz w:val="20"/>
                <w:szCs w:val="20"/>
                <w:highlight w:val="yellow"/>
                <w:lang w:val="es-PE" w:eastAsia="es-PE"/>
              </w:rPr>
              <w:t>EER</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PROF. DEL RÉGIMEN</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ADM. DEL RÉGIMEN</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DE OFICIALES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 DE OFICIALES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OFICIAL DE ADUANA</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DE DISP. MERCANCÍAS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 DE DISP. MERCANCÍAS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PROF. DISP. MERCANCÍAS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NORMATIVO</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SUPERVISOR NORMATIVO</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PROF. NORMATIVO</w:t>
            </w: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1</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Consultas</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De una declaración</w:t>
            </w:r>
          </w:p>
        </w:tc>
        <w:tc>
          <w:tcPr>
            <w:tcW w:w="0" w:type="auto"/>
            <w:vAlign w:val="center"/>
          </w:tcPr>
          <w:p w:rsidR="00E94ACC" w:rsidRPr="00503C00" w:rsidRDefault="00E94ACC" w:rsidP="00E94ACC">
            <w:pPr>
              <w:jc w:val="center"/>
              <w:rPr>
                <w:rFonts w:ascii="Arial Narrow" w:hAnsi="Arial Narrow"/>
                <w:color w:val="000000"/>
                <w:sz w:val="24"/>
                <w:lang w:val="es-PE" w:eastAsia="es-PE"/>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De Mercancías en Abandono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Ingreso</w:t>
            </w:r>
            <w:r>
              <w:rPr>
                <w:rFonts w:ascii="Arial Narrow" w:hAnsi="Arial Narrow"/>
                <w:sz w:val="20"/>
                <w:szCs w:val="20"/>
                <w:lang w:val="es-PE" w:eastAsia="es-PE"/>
              </w:rPr>
              <w:t xml:space="preserve"> </w:t>
            </w:r>
            <w:r w:rsidRPr="00754750">
              <w:rPr>
                <w:rFonts w:ascii="Arial Narrow" w:hAnsi="Arial Narrow"/>
                <w:b/>
                <w:sz w:val="20"/>
                <w:szCs w:val="20"/>
                <w:lang w:val="es-PE" w:eastAsia="es-PE"/>
              </w:rPr>
              <w:t>/</w:t>
            </w:r>
            <w:r>
              <w:rPr>
                <w:rFonts w:ascii="Arial Narrow" w:hAnsi="Arial Narrow"/>
                <w:sz w:val="20"/>
                <w:szCs w:val="20"/>
                <w:lang w:val="es-PE" w:eastAsia="es-PE"/>
              </w:rPr>
              <w:t xml:space="preserve"> </w:t>
            </w:r>
            <w:r w:rsidRPr="00754750">
              <w:rPr>
                <w:rFonts w:ascii="Arial Narrow" w:hAnsi="Arial Narrow"/>
                <w:sz w:val="20"/>
                <w:szCs w:val="20"/>
                <w:lang w:val="es-PE" w:eastAsia="es-PE"/>
              </w:rPr>
              <w:t>Salida de Almacenes Aduaneros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1.4</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color w:val="000000"/>
                <w:sz w:val="20"/>
                <w:szCs w:val="20"/>
                <w:lang w:val="es-PE" w:eastAsia="es-PE"/>
              </w:rPr>
            </w:pPr>
            <w:r w:rsidRPr="004F2A0B">
              <w:rPr>
                <w:rFonts w:ascii="Arial Narrow" w:hAnsi="Arial Narrow"/>
                <w:sz w:val="20"/>
                <w:szCs w:val="20"/>
                <w:lang w:val="es-PE" w:eastAsia="es-PE"/>
              </w:rPr>
              <w:t>Salida</w:t>
            </w:r>
            <w:r w:rsidRPr="00503C00">
              <w:rPr>
                <w:rFonts w:ascii="Arial Narrow" w:hAnsi="Arial Narrow"/>
                <w:color w:val="000000"/>
                <w:sz w:val="20"/>
                <w:szCs w:val="20"/>
                <w:lang w:val="es-PE" w:eastAsia="es-PE"/>
              </w:rPr>
              <w:t xml:space="preserve"> de Terminal Portuario</w:t>
            </w:r>
            <w:r>
              <w:rPr>
                <w:rFonts w:ascii="Arial Narrow" w:hAnsi="Arial Narrow"/>
                <w:color w:val="000000"/>
                <w:sz w:val="20"/>
                <w:szCs w:val="20"/>
                <w:lang w:val="es-PE" w:eastAsia="es-PE"/>
              </w:rPr>
              <w:t xml:space="preserve"> </w:t>
            </w:r>
            <w:r w:rsidRPr="00754750">
              <w:rPr>
                <w:rFonts w:ascii="Arial Narrow" w:hAnsi="Arial Narrow"/>
                <w:b/>
                <w:color w:val="000000"/>
                <w:sz w:val="20"/>
                <w:szCs w:val="20"/>
                <w:lang w:val="es-PE" w:eastAsia="es-PE"/>
              </w:rPr>
              <w:t>/</w:t>
            </w:r>
            <w:r>
              <w:rPr>
                <w:rFonts w:ascii="Arial Narrow" w:hAnsi="Arial Narrow"/>
                <w:color w:val="000000"/>
                <w:sz w:val="20"/>
                <w:szCs w:val="20"/>
                <w:lang w:val="es-PE" w:eastAsia="es-PE"/>
              </w:rPr>
              <w:t xml:space="preserve"> </w:t>
            </w:r>
            <w:r w:rsidRPr="00503C00">
              <w:rPr>
                <w:rFonts w:ascii="Arial Narrow" w:hAnsi="Arial Narrow"/>
                <w:color w:val="000000"/>
                <w:sz w:val="20"/>
                <w:szCs w:val="20"/>
                <w:lang w:val="es-PE" w:eastAsia="es-PE"/>
              </w:rPr>
              <w:t>Aeroportuario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1.5</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Condiciones para Asignar Canal</w:t>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3</w:t>
            </w:r>
          </w:p>
        </w:tc>
        <w:tc>
          <w:tcPr>
            <w:tcW w:w="5053" w:type="dxa"/>
            <w:shd w:val="clear" w:color="DCE6F1" w:fill="DCE6F1"/>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Mantenimiento de Criterios</w:t>
            </w: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3.1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Configuración del semáforo TT</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3.2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Tiempos de atención</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3.3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Parámetros para el Sorteo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3.4</w:t>
            </w:r>
          </w:p>
        </w:tc>
        <w:tc>
          <w:tcPr>
            <w:tcW w:w="5053" w:type="dxa"/>
            <w:shd w:val="clear" w:color="auto" w:fill="auto"/>
            <w:noWrap/>
            <w:vAlign w:val="bottom"/>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Modificar parámetros del Sorteo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3.5</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Consulta de Parámetros para el Sorteo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3.6</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Criterios de carga laboral</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3.7</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Ponderación de criterios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3.8</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Grupos de almacenes aduaneros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3.9</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 xml:space="preserve">Catálogo de funcionarios </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 xml:space="preserve">Asignación Individual  </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Despacho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Conclusión de Despacho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Post</w:t>
            </w:r>
            <w:r>
              <w:rPr>
                <w:rFonts w:ascii="Arial Narrow" w:hAnsi="Arial Narrow"/>
                <w:sz w:val="20"/>
                <w:szCs w:val="20"/>
                <w:lang w:val="es-PE" w:eastAsia="es-PE"/>
              </w:rPr>
              <w:t>-</w:t>
            </w:r>
            <w:r w:rsidRPr="00754750">
              <w:rPr>
                <w:rFonts w:ascii="Arial Narrow" w:hAnsi="Arial Narrow"/>
                <w:sz w:val="20"/>
                <w:szCs w:val="20"/>
                <w:lang w:val="es-PE" w:eastAsia="es-PE"/>
              </w:rPr>
              <w:t>Levante</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4.4</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Rectificación de Oficio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4.5</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Aduana de Destino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4.7</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Solicitud de Regularización</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4.8</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Solicitud de Rectificación Electrónica</w:t>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highlight w:val="yellow"/>
                <w:lang w:val="es-PE" w:eastAsia="es-PE"/>
              </w:rPr>
            </w:pPr>
            <w:r w:rsidRPr="00754750">
              <w:rPr>
                <w:rFonts w:ascii="Arial Narrow" w:hAnsi="Arial Narrow"/>
                <w:szCs w:val="22"/>
                <w:lang w:val="es-PE" w:eastAsia="es-PE"/>
              </w:rPr>
              <w:t>4.9</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Reporte por Motivo de Asignación</w:t>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Asignación en Bloque</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5.1</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Optimización de Paquetes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Consulta de Paquetes Formados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Lugar de Coordinación</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5.4</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Reporte de asignación en bloque</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Pr>
                <w:rFonts w:ascii="Arial Narrow" w:hAnsi="Arial Narrow"/>
                <w:szCs w:val="22"/>
                <w:lang w:val="es-PE" w:eastAsia="es-PE"/>
              </w:rPr>
              <w:t>5.5</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 xml:space="preserve">Reporte de </w:t>
            </w:r>
            <w:r>
              <w:rPr>
                <w:rFonts w:ascii="Arial Narrow" w:hAnsi="Arial Narrow"/>
                <w:sz w:val="20"/>
                <w:szCs w:val="20"/>
                <w:lang w:val="es-PE" w:eastAsia="es-PE"/>
              </w:rPr>
              <w:t>Riesgo por Declaración</w:t>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6</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 xml:space="preserve">Reasignación </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lastRenderedPageBreak/>
              <w:t>6.1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 xml:space="preserve">Despacho </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6.2</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Conclusión de Despacho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6.3</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Post Levante</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6.4</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Rectificación de Oficio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6.5</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Aduana de Destino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6.7</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Solicitud de Regularización</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6.8</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 xml:space="preserve">Solicitud de Rectificación </w:t>
            </w:r>
            <w:r w:rsidRPr="00754750">
              <w:rPr>
                <w:rFonts w:ascii="Arial Narrow" w:hAnsi="Arial Narrow"/>
                <w:sz w:val="20"/>
                <w:szCs w:val="20"/>
                <w:lang w:val="es-PE" w:eastAsia="es-PE"/>
              </w:rPr>
              <w:t>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Rectificación</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Evaluación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11.2</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Modificación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11.3</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Rechazo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11.4</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Recuperación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11.5</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Rectificación de oficio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bl>
    <w:p w:rsidR="00E94ACC" w:rsidRDefault="00E94ACC" w:rsidP="00E94ACC">
      <w:pPr>
        <w:rPr>
          <w:rFonts w:ascii="Arial Narrow" w:hAnsi="Arial Narrow"/>
        </w:rPr>
      </w:pPr>
    </w:p>
    <w:p w:rsidR="001807CD" w:rsidRDefault="001807CD">
      <w:pPr>
        <w:jc w:val="left"/>
        <w:rPr>
          <w:rFonts w:ascii="Arial Narrow" w:hAnsi="Arial Narrow"/>
        </w:rPr>
      </w:pPr>
      <w:r>
        <w:rPr>
          <w:rFonts w:ascii="Arial Narrow" w:hAnsi="Arial Narrow"/>
        </w:rPr>
        <w:br w:type="page"/>
      </w:r>
    </w:p>
    <w:p w:rsidR="00E94ACC" w:rsidRPr="001807CD" w:rsidRDefault="001807CD" w:rsidP="001807CD">
      <w:pPr>
        <w:pStyle w:val="Ttulo2"/>
        <w:numPr>
          <w:ilvl w:val="0"/>
          <w:numId w:val="0"/>
        </w:numPr>
        <w:ind w:left="578" w:hanging="578"/>
        <w:jc w:val="center"/>
        <w:rPr>
          <w:sz w:val="22"/>
          <w:szCs w:val="22"/>
        </w:rPr>
      </w:pPr>
      <w:r w:rsidRPr="001807CD">
        <w:rPr>
          <w:sz w:val="22"/>
          <w:szCs w:val="22"/>
        </w:rPr>
        <w:lastRenderedPageBreak/>
        <w:t>ANEXO 11</w:t>
      </w:r>
    </w:p>
    <w:p w:rsidR="001807CD" w:rsidRDefault="001807CD" w:rsidP="001807CD">
      <w:pPr>
        <w:jc w:val="center"/>
        <w:rPr>
          <w:rFonts w:ascii="Arial Narrow" w:hAnsi="Arial Narrow"/>
        </w:rPr>
      </w:pPr>
    </w:p>
    <w:p w:rsidR="001807CD" w:rsidRDefault="001807CD" w:rsidP="001807CD">
      <w:pPr>
        <w:jc w:val="center"/>
        <w:rPr>
          <w:rFonts w:ascii="Arial Narrow" w:hAnsi="Arial Narrow"/>
          <w:b/>
        </w:rPr>
      </w:pPr>
      <w:r w:rsidRPr="001807CD">
        <w:rPr>
          <w:rFonts w:ascii="Arial Narrow" w:hAnsi="Arial Narrow"/>
          <w:b/>
        </w:rPr>
        <w:t>AVISO</w:t>
      </w:r>
    </w:p>
    <w:tbl>
      <w:tblPr>
        <w:tblW w:w="8363" w:type="dxa"/>
        <w:tblInd w:w="1063" w:type="dxa"/>
        <w:tblCellMar>
          <w:left w:w="70" w:type="dxa"/>
          <w:right w:w="70" w:type="dxa"/>
        </w:tblCellMar>
        <w:tblLook w:val="04A0" w:firstRow="1" w:lastRow="0" w:firstColumn="1" w:lastColumn="0" w:noHBand="0" w:noVBand="1"/>
      </w:tblPr>
      <w:tblGrid>
        <w:gridCol w:w="297"/>
        <w:gridCol w:w="2920"/>
        <w:gridCol w:w="2480"/>
        <w:gridCol w:w="2420"/>
        <w:gridCol w:w="246"/>
      </w:tblGrid>
      <w:tr w:rsidR="001807CD" w:rsidRPr="00F87942" w:rsidTr="006C6D4F">
        <w:trPr>
          <w:trHeight w:val="540"/>
        </w:trPr>
        <w:tc>
          <w:tcPr>
            <w:tcW w:w="8363" w:type="dxa"/>
            <w:gridSpan w:val="5"/>
            <w:tcBorders>
              <w:top w:val="single" w:sz="8" w:space="0" w:color="244062"/>
              <w:left w:val="single" w:sz="8" w:space="0" w:color="244062"/>
              <w:bottom w:val="nil"/>
              <w:right w:val="single" w:sz="8" w:space="0" w:color="244062"/>
            </w:tcBorders>
            <w:shd w:val="clear" w:color="000000" w:fill="447994"/>
            <w:vAlign w:val="center"/>
            <w:hideMark/>
          </w:tcPr>
          <w:p w:rsidR="001807CD" w:rsidRPr="00F87942" w:rsidRDefault="001807CD" w:rsidP="006C6D4F">
            <w:pPr>
              <w:rPr>
                <w:rFonts w:ascii="Impact" w:hAnsi="Impact" w:cs="Arial"/>
                <w:color w:val="FFFFFF"/>
                <w:sz w:val="36"/>
                <w:szCs w:val="36"/>
                <w:lang w:eastAsia="es-PE"/>
              </w:rPr>
            </w:pPr>
            <w:r w:rsidRPr="00F87942">
              <w:rPr>
                <w:rFonts w:ascii="Impact" w:hAnsi="Impact" w:cs="Arial"/>
                <w:color w:val="FFFFFF"/>
                <w:sz w:val="36"/>
                <w:szCs w:val="36"/>
                <w:lang w:eastAsia="es-PE"/>
              </w:rPr>
              <w:t>SUNAT</w:t>
            </w:r>
          </w:p>
        </w:tc>
      </w:tr>
      <w:tr w:rsidR="001807CD" w:rsidRPr="00F87942" w:rsidTr="006C6D4F">
        <w:trPr>
          <w:trHeight w:val="735"/>
        </w:trPr>
        <w:tc>
          <w:tcPr>
            <w:tcW w:w="5697" w:type="dxa"/>
            <w:gridSpan w:val="3"/>
            <w:tcBorders>
              <w:top w:val="nil"/>
              <w:left w:val="single" w:sz="8" w:space="0" w:color="244062"/>
              <w:bottom w:val="nil"/>
              <w:right w:val="nil"/>
            </w:tcBorders>
            <w:shd w:val="clear" w:color="000000" w:fill="E8D416"/>
            <w:vAlign w:val="center"/>
            <w:hideMark/>
          </w:tcPr>
          <w:p w:rsidR="001807CD" w:rsidRPr="00F150E6" w:rsidRDefault="001807CD" w:rsidP="006C6D4F">
            <w:pPr>
              <w:jc w:val="center"/>
              <w:rPr>
                <w:rFonts w:ascii="Arial Narrow" w:hAnsi="Arial Narrow" w:cs="Arial"/>
                <w:b/>
                <w:bCs/>
                <w:lang w:eastAsia="es-PE"/>
              </w:rPr>
            </w:pPr>
            <w:r>
              <w:rPr>
                <w:rFonts w:ascii="Arial Narrow" w:hAnsi="Arial Narrow" w:cs="Arial"/>
                <w:b/>
                <w:bCs/>
                <w:lang w:eastAsia="es-PE"/>
              </w:rPr>
              <w:t>ASIGNACIÓN DE DECLARACIÓN</w:t>
            </w:r>
          </w:p>
        </w:tc>
        <w:tc>
          <w:tcPr>
            <w:tcW w:w="2666" w:type="dxa"/>
            <w:gridSpan w:val="2"/>
            <w:tcBorders>
              <w:top w:val="nil"/>
              <w:left w:val="nil"/>
              <w:bottom w:val="nil"/>
              <w:right w:val="single" w:sz="8" w:space="0" w:color="244062"/>
            </w:tcBorders>
            <w:shd w:val="clear" w:color="000000" w:fill="E8D416"/>
            <w:vAlign w:val="center"/>
            <w:hideMark/>
          </w:tcPr>
          <w:p w:rsidR="001807CD" w:rsidRPr="00F87942" w:rsidRDefault="001807CD" w:rsidP="006C6D4F">
            <w:pPr>
              <w:jc w:val="right"/>
              <w:rPr>
                <w:rFonts w:ascii="Arial Narrow" w:hAnsi="Arial Narrow" w:cs="Arial"/>
                <w:sz w:val="16"/>
                <w:szCs w:val="16"/>
                <w:lang w:eastAsia="es-PE"/>
              </w:rPr>
            </w:pPr>
            <w:r w:rsidRPr="00F87942">
              <w:rPr>
                <w:rFonts w:ascii="Arial Narrow" w:hAnsi="Arial Narrow" w:cs="Arial"/>
                <w:sz w:val="16"/>
                <w:szCs w:val="16"/>
                <w:lang w:eastAsia="es-PE"/>
              </w:rPr>
              <w:t>Fecha de emisión</w:t>
            </w:r>
            <w:r w:rsidRPr="00F87942">
              <w:rPr>
                <w:rFonts w:ascii="Arial Narrow" w:hAnsi="Arial Narrow" w:cs="Arial"/>
                <w:sz w:val="16"/>
                <w:szCs w:val="16"/>
                <w:lang w:eastAsia="es-PE"/>
              </w:rPr>
              <w:br/>
              <w:t>$</w:t>
            </w:r>
            <w:proofErr w:type="spellStart"/>
            <w:r w:rsidRPr="00F87942">
              <w:rPr>
                <w:rFonts w:ascii="Arial Narrow" w:hAnsi="Arial Narrow" w:cs="Arial"/>
                <w:sz w:val="16"/>
                <w:szCs w:val="16"/>
                <w:lang w:eastAsia="es-PE"/>
              </w:rPr>
              <w:t>comunicado.fecha_emision</w:t>
            </w:r>
            <w:proofErr w:type="spellEnd"/>
            <w:r w:rsidRPr="00F87942">
              <w:rPr>
                <w:rFonts w:ascii="Arial Narrow" w:hAnsi="Arial Narrow" w:cs="Arial"/>
                <w:sz w:val="16"/>
                <w:szCs w:val="16"/>
                <w:lang w:eastAsia="es-PE"/>
              </w:rPr>
              <w:t xml:space="preserve"> </w:t>
            </w:r>
          </w:p>
        </w:tc>
      </w:tr>
      <w:tr w:rsidR="001807CD" w:rsidRPr="00F87942" w:rsidTr="006C6D4F">
        <w:trPr>
          <w:trHeight w:val="31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Pr="00F87942" w:rsidRDefault="001807CD" w:rsidP="006C6D4F">
            <w:pPr>
              <w:jc w:val="center"/>
              <w:rPr>
                <w:rFonts w:ascii="Times New Roman" w:hAnsi="Times New Roman"/>
                <w:sz w:val="24"/>
                <w:lang w:eastAsia="es-PE"/>
              </w:rPr>
            </w:pPr>
            <w:r w:rsidRPr="00F87942">
              <w:rPr>
                <w:rFonts w:ascii="Times New Roman" w:hAnsi="Times New Roman"/>
                <w:sz w:val="24"/>
                <w:lang w:eastAsia="es-PE"/>
              </w:rPr>
              <w:t> </w:t>
            </w:r>
          </w:p>
        </w:tc>
      </w:tr>
      <w:tr w:rsidR="001807CD" w:rsidRPr="00F87942" w:rsidTr="006C6D4F">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Pr="00F87942" w:rsidRDefault="001807CD" w:rsidP="006C6D4F">
            <w:pPr>
              <w:rPr>
                <w:rFonts w:ascii="Arial Narrow" w:hAnsi="Arial Narrow" w:cs="Arial"/>
                <w:color w:val="0000FF"/>
                <w:lang w:eastAsia="es-PE"/>
              </w:rPr>
            </w:pPr>
            <w:r w:rsidRPr="00F87942">
              <w:rPr>
                <w:rFonts w:ascii="Arial Narrow" w:hAnsi="Arial Narrow" w:cs="Arial"/>
                <w:color w:val="0000FF"/>
                <w:lang w:eastAsia="es-PE"/>
              </w:rPr>
              <w:t>Sr</w:t>
            </w:r>
            <w:r>
              <w:rPr>
                <w:rFonts w:ascii="Arial Narrow" w:hAnsi="Arial Narrow" w:cs="Arial"/>
                <w:color w:val="0000FF"/>
                <w:lang w:eastAsia="es-PE"/>
              </w:rPr>
              <w:t xml:space="preserve">. Funcionario Aduanero </w:t>
            </w:r>
            <w:r w:rsidRPr="00F87942">
              <w:rPr>
                <w:rFonts w:ascii="Arial Narrow" w:hAnsi="Arial Narrow" w:cs="Arial"/>
                <w:color w:val="0000FF"/>
                <w:lang w:eastAsia="es-PE"/>
              </w:rPr>
              <w:t>[…</w:t>
            </w:r>
            <w:r>
              <w:rPr>
                <w:rFonts w:ascii="Arial Narrow" w:hAnsi="Arial Narrow" w:cs="Arial"/>
                <w:color w:val="0000FF"/>
                <w:lang w:eastAsia="es-PE"/>
              </w:rPr>
              <w:t>código de registro y nombre completo…]</w:t>
            </w:r>
          </w:p>
        </w:tc>
      </w:tr>
      <w:tr w:rsidR="001807CD" w:rsidRPr="00F87942" w:rsidTr="006C6D4F">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Default="001807CD" w:rsidP="006C6D4F">
            <w:pPr>
              <w:rPr>
                <w:rFonts w:ascii="Arial Narrow" w:hAnsi="Arial Narrow" w:cs="Arial"/>
                <w:sz w:val="20"/>
                <w:szCs w:val="20"/>
                <w:lang w:eastAsia="es-PE"/>
              </w:rPr>
            </w:pPr>
          </w:p>
          <w:p w:rsidR="001807CD" w:rsidRDefault="001807CD" w:rsidP="006C6D4F">
            <w:pPr>
              <w:rPr>
                <w:rFonts w:ascii="Arial Narrow" w:hAnsi="Arial Narrow" w:cs="Arial"/>
                <w:sz w:val="20"/>
                <w:szCs w:val="20"/>
                <w:lang w:eastAsia="es-PE"/>
              </w:rPr>
            </w:pPr>
            <w:r w:rsidRPr="003A75E9">
              <w:rPr>
                <w:rFonts w:ascii="Arial Narrow" w:hAnsi="Arial Narrow" w:cs="Arial"/>
                <w:sz w:val="20"/>
                <w:szCs w:val="20"/>
                <w:lang w:eastAsia="es-PE"/>
              </w:rPr>
              <w:t>Referencia: 235-2018-28-020147</w:t>
            </w:r>
          </w:p>
          <w:p w:rsidR="001807CD" w:rsidRPr="003A75E9" w:rsidRDefault="001807CD" w:rsidP="006C6D4F">
            <w:pPr>
              <w:rPr>
                <w:rFonts w:ascii="Arial Narrow" w:hAnsi="Arial Narrow" w:cs="Arial"/>
                <w:sz w:val="20"/>
                <w:szCs w:val="20"/>
                <w:lang w:eastAsia="es-PE"/>
              </w:rPr>
            </w:pPr>
          </w:p>
          <w:p w:rsidR="001807CD" w:rsidRPr="00F87942" w:rsidRDefault="001807CD" w:rsidP="006C6D4F">
            <w:pPr>
              <w:rPr>
                <w:rFonts w:ascii="Arial Narrow" w:hAnsi="Arial Narrow" w:cs="Arial"/>
                <w:color w:val="0000FF"/>
                <w:lang w:eastAsia="es-PE"/>
              </w:rPr>
            </w:pPr>
            <w:r w:rsidRPr="00F150E6">
              <w:rPr>
                <w:rFonts w:ascii="Arial Narrow" w:hAnsi="Arial Narrow" w:cs="Arial"/>
                <w:sz w:val="20"/>
                <w:szCs w:val="20"/>
                <w:lang w:eastAsia="es-PE"/>
              </w:rPr>
              <w:t>-----------------------------------------------------------------------------------------------------------------------------------------------------</w:t>
            </w:r>
            <w:r w:rsidRPr="00F87942">
              <w:rPr>
                <w:rFonts w:ascii="Arial Narrow" w:hAnsi="Arial Narrow" w:cs="Arial"/>
                <w:color w:val="0000FF"/>
                <w:lang w:eastAsia="es-PE"/>
              </w:rPr>
              <w:t> </w:t>
            </w:r>
          </w:p>
        </w:tc>
      </w:tr>
      <w:tr w:rsidR="001807CD" w:rsidRPr="00F87942" w:rsidTr="006C6D4F">
        <w:trPr>
          <w:trHeight w:val="1129"/>
        </w:trPr>
        <w:tc>
          <w:tcPr>
            <w:tcW w:w="8363" w:type="dxa"/>
            <w:gridSpan w:val="5"/>
            <w:tcBorders>
              <w:top w:val="nil"/>
              <w:left w:val="single" w:sz="8" w:space="0" w:color="244062"/>
              <w:bottom w:val="nil"/>
              <w:right w:val="single" w:sz="8" w:space="0" w:color="244062"/>
            </w:tcBorders>
            <w:shd w:val="clear" w:color="auto" w:fill="auto"/>
            <w:vAlign w:val="center"/>
            <w:hideMark/>
          </w:tcPr>
          <w:p w:rsidR="001807CD" w:rsidRPr="003A75E9" w:rsidRDefault="001807CD" w:rsidP="006C6D4F">
            <w:pPr>
              <w:rPr>
                <w:rFonts w:ascii="Arial Narrow" w:hAnsi="Arial Narrow" w:cs="Arial"/>
                <w:sz w:val="10"/>
                <w:szCs w:val="10"/>
                <w:lang w:eastAsia="es-PE"/>
              </w:rPr>
            </w:pPr>
          </w:p>
          <w:p w:rsidR="001807CD" w:rsidRDefault="001807CD" w:rsidP="006C6D4F">
            <w:pPr>
              <w:rPr>
                <w:rFonts w:ascii="Arial Narrow" w:hAnsi="Arial Narrow" w:cs="Arial"/>
                <w:sz w:val="24"/>
                <w:lang w:eastAsia="es-PE"/>
              </w:rPr>
            </w:pPr>
            <w:r w:rsidRPr="003A75E9">
              <w:rPr>
                <w:rFonts w:ascii="Arial Narrow" w:hAnsi="Arial Narrow" w:cs="Arial"/>
                <w:sz w:val="20"/>
                <w:szCs w:val="20"/>
                <w:lang w:eastAsia="es-PE"/>
              </w:rPr>
              <w:t xml:space="preserve">Mediante la presente se le comunica que </w:t>
            </w:r>
            <w:r>
              <w:rPr>
                <w:rFonts w:ascii="Arial Narrow" w:hAnsi="Arial Narrow" w:cs="Arial"/>
                <w:sz w:val="20"/>
                <w:szCs w:val="20"/>
                <w:lang w:eastAsia="es-PE"/>
              </w:rPr>
              <w:t>le ha sido asignada la declaración simplificada de envíos de entrega rápida de la referencia, debiendo cumplir con las funciones previstas en el Procedimiento Específico de Reconocimiento Físico DESPA-PE.00.03</w:t>
            </w:r>
          </w:p>
          <w:p w:rsidR="001807CD" w:rsidRPr="00F87942" w:rsidRDefault="001807CD" w:rsidP="006C6D4F">
            <w:pPr>
              <w:rPr>
                <w:rFonts w:ascii="Arial Narrow" w:hAnsi="Arial Narrow" w:cs="Arial"/>
                <w:sz w:val="24"/>
                <w:lang w:eastAsia="es-PE"/>
              </w:rPr>
            </w:pPr>
          </w:p>
        </w:tc>
      </w:tr>
      <w:tr w:rsidR="001807CD" w:rsidRPr="00F87942" w:rsidTr="006C6D4F">
        <w:trPr>
          <w:trHeight w:val="25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Pr="00F87942" w:rsidRDefault="001807CD" w:rsidP="006C6D4F">
            <w:pPr>
              <w:rPr>
                <w:rFonts w:ascii="Arial Narrow" w:hAnsi="Arial Narrow" w:cs="Arial"/>
                <w:sz w:val="20"/>
                <w:szCs w:val="20"/>
                <w:lang w:eastAsia="es-PE"/>
              </w:rPr>
            </w:pPr>
            <w:r w:rsidRPr="00F87942">
              <w:rPr>
                <w:rFonts w:ascii="Arial Narrow" w:hAnsi="Arial Narrow" w:cs="Arial"/>
                <w:sz w:val="20"/>
                <w:szCs w:val="20"/>
                <w:lang w:eastAsia="es-PE"/>
              </w:rPr>
              <w:t>Elaborado por</w:t>
            </w:r>
            <w:r>
              <w:rPr>
                <w:rFonts w:ascii="Arial Narrow" w:hAnsi="Arial Narrow" w:cs="Arial"/>
                <w:sz w:val="20"/>
                <w:szCs w:val="20"/>
                <w:lang w:eastAsia="es-PE"/>
              </w:rPr>
              <w:t xml:space="preserve"> SUNAT</w:t>
            </w:r>
          </w:p>
        </w:tc>
      </w:tr>
      <w:tr w:rsidR="001807CD" w:rsidRPr="00F87942" w:rsidTr="006C6D4F">
        <w:trPr>
          <w:trHeight w:val="330"/>
        </w:trPr>
        <w:tc>
          <w:tcPr>
            <w:tcW w:w="8363" w:type="dxa"/>
            <w:gridSpan w:val="5"/>
            <w:tcBorders>
              <w:top w:val="nil"/>
              <w:left w:val="single" w:sz="8" w:space="0" w:color="244062"/>
              <w:bottom w:val="single" w:sz="8" w:space="0" w:color="244062"/>
              <w:right w:val="single" w:sz="8" w:space="0" w:color="244062"/>
            </w:tcBorders>
            <w:shd w:val="clear" w:color="auto" w:fill="auto"/>
            <w:noWrap/>
            <w:vAlign w:val="center"/>
            <w:hideMark/>
          </w:tcPr>
          <w:p w:rsidR="001807CD" w:rsidRPr="00F87942" w:rsidRDefault="001807CD" w:rsidP="006C6D4F">
            <w:pPr>
              <w:rPr>
                <w:rFonts w:ascii="Times New Roman" w:hAnsi="Times New Roman"/>
                <w:sz w:val="24"/>
                <w:lang w:eastAsia="es-PE"/>
              </w:rPr>
            </w:pPr>
            <w:r w:rsidRPr="00F87942">
              <w:rPr>
                <w:rFonts w:ascii="Times New Roman" w:hAnsi="Times New Roman"/>
                <w:sz w:val="24"/>
                <w:lang w:eastAsia="es-PE"/>
              </w:rPr>
              <w:t> </w:t>
            </w:r>
          </w:p>
        </w:tc>
      </w:tr>
      <w:tr w:rsidR="001807CD" w:rsidRPr="00F87942" w:rsidTr="006C6D4F">
        <w:trPr>
          <w:trHeight w:val="105"/>
        </w:trPr>
        <w:tc>
          <w:tcPr>
            <w:tcW w:w="297"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920"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480"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420"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46"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r>
      <w:tr w:rsidR="001807CD" w:rsidRPr="00F87942" w:rsidTr="006C6D4F">
        <w:trPr>
          <w:trHeight w:val="255"/>
        </w:trPr>
        <w:tc>
          <w:tcPr>
            <w:tcW w:w="8363" w:type="dxa"/>
            <w:gridSpan w:val="5"/>
            <w:tcBorders>
              <w:top w:val="nil"/>
              <w:left w:val="nil"/>
              <w:bottom w:val="nil"/>
              <w:right w:val="nil"/>
            </w:tcBorders>
            <w:shd w:val="clear" w:color="auto" w:fill="auto"/>
            <w:noWrap/>
            <w:vAlign w:val="bottom"/>
            <w:hideMark/>
          </w:tcPr>
          <w:p w:rsidR="001807CD" w:rsidRPr="00F87942" w:rsidRDefault="001807CD" w:rsidP="006C6D4F">
            <w:pPr>
              <w:rPr>
                <w:rFonts w:ascii="Arial Narrow" w:hAnsi="Arial Narrow" w:cs="Arial"/>
                <w:sz w:val="20"/>
                <w:szCs w:val="20"/>
                <w:lang w:eastAsia="es-PE"/>
              </w:rPr>
            </w:pPr>
          </w:p>
        </w:tc>
      </w:tr>
    </w:tbl>
    <w:p w:rsidR="008314BE" w:rsidRDefault="008314BE" w:rsidP="008314BE">
      <w:pPr>
        <w:tabs>
          <w:tab w:val="left" w:pos="5565"/>
        </w:tabs>
        <w:jc w:val="left"/>
        <w:rPr>
          <w:rFonts w:eastAsia="Arial Unicode MS" w:cs="Arial"/>
          <w:b/>
          <w:bCs/>
          <w:kern w:val="22"/>
          <w:szCs w:val="22"/>
          <w:lang w:val="es-PE"/>
        </w:rPr>
      </w:pPr>
    </w:p>
    <w:p w:rsidR="008314BE" w:rsidRDefault="008314BE">
      <w:pPr>
        <w:jc w:val="left"/>
        <w:rPr>
          <w:rFonts w:eastAsia="Arial Unicode MS" w:cs="Arial"/>
          <w:b/>
          <w:bCs/>
          <w:kern w:val="22"/>
          <w:szCs w:val="22"/>
          <w:lang w:val="es-PE"/>
        </w:rPr>
      </w:pPr>
      <w:r>
        <w:rPr>
          <w:rFonts w:eastAsia="Arial Unicode MS" w:cs="Arial"/>
          <w:b/>
          <w:bCs/>
          <w:kern w:val="22"/>
          <w:szCs w:val="22"/>
          <w:lang w:val="es-PE"/>
        </w:rPr>
        <w:br w:type="page"/>
      </w:r>
    </w:p>
    <w:p w:rsidR="008314BE" w:rsidRPr="001807CD" w:rsidRDefault="008314BE" w:rsidP="008314BE">
      <w:pPr>
        <w:pStyle w:val="Ttulo2"/>
        <w:numPr>
          <w:ilvl w:val="0"/>
          <w:numId w:val="0"/>
        </w:numPr>
        <w:ind w:left="578" w:hanging="578"/>
        <w:jc w:val="center"/>
        <w:rPr>
          <w:sz w:val="22"/>
          <w:szCs w:val="22"/>
        </w:rPr>
      </w:pPr>
      <w:r>
        <w:rPr>
          <w:sz w:val="22"/>
          <w:szCs w:val="22"/>
        </w:rPr>
        <w:lastRenderedPageBreak/>
        <w:t>ANEXO 12</w:t>
      </w:r>
    </w:p>
    <w:p w:rsidR="008314BE" w:rsidRDefault="008314BE" w:rsidP="008314BE">
      <w:pPr>
        <w:jc w:val="center"/>
        <w:rPr>
          <w:rFonts w:ascii="Arial Narrow" w:hAnsi="Arial Narrow"/>
        </w:rPr>
      </w:pPr>
    </w:p>
    <w:p w:rsidR="00181086" w:rsidRPr="00181086" w:rsidRDefault="00181086" w:rsidP="00181086">
      <w:pPr>
        <w:jc w:val="center"/>
        <w:rPr>
          <w:rFonts w:ascii="Arial Narrow" w:hAnsi="Arial Narrow"/>
          <w:b/>
        </w:rPr>
      </w:pPr>
      <w:r w:rsidRPr="00181086">
        <w:rPr>
          <w:rFonts w:ascii="Arial Narrow" w:hAnsi="Arial Narrow"/>
          <w:b/>
        </w:rPr>
        <w:t>ÁNFORA POR ROL</w:t>
      </w:r>
    </w:p>
    <w:p w:rsidR="00181086" w:rsidRDefault="00181086" w:rsidP="008568F4">
      <w:pPr>
        <w:pStyle w:val="Ttulo2"/>
        <w:numPr>
          <w:ilvl w:val="0"/>
          <w:numId w:val="0"/>
        </w:numPr>
        <w:ind w:left="578" w:hanging="578"/>
        <w:jc w:val="center"/>
        <w:rPr>
          <w:sz w:val="22"/>
          <w:szCs w:val="22"/>
        </w:rPr>
      </w:pPr>
    </w:p>
    <w:tbl>
      <w:tblPr>
        <w:tblStyle w:val="Tablaconcuadrcula"/>
        <w:tblW w:w="8682" w:type="dxa"/>
        <w:tblInd w:w="215" w:type="dxa"/>
        <w:tblLook w:val="04A0" w:firstRow="1" w:lastRow="0" w:firstColumn="1" w:lastColumn="0" w:noHBand="0" w:noVBand="1"/>
      </w:tblPr>
      <w:tblGrid>
        <w:gridCol w:w="4571"/>
        <w:gridCol w:w="4111"/>
      </w:tblGrid>
      <w:tr w:rsidR="00181086" w:rsidRPr="00C0572D" w:rsidTr="00D0171C">
        <w:trPr>
          <w:trHeight w:val="342"/>
        </w:trPr>
        <w:tc>
          <w:tcPr>
            <w:tcW w:w="4571" w:type="dxa"/>
            <w:shd w:val="clear" w:color="auto" w:fill="548DD4" w:themeFill="text2" w:themeFillTint="99"/>
          </w:tcPr>
          <w:p w:rsidR="00181086" w:rsidRPr="00C0572D" w:rsidRDefault="00181086" w:rsidP="00D0171C">
            <w:pPr>
              <w:jc w:val="center"/>
              <w:rPr>
                <w:rFonts w:ascii="Arial Narrow" w:hAnsi="Arial Narrow" w:cs="Arial"/>
                <w:bCs/>
                <w:sz w:val="20"/>
                <w:szCs w:val="20"/>
                <w:lang w:val="es-PE" w:eastAsia="es-PE"/>
              </w:rPr>
            </w:pPr>
            <w:r>
              <w:rPr>
                <w:rFonts w:ascii="Arial Narrow" w:hAnsi="Arial Narrow" w:cs="Arial"/>
                <w:bCs/>
                <w:sz w:val="20"/>
                <w:szCs w:val="20"/>
                <w:lang w:val="es-PE" w:eastAsia="es-PE"/>
              </w:rPr>
              <w:t>Ánfora</w:t>
            </w:r>
          </w:p>
        </w:tc>
        <w:tc>
          <w:tcPr>
            <w:tcW w:w="4111" w:type="dxa"/>
            <w:shd w:val="clear" w:color="auto" w:fill="548DD4" w:themeFill="text2" w:themeFillTint="99"/>
          </w:tcPr>
          <w:p w:rsidR="00181086" w:rsidRPr="00C0572D" w:rsidRDefault="00181086" w:rsidP="00D0171C">
            <w:pPr>
              <w:jc w:val="center"/>
              <w:rPr>
                <w:rFonts w:ascii="Arial Narrow" w:hAnsi="Arial Narrow" w:cs="Arial"/>
                <w:bCs/>
                <w:sz w:val="20"/>
                <w:szCs w:val="20"/>
                <w:lang w:val="es-PE" w:eastAsia="es-PE"/>
              </w:rPr>
            </w:pPr>
            <w:r w:rsidRPr="00C0572D">
              <w:rPr>
                <w:rFonts w:ascii="Arial Narrow" w:hAnsi="Arial Narrow" w:cs="Arial"/>
                <w:bCs/>
                <w:sz w:val="20"/>
                <w:szCs w:val="20"/>
                <w:lang w:val="es-PE" w:eastAsia="es-PE"/>
              </w:rPr>
              <w:t>Rol de usuario</w:t>
            </w:r>
          </w:p>
        </w:tc>
      </w:tr>
      <w:tr w:rsidR="00181086" w:rsidRPr="00C0572D" w:rsidTr="00D0171C">
        <w:trPr>
          <w:trHeight w:val="342"/>
        </w:trPr>
        <w:tc>
          <w:tcPr>
            <w:tcW w:w="4571" w:type="dxa"/>
          </w:tcPr>
          <w:p w:rsidR="00181086" w:rsidRPr="002F7401" w:rsidRDefault="00181086" w:rsidP="00D0171C">
            <w:pPr>
              <w:rPr>
                <w:rFonts w:ascii="Arial Narrow" w:hAnsi="Arial Narrow" w:cs="Arial"/>
                <w:bCs/>
                <w:sz w:val="20"/>
                <w:szCs w:val="20"/>
                <w:lang w:val="es-PE" w:eastAsia="es-PE"/>
              </w:rPr>
            </w:pPr>
            <w:r w:rsidRPr="00181086">
              <w:rPr>
                <w:rFonts w:ascii="Arial Narrow" w:hAnsi="Arial Narrow" w:cs="Arial"/>
                <w:bCs/>
                <w:sz w:val="20"/>
                <w:szCs w:val="20"/>
                <w:lang w:val="es-PE" w:eastAsia="es-PE"/>
              </w:rPr>
              <w:t>Ánfora de Canal Rojo EER</w:t>
            </w:r>
          </w:p>
        </w:tc>
        <w:tc>
          <w:tcPr>
            <w:tcW w:w="4111" w:type="dxa"/>
          </w:tcPr>
          <w:p w:rsidR="00EF5A52" w:rsidRPr="00EF5A52" w:rsidRDefault="00181086" w:rsidP="00EF6966">
            <w:pPr>
              <w:pStyle w:val="Prrafodelista"/>
              <w:numPr>
                <w:ilvl w:val="0"/>
                <w:numId w:val="48"/>
              </w:numPr>
              <w:rPr>
                <w:rFonts w:ascii="Arial Narrow" w:hAnsi="Arial Narrow" w:cs="Arial"/>
                <w:bCs/>
                <w:sz w:val="20"/>
                <w:szCs w:val="20"/>
                <w:lang w:val="es-PE" w:eastAsia="es-PE"/>
              </w:rPr>
            </w:pPr>
            <w:r w:rsidRPr="00C0572D">
              <w:rPr>
                <w:rFonts w:ascii="Arial Narrow" w:hAnsi="Arial Narrow" w:cs="Arial"/>
                <w:bCs/>
                <w:sz w:val="20"/>
                <w:szCs w:val="20"/>
                <w:lang w:val="es-PE" w:eastAsia="es-PE"/>
              </w:rPr>
              <w:t>Jefe del régimen EER</w:t>
            </w:r>
            <w:r w:rsidR="00EF5A52">
              <w:rPr>
                <w:rFonts w:ascii="Arial Narrow" w:hAnsi="Arial Narrow" w:cs="Arial"/>
                <w:bCs/>
                <w:sz w:val="20"/>
                <w:szCs w:val="20"/>
                <w:lang w:val="es-PE" w:eastAsia="es-PE"/>
              </w:rPr>
              <w:t xml:space="preserve"> </w:t>
            </w:r>
          </w:p>
          <w:p w:rsidR="00181086" w:rsidRPr="00EF5A52" w:rsidRDefault="00181086" w:rsidP="00EF6966">
            <w:pPr>
              <w:pStyle w:val="Prrafodelista"/>
              <w:numPr>
                <w:ilvl w:val="0"/>
                <w:numId w:val="48"/>
              </w:numPr>
              <w:rPr>
                <w:rFonts w:ascii="Arial Narrow" w:hAnsi="Arial Narrow" w:cs="Arial"/>
                <w:bCs/>
                <w:sz w:val="20"/>
                <w:szCs w:val="20"/>
                <w:lang w:val="es-PE" w:eastAsia="es-PE"/>
              </w:rPr>
            </w:pPr>
            <w:r w:rsidRPr="00C0572D">
              <w:rPr>
                <w:rFonts w:ascii="Arial Narrow" w:hAnsi="Arial Narrow" w:cs="Arial"/>
                <w:bCs/>
                <w:sz w:val="20"/>
                <w:szCs w:val="20"/>
                <w:lang w:val="es-PE" w:eastAsia="es-PE"/>
              </w:rPr>
              <w:t>Supervisor del régimen EER</w:t>
            </w:r>
            <w:r w:rsidR="00EF5A52">
              <w:rPr>
                <w:rFonts w:ascii="Arial Narrow" w:hAnsi="Arial Narrow" w:cs="Arial"/>
                <w:bCs/>
                <w:sz w:val="20"/>
                <w:szCs w:val="20"/>
                <w:lang w:val="es-PE" w:eastAsia="es-PE"/>
              </w:rPr>
              <w:t xml:space="preserve"> </w:t>
            </w:r>
          </w:p>
        </w:tc>
      </w:tr>
      <w:tr w:rsidR="00181086" w:rsidRPr="00C0572D" w:rsidTr="00D0171C">
        <w:trPr>
          <w:trHeight w:val="1339"/>
        </w:trPr>
        <w:tc>
          <w:tcPr>
            <w:tcW w:w="4571" w:type="dxa"/>
          </w:tcPr>
          <w:p w:rsidR="00073947" w:rsidRPr="00073947" w:rsidRDefault="000D00D7" w:rsidP="00073947">
            <w:pPr>
              <w:rPr>
                <w:rFonts w:ascii="Arial Narrow" w:hAnsi="Arial Narrow" w:cs="Arial"/>
                <w:bCs/>
                <w:sz w:val="20"/>
                <w:szCs w:val="20"/>
                <w:lang w:val="es-PE" w:eastAsia="es-PE"/>
              </w:rPr>
            </w:pPr>
            <w:r w:rsidRPr="00073947">
              <w:rPr>
                <w:rFonts w:ascii="Arial Narrow" w:hAnsi="Arial Narrow" w:cs="Arial"/>
                <w:bCs/>
                <w:sz w:val="20"/>
                <w:szCs w:val="20"/>
                <w:lang w:val="es-PE" w:eastAsia="es-PE"/>
              </w:rPr>
              <w:t>Ánfora</w:t>
            </w:r>
            <w:r w:rsidR="00073947" w:rsidRPr="00073947">
              <w:rPr>
                <w:rFonts w:ascii="Arial Narrow" w:hAnsi="Arial Narrow" w:cs="Arial"/>
                <w:bCs/>
                <w:sz w:val="20"/>
                <w:szCs w:val="20"/>
                <w:lang w:val="es-PE" w:eastAsia="es-PE"/>
              </w:rPr>
              <w:t xml:space="preserve"> canal rojo anticipado</w:t>
            </w:r>
          </w:p>
          <w:p w:rsidR="00073947" w:rsidRPr="00073947" w:rsidRDefault="000D00D7" w:rsidP="00073947">
            <w:pPr>
              <w:rPr>
                <w:rFonts w:ascii="Arial Narrow" w:hAnsi="Arial Narrow" w:cs="Arial"/>
                <w:bCs/>
                <w:sz w:val="20"/>
                <w:szCs w:val="20"/>
                <w:lang w:val="es-PE" w:eastAsia="es-PE"/>
              </w:rPr>
            </w:pPr>
            <w:r w:rsidRPr="00073947">
              <w:rPr>
                <w:rFonts w:ascii="Arial Narrow" w:hAnsi="Arial Narrow" w:cs="Arial"/>
                <w:bCs/>
                <w:sz w:val="20"/>
                <w:szCs w:val="20"/>
                <w:lang w:val="es-PE" w:eastAsia="es-PE"/>
              </w:rPr>
              <w:t xml:space="preserve">Ánfora </w:t>
            </w:r>
            <w:r w:rsidR="00073947" w:rsidRPr="00073947">
              <w:rPr>
                <w:rFonts w:ascii="Arial Narrow" w:hAnsi="Arial Narrow" w:cs="Arial"/>
                <w:bCs/>
                <w:sz w:val="20"/>
                <w:szCs w:val="20"/>
                <w:lang w:val="es-PE" w:eastAsia="es-PE"/>
              </w:rPr>
              <w:t>canal rojo urgente</w:t>
            </w:r>
          </w:p>
          <w:p w:rsidR="00073947" w:rsidRPr="00073947" w:rsidRDefault="000D00D7" w:rsidP="00073947">
            <w:pPr>
              <w:rPr>
                <w:rFonts w:ascii="Arial Narrow" w:hAnsi="Arial Narrow" w:cs="Arial"/>
                <w:bCs/>
                <w:sz w:val="20"/>
                <w:szCs w:val="20"/>
                <w:lang w:val="es-PE" w:eastAsia="es-PE"/>
              </w:rPr>
            </w:pPr>
            <w:r w:rsidRPr="00073947">
              <w:rPr>
                <w:rFonts w:ascii="Arial Narrow" w:hAnsi="Arial Narrow" w:cs="Arial"/>
                <w:bCs/>
                <w:sz w:val="20"/>
                <w:szCs w:val="20"/>
                <w:lang w:val="es-PE" w:eastAsia="es-PE"/>
              </w:rPr>
              <w:t xml:space="preserve">Ánfora </w:t>
            </w:r>
            <w:r w:rsidR="00073947" w:rsidRPr="00073947">
              <w:rPr>
                <w:rFonts w:ascii="Arial Narrow" w:hAnsi="Arial Narrow" w:cs="Arial"/>
                <w:bCs/>
                <w:sz w:val="20"/>
                <w:szCs w:val="20"/>
                <w:lang w:val="es-PE" w:eastAsia="es-PE"/>
              </w:rPr>
              <w:t>canal rojo excepcional</w:t>
            </w:r>
          </w:p>
          <w:p w:rsidR="00181086" w:rsidRDefault="000D00D7" w:rsidP="00073947">
            <w:pPr>
              <w:rPr>
                <w:rFonts w:ascii="Arial Narrow" w:hAnsi="Arial Narrow" w:cs="Arial"/>
                <w:bCs/>
                <w:sz w:val="20"/>
                <w:szCs w:val="20"/>
                <w:lang w:val="es-PE" w:eastAsia="es-PE"/>
              </w:rPr>
            </w:pPr>
            <w:r w:rsidRPr="00073947">
              <w:rPr>
                <w:rFonts w:ascii="Arial Narrow" w:hAnsi="Arial Narrow" w:cs="Arial"/>
                <w:bCs/>
                <w:sz w:val="20"/>
                <w:szCs w:val="20"/>
                <w:lang w:val="es-PE" w:eastAsia="es-PE"/>
              </w:rPr>
              <w:t xml:space="preserve">Ánfora </w:t>
            </w:r>
            <w:r w:rsidR="00073947" w:rsidRPr="00073947">
              <w:rPr>
                <w:rFonts w:ascii="Arial Narrow" w:hAnsi="Arial Narrow" w:cs="Arial"/>
                <w:bCs/>
                <w:sz w:val="20"/>
                <w:szCs w:val="20"/>
                <w:lang w:val="es-PE" w:eastAsia="es-PE"/>
              </w:rPr>
              <w:t xml:space="preserve">canal rojo </w:t>
            </w:r>
            <w:r w:rsidRPr="00073947">
              <w:rPr>
                <w:rFonts w:ascii="Arial Narrow" w:hAnsi="Arial Narrow" w:cs="Arial"/>
                <w:bCs/>
                <w:sz w:val="20"/>
                <w:szCs w:val="20"/>
                <w:lang w:val="es-PE" w:eastAsia="es-PE"/>
              </w:rPr>
              <w:t>exportación</w:t>
            </w:r>
          </w:p>
          <w:p w:rsidR="006D4510" w:rsidRPr="002F7401" w:rsidRDefault="006D4510" w:rsidP="00073947">
            <w:pPr>
              <w:rPr>
                <w:rFonts w:ascii="Arial Narrow" w:hAnsi="Arial Narrow" w:cs="Arial"/>
                <w:bCs/>
                <w:sz w:val="20"/>
                <w:szCs w:val="20"/>
                <w:lang w:val="es-PE" w:eastAsia="es-PE"/>
              </w:rPr>
            </w:pPr>
            <w:r>
              <w:rPr>
                <w:rFonts w:ascii="Arial Narrow" w:hAnsi="Arial Narrow" w:cs="Arial"/>
                <w:bCs/>
                <w:sz w:val="20"/>
                <w:szCs w:val="20"/>
                <w:lang w:val="es-PE" w:eastAsia="es-PE"/>
              </w:rPr>
              <w:t>Todas las ánforas</w:t>
            </w:r>
          </w:p>
        </w:tc>
        <w:tc>
          <w:tcPr>
            <w:tcW w:w="4111" w:type="dxa"/>
          </w:tcPr>
          <w:p w:rsidR="00181086"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reexportación</w:t>
            </w:r>
          </w:p>
          <w:p w:rsidR="00181086"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p>
          <w:p w:rsidR="00181086"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p>
          <w:p w:rsidR="00181086"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p w:rsidR="00181086"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p w:rsidR="00181086" w:rsidRPr="00C0572D"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r>
      <w:tr w:rsidR="00181086" w:rsidRPr="00C0572D" w:rsidTr="00D0171C">
        <w:trPr>
          <w:trHeight w:val="262"/>
        </w:trPr>
        <w:tc>
          <w:tcPr>
            <w:tcW w:w="4571" w:type="dxa"/>
          </w:tcPr>
          <w:p w:rsidR="00181086" w:rsidRPr="002F7401" w:rsidRDefault="00181086" w:rsidP="00D0171C">
            <w:pPr>
              <w:rPr>
                <w:rFonts w:ascii="Arial Narrow" w:hAnsi="Arial Narrow" w:cs="Arial"/>
                <w:bCs/>
                <w:sz w:val="20"/>
                <w:szCs w:val="20"/>
                <w:lang w:val="es-PE" w:eastAsia="es-PE"/>
              </w:rPr>
            </w:pPr>
            <w:r>
              <w:rPr>
                <w:rFonts w:ascii="Arial Narrow" w:hAnsi="Arial Narrow" w:cs="Arial"/>
                <w:bCs/>
                <w:sz w:val="20"/>
                <w:szCs w:val="20"/>
                <w:lang w:val="es-PE" w:eastAsia="es-PE"/>
              </w:rPr>
              <w:t>Ánfora de Canal Rojo Salida</w:t>
            </w:r>
          </w:p>
        </w:tc>
        <w:tc>
          <w:tcPr>
            <w:tcW w:w="4111" w:type="dxa"/>
          </w:tcPr>
          <w:p w:rsidR="00181086"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Jefe de régimen de salida</w:t>
            </w:r>
          </w:p>
          <w:p w:rsidR="00181086" w:rsidRPr="00C0572D" w:rsidRDefault="00181086" w:rsidP="00EF6966">
            <w:pPr>
              <w:pStyle w:val="Prrafodelista"/>
              <w:numPr>
                <w:ilvl w:val="0"/>
                <w:numId w:val="48"/>
              </w:numPr>
              <w:rPr>
                <w:rFonts w:ascii="Arial Narrow" w:hAnsi="Arial Narrow" w:cs="Arial"/>
                <w:bCs/>
                <w:sz w:val="20"/>
                <w:szCs w:val="20"/>
                <w:lang w:val="es-PE" w:eastAsia="es-PE"/>
              </w:rPr>
            </w:pPr>
            <w:r>
              <w:rPr>
                <w:rFonts w:ascii="Arial Narrow" w:hAnsi="Arial Narrow" w:cs="Arial"/>
                <w:bCs/>
                <w:sz w:val="20"/>
                <w:szCs w:val="20"/>
                <w:lang w:val="es-PE" w:eastAsia="es-PE"/>
              </w:rPr>
              <w:t>Supervisor de régimen de salida</w:t>
            </w:r>
          </w:p>
        </w:tc>
      </w:tr>
      <w:tr w:rsidR="00B02391" w:rsidRPr="00C0572D" w:rsidTr="00A419D8">
        <w:trPr>
          <w:trHeight w:val="262"/>
        </w:trPr>
        <w:tc>
          <w:tcPr>
            <w:tcW w:w="4571" w:type="dxa"/>
          </w:tcPr>
          <w:p w:rsidR="00B02391" w:rsidRPr="00093559" w:rsidRDefault="00B02391" w:rsidP="00A419D8">
            <w:pPr>
              <w:rPr>
                <w:rFonts w:ascii="Arial Narrow" w:hAnsi="Arial Narrow" w:cs="Arial"/>
                <w:bCs/>
                <w:sz w:val="20"/>
                <w:szCs w:val="20"/>
                <w:highlight w:val="green"/>
                <w:lang w:val="es-PE" w:eastAsia="es-PE"/>
              </w:rPr>
            </w:pPr>
            <w:r w:rsidRPr="00093559">
              <w:rPr>
                <w:rFonts w:ascii="Arial Narrow" w:hAnsi="Arial Narrow" w:cs="Arial"/>
                <w:bCs/>
                <w:sz w:val="20"/>
                <w:szCs w:val="20"/>
                <w:highlight w:val="green"/>
                <w:lang w:val="es-PE" w:eastAsia="es-PE"/>
              </w:rPr>
              <w:t>Ánfora de Canal Rojo MUA</w:t>
            </w:r>
            <w:r>
              <w:rPr>
                <w:rFonts w:ascii="Arial Narrow" w:hAnsi="Arial Narrow" w:cs="Arial"/>
                <w:bCs/>
                <w:sz w:val="20"/>
                <w:szCs w:val="20"/>
                <w:highlight w:val="green"/>
                <w:lang w:val="es-PE" w:eastAsia="es-PE"/>
              </w:rPr>
              <w:t xml:space="preserve"> ingreso</w:t>
            </w:r>
          </w:p>
        </w:tc>
        <w:tc>
          <w:tcPr>
            <w:tcW w:w="4111" w:type="dxa"/>
          </w:tcPr>
          <w:p w:rsidR="00B02391" w:rsidRPr="00093559" w:rsidRDefault="00B02391" w:rsidP="00EF6966">
            <w:pPr>
              <w:pStyle w:val="Prrafodelista"/>
              <w:numPr>
                <w:ilvl w:val="0"/>
                <w:numId w:val="48"/>
              </w:numPr>
              <w:rPr>
                <w:rFonts w:ascii="Arial Narrow" w:hAnsi="Arial Narrow" w:cs="Arial"/>
                <w:bCs/>
                <w:sz w:val="20"/>
                <w:szCs w:val="20"/>
                <w:highlight w:val="green"/>
                <w:lang w:val="es-PE" w:eastAsia="es-PE"/>
              </w:rPr>
            </w:pPr>
            <w:r w:rsidRPr="00093559">
              <w:rPr>
                <w:rFonts w:ascii="Arial Narrow" w:hAnsi="Arial Narrow" w:cs="Arial"/>
                <w:bCs/>
                <w:sz w:val="20"/>
                <w:szCs w:val="20"/>
                <w:highlight w:val="green"/>
                <w:lang w:val="es-PE" w:eastAsia="es-PE"/>
              </w:rPr>
              <w:t>Jefe de otros regímenes aduaneros especiales  (MUA)</w:t>
            </w:r>
          </w:p>
          <w:p w:rsidR="00B02391" w:rsidRPr="00093559" w:rsidRDefault="00B02391" w:rsidP="00EF6966">
            <w:pPr>
              <w:pStyle w:val="Prrafodelista"/>
              <w:numPr>
                <w:ilvl w:val="0"/>
                <w:numId w:val="48"/>
              </w:numPr>
              <w:rPr>
                <w:rFonts w:ascii="Arial Narrow" w:hAnsi="Arial Narrow" w:cs="Arial"/>
                <w:bCs/>
                <w:sz w:val="20"/>
                <w:szCs w:val="20"/>
                <w:highlight w:val="green"/>
                <w:lang w:val="es-PE" w:eastAsia="es-PE"/>
              </w:rPr>
            </w:pPr>
            <w:r w:rsidRPr="00093559">
              <w:rPr>
                <w:rFonts w:ascii="Arial Narrow" w:hAnsi="Arial Narrow" w:cs="Arial"/>
                <w:bCs/>
                <w:sz w:val="20"/>
                <w:szCs w:val="20"/>
                <w:highlight w:val="green"/>
                <w:lang w:val="es-PE" w:eastAsia="es-PE"/>
              </w:rPr>
              <w:t>Supervisor de otros regímenes aduaneros especiales  (MUA)</w:t>
            </w:r>
          </w:p>
        </w:tc>
      </w:tr>
      <w:tr w:rsidR="00093559" w:rsidRPr="00C0572D" w:rsidTr="00D0171C">
        <w:trPr>
          <w:trHeight w:val="262"/>
        </w:trPr>
        <w:tc>
          <w:tcPr>
            <w:tcW w:w="4571" w:type="dxa"/>
          </w:tcPr>
          <w:p w:rsidR="00093559" w:rsidRPr="00093559" w:rsidRDefault="00093559" w:rsidP="00093559">
            <w:pPr>
              <w:rPr>
                <w:rFonts w:ascii="Arial Narrow" w:hAnsi="Arial Narrow" w:cs="Arial"/>
                <w:bCs/>
                <w:sz w:val="20"/>
                <w:szCs w:val="20"/>
                <w:highlight w:val="green"/>
                <w:lang w:val="es-PE" w:eastAsia="es-PE"/>
              </w:rPr>
            </w:pPr>
            <w:r w:rsidRPr="00093559">
              <w:rPr>
                <w:rFonts w:ascii="Arial Narrow" w:hAnsi="Arial Narrow" w:cs="Arial"/>
                <w:bCs/>
                <w:sz w:val="20"/>
                <w:szCs w:val="20"/>
                <w:highlight w:val="green"/>
                <w:lang w:val="es-PE" w:eastAsia="es-PE"/>
              </w:rPr>
              <w:t>Ánfora de Canal Rojo MUA</w:t>
            </w:r>
            <w:r w:rsidR="00B02391">
              <w:rPr>
                <w:rFonts w:ascii="Arial Narrow" w:hAnsi="Arial Narrow" w:cs="Arial"/>
                <w:bCs/>
                <w:sz w:val="20"/>
                <w:szCs w:val="20"/>
                <w:highlight w:val="green"/>
                <w:lang w:val="es-PE" w:eastAsia="es-PE"/>
              </w:rPr>
              <w:t xml:space="preserve"> salida</w:t>
            </w:r>
          </w:p>
        </w:tc>
        <w:tc>
          <w:tcPr>
            <w:tcW w:w="4111" w:type="dxa"/>
          </w:tcPr>
          <w:p w:rsidR="00093559" w:rsidRPr="00093559" w:rsidRDefault="00093559" w:rsidP="00EF6966">
            <w:pPr>
              <w:pStyle w:val="Prrafodelista"/>
              <w:numPr>
                <w:ilvl w:val="0"/>
                <w:numId w:val="48"/>
              </w:numPr>
              <w:rPr>
                <w:rFonts w:ascii="Arial Narrow" w:hAnsi="Arial Narrow" w:cs="Arial"/>
                <w:bCs/>
                <w:sz w:val="20"/>
                <w:szCs w:val="20"/>
                <w:highlight w:val="green"/>
                <w:lang w:val="es-PE" w:eastAsia="es-PE"/>
              </w:rPr>
            </w:pPr>
            <w:r w:rsidRPr="00093559">
              <w:rPr>
                <w:rFonts w:ascii="Arial Narrow" w:hAnsi="Arial Narrow" w:cs="Arial"/>
                <w:bCs/>
                <w:sz w:val="20"/>
                <w:szCs w:val="20"/>
                <w:highlight w:val="green"/>
                <w:lang w:val="es-PE" w:eastAsia="es-PE"/>
              </w:rPr>
              <w:t>Jefe de otros regímenes aduaneros especiales  (MUA)</w:t>
            </w:r>
          </w:p>
          <w:p w:rsidR="00093559" w:rsidRPr="00093559" w:rsidRDefault="00093559" w:rsidP="00EF6966">
            <w:pPr>
              <w:pStyle w:val="Prrafodelista"/>
              <w:numPr>
                <w:ilvl w:val="0"/>
                <w:numId w:val="48"/>
              </w:numPr>
              <w:rPr>
                <w:rFonts w:ascii="Arial Narrow" w:hAnsi="Arial Narrow" w:cs="Arial"/>
                <w:bCs/>
                <w:sz w:val="20"/>
                <w:szCs w:val="20"/>
                <w:highlight w:val="green"/>
                <w:lang w:val="es-PE" w:eastAsia="es-PE"/>
              </w:rPr>
            </w:pPr>
            <w:r w:rsidRPr="00093559">
              <w:rPr>
                <w:rFonts w:ascii="Arial Narrow" w:hAnsi="Arial Narrow" w:cs="Arial"/>
                <w:bCs/>
                <w:sz w:val="20"/>
                <w:szCs w:val="20"/>
                <w:highlight w:val="green"/>
                <w:lang w:val="es-PE" w:eastAsia="es-PE"/>
              </w:rPr>
              <w:t>Supervisor de otros regímenes aduaneros especiales  (MUA)</w:t>
            </w:r>
          </w:p>
        </w:tc>
      </w:tr>
    </w:tbl>
    <w:p w:rsidR="006142D6" w:rsidRDefault="006142D6" w:rsidP="00C177D8">
      <w:pPr>
        <w:pStyle w:val="Ttulo2"/>
        <w:numPr>
          <w:ilvl w:val="0"/>
          <w:numId w:val="0"/>
        </w:numPr>
        <w:ind w:left="578" w:hanging="578"/>
        <w:jc w:val="center"/>
        <w:rPr>
          <w:sz w:val="22"/>
          <w:szCs w:val="22"/>
          <w:highlight w:val="green"/>
        </w:rPr>
      </w:pPr>
    </w:p>
    <w:p w:rsidR="006142D6" w:rsidRDefault="006142D6" w:rsidP="00C177D8">
      <w:pPr>
        <w:pStyle w:val="Ttulo2"/>
        <w:numPr>
          <w:ilvl w:val="0"/>
          <w:numId w:val="0"/>
        </w:numPr>
        <w:ind w:left="578" w:hanging="578"/>
        <w:jc w:val="center"/>
        <w:rPr>
          <w:sz w:val="22"/>
          <w:szCs w:val="22"/>
          <w:highlight w:val="green"/>
        </w:rPr>
        <w:sectPr w:rsidR="006142D6" w:rsidSect="007D74FF">
          <w:pgSz w:w="11907" w:h="16840" w:code="9"/>
          <w:pgMar w:top="1559" w:right="1106" w:bottom="1418" w:left="1418" w:header="709" w:footer="709" w:gutter="0"/>
          <w:cols w:space="708"/>
          <w:docGrid w:linePitch="360"/>
        </w:sectPr>
      </w:pPr>
    </w:p>
    <w:p w:rsidR="00C177D8" w:rsidRDefault="00C177D8" w:rsidP="00C177D8">
      <w:pPr>
        <w:pStyle w:val="Ttulo2"/>
        <w:numPr>
          <w:ilvl w:val="0"/>
          <w:numId w:val="0"/>
        </w:numPr>
        <w:ind w:left="578" w:hanging="578"/>
        <w:jc w:val="center"/>
        <w:rPr>
          <w:sz w:val="22"/>
          <w:szCs w:val="22"/>
        </w:rPr>
      </w:pPr>
      <w:r w:rsidRPr="00C177D8">
        <w:rPr>
          <w:sz w:val="22"/>
          <w:szCs w:val="22"/>
          <w:highlight w:val="green"/>
        </w:rPr>
        <w:lastRenderedPageBreak/>
        <w:t>ANEXO 13</w:t>
      </w:r>
    </w:p>
    <w:p w:rsidR="006142D6" w:rsidRDefault="006142D6" w:rsidP="00C177D8">
      <w:pPr>
        <w:pStyle w:val="Ttulo2"/>
        <w:numPr>
          <w:ilvl w:val="0"/>
          <w:numId w:val="0"/>
        </w:numPr>
        <w:ind w:left="578" w:hanging="578"/>
        <w:jc w:val="center"/>
        <w:rPr>
          <w:sz w:val="22"/>
          <w:szCs w:val="22"/>
        </w:rPr>
      </w:pPr>
    </w:p>
    <w:tbl>
      <w:tblPr>
        <w:tblW w:w="13768" w:type="dxa"/>
        <w:tblInd w:w="52" w:type="dxa"/>
        <w:tblCellMar>
          <w:left w:w="70" w:type="dxa"/>
          <w:right w:w="70" w:type="dxa"/>
        </w:tblCellMar>
        <w:tblLook w:val="04A0" w:firstRow="1" w:lastRow="0" w:firstColumn="1" w:lastColumn="0" w:noHBand="0" w:noVBand="1"/>
      </w:tblPr>
      <w:tblGrid>
        <w:gridCol w:w="520"/>
        <w:gridCol w:w="960"/>
        <w:gridCol w:w="1011"/>
        <w:gridCol w:w="4048"/>
        <w:gridCol w:w="1276"/>
        <w:gridCol w:w="5103"/>
        <w:gridCol w:w="1001"/>
      </w:tblGrid>
      <w:tr w:rsidR="006142D6" w:rsidRPr="006142D6" w:rsidTr="004F626E">
        <w:trPr>
          <w:trHeight w:val="255"/>
        </w:trPr>
        <w:tc>
          <w:tcPr>
            <w:tcW w:w="520" w:type="dxa"/>
            <w:tcBorders>
              <w:top w:val="single" w:sz="4" w:space="0" w:color="auto"/>
              <w:left w:val="single" w:sz="4" w:space="0" w:color="auto"/>
              <w:bottom w:val="single" w:sz="4" w:space="0" w:color="auto"/>
              <w:right w:val="single" w:sz="4" w:space="0" w:color="auto"/>
            </w:tcBorders>
            <w:shd w:val="clear" w:color="FFFFFF" w:fill="C0C0C0"/>
            <w:noWrap/>
            <w:vAlign w:val="center"/>
            <w:hideMark/>
          </w:tcPr>
          <w:p w:rsidR="006142D6" w:rsidRPr="006142D6" w:rsidRDefault="006142D6" w:rsidP="004F626E">
            <w:pPr>
              <w:jc w:val="left"/>
              <w:rPr>
                <w:rFonts w:cs="Arial"/>
                <w:color w:val="000000"/>
                <w:sz w:val="18"/>
                <w:szCs w:val="18"/>
                <w:lang w:val="es-PE" w:eastAsia="es-PE"/>
              </w:rPr>
            </w:pPr>
            <w:proofErr w:type="spellStart"/>
            <w:r w:rsidRPr="006142D6">
              <w:rPr>
                <w:rFonts w:cs="Arial"/>
                <w:color w:val="000000"/>
                <w:sz w:val="18"/>
                <w:szCs w:val="18"/>
                <w:lang w:val="es-PE" w:eastAsia="es-PE"/>
              </w:rPr>
              <w:t>Item</w:t>
            </w:r>
            <w:proofErr w:type="spellEnd"/>
          </w:p>
        </w:tc>
        <w:tc>
          <w:tcPr>
            <w:tcW w:w="960" w:type="dxa"/>
            <w:tcBorders>
              <w:top w:val="single" w:sz="4" w:space="0" w:color="auto"/>
              <w:left w:val="nil"/>
              <w:bottom w:val="single" w:sz="4" w:space="0" w:color="auto"/>
              <w:right w:val="single" w:sz="4" w:space="0" w:color="auto"/>
            </w:tcBorders>
            <w:shd w:val="clear" w:color="FFFFFF" w:fill="C0C0C0"/>
            <w:noWrap/>
            <w:vAlign w:val="center"/>
            <w:hideMark/>
          </w:tcPr>
          <w:p w:rsidR="006142D6" w:rsidRPr="006142D6" w:rsidRDefault="006142D6" w:rsidP="004F626E">
            <w:pPr>
              <w:jc w:val="left"/>
              <w:rPr>
                <w:rFonts w:cs="Arial"/>
                <w:color w:val="000000"/>
                <w:sz w:val="18"/>
                <w:szCs w:val="18"/>
                <w:lang w:val="es-PE" w:eastAsia="es-PE"/>
              </w:rPr>
            </w:pPr>
            <w:r w:rsidRPr="006142D6">
              <w:rPr>
                <w:rFonts w:cs="Arial"/>
                <w:color w:val="000000"/>
                <w:sz w:val="18"/>
                <w:szCs w:val="18"/>
                <w:lang w:val="es-PE" w:eastAsia="es-PE"/>
              </w:rPr>
              <w:t>ADUANA</w:t>
            </w:r>
          </w:p>
        </w:tc>
        <w:tc>
          <w:tcPr>
            <w:tcW w:w="1011" w:type="dxa"/>
            <w:tcBorders>
              <w:top w:val="single" w:sz="4" w:space="0" w:color="auto"/>
              <w:left w:val="nil"/>
              <w:bottom w:val="single" w:sz="4" w:space="0" w:color="auto"/>
              <w:right w:val="single" w:sz="4" w:space="0" w:color="auto"/>
            </w:tcBorders>
            <w:shd w:val="clear" w:color="FFFFFF" w:fill="C0C0C0"/>
            <w:noWrap/>
            <w:vAlign w:val="center"/>
            <w:hideMark/>
          </w:tcPr>
          <w:p w:rsidR="006142D6" w:rsidRPr="006142D6" w:rsidRDefault="006142D6" w:rsidP="004F626E">
            <w:pPr>
              <w:jc w:val="left"/>
              <w:rPr>
                <w:rFonts w:cs="Arial"/>
                <w:color w:val="000000"/>
                <w:sz w:val="18"/>
                <w:szCs w:val="18"/>
                <w:lang w:val="es-PE" w:eastAsia="es-PE"/>
              </w:rPr>
            </w:pPr>
            <w:r w:rsidRPr="006142D6">
              <w:rPr>
                <w:rFonts w:cs="Arial"/>
                <w:color w:val="000000"/>
                <w:sz w:val="18"/>
                <w:szCs w:val="18"/>
                <w:lang w:val="es-PE" w:eastAsia="es-PE"/>
              </w:rPr>
              <w:t>ALMACEN</w:t>
            </w:r>
          </w:p>
        </w:tc>
        <w:tc>
          <w:tcPr>
            <w:tcW w:w="4048" w:type="dxa"/>
            <w:tcBorders>
              <w:top w:val="single" w:sz="4" w:space="0" w:color="auto"/>
              <w:left w:val="nil"/>
              <w:bottom w:val="single" w:sz="4" w:space="0" w:color="auto"/>
              <w:right w:val="single" w:sz="4" w:space="0" w:color="auto"/>
            </w:tcBorders>
            <w:shd w:val="clear" w:color="FFFFFF" w:fill="C0C0C0"/>
            <w:noWrap/>
            <w:vAlign w:val="center"/>
            <w:hideMark/>
          </w:tcPr>
          <w:p w:rsidR="006142D6" w:rsidRPr="006142D6" w:rsidRDefault="006142D6" w:rsidP="004F626E">
            <w:pPr>
              <w:jc w:val="left"/>
              <w:rPr>
                <w:rFonts w:cs="Arial"/>
                <w:color w:val="000000"/>
                <w:sz w:val="18"/>
                <w:szCs w:val="18"/>
                <w:lang w:val="es-PE" w:eastAsia="es-PE"/>
              </w:rPr>
            </w:pPr>
            <w:r w:rsidRPr="006142D6">
              <w:rPr>
                <w:rFonts w:cs="Arial"/>
                <w:color w:val="000000"/>
                <w:sz w:val="18"/>
                <w:szCs w:val="18"/>
                <w:lang w:val="es-PE" w:eastAsia="es-PE"/>
              </w:rPr>
              <w:t>DNOMBRE</w:t>
            </w:r>
          </w:p>
        </w:tc>
        <w:tc>
          <w:tcPr>
            <w:tcW w:w="1276" w:type="dxa"/>
            <w:tcBorders>
              <w:top w:val="single" w:sz="4" w:space="0" w:color="auto"/>
              <w:left w:val="nil"/>
              <w:bottom w:val="single" w:sz="4" w:space="0" w:color="auto"/>
              <w:right w:val="single" w:sz="4" w:space="0" w:color="auto"/>
            </w:tcBorders>
            <w:shd w:val="clear" w:color="FFFFFF" w:fill="C0C0C0"/>
            <w:noWrap/>
            <w:vAlign w:val="center"/>
            <w:hideMark/>
          </w:tcPr>
          <w:p w:rsidR="006142D6" w:rsidRPr="006142D6" w:rsidRDefault="006142D6" w:rsidP="004F626E">
            <w:pPr>
              <w:jc w:val="left"/>
              <w:rPr>
                <w:rFonts w:cs="Arial"/>
                <w:color w:val="000000"/>
                <w:sz w:val="18"/>
                <w:szCs w:val="18"/>
                <w:lang w:val="es-PE" w:eastAsia="es-PE"/>
              </w:rPr>
            </w:pPr>
            <w:r w:rsidRPr="006142D6">
              <w:rPr>
                <w:rFonts w:cs="Arial"/>
                <w:color w:val="000000"/>
                <w:sz w:val="18"/>
                <w:szCs w:val="18"/>
                <w:lang w:val="es-PE" w:eastAsia="es-PE"/>
              </w:rPr>
              <w:t>RUC</w:t>
            </w:r>
          </w:p>
        </w:tc>
        <w:tc>
          <w:tcPr>
            <w:tcW w:w="5103" w:type="dxa"/>
            <w:tcBorders>
              <w:top w:val="single" w:sz="4" w:space="0" w:color="auto"/>
              <w:left w:val="nil"/>
              <w:bottom w:val="single" w:sz="4" w:space="0" w:color="auto"/>
              <w:right w:val="single" w:sz="4" w:space="0" w:color="auto"/>
            </w:tcBorders>
            <w:shd w:val="clear" w:color="FFFFFF" w:fill="C0C0C0"/>
            <w:noWrap/>
            <w:vAlign w:val="center"/>
            <w:hideMark/>
          </w:tcPr>
          <w:p w:rsidR="006142D6" w:rsidRPr="006142D6" w:rsidRDefault="006142D6" w:rsidP="004F626E">
            <w:pPr>
              <w:jc w:val="left"/>
              <w:rPr>
                <w:rFonts w:cs="Arial"/>
                <w:color w:val="000000"/>
                <w:sz w:val="18"/>
                <w:szCs w:val="18"/>
                <w:lang w:val="es-PE" w:eastAsia="es-PE"/>
              </w:rPr>
            </w:pPr>
            <w:r w:rsidRPr="006142D6">
              <w:rPr>
                <w:rFonts w:cs="Arial"/>
                <w:color w:val="000000"/>
                <w:sz w:val="18"/>
                <w:szCs w:val="18"/>
                <w:lang w:val="es-PE" w:eastAsia="es-PE"/>
              </w:rPr>
              <w:t>DIRECCION</w:t>
            </w:r>
          </w:p>
        </w:tc>
        <w:tc>
          <w:tcPr>
            <w:tcW w:w="850" w:type="dxa"/>
            <w:tcBorders>
              <w:top w:val="single" w:sz="4" w:space="0" w:color="auto"/>
              <w:left w:val="nil"/>
              <w:bottom w:val="single" w:sz="4" w:space="0" w:color="auto"/>
              <w:right w:val="single" w:sz="4" w:space="0" w:color="auto"/>
            </w:tcBorders>
            <w:shd w:val="clear" w:color="FFFFFF" w:fill="C0C0C0"/>
            <w:noWrap/>
            <w:vAlign w:val="center"/>
            <w:hideMark/>
          </w:tcPr>
          <w:p w:rsidR="006142D6" w:rsidRPr="006142D6" w:rsidRDefault="006142D6" w:rsidP="004F626E">
            <w:pPr>
              <w:jc w:val="left"/>
              <w:rPr>
                <w:rFonts w:cs="Arial"/>
                <w:color w:val="000000"/>
                <w:sz w:val="18"/>
                <w:szCs w:val="18"/>
                <w:lang w:val="es-PE" w:eastAsia="es-PE"/>
              </w:rPr>
            </w:pPr>
            <w:r w:rsidRPr="006142D6">
              <w:rPr>
                <w:rFonts w:cs="Arial"/>
                <w:color w:val="000000"/>
                <w:sz w:val="18"/>
                <w:szCs w:val="18"/>
                <w:lang w:val="es-PE" w:eastAsia="es-PE"/>
              </w:rPr>
              <w:t>FIN DE VIGENCIA</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280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DE PUERTO MALDONADO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PADRE JOSE ALDAMIZ, CARR LA PASTORA LA JOYA KM.7</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280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280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4260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S.A.-PUERTO MALDONADO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271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4400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DE JUANJUI</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DE LA CIUDAD DE JUANJUI</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271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4410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DE CHACHAPOYAS</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CHACHAPOYAS DE LA CIUDAD DE CHACHAPOYAS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271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4230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AEROP.JUAN SIMONS VELA- RIOJA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JUAN SIMONS VELA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271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4120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TARAPOTO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AERP.CMDTE.FAP GUILLERMO DEL CASTILLO PAREDES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271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DE YURIMAGUAS</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MOISES BENZAQUEN RENGIFO DE LA CIUDAD DE JAUJA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271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1247</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271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6000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AVIO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20555370386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GABRIEL CHARIARSE 151-2B URB. LEURO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20,180,831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COCINA DE VUELO DOCAMPO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20100000092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3825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2000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CORPORACION PERUANA DE AEROPUERTOS Y AVIACION COMERCIAL SOCI</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3400  ARPTO INTER J CHAVE ,</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LIMA AIRPORT PARTNERS S.R.L.</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20501577252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INTERNACIONAL JORGE CHAVEZ</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TERPEL AVIACION DEL PERU S.R.L.</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20502129806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CAMINO REAL 456-P-14 URB. CENTRO COMERCIA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20,210,808</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NEWREST INFLIGHT PERU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20550253047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CALLE A   URB. BOCANEGRA ,CALLAO,CALLAO,C</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20,210,723</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1030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LATAM AIRLINES GROUP S.A. SUCURSAL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20100103657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20,210,521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TAM LINEAS AEREAS S.A. SUCURSAL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20518480554</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JOSÉ PARDO 513 ,MIRAFLORES,LIMA,LIMA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20,210,518</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GATE GOURMET S.A. COCINA DE VUELO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20341848955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n-US" w:eastAsia="es-PE"/>
              </w:rPr>
              <w:t xml:space="preserve">AV. ELMER FAUCETT S.N.  </w:t>
            </w:r>
            <w:r w:rsidRPr="006142D6">
              <w:rPr>
                <w:rFonts w:cs="Arial"/>
                <w:color w:val="000000"/>
                <w:sz w:val="16"/>
                <w:szCs w:val="16"/>
                <w:lang w:val="es-PE" w:eastAsia="es-PE"/>
              </w:rPr>
              <w:t>AEROPUERTO JORGE CHAV</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20,210,301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SERVICIO DE MANTENIMIENTO DE LA FUERZA AEREA DEL PERU - SEMA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20144364059</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LA PERUANIDAD SN  CAMPO DE MARTE ,JESUS M</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20,201,220</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1421</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AIR CANADA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20509452785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ITALIA 389-101 ,MIRAFLORES,LIMA,LIMA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20,201,130</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4790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AEROVIAS DE MEXICO S.A. DE CV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20307246741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BENAVIDES 1579-405 ,MIRAFLORES,LIMA,LIMA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20,201,104</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1241</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RAMPA NORTE DEL AEROPUERTO INTERNACIONAL "JORGE CHÁVEZ</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20,200,701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GATE GOURMET PERU S.R.L SITUADA EN EL PRIMER PISO DE LA RA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20,200,701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4920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20,200,630</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AVIANCA - ECUADOR S.A.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20543545504</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VICTOR ANDRES BELAUNDE 147-1403 URB. EL R</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20,200,514</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1040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AEROLINEAS ARGENTINAS</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20100973392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DEAN VALDIVIA 243-301 URB. JARDIN ,SAN IS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20,200,307</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DELTA AIRLINES INC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20387428331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VICTOR ANDRES BELAUNDE 147 ,SAN ISIDRO,LI</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20,200,307</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28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AVIANCA PERU S. 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20348858182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VICTOR ANDRES BELAUNDE 147-1403 URB. EL R</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20,200,307</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lastRenderedPageBreak/>
              <w:t>29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1110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AMERICAN AIRLINES INC. SUCURSAL DEL PERÚ</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20101070671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CANAVAL Y MOREYRA 380 RES. SAN ISIDRO ,SA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20,200,307</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1420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AIR CANADA  -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20509452785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ITALIA 389-101 ,MIRAFLORES,LIMA,LIMA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20,200,307</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1430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AEROVIAS DEL CONTINENTE AMERICANO SA(AVIANCA) SUCURSAL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20100129290</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831-4TO URB. SANTA CRUZ ,MIRAF</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20,200,307</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4700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20,200,206</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1190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UNITED AIRLINES INC.SUCURSAL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20297995635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VICTOR ANDRES BELAUNDE 147 URB. EL ROSARI</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20,200,124</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1490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UNITED AIRLINES INC.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20297995635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VICTOR ANDRES BELAUNDE 147-101 ,SAN ISIDR</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20,200,124</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20,200,102</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1350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L.C. BUSRE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20131300353</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PABLO CARRIQUIRY 857 ,SAN ISIDRO,LIMA,LIM</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20,200,102</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SWISSPORT PERU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20431582440</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GENERAL CORDOVA 313 URB. SANTA CRUZ ,MIRA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20,200,102</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4980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SERVICIOS AEROPORTUARIOS ANDINOS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20550083613</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FELIPE PARDO Y ALIAGA 675 ,SAN ISIDRO,LIM</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20,200,102</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39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4420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PERUVIAN AIR LINE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20518042280</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GALVEZ 550 ,MIRAFLORES,LIMA,LIMA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20,190,831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4150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SPIRIT AIRLINES INC.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20515960563</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S/N  MEZANINE SUR COD.332-2</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20,190,626</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1090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 TRANSPORTE S 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20100010721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ENRIQUE PALACIOS 360  -- ,MIRAFLORES,LIMA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20,190,611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1160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COMPAÑIA PANAMEÑA DE AVIACION S.A. COPA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20258937784</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LOS HALCONES 105 URB. LIMATAMBO ,SAN ISID</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20,190,603</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1070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IBERIA LINEAS AEREAS DE ESPAÑA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20100041449</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CAMINO REAL 390-902 URB. CENTRO COMERCIAL</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20,190,501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STAR UP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20342868844</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COMANDANTE ESPINAR 331 ,MIRAFLORES,LIMA,L</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20,190,430</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5000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AERCARIBE-PERU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20545649706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CORPAC 511-A URB. FUNDO BOCANEGRA ,CALLAO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20,190,430</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6080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 COUSINE</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20537946378</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3453-4C ,CALLAO,CALLAO,CALL</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20,190,407</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4910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AEROLINEAS VIVE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20557489267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S/N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20,190,330</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MUSOQ WAYRA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20600446615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LEONIDAS YEROVI 106-53 ,SAN ISIDRO,LIMA,L</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20,190,301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49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1470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TRANS AMERICAN AIR LINES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20348858182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LOS SAUCES 364 URB. ORRANTIA ,SAN ISIDRO,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20,190,221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4780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AEROVIAS DEL CONTINENTE AMERICANO SA(AVIANCA) SUCURSAL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20100129290</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LOS SAUCES 364 URB. ORRANTIA ,SAN ISIDRO,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20,190,221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AVIO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20555370386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GABRIEL CHARIARSE 151-2B URB. LEURO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20,190,105</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LIONEL AIR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20600297407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CONTRALMIRANTE VILLAR 542 ,MIRAFLORES,LIM</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20,190,103</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PROFAIR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20523544633</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JAVIER PRADO OESTE 550 ,MAGDALENA DEL MAR</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20,190,101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4960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KLM CIA REAL HOLANDESA DE AVIACION</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20100103738</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INST DE GATE GOURMET -ZONA NORTE AEROP.</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20,190,101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1050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KLM CIA REAL HOLANDESA DE AVIACION</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20100103738</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DEL PINAR 180-801 URB. CHACARILLA DEL EST</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4270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SERVICIOS AEREOS DE LOS ANDES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20510625235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REPUBLICA DE COLOMBIA 791  0 ,SAN ISIDRO,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PANASONIC AVIONICS CORPORATION, SUCURSAL DEL PER</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20451664574</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BERNARDO MONTEAGUDO 201 URB. ORRANTIA ,SA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AMERICAN AIRLINES INC.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20101070671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CANAVAL Y MOREYRA 380 RES. SAN ISIDRO ,SA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59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4740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DELTA AIR LINES INC.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20387428331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VICTOR ANDRES BELAUNDE 147 ,SAN ISIDRO,LI</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1460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IBERIA LINEAS AEREAS DE ESPAÑA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20100041449</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CAMINO REAL 390-902 URB. CENTRO COMERCIAL</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20,181,204</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4560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AIR EUROPA LINEAS AEREAS S.A.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20512453857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ALFREDO BENAVIDES 611 URB. LEURO ,MIRAFLO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20,181,112</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lastRenderedPageBreak/>
              <w:t>62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SKY AIRLINE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20517607941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380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20,181,105</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AEROVIAS DE MEXICO S.A. DE C.V.</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20307246741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BENAVIDES 1579-405 ,MIRAFLORES,LIMA,LIMA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20,181,029</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JETBLUE AIRWAYS CORPORATION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20552438591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n-US" w:eastAsia="es-PE"/>
              </w:rPr>
              <w:t xml:space="preserve">AV. ELMER FAUCETT S/N URB. </w:t>
            </w:r>
            <w:r w:rsidRPr="006142D6">
              <w:rPr>
                <w:rFonts w:cs="Arial"/>
                <w:color w:val="000000"/>
                <w:sz w:val="16"/>
                <w:szCs w:val="16"/>
                <w:lang w:val="es-PE" w:eastAsia="es-PE"/>
              </w:rPr>
              <w:t>CALLAO ,CALLAO,CAL</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20,181,028</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235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4940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TRANSPORTES AEREOS DEL MERCOSUR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20100102928</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ZONA NORTE AEROPUERTO INTERNACIONAL JORGE CHAVEZ</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20,180,819</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226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4080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 IQUITOS</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FRANCISCO SECADA VIGNETTA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226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1244</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226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20555370386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GABRIEL CHARIARSE 151-2B URB. LEURO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20,180,430</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69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217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0001</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CORPAC-PUCALLPA-UCAYALI</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CARRETERA FEDERICO BASADRE KM. 5500</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217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 HUANUCO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CARRTERA HUANUCO - HUACHOG S/N-COLPA BAJA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217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4710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 xml:space="preserve"> </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217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4690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1901</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  CUSCO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VELASCO ASTETE S/N WANCHAQ (AEROPUERTO)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1903</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  ANDAHUAYLAS</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3400  ARPTO INTER J CHAVE ,</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1242</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4550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SERVICIOS AEREOS DE LOS ANDES S.A.C.- AEROP. VELASCO ASTETE</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20510625235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REPUBLICA DE COLOMBIA 791  0 ,SAN ISIDRO,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1902</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190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AVIO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20555370386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GABRIEL CHARIARSE 151-2B URB. LEURO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20,180,609</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79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181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4110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JULIACA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AEROPUERO MANCO CAPAC JULIACA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181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4290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 PUNO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181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1245</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172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4130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 TACNA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AEROP.INTERN.CRL.FAP CARLOS CIRIANI SANTA 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172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4160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172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163</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DE ILO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DE ILO,KM.7 CARRETERA COSTANERA SUR-ILO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154</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4590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DE AREQUIPA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INTERNACIONAL ALFREDO RODRIGUEZ BALLON AREQUIPA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154</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    - AEROPUERTO AREQUIPA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20,200,701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154</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1248</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89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154</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4220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S.A.-AREQUIPA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4570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CORPORACION PERUANA DE AEROPUERTOS Y AVIACION COMERCIAL SOCI</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AERODROMO MARIA REICHE NEUMAN, CIUDAD DE NASCA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 AYACUCHO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"CRNL. FAP ALFREDO MENDIVIL DUARTE"</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4630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CORPORACION PERUANA DE AEROPUERTOS Y AVIACION COMERCIAL SOCI</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ELMER FAUCETT N°3400 AEROPUERTO INTERNACIONAL JORGE CHA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4650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lastRenderedPageBreak/>
              <w:t>94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SERVICIOS AEREOS DE LOS ANDES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20510625235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REPUBLICA DE COLOMBIA 791  0 ,SAN ISIDRO,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4930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127</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CAPITAN FAP RENAN ELIAS OLIVERA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20,181,129</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118</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4530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DE LA CIUDAD DE JAUJA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EROPUERTO DE LA CIUDAD DE JAUJA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118</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5080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 AEROPUERTO DE JAUJA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99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091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4880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CORPORACION PERUANA DE AEROPUERTOS Y AVIACION CO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CMTE.FAP GERMAN ARIAS GRAZIANI ANTA-HUARAZ</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091</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AEROP.TNTE.FAP JAIME MONTREUIL MORALES-CHIMBO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082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S.A.-CAJAMARCA-AEROP. MAYOR GRAL. FAP ARMANDO REVORED</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MAYOR GRAL. FAP ARMANDO REVOREDO IGLESIAS-CAJAMARCA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082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4250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AEROP. CARLOS MARTINEZ DE PINILLOS</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 INTL CAP FAP CARLOS MARTINEZ DE PINILLOS - LA LIBERTAD</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082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4310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082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4660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082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4140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S.A.-SALAVERRY</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082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4460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 CAJAMARCA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082</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AVIO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20555370386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GABRIEL CHARIARSE 151-2B URB. LEURO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20,180,406</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055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4090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 CHICLAYO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3400  ARPTO INTER J CHAVE ,</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109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055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4100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 JAEN CAJAMARCA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JAEN-CAJAMARCA TELEFONO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055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1246</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055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4540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AEROPORTUARIOS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055</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AVIO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20555370386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GABRIEL CHARIARSE 151-2B URB. LEURO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20,180,406</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046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AERP.INT.VICTOR MONTES ARIAS-TALARA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046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4280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AEROP. CAP. FAP GUILLERMO CONCHA IBERICO</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 CAP. FAP. GUILLERMO CONCHA IBERICO - PAITA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046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1243</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046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5020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046</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6040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AVIO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20555370386</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GABRIEL CHARIARSE 151-2B URB. LEURO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20,180,831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028</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AERP.INT.VICTOR MONTES ARIAS-TALARA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119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028</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4950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019</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4640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CORPAC S.A.- AEROP. CAP. FAP PEDRO CANGA RODRIGUEZ</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20100004675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CAP. FAP PEDRO CANGA RODRIGUEZ-TUMBES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019</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4670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20,190,731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122</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019</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4470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TALMA SERVICIOS AEROPORTUARIO S.A.-TUMBES.</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20204621242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2879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123</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GATE GOURMET PERU S.R.L.</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20341848955</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n-US" w:eastAsia="es-PE"/>
              </w:rPr>
              <w:t xml:space="preserve">AV. ELMER FAUCETT S.N.  </w:t>
            </w:r>
            <w:r w:rsidRPr="006142D6">
              <w:rPr>
                <w:rFonts w:cs="Arial"/>
                <w:color w:val="000000"/>
                <w:sz w:val="16"/>
                <w:szCs w:val="16"/>
                <w:lang w:val="es-PE" w:eastAsia="es-PE"/>
              </w:rPr>
              <w:t>AEROPUERTO JORGE CHAV</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124</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4020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COCINA DE VUELO DOCAMPO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20100000092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AV. ELMER FAUCETT 3825 ,CALLAO,CALLAO,CALLAO</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lastRenderedPageBreak/>
              <w:t>125</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2040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LIMA AIRPORT PARTNERS S.R.L.</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20501577252</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AEROPUERTO INTERNACIONAL JORGE CHAVEZ</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99,991,231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126</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1030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LATAM AIRLINES GROUP S.A. SUCURSAL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20100103657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20,210,521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127</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1241</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LAN PERU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20341841357</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PARDO 513 URB. CERCADO DE MIRAFLORES</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20,200,701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128</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1350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L.C. BUSRE S.A.C.</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20131300353</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PABLO CARRIQUIRY 857 ,SAN ISIDRO,LIMA,LIM</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20,200,102</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129</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4420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n-US" w:eastAsia="es-PE"/>
              </w:rPr>
            </w:pPr>
            <w:r w:rsidRPr="006142D6">
              <w:rPr>
                <w:rFonts w:cs="Arial"/>
                <w:color w:val="000000"/>
                <w:sz w:val="16"/>
                <w:szCs w:val="16"/>
                <w:lang w:val="en-US" w:eastAsia="es-PE"/>
              </w:rPr>
              <w:t>PERUVIAN AIR LINE S.A.</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20518042280</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AV. JOSE GALVEZ 550 ,MIRAFLORES,LIMA,LIMA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20,190,831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130</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4810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PANASONIC AVIONICS CORPORATION, SUCURSAL DEL PER</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20451664574</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CA. BERNARDO MONTEAGUDO 201 URB. ORRANTIA ,SA</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20,181,231</w:t>
            </w:r>
          </w:p>
        </w:tc>
      </w:tr>
      <w:tr w:rsidR="006142D6" w:rsidRPr="006142D6" w:rsidTr="004F626E">
        <w:trPr>
          <w:trHeight w:val="25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20"/>
                <w:szCs w:val="20"/>
                <w:lang w:val="es-PE" w:eastAsia="es-PE"/>
              </w:rPr>
            </w:pPr>
            <w:r w:rsidRPr="006142D6">
              <w:rPr>
                <w:rFonts w:cs="Arial"/>
                <w:color w:val="000000"/>
                <w:sz w:val="20"/>
                <w:szCs w:val="20"/>
                <w:lang w:val="es-PE" w:eastAsia="es-PE"/>
              </w:rPr>
              <w:t>131</w:t>
            </w:r>
          </w:p>
        </w:tc>
        <w:tc>
          <w:tcPr>
            <w:tcW w:w="96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000</w:t>
            </w:r>
          </w:p>
        </w:tc>
        <w:tc>
          <w:tcPr>
            <w:tcW w:w="1011"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4870</w:t>
            </w:r>
          </w:p>
        </w:tc>
        <w:tc>
          <w:tcPr>
            <w:tcW w:w="4048"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JETBLUE AIRWAYS CORPORATION SUCURSAL DEL PERU</w:t>
            </w:r>
          </w:p>
        </w:tc>
        <w:tc>
          <w:tcPr>
            <w:tcW w:w="1276"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20552438591</w:t>
            </w:r>
          </w:p>
        </w:tc>
        <w:tc>
          <w:tcPr>
            <w:tcW w:w="5103"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n-US" w:eastAsia="es-PE"/>
              </w:rPr>
              <w:t xml:space="preserve">AV. ELMER FAUCETT S/N URB. </w:t>
            </w:r>
            <w:r w:rsidRPr="006142D6">
              <w:rPr>
                <w:rFonts w:cs="Arial"/>
                <w:color w:val="000000"/>
                <w:sz w:val="16"/>
                <w:szCs w:val="16"/>
                <w:lang w:val="es-PE" w:eastAsia="es-PE"/>
              </w:rPr>
              <w:t>CALLAO ,CALLAO,CAL</w:t>
            </w:r>
          </w:p>
        </w:tc>
        <w:tc>
          <w:tcPr>
            <w:tcW w:w="850" w:type="dxa"/>
            <w:tcBorders>
              <w:top w:val="nil"/>
              <w:left w:val="nil"/>
              <w:bottom w:val="single" w:sz="4" w:space="0" w:color="auto"/>
              <w:right w:val="single" w:sz="4" w:space="0" w:color="auto"/>
            </w:tcBorders>
            <w:shd w:val="clear" w:color="auto" w:fill="auto"/>
            <w:noWrap/>
            <w:vAlign w:val="center"/>
            <w:hideMark/>
          </w:tcPr>
          <w:p w:rsidR="006142D6" w:rsidRPr="006142D6" w:rsidRDefault="006142D6" w:rsidP="004F626E">
            <w:pPr>
              <w:jc w:val="left"/>
              <w:rPr>
                <w:rFonts w:cs="Arial"/>
                <w:color w:val="000000"/>
                <w:sz w:val="16"/>
                <w:szCs w:val="16"/>
                <w:lang w:val="es-PE" w:eastAsia="es-PE"/>
              </w:rPr>
            </w:pPr>
            <w:r w:rsidRPr="006142D6">
              <w:rPr>
                <w:rFonts w:cs="Arial"/>
                <w:color w:val="000000"/>
                <w:sz w:val="16"/>
                <w:szCs w:val="16"/>
                <w:lang w:val="es-PE" w:eastAsia="es-PE"/>
              </w:rPr>
              <w:t>20,181,028</w:t>
            </w:r>
          </w:p>
        </w:tc>
      </w:tr>
    </w:tbl>
    <w:p w:rsidR="006142D6" w:rsidRPr="001807CD" w:rsidRDefault="006142D6" w:rsidP="00C177D8">
      <w:pPr>
        <w:pStyle w:val="Ttulo2"/>
        <w:numPr>
          <w:ilvl w:val="0"/>
          <w:numId w:val="0"/>
        </w:numPr>
        <w:ind w:left="578" w:hanging="578"/>
        <w:jc w:val="center"/>
        <w:rPr>
          <w:sz w:val="22"/>
          <w:szCs w:val="22"/>
        </w:rPr>
      </w:pPr>
    </w:p>
    <w:p w:rsidR="00B270AC" w:rsidRDefault="00B270AC">
      <w:pPr>
        <w:jc w:val="left"/>
        <w:rPr>
          <w:rFonts w:eastAsia="Arial Unicode MS" w:cs="Arial"/>
          <w:b/>
          <w:bCs/>
          <w:kern w:val="22"/>
          <w:szCs w:val="22"/>
        </w:rPr>
      </w:pPr>
      <w:r>
        <w:rPr>
          <w:szCs w:val="22"/>
        </w:rPr>
        <w:br w:type="page"/>
      </w:r>
    </w:p>
    <w:p w:rsidR="00B270AC" w:rsidRDefault="00B270AC" w:rsidP="00C177D8">
      <w:pPr>
        <w:pStyle w:val="Ttulo2"/>
        <w:numPr>
          <w:ilvl w:val="0"/>
          <w:numId w:val="0"/>
        </w:numPr>
        <w:ind w:left="578" w:hanging="578"/>
        <w:jc w:val="center"/>
        <w:rPr>
          <w:sz w:val="22"/>
          <w:szCs w:val="22"/>
        </w:rPr>
        <w:sectPr w:rsidR="00B270AC" w:rsidSect="006142D6">
          <w:pgSz w:w="16840" w:h="11907" w:orient="landscape" w:code="9"/>
          <w:pgMar w:top="1106" w:right="1418" w:bottom="1418" w:left="1559" w:header="709" w:footer="709" w:gutter="0"/>
          <w:cols w:space="708"/>
          <w:docGrid w:linePitch="360"/>
        </w:sectPr>
      </w:pPr>
    </w:p>
    <w:p w:rsidR="00C177D8" w:rsidRDefault="00B270AC" w:rsidP="00C177D8">
      <w:pPr>
        <w:pStyle w:val="Ttulo2"/>
        <w:numPr>
          <w:ilvl w:val="0"/>
          <w:numId w:val="0"/>
        </w:numPr>
        <w:ind w:left="578" w:hanging="578"/>
        <w:jc w:val="center"/>
        <w:rPr>
          <w:sz w:val="22"/>
          <w:szCs w:val="22"/>
        </w:rPr>
      </w:pPr>
      <w:r>
        <w:rPr>
          <w:sz w:val="22"/>
          <w:szCs w:val="22"/>
        </w:rPr>
        <w:lastRenderedPageBreak/>
        <w:t>ANEXO 14</w:t>
      </w:r>
    </w:p>
    <w:p w:rsidR="00B270AC" w:rsidRDefault="00B270AC" w:rsidP="00C177D8">
      <w:pPr>
        <w:pStyle w:val="Ttulo2"/>
        <w:numPr>
          <w:ilvl w:val="0"/>
          <w:numId w:val="0"/>
        </w:numPr>
        <w:ind w:left="578" w:hanging="578"/>
        <w:jc w:val="center"/>
        <w:rPr>
          <w:sz w:val="22"/>
          <w:szCs w:val="22"/>
        </w:rPr>
      </w:pPr>
    </w:p>
    <w:p w:rsidR="00B270AC" w:rsidRDefault="00B270AC" w:rsidP="00C177D8">
      <w:pPr>
        <w:pStyle w:val="Ttulo2"/>
        <w:numPr>
          <w:ilvl w:val="0"/>
          <w:numId w:val="0"/>
        </w:numPr>
        <w:ind w:left="578" w:hanging="578"/>
        <w:jc w:val="center"/>
        <w:rPr>
          <w:sz w:val="22"/>
          <w:szCs w:val="22"/>
        </w:rPr>
      </w:pPr>
      <w:r>
        <w:rPr>
          <w:sz w:val="22"/>
          <w:szCs w:val="22"/>
        </w:rPr>
        <w:t>Lugares de reconocimiento por régimen</w:t>
      </w:r>
    </w:p>
    <w:p w:rsidR="00B270AC" w:rsidRDefault="00B270AC" w:rsidP="00C177D8">
      <w:pPr>
        <w:pStyle w:val="Ttulo2"/>
        <w:numPr>
          <w:ilvl w:val="0"/>
          <w:numId w:val="0"/>
        </w:numPr>
        <w:ind w:left="578" w:hanging="578"/>
        <w:jc w:val="center"/>
        <w:rPr>
          <w:sz w:val="22"/>
          <w:szCs w:val="22"/>
        </w:rPr>
      </w:pPr>
    </w:p>
    <w:tbl>
      <w:tblPr>
        <w:tblStyle w:val="Tablaconcuadrcula"/>
        <w:tblW w:w="9337" w:type="dxa"/>
        <w:tblInd w:w="262" w:type="dxa"/>
        <w:tblLook w:val="04A0" w:firstRow="1" w:lastRow="0" w:firstColumn="1" w:lastColumn="0" w:noHBand="0" w:noVBand="1"/>
      </w:tblPr>
      <w:tblGrid>
        <w:gridCol w:w="544"/>
        <w:gridCol w:w="4156"/>
        <w:gridCol w:w="4637"/>
      </w:tblGrid>
      <w:tr w:rsidR="00EF7233" w:rsidRPr="002A4B7D" w:rsidTr="00A419D8">
        <w:trPr>
          <w:trHeight w:val="231"/>
        </w:trPr>
        <w:tc>
          <w:tcPr>
            <w:tcW w:w="544" w:type="dxa"/>
            <w:shd w:val="clear" w:color="auto" w:fill="548DD4" w:themeFill="text2" w:themeFillTint="99"/>
          </w:tcPr>
          <w:p w:rsidR="00EF7233" w:rsidRPr="002A4B7D" w:rsidRDefault="00EF7233" w:rsidP="00A419D8">
            <w:pPr>
              <w:jc w:val="center"/>
              <w:rPr>
                <w:rFonts w:ascii="Arial Narrow" w:hAnsi="Arial Narrow" w:cs="Arial"/>
                <w:b/>
                <w:sz w:val="20"/>
                <w:szCs w:val="20"/>
                <w:lang w:val="es-PE" w:eastAsia="es-PE"/>
              </w:rPr>
            </w:pPr>
            <w:r w:rsidRPr="002A4B7D">
              <w:rPr>
                <w:rFonts w:ascii="Arial Narrow" w:hAnsi="Arial Narrow" w:cs="Arial"/>
                <w:b/>
                <w:sz w:val="20"/>
                <w:szCs w:val="20"/>
                <w:lang w:val="es-PE" w:eastAsia="es-PE"/>
              </w:rPr>
              <w:t>Nro.</w:t>
            </w:r>
          </w:p>
        </w:tc>
        <w:tc>
          <w:tcPr>
            <w:tcW w:w="4156" w:type="dxa"/>
            <w:shd w:val="clear" w:color="auto" w:fill="548DD4" w:themeFill="text2" w:themeFillTint="99"/>
          </w:tcPr>
          <w:p w:rsidR="00EF7233" w:rsidRPr="002A4B7D" w:rsidRDefault="00EF7233" w:rsidP="00A419D8">
            <w:pPr>
              <w:jc w:val="cente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Lugar de reconocimiento</w:t>
            </w:r>
          </w:p>
        </w:tc>
        <w:tc>
          <w:tcPr>
            <w:tcW w:w="4637" w:type="dxa"/>
            <w:shd w:val="clear" w:color="auto" w:fill="548DD4" w:themeFill="text2" w:themeFillTint="99"/>
          </w:tcPr>
          <w:p w:rsidR="00EF7233" w:rsidRPr="002A4B7D" w:rsidRDefault="00EF7233" w:rsidP="00A419D8">
            <w:pPr>
              <w:jc w:val="cente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Régimen asociado</w:t>
            </w:r>
          </w:p>
        </w:tc>
      </w:tr>
      <w:tr w:rsidR="00EF7233" w:rsidRPr="002A4B7D" w:rsidTr="00A419D8">
        <w:trPr>
          <w:trHeight w:val="637"/>
        </w:trPr>
        <w:tc>
          <w:tcPr>
            <w:tcW w:w="544" w:type="dxa"/>
            <w:hideMark/>
          </w:tcPr>
          <w:p w:rsidR="00EF7233" w:rsidRPr="002A4B7D" w:rsidRDefault="00EF7233" w:rsidP="00EF6966">
            <w:pPr>
              <w:pStyle w:val="Prrafodelista"/>
              <w:numPr>
                <w:ilvl w:val="0"/>
                <w:numId w:val="69"/>
              </w:numPr>
              <w:ind w:left="447"/>
              <w:jc w:val="center"/>
              <w:rPr>
                <w:rFonts w:ascii="Arial Narrow" w:hAnsi="Arial Narrow" w:cs="Arial"/>
                <w:sz w:val="20"/>
                <w:szCs w:val="20"/>
                <w:lang w:val="es-PE" w:eastAsia="es-PE"/>
              </w:rPr>
            </w:pPr>
          </w:p>
        </w:tc>
        <w:tc>
          <w:tcPr>
            <w:tcW w:w="4156" w:type="dxa"/>
          </w:tcPr>
          <w:p w:rsidR="00EF7233" w:rsidRPr="002A4B7D" w:rsidRDefault="00EF7233" w:rsidP="00A419D8">
            <w:pPr>
              <w:rPr>
                <w:rFonts w:ascii="Arial Narrow" w:hAnsi="Arial Narrow" w:cs="Arial"/>
                <w:sz w:val="20"/>
                <w:szCs w:val="20"/>
                <w:lang w:val="es-PE" w:eastAsia="es-PE"/>
              </w:rPr>
            </w:pPr>
            <w:r w:rsidRPr="002A4B7D">
              <w:rPr>
                <w:rFonts w:ascii="Arial Narrow" w:hAnsi="Arial Narrow"/>
                <w:b/>
                <w:sz w:val="20"/>
                <w:szCs w:val="20"/>
              </w:rPr>
              <w:t>Almacenes aduaneros</w:t>
            </w:r>
          </w:p>
        </w:tc>
        <w:tc>
          <w:tcPr>
            <w:tcW w:w="4637" w:type="dxa"/>
          </w:tcPr>
          <w:p w:rsidR="00EF7233" w:rsidRPr="002A4B7D" w:rsidRDefault="00EF7233" w:rsidP="00A419D8">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10 Régimen Importación para el Consumo</w:t>
            </w:r>
          </w:p>
          <w:p w:rsidR="00EF7233" w:rsidRPr="002A4B7D" w:rsidRDefault="00EF7233" w:rsidP="00A419D8">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20 Régimen Admisión temporal para reexportación en el mismo estado</w:t>
            </w:r>
          </w:p>
          <w:p w:rsidR="00EF7233" w:rsidRPr="002A4B7D" w:rsidRDefault="00EF7233" w:rsidP="00A419D8">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21 Régimen Admisión temporal para perfeccionamiento</w:t>
            </w:r>
          </w:p>
          <w:p w:rsidR="00EF7233" w:rsidRPr="002A4B7D" w:rsidRDefault="00EF7233" w:rsidP="00A419D8">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70 Régimen Depósito Aduanero</w:t>
            </w:r>
          </w:p>
          <w:p w:rsidR="00EF7233" w:rsidRPr="002A4B7D" w:rsidRDefault="00EF7233" w:rsidP="00A419D8">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28 Régimen Envíos de Entrega Rápida</w:t>
            </w:r>
          </w:p>
        </w:tc>
      </w:tr>
      <w:tr w:rsidR="00EF7233" w:rsidRPr="002A4B7D" w:rsidTr="002A4B7D">
        <w:trPr>
          <w:trHeight w:val="70"/>
        </w:trPr>
        <w:tc>
          <w:tcPr>
            <w:tcW w:w="544" w:type="dxa"/>
            <w:hideMark/>
          </w:tcPr>
          <w:p w:rsidR="00EF7233" w:rsidRPr="002A4B7D" w:rsidRDefault="00EF7233" w:rsidP="00EF6966">
            <w:pPr>
              <w:pStyle w:val="Prrafodelista"/>
              <w:numPr>
                <w:ilvl w:val="0"/>
                <w:numId w:val="69"/>
              </w:numPr>
              <w:ind w:left="447"/>
              <w:jc w:val="center"/>
              <w:rPr>
                <w:rFonts w:ascii="Arial Narrow" w:hAnsi="Arial Narrow" w:cs="Arial"/>
                <w:sz w:val="20"/>
                <w:szCs w:val="20"/>
                <w:lang w:val="es-PE" w:eastAsia="es-PE"/>
              </w:rPr>
            </w:pPr>
          </w:p>
        </w:tc>
        <w:tc>
          <w:tcPr>
            <w:tcW w:w="4156" w:type="dxa"/>
          </w:tcPr>
          <w:p w:rsidR="00EF7233" w:rsidRPr="002A4B7D" w:rsidRDefault="00EF7233" w:rsidP="00A419D8">
            <w:pPr>
              <w:rPr>
                <w:rFonts w:ascii="Arial Narrow" w:hAnsi="Arial Narrow" w:cs="Arial"/>
                <w:sz w:val="20"/>
                <w:szCs w:val="20"/>
                <w:lang w:val="es-PE" w:eastAsia="es-PE"/>
              </w:rPr>
            </w:pPr>
            <w:r w:rsidRPr="002A4B7D">
              <w:rPr>
                <w:rFonts w:ascii="Arial Narrow" w:hAnsi="Arial Narrow"/>
                <w:b/>
                <w:sz w:val="20"/>
                <w:szCs w:val="20"/>
              </w:rPr>
              <w:t>Operadores portuarios</w:t>
            </w:r>
          </w:p>
        </w:tc>
        <w:tc>
          <w:tcPr>
            <w:tcW w:w="4637" w:type="dxa"/>
          </w:tcPr>
          <w:p w:rsidR="00EF7233" w:rsidRPr="002A4B7D" w:rsidRDefault="00EF7233" w:rsidP="002A4B7D">
            <w:pPr>
              <w:rPr>
                <w:rFonts w:ascii="Arial Narrow" w:hAnsi="Arial Narrow" w:cs="Arial"/>
                <w:b/>
                <w:bCs/>
                <w:strike/>
                <w:sz w:val="20"/>
                <w:szCs w:val="20"/>
                <w:lang w:val="es-PE" w:eastAsia="es-PE"/>
              </w:rPr>
            </w:pPr>
            <w:r w:rsidRPr="002A4B7D">
              <w:rPr>
                <w:rFonts w:ascii="Arial Narrow" w:hAnsi="Arial Narrow" w:cs="Arial"/>
                <w:b/>
                <w:bCs/>
                <w:sz w:val="20"/>
                <w:szCs w:val="20"/>
                <w:lang w:val="es-PE" w:eastAsia="es-PE"/>
              </w:rPr>
              <w:t>40-Exportación definitiva</w:t>
            </w:r>
          </w:p>
        </w:tc>
      </w:tr>
      <w:tr w:rsidR="00EF7233" w:rsidRPr="002A4B7D" w:rsidTr="002A4B7D">
        <w:trPr>
          <w:trHeight w:val="160"/>
        </w:trPr>
        <w:tc>
          <w:tcPr>
            <w:tcW w:w="544" w:type="dxa"/>
          </w:tcPr>
          <w:p w:rsidR="00EF7233" w:rsidRPr="002A4B7D" w:rsidRDefault="00EF7233" w:rsidP="00EF6966">
            <w:pPr>
              <w:pStyle w:val="Prrafodelista"/>
              <w:numPr>
                <w:ilvl w:val="0"/>
                <w:numId w:val="69"/>
              </w:numPr>
              <w:ind w:left="447"/>
              <w:jc w:val="center"/>
              <w:rPr>
                <w:rFonts w:ascii="Arial Narrow" w:hAnsi="Arial Narrow" w:cs="Arial"/>
                <w:sz w:val="20"/>
                <w:szCs w:val="20"/>
                <w:lang w:val="es-PE" w:eastAsia="es-PE"/>
              </w:rPr>
            </w:pPr>
          </w:p>
        </w:tc>
        <w:tc>
          <w:tcPr>
            <w:tcW w:w="4156" w:type="dxa"/>
          </w:tcPr>
          <w:p w:rsidR="00EF7233" w:rsidRPr="002A4B7D" w:rsidRDefault="00EF7233" w:rsidP="00A419D8">
            <w:pPr>
              <w:rPr>
                <w:rFonts w:ascii="Arial Narrow" w:hAnsi="Arial Narrow" w:cs="Arial"/>
                <w:sz w:val="20"/>
                <w:szCs w:val="20"/>
                <w:lang w:val="es-PE" w:eastAsia="es-PE"/>
              </w:rPr>
            </w:pPr>
            <w:r w:rsidRPr="002A4B7D">
              <w:rPr>
                <w:rFonts w:ascii="Arial Narrow" w:hAnsi="Arial Narrow"/>
                <w:b/>
                <w:sz w:val="20"/>
                <w:szCs w:val="20"/>
              </w:rPr>
              <w:t>Depósitos temporales y Aduaneros</w:t>
            </w:r>
          </w:p>
        </w:tc>
        <w:tc>
          <w:tcPr>
            <w:tcW w:w="4637" w:type="dxa"/>
          </w:tcPr>
          <w:p w:rsidR="00EF7233" w:rsidRPr="002A4B7D" w:rsidRDefault="00EF7233" w:rsidP="00EF7233">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40-Exportación definitiva</w:t>
            </w:r>
          </w:p>
        </w:tc>
      </w:tr>
      <w:tr w:rsidR="00EF7233" w:rsidRPr="002A4B7D" w:rsidTr="002A4B7D">
        <w:trPr>
          <w:trHeight w:val="70"/>
        </w:trPr>
        <w:tc>
          <w:tcPr>
            <w:tcW w:w="544" w:type="dxa"/>
          </w:tcPr>
          <w:p w:rsidR="00EF7233" w:rsidRPr="002A4B7D" w:rsidRDefault="00EF7233" w:rsidP="00EF6966">
            <w:pPr>
              <w:pStyle w:val="Prrafodelista"/>
              <w:numPr>
                <w:ilvl w:val="0"/>
                <w:numId w:val="69"/>
              </w:numPr>
              <w:ind w:left="447"/>
              <w:jc w:val="center"/>
              <w:rPr>
                <w:rFonts w:ascii="Arial Narrow" w:hAnsi="Arial Narrow" w:cs="Arial"/>
                <w:sz w:val="20"/>
                <w:szCs w:val="20"/>
                <w:lang w:val="es-PE" w:eastAsia="es-PE"/>
              </w:rPr>
            </w:pPr>
          </w:p>
        </w:tc>
        <w:tc>
          <w:tcPr>
            <w:tcW w:w="4156" w:type="dxa"/>
          </w:tcPr>
          <w:p w:rsidR="00EF7233" w:rsidRPr="002A4B7D" w:rsidRDefault="00EF7233" w:rsidP="00A419D8">
            <w:pPr>
              <w:rPr>
                <w:rFonts w:ascii="Arial Narrow" w:hAnsi="Arial Narrow" w:cs="Arial"/>
                <w:sz w:val="20"/>
                <w:szCs w:val="20"/>
                <w:lang w:val="es-PE" w:eastAsia="es-PE"/>
              </w:rPr>
            </w:pPr>
            <w:r w:rsidRPr="002A4B7D">
              <w:rPr>
                <w:rFonts w:ascii="Arial Narrow" w:hAnsi="Arial Narrow"/>
                <w:b/>
                <w:sz w:val="20"/>
                <w:szCs w:val="20"/>
              </w:rPr>
              <w:t>SINI</w:t>
            </w:r>
          </w:p>
        </w:tc>
        <w:tc>
          <w:tcPr>
            <w:tcW w:w="4637" w:type="dxa"/>
          </w:tcPr>
          <w:p w:rsidR="00EF7233" w:rsidRPr="002A4B7D" w:rsidRDefault="00EF7233" w:rsidP="00EF7233">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40-Exportación definitiva</w:t>
            </w:r>
          </w:p>
        </w:tc>
      </w:tr>
      <w:tr w:rsidR="00EF7233" w:rsidRPr="002A4B7D" w:rsidTr="002A4B7D">
        <w:trPr>
          <w:trHeight w:val="70"/>
        </w:trPr>
        <w:tc>
          <w:tcPr>
            <w:tcW w:w="544" w:type="dxa"/>
          </w:tcPr>
          <w:p w:rsidR="00EF7233" w:rsidRPr="002A4B7D" w:rsidRDefault="00EF7233" w:rsidP="00EF6966">
            <w:pPr>
              <w:pStyle w:val="Prrafodelista"/>
              <w:numPr>
                <w:ilvl w:val="0"/>
                <w:numId w:val="69"/>
              </w:numPr>
              <w:ind w:left="447"/>
              <w:jc w:val="center"/>
              <w:rPr>
                <w:rFonts w:ascii="Arial Narrow" w:hAnsi="Arial Narrow" w:cs="Arial"/>
                <w:sz w:val="20"/>
                <w:szCs w:val="20"/>
                <w:lang w:val="es-PE" w:eastAsia="es-PE"/>
              </w:rPr>
            </w:pPr>
          </w:p>
        </w:tc>
        <w:tc>
          <w:tcPr>
            <w:tcW w:w="4156" w:type="dxa"/>
          </w:tcPr>
          <w:p w:rsidR="00EF7233" w:rsidRPr="002A4B7D" w:rsidRDefault="00EF7233" w:rsidP="00A419D8">
            <w:pPr>
              <w:rPr>
                <w:rFonts w:ascii="Arial Narrow" w:hAnsi="Arial Narrow" w:cs="Arial"/>
                <w:sz w:val="20"/>
                <w:szCs w:val="20"/>
                <w:lang w:val="es-PE" w:eastAsia="es-PE"/>
              </w:rPr>
            </w:pPr>
            <w:r w:rsidRPr="002A4B7D">
              <w:rPr>
                <w:rFonts w:ascii="Arial Narrow" w:hAnsi="Arial Narrow"/>
                <w:b/>
                <w:sz w:val="20"/>
                <w:szCs w:val="20"/>
              </w:rPr>
              <w:t>Local del exportador</w:t>
            </w:r>
          </w:p>
        </w:tc>
        <w:tc>
          <w:tcPr>
            <w:tcW w:w="4637" w:type="dxa"/>
          </w:tcPr>
          <w:p w:rsidR="00EF7233" w:rsidRPr="002A4B7D" w:rsidRDefault="00EF7233" w:rsidP="00A419D8">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40-Exportación definitiva</w:t>
            </w:r>
          </w:p>
        </w:tc>
      </w:tr>
      <w:tr w:rsidR="00EF7233" w:rsidRPr="009D476B" w:rsidTr="002A4B7D">
        <w:trPr>
          <w:trHeight w:val="142"/>
        </w:trPr>
        <w:tc>
          <w:tcPr>
            <w:tcW w:w="544" w:type="dxa"/>
          </w:tcPr>
          <w:p w:rsidR="00EF7233" w:rsidRPr="002A4B7D" w:rsidRDefault="00EF7233" w:rsidP="00EF6966">
            <w:pPr>
              <w:pStyle w:val="Prrafodelista"/>
              <w:numPr>
                <w:ilvl w:val="0"/>
                <w:numId w:val="69"/>
              </w:numPr>
              <w:ind w:left="447"/>
              <w:jc w:val="center"/>
              <w:rPr>
                <w:rFonts w:ascii="Arial Narrow" w:hAnsi="Arial Narrow" w:cs="Arial"/>
                <w:sz w:val="20"/>
                <w:szCs w:val="20"/>
                <w:lang w:val="es-PE" w:eastAsia="es-PE"/>
              </w:rPr>
            </w:pPr>
          </w:p>
        </w:tc>
        <w:tc>
          <w:tcPr>
            <w:tcW w:w="4156" w:type="dxa"/>
          </w:tcPr>
          <w:p w:rsidR="00EF7233" w:rsidRPr="002A4B7D" w:rsidRDefault="00EF7233" w:rsidP="00A419D8">
            <w:pPr>
              <w:rPr>
                <w:rFonts w:ascii="Arial Narrow" w:hAnsi="Arial Narrow" w:cs="Arial"/>
                <w:sz w:val="20"/>
                <w:szCs w:val="20"/>
                <w:lang w:val="es-PE" w:eastAsia="es-PE"/>
              </w:rPr>
            </w:pPr>
            <w:r w:rsidRPr="002A4B7D">
              <w:rPr>
                <w:rFonts w:ascii="Arial Narrow" w:hAnsi="Arial Narrow"/>
                <w:b/>
                <w:sz w:val="20"/>
                <w:szCs w:val="20"/>
              </w:rPr>
              <w:t>Depósitos de Materiales de Uso Aeronáutico: Lista se carga del catálogo DMA del SIGAD</w:t>
            </w:r>
          </w:p>
        </w:tc>
        <w:tc>
          <w:tcPr>
            <w:tcW w:w="4637" w:type="dxa"/>
          </w:tcPr>
          <w:p w:rsidR="00EF7233" w:rsidRPr="002A4B7D" w:rsidRDefault="00EF7233" w:rsidP="00EF7233">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49-Material de uso aeronáutico-salida</w:t>
            </w:r>
          </w:p>
          <w:p w:rsidR="00EF7233" w:rsidRPr="009D476B" w:rsidRDefault="00EF7233" w:rsidP="00EF7233">
            <w:pPr>
              <w:rPr>
                <w:rFonts w:ascii="Arial Narrow" w:hAnsi="Arial Narrow" w:cs="Arial"/>
                <w:b/>
                <w:bCs/>
                <w:sz w:val="20"/>
                <w:szCs w:val="20"/>
                <w:lang w:val="es-PE" w:eastAsia="es-PE"/>
              </w:rPr>
            </w:pPr>
            <w:r w:rsidRPr="002A4B7D">
              <w:rPr>
                <w:rFonts w:ascii="Arial Narrow" w:hAnsi="Arial Narrow" w:cs="Arial"/>
                <w:b/>
                <w:bCs/>
                <w:sz w:val="20"/>
                <w:szCs w:val="20"/>
                <w:lang w:val="es-PE" w:eastAsia="es-PE"/>
              </w:rPr>
              <w:t>71-Material de uso aeronáutico-ingreso</w:t>
            </w:r>
          </w:p>
        </w:tc>
      </w:tr>
    </w:tbl>
    <w:p w:rsidR="00B270AC" w:rsidRPr="008568F4" w:rsidRDefault="00B270AC" w:rsidP="00C177D8">
      <w:pPr>
        <w:pStyle w:val="Ttulo2"/>
        <w:numPr>
          <w:ilvl w:val="0"/>
          <w:numId w:val="0"/>
        </w:numPr>
        <w:ind w:left="578" w:hanging="578"/>
        <w:jc w:val="center"/>
        <w:rPr>
          <w:sz w:val="22"/>
          <w:szCs w:val="22"/>
        </w:rPr>
      </w:pPr>
    </w:p>
    <w:sectPr w:rsidR="00B270AC" w:rsidRPr="008568F4" w:rsidSect="00B270AC">
      <w:pgSz w:w="11907" w:h="16840" w:code="9"/>
      <w:pgMar w:top="1559" w:right="1106" w:bottom="1418" w:left="141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7" w:author="Oliveros Ocrospoma Miguel Angel" w:date="2018-11-30T15:25:00Z" w:initials="OOMA">
    <w:p w:rsidR="00083FE7" w:rsidRDefault="00083FE7">
      <w:pPr>
        <w:pStyle w:val="Textocomentario"/>
      </w:pPr>
      <w:r>
        <w:rPr>
          <w:rStyle w:val="Refdecomentario"/>
        </w:rPr>
        <w:annotationRef/>
      </w:r>
      <w:r>
        <w:t>Falta definir grupo y pestaña dónde irán las opciones</w:t>
      </w:r>
    </w:p>
  </w:comment>
  <w:comment w:id="48" w:author="Oliveros Ocrospoma Miguel Angel" w:date="2018-12-12T15:44:00Z" w:initials="OOMA">
    <w:p w:rsidR="008174F6" w:rsidRDefault="008174F6">
      <w:pPr>
        <w:pStyle w:val="Textocomentario"/>
      </w:pPr>
      <w:r>
        <w:rPr>
          <w:rStyle w:val="Refdecomentario"/>
        </w:rPr>
        <w:annotationRef/>
      </w:r>
      <w:r>
        <w:t>Cambiar nombre</w:t>
      </w:r>
    </w:p>
  </w:comment>
  <w:comment w:id="49" w:author="Oliveros Ocrospoma Miguel Angel" w:date="2018-12-12T15:45:00Z" w:initials="OOMA">
    <w:p w:rsidR="00150AF0" w:rsidRDefault="00150AF0">
      <w:pPr>
        <w:pStyle w:val="Textocomentario"/>
      </w:pPr>
      <w:r>
        <w:rPr>
          <w:rStyle w:val="Refdecomentario"/>
        </w:rPr>
        <w:annotationRef/>
      </w:r>
      <w:r>
        <w:t>Cambiar nombre</w:t>
      </w:r>
    </w:p>
  </w:comment>
  <w:comment w:id="73" w:author="Administrador" w:date="2018-10-18T15:25:00Z" w:initials="A">
    <w:p w:rsidR="00150AF0" w:rsidRDefault="00150AF0">
      <w:pPr>
        <w:pStyle w:val="Textocomentario"/>
      </w:pPr>
      <w:r>
        <w:rPr>
          <w:rStyle w:val="Refdecomentario"/>
        </w:rPr>
        <w:annotationRef/>
      </w:r>
      <w:r>
        <w:t>La división de envíos entrega rapida asumió otros regímenes especiales</w:t>
      </w:r>
    </w:p>
  </w:comment>
  <w:comment w:id="74" w:author="Administrador" w:date="2018-10-18T15:40:00Z" w:initials="A">
    <w:p w:rsidR="00150AF0" w:rsidRDefault="00150AF0" w:rsidP="00332993">
      <w:pPr>
        <w:pStyle w:val="Textocomentario"/>
      </w:pPr>
      <w:r>
        <w:rPr>
          <w:rStyle w:val="Refdecomentario"/>
        </w:rPr>
        <w:annotationRef/>
      </w:r>
      <w:r>
        <w:t>La división de envíos entrega rapida asumió otros regímenes especiales</w:t>
      </w:r>
    </w:p>
  </w:comment>
  <w:comment w:id="75" w:author="Administrador" w:date="2018-10-18T15:16:00Z" w:initials="A">
    <w:p w:rsidR="00150AF0" w:rsidRDefault="00150AF0">
      <w:pPr>
        <w:pStyle w:val="Textocomentario"/>
      </w:pPr>
      <w:r>
        <w:rPr>
          <w:rStyle w:val="Refdecomentario"/>
        </w:rPr>
        <w:annotationRef/>
      </w:r>
      <w:r>
        <w:t>Incluir a Material de Uso Aeronáutico</w:t>
      </w:r>
    </w:p>
  </w:comment>
  <w:comment w:id="76" w:author="Administrador" w:date="2018-10-18T15:14:00Z" w:initials="A">
    <w:p w:rsidR="00150AF0" w:rsidRDefault="00150AF0" w:rsidP="00026C6A">
      <w:pPr>
        <w:pStyle w:val="Textocomentario"/>
      </w:pPr>
      <w:r>
        <w:rPr>
          <w:rStyle w:val="Refdecomentario"/>
        </w:rPr>
        <w:annotationRef/>
      </w:r>
      <w:r>
        <w:t>Para la salida de Material de Uso Aeronáutico se utliza el código 49</w:t>
      </w:r>
    </w:p>
  </w:comment>
  <w:comment w:id="81" w:author="Administrador" w:date="2018-10-18T16:23:00Z" w:initials="A">
    <w:p w:rsidR="00150AF0" w:rsidRDefault="00150AF0">
      <w:pPr>
        <w:pStyle w:val="Textocomentario"/>
      </w:pPr>
      <w:r>
        <w:rPr>
          <w:rStyle w:val="Refdecomentario"/>
        </w:rPr>
        <w:annotationRef/>
      </w:r>
      <w:r>
        <w:t>No aplica para MUA)</w:t>
      </w:r>
    </w:p>
  </w:comment>
  <w:comment w:id="84" w:author="Administrador" w:date="2018-10-18T16:25:00Z" w:initials="A">
    <w:p w:rsidR="00150AF0" w:rsidRDefault="00150AF0">
      <w:pPr>
        <w:pStyle w:val="Textocomentario"/>
      </w:pPr>
      <w:r>
        <w:rPr>
          <w:rStyle w:val="Refdecomentario"/>
        </w:rPr>
        <w:annotationRef/>
      </w:r>
      <w:r>
        <w:t>No aplica para MUA</w:t>
      </w:r>
    </w:p>
  </w:comment>
  <w:comment w:id="87" w:author="Administrador" w:date="2018-10-18T16:35:00Z" w:initials="A">
    <w:p w:rsidR="00150AF0" w:rsidRDefault="00150AF0">
      <w:pPr>
        <w:pStyle w:val="Textocomentario"/>
      </w:pPr>
      <w:r>
        <w:rPr>
          <w:rStyle w:val="Refdecomentario"/>
        </w:rPr>
        <w:annotationRef/>
      </w:r>
      <w:r>
        <w:t>No aplica para MUA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6966" w:rsidRDefault="00EF6966" w:rsidP="00E9712A">
      <w:r>
        <w:separator/>
      </w:r>
    </w:p>
  </w:endnote>
  <w:endnote w:type="continuationSeparator" w:id="0">
    <w:p w:rsidR="00EF6966" w:rsidRDefault="00EF6966" w:rsidP="00E97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F0" w:rsidRDefault="00150A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50AF0" w:rsidRDefault="00150AF0">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F0" w:rsidRDefault="00150AF0">
    <w:pPr>
      <w:pStyle w:val="Piedepgina"/>
      <w:tabs>
        <w:tab w:val="clear" w:pos="4419"/>
        <w:tab w:val="clear" w:pos="8838"/>
      </w:tabs>
      <w:ind w:right="45"/>
      <w:rPr>
        <w:rStyle w:val="Nmerodepgina"/>
      </w:rPr>
    </w:pPr>
    <w:r>
      <w:rPr>
        <w:noProof/>
        <w:lang w:eastAsia="es-PE"/>
      </w:rPr>
      <mc:AlternateContent>
        <mc:Choice Requires="wps">
          <w:drawing>
            <wp:anchor distT="4294967292" distB="4294967292" distL="114300" distR="114300" simplePos="0" relativeHeight="251658240" behindDoc="0" locked="0" layoutInCell="1" allowOverlap="1">
              <wp:simplePos x="0" y="0"/>
              <wp:positionH relativeFrom="column">
                <wp:posOffset>0</wp:posOffset>
              </wp:positionH>
              <wp:positionV relativeFrom="paragraph">
                <wp:posOffset>93344</wp:posOffset>
              </wp:positionV>
              <wp:extent cx="5760085" cy="0"/>
              <wp:effectExtent l="0" t="0" r="1206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7.35pt" to="453.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Lie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"/>
          </w:pict>
        </mc:Fallback>
      </mc:AlternateContent>
    </w:r>
  </w:p>
  <w:p w:rsidR="00150AF0" w:rsidRDefault="00150AF0">
    <w:pPr>
      <w:pStyle w:val="Piedepgina"/>
      <w:tabs>
        <w:tab w:val="clear" w:pos="4419"/>
        <w:tab w:val="clear" w:pos="8838"/>
        <w:tab w:val="left" w:pos="8820"/>
      </w:tabs>
      <w:ind w:right="45"/>
      <w:jc w:val="both"/>
      <w:rPr>
        <w:sz w:val="18"/>
      </w:rPr>
    </w:pPr>
    <w:r>
      <w:rPr>
        <w:rStyle w:val="Nmerodepgina"/>
        <w:rFonts w:ascii="Arial Narrow" w:hAnsi="Arial Narrow"/>
        <w:sz w:val="18"/>
      </w:rPr>
      <w:t>Soluciona  versión 1.0</w:t>
    </w:r>
    <w:r>
      <w:rPr>
        <w:rStyle w:val="Nmerodepgina"/>
        <w:sz w:val="18"/>
      </w:rPr>
      <w:tab/>
    </w:r>
    <w:r>
      <w:rPr>
        <w:rStyle w:val="Nmerodepgina"/>
        <w:rFonts w:ascii="Arial Narrow" w:hAnsi="Arial Narrow"/>
      </w:rPr>
      <w:fldChar w:fldCharType="begin"/>
    </w:r>
    <w:r>
      <w:rPr>
        <w:rStyle w:val="Nmerodepgina"/>
        <w:rFonts w:ascii="Arial Narrow" w:hAnsi="Arial Narrow"/>
      </w:rPr>
      <w:instrText xml:space="preserve"> PAGE </w:instrText>
    </w:r>
    <w:r>
      <w:rPr>
        <w:rStyle w:val="Nmerodepgina"/>
        <w:rFonts w:ascii="Arial Narrow" w:hAnsi="Arial Narrow"/>
      </w:rPr>
      <w:fldChar w:fldCharType="separate"/>
    </w:r>
    <w:r w:rsidR="003856DC">
      <w:rPr>
        <w:rStyle w:val="Nmerodepgina"/>
        <w:rFonts w:ascii="Arial Narrow" w:hAnsi="Arial Narrow"/>
        <w:noProof/>
      </w:rPr>
      <w:t>115</w:t>
    </w:r>
    <w:r>
      <w:rPr>
        <w:rStyle w:val="Nmerodepgina"/>
        <w:rFonts w:ascii="Arial Narrow" w:hAnsi="Arial Narrow"/>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6966" w:rsidRDefault="00EF6966" w:rsidP="00E9712A">
      <w:r>
        <w:separator/>
      </w:r>
    </w:p>
  </w:footnote>
  <w:footnote w:type="continuationSeparator" w:id="0">
    <w:p w:rsidR="00EF6966" w:rsidRDefault="00EF6966" w:rsidP="00E97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F0" w:rsidRDefault="00150AF0">
    <w:pPr>
      <w:pStyle w:val="Encabezado"/>
      <w:tabs>
        <w:tab w:val="right" w:pos="9000"/>
      </w:tabs>
    </w:pPr>
    <w:r>
      <w:rPr>
        <w:b/>
        <w:bCs/>
        <w:noProof/>
        <w:sz w:val="20"/>
        <w:szCs w:val="20"/>
        <w:lang w:eastAsia="es-PE"/>
      </w:rPr>
      <mc:AlternateContent>
        <mc:Choice Requires="wps">
          <w:drawing>
            <wp:anchor distT="4294967292" distB="4294967292" distL="114300" distR="114300" simplePos="0" relativeHeight="251657216" behindDoc="0" locked="0" layoutInCell="1" allowOverlap="1">
              <wp:simplePos x="0" y="0"/>
              <wp:positionH relativeFrom="column">
                <wp:posOffset>0</wp:posOffset>
              </wp:positionH>
              <wp:positionV relativeFrom="paragraph">
                <wp:posOffset>287019</wp:posOffset>
              </wp:positionV>
              <wp:extent cx="5760085" cy="0"/>
              <wp:effectExtent l="0" t="0" r="12065"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22.6pt" to="453.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"/>
          </w:pict>
        </mc:Fallback>
      </mc:AlternateContent>
    </w:r>
    <w:r>
      <w:rPr>
        <w:b/>
        <w:bCs/>
        <w:noProof/>
        <w:sz w:val="20"/>
        <w:szCs w:val="20"/>
        <w:lang w:eastAsia="es-PE"/>
      </w:rPr>
      <w:drawing>
        <wp:inline distT="0" distB="0" distL="0" distR="0">
          <wp:extent cx="685800" cy="180975"/>
          <wp:effectExtent l="19050" t="0" r="0" b="0"/>
          <wp:docPr id="3" name="Imagen 3" descr="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NAT"/>
                  <pic:cNvPicPr>
                    <a:picLocks noChangeAspect="1" noChangeArrowheads="1"/>
                  </pic:cNvPicPr>
                </pic:nvPicPr>
                <pic:blipFill>
                  <a:blip r:embed="rId1"/>
                  <a:srcRect/>
                  <a:stretch>
                    <a:fillRect/>
                  </a:stretch>
                </pic:blipFill>
                <pic:spPr bwMode="auto">
                  <a:xfrm>
                    <a:off x="0" y="0"/>
                    <a:ext cx="685800" cy="180975"/>
                  </a:xfrm>
                  <a:prstGeom prst="rect">
                    <a:avLst/>
                  </a:prstGeom>
                  <a:noFill/>
                  <a:ln w="9525">
                    <a:noFill/>
                    <a:miter lim="800000"/>
                    <a:headEnd/>
                    <a:tailEnd/>
                  </a:ln>
                </pic:spPr>
              </pic:pic>
            </a:graphicData>
          </a:graphic>
        </wp:inline>
      </w:drawing>
    </w:r>
    <w:r>
      <w:rPr>
        <w:rStyle w:val="Nmerodepgina"/>
        <w:sz w:val="16"/>
      </w:rPr>
      <w:t xml:space="preserve"> </w:t>
    </w:r>
    <w:r>
      <w:rPr>
        <w:rStyle w:val="Nmerodepgina"/>
        <w:sz w:val="16"/>
      </w:rPr>
      <w:tab/>
      <w:t>&lt; COLOCAR EL NOMBRE DEL SISTEMA: Subsistema&gt;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F0" w:rsidRDefault="00150AF0">
    <w:pPr>
      <w:pStyle w:val="Encabezado"/>
      <w:ind w:right="360"/>
      <w:rPr>
        <w:sz w:val="16"/>
        <w:lang w:val="es-ES_tradnl"/>
      </w:rPr>
    </w:pPr>
  </w:p>
  <w:p w:rsidR="00150AF0" w:rsidRDefault="00150AF0">
    <w:pPr>
      <w:pStyle w:val="Encabezado"/>
      <w:ind w:right="360"/>
      <w:rPr>
        <w:lang w:val="es-ES_tradnl"/>
      </w:rPr>
    </w:pPr>
  </w:p>
  <w:p w:rsidR="00150AF0" w:rsidRDefault="00150AF0">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F0" w:rsidRDefault="00150AF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3E62F00"/>
    <w:lvl w:ilvl="0">
      <w:start w:val="1"/>
      <w:numFmt w:val="decimal"/>
      <w:pStyle w:val="Listaconnmeros"/>
      <w:lvlText w:val="%1."/>
      <w:lvlJc w:val="left"/>
      <w:pPr>
        <w:tabs>
          <w:tab w:val="num" w:pos="360"/>
        </w:tabs>
        <w:ind w:left="360" w:hanging="360"/>
      </w:pPr>
    </w:lvl>
  </w:abstractNum>
  <w:abstractNum w:abstractNumId="1">
    <w:nsid w:val="01276FD6"/>
    <w:multiLevelType w:val="multilevel"/>
    <w:tmpl w:val="244E308E"/>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01891433"/>
    <w:multiLevelType w:val="multilevel"/>
    <w:tmpl w:val="17DA74EC"/>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
    <w:nsid w:val="02BE5982"/>
    <w:multiLevelType w:val="multilevel"/>
    <w:tmpl w:val="21E830C2"/>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
    <w:nsid w:val="02E82564"/>
    <w:multiLevelType w:val="multilevel"/>
    <w:tmpl w:val="2F5AE3D6"/>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
    <w:nsid w:val="04ED2D20"/>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4F60136"/>
    <w:multiLevelType w:val="multilevel"/>
    <w:tmpl w:val="831AFF62"/>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7">
    <w:nsid w:val="056A5A31"/>
    <w:multiLevelType w:val="hybridMultilevel"/>
    <w:tmpl w:val="ADFC1C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nsid w:val="05A405D8"/>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05E1412A"/>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061C1A0A"/>
    <w:multiLevelType w:val="multilevel"/>
    <w:tmpl w:val="56EACB18"/>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nsid w:val="070E5106"/>
    <w:multiLevelType w:val="hybridMultilevel"/>
    <w:tmpl w:val="38464B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0805549C"/>
    <w:multiLevelType w:val="hybridMultilevel"/>
    <w:tmpl w:val="7054B470"/>
    <w:lvl w:ilvl="0" w:tplc="4DDA1C20">
      <w:start w:val="3"/>
      <w:numFmt w:val="bullet"/>
      <w:lvlText w:val="-"/>
      <w:lvlJc w:val="left"/>
      <w:pPr>
        <w:tabs>
          <w:tab w:val="num" w:pos="720"/>
        </w:tabs>
        <w:ind w:left="720" w:hanging="360"/>
      </w:pPr>
      <w:rPr>
        <w:rFonts w:ascii="Times New Roman" w:eastAsia="MS Mincho" w:hAnsi="Times New Roman" w:cs="Times New Roman" w:hint="default"/>
      </w:rPr>
    </w:lvl>
    <w:lvl w:ilvl="1" w:tplc="B64633EE">
      <w:numFmt w:val="bullet"/>
      <w:lvlText w:val="-"/>
      <w:lvlJc w:val="left"/>
      <w:pPr>
        <w:tabs>
          <w:tab w:val="num" w:pos="1440"/>
        </w:tabs>
        <w:ind w:left="1440" w:hanging="360"/>
      </w:pPr>
      <w:rPr>
        <w:rFonts w:ascii="Times New Roman" w:eastAsia="Times New Roman"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3">
    <w:nsid w:val="083C162A"/>
    <w:multiLevelType w:val="multilevel"/>
    <w:tmpl w:val="4CC8EC80"/>
    <w:numStyleLink w:val="Prueba"/>
  </w:abstractNum>
  <w:abstractNum w:abstractNumId="14">
    <w:nsid w:val="08BC52AF"/>
    <w:multiLevelType w:val="multilevel"/>
    <w:tmpl w:val="76925C4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nsid w:val="0A382E9E"/>
    <w:multiLevelType w:val="multilevel"/>
    <w:tmpl w:val="7EE223EA"/>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6">
    <w:nsid w:val="0C9A1225"/>
    <w:multiLevelType w:val="hybridMultilevel"/>
    <w:tmpl w:val="6CF20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nsid w:val="0CA65BC4"/>
    <w:multiLevelType w:val="multilevel"/>
    <w:tmpl w:val="F9EC558E"/>
    <w:styleLink w:val="CUS"/>
    <w:lvl w:ilvl="0">
      <w:start w:val="1"/>
      <w:numFmt w:val="decimal"/>
      <w:lvlText w:val="%1"/>
      <w:lvlJc w:val="left"/>
      <w:pPr>
        <w:ind w:left="720" w:hanging="360"/>
      </w:pPr>
      <w:rPr>
        <w:rFonts w:ascii="Arial Narrow" w:eastAsia="Arial Unicode MS" w:hAnsi="Arial Narrow" w:hint="eastAsia"/>
        <w:color w:val="auto"/>
        <w:sz w:val="20"/>
      </w:rPr>
    </w:lvl>
    <w:lvl w:ilvl="1">
      <w:start w:val="1"/>
      <w:numFmt w:val="decimal"/>
      <w:lvlText w:val="%2.%1"/>
      <w:lvlJc w:val="left"/>
      <w:pPr>
        <w:ind w:left="1080" w:hanging="360"/>
      </w:pPr>
      <w:rPr>
        <w:rFonts w:ascii="Arial Narrow" w:hAnsi="Arial Narrow" w:hint="default"/>
        <w:sz w:val="20"/>
      </w:rPr>
    </w:lvl>
    <w:lvl w:ilvl="2">
      <w:start w:val="1"/>
      <w:numFmt w:val="bullet"/>
      <w:lvlText w:val=""/>
      <w:lvlJc w:val="left"/>
      <w:pPr>
        <w:ind w:left="1440" w:hanging="360"/>
      </w:pPr>
      <w:rPr>
        <w:rFonts w:ascii="Symbol" w:eastAsia="Arial Unicode MS" w:hAnsi="Symbol" w:hint="default"/>
        <w:color w:val="auto"/>
        <w:sz w:val="20"/>
      </w:rPr>
    </w:lvl>
    <w:lvl w:ilvl="3">
      <w:start w:val="1"/>
      <w:numFmt w:val="bullet"/>
      <w:lvlText w:val="■"/>
      <w:lvlJc w:val="left"/>
      <w:pPr>
        <w:ind w:left="1800" w:hanging="360"/>
      </w:pPr>
      <w:rPr>
        <w:rFonts w:ascii="Arial Narrow" w:hAnsi="Arial Narrow" w:hint="default"/>
        <w:color w:val="auto"/>
        <w:sz w:val="20"/>
      </w:rPr>
    </w:lvl>
    <w:lvl w:ilvl="4">
      <w:start w:val="1"/>
      <w:numFmt w:val="bullet"/>
      <w:lvlText w:val="✓"/>
      <w:lvlJc w:val="left"/>
      <w:pPr>
        <w:ind w:left="2160" w:hanging="360"/>
      </w:pPr>
      <w:rPr>
        <w:rFonts w:ascii="Arial Unicode MS" w:eastAsia="Arial Unicode MS" w:hAnsi="Arial Unicode MS" w:hint="eastAsia"/>
        <w:color w:val="auto"/>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
    <w:nsid w:val="0D297F3B"/>
    <w:multiLevelType w:val="multilevel"/>
    <w:tmpl w:val="A07648E6"/>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9">
    <w:nsid w:val="0E824F9C"/>
    <w:multiLevelType w:val="hybridMultilevel"/>
    <w:tmpl w:val="D494B3FE"/>
    <w:lvl w:ilvl="0" w:tplc="0409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0">
    <w:nsid w:val="0EC541D8"/>
    <w:multiLevelType w:val="multilevel"/>
    <w:tmpl w:val="B302D042"/>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1">
    <w:nsid w:val="0F73674F"/>
    <w:multiLevelType w:val="multilevel"/>
    <w:tmpl w:val="85023802"/>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2">
    <w:nsid w:val="123B1932"/>
    <w:multiLevelType w:val="hybridMultilevel"/>
    <w:tmpl w:val="9AA2A0A8"/>
    <w:lvl w:ilvl="0" w:tplc="280A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2F14869"/>
    <w:multiLevelType w:val="hybridMultilevel"/>
    <w:tmpl w:val="33ACCE6E"/>
    <w:lvl w:ilvl="0" w:tplc="5F5CAB6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nsid w:val="137C1F83"/>
    <w:multiLevelType w:val="hybridMultilevel"/>
    <w:tmpl w:val="24FE9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nsid w:val="13C81FFA"/>
    <w:multiLevelType w:val="multilevel"/>
    <w:tmpl w:val="7862E830"/>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6">
    <w:nsid w:val="14110B0B"/>
    <w:multiLevelType w:val="hybridMultilevel"/>
    <w:tmpl w:val="3460BB7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nsid w:val="14D86658"/>
    <w:multiLevelType w:val="hybridMultilevel"/>
    <w:tmpl w:val="5F801FF0"/>
    <w:lvl w:ilvl="0" w:tplc="6AEE987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nsid w:val="155E64A6"/>
    <w:multiLevelType w:val="multilevel"/>
    <w:tmpl w:val="CA2A6C76"/>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9">
    <w:nsid w:val="197F6113"/>
    <w:multiLevelType w:val="multilevel"/>
    <w:tmpl w:val="91F86F5A"/>
    <w:lvl w:ilvl="0">
      <w:start w:val="1"/>
      <w:numFmt w:val="decimal"/>
      <w:lvlText w:val="%1."/>
      <w:lvlJc w:val="left"/>
      <w:pPr>
        <w:ind w:left="1068" w:hanging="360"/>
      </w:pPr>
      <w:rPr>
        <w:rFonts w:ascii="Arial Narrow" w:hAnsi="Arial Narrow" w:hint="default"/>
        <w:sz w:val="20"/>
        <w:szCs w:val="20"/>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0">
    <w:nsid w:val="1A294091"/>
    <w:multiLevelType w:val="hybridMultilevel"/>
    <w:tmpl w:val="9E10510A"/>
    <w:lvl w:ilvl="0" w:tplc="574EDB8C">
      <w:start w:val="1"/>
      <w:numFmt w:val="bullet"/>
      <w:lvlText w:val=""/>
      <w:lvlJc w:val="left"/>
      <w:pPr>
        <w:ind w:left="720" w:hanging="360"/>
      </w:pPr>
      <w:rPr>
        <w:rFonts w:ascii="Symbol" w:hAnsi="Symbol" w:hint="default"/>
        <w:strike w:val="0"/>
      </w:rPr>
    </w:lvl>
    <w:lvl w:ilvl="1" w:tplc="280A0005">
      <w:start w:val="1"/>
      <w:numFmt w:val="bullet"/>
      <w:lvlText w:val=""/>
      <w:lvlJc w:val="left"/>
      <w:pPr>
        <w:ind w:left="1440" w:hanging="360"/>
      </w:pPr>
      <w:rPr>
        <w:rFonts w:ascii="Wingdings" w:hAnsi="Wingdings"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1A3402DE"/>
    <w:multiLevelType w:val="multilevel"/>
    <w:tmpl w:val="4CC8EC80"/>
    <w:numStyleLink w:val="Prueba"/>
  </w:abstractNum>
  <w:abstractNum w:abstractNumId="32">
    <w:nsid w:val="1B7925D2"/>
    <w:multiLevelType w:val="hybridMultilevel"/>
    <w:tmpl w:val="0BA2B99A"/>
    <w:lvl w:ilvl="0" w:tplc="280A0001">
      <w:start w:val="1"/>
      <w:numFmt w:val="bullet"/>
      <w:lvlText w:val=""/>
      <w:lvlJc w:val="left"/>
      <w:pPr>
        <w:ind w:left="715" w:hanging="360"/>
      </w:pPr>
      <w:rPr>
        <w:rFonts w:ascii="Symbol" w:hAnsi="Symbol" w:hint="default"/>
      </w:rPr>
    </w:lvl>
    <w:lvl w:ilvl="1" w:tplc="280A0003">
      <w:start w:val="1"/>
      <w:numFmt w:val="bullet"/>
      <w:lvlText w:val="o"/>
      <w:lvlJc w:val="left"/>
      <w:pPr>
        <w:ind w:left="1435" w:hanging="360"/>
      </w:pPr>
      <w:rPr>
        <w:rFonts w:ascii="Courier New" w:hAnsi="Courier New" w:cs="Courier New" w:hint="default"/>
      </w:rPr>
    </w:lvl>
    <w:lvl w:ilvl="2" w:tplc="280A0005" w:tentative="1">
      <w:start w:val="1"/>
      <w:numFmt w:val="bullet"/>
      <w:lvlText w:val=""/>
      <w:lvlJc w:val="left"/>
      <w:pPr>
        <w:ind w:left="2155" w:hanging="360"/>
      </w:pPr>
      <w:rPr>
        <w:rFonts w:ascii="Wingdings" w:hAnsi="Wingdings" w:hint="default"/>
      </w:rPr>
    </w:lvl>
    <w:lvl w:ilvl="3" w:tplc="280A0001" w:tentative="1">
      <w:start w:val="1"/>
      <w:numFmt w:val="bullet"/>
      <w:lvlText w:val=""/>
      <w:lvlJc w:val="left"/>
      <w:pPr>
        <w:ind w:left="2875" w:hanging="360"/>
      </w:pPr>
      <w:rPr>
        <w:rFonts w:ascii="Symbol" w:hAnsi="Symbol" w:hint="default"/>
      </w:rPr>
    </w:lvl>
    <w:lvl w:ilvl="4" w:tplc="280A0003" w:tentative="1">
      <w:start w:val="1"/>
      <w:numFmt w:val="bullet"/>
      <w:lvlText w:val="o"/>
      <w:lvlJc w:val="left"/>
      <w:pPr>
        <w:ind w:left="3595" w:hanging="360"/>
      </w:pPr>
      <w:rPr>
        <w:rFonts w:ascii="Courier New" w:hAnsi="Courier New" w:cs="Courier New" w:hint="default"/>
      </w:rPr>
    </w:lvl>
    <w:lvl w:ilvl="5" w:tplc="280A0005" w:tentative="1">
      <w:start w:val="1"/>
      <w:numFmt w:val="bullet"/>
      <w:lvlText w:val=""/>
      <w:lvlJc w:val="left"/>
      <w:pPr>
        <w:ind w:left="4315" w:hanging="360"/>
      </w:pPr>
      <w:rPr>
        <w:rFonts w:ascii="Wingdings" w:hAnsi="Wingdings" w:hint="default"/>
      </w:rPr>
    </w:lvl>
    <w:lvl w:ilvl="6" w:tplc="280A0001" w:tentative="1">
      <w:start w:val="1"/>
      <w:numFmt w:val="bullet"/>
      <w:lvlText w:val=""/>
      <w:lvlJc w:val="left"/>
      <w:pPr>
        <w:ind w:left="5035" w:hanging="360"/>
      </w:pPr>
      <w:rPr>
        <w:rFonts w:ascii="Symbol" w:hAnsi="Symbol" w:hint="default"/>
      </w:rPr>
    </w:lvl>
    <w:lvl w:ilvl="7" w:tplc="280A0003" w:tentative="1">
      <w:start w:val="1"/>
      <w:numFmt w:val="bullet"/>
      <w:lvlText w:val="o"/>
      <w:lvlJc w:val="left"/>
      <w:pPr>
        <w:ind w:left="5755" w:hanging="360"/>
      </w:pPr>
      <w:rPr>
        <w:rFonts w:ascii="Courier New" w:hAnsi="Courier New" w:cs="Courier New" w:hint="default"/>
      </w:rPr>
    </w:lvl>
    <w:lvl w:ilvl="8" w:tplc="280A0005" w:tentative="1">
      <w:start w:val="1"/>
      <w:numFmt w:val="bullet"/>
      <w:lvlText w:val=""/>
      <w:lvlJc w:val="left"/>
      <w:pPr>
        <w:ind w:left="6475" w:hanging="360"/>
      </w:pPr>
      <w:rPr>
        <w:rFonts w:ascii="Wingdings" w:hAnsi="Wingdings" w:hint="default"/>
      </w:rPr>
    </w:lvl>
  </w:abstractNum>
  <w:abstractNum w:abstractNumId="33">
    <w:nsid w:val="1E3B6D75"/>
    <w:multiLevelType w:val="multilevel"/>
    <w:tmpl w:val="E44E0B2E"/>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4">
    <w:nsid w:val="1E571643"/>
    <w:multiLevelType w:val="multilevel"/>
    <w:tmpl w:val="0FAEDA52"/>
    <w:lvl w:ilvl="0">
      <w:start w:val="1"/>
      <w:numFmt w:val="decimal"/>
      <w:pStyle w:val="Ttulo1"/>
      <w:lvlText w:val="%1"/>
      <w:lvlJc w:val="left"/>
      <w:pPr>
        <w:ind w:left="432" w:hanging="432"/>
      </w:pPr>
      <w:rPr>
        <w:rFonts w:hint="default"/>
        <w:color w:val="FFFFFF" w:themeColor="background1"/>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5">
    <w:nsid w:val="1F110F1A"/>
    <w:multiLevelType w:val="multilevel"/>
    <w:tmpl w:val="C004ED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1FC44AAD"/>
    <w:multiLevelType w:val="multilevel"/>
    <w:tmpl w:val="781C3E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221C43E4"/>
    <w:multiLevelType w:val="multilevel"/>
    <w:tmpl w:val="D1C408E2"/>
    <w:lvl w:ilvl="0">
      <w:start w:val="1"/>
      <w:numFmt w:val="decimal"/>
      <w:lvlText w:val="%1."/>
      <w:lvlJc w:val="left"/>
      <w:pPr>
        <w:ind w:left="1068" w:hanging="360"/>
      </w:pPr>
      <w:rPr>
        <w:rFonts w:ascii="Arial Narrow" w:hAnsi="Arial Narrow" w:hint="default"/>
        <w:sz w:val="20"/>
        <w:szCs w:val="20"/>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8">
    <w:nsid w:val="22560148"/>
    <w:multiLevelType w:val="hybridMultilevel"/>
    <w:tmpl w:val="9A5423F0"/>
    <w:lvl w:ilvl="0" w:tplc="452AE3D6">
      <w:start w:val="1"/>
      <w:numFmt w:val="decimal"/>
      <w:lvlText w:val="%1."/>
      <w:lvlJc w:val="left"/>
      <w:pPr>
        <w:ind w:left="1076" w:hanging="360"/>
      </w:pPr>
      <w:rPr>
        <w:rFonts w:ascii="Arial Narrow" w:hAnsi="Arial Narrow" w:hint="default"/>
        <w:sz w:val="20"/>
        <w:szCs w:val="20"/>
      </w:rPr>
    </w:lvl>
    <w:lvl w:ilvl="1" w:tplc="280A0019" w:tentative="1">
      <w:start w:val="1"/>
      <w:numFmt w:val="lowerLetter"/>
      <w:lvlText w:val="%2."/>
      <w:lvlJc w:val="left"/>
      <w:pPr>
        <w:ind w:left="1796" w:hanging="360"/>
      </w:pPr>
    </w:lvl>
    <w:lvl w:ilvl="2" w:tplc="280A001B" w:tentative="1">
      <w:start w:val="1"/>
      <w:numFmt w:val="lowerRoman"/>
      <w:lvlText w:val="%3."/>
      <w:lvlJc w:val="right"/>
      <w:pPr>
        <w:ind w:left="2516" w:hanging="180"/>
      </w:pPr>
    </w:lvl>
    <w:lvl w:ilvl="3" w:tplc="280A000F" w:tentative="1">
      <w:start w:val="1"/>
      <w:numFmt w:val="decimal"/>
      <w:lvlText w:val="%4."/>
      <w:lvlJc w:val="left"/>
      <w:pPr>
        <w:ind w:left="3236" w:hanging="360"/>
      </w:pPr>
    </w:lvl>
    <w:lvl w:ilvl="4" w:tplc="280A0019" w:tentative="1">
      <w:start w:val="1"/>
      <w:numFmt w:val="lowerLetter"/>
      <w:lvlText w:val="%5."/>
      <w:lvlJc w:val="left"/>
      <w:pPr>
        <w:ind w:left="3956" w:hanging="360"/>
      </w:pPr>
    </w:lvl>
    <w:lvl w:ilvl="5" w:tplc="280A001B" w:tentative="1">
      <w:start w:val="1"/>
      <w:numFmt w:val="lowerRoman"/>
      <w:lvlText w:val="%6."/>
      <w:lvlJc w:val="right"/>
      <w:pPr>
        <w:ind w:left="4676" w:hanging="180"/>
      </w:pPr>
    </w:lvl>
    <w:lvl w:ilvl="6" w:tplc="280A000F" w:tentative="1">
      <w:start w:val="1"/>
      <w:numFmt w:val="decimal"/>
      <w:lvlText w:val="%7."/>
      <w:lvlJc w:val="left"/>
      <w:pPr>
        <w:ind w:left="5396" w:hanging="360"/>
      </w:pPr>
    </w:lvl>
    <w:lvl w:ilvl="7" w:tplc="280A0019" w:tentative="1">
      <w:start w:val="1"/>
      <w:numFmt w:val="lowerLetter"/>
      <w:lvlText w:val="%8."/>
      <w:lvlJc w:val="left"/>
      <w:pPr>
        <w:ind w:left="6116" w:hanging="360"/>
      </w:pPr>
    </w:lvl>
    <w:lvl w:ilvl="8" w:tplc="280A001B" w:tentative="1">
      <w:start w:val="1"/>
      <w:numFmt w:val="lowerRoman"/>
      <w:lvlText w:val="%9."/>
      <w:lvlJc w:val="right"/>
      <w:pPr>
        <w:ind w:left="6836" w:hanging="180"/>
      </w:pPr>
    </w:lvl>
  </w:abstractNum>
  <w:abstractNum w:abstractNumId="39">
    <w:nsid w:val="232B6358"/>
    <w:multiLevelType w:val="multilevel"/>
    <w:tmpl w:val="9EAA7C8E"/>
    <w:lvl w:ilvl="0">
      <w:start w:val="1"/>
      <w:numFmt w:val="decimal"/>
      <w:lvlText w:val="%1."/>
      <w:lvlJc w:val="left"/>
      <w:pPr>
        <w:ind w:left="1068" w:hanging="360"/>
      </w:pPr>
      <w:rPr>
        <w:rFonts w:hint="default"/>
      </w:rPr>
    </w:lvl>
    <w:lvl w:ilvl="1">
      <w:start w:val="1"/>
      <w:numFmt w:val="decimal"/>
      <w:lvlText w:val="%1.%2."/>
      <w:lvlJc w:val="left"/>
      <w:pPr>
        <w:ind w:left="1140" w:hanging="432"/>
      </w:pPr>
      <w:rPr>
        <w:rFonts w:ascii="Arial Narrow" w:hAnsi="Arial Narrow" w:hint="default"/>
        <w:b w:val="0"/>
        <w:sz w:val="20"/>
        <w:szCs w:val="2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0">
    <w:nsid w:val="23FA565F"/>
    <w:multiLevelType w:val="multilevel"/>
    <w:tmpl w:val="84DC7B86"/>
    <w:lvl w:ilvl="0">
      <w:start w:val="1"/>
      <w:numFmt w:val="decimal"/>
      <w:lvlText w:val="%1."/>
      <w:lvlJc w:val="left"/>
      <w:pPr>
        <w:ind w:left="360" w:hanging="360"/>
      </w:pPr>
      <w:rPr>
        <w:rFonts w:hint="default"/>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nsid w:val="240209A2"/>
    <w:multiLevelType w:val="hybridMultilevel"/>
    <w:tmpl w:val="5F801FF0"/>
    <w:lvl w:ilvl="0" w:tplc="6AEE987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nsid w:val="259D3BE8"/>
    <w:multiLevelType w:val="multilevel"/>
    <w:tmpl w:val="086C730E"/>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3">
    <w:nsid w:val="262A5F77"/>
    <w:multiLevelType w:val="hybridMultilevel"/>
    <w:tmpl w:val="4D52B2C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4">
    <w:nsid w:val="26775712"/>
    <w:multiLevelType w:val="hybridMultilevel"/>
    <w:tmpl w:val="0C86E8DE"/>
    <w:lvl w:ilvl="0" w:tplc="280A0019">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nsid w:val="26E83987"/>
    <w:multiLevelType w:val="multilevel"/>
    <w:tmpl w:val="4CC8EC80"/>
    <w:numStyleLink w:val="Prueba"/>
  </w:abstractNum>
  <w:abstractNum w:abstractNumId="46">
    <w:nsid w:val="29F54DD6"/>
    <w:multiLevelType w:val="hybridMultilevel"/>
    <w:tmpl w:val="8D9C2F82"/>
    <w:lvl w:ilvl="0" w:tplc="44F25C9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nsid w:val="2A832092"/>
    <w:multiLevelType w:val="multilevel"/>
    <w:tmpl w:val="C6309EA2"/>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8">
    <w:nsid w:val="2B907C9A"/>
    <w:multiLevelType w:val="multilevel"/>
    <w:tmpl w:val="E9761B8E"/>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9">
    <w:nsid w:val="2BB17007"/>
    <w:multiLevelType w:val="multilevel"/>
    <w:tmpl w:val="4C688106"/>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0">
    <w:nsid w:val="2C7074EB"/>
    <w:multiLevelType w:val="multilevel"/>
    <w:tmpl w:val="22F0CB56"/>
    <w:lvl w:ilvl="0">
      <w:start w:val="1"/>
      <w:numFmt w:val="decimal"/>
      <w:lvlText w:val="%1."/>
      <w:lvlJc w:val="left"/>
      <w:pPr>
        <w:ind w:left="1068" w:hanging="360"/>
      </w:pPr>
      <w:rPr>
        <w:rFonts w:ascii="Arial Narrow" w:hAnsi="Arial Narrow" w:hint="default"/>
        <w:sz w:val="20"/>
        <w:szCs w:val="20"/>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1">
    <w:nsid w:val="2DDC7FF7"/>
    <w:multiLevelType w:val="multilevel"/>
    <w:tmpl w:val="B744290E"/>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2">
    <w:nsid w:val="2E621950"/>
    <w:multiLevelType w:val="multilevel"/>
    <w:tmpl w:val="928CAE76"/>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3">
    <w:nsid w:val="312B6E87"/>
    <w:multiLevelType w:val="multilevel"/>
    <w:tmpl w:val="4CC8EC80"/>
    <w:numStyleLink w:val="Prueba"/>
  </w:abstractNum>
  <w:abstractNum w:abstractNumId="54">
    <w:nsid w:val="32CF5D0D"/>
    <w:multiLevelType w:val="multilevel"/>
    <w:tmpl w:val="0D04C1C2"/>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5">
    <w:nsid w:val="34CE7169"/>
    <w:multiLevelType w:val="multilevel"/>
    <w:tmpl w:val="8E58458C"/>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6">
    <w:nsid w:val="354B4EC7"/>
    <w:multiLevelType w:val="multilevel"/>
    <w:tmpl w:val="781C3E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nsid w:val="37283605"/>
    <w:multiLevelType w:val="multilevel"/>
    <w:tmpl w:val="319A49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nsid w:val="37835F2A"/>
    <w:multiLevelType w:val="multilevel"/>
    <w:tmpl w:val="8AF0B984"/>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9">
    <w:nsid w:val="37EC2340"/>
    <w:multiLevelType w:val="multilevel"/>
    <w:tmpl w:val="850A66AC"/>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60">
    <w:nsid w:val="3849098A"/>
    <w:multiLevelType w:val="hybridMultilevel"/>
    <w:tmpl w:val="F6B40F4A"/>
    <w:lvl w:ilvl="0" w:tplc="D9CA92A0">
      <w:start w:val="1"/>
      <w:numFmt w:val="lowerRoman"/>
      <w:lvlText w:val="%1."/>
      <w:lvlJc w:val="right"/>
      <w:pPr>
        <w:ind w:left="1440" w:hanging="360"/>
      </w:pPr>
      <w:rPr>
        <w:rFonts w:hint="default"/>
        <w:b/>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1">
    <w:nsid w:val="39A11C66"/>
    <w:multiLevelType w:val="multilevel"/>
    <w:tmpl w:val="B456C2D8"/>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62">
    <w:nsid w:val="39A7768A"/>
    <w:multiLevelType w:val="multilevel"/>
    <w:tmpl w:val="774654CC"/>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63">
    <w:nsid w:val="3E64547A"/>
    <w:multiLevelType w:val="multilevel"/>
    <w:tmpl w:val="9B6043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nsid w:val="3E933EA4"/>
    <w:multiLevelType w:val="hybridMultilevel"/>
    <w:tmpl w:val="7DEC5ADE"/>
    <w:lvl w:ilvl="0" w:tplc="77965322">
      <w:start w:val="1"/>
      <w:numFmt w:val="decimal"/>
      <w:lvlText w:val="%1."/>
      <w:lvlJc w:val="left"/>
      <w:pPr>
        <w:ind w:left="720" w:hanging="360"/>
      </w:pPr>
      <w:rPr>
        <w:rFonts w:hint="default"/>
        <w:color w:val="7F7F7F" w:themeColor="text1" w:themeTint="8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5">
    <w:nsid w:val="40303F69"/>
    <w:multiLevelType w:val="hybridMultilevel"/>
    <w:tmpl w:val="6E1ECD5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6">
    <w:nsid w:val="404A0F81"/>
    <w:multiLevelType w:val="hybridMultilevel"/>
    <w:tmpl w:val="0F64EC4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7">
    <w:nsid w:val="40512649"/>
    <w:multiLevelType w:val="hybridMultilevel"/>
    <w:tmpl w:val="25DA7DC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0FB0452C">
      <w:start w:val="1"/>
      <w:numFmt w:val="bullet"/>
      <w:lvlText w:val=""/>
      <w:lvlJc w:val="left"/>
      <w:pPr>
        <w:ind w:left="2160" w:hanging="360"/>
      </w:pPr>
      <w:rPr>
        <w:rFonts w:ascii="Wingdings" w:eastAsia="Times New Roman" w:hAnsi="Wingdings" w:cs="Arial" w:hint="default"/>
        <w:color w:val="00B050"/>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nsid w:val="40553869"/>
    <w:multiLevelType w:val="multilevel"/>
    <w:tmpl w:val="4BDA3D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nsid w:val="42185F98"/>
    <w:multiLevelType w:val="hybridMultilevel"/>
    <w:tmpl w:val="1256C422"/>
    <w:lvl w:ilvl="0" w:tplc="B64633EE">
      <w:numFmt w:val="bullet"/>
      <w:lvlText w:val="-"/>
      <w:lvlJc w:val="left"/>
      <w:pPr>
        <w:tabs>
          <w:tab w:val="num" w:pos="360"/>
        </w:tabs>
        <w:ind w:left="360" w:hanging="360"/>
      </w:pPr>
      <w:rPr>
        <w:rFonts w:ascii="Times New Roman" w:eastAsia="Times New Roman" w:hAnsi="Times New Roman" w:cs="Times New Roman" w:hint="default"/>
      </w:rPr>
    </w:lvl>
    <w:lvl w:ilvl="1" w:tplc="0C0A0003">
      <w:start w:val="1"/>
      <w:numFmt w:val="bullet"/>
      <w:lvlText w:val="o"/>
      <w:lvlJc w:val="left"/>
      <w:pPr>
        <w:tabs>
          <w:tab w:val="num" w:pos="1080"/>
        </w:tabs>
        <w:ind w:left="1080" w:hanging="360"/>
      </w:pPr>
      <w:rPr>
        <w:rFonts w:ascii="Courier New" w:hAnsi="Courier New" w:cs="Times New Roman"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70">
    <w:nsid w:val="44163253"/>
    <w:multiLevelType w:val="multilevel"/>
    <w:tmpl w:val="77045364"/>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71">
    <w:nsid w:val="444F4991"/>
    <w:multiLevelType w:val="hybridMultilevel"/>
    <w:tmpl w:val="52BEC982"/>
    <w:lvl w:ilvl="0" w:tplc="28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2">
    <w:nsid w:val="44D9709F"/>
    <w:multiLevelType w:val="hybridMultilevel"/>
    <w:tmpl w:val="847282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3">
    <w:nsid w:val="458B276D"/>
    <w:multiLevelType w:val="multilevel"/>
    <w:tmpl w:val="4CC8EC80"/>
    <w:styleLink w:val="Prueba"/>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74">
    <w:nsid w:val="46DC193A"/>
    <w:multiLevelType w:val="hybridMultilevel"/>
    <w:tmpl w:val="04B62CA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5">
    <w:nsid w:val="49D77D6E"/>
    <w:multiLevelType w:val="hybridMultilevel"/>
    <w:tmpl w:val="B75CBEE0"/>
    <w:lvl w:ilvl="0" w:tplc="452AE3D6">
      <w:start w:val="1"/>
      <w:numFmt w:val="decimal"/>
      <w:lvlText w:val="%1."/>
      <w:lvlJc w:val="left"/>
      <w:pPr>
        <w:ind w:left="720" w:hanging="360"/>
      </w:pPr>
      <w:rPr>
        <w:rFonts w:ascii="Arial Narrow" w:hAnsi="Arial Narrow" w:hint="default"/>
        <w:sz w:val="20"/>
        <w:szCs w:val="20"/>
      </w:rPr>
    </w:lvl>
    <w:lvl w:ilvl="1" w:tplc="1BBE90DA">
      <w:start w:val="1"/>
      <w:numFmt w:val="decimal"/>
      <w:lvlText w:val="%2."/>
      <w:lvlJc w:val="left"/>
      <w:pPr>
        <w:ind w:left="1440" w:hanging="360"/>
      </w:pPr>
      <w:rPr>
        <w:color w:val="7F7F7F" w:themeColor="text1" w:themeTint="80"/>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nsid w:val="4A1D7C06"/>
    <w:multiLevelType w:val="multilevel"/>
    <w:tmpl w:val="08005F46"/>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77">
    <w:nsid w:val="4A810347"/>
    <w:multiLevelType w:val="multilevel"/>
    <w:tmpl w:val="EF682046"/>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nsid w:val="4B361DED"/>
    <w:multiLevelType w:val="hybridMultilevel"/>
    <w:tmpl w:val="C0CA7D3C"/>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9">
    <w:nsid w:val="4DA45B50"/>
    <w:multiLevelType w:val="multilevel"/>
    <w:tmpl w:val="5B16ED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nsid w:val="4E93307D"/>
    <w:multiLevelType w:val="multilevel"/>
    <w:tmpl w:val="82BA8E6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81">
    <w:nsid w:val="4EF60703"/>
    <w:multiLevelType w:val="multilevel"/>
    <w:tmpl w:val="45ECEB6E"/>
    <w:lvl w:ilvl="0">
      <w:start w:val="1"/>
      <w:numFmt w:val="decimal"/>
      <w:lvlText w:val="%1."/>
      <w:lvlJc w:val="left"/>
      <w:pPr>
        <w:ind w:left="1068" w:hanging="360"/>
      </w:pPr>
      <w:rPr>
        <w:rFonts w:ascii="Arial Narrow" w:hAnsi="Arial Narrow" w:hint="default"/>
        <w:sz w:val="20"/>
        <w:szCs w:val="20"/>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2">
    <w:nsid w:val="4F525365"/>
    <w:multiLevelType w:val="hybridMultilevel"/>
    <w:tmpl w:val="0A82967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3">
    <w:nsid w:val="508E1F66"/>
    <w:multiLevelType w:val="hybridMultilevel"/>
    <w:tmpl w:val="07A48EA6"/>
    <w:lvl w:ilvl="0" w:tplc="0409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4">
    <w:nsid w:val="50907BCC"/>
    <w:multiLevelType w:val="multilevel"/>
    <w:tmpl w:val="9CC472FC"/>
    <w:lvl w:ilvl="0">
      <w:start w:val="1"/>
      <w:numFmt w:val="decimal"/>
      <w:lvlText w:val="%1."/>
      <w:lvlJc w:val="left"/>
      <w:pPr>
        <w:ind w:left="1068" w:hanging="360"/>
      </w:pPr>
      <w:rPr>
        <w:rFonts w:ascii="Arial Narrow" w:hAnsi="Arial Narrow" w:hint="default"/>
        <w:sz w:val="20"/>
        <w:szCs w:val="20"/>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5">
    <w:nsid w:val="50A92BEE"/>
    <w:multiLevelType w:val="hybridMultilevel"/>
    <w:tmpl w:val="25745956"/>
    <w:lvl w:ilvl="0" w:tplc="280A0005">
      <w:start w:val="1"/>
      <w:numFmt w:val="bullet"/>
      <w:lvlText w:val=""/>
      <w:lvlJc w:val="left"/>
      <w:pPr>
        <w:ind w:left="1075" w:hanging="360"/>
      </w:pPr>
      <w:rPr>
        <w:rFonts w:ascii="Wingdings" w:hAnsi="Wingdings" w:hint="default"/>
      </w:rPr>
    </w:lvl>
    <w:lvl w:ilvl="1" w:tplc="280A0003" w:tentative="1">
      <w:start w:val="1"/>
      <w:numFmt w:val="bullet"/>
      <w:lvlText w:val="o"/>
      <w:lvlJc w:val="left"/>
      <w:pPr>
        <w:ind w:left="1795" w:hanging="360"/>
      </w:pPr>
      <w:rPr>
        <w:rFonts w:ascii="Courier New" w:hAnsi="Courier New" w:cs="Courier New" w:hint="default"/>
      </w:rPr>
    </w:lvl>
    <w:lvl w:ilvl="2" w:tplc="280A0005" w:tentative="1">
      <w:start w:val="1"/>
      <w:numFmt w:val="bullet"/>
      <w:lvlText w:val=""/>
      <w:lvlJc w:val="left"/>
      <w:pPr>
        <w:ind w:left="2515" w:hanging="360"/>
      </w:pPr>
      <w:rPr>
        <w:rFonts w:ascii="Wingdings" w:hAnsi="Wingdings" w:hint="default"/>
      </w:rPr>
    </w:lvl>
    <w:lvl w:ilvl="3" w:tplc="280A0001" w:tentative="1">
      <w:start w:val="1"/>
      <w:numFmt w:val="bullet"/>
      <w:lvlText w:val=""/>
      <w:lvlJc w:val="left"/>
      <w:pPr>
        <w:ind w:left="3235" w:hanging="360"/>
      </w:pPr>
      <w:rPr>
        <w:rFonts w:ascii="Symbol" w:hAnsi="Symbol" w:hint="default"/>
      </w:rPr>
    </w:lvl>
    <w:lvl w:ilvl="4" w:tplc="280A0003" w:tentative="1">
      <w:start w:val="1"/>
      <w:numFmt w:val="bullet"/>
      <w:lvlText w:val="o"/>
      <w:lvlJc w:val="left"/>
      <w:pPr>
        <w:ind w:left="3955" w:hanging="360"/>
      </w:pPr>
      <w:rPr>
        <w:rFonts w:ascii="Courier New" w:hAnsi="Courier New" w:cs="Courier New" w:hint="default"/>
      </w:rPr>
    </w:lvl>
    <w:lvl w:ilvl="5" w:tplc="280A0005" w:tentative="1">
      <w:start w:val="1"/>
      <w:numFmt w:val="bullet"/>
      <w:lvlText w:val=""/>
      <w:lvlJc w:val="left"/>
      <w:pPr>
        <w:ind w:left="4675" w:hanging="360"/>
      </w:pPr>
      <w:rPr>
        <w:rFonts w:ascii="Wingdings" w:hAnsi="Wingdings" w:hint="default"/>
      </w:rPr>
    </w:lvl>
    <w:lvl w:ilvl="6" w:tplc="280A0001" w:tentative="1">
      <w:start w:val="1"/>
      <w:numFmt w:val="bullet"/>
      <w:lvlText w:val=""/>
      <w:lvlJc w:val="left"/>
      <w:pPr>
        <w:ind w:left="5395" w:hanging="360"/>
      </w:pPr>
      <w:rPr>
        <w:rFonts w:ascii="Symbol" w:hAnsi="Symbol" w:hint="default"/>
      </w:rPr>
    </w:lvl>
    <w:lvl w:ilvl="7" w:tplc="280A0003" w:tentative="1">
      <w:start w:val="1"/>
      <w:numFmt w:val="bullet"/>
      <w:lvlText w:val="o"/>
      <w:lvlJc w:val="left"/>
      <w:pPr>
        <w:ind w:left="6115" w:hanging="360"/>
      </w:pPr>
      <w:rPr>
        <w:rFonts w:ascii="Courier New" w:hAnsi="Courier New" w:cs="Courier New" w:hint="default"/>
      </w:rPr>
    </w:lvl>
    <w:lvl w:ilvl="8" w:tplc="280A0005" w:tentative="1">
      <w:start w:val="1"/>
      <w:numFmt w:val="bullet"/>
      <w:lvlText w:val=""/>
      <w:lvlJc w:val="left"/>
      <w:pPr>
        <w:ind w:left="6835" w:hanging="360"/>
      </w:pPr>
      <w:rPr>
        <w:rFonts w:ascii="Wingdings" w:hAnsi="Wingdings" w:hint="default"/>
      </w:rPr>
    </w:lvl>
  </w:abstractNum>
  <w:abstractNum w:abstractNumId="86">
    <w:nsid w:val="51712BC1"/>
    <w:multiLevelType w:val="hybridMultilevel"/>
    <w:tmpl w:val="1A5236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7">
    <w:nsid w:val="530E0233"/>
    <w:multiLevelType w:val="multilevel"/>
    <w:tmpl w:val="4CC8EC80"/>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8">
    <w:nsid w:val="54DE15A9"/>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nsid w:val="56BD6220"/>
    <w:multiLevelType w:val="multilevel"/>
    <w:tmpl w:val="5670610E"/>
    <w:lvl w:ilvl="0">
      <w:start w:val="1"/>
      <w:numFmt w:val="decimal"/>
      <w:lvlText w:val="%1."/>
      <w:lvlJc w:val="left"/>
      <w:pPr>
        <w:ind w:left="1068" w:hanging="360"/>
      </w:pPr>
      <w:rPr>
        <w:rFonts w:ascii="Arial Narrow" w:hAnsi="Arial Narrow" w:hint="default"/>
        <w:sz w:val="20"/>
        <w:szCs w:val="20"/>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90">
    <w:nsid w:val="56F83A07"/>
    <w:multiLevelType w:val="hybridMultilevel"/>
    <w:tmpl w:val="1632C37E"/>
    <w:lvl w:ilvl="0" w:tplc="280A0019">
      <w:start w:val="1"/>
      <w:numFmt w:val="lowerLetter"/>
      <w:lvlText w:val="%1."/>
      <w:lvlJc w:val="left"/>
      <w:pPr>
        <w:ind w:left="720" w:hanging="360"/>
      </w:pPr>
      <w:rPr>
        <w:rFonts w:hint="default"/>
      </w:rPr>
    </w:lvl>
    <w:lvl w:ilvl="1" w:tplc="44F25C94">
      <w:start w:val="1"/>
      <w:numFmt w:val="decimal"/>
      <w:lvlText w:val="%2"/>
      <w:lvlJc w:val="left"/>
      <w:pPr>
        <w:ind w:left="3390" w:hanging="231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1">
    <w:nsid w:val="575B0496"/>
    <w:multiLevelType w:val="hybridMultilevel"/>
    <w:tmpl w:val="53A8E642"/>
    <w:lvl w:ilvl="0" w:tplc="04090001">
      <w:start w:val="1"/>
      <w:numFmt w:val="bullet"/>
      <w:lvlText w:val=""/>
      <w:lvlJc w:val="left"/>
      <w:pPr>
        <w:tabs>
          <w:tab w:val="num" w:pos="360"/>
        </w:tabs>
        <w:ind w:left="360" w:hanging="360"/>
      </w:pPr>
      <w:rPr>
        <w:rFonts w:ascii="Symbol" w:hAnsi="Symbol" w:hint="default"/>
      </w:rPr>
    </w:lvl>
    <w:lvl w:ilvl="1" w:tplc="4DDA1C20">
      <w:start w:val="3"/>
      <w:numFmt w:val="bullet"/>
      <w:lvlText w:val="-"/>
      <w:lvlJc w:val="left"/>
      <w:pPr>
        <w:tabs>
          <w:tab w:val="num" w:pos="1440"/>
        </w:tabs>
        <w:ind w:left="1440" w:hanging="360"/>
      </w:pPr>
      <w:rPr>
        <w:rFonts w:ascii="Times New Roman" w:eastAsia="MS Mincho"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2">
    <w:nsid w:val="578C61D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nsid w:val="586B4F0A"/>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nsid w:val="589D47B5"/>
    <w:multiLevelType w:val="multilevel"/>
    <w:tmpl w:val="D67AADEC"/>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95">
    <w:nsid w:val="59085AC1"/>
    <w:multiLevelType w:val="multilevel"/>
    <w:tmpl w:val="4CC8EC80"/>
    <w:numStyleLink w:val="Prueba"/>
  </w:abstractNum>
  <w:abstractNum w:abstractNumId="96">
    <w:nsid w:val="5E3272B4"/>
    <w:multiLevelType w:val="multilevel"/>
    <w:tmpl w:val="4CC8EC80"/>
    <w:numStyleLink w:val="Prueba"/>
  </w:abstractNum>
  <w:abstractNum w:abstractNumId="97">
    <w:nsid w:val="5EF52341"/>
    <w:multiLevelType w:val="multilevel"/>
    <w:tmpl w:val="4CC8EC80"/>
    <w:numStyleLink w:val="Prueba"/>
  </w:abstractNum>
  <w:abstractNum w:abstractNumId="98">
    <w:nsid w:val="5FB90E05"/>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nsid w:val="60444DCC"/>
    <w:multiLevelType w:val="hybridMultilevel"/>
    <w:tmpl w:val="9A346ACA"/>
    <w:lvl w:ilvl="0" w:tplc="280A0001">
      <w:start w:val="1"/>
      <w:numFmt w:val="bullet"/>
      <w:lvlText w:val=""/>
      <w:lvlJc w:val="left"/>
      <w:pPr>
        <w:ind w:left="630" w:hanging="360"/>
      </w:pPr>
      <w:rPr>
        <w:rFonts w:ascii="Symbol" w:hAnsi="Symbol" w:hint="default"/>
      </w:rPr>
    </w:lvl>
    <w:lvl w:ilvl="1" w:tplc="280A0003">
      <w:start w:val="1"/>
      <w:numFmt w:val="bullet"/>
      <w:lvlText w:val="o"/>
      <w:lvlJc w:val="left"/>
      <w:pPr>
        <w:ind w:left="1350" w:hanging="360"/>
      </w:pPr>
      <w:rPr>
        <w:rFonts w:ascii="Courier New" w:hAnsi="Courier New" w:cs="Courier New" w:hint="default"/>
      </w:rPr>
    </w:lvl>
    <w:lvl w:ilvl="2" w:tplc="280A0005">
      <w:start w:val="1"/>
      <w:numFmt w:val="bullet"/>
      <w:lvlText w:val=""/>
      <w:lvlJc w:val="left"/>
      <w:pPr>
        <w:ind w:left="2070" w:hanging="360"/>
      </w:pPr>
      <w:rPr>
        <w:rFonts w:ascii="Wingdings" w:hAnsi="Wingdings" w:hint="default"/>
      </w:rPr>
    </w:lvl>
    <w:lvl w:ilvl="3" w:tplc="280A0001" w:tentative="1">
      <w:start w:val="1"/>
      <w:numFmt w:val="bullet"/>
      <w:lvlText w:val=""/>
      <w:lvlJc w:val="left"/>
      <w:pPr>
        <w:ind w:left="2790" w:hanging="360"/>
      </w:pPr>
      <w:rPr>
        <w:rFonts w:ascii="Symbol" w:hAnsi="Symbol" w:hint="default"/>
      </w:rPr>
    </w:lvl>
    <w:lvl w:ilvl="4" w:tplc="280A0003" w:tentative="1">
      <w:start w:val="1"/>
      <w:numFmt w:val="bullet"/>
      <w:lvlText w:val="o"/>
      <w:lvlJc w:val="left"/>
      <w:pPr>
        <w:ind w:left="3510" w:hanging="360"/>
      </w:pPr>
      <w:rPr>
        <w:rFonts w:ascii="Courier New" w:hAnsi="Courier New" w:cs="Courier New" w:hint="default"/>
      </w:rPr>
    </w:lvl>
    <w:lvl w:ilvl="5" w:tplc="280A0005" w:tentative="1">
      <w:start w:val="1"/>
      <w:numFmt w:val="bullet"/>
      <w:lvlText w:val=""/>
      <w:lvlJc w:val="left"/>
      <w:pPr>
        <w:ind w:left="4230" w:hanging="360"/>
      </w:pPr>
      <w:rPr>
        <w:rFonts w:ascii="Wingdings" w:hAnsi="Wingdings" w:hint="default"/>
      </w:rPr>
    </w:lvl>
    <w:lvl w:ilvl="6" w:tplc="280A0001" w:tentative="1">
      <w:start w:val="1"/>
      <w:numFmt w:val="bullet"/>
      <w:lvlText w:val=""/>
      <w:lvlJc w:val="left"/>
      <w:pPr>
        <w:ind w:left="4950" w:hanging="360"/>
      </w:pPr>
      <w:rPr>
        <w:rFonts w:ascii="Symbol" w:hAnsi="Symbol" w:hint="default"/>
      </w:rPr>
    </w:lvl>
    <w:lvl w:ilvl="7" w:tplc="280A0003" w:tentative="1">
      <w:start w:val="1"/>
      <w:numFmt w:val="bullet"/>
      <w:lvlText w:val="o"/>
      <w:lvlJc w:val="left"/>
      <w:pPr>
        <w:ind w:left="5670" w:hanging="360"/>
      </w:pPr>
      <w:rPr>
        <w:rFonts w:ascii="Courier New" w:hAnsi="Courier New" w:cs="Courier New" w:hint="default"/>
      </w:rPr>
    </w:lvl>
    <w:lvl w:ilvl="8" w:tplc="280A0005" w:tentative="1">
      <w:start w:val="1"/>
      <w:numFmt w:val="bullet"/>
      <w:lvlText w:val=""/>
      <w:lvlJc w:val="left"/>
      <w:pPr>
        <w:ind w:left="6390" w:hanging="360"/>
      </w:pPr>
      <w:rPr>
        <w:rFonts w:ascii="Wingdings" w:hAnsi="Wingdings" w:hint="default"/>
      </w:rPr>
    </w:lvl>
  </w:abstractNum>
  <w:abstractNum w:abstractNumId="100">
    <w:nsid w:val="607C46BE"/>
    <w:multiLevelType w:val="hybridMultilevel"/>
    <w:tmpl w:val="4E7C5A14"/>
    <w:lvl w:ilvl="0" w:tplc="1604165A">
      <w:start w:val="1"/>
      <w:numFmt w:val="decimal"/>
      <w:lvlText w:val="%1."/>
      <w:lvlJc w:val="left"/>
      <w:pPr>
        <w:ind w:left="360" w:hanging="360"/>
      </w:pPr>
      <w:rPr>
        <w:rFonts w:ascii="Arial Narrow" w:eastAsiaTheme="minorHAnsi" w:hAnsi="Arial Narrow"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1">
    <w:nsid w:val="61134F57"/>
    <w:multiLevelType w:val="hybridMultilevel"/>
    <w:tmpl w:val="FEFEF05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2">
    <w:nsid w:val="61EF4C37"/>
    <w:multiLevelType w:val="multilevel"/>
    <w:tmpl w:val="4CC8EC80"/>
    <w:numStyleLink w:val="Prueba"/>
  </w:abstractNum>
  <w:abstractNum w:abstractNumId="103">
    <w:nsid w:val="624B21DC"/>
    <w:multiLevelType w:val="multilevel"/>
    <w:tmpl w:val="175A6074"/>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04">
    <w:nsid w:val="638B2225"/>
    <w:multiLevelType w:val="multilevel"/>
    <w:tmpl w:val="3A1A5D5A"/>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05">
    <w:nsid w:val="63E10A11"/>
    <w:multiLevelType w:val="hybridMultilevel"/>
    <w:tmpl w:val="9ABA7E7C"/>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6">
    <w:nsid w:val="65AD7BA1"/>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nsid w:val="65CB5FDC"/>
    <w:multiLevelType w:val="hybridMultilevel"/>
    <w:tmpl w:val="ABEE59C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8">
    <w:nsid w:val="67F90B80"/>
    <w:multiLevelType w:val="multilevel"/>
    <w:tmpl w:val="5E7C377A"/>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09">
    <w:nsid w:val="687B1357"/>
    <w:multiLevelType w:val="hybridMultilevel"/>
    <w:tmpl w:val="4796B02E"/>
    <w:lvl w:ilvl="0" w:tplc="B64633EE">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0">
    <w:nsid w:val="697B6389"/>
    <w:multiLevelType w:val="multilevel"/>
    <w:tmpl w:val="40BA888C"/>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1">
    <w:nsid w:val="699E2036"/>
    <w:multiLevelType w:val="hybridMultilevel"/>
    <w:tmpl w:val="FE0E0CB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2">
    <w:nsid w:val="6B2A6E71"/>
    <w:multiLevelType w:val="multilevel"/>
    <w:tmpl w:val="B70490B4"/>
    <w:lvl w:ilvl="0">
      <w:start w:val="1"/>
      <w:numFmt w:val="decimal"/>
      <w:lvlText w:val="%1."/>
      <w:lvlJc w:val="left"/>
      <w:pPr>
        <w:ind w:left="644"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strike w:val="0"/>
        <w:color w:val="auto"/>
      </w:rPr>
    </w:lvl>
    <w:lvl w:ilvl="4">
      <w:start w:val="1"/>
      <w:numFmt w:val="bullet"/>
      <w:lvlText w:val="✓"/>
      <w:lvlJc w:val="left"/>
      <w:pPr>
        <w:ind w:left="2940" w:hanging="792"/>
      </w:pPr>
      <w:rPr>
        <w:rFonts w:ascii="Arial Unicode MS" w:eastAsia="Arial Unicode MS" w:hAnsi="Arial Unicode MS" w:hint="eastAsia"/>
        <w:color w:val="auto"/>
        <w:sz w:val="14"/>
        <w:szCs w:val="14"/>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3">
    <w:nsid w:val="6C6244E6"/>
    <w:multiLevelType w:val="hybridMultilevel"/>
    <w:tmpl w:val="ED546DE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4">
    <w:nsid w:val="6DE711AC"/>
    <w:multiLevelType w:val="multilevel"/>
    <w:tmpl w:val="FB822F58"/>
    <w:lvl w:ilvl="0">
      <w:start w:val="1"/>
      <w:numFmt w:val="decimal"/>
      <w:lvlText w:val="%1."/>
      <w:lvlJc w:val="left"/>
      <w:pPr>
        <w:ind w:left="360" w:hanging="360"/>
      </w:pPr>
      <w:rPr>
        <w:rFonts w:hint="default"/>
        <w:sz w:val="20"/>
        <w:szCs w:val="20"/>
      </w:rPr>
    </w:lvl>
    <w:lvl w:ilvl="1">
      <w:start w:val="1"/>
      <w:numFmt w:val="decimal"/>
      <w:lvlText w:val="%1.%2."/>
      <w:lvlJc w:val="left"/>
      <w:pPr>
        <w:ind w:left="792" w:hanging="432"/>
      </w:pPr>
      <w:rPr>
        <w:rFonts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nsid w:val="6E9E67B5"/>
    <w:multiLevelType w:val="multilevel"/>
    <w:tmpl w:val="7B528A9A"/>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nsid w:val="73F31357"/>
    <w:multiLevelType w:val="multilevel"/>
    <w:tmpl w:val="AF3896DA"/>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7">
    <w:nsid w:val="75EB7DD0"/>
    <w:multiLevelType w:val="hybridMultilevel"/>
    <w:tmpl w:val="A21805C6"/>
    <w:lvl w:ilvl="0" w:tplc="EBFCE3D4">
      <w:start w:val="1"/>
      <w:numFmt w:val="bullet"/>
      <w:lvlText w:val=""/>
      <w:lvlJc w:val="left"/>
      <w:pPr>
        <w:ind w:left="715" w:hanging="360"/>
      </w:pPr>
      <w:rPr>
        <w:rFonts w:ascii="Symbol" w:hAnsi="Symbol" w:hint="default"/>
        <w:strike w:val="0"/>
        <w:color w:val="auto"/>
      </w:rPr>
    </w:lvl>
    <w:lvl w:ilvl="1" w:tplc="280A0003" w:tentative="1">
      <w:start w:val="1"/>
      <w:numFmt w:val="bullet"/>
      <w:lvlText w:val="o"/>
      <w:lvlJc w:val="left"/>
      <w:pPr>
        <w:ind w:left="1435" w:hanging="360"/>
      </w:pPr>
      <w:rPr>
        <w:rFonts w:ascii="Courier New" w:hAnsi="Courier New" w:cs="Courier New" w:hint="default"/>
      </w:rPr>
    </w:lvl>
    <w:lvl w:ilvl="2" w:tplc="280A0005" w:tentative="1">
      <w:start w:val="1"/>
      <w:numFmt w:val="bullet"/>
      <w:lvlText w:val=""/>
      <w:lvlJc w:val="left"/>
      <w:pPr>
        <w:ind w:left="2155" w:hanging="360"/>
      </w:pPr>
      <w:rPr>
        <w:rFonts w:ascii="Wingdings" w:hAnsi="Wingdings" w:hint="default"/>
      </w:rPr>
    </w:lvl>
    <w:lvl w:ilvl="3" w:tplc="280A0001" w:tentative="1">
      <w:start w:val="1"/>
      <w:numFmt w:val="bullet"/>
      <w:lvlText w:val=""/>
      <w:lvlJc w:val="left"/>
      <w:pPr>
        <w:ind w:left="2875" w:hanging="360"/>
      </w:pPr>
      <w:rPr>
        <w:rFonts w:ascii="Symbol" w:hAnsi="Symbol" w:hint="default"/>
      </w:rPr>
    </w:lvl>
    <w:lvl w:ilvl="4" w:tplc="280A0003" w:tentative="1">
      <w:start w:val="1"/>
      <w:numFmt w:val="bullet"/>
      <w:lvlText w:val="o"/>
      <w:lvlJc w:val="left"/>
      <w:pPr>
        <w:ind w:left="3595" w:hanging="360"/>
      </w:pPr>
      <w:rPr>
        <w:rFonts w:ascii="Courier New" w:hAnsi="Courier New" w:cs="Courier New" w:hint="default"/>
      </w:rPr>
    </w:lvl>
    <w:lvl w:ilvl="5" w:tplc="280A0005" w:tentative="1">
      <w:start w:val="1"/>
      <w:numFmt w:val="bullet"/>
      <w:lvlText w:val=""/>
      <w:lvlJc w:val="left"/>
      <w:pPr>
        <w:ind w:left="4315" w:hanging="360"/>
      </w:pPr>
      <w:rPr>
        <w:rFonts w:ascii="Wingdings" w:hAnsi="Wingdings" w:hint="default"/>
      </w:rPr>
    </w:lvl>
    <w:lvl w:ilvl="6" w:tplc="280A0001" w:tentative="1">
      <w:start w:val="1"/>
      <w:numFmt w:val="bullet"/>
      <w:lvlText w:val=""/>
      <w:lvlJc w:val="left"/>
      <w:pPr>
        <w:ind w:left="5035" w:hanging="360"/>
      </w:pPr>
      <w:rPr>
        <w:rFonts w:ascii="Symbol" w:hAnsi="Symbol" w:hint="default"/>
      </w:rPr>
    </w:lvl>
    <w:lvl w:ilvl="7" w:tplc="280A0003" w:tentative="1">
      <w:start w:val="1"/>
      <w:numFmt w:val="bullet"/>
      <w:lvlText w:val="o"/>
      <w:lvlJc w:val="left"/>
      <w:pPr>
        <w:ind w:left="5755" w:hanging="360"/>
      </w:pPr>
      <w:rPr>
        <w:rFonts w:ascii="Courier New" w:hAnsi="Courier New" w:cs="Courier New" w:hint="default"/>
      </w:rPr>
    </w:lvl>
    <w:lvl w:ilvl="8" w:tplc="280A0005" w:tentative="1">
      <w:start w:val="1"/>
      <w:numFmt w:val="bullet"/>
      <w:lvlText w:val=""/>
      <w:lvlJc w:val="left"/>
      <w:pPr>
        <w:ind w:left="6475" w:hanging="360"/>
      </w:pPr>
      <w:rPr>
        <w:rFonts w:ascii="Wingdings" w:hAnsi="Wingdings" w:hint="default"/>
      </w:rPr>
    </w:lvl>
  </w:abstractNum>
  <w:abstractNum w:abstractNumId="118">
    <w:nsid w:val="76336556"/>
    <w:multiLevelType w:val="multilevel"/>
    <w:tmpl w:val="CD0A822C"/>
    <w:lvl w:ilvl="0">
      <w:start w:val="1"/>
      <w:numFmt w:val="decimal"/>
      <w:lvlText w:val="%1."/>
      <w:lvlJc w:val="left"/>
      <w:pPr>
        <w:tabs>
          <w:tab w:val="num" w:pos="360"/>
        </w:tabs>
        <w:ind w:left="360" w:hanging="360"/>
      </w:pPr>
      <w:rPr>
        <w:rFonts w:hint="default"/>
      </w:rPr>
    </w:lvl>
    <w:lvl w:ilvl="1">
      <w:start w:val="1"/>
      <w:numFmt w:val="decimal"/>
      <w:lvlText w:val="2.%2."/>
      <w:lvlJc w:val="left"/>
      <w:pPr>
        <w:ind w:left="1296" w:hanging="720"/>
      </w:pPr>
      <w:rPr>
        <w:rFonts w:ascii="Arial" w:hAnsi="Arial" w:cs="Arial" w:hint="default"/>
        <w:sz w:val="26"/>
        <w:szCs w:val="26"/>
      </w:rPr>
    </w:lvl>
    <w:lvl w:ilvl="2">
      <w:start w:val="1"/>
      <w:numFmt w:val="decimal"/>
      <w:isLg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119">
    <w:nsid w:val="776D55DB"/>
    <w:multiLevelType w:val="multilevel"/>
    <w:tmpl w:val="DFCE79F2"/>
    <w:lvl w:ilvl="0">
      <w:start w:val="1"/>
      <w:numFmt w:val="decimal"/>
      <w:lvlText w:val="%1."/>
      <w:lvlJc w:val="left"/>
      <w:pPr>
        <w:ind w:left="360" w:hanging="360"/>
      </w:pPr>
      <w:rPr>
        <w:sz w:val="18"/>
        <w:szCs w:val="18"/>
      </w:rPr>
    </w:lvl>
    <w:lvl w:ilvl="1">
      <w:start w:val="1"/>
      <w:numFmt w:val="decimal"/>
      <w:lvlText w:val="%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nsid w:val="78593DE2"/>
    <w:multiLevelType w:val="multilevel"/>
    <w:tmpl w:val="735E3ACC"/>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21">
    <w:nsid w:val="78F46F2F"/>
    <w:multiLevelType w:val="multilevel"/>
    <w:tmpl w:val="4CC8EC80"/>
    <w:numStyleLink w:val="Prueba"/>
  </w:abstractNum>
  <w:abstractNum w:abstractNumId="122">
    <w:nsid w:val="79BF751E"/>
    <w:multiLevelType w:val="multilevel"/>
    <w:tmpl w:val="4CC8EC80"/>
    <w:numStyleLink w:val="Prueba"/>
  </w:abstractNum>
  <w:abstractNum w:abstractNumId="123">
    <w:nsid w:val="7C842068"/>
    <w:multiLevelType w:val="multilevel"/>
    <w:tmpl w:val="4CC8EC80"/>
    <w:numStyleLink w:val="Prueba"/>
  </w:abstractNum>
  <w:abstractNum w:abstractNumId="124">
    <w:nsid w:val="7CE128FD"/>
    <w:multiLevelType w:val="hybridMultilevel"/>
    <w:tmpl w:val="7472B0C8"/>
    <w:lvl w:ilvl="0" w:tplc="6AEE987A">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5">
    <w:nsid w:val="7D4524B7"/>
    <w:multiLevelType w:val="multilevel"/>
    <w:tmpl w:val="4D646CD0"/>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b w:val="0"/>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26">
    <w:nsid w:val="7D8A78BE"/>
    <w:multiLevelType w:val="hybridMultilevel"/>
    <w:tmpl w:val="D4B265F4"/>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0"/>
  </w:num>
  <w:num w:numId="2">
    <w:abstractNumId w:val="90"/>
  </w:num>
  <w:num w:numId="3">
    <w:abstractNumId w:val="26"/>
  </w:num>
  <w:num w:numId="4">
    <w:abstractNumId w:val="8"/>
  </w:num>
  <w:num w:numId="5">
    <w:abstractNumId w:val="98"/>
  </w:num>
  <w:num w:numId="6">
    <w:abstractNumId w:val="119"/>
  </w:num>
  <w:num w:numId="7">
    <w:abstractNumId w:val="5"/>
  </w:num>
  <w:num w:numId="8">
    <w:abstractNumId w:val="107"/>
  </w:num>
  <w:num w:numId="9">
    <w:abstractNumId w:val="9"/>
  </w:num>
  <w:num w:numId="10">
    <w:abstractNumId w:val="88"/>
  </w:num>
  <w:num w:numId="11">
    <w:abstractNumId w:val="80"/>
  </w:num>
  <w:num w:numId="12">
    <w:abstractNumId w:val="24"/>
  </w:num>
  <w:num w:numId="13">
    <w:abstractNumId w:val="7"/>
  </w:num>
  <w:num w:numId="14">
    <w:abstractNumId w:val="91"/>
  </w:num>
  <w:num w:numId="15">
    <w:abstractNumId w:val="65"/>
  </w:num>
  <w:num w:numId="16">
    <w:abstractNumId w:val="1"/>
  </w:num>
  <w:num w:numId="17">
    <w:abstractNumId w:val="14"/>
  </w:num>
  <w:num w:numId="18">
    <w:abstractNumId w:val="77"/>
  </w:num>
  <w:num w:numId="19">
    <w:abstractNumId w:val="56"/>
  </w:num>
  <w:num w:numId="20">
    <w:abstractNumId w:val="55"/>
  </w:num>
  <w:num w:numId="21">
    <w:abstractNumId w:val="111"/>
  </w:num>
  <w:num w:numId="22">
    <w:abstractNumId w:val="36"/>
  </w:num>
  <w:num w:numId="23">
    <w:abstractNumId w:val="19"/>
  </w:num>
  <w:num w:numId="24">
    <w:abstractNumId w:val="83"/>
  </w:num>
  <w:num w:numId="25">
    <w:abstractNumId w:val="109"/>
  </w:num>
  <w:num w:numId="26">
    <w:abstractNumId w:val="22"/>
  </w:num>
  <w:num w:numId="27">
    <w:abstractNumId w:val="105"/>
  </w:num>
  <w:num w:numId="28">
    <w:abstractNumId w:val="16"/>
  </w:num>
  <w:num w:numId="29">
    <w:abstractNumId w:val="66"/>
  </w:num>
  <w:num w:numId="30">
    <w:abstractNumId w:val="93"/>
  </w:num>
  <w:num w:numId="31">
    <w:abstractNumId w:val="92"/>
  </w:num>
  <w:num w:numId="32">
    <w:abstractNumId w:val="71"/>
  </w:num>
  <w:num w:numId="33">
    <w:abstractNumId w:val="74"/>
  </w:num>
  <w:num w:numId="34">
    <w:abstractNumId w:val="75"/>
  </w:num>
  <w:num w:numId="35">
    <w:abstractNumId w:val="100"/>
  </w:num>
  <w:num w:numId="36">
    <w:abstractNumId w:val="23"/>
  </w:num>
  <w:num w:numId="37">
    <w:abstractNumId w:val="64"/>
  </w:num>
  <w:num w:numId="38">
    <w:abstractNumId w:val="106"/>
  </w:num>
  <w:num w:numId="39">
    <w:abstractNumId w:val="115"/>
  </w:num>
  <w:num w:numId="40">
    <w:abstractNumId w:val="67"/>
  </w:num>
  <w:num w:numId="41">
    <w:abstractNumId w:val="82"/>
  </w:num>
  <w:num w:numId="42">
    <w:abstractNumId w:val="45"/>
    <w:lvlOverride w:ilvl="0">
      <w:lvl w:ilvl="0">
        <w:start w:val="1"/>
        <w:numFmt w:val="decimal"/>
        <w:lvlText w:val="%1."/>
        <w:lvlJc w:val="left"/>
        <w:pPr>
          <w:ind w:left="360" w:hanging="360"/>
        </w:pPr>
        <w:rPr>
          <w:sz w:val="20"/>
          <w:szCs w:val="20"/>
        </w:r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3">
    <w:abstractNumId w:val="30"/>
  </w:num>
  <w:num w:numId="44">
    <w:abstractNumId w:val="95"/>
    <w:lvlOverride w:ilvl="0">
      <w:lvl w:ilvl="0">
        <w:start w:val="1"/>
        <w:numFmt w:val="decimal"/>
        <w:lvlText w:val="%1."/>
        <w:lvlJc w:val="left"/>
        <w:pPr>
          <w:ind w:left="1068" w:hanging="360"/>
        </w:pPr>
        <w:rPr>
          <w:rFonts w:hint="default"/>
          <w:color w:val="000000" w:themeColor="text1"/>
        </w:rPr>
      </w:lvl>
    </w:lvlOverride>
    <w:lvlOverride w:ilvl="1">
      <w:lvl w:ilvl="1">
        <w:start w:val="1"/>
        <w:numFmt w:val="decimal"/>
        <w:lvlText w:val="%1.%2."/>
        <w:lvlJc w:val="left"/>
        <w:pPr>
          <w:ind w:left="1140" w:hanging="432"/>
        </w:pPr>
        <w:rPr>
          <w:rFonts w:hint="default"/>
          <w:b w:val="0"/>
        </w:rPr>
      </w:lvl>
    </w:lvlOverride>
  </w:num>
  <w:num w:numId="45">
    <w:abstractNumId w:val="13"/>
    <w:lvlOverride w:ilvl="0">
      <w:lvl w:ilvl="0">
        <w:start w:val="1"/>
        <w:numFmt w:val="decimal"/>
        <w:lvlText w:val="%1."/>
        <w:lvlJc w:val="left"/>
        <w:pPr>
          <w:ind w:left="644" w:hanging="360"/>
        </w:pPr>
        <w:rPr>
          <w:rFonts w:hint="default"/>
        </w:rPr>
      </w:lvl>
    </w:lvlOverride>
    <w:lvlOverride w:ilvl="1">
      <w:lvl w:ilvl="1">
        <w:start w:val="1"/>
        <w:numFmt w:val="decimal"/>
        <w:lvlText w:val="%1.%2."/>
        <w:lvlJc w:val="left"/>
        <w:pPr>
          <w:ind w:left="1140" w:hanging="432"/>
        </w:pPr>
        <w:rPr>
          <w:rFonts w:hint="default"/>
        </w:rPr>
      </w:lvl>
    </w:lvlOverride>
    <w:lvlOverride w:ilvl="2">
      <w:lvl w:ilvl="2">
        <w:start w:val="1"/>
        <w:numFmt w:val="bullet"/>
        <w:lvlText w:val=""/>
        <w:lvlJc w:val="left"/>
        <w:pPr>
          <w:ind w:left="1920" w:hanging="504"/>
        </w:pPr>
        <w:rPr>
          <w:rFonts w:ascii="Symbol" w:hAnsi="Symbol" w:hint="default"/>
          <w:color w:val="auto"/>
        </w:rPr>
      </w:lvl>
    </w:lvlOverride>
    <w:lvlOverride w:ilvl="3">
      <w:lvl w:ilvl="3">
        <w:start w:val="1"/>
        <w:numFmt w:val="bullet"/>
        <w:lvlText w:val="▪"/>
        <w:lvlJc w:val="left"/>
        <w:pPr>
          <w:ind w:left="2436" w:hanging="648"/>
        </w:pPr>
        <w:rPr>
          <w:rFonts w:ascii="Arial" w:hAnsi="Arial" w:hint="default"/>
          <w:strike w:val="0"/>
          <w:color w:val="auto"/>
        </w:rPr>
      </w:lvl>
    </w:lvlOverride>
    <w:lvlOverride w:ilvl="4">
      <w:lvl w:ilvl="4">
        <w:start w:val="1"/>
        <w:numFmt w:val="bullet"/>
        <w:lvlText w:val="✓"/>
        <w:lvlJc w:val="left"/>
        <w:pPr>
          <w:ind w:left="2940" w:hanging="792"/>
        </w:pPr>
        <w:rPr>
          <w:rFonts w:ascii="Arial Unicode MS" w:eastAsia="Arial Unicode MS" w:hAnsi="Arial Unicode MS" w:hint="eastAsia"/>
          <w:color w:val="auto"/>
          <w:sz w:val="14"/>
          <w:szCs w:val="14"/>
        </w:rPr>
      </w:lvl>
    </w:lvlOverride>
    <w:lvlOverride w:ilvl="5">
      <w:lvl w:ilvl="5">
        <w:start w:val="1"/>
        <w:numFmt w:val="decimal"/>
        <w:lvlText w:val="%1.%2.%3.%4.%5.%6."/>
        <w:lvlJc w:val="left"/>
        <w:pPr>
          <w:ind w:left="3444" w:hanging="936"/>
        </w:pPr>
        <w:rPr>
          <w:rFonts w:hint="default"/>
        </w:rPr>
      </w:lvl>
    </w:lvlOverride>
    <w:lvlOverride w:ilvl="6">
      <w:lvl w:ilvl="6">
        <w:start w:val="1"/>
        <w:numFmt w:val="decimal"/>
        <w:lvlText w:val="%1.%2.%3.%4.%5.%6.%7."/>
        <w:lvlJc w:val="left"/>
        <w:pPr>
          <w:ind w:left="3948" w:hanging="1080"/>
        </w:pPr>
        <w:rPr>
          <w:rFonts w:hint="default"/>
        </w:rPr>
      </w:lvl>
    </w:lvlOverride>
    <w:lvlOverride w:ilvl="7">
      <w:lvl w:ilvl="7">
        <w:start w:val="1"/>
        <w:numFmt w:val="decimal"/>
        <w:lvlText w:val="%1.%2.%3.%4.%5.%6.%7.%8."/>
        <w:lvlJc w:val="left"/>
        <w:pPr>
          <w:ind w:left="4452" w:hanging="1224"/>
        </w:pPr>
        <w:rPr>
          <w:rFonts w:hint="default"/>
        </w:rPr>
      </w:lvl>
    </w:lvlOverride>
    <w:lvlOverride w:ilvl="8">
      <w:lvl w:ilvl="8">
        <w:start w:val="1"/>
        <w:numFmt w:val="decimal"/>
        <w:lvlText w:val="%1.%2.%3.%4.%5.%6.%7.%8.%9."/>
        <w:lvlJc w:val="left"/>
        <w:pPr>
          <w:ind w:left="5028" w:hanging="1440"/>
        </w:pPr>
        <w:rPr>
          <w:rFonts w:hint="default"/>
        </w:rPr>
      </w:lvl>
    </w:lvlOverride>
  </w:num>
  <w:num w:numId="46">
    <w:abstractNumId w:val="73"/>
  </w:num>
  <w:num w:numId="47">
    <w:abstractNumId w:val="17"/>
  </w:num>
  <w:num w:numId="48">
    <w:abstractNumId w:val="43"/>
  </w:num>
  <w:num w:numId="49">
    <w:abstractNumId w:val="101"/>
  </w:num>
  <w:num w:numId="50">
    <w:abstractNumId w:val="113"/>
  </w:num>
  <w:num w:numId="51">
    <w:abstractNumId w:val="46"/>
  </w:num>
  <w:num w:numId="52">
    <w:abstractNumId w:val="72"/>
  </w:num>
  <w:num w:numId="53">
    <w:abstractNumId w:val="86"/>
  </w:num>
  <w:num w:numId="54">
    <w:abstractNumId w:val="78"/>
  </w:num>
  <w:num w:numId="55">
    <w:abstractNumId w:val="126"/>
  </w:num>
  <w:num w:numId="56">
    <w:abstractNumId w:val="38"/>
  </w:num>
  <w:num w:numId="57">
    <w:abstractNumId w:val="97"/>
  </w:num>
  <w:num w:numId="58">
    <w:abstractNumId w:val="53"/>
  </w:num>
  <w:num w:numId="59">
    <w:abstractNumId w:val="121"/>
    <w:lvlOverride w:ilvl="1">
      <w:lvl w:ilvl="1">
        <w:start w:val="1"/>
        <w:numFmt w:val="decimal"/>
        <w:lvlText w:val="%1.%2."/>
        <w:lvlJc w:val="left"/>
        <w:pPr>
          <w:ind w:left="1140" w:hanging="432"/>
        </w:pPr>
        <w:rPr>
          <w:rFonts w:hint="default"/>
          <w:b w:val="0"/>
        </w:rPr>
      </w:lvl>
    </w:lvlOverride>
  </w:num>
  <w:num w:numId="60">
    <w:abstractNumId w:val="122"/>
  </w:num>
  <w:num w:numId="61">
    <w:abstractNumId w:val="102"/>
  </w:num>
  <w:num w:numId="62">
    <w:abstractNumId w:val="96"/>
  </w:num>
  <w:num w:numId="63">
    <w:abstractNumId w:val="123"/>
    <w:lvlOverride w:ilvl="1">
      <w:lvl w:ilvl="1">
        <w:start w:val="1"/>
        <w:numFmt w:val="decimal"/>
        <w:lvlText w:val="%1.%2."/>
        <w:lvlJc w:val="left"/>
        <w:pPr>
          <w:ind w:left="1140" w:hanging="432"/>
        </w:pPr>
        <w:rPr>
          <w:rFonts w:hint="default"/>
          <w:strike w:val="0"/>
        </w:rPr>
      </w:lvl>
    </w:lvlOverride>
  </w:num>
  <w:num w:numId="64">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1"/>
  </w:num>
  <w:num w:numId="66">
    <w:abstractNumId w:val="44"/>
  </w:num>
  <w:num w:numId="67">
    <w:abstractNumId w:val="11"/>
  </w:num>
  <w:num w:numId="68">
    <w:abstractNumId w:val="124"/>
  </w:num>
  <w:num w:numId="69">
    <w:abstractNumId w:val="27"/>
  </w:num>
  <w:num w:numId="70">
    <w:abstractNumId w:val="32"/>
  </w:num>
  <w:num w:numId="71">
    <w:abstractNumId w:val="87"/>
  </w:num>
  <w:num w:numId="72">
    <w:abstractNumId w:val="12"/>
  </w:num>
  <w:num w:numId="73">
    <w:abstractNumId w:val="69"/>
  </w:num>
  <w:num w:numId="74">
    <w:abstractNumId w:val="31"/>
    <w:lvlOverride w:ilvl="0">
      <w:startOverride w:val="1"/>
      <w:lvl w:ilvl="0">
        <w:start w:val="1"/>
        <w:numFmt w:val="decimal"/>
        <w:lvlText w:val=""/>
        <w:lvlJc w:val="left"/>
        <w:pPr>
          <w:ind w:left="0" w:firstLine="0"/>
        </w:pPr>
      </w:lvl>
    </w:lvlOverride>
    <w:lvlOverride w:ilvl="1">
      <w:startOverride w:val="1"/>
      <w:lvl w:ilvl="1">
        <w:start w:val="1"/>
        <w:numFmt w:val="decimal"/>
        <w:lvlText w:val="%1.%2."/>
        <w:lvlJc w:val="left"/>
        <w:pPr>
          <w:ind w:left="1140" w:hanging="432"/>
        </w:pPr>
        <w:rPr>
          <w:b w:val="0"/>
          <w:color w:val="000000" w:themeColor="text1"/>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5">
    <w:abstractNumId w:val="45"/>
    <w:lvlOverride w:ilvl="0">
      <w:startOverride w:val="1"/>
      <w:lvl w:ilvl="0">
        <w:start w:val="1"/>
        <w:numFmt w:val="decimal"/>
        <w:lvlText w:val="%1."/>
        <w:lvlJc w:val="left"/>
        <w:pPr>
          <w:ind w:left="1068" w:hanging="360"/>
        </w:pPr>
        <w:rPr>
          <w:sz w:val="20"/>
          <w:szCs w:val="20"/>
        </w:rPr>
      </w:lvl>
    </w:lvlOverride>
    <w:lvlOverride w:ilvl="1">
      <w:startOverride w:val="1"/>
      <w:lvl w:ilvl="1">
        <w:start w:val="1"/>
        <w:numFmt w:val="decimal"/>
        <w:lvlText w:val=""/>
        <w:lvlJc w:val="left"/>
        <w:pPr>
          <w:ind w:left="0" w:firstLine="0"/>
        </w:pPr>
      </w:lvl>
    </w:lvlOverride>
    <w:lvlOverride w:ilvl="2">
      <w:startOverride w:val="1"/>
      <w:lvl w:ilvl="2">
        <w:start w:val="1"/>
        <w:numFmt w:val="bullet"/>
        <w:lvlText w:val=""/>
        <w:lvlJc w:val="left"/>
        <w:pPr>
          <w:ind w:left="1920" w:hanging="504"/>
        </w:pPr>
        <w:rPr>
          <w:rFonts w:ascii="Symbol" w:hAnsi="Symbol" w:hint="default"/>
          <w:strike w:val="0"/>
          <w:dstrike w:val="0"/>
          <w:color w:val="auto"/>
          <w:sz w:val="20"/>
          <w:szCs w:val="20"/>
          <w:u w:val="none"/>
          <w:effect w:val="none"/>
        </w:rPr>
      </w:lvl>
    </w:lvlOverride>
    <w:lvlOverride w:ilvl="3">
      <w:startOverride w:val="1"/>
      <w:lvl w:ilvl="3">
        <w:start w:val="1"/>
        <w:numFmt w:val="bullet"/>
        <w:lvlText w:val="▪"/>
        <w:lvlJc w:val="left"/>
        <w:pPr>
          <w:ind w:left="2436" w:hanging="648"/>
        </w:pPr>
        <w:rPr>
          <w:rFonts w:ascii="Arial" w:hAnsi="Arial" w:cs="Times New Roman" w:hint="default"/>
          <w:strike w:val="0"/>
          <w:dstrike w:val="0"/>
          <w:color w:val="auto"/>
          <w:sz w:val="20"/>
          <w:szCs w:val="20"/>
          <w:u w:val="none"/>
          <w:effect w:val="none"/>
        </w:rPr>
      </w:lvl>
    </w:lvlOverride>
    <w:lvlOverride w:ilvl="4">
      <w:startOverride w:val="1"/>
      <w:lvl w:ilvl="4">
        <w:start w:val="1"/>
        <w:numFmt w:val="bullet"/>
        <w:lvlText w:val="✓"/>
        <w:lvlJc w:val="left"/>
        <w:pPr>
          <w:ind w:left="2940" w:hanging="792"/>
        </w:pPr>
        <w:rPr>
          <w:rFonts w:ascii="Arial Unicode MS" w:eastAsia="Arial Unicode MS" w:hAnsi="Arial Unicode MS" w:cs="Times New Roman" w:hint="eastAsia"/>
          <w:color w:val="auto"/>
          <w:sz w:val="14"/>
          <w:szCs w:val="14"/>
        </w:rPr>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99"/>
  </w:num>
  <w:num w:numId="78">
    <w:abstractNumId w:val="34"/>
  </w:num>
  <w:num w:numId="79">
    <w:abstractNumId w:val="117"/>
  </w:num>
  <w:num w:numId="80">
    <w:abstractNumId w:val="85"/>
  </w:num>
  <w:num w:numId="81">
    <w:abstractNumId w:val="68"/>
  </w:num>
  <w:num w:numId="82">
    <w:abstractNumId w:val="57"/>
  </w:num>
  <w:num w:numId="83">
    <w:abstractNumId w:val="63"/>
  </w:num>
  <w:num w:numId="84">
    <w:abstractNumId w:val="35"/>
  </w:num>
  <w:num w:numId="85">
    <w:abstractNumId w:val="79"/>
  </w:num>
  <w:num w:numId="86">
    <w:abstractNumId w:val="48"/>
  </w:num>
  <w:num w:numId="87">
    <w:abstractNumId w:val="4"/>
  </w:num>
  <w:num w:numId="88">
    <w:abstractNumId w:val="112"/>
  </w:num>
  <w:num w:numId="89">
    <w:abstractNumId w:val="54"/>
  </w:num>
  <w:num w:numId="90">
    <w:abstractNumId w:val="20"/>
  </w:num>
  <w:num w:numId="91">
    <w:abstractNumId w:val="58"/>
  </w:num>
  <w:num w:numId="92">
    <w:abstractNumId w:val="10"/>
  </w:num>
  <w:num w:numId="93">
    <w:abstractNumId w:val="114"/>
  </w:num>
  <w:num w:numId="94">
    <w:abstractNumId w:val="40"/>
  </w:num>
  <w:num w:numId="95">
    <w:abstractNumId w:val="116"/>
  </w:num>
  <w:num w:numId="96">
    <w:abstractNumId w:val="51"/>
  </w:num>
  <w:num w:numId="97">
    <w:abstractNumId w:val="94"/>
  </w:num>
  <w:num w:numId="98">
    <w:abstractNumId w:val="103"/>
  </w:num>
  <w:num w:numId="99">
    <w:abstractNumId w:val="120"/>
  </w:num>
  <w:num w:numId="100">
    <w:abstractNumId w:val="84"/>
  </w:num>
  <w:num w:numId="101">
    <w:abstractNumId w:val="37"/>
  </w:num>
  <w:num w:numId="102">
    <w:abstractNumId w:val="29"/>
  </w:num>
  <w:num w:numId="103">
    <w:abstractNumId w:val="89"/>
  </w:num>
  <w:num w:numId="104">
    <w:abstractNumId w:val="81"/>
  </w:num>
  <w:num w:numId="105">
    <w:abstractNumId w:val="50"/>
  </w:num>
  <w:num w:numId="106">
    <w:abstractNumId w:val="42"/>
  </w:num>
  <w:num w:numId="107">
    <w:abstractNumId w:val="76"/>
  </w:num>
  <w:num w:numId="108">
    <w:abstractNumId w:val="39"/>
  </w:num>
  <w:num w:numId="109">
    <w:abstractNumId w:val="125"/>
  </w:num>
  <w:num w:numId="110">
    <w:abstractNumId w:val="47"/>
  </w:num>
  <w:num w:numId="111">
    <w:abstractNumId w:val="104"/>
  </w:num>
  <w:num w:numId="112">
    <w:abstractNumId w:val="52"/>
  </w:num>
  <w:num w:numId="113">
    <w:abstractNumId w:val="59"/>
  </w:num>
  <w:num w:numId="114">
    <w:abstractNumId w:val="3"/>
  </w:num>
  <w:num w:numId="115">
    <w:abstractNumId w:val="25"/>
  </w:num>
  <w:num w:numId="116">
    <w:abstractNumId w:val="61"/>
  </w:num>
  <w:num w:numId="117">
    <w:abstractNumId w:val="108"/>
  </w:num>
  <w:num w:numId="118">
    <w:abstractNumId w:val="62"/>
  </w:num>
  <w:num w:numId="119">
    <w:abstractNumId w:val="110"/>
  </w:num>
  <w:num w:numId="120">
    <w:abstractNumId w:val="49"/>
  </w:num>
  <w:num w:numId="121">
    <w:abstractNumId w:val="70"/>
  </w:num>
  <w:num w:numId="122">
    <w:abstractNumId w:val="33"/>
  </w:num>
  <w:num w:numId="123">
    <w:abstractNumId w:val="21"/>
  </w:num>
  <w:num w:numId="124">
    <w:abstractNumId w:val="18"/>
  </w:num>
  <w:num w:numId="125">
    <w:abstractNumId w:val="6"/>
  </w:num>
  <w:num w:numId="126">
    <w:abstractNumId w:val="15"/>
  </w:num>
  <w:num w:numId="127">
    <w:abstractNumId w:val="28"/>
  </w:num>
  <w:num w:numId="128">
    <w:abstractNumId w:val="2"/>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noPunctuationKerning/>
  <w:characterSpacingControl w:val="doNotCompress"/>
  <w:hdrShapeDefaults>
    <o:shapedefaults v:ext="edit" spidmax="2049">
      <o:colormru v:ext="edit" colors="#75d1ff,#89d8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027"/>
    <w:rsid w:val="00000C2D"/>
    <w:rsid w:val="00000C50"/>
    <w:rsid w:val="000011F2"/>
    <w:rsid w:val="00001649"/>
    <w:rsid w:val="00001920"/>
    <w:rsid w:val="00002F21"/>
    <w:rsid w:val="00003C35"/>
    <w:rsid w:val="00003E7E"/>
    <w:rsid w:val="00004760"/>
    <w:rsid w:val="00004909"/>
    <w:rsid w:val="00004E11"/>
    <w:rsid w:val="000054FB"/>
    <w:rsid w:val="0000620B"/>
    <w:rsid w:val="000062AD"/>
    <w:rsid w:val="00006BED"/>
    <w:rsid w:val="00007255"/>
    <w:rsid w:val="00007430"/>
    <w:rsid w:val="00007EC2"/>
    <w:rsid w:val="00007F35"/>
    <w:rsid w:val="00010D1B"/>
    <w:rsid w:val="00010F0C"/>
    <w:rsid w:val="00011571"/>
    <w:rsid w:val="000116E3"/>
    <w:rsid w:val="00011E1B"/>
    <w:rsid w:val="00011FCF"/>
    <w:rsid w:val="000125E7"/>
    <w:rsid w:val="00012ED7"/>
    <w:rsid w:val="0001312A"/>
    <w:rsid w:val="000148F7"/>
    <w:rsid w:val="00014D36"/>
    <w:rsid w:val="0001573B"/>
    <w:rsid w:val="00016AEB"/>
    <w:rsid w:val="00016CED"/>
    <w:rsid w:val="0002022C"/>
    <w:rsid w:val="000206E4"/>
    <w:rsid w:val="00021116"/>
    <w:rsid w:val="0002196B"/>
    <w:rsid w:val="000225C7"/>
    <w:rsid w:val="00022FEF"/>
    <w:rsid w:val="00023752"/>
    <w:rsid w:val="000244C3"/>
    <w:rsid w:val="000246A5"/>
    <w:rsid w:val="000256A7"/>
    <w:rsid w:val="00025E0B"/>
    <w:rsid w:val="000264B9"/>
    <w:rsid w:val="000268B5"/>
    <w:rsid w:val="00026C6A"/>
    <w:rsid w:val="0002700A"/>
    <w:rsid w:val="00027738"/>
    <w:rsid w:val="00030C22"/>
    <w:rsid w:val="00031FB7"/>
    <w:rsid w:val="00032FA7"/>
    <w:rsid w:val="00034839"/>
    <w:rsid w:val="00034E85"/>
    <w:rsid w:val="000355DF"/>
    <w:rsid w:val="00037255"/>
    <w:rsid w:val="0003797A"/>
    <w:rsid w:val="000402D3"/>
    <w:rsid w:val="00040C5E"/>
    <w:rsid w:val="0004136A"/>
    <w:rsid w:val="00042055"/>
    <w:rsid w:val="00042652"/>
    <w:rsid w:val="00042E23"/>
    <w:rsid w:val="000431D9"/>
    <w:rsid w:val="00043332"/>
    <w:rsid w:val="00043D2B"/>
    <w:rsid w:val="00044037"/>
    <w:rsid w:val="00044277"/>
    <w:rsid w:val="000442A9"/>
    <w:rsid w:val="00045416"/>
    <w:rsid w:val="00046AF3"/>
    <w:rsid w:val="00047473"/>
    <w:rsid w:val="00047582"/>
    <w:rsid w:val="000476DF"/>
    <w:rsid w:val="000500DD"/>
    <w:rsid w:val="00050109"/>
    <w:rsid w:val="00051790"/>
    <w:rsid w:val="00052EB8"/>
    <w:rsid w:val="000539B5"/>
    <w:rsid w:val="00053E6F"/>
    <w:rsid w:val="00054126"/>
    <w:rsid w:val="000542DA"/>
    <w:rsid w:val="00054A10"/>
    <w:rsid w:val="00054A48"/>
    <w:rsid w:val="0005620E"/>
    <w:rsid w:val="000565F7"/>
    <w:rsid w:val="00056DC3"/>
    <w:rsid w:val="00057A2D"/>
    <w:rsid w:val="00057B7C"/>
    <w:rsid w:val="00057B8C"/>
    <w:rsid w:val="00057CC3"/>
    <w:rsid w:val="00057E96"/>
    <w:rsid w:val="00060044"/>
    <w:rsid w:val="0006031B"/>
    <w:rsid w:val="00060D11"/>
    <w:rsid w:val="00060DBC"/>
    <w:rsid w:val="00060F73"/>
    <w:rsid w:val="000617BA"/>
    <w:rsid w:val="00061C40"/>
    <w:rsid w:val="0006275E"/>
    <w:rsid w:val="0006286A"/>
    <w:rsid w:val="00062D89"/>
    <w:rsid w:val="00062DCC"/>
    <w:rsid w:val="00062E43"/>
    <w:rsid w:val="00063BDF"/>
    <w:rsid w:val="00063BFD"/>
    <w:rsid w:val="00063FE0"/>
    <w:rsid w:val="00064429"/>
    <w:rsid w:val="00064AED"/>
    <w:rsid w:val="00064DD0"/>
    <w:rsid w:val="00065B2A"/>
    <w:rsid w:val="00066A01"/>
    <w:rsid w:val="00066A47"/>
    <w:rsid w:val="000673C1"/>
    <w:rsid w:val="00067FCD"/>
    <w:rsid w:val="00070492"/>
    <w:rsid w:val="00070D1E"/>
    <w:rsid w:val="00070E18"/>
    <w:rsid w:val="0007126A"/>
    <w:rsid w:val="00072051"/>
    <w:rsid w:val="00073947"/>
    <w:rsid w:val="00074398"/>
    <w:rsid w:val="00074CCB"/>
    <w:rsid w:val="00075410"/>
    <w:rsid w:val="0007568E"/>
    <w:rsid w:val="00075DC4"/>
    <w:rsid w:val="000760A3"/>
    <w:rsid w:val="0007633B"/>
    <w:rsid w:val="00076638"/>
    <w:rsid w:val="00077103"/>
    <w:rsid w:val="000779A2"/>
    <w:rsid w:val="00080B25"/>
    <w:rsid w:val="00080EAD"/>
    <w:rsid w:val="0008309E"/>
    <w:rsid w:val="00083562"/>
    <w:rsid w:val="00083FE7"/>
    <w:rsid w:val="000847BC"/>
    <w:rsid w:val="0008482F"/>
    <w:rsid w:val="00084978"/>
    <w:rsid w:val="00084CFC"/>
    <w:rsid w:val="00084D39"/>
    <w:rsid w:val="00084F29"/>
    <w:rsid w:val="00084F59"/>
    <w:rsid w:val="00085228"/>
    <w:rsid w:val="00085253"/>
    <w:rsid w:val="00085378"/>
    <w:rsid w:val="00085D63"/>
    <w:rsid w:val="00086273"/>
    <w:rsid w:val="00086B74"/>
    <w:rsid w:val="00086B95"/>
    <w:rsid w:val="00086C23"/>
    <w:rsid w:val="00086C5F"/>
    <w:rsid w:val="0008724C"/>
    <w:rsid w:val="00087CEE"/>
    <w:rsid w:val="00090144"/>
    <w:rsid w:val="00090560"/>
    <w:rsid w:val="000906F7"/>
    <w:rsid w:val="00090A26"/>
    <w:rsid w:val="00090A2D"/>
    <w:rsid w:val="0009275D"/>
    <w:rsid w:val="00093052"/>
    <w:rsid w:val="0009348C"/>
    <w:rsid w:val="00093559"/>
    <w:rsid w:val="000937D1"/>
    <w:rsid w:val="000942AE"/>
    <w:rsid w:val="000945EF"/>
    <w:rsid w:val="00094BE4"/>
    <w:rsid w:val="000950A5"/>
    <w:rsid w:val="0009601F"/>
    <w:rsid w:val="00096CB9"/>
    <w:rsid w:val="00097344"/>
    <w:rsid w:val="00097C91"/>
    <w:rsid w:val="000A127C"/>
    <w:rsid w:val="000A241B"/>
    <w:rsid w:val="000A2EB2"/>
    <w:rsid w:val="000A31FA"/>
    <w:rsid w:val="000A3AE7"/>
    <w:rsid w:val="000A460F"/>
    <w:rsid w:val="000A4DA0"/>
    <w:rsid w:val="000A4F15"/>
    <w:rsid w:val="000A579B"/>
    <w:rsid w:val="000A5A94"/>
    <w:rsid w:val="000A6159"/>
    <w:rsid w:val="000A7716"/>
    <w:rsid w:val="000A7C25"/>
    <w:rsid w:val="000B03BE"/>
    <w:rsid w:val="000B0771"/>
    <w:rsid w:val="000B1326"/>
    <w:rsid w:val="000B2835"/>
    <w:rsid w:val="000B3B38"/>
    <w:rsid w:val="000B3E39"/>
    <w:rsid w:val="000B3EEF"/>
    <w:rsid w:val="000B494E"/>
    <w:rsid w:val="000B5BD9"/>
    <w:rsid w:val="000B610D"/>
    <w:rsid w:val="000C1746"/>
    <w:rsid w:val="000C1AD1"/>
    <w:rsid w:val="000C205D"/>
    <w:rsid w:val="000C234D"/>
    <w:rsid w:val="000C237B"/>
    <w:rsid w:val="000C2886"/>
    <w:rsid w:val="000C2FE9"/>
    <w:rsid w:val="000C364E"/>
    <w:rsid w:val="000C3AE1"/>
    <w:rsid w:val="000C4692"/>
    <w:rsid w:val="000C50C3"/>
    <w:rsid w:val="000D00D7"/>
    <w:rsid w:val="000D0485"/>
    <w:rsid w:val="000D0C14"/>
    <w:rsid w:val="000D119A"/>
    <w:rsid w:val="000D1965"/>
    <w:rsid w:val="000D1DD8"/>
    <w:rsid w:val="000D1F62"/>
    <w:rsid w:val="000D364B"/>
    <w:rsid w:val="000D3A95"/>
    <w:rsid w:val="000D4493"/>
    <w:rsid w:val="000D5ED2"/>
    <w:rsid w:val="000D629B"/>
    <w:rsid w:val="000D634B"/>
    <w:rsid w:val="000D6EC5"/>
    <w:rsid w:val="000D759D"/>
    <w:rsid w:val="000D7AFA"/>
    <w:rsid w:val="000D7B30"/>
    <w:rsid w:val="000D7EB8"/>
    <w:rsid w:val="000E0016"/>
    <w:rsid w:val="000E1A17"/>
    <w:rsid w:val="000E1B3B"/>
    <w:rsid w:val="000E20DB"/>
    <w:rsid w:val="000E219E"/>
    <w:rsid w:val="000E2935"/>
    <w:rsid w:val="000E3004"/>
    <w:rsid w:val="000E3F1C"/>
    <w:rsid w:val="000E44F4"/>
    <w:rsid w:val="000E463F"/>
    <w:rsid w:val="000E477A"/>
    <w:rsid w:val="000E4924"/>
    <w:rsid w:val="000E5A05"/>
    <w:rsid w:val="000E6284"/>
    <w:rsid w:val="000E6CF8"/>
    <w:rsid w:val="000E71B1"/>
    <w:rsid w:val="000E7D5F"/>
    <w:rsid w:val="000E7F03"/>
    <w:rsid w:val="000F0814"/>
    <w:rsid w:val="000F0BAA"/>
    <w:rsid w:val="000F0E44"/>
    <w:rsid w:val="000F1870"/>
    <w:rsid w:val="000F1FAC"/>
    <w:rsid w:val="000F320C"/>
    <w:rsid w:val="000F3CF9"/>
    <w:rsid w:val="000F4171"/>
    <w:rsid w:val="000F477C"/>
    <w:rsid w:val="000F4CEC"/>
    <w:rsid w:val="000F5930"/>
    <w:rsid w:val="000F5DBD"/>
    <w:rsid w:val="000F6354"/>
    <w:rsid w:val="000F6F4C"/>
    <w:rsid w:val="000F6FFD"/>
    <w:rsid w:val="000F79BE"/>
    <w:rsid w:val="000F7D10"/>
    <w:rsid w:val="0010068E"/>
    <w:rsid w:val="00101746"/>
    <w:rsid w:val="00101A6A"/>
    <w:rsid w:val="00102445"/>
    <w:rsid w:val="00102BAF"/>
    <w:rsid w:val="0010366A"/>
    <w:rsid w:val="0010428F"/>
    <w:rsid w:val="00104758"/>
    <w:rsid w:val="001051B0"/>
    <w:rsid w:val="00105505"/>
    <w:rsid w:val="001056ED"/>
    <w:rsid w:val="00106591"/>
    <w:rsid w:val="001066AA"/>
    <w:rsid w:val="00107EBF"/>
    <w:rsid w:val="001106D2"/>
    <w:rsid w:val="001106FA"/>
    <w:rsid w:val="00111580"/>
    <w:rsid w:val="00111A67"/>
    <w:rsid w:val="00111D36"/>
    <w:rsid w:val="00112156"/>
    <w:rsid w:val="001121B3"/>
    <w:rsid w:val="001126C9"/>
    <w:rsid w:val="0011377A"/>
    <w:rsid w:val="00113A3E"/>
    <w:rsid w:val="00113CA0"/>
    <w:rsid w:val="001157F7"/>
    <w:rsid w:val="001165EC"/>
    <w:rsid w:val="00116D68"/>
    <w:rsid w:val="001171F6"/>
    <w:rsid w:val="00117240"/>
    <w:rsid w:val="00117375"/>
    <w:rsid w:val="00117468"/>
    <w:rsid w:val="00120A4B"/>
    <w:rsid w:val="00120C81"/>
    <w:rsid w:val="00120F56"/>
    <w:rsid w:val="00121C7E"/>
    <w:rsid w:val="00121DED"/>
    <w:rsid w:val="00122130"/>
    <w:rsid w:val="00122724"/>
    <w:rsid w:val="0012281E"/>
    <w:rsid w:val="001231F7"/>
    <w:rsid w:val="0012363B"/>
    <w:rsid w:val="00123832"/>
    <w:rsid w:val="0012449F"/>
    <w:rsid w:val="00124738"/>
    <w:rsid w:val="00124A48"/>
    <w:rsid w:val="00124A9C"/>
    <w:rsid w:val="00124B23"/>
    <w:rsid w:val="00124B5A"/>
    <w:rsid w:val="0012561C"/>
    <w:rsid w:val="00126CC4"/>
    <w:rsid w:val="0012700A"/>
    <w:rsid w:val="00127139"/>
    <w:rsid w:val="00127F53"/>
    <w:rsid w:val="001313FE"/>
    <w:rsid w:val="001318B5"/>
    <w:rsid w:val="00132D98"/>
    <w:rsid w:val="0013352A"/>
    <w:rsid w:val="00133925"/>
    <w:rsid w:val="001347F6"/>
    <w:rsid w:val="00134A09"/>
    <w:rsid w:val="00134EBC"/>
    <w:rsid w:val="00135F17"/>
    <w:rsid w:val="00135FE4"/>
    <w:rsid w:val="00136781"/>
    <w:rsid w:val="0013698D"/>
    <w:rsid w:val="00136A37"/>
    <w:rsid w:val="00136FA8"/>
    <w:rsid w:val="001372D8"/>
    <w:rsid w:val="0013775E"/>
    <w:rsid w:val="001406C0"/>
    <w:rsid w:val="00141ED1"/>
    <w:rsid w:val="00142381"/>
    <w:rsid w:val="0014289C"/>
    <w:rsid w:val="00142A36"/>
    <w:rsid w:val="00142A87"/>
    <w:rsid w:val="00142FE2"/>
    <w:rsid w:val="00144300"/>
    <w:rsid w:val="0014441D"/>
    <w:rsid w:val="00144EA7"/>
    <w:rsid w:val="0014560F"/>
    <w:rsid w:val="001459B8"/>
    <w:rsid w:val="00146ED5"/>
    <w:rsid w:val="0014706F"/>
    <w:rsid w:val="001474D7"/>
    <w:rsid w:val="00147580"/>
    <w:rsid w:val="00147DEF"/>
    <w:rsid w:val="00150396"/>
    <w:rsid w:val="001505C0"/>
    <w:rsid w:val="00150701"/>
    <w:rsid w:val="00150AF0"/>
    <w:rsid w:val="00150D12"/>
    <w:rsid w:val="00150DF6"/>
    <w:rsid w:val="001531C0"/>
    <w:rsid w:val="0015359D"/>
    <w:rsid w:val="00153AF1"/>
    <w:rsid w:val="00154E72"/>
    <w:rsid w:val="00155677"/>
    <w:rsid w:val="0015595E"/>
    <w:rsid w:val="00155EDA"/>
    <w:rsid w:val="00156193"/>
    <w:rsid w:val="001603DC"/>
    <w:rsid w:val="00161083"/>
    <w:rsid w:val="00161632"/>
    <w:rsid w:val="00162ABF"/>
    <w:rsid w:val="0016366F"/>
    <w:rsid w:val="001640D9"/>
    <w:rsid w:val="00164355"/>
    <w:rsid w:val="00164674"/>
    <w:rsid w:val="00164E5F"/>
    <w:rsid w:val="0016635E"/>
    <w:rsid w:val="00166824"/>
    <w:rsid w:val="00166A61"/>
    <w:rsid w:val="0016755F"/>
    <w:rsid w:val="001677DB"/>
    <w:rsid w:val="001678D9"/>
    <w:rsid w:val="001679CD"/>
    <w:rsid w:val="0017056F"/>
    <w:rsid w:val="00170CDF"/>
    <w:rsid w:val="001718F7"/>
    <w:rsid w:val="001719A3"/>
    <w:rsid w:val="00171BEF"/>
    <w:rsid w:val="00173A4E"/>
    <w:rsid w:val="00174789"/>
    <w:rsid w:val="00174EAF"/>
    <w:rsid w:val="00175157"/>
    <w:rsid w:val="00175247"/>
    <w:rsid w:val="0017547D"/>
    <w:rsid w:val="00175B0B"/>
    <w:rsid w:val="001762FA"/>
    <w:rsid w:val="0017747E"/>
    <w:rsid w:val="0017749A"/>
    <w:rsid w:val="001776C3"/>
    <w:rsid w:val="001776E1"/>
    <w:rsid w:val="001805C6"/>
    <w:rsid w:val="001807CD"/>
    <w:rsid w:val="00180E41"/>
    <w:rsid w:val="00181086"/>
    <w:rsid w:val="001812ED"/>
    <w:rsid w:val="001821AC"/>
    <w:rsid w:val="00182B4C"/>
    <w:rsid w:val="00182F8A"/>
    <w:rsid w:val="00183418"/>
    <w:rsid w:val="001838B3"/>
    <w:rsid w:val="00183FF2"/>
    <w:rsid w:val="0018513D"/>
    <w:rsid w:val="001855BA"/>
    <w:rsid w:val="0018666D"/>
    <w:rsid w:val="001867A1"/>
    <w:rsid w:val="00186DB2"/>
    <w:rsid w:val="00187ED1"/>
    <w:rsid w:val="0019009F"/>
    <w:rsid w:val="001903F7"/>
    <w:rsid w:val="00190A50"/>
    <w:rsid w:val="00191C10"/>
    <w:rsid w:val="001929DB"/>
    <w:rsid w:val="00192B10"/>
    <w:rsid w:val="001931CD"/>
    <w:rsid w:val="001937FC"/>
    <w:rsid w:val="00193BA8"/>
    <w:rsid w:val="00193FC7"/>
    <w:rsid w:val="0019436E"/>
    <w:rsid w:val="00194C75"/>
    <w:rsid w:val="00195326"/>
    <w:rsid w:val="001965EC"/>
    <w:rsid w:val="001969A2"/>
    <w:rsid w:val="0019794B"/>
    <w:rsid w:val="00197A1F"/>
    <w:rsid w:val="001A1104"/>
    <w:rsid w:val="001A1170"/>
    <w:rsid w:val="001A120D"/>
    <w:rsid w:val="001A1F6A"/>
    <w:rsid w:val="001A21BE"/>
    <w:rsid w:val="001A2805"/>
    <w:rsid w:val="001A2957"/>
    <w:rsid w:val="001A2B12"/>
    <w:rsid w:val="001A2F10"/>
    <w:rsid w:val="001A3484"/>
    <w:rsid w:val="001A44AD"/>
    <w:rsid w:val="001A4FF4"/>
    <w:rsid w:val="001A535E"/>
    <w:rsid w:val="001A648A"/>
    <w:rsid w:val="001A6DE0"/>
    <w:rsid w:val="001A72CA"/>
    <w:rsid w:val="001B0476"/>
    <w:rsid w:val="001B20C7"/>
    <w:rsid w:val="001B26E1"/>
    <w:rsid w:val="001B299A"/>
    <w:rsid w:val="001B3293"/>
    <w:rsid w:val="001B33BD"/>
    <w:rsid w:val="001B3B60"/>
    <w:rsid w:val="001B3DE5"/>
    <w:rsid w:val="001B4AF3"/>
    <w:rsid w:val="001B55A8"/>
    <w:rsid w:val="001B6A99"/>
    <w:rsid w:val="001B6AE5"/>
    <w:rsid w:val="001B7838"/>
    <w:rsid w:val="001C00F7"/>
    <w:rsid w:val="001C02F8"/>
    <w:rsid w:val="001C05DF"/>
    <w:rsid w:val="001C0B6D"/>
    <w:rsid w:val="001C138C"/>
    <w:rsid w:val="001C163D"/>
    <w:rsid w:val="001C2127"/>
    <w:rsid w:val="001C331B"/>
    <w:rsid w:val="001C36D7"/>
    <w:rsid w:val="001C471D"/>
    <w:rsid w:val="001C48A5"/>
    <w:rsid w:val="001C52D1"/>
    <w:rsid w:val="001C58B7"/>
    <w:rsid w:val="001C60F2"/>
    <w:rsid w:val="001C6624"/>
    <w:rsid w:val="001C6C01"/>
    <w:rsid w:val="001C6F8C"/>
    <w:rsid w:val="001C71DF"/>
    <w:rsid w:val="001C7398"/>
    <w:rsid w:val="001C7E24"/>
    <w:rsid w:val="001D01C7"/>
    <w:rsid w:val="001D0EDF"/>
    <w:rsid w:val="001D1C3C"/>
    <w:rsid w:val="001D232B"/>
    <w:rsid w:val="001D2F19"/>
    <w:rsid w:val="001D3B6D"/>
    <w:rsid w:val="001D3FF0"/>
    <w:rsid w:val="001D4824"/>
    <w:rsid w:val="001D62A9"/>
    <w:rsid w:val="001D73F3"/>
    <w:rsid w:val="001D7772"/>
    <w:rsid w:val="001D782C"/>
    <w:rsid w:val="001D79F3"/>
    <w:rsid w:val="001E261B"/>
    <w:rsid w:val="001E330B"/>
    <w:rsid w:val="001E479F"/>
    <w:rsid w:val="001E5172"/>
    <w:rsid w:val="001E51F6"/>
    <w:rsid w:val="001E5BD4"/>
    <w:rsid w:val="001E5E06"/>
    <w:rsid w:val="001E6957"/>
    <w:rsid w:val="001E6A59"/>
    <w:rsid w:val="001E6DD6"/>
    <w:rsid w:val="001F0078"/>
    <w:rsid w:val="001F1AC3"/>
    <w:rsid w:val="001F21FC"/>
    <w:rsid w:val="001F22D8"/>
    <w:rsid w:val="001F25ED"/>
    <w:rsid w:val="001F2E0B"/>
    <w:rsid w:val="001F37C9"/>
    <w:rsid w:val="001F4B56"/>
    <w:rsid w:val="001F5AFD"/>
    <w:rsid w:val="001F64F5"/>
    <w:rsid w:val="00200112"/>
    <w:rsid w:val="0020080C"/>
    <w:rsid w:val="002008EE"/>
    <w:rsid w:val="00201934"/>
    <w:rsid w:val="002019D9"/>
    <w:rsid w:val="002021F7"/>
    <w:rsid w:val="00202B28"/>
    <w:rsid w:val="002035F8"/>
    <w:rsid w:val="00203D71"/>
    <w:rsid w:val="00203DCF"/>
    <w:rsid w:val="0020430E"/>
    <w:rsid w:val="0020442D"/>
    <w:rsid w:val="0020477A"/>
    <w:rsid w:val="00204917"/>
    <w:rsid w:val="00205C66"/>
    <w:rsid w:val="00206276"/>
    <w:rsid w:val="002075D8"/>
    <w:rsid w:val="002101BD"/>
    <w:rsid w:val="0021082E"/>
    <w:rsid w:val="00210850"/>
    <w:rsid w:val="00212CD2"/>
    <w:rsid w:val="00212F35"/>
    <w:rsid w:val="0021315C"/>
    <w:rsid w:val="002133D9"/>
    <w:rsid w:val="002136C0"/>
    <w:rsid w:val="002141FD"/>
    <w:rsid w:val="002143E3"/>
    <w:rsid w:val="002152E9"/>
    <w:rsid w:val="00215534"/>
    <w:rsid w:val="002159DC"/>
    <w:rsid w:val="00216D7F"/>
    <w:rsid w:val="00216F9E"/>
    <w:rsid w:val="002171A2"/>
    <w:rsid w:val="002173B8"/>
    <w:rsid w:val="00217D8A"/>
    <w:rsid w:val="00220505"/>
    <w:rsid w:val="00220B66"/>
    <w:rsid w:val="00221F8B"/>
    <w:rsid w:val="002232A4"/>
    <w:rsid w:val="00223C66"/>
    <w:rsid w:val="0022406A"/>
    <w:rsid w:val="002244B9"/>
    <w:rsid w:val="00224F4C"/>
    <w:rsid w:val="00225132"/>
    <w:rsid w:val="0022516D"/>
    <w:rsid w:val="00225924"/>
    <w:rsid w:val="00226830"/>
    <w:rsid w:val="00227BDD"/>
    <w:rsid w:val="00230095"/>
    <w:rsid w:val="00231742"/>
    <w:rsid w:val="00231A64"/>
    <w:rsid w:val="00231CFA"/>
    <w:rsid w:val="00232E04"/>
    <w:rsid w:val="00232F39"/>
    <w:rsid w:val="00233DF8"/>
    <w:rsid w:val="00234465"/>
    <w:rsid w:val="00237D74"/>
    <w:rsid w:val="002400D3"/>
    <w:rsid w:val="00240774"/>
    <w:rsid w:val="002418AF"/>
    <w:rsid w:val="00241B35"/>
    <w:rsid w:val="002421A0"/>
    <w:rsid w:val="002424BC"/>
    <w:rsid w:val="002434B7"/>
    <w:rsid w:val="00243506"/>
    <w:rsid w:val="00243976"/>
    <w:rsid w:val="00244093"/>
    <w:rsid w:val="00244DA2"/>
    <w:rsid w:val="0024535B"/>
    <w:rsid w:val="00245757"/>
    <w:rsid w:val="00245785"/>
    <w:rsid w:val="00245C4A"/>
    <w:rsid w:val="002463E9"/>
    <w:rsid w:val="00246F83"/>
    <w:rsid w:val="002476BF"/>
    <w:rsid w:val="00247802"/>
    <w:rsid w:val="00247839"/>
    <w:rsid w:val="00250E78"/>
    <w:rsid w:val="00250EF5"/>
    <w:rsid w:val="00251C45"/>
    <w:rsid w:val="00251D42"/>
    <w:rsid w:val="00252797"/>
    <w:rsid w:val="00252A67"/>
    <w:rsid w:val="0025455F"/>
    <w:rsid w:val="00254A51"/>
    <w:rsid w:val="00254AF9"/>
    <w:rsid w:val="00255590"/>
    <w:rsid w:val="0025573E"/>
    <w:rsid w:val="00255959"/>
    <w:rsid w:val="00255A1B"/>
    <w:rsid w:val="00255E0A"/>
    <w:rsid w:val="00255E83"/>
    <w:rsid w:val="00256765"/>
    <w:rsid w:val="00256D1A"/>
    <w:rsid w:val="00257263"/>
    <w:rsid w:val="002572F6"/>
    <w:rsid w:val="002601D0"/>
    <w:rsid w:val="002628E1"/>
    <w:rsid w:val="00262FE8"/>
    <w:rsid w:val="00263CA7"/>
    <w:rsid w:val="0026496B"/>
    <w:rsid w:val="0026546B"/>
    <w:rsid w:val="00265AFA"/>
    <w:rsid w:val="00266620"/>
    <w:rsid w:val="00267DF4"/>
    <w:rsid w:val="00270017"/>
    <w:rsid w:val="002703BC"/>
    <w:rsid w:val="002706FB"/>
    <w:rsid w:val="002716C7"/>
    <w:rsid w:val="00271812"/>
    <w:rsid w:val="00272413"/>
    <w:rsid w:val="00273088"/>
    <w:rsid w:val="00273DEE"/>
    <w:rsid w:val="0027481F"/>
    <w:rsid w:val="002754B3"/>
    <w:rsid w:val="002762E5"/>
    <w:rsid w:val="00276AC7"/>
    <w:rsid w:val="00277B61"/>
    <w:rsid w:val="00277E35"/>
    <w:rsid w:val="002801E7"/>
    <w:rsid w:val="00281436"/>
    <w:rsid w:val="002826DA"/>
    <w:rsid w:val="002840DA"/>
    <w:rsid w:val="00284227"/>
    <w:rsid w:val="00284381"/>
    <w:rsid w:val="00285123"/>
    <w:rsid w:val="00285370"/>
    <w:rsid w:val="002870F3"/>
    <w:rsid w:val="0028773B"/>
    <w:rsid w:val="00287A6E"/>
    <w:rsid w:val="00287C1A"/>
    <w:rsid w:val="002902C4"/>
    <w:rsid w:val="002903E4"/>
    <w:rsid w:val="00290914"/>
    <w:rsid w:val="00291850"/>
    <w:rsid w:val="00291A3E"/>
    <w:rsid w:val="00291C31"/>
    <w:rsid w:val="00291C74"/>
    <w:rsid w:val="00292A41"/>
    <w:rsid w:val="00295D12"/>
    <w:rsid w:val="00295DA4"/>
    <w:rsid w:val="00296137"/>
    <w:rsid w:val="002966B4"/>
    <w:rsid w:val="00297324"/>
    <w:rsid w:val="002978E2"/>
    <w:rsid w:val="00297F82"/>
    <w:rsid w:val="002A0887"/>
    <w:rsid w:val="002A0D6A"/>
    <w:rsid w:val="002A150F"/>
    <w:rsid w:val="002A187C"/>
    <w:rsid w:val="002A1909"/>
    <w:rsid w:val="002A3C7A"/>
    <w:rsid w:val="002A43EA"/>
    <w:rsid w:val="002A44E9"/>
    <w:rsid w:val="002A4A1D"/>
    <w:rsid w:val="002A4B7D"/>
    <w:rsid w:val="002A4C48"/>
    <w:rsid w:val="002A539F"/>
    <w:rsid w:val="002A53C1"/>
    <w:rsid w:val="002A62B5"/>
    <w:rsid w:val="002A6756"/>
    <w:rsid w:val="002A6BAF"/>
    <w:rsid w:val="002A6FA5"/>
    <w:rsid w:val="002A716A"/>
    <w:rsid w:val="002A78B9"/>
    <w:rsid w:val="002B0351"/>
    <w:rsid w:val="002B0497"/>
    <w:rsid w:val="002B1431"/>
    <w:rsid w:val="002B1563"/>
    <w:rsid w:val="002B2B7C"/>
    <w:rsid w:val="002B302C"/>
    <w:rsid w:val="002B3B38"/>
    <w:rsid w:val="002B4300"/>
    <w:rsid w:val="002B53F0"/>
    <w:rsid w:val="002B654C"/>
    <w:rsid w:val="002B674A"/>
    <w:rsid w:val="002B7510"/>
    <w:rsid w:val="002B76A0"/>
    <w:rsid w:val="002B7A08"/>
    <w:rsid w:val="002C06A0"/>
    <w:rsid w:val="002C0712"/>
    <w:rsid w:val="002C1B1C"/>
    <w:rsid w:val="002C1B29"/>
    <w:rsid w:val="002C24FF"/>
    <w:rsid w:val="002C266B"/>
    <w:rsid w:val="002C3F46"/>
    <w:rsid w:val="002C4CFF"/>
    <w:rsid w:val="002C4D0E"/>
    <w:rsid w:val="002C5635"/>
    <w:rsid w:val="002C5A57"/>
    <w:rsid w:val="002C5AF9"/>
    <w:rsid w:val="002C6091"/>
    <w:rsid w:val="002C7121"/>
    <w:rsid w:val="002C7740"/>
    <w:rsid w:val="002C7A8F"/>
    <w:rsid w:val="002C7F5B"/>
    <w:rsid w:val="002D0CFE"/>
    <w:rsid w:val="002D0E64"/>
    <w:rsid w:val="002D1650"/>
    <w:rsid w:val="002D1E11"/>
    <w:rsid w:val="002D2562"/>
    <w:rsid w:val="002D2831"/>
    <w:rsid w:val="002D29FC"/>
    <w:rsid w:val="002D3036"/>
    <w:rsid w:val="002D3A4F"/>
    <w:rsid w:val="002D3ADA"/>
    <w:rsid w:val="002D460A"/>
    <w:rsid w:val="002D5777"/>
    <w:rsid w:val="002D6070"/>
    <w:rsid w:val="002D68EE"/>
    <w:rsid w:val="002D6EBB"/>
    <w:rsid w:val="002D6FEC"/>
    <w:rsid w:val="002D71EE"/>
    <w:rsid w:val="002D748D"/>
    <w:rsid w:val="002D79FD"/>
    <w:rsid w:val="002E113F"/>
    <w:rsid w:val="002E1637"/>
    <w:rsid w:val="002E1654"/>
    <w:rsid w:val="002E2279"/>
    <w:rsid w:val="002E284B"/>
    <w:rsid w:val="002E325E"/>
    <w:rsid w:val="002E3B7A"/>
    <w:rsid w:val="002E4C84"/>
    <w:rsid w:val="002E4EF9"/>
    <w:rsid w:val="002E6FC9"/>
    <w:rsid w:val="002E7058"/>
    <w:rsid w:val="002F0DD3"/>
    <w:rsid w:val="002F112C"/>
    <w:rsid w:val="002F29C4"/>
    <w:rsid w:val="002F2F80"/>
    <w:rsid w:val="002F36A9"/>
    <w:rsid w:val="002F38EA"/>
    <w:rsid w:val="002F3F64"/>
    <w:rsid w:val="002F4125"/>
    <w:rsid w:val="002F418E"/>
    <w:rsid w:val="002F4DB2"/>
    <w:rsid w:val="002F4DD7"/>
    <w:rsid w:val="002F4DE3"/>
    <w:rsid w:val="002F667D"/>
    <w:rsid w:val="002F6858"/>
    <w:rsid w:val="002F6FD5"/>
    <w:rsid w:val="002F7331"/>
    <w:rsid w:val="002F7401"/>
    <w:rsid w:val="002F7E95"/>
    <w:rsid w:val="003003CE"/>
    <w:rsid w:val="00300F0D"/>
    <w:rsid w:val="00301146"/>
    <w:rsid w:val="0030154E"/>
    <w:rsid w:val="003018FA"/>
    <w:rsid w:val="00301921"/>
    <w:rsid w:val="0030351E"/>
    <w:rsid w:val="00303903"/>
    <w:rsid w:val="00303C7D"/>
    <w:rsid w:val="00303DCA"/>
    <w:rsid w:val="00303E5D"/>
    <w:rsid w:val="00304C8C"/>
    <w:rsid w:val="003053C3"/>
    <w:rsid w:val="00305655"/>
    <w:rsid w:val="00305B07"/>
    <w:rsid w:val="00306850"/>
    <w:rsid w:val="003071E5"/>
    <w:rsid w:val="00307298"/>
    <w:rsid w:val="0030735A"/>
    <w:rsid w:val="00307EF8"/>
    <w:rsid w:val="00311053"/>
    <w:rsid w:val="0031110F"/>
    <w:rsid w:val="003111C8"/>
    <w:rsid w:val="003129D1"/>
    <w:rsid w:val="00313DBE"/>
    <w:rsid w:val="00314663"/>
    <w:rsid w:val="003147BE"/>
    <w:rsid w:val="00316327"/>
    <w:rsid w:val="003179A5"/>
    <w:rsid w:val="00320115"/>
    <w:rsid w:val="003201D1"/>
    <w:rsid w:val="00320C5F"/>
    <w:rsid w:val="003212A8"/>
    <w:rsid w:val="0032185B"/>
    <w:rsid w:val="003228B2"/>
    <w:rsid w:val="0032495D"/>
    <w:rsid w:val="00324C5A"/>
    <w:rsid w:val="003258CB"/>
    <w:rsid w:val="00325B51"/>
    <w:rsid w:val="003276C1"/>
    <w:rsid w:val="003303AB"/>
    <w:rsid w:val="003308BE"/>
    <w:rsid w:val="00332993"/>
    <w:rsid w:val="00332D98"/>
    <w:rsid w:val="00332F16"/>
    <w:rsid w:val="003346C9"/>
    <w:rsid w:val="00334D46"/>
    <w:rsid w:val="003357DF"/>
    <w:rsid w:val="00335893"/>
    <w:rsid w:val="0033625F"/>
    <w:rsid w:val="00336A58"/>
    <w:rsid w:val="00337503"/>
    <w:rsid w:val="00337C8B"/>
    <w:rsid w:val="003403E8"/>
    <w:rsid w:val="00340C62"/>
    <w:rsid w:val="0034107D"/>
    <w:rsid w:val="003417A4"/>
    <w:rsid w:val="003419F1"/>
    <w:rsid w:val="00341C36"/>
    <w:rsid w:val="00341FCC"/>
    <w:rsid w:val="00342143"/>
    <w:rsid w:val="0034237B"/>
    <w:rsid w:val="0034286B"/>
    <w:rsid w:val="00342A98"/>
    <w:rsid w:val="00342B22"/>
    <w:rsid w:val="00343A7D"/>
    <w:rsid w:val="0034509D"/>
    <w:rsid w:val="00345430"/>
    <w:rsid w:val="00345EB7"/>
    <w:rsid w:val="00345F2D"/>
    <w:rsid w:val="00347335"/>
    <w:rsid w:val="00350564"/>
    <w:rsid w:val="003514DA"/>
    <w:rsid w:val="0035258D"/>
    <w:rsid w:val="003529BA"/>
    <w:rsid w:val="00353303"/>
    <w:rsid w:val="00353848"/>
    <w:rsid w:val="00353991"/>
    <w:rsid w:val="00354600"/>
    <w:rsid w:val="00354F41"/>
    <w:rsid w:val="0035521F"/>
    <w:rsid w:val="0035559F"/>
    <w:rsid w:val="00355E65"/>
    <w:rsid w:val="00355FBE"/>
    <w:rsid w:val="003560A2"/>
    <w:rsid w:val="003561CA"/>
    <w:rsid w:val="00356FC6"/>
    <w:rsid w:val="00357199"/>
    <w:rsid w:val="0035765B"/>
    <w:rsid w:val="00357B4F"/>
    <w:rsid w:val="00357D8A"/>
    <w:rsid w:val="0036163F"/>
    <w:rsid w:val="00361F1D"/>
    <w:rsid w:val="00362F41"/>
    <w:rsid w:val="00363E1D"/>
    <w:rsid w:val="00364253"/>
    <w:rsid w:val="003647C7"/>
    <w:rsid w:val="0036486B"/>
    <w:rsid w:val="003648B5"/>
    <w:rsid w:val="00365640"/>
    <w:rsid w:val="00365AE4"/>
    <w:rsid w:val="003667ED"/>
    <w:rsid w:val="00366CE8"/>
    <w:rsid w:val="00367329"/>
    <w:rsid w:val="003677A3"/>
    <w:rsid w:val="00367CC9"/>
    <w:rsid w:val="00370056"/>
    <w:rsid w:val="00370834"/>
    <w:rsid w:val="00370B0B"/>
    <w:rsid w:val="00372D01"/>
    <w:rsid w:val="003736AD"/>
    <w:rsid w:val="003742C9"/>
    <w:rsid w:val="00374516"/>
    <w:rsid w:val="00374E02"/>
    <w:rsid w:val="00376A6D"/>
    <w:rsid w:val="003775CF"/>
    <w:rsid w:val="00377EB2"/>
    <w:rsid w:val="0038010E"/>
    <w:rsid w:val="003809F7"/>
    <w:rsid w:val="00381581"/>
    <w:rsid w:val="00381946"/>
    <w:rsid w:val="00381AB8"/>
    <w:rsid w:val="0038222A"/>
    <w:rsid w:val="003827F4"/>
    <w:rsid w:val="00382AD3"/>
    <w:rsid w:val="00382B01"/>
    <w:rsid w:val="00383138"/>
    <w:rsid w:val="00383C11"/>
    <w:rsid w:val="00383CA6"/>
    <w:rsid w:val="00384254"/>
    <w:rsid w:val="00384CB2"/>
    <w:rsid w:val="00384FFF"/>
    <w:rsid w:val="003856DC"/>
    <w:rsid w:val="00385A5E"/>
    <w:rsid w:val="00385D93"/>
    <w:rsid w:val="00385E87"/>
    <w:rsid w:val="0038772B"/>
    <w:rsid w:val="003878FF"/>
    <w:rsid w:val="00387B94"/>
    <w:rsid w:val="00387C47"/>
    <w:rsid w:val="00390513"/>
    <w:rsid w:val="00390D42"/>
    <w:rsid w:val="00390D45"/>
    <w:rsid w:val="0039156E"/>
    <w:rsid w:val="00391B58"/>
    <w:rsid w:val="00392DC8"/>
    <w:rsid w:val="00393FCB"/>
    <w:rsid w:val="003951D1"/>
    <w:rsid w:val="00396EB6"/>
    <w:rsid w:val="00397D16"/>
    <w:rsid w:val="00397D56"/>
    <w:rsid w:val="00397E9B"/>
    <w:rsid w:val="003A027A"/>
    <w:rsid w:val="003A18A0"/>
    <w:rsid w:val="003A1CD0"/>
    <w:rsid w:val="003A223D"/>
    <w:rsid w:val="003A29A1"/>
    <w:rsid w:val="003A2F8C"/>
    <w:rsid w:val="003A41E2"/>
    <w:rsid w:val="003A50FF"/>
    <w:rsid w:val="003A638B"/>
    <w:rsid w:val="003A6EA3"/>
    <w:rsid w:val="003A70D5"/>
    <w:rsid w:val="003B08AF"/>
    <w:rsid w:val="003B102C"/>
    <w:rsid w:val="003B1720"/>
    <w:rsid w:val="003B175B"/>
    <w:rsid w:val="003B1B03"/>
    <w:rsid w:val="003B1B09"/>
    <w:rsid w:val="003B20C3"/>
    <w:rsid w:val="003B2785"/>
    <w:rsid w:val="003B35A2"/>
    <w:rsid w:val="003B3930"/>
    <w:rsid w:val="003B42CE"/>
    <w:rsid w:val="003B45B5"/>
    <w:rsid w:val="003B469A"/>
    <w:rsid w:val="003B4B3B"/>
    <w:rsid w:val="003B4CF1"/>
    <w:rsid w:val="003B5676"/>
    <w:rsid w:val="003B5BFC"/>
    <w:rsid w:val="003B61FD"/>
    <w:rsid w:val="003B6CFF"/>
    <w:rsid w:val="003C038B"/>
    <w:rsid w:val="003C0E61"/>
    <w:rsid w:val="003C1D0A"/>
    <w:rsid w:val="003C1D25"/>
    <w:rsid w:val="003C1E21"/>
    <w:rsid w:val="003C23E9"/>
    <w:rsid w:val="003C2BB3"/>
    <w:rsid w:val="003C32E6"/>
    <w:rsid w:val="003C38ED"/>
    <w:rsid w:val="003C3FF0"/>
    <w:rsid w:val="003C4C4D"/>
    <w:rsid w:val="003C5354"/>
    <w:rsid w:val="003C5BEB"/>
    <w:rsid w:val="003C6646"/>
    <w:rsid w:val="003C67A6"/>
    <w:rsid w:val="003C6D39"/>
    <w:rsid w:val="003C6EAF"/>
    <w:rsid w:val="003C7180"/>
    <w:rsid w:val="003C7C98"/>
    <w:rsid w:val="003D135A"/>
    <w:rsid w:val="003D168D"/>
    <w:rsid w:val="003D18F6"/>
    <w:rsid w:val="003D24AF"/>
    <w:rsid w:val="003D2F0B"/>
    <w:rsid w:val="003D3027"/>
    <w:rsid w:val="003D4181"/>
    <w:rsid w:val="003D4239"/>
    <w:rsid w:val="003D46EF"/>
    <w:rsid w:val="003D4AE5"/>
    <w:rsid w:val="003D524E"/>
    <w:rsid w:val="003D5802"/>
    <w:rsid w:val="003D594B"/>
    <w:rsid w:val="003D65F7"/>
    <w:rsid w:val="003D694B"/>
    <w:rsid w:val="003D745A"/>
    <w:rsid w:val="003D7A49"/>
    <w:rsid w:val="003E00D7"/>
    <w:rsid w:val="003E1139"/>
    <w:rsid w:val="003E13A4"/>
    <w:rsid w:val="003E1C73"/>
    <w:rsid w:val="003E213C"/>
    <w:rsid w:val="003E27CD"/>
    <w:rsid w:val="003E27D9"/>
    <w:rsid w:val="003E3D42"/>
    <w:rsid w:val="003E3E87"/>
    <w:rsid w:val="003E4543"/>
    <w:rsid w:val="003E5A0F"/>
    <w:rsid w:val="003E6345"/>
    <w:rsid w:val="003E6F90"/>
    <w:rsid w:val="003E7ED2"/>
    <w:rsid w:val="003F05DC"/>
    <w:rsid w:val="003F0AE5"/>
    <w:rsid w:val="003F28A5"/>
    <w:rsid w:val="003F2990"/>
    <w:rsid w:val="003F3F06"/>
    <w:rsid w:val="003F4694"/>
    <w:rsid w:val="003F4BC7"/>
    <w:rsid w:val="003F512A"/>
    <w:rsid w:val="003F54AC"/>
    <w:rsid w:val="003F6B35"/>
    <w:rsid w:val="003F7759"/>
    <w:rsid w:val="003F7833"/>
    <w:rsid w:val="003F7CAF"/>
    <w:rsid w:val="0040036C"/>
    <w:rsid w:val="004009CF"/>
    <w:rsid w:val="00400A90"/>
    <w:rsid w:val="004026AF"/>
    <w:rsid w:val="00402787"/>
    <w:rsid w:val="00402897"/>
    <w:rsid w:val="00402E56"/>
    <w:rsid w:val="00403389"/>
    <w:rsid w:val="00403D1C"/>
    <w:rsid w:val="00403DC2"/>
    <w:rsid w:val="00403F3E"/>
    <w:rsid w:val="004041AC"/>
    <w:rsid w:val="00404A57"/>
    <w:rsid w:val="00404E29"/>
    <w:rsid w:val="004051F5"/>
    <w:rsid w:val="00406C13"/>
    <w:rsid w:val="004079B3"/>
    <w:rsid w:val="004103C8"/>
    <w:rsid w:val="004110D1"/>
    <w:rsid w:val="00411196"/>
    <w:rsid w:val="004118D1"/>
    <w:rsid w:val="00411B43"/>
    <w:rsid w:val="00411DF1"/>
    <w:rsid w:val="00412750"/>
    <w:rsid w:val="004128AF"/>
    <w:rsid w:val="0041321B"/>
    <w:rsid w:val="004148F4"/>
    <w:rsid w:val="00415FB3"/>
    <w:rsid w:val="004169AD"/>
    <w:rsid w:val="004176FD"/>
    <w:rsid w:val="004201A7"/>
    <w:rsid w:val="004211E6"/>
    <w:rsid w:val="00421C52"/>
    <w:rsid w:val="00422CC7"/>
    <w:rsid w:val="00423F37"/>
    <w:rsid w:val="00424EEB"/>
    <w:rsid w:val="00425186"/>
    <w:rsid w:val="00425887"/>
    <w:rsid w:val="0043028A"/>
    <w:rsid w:val="004313B7"/>
    <w:rsid w:val="004316EC"/>
    <w:rsid w:val="00431729"/>
    <w:rsid w:val="00431CDE"/>
    <w:rsid w:val="00431E41"/>
    <w:rsid w:val="0043220E"/>
    <w:rsid w:val="00432837"/>
    <w:rsid w:val="00432D9F"/>
    <w:rsid w:val="00433545"/>
    <w:rsid w:val="00433D6D"/>
    <w:rsid w:val="004352EA"/>
    <w:rsid w:val="0043530D"/>
    <w:rsid w:val="00435634"/>
    <w:rsid w:val="00435DAF"/>
    <w:rsid w:val="00436527"/>
    <w:rsid w:val="00437697"/>
    <w:rsid w:val="00437811"/>
    <w:rsid w:val="00440472"/>
    <w:rsid w:val="00440869"/>
    <w:rsid w:val="0044283F"/>
    <w:rsid w:val="00442AE4"/>
    <w:rsid w:val="00442CB9"/>
    <w:rsid w:val="00442F65"/>
    <w:rsid w:val="004431A8"/>
    <w:rsid w:val="004433F3"/>
    <w:rsid w:val="00443613"/>
    <w:rsid w:val="00443E0F"/>
    <w:rsid w:val="00444E4D"/>
    <w:rsid w:val="00445754"/>
    <w:rsid w:val="0044639F"/>
    <w:rsid w:val="00447353"/>
    <w:rsid w:val="00447514"/>
    <w:rsid w:val="00450480"/>
    <w:rsid w:val="004504A6"/>
    <w:rsid w:val="0045078C"/>
    <w:rsid w:val="004507BC"/>
    <w:rsid w:val="00451866"/>
    <w:rsid w:val="00451CB8"/>
    <w:rsid w:val="00452342"/>
    <w:rsid w:val="004524FA"/>
    <w:rsid w:val="00452D6E"/>
    <w:rsid w:val="00452F14"/>
    <w:rsid w:val="00453565"/>
    <w:rsid w:val="0045480B"/>
    <w:rsid w:val="00455047"/>
    <w:rsid w:val="00456714"/>
    <w:rsid w:val="00457BA9"/>
    <w:rsid w:val="00460CC4"/>
    <w:rsid w:val="0046243C"/>
    <w:rsid w:val="00462F62"/>
    <w:rsid w:val="004632CF"/>
    <w:rsid w:val="004632F9"/>
    <w:rsid w:val="00463ADB"/>
    <w:rsid w:val="00463CFD"/>
    <w:rsid w:val="0046417D"/>
    <w:rsid w:val="004645F2"/>
    <w:rsid w:val="004648CA"/>
    <w:rsid w:val="00464A36"/>
    <w:rsid w:val="00464F37"/>
    <w:rsid w:val="00465049"/>
    <w:rsid w:val="00465161"/>
    <w:rsid w:val="00467DEC"/>
    <w:rsid w:val="0047080F"/>
    <w:rsid w:val="00470A20"/>
    <w:rsid w:val="00470ACB"/>
    <w:rsid w:val="0047183C"/>
    <w:rsid w:val="004720E8"/>
    <w:rsid w:val="00472B7C"/>
    <w:rsid w:val="00475152"/>
    <w:rsid w:val="0047566C"/>
    <w:rsid w:val="00475CB6"/>
    <w:rsid w:val="00475DCF"/>
    <w:rsid w:val="00476854"/>
    <w:rsid w:val="004772D0"/>
    <w:rsid w:val="004776E2"/>
    <w:rsid w:val="00477D32"/>
    <w:rsid w:val="00477FCC"/>
    <w:rsid w:val="004807AF"/>
    <w:rsid w:val="004817B5"/>
    <w:rsid w:val="004819A2"/>
    <w:rsid w:val="0048207A"/>
    <w:rsid w:val="00482217"/>
    <w:rsid w:val="0048244C"/>
    <w:rsid w:val="00482704"/>
    <w:rsid w:val="00482739"/>
    <w:rsid w:val="00482FB0"/>
    <w:rsid w:val="00483361"/>
    <w:rsid w:val="00483C47"/>
    <w:rsid w:val="00483C9C"/>
    <w:rsid w:val="004846F5"/>
    <w:rsid w:val="00486DBD"/>
    <w:rsid w:val="0048710A"/>
    <w:rsid w:val="004914FB"/>
    <w:rsid w:val="00492F49"/>
    <w:rsid w:val="00493145"/>
    <w:rsid w:val="00493338"/>
    <w:rsid w:val="00493754"/>
    <w:rsid w:val="00493D02"/>
    <w:rsid w:val="0049423F"/>
    <w:rsid w:val="004942BA"/>
    <w:rsid w:val="004955D2"/>
    <w:rsid w:val="00495FE6"/>
    <w:rsid w:val="00496959"/>
    <w:rsid w:val="00496B7A"/>
    <w:rsid w:val="004979FC"/>
    <w:rsid w:val="004A0765"/>
    <w:rsid w:val="004A09F7"/>
    <w:rsid w:val="004A163D"/>
    <w:rsid w:val="004A18F6"/>
    <w:rsid w:val="004A1B3E"/>
    <w:rsid w:val="004A1ECF"/>
    <w:rsid w:val="004A31BD"/>
    <w:rsid w:val="004A3521"/>
    <w:rsid w:val="004A3CC7"/>
    <w:rsid w:val="004A4F24"/>
    <w:rsid w:val="004A504F"/>
    <w:rsid w:val="004A5B8D"/>
    <w:rsid w:val="004A5F4F"/>
    <w:rsid w:val="004A64A2"/>
    <w:rsid w:val="004A7336"/>
    <w:rsid w:val="004A770B"/>
    <w:rsid w:val="004A77D5"/>
    <w:rsid w:val="004B112C"/>
    <w:rsid w:val="004B1C5C"/>
    <w:rsid w:val="004B26F1"/>
    <w:rsid w:val="004B2FCA"/>
    <w:rsid w:val="004B316C"/>
    <w:rsid w:val="004B3C88"/>
    <w:rsid w:val="004B3D6D"/>
    <w:rsid w:val="004B45DA"/>
    <w:rsid w:val="004B487A"/>
    <w:rsid w:val="004B4912"/>
    <w:rsid w:val="004B49F4"/>
    <w:rsid w:val="004B4A96"/>
    <w:rsid w:val="004B58E2"/>
    <w:rsid w:val="004B5FE9"/>
    <w:rsid w:val="004B62D5"/>
    <w:rsid w:val="004B674C"/>
    <w:rsid w:val="004B6B9B"/>
    <w:rsid w:val="004B6D0B"/>
    <w:rsid w:val="004C0043"/>
    <w:rsid w:val="004C0675"/>
    <w:rsid w:val="004C079B"/>
    <w:rsid w:val="004C10CF"/>
    <w:rsid w:val="004C1703"/>
    <w:rsid w:val="004C21FD"/>
    <w:rsid w:val="004C2B9D"/>
    <w:rsid w:val="004C2CB9"/>
    <w:rsid w:val="004C2CBF"/>
    <w:rsid w:val="004C32E3"/>
    <w:rsid w:val="004C3EBC"/>
    <w:rsid w:val="004C434C"/>
    <w:rsid w:val="004C4551"/>
    <w:rsid w:val="004C486C"/>
    <w:rsid w:val="004C4DCD"/>
    <w:rsid w:val="004C59FD"/>
    <w:rsid w:val="004C79D3"/>
    <w:rsid w:val="004C79F3"/>
    <w:rsid w:val="004D0042"/>
    <w:rsid w:val="004D04E9"/>
    <w:rsid w:val="004D0F7B"/>
    <w:rsid w:val="004D10EE"/>
    <w:rsid w:val="004D11B1"/>
    <w:rsid w:val="004D16EA"/>
    <w:rsid w:val="004D2418"/>
    <w:rsid w:val="004D43D7"/>
    <w:rsid w:val="004D4441"/>
    <w:rsid w:val="004D6D1B"/>
    <w:rsid w:val="004D749B"/>
    <w:rsid w:val="004D77B7"/>
    <w:rsid w:val="004D7908"/>
    <w:rsid w:val="004E1A52"/>
    <w:rsid w:val="004E1D2B"/>
    <w:rsid w:val="004E255F"/>
    <w:rsid w:val="004E29F8"/>
    <w:rsid w:val="004E2CA7"/>
    <w:rsid w:val="004E2D52"/>
    <w:rsid w:val="004E3B8D"/>
    <w:rsid w:val="004E40CE"/>
    <w:rsid w:val="004E620F"/>
    <w:rsid w:val="004E62E7"/>
    <w:rsid w:val="004E6E50"/>
    <w:rsid w:val="004E77C5"/>
    <w:rsid w:val="004F0BF1"/>
    <w:rsid w:val="004F0D7E"/>
    <w:rsid w:val="004F1FFA"/>
    <w:rsid w:val="004F2BC2"/>
    <w:rsid w:val="004F3098"/>
    <w:rsid w:val="004F3A9E"/>
    <w:rsid w:val="004F3C8A"/>
    <w:rsid w:val="004F4174"/>
    <w:rsid w:val="004F5206"/>
    <w:rsid w:val="004F59C0"/>
    <w:rsid w:val="004F5E37"/>
    <w:rsid w:val="004F604B"/>
    <w:rsid w:val="004F626E"/>
    <w:rsid w:val="004F6607"/>
    <w:rsid w:val="004F69F7"/>
    <w:rsid w:val="004F6B0F"/>
    <w:rsid w:val="004F6C31"/>
    <w:rsid w:val="004F6D11"/>
    <w:rsid w:val="004F7310"/>
    <w:rsid w:val="004F7D90"/>
    <w:rsid w:val="00501158"/>
    <w:rsid w:val="005011F0"/>
    <w:rsid w:val="0050313C"/>
    <w:rsid w:val="005031EF"/>
    <w:rsid w:val="00503442"/>
    <w:rsid w:val="005039B3"/>
    <w:rsid w:val="00503E4B"/>
    <w:rsid w:val="00506BD1"/>
    <w:rsid w:val="00506D2E"/>
    <w:rsid w:val="00506F82"/>
    <w:rsid w:val="00507B25"/>
    <w:rsid w:val="00510B8C"/>
    <w:rsid w:val="005110E8"/>
    <w:rsid w:val="00511412"/>
    <w:rsid w:val="005118C5"/>
    <w:rsid w:val="00511D53"/>
    <w:rsid w:val="00511E9B"/>
    <w:rsid w:val="0051242A"/>
    <w:rsid w:val="0051244E"/>
    <w:rsid w:val="005128A7"/>
    <w:rsid w:val="005131E1"/>
    <w:rsid w:val="0051394C"/>
    <w:rsid w:val="00513CFB"/>
    <w:rsid w:val="00513D30"/>
    <w:rsid w:val="00513DC7"/>
    <w:rsid w:val="00514D30"/>
    <w:rsid w:val="00514DAA"/>
    <w:rsid w:val="00515D56"/>
    <w:rsid w:val="00516572"/>
    <w:rsid w:val="00516CBD"/>
    <w:rsid w:val="00516CFD"/>
    <w:rsid w:val="00517042"/>
    <w:rsid w:val="005170AF"/>
    <w:rsid w:val="0051751F"/>
    <w:rsid w:val="0052082E"/>
    <w:rsid w:val="00520841"/>
    <w:rsid w:val="00520DB9"/>
    <w:rsid w:val="005213C2"/>
    <w:rsid w:val="00521C7A"/>
    <w:rsid w:val="00522AE2"/>
    <w:rsid w:val="00522ED3"/>
    <w:rsid w:val="00523947"/>
    <w:rsid w:val="0052448A"/>
    <w:rsid w:val="00525CC1"/>
    <w:rsid w:val="00525DDE"/>
    <w:rsid w:val="00525FFA"/>
    <w:rsid w:val="00526188"/>
    <w:rsid w:val="005264AB"/>
    <w:rsid w:val="00526ABC"/>
    <w:rsid w:val="005270A8"/>
    <w:rsid w:val="00527103"/>
    <w:rsid w:val="00527889"/>
    <w:rsid w:val="005278A5"/>
    <w:rsid w:val="00527C8C"/>
    <w:rsid w:val="005308B6"/>
    <w:rsid w:val="005314E9"/>
    <w:rsid w:val="0053198F"/>
    <w:rsid w:val="00532032"/>
    <w:rsid w:val="00532AC3"/>
    <w:rsid w:val="00532CC7"/>
    <w:rsid w:val="00532D0C"/>
    <w:rsid w:val="00532D48"/>
    <w:rsid w:val="00533A96"/>
    <w:rsid w:val="00533F75"/>
    <w:rsid w:val="00534791"/>
    <w:rsid w:val="00535041"/>
    <w:rsid w:val="00535AF5"/>
    <w:rsid w:val="0053609E"/>
    <w:rsid w:val="005367B3"/>
    <w:rsid w:val="005369C7"/>
    <w:rsid w:val="005371A8"/>
    <w:rsid w:val="0053758B"/>
    <w:rsid w:val="00537D07"/>
    <w:rsid w:val="00537FB7"/>
    <w:rsid w:val="005403C3"/>
    <w:rsid w:val="00542D5F"/>
    <w:rsid w:val="00542F84"/>
    <w:rsid w:val="0054443B"/>
    <w:rsid w:val="00544611"/>
    <w:rsid w:val="00544BC7"/>
    <w:rsid w:val="00544D0D"/>
    <w:rsid w:val="00544DAB"/>
    <w:rsid w:val="0054529B"/>
    <w:rsid w:val="005459A9"/>
    <w:rsid w:val="00546361"/>
    <w:rsid w:val="00547093"/>
    <w:rsid w:val="0054769F"/>
    <w:rsid w:val="00547DAC"/>
    <w:rsid w:val="0055029F"/>
    <w:rsid w:val="00550676"/>
    <w:rsid w:val="00550DD3"/>
    <w:rsid w:val="005517FB"/>
    <w:rsid w:val="00551DE8"/>
    <w:rsid w:val="00552FAA"/>
    <w:rsid w:val="00553244"/>
    <w:rsid w:val="005536B8"/>
    <w:rsid w:val="005547B4"/>
    <w:rsid w:val="00554F81"/>
    <w:rsid w:val="00555C82"/>
    <w:rsid w:val="00555CC3"/>
    <w:rsid w:val="0055691E"/>
    <w:rsid w:val="005601A1"/>
    <w:rsid w:val="0056021D"/>
    <w:rsid w:val="005605C4"/>
    <w:rsid w:val="00561DF1"/>
    <w:rsid w:val="005624C4"/>
    <w:rsid w:val="005626C2"/>
    <w:rsid w:val="00562781"/>
    <w:rsid w:val="00563034"/>
    <w:rsid w:val="00563706"/>
    <w:rsid w:val="005637B0"/>
    <w:rsid w:val="00564F1F"/>
    <w:rsid w:val="0056570C"/>
    <w:rsid w:val="005659EF"/>
    <w:rsid w:val="005667A7"/>
    <w:rsid w:val="00566F76"/>
    <w:rsid w:val="00567194"/>
    <w:rsid w:val="0056732B"/>
    <w:rsid w:val="005677E7"/>
    <w:rsid w:val="00567D3B"/>
    <w:rsid w:val="005700BC"/>
    <w:rsid w:val="0057064C"/>
    <w:rsid w:val="005717F1"/>
    <w:rsid w:val="00571B0B"/>
    <w:rsid w:val="00571C30"/>
    <w:rsid w:val="00573A99"/>
    <w:rsid w:val="00573EEE"/>
    <w:rsid w:val="00574AE2"/>
    <w:rsid w:val="00575766"/>
    <w:rsid w:val="005758B1"/>
    <w:rsid w:val="00576FDA"/>
    <w:rsid w:val="00577905"/>
    <w:rsid w:val="00577A77"/>
    <w:rsid w:val="00577F1C"/>
    <w:rsid w:val="0058069C"/>
    <w:rsid w:val="005814A2"/>
    <w:rsid w:val="0058213F"/>
    <w:rsid w:val="0058246F"/>
    <w:rsid w:val="00583E69"/>
    <w:rsid w:val="005840BE"/>
    <w:rsid w:val="00584609"/>
    <w:rsid w:val="00584D60"/>
    <w:rsid w:val="0058553D"/>
    <w:rsid w:val="00585932"/>
    <w:rsid w:val="00585BBE"/>
    <w:rsid w:val="00585BC0"/>
    <w:rsid w:val="00585D71"/>
    <w:rsid w:val="00585E3B"/>
    <w:rsid w:val="00586620"/>
    <w:rsid w:val="00586D1F"/>
    <w:rsid w:val="005876A2"/>
    <w:rsid w:val="005877FC"/>
    <w:rsid w:val="0058783A"/>
    <w:rsid w:val="00587DB4"/>
    <w:rsid w:val="00590E24"/>
    <w:rsid w:val="0059104F"/>
    <w:rsid w:val="00591C88"/>
    <w:rsid w:val="00591F2B"/>
    <w:rsid w:val="00591F71"/>
    <w:rsid w:val="00592A00"/>
    <w:rsid w:val="00592C6B"/>
    <w:rsid w:val="005945C3"/>
    <w:rsid w:val="00595575"/>
    <w:rsid w:val="00595E81"/>
    <w:rsid w:val="00595FD8"/>
    <w:rsid w:val="00596EDF"/>
    <w:rsid w:val="00596EE8"/>
    <w:rsid w:val="005975CA"/>
    <w:rsid w:val="005A04D1"/>
    <w:rsid w:val="005A0FF2"/>
    <w:rsid w:val="005A14BE"/>
    <w:rsid w:val="005A1B45"/>
    <w:rsid w:val="005A269C"/>
    <w:rsid w:val="005A2D40"/>
    <w:rsid w:val="005A2F45"/>
    <w:rsid w:val="005A38A2"/>
    <w:rsid w:val="005A38A3"/>
    <w:rsid w:val="005A422E"/>
    <w:rsid w:val="005A6357"/>
    <w:rsid w:val="005A64CB"/>
    <w:rsid w:val="005A6627"/>
    <w:rsid w:val="005A7575"/>
    <w:rsid w:val="005A7F8E"/>
    <w:rsid w:val="005B1EE0"/>
    <w:rsid w:val="005B29CB"/>
    <w:rsid w:val="005B2C1A"/>
    <w:rsid w:val="005B2E26"/>
    <w:rsid w:val="005B2F46"/>
    <w:rsid w:val="005B32E3"/>
    <w:rsid w:val="005B4379"/>
    <w:rsid w:val="005B4741"/>
    <w:rsid w:val="005B549F"/>
    <w:rsid w:val="005B65C0"/>
    <w:rsid w:val="005B72DC"/>
    <w:rsid w:val="005B7520"/>
    <w:rsid w:val="005B75ED"/>
    <w:rsid w:val="005B7DA7"/>
    <w:rsid w:val="005B7FA3"/>
    <w:rsid w:val="005C040E"/>
    <w:rsid w:val="005C23C3"/>
    <w:rsid w:val="005C28F2"/>
    <w:rsid w:val="005C2AAE"/>
    <w:rsid w:val="005C3523"/>
    <w:rsid w:val="005C403B"/>
    <w:rsid w:val="005C48C9"/>
    <w:rsid w:val="005C4B7C"/>
    <w:rsid w:val="005C5258"/>
    <w:rsid w:val="005C5A9C"/>
    <w:rsid w:val="005C5C6D"/>
    <w:rsid w:val="005C687C"/>
    <w:rsid w:val="005C698E"/>
    <w:rsid w:val="005C6AEE"/>
    <w:rsid w:val="005C77AE"/>
    <w:rsid w:val="005D0298"/>
    <w:rsid w:val="005D05B3"/>
    <w:rsid w:val="005D09BC"/>
    <w:rsid w:val="005D2C82"/>
    <w:rsid w:val="005D3CFE"/>
    <w:rsid w:val="005D4365"/>
    <w:rsid w:val="005D45D0"/>
    <w:rsid w:val="005D4890"/>
    <w:rsid w:val="005D4992"/>
    <w:rsid w:val="005D4E19"/>
    <w:rsid w:val="005D4FB1"/>
    <w:rsid w:val="005D5273"/>
    <w:rsid w:val="005D5DD5"/>
    <w:rsid w:val="005D70B4"/>
    <w:rsid w:val="005E099C"/>
    <w:rsid w:val="005E0C38"/>
    <w:rsid w:val="005E11E2"/>
    <w:rsid w:val="005E1CCE"/>
    <w:rsid w:val="005E2C34"/>
    <w:rsid w:val="005E348E"/>
    <w:rsid w:val="005E458A"/>
    <w:rsid w:val="005E4619"/>
    <w:rsid w:val="005E4EEB"/>
    <w:rsid w:val="005E541D"/>
    <w:rsid w:val="005E5BE3"/>
    <w:rsid w:val="005E60B7"/>
    <w:rsid w:val="005E705B"/>
    <w:rsid w:val="005F1B4F"/>
    <w:rsid w:val="005F22B5"/>
    <w:rsid w:val="005F24F9"/>
    <w:rsid w:val="005F25C6"/>
    <w:rsid w:val="005F2DB9"/>
    <w:rsid w:val="005F3C0E"/>
    <w:rsid w:val="005F3EE7"/>
    <w:rsid w:val="005F4229"/>
    <w:rsid w:val="005F425A"/>
    <w:rsid w:val="005F440A"/>
    <w:rsid w:val="005F44D3"/>
    <w:rsid w:val="005F4600"/>
    <w:rsid w:val="005F4DE1"/>
    <w:rsid w:val="005F5277"/>
    <w:rsid w:val="005F58E0"/>
    <w:rsid w:val="005F6872"/>
    <w:rsid w:val="005F6DC9"/>
    <w:rsid w:val="005F77E1"/>
    <w:rsid w:val="005F7952"/>
    <w:rsid w:val="005F7F00"/>
    <w:rsid w:val="00600F0C"/>
    <w:rsid w:val="00600FE6"/>
    <w:rsid w:val="006017A3"/>
    <w:rsid w:val="00601B21"/>
    <w:rsid w:val="00601F60"/>
    <w:rsid w:val="00602EBD"/>
    <w:rsid w:val="00603FFA"/>
    <w:rsid w:val="006047D0"/>
    <w:rsid w:val="00605880"/>
    <w:rsid w:val="00605F4B"/>
    <w:rsid w:val="0060624A"/>
    <w:rsid w:val="006065B7"/>
    <w:rsid w:val="00606E5F"/>
    <w:rsid w:val="006077C8"/>
    <w:rsid w:val="006101CE"/>
    <w:rsid w:val="00610910"/>
    <w:rsid w:val="006111AC"/>
    <w:rsid w:val="0061130C"/>
    <w:rsid w:val="006119F5"/>
    <w:rsid w:val="00611C75"/>
    <w:rsid w:val="0061303F"/>
    <w:rsid w:val="006132CC"/>
    <w:rsid w:val="00613529"/>
    <w:rsid w:val="006142D6"/>
    <w:rsid w:val="00614F9E"/>
    <w:rsid w:val="0061533D"/>
    <w:rsid w:val="00615A07"/>
    <w:rsid w:val="00616066"/>
    <w:rsid w:val="006164A0"/>
    <w:rsid w:val="006201D6"/>
    <w:rsid w:val="006204E8"/>
    <w:rsid w:val="006208F3"/>
    <w:rsid w:val="00622406"/>
    <w:rsid w:val="00622963"/>
    <w:rsid w:val="006234C9"/>
    <w:rsid w:val="006234E7"/>
    <w:rsid w:val="00623C94"/>
    <w:rsid w:val="00623FA2"/>
    <w:rsid w:val="00624908"/>
    <w:rsid w:val="00625862"/>
    <w:rsid w:val="00625D2E"/>
    <w:rsid w:val="00626215"/>
    <w:rsid w:val="00626374"/>
    <w:rsid w:val="006267E3"/>
    <w:rsid w:val="00626B50"/>
    <w:rsid w:val="006274DD"/>
    <w:rsid w:val="00627CCF"/>
    <w:rsid w:val="00630240"/>
    <w:rsid w:val="00630372"/>
    <w:rsid w:val="00630BAF"/>
    <w:rsid w:val="006319DA"/>
    <w:rsid w:val="006330B5"/>
    <w:rsid w:val="006340BE"/>
    <w:rsid w:val="006342E0"/>
    <w:rsid w:val="0063463F"/>
    <w:rsid w:val="00634EC3"/>
    <w:rsid w:val="00634FF6"/>
    <w:rsid w:val="00636A3D"/>
    <w:rsid w:val="00636BBF"/>
    <w:rsid w:val="00637688"/>
    <w:rsid w:val="006403F9"/>
    <w:rsid w:val="00640CA4"/>
    <w:rsid w:val="006416D0"/>
    <w:rsid w:val="00641BFF"/>
    <w:rsid w:val="00643DD8"/>
    <w:rsid w:val="00644955"/>
    <w:rsid w:val="00645028"/>
    <w:rsid w:val="00645C00"/>
    <w:rsid w:val="00646670"/>
    <w:rsid w:val="0064680E"/>
    <w:rsid w:val="00646823"/>
    <w:rsid w:val="00647A97"/>
    <w:rsid w:val="006505A9"/>
    <w:rsid w:val="00651239"/>
    <w:rsid w:val="006531D7"/>
    <w:rsid w:val="00654098"/>
    <w:rsid w:val="00654203"/>
    <w:rsid w:val="00654AAE"/>
    <w:rsid w:val="00655424"/>
    <w:rsid w:val="00655459"/>
    <w:rsid w:val="00655563"/>
    <w:rsid w:val="00655FED"/>
    <w:rsid w:val="00656040"/>
    <w:rsid w:val="006564CC"/>
    <w:rsid w:val="00656AC6"/>
    <w:rsid w:val="00656D51"/>
    <w:rsid w:val="00656DA7"/>
    <w:rsid w:val="0065734F"/>
    <w:rsid w:val="00657F05"/>
    <w:rsid w:val="00660969"/>
    <w:rsid w:val="00661007"/>
    <w:rsid w:val="00661A8D"/>
    <w:rsid w:val="00661D60"/>
    <w:rsid w:val="0066200E"/>
    <w:rsid w:val="00662883"/>
    <w:rsid w:val="00662EFA"/>
    <w:rsid w:val="0066372C"/>
    <w:rsid w:val="006642AC"/>
    <w:rsid w:val="006645B5"/>
    <w:rsid w:val="00665CFB"/>
    <w:rsid w:val="00665D48"/>
    <w:rsid w:val="00666252"/>
    <w:rsid w:val="00670420"/>
    <w:rsid w:val="00671605"/>
    <w:rsid w:val="00671777"/>
    <w:rsid w:val="0067250A"/>
    <w:rsid w:val="00672DD7"/>
    <w:rsid w:val="00674796"/>
    <w:rsid w:val="0067513E"/>
    <w:rsid w:val="0067559A"/>
    <w:rsid w:val="00675869"/>
    <w:rsid w:val="00675CC3"/>
    <w:rsid w:val="006760BB"/>
    <w:rsid w:val="006767C5"/>
    <w:rsid w:val="00677675"/>
    <w:rsid w:val="00677681"/>
    <w:rsid w:val="00677916"/>
    <w:rsid w:val="0067793C"/>
    <w:rsid w:val="00677A94"/>
    <w:rsid w:val="00680A33"/>
    <w:rsid w:val="00681E9A"/>
    <w:rsid w:val="00682B28"/>
    <w:rsid w:val="0068439F"/>
    <w:rsid w:val="006850F5"/>
    <w:rsid w:val="006858E7"/>
    <w:rsid w:val="00686178"/>
    <w:rsid w:val="006864EF"/>
    <w:rsid w:val="00686B74"/>
    <w:rsid w:val="00686F04"/>
    <w:rsid w:val="006871D1"/>
    <w:rsid w:val="006872B2"/>
    <w:rsid w:val="006873A0"/>
    <w:rsid w:val="00687A2B"/>
    <w:rsid w:val="00687AFC"/>
    <w:rsid w:val="00687C40"/>
    <w:rsid w:val="00690440"/>
    <w:rsid w:val="00691BD6"/>
    <w:rsid w:val="00692164"/>
    <w:rsid w:val="006921E9"/>
    <w:rsid w:val="00694FF6"/>
    <w:rsid w:val="006954A0"/>
    <w:rsid w:val="00695502"/>
    <w:rsid w:val="006956DA"/>
    <w:rsid w:val="00696544"/>
    <w:rsid w:val="006968DE"/>
    <w:rsid w:val="0069746B"/>
    <w:rsid w:val="00697936"/>
    <w:rsid w:val="00697D75"/>
    <w:rsid w:val="006A0CCB"/>
    <w:rsid w:val="006A23BF"/>
    <w:rsid w:val="006A29C2"/>
    <w:rsid w:val="006A3DDC"/>
    <w:rsid w:val="006A40EC"/>
    <w:rsid w:val="006A4552"/>
    <w:rsid w:val="006A479A"/>
    <w:rsid w:val="006A4ADF"/>
    <w:rsid w:val="006A5ED6"/>
    <w:rsid w:val="006A5F0A"/>
    <w:rsid w:val="006A65BE"/>
    <w:rsid w:val="006A6C39"/>
    <w:rsid w:val="006A6C60"/>
    <w:rsid w:val="006A7CF1"/>
    <w:rsid w:val="006B00AC"/>
    <w:rsid w:val="006B0198"/>
    <w:rsid w:val="006B23C3"/>
    <w:rsid w:val="006B259B"/>
    <w:rsid w:val="006B331F"/>
    <w:rsid w:val="006B33E5"/>
    <w:rsid w:val="006B386E"/>
    <w:rsid w:val="006B560C"/>
    <w:rsid w:val="006B5B29"/>
    <w:rsid w:val="006B5C0C"/>
    <w:rsid w:val="006B5DD0"/>
    <w:rsid w:val="006C0C8A"/>
    <w:rsid w:val="006C0DA9"/>
    <w:rsid w:val="006C123F"/>
    <w:rsid w:val="006C1AF1"/>
    <w:rsid w:val="006C1E2D"/>
    <w:rsid w:val="006C2AEA"/>
    <w:rsid w:val="006C2C4E"/>
    <w:rsid w:val="006C406E"/>
    <w:rsid w:val="006C416E"/>
    <w:rsid w:val="006C4A79"/>
    <w:rsid w:val="006C59C9"/>
    <w:rsid w:val="006C6D4F"/>
    <w:rsid w:val="006D0735"/>
    <w:rsid w:val="006D0755"/>
    <w:rsid w:val="006D1037"/>
    <w:rsid w:val="006D11D2"/>
    <w:rsid w:val="006D15FE"/>
    <w:rsid w:val="006D1C9F"/>
    <w:rsid w:val="006D2F51"/>
    <w:rsid w:val="006D301A"/>
    <w:rsid w:val="006D33F2"/>
    <w:rsid w:val="006D402D"/>
    <w:rsid w:val="006D40F9"/>
    <w:rsid w:val="006D41A4"/>
    <w:rsid w:val="006D4510"/>
    <w:rsid w:val="006D4915"/>
    <w:rsid w:val="006D4B61"/>
    <w:rsid w:val="006D4FF6"/>
    <w:rsid w:val="006D503A"/>
    <w:rsid w:val="006D5A84"/>
    <w:rsid w:val="006D65A1"/>
    <w:rsid w:val="006D6A35"/>
    <w:rsid w:val="006D754B"/>
    <w:rsid w:val="006D7773"/>
    <w:rsid w:val="006E0F8C"/>
    <w:rsid w:val="006E12B2"/>
    <w:rsid w:val="006E18A0"/>
    <w:rsid w:val="006E1B99"/>
    <w:rsid w:val="006E2542"/>
    <w:rsid w:val="006E3561"/>
    <w:rsid w:val="006E36EF"/>
    <w:rsid w:val="006E4D3B"/>
    <w:rsid w:val="006E55C1"/>
    <w:rsid w:val="006E5DA6"/>
    <w:rsid w:val="006E60D5"/>
    <w:rsid w:val="006E624A"/>
    <w:rsid w:val="006E6654"/>
    <w:rsid w:val="006E6CAE"/>
    <w:rsid w:val="006E707B"/>
    <w:rsid w:val="006E73E8"/>
    <w:rsid w:val="006E7539"/>
    <w:rsid w:val="006E76E6"/>
    <w:rsid w:val="006F046F"/>
    <w:rsid w:val="006F1A20"/>
    <w:rsid w:val="006F207D"/>
    <w:rsid w:val="006F2951"/>
    <w:rsid w:val="006F2F5F"/>
    <w:rsid w:val="006F549F"/>
    <w:rsid w:val="006F5D35"/>
    <w:rsid w:val="006F5DEA"/>
    <w:rsid w:val="006F64DC"/>
    <w:rsid w:val="006F679B"/>
    <w:rsid w:val="006F7301"/>
    <w:rsid w:val="007016C5"/>
    <w:rsid w:val="00702590"/>
    <w:rsid w:val="00702CF1"/>
    <w:rsid w:val="00702EA8"/>
    <w:rsid w:val="00702F84"/>
    <w:rsid w:val="00704555"/>
    <w:rsid w:val="00704658"/>
    <w:rsid w:val="007060E8"/>
    <w:rsid w:val="007063C1"/>
    <w:rsid w:val="00706797"/>
    <w:rsid w:val="007072ED"/>
    <w:rsid w:val="00707750"/>
    <w:rsid w:val="00710513"/>
    <w:rsid w:val="00710F8A"/>
    <w:rsid w:val="00710FE4"/>
    <w:rsid w:val="007111AF"/>
    <w:rsid w:val="00711387"/>
    <w:rsid w:val="007116F3"/>
    <w:rsid w:val="00712607"/>
    <w:rsid w:val="00712726"/>
    <w:rsid w:val="0071377C"/>
    <w:rsid w:val="00714FF6"/>
    <w:rsid w:val="00715487"/>
    <w:rsid w:val="007165E4"/>
    <w:rsid w:val="00716F90"/>
    <w:rsid w:val="007176EC"/>
    <w:rsid w:val="00717CA2"/>
    <w:rsid w:val="00717E8A"/>
    <w:rsid w:val="00720081"/>
    <w:rsid w:val="00720EFD"/>
    <w:rsid w:val="007215A7"/>
    <w:rsid w:val="00721E83"/>
    <w:rsid w:val="0072260A"/>
    <w:rsid w:val="00722AEE"/>
    <w:rsid w:val="00722B4F"/>
    <w:rsid w:val="007233A0"/>
    <w:rsid w:val="0072391A"/>
    <w:rsid w:val="007244B0"/>
    <w:rsid w:val="007253C4"/>
    <w:rsid w:val="0072597A"/>
    <w:rsid w:val="0072642B"/>
    <w:rsid w:val="00726730"/>
    <w:rsid w:val="00727240"/>
    <w:rsid w:val="00727E05"/>
    <w:rsid w:val="00730E36"/>
    <w:rsid w:val="007329F7"/>
    <w:rsid w:val="00733608"/>
    <w:rsid w:val="00734E72"/>
    <w:rsid w:val="00735497"/>
    <w:rsid w:val="00735711"/>
    <w:rsid w:val="00735E68"/>
    <w:rsid w:val="007361F4"/>
    <w:rsid w:val="00736BB1"/>
    <w:rsid w:val="0073791D"/>
    <w:rsid w:val="007379D2"/>
    <w:rsid w:val="007379F1"/>
    <w:rsid w:val="00740241"/>
    <w:rsid w:val="0074033D"/>
    <w:rsid w:val="00740AB3"/>
    <w:rsid w:val="00741414"/>
    <w:rsid w:val="0074141F"/>
    <w:rsid w:val="0074142C"/>
    <w:rsid w:val="00742621"/>
    <w:rsid w:val="00743014"/>
    <w:rsid w:val="0074359E"/>
    <w:rsid w:val="007436A8"/>
    <w:rsid w:val="00744B65"/>
    <w:rsid w:val="00744CC0"/>
    <w:rsid w:val="00744EE0"/>
    <w:rsid w:val="00745942"/>
    <w:rsid w:val="00745D26"/>
    <w:rsid w:val="007462BC"/>
    <w:rsid w:val="00747E75"/>
    <w:rsid w:val="0075001E"/>
    <w:rsid w:val="00750344"/>
    <w:rsid w:val="00752FF8"/>
    <w:rsid w:val="00753FBC"/>
    <w:rsid w:val="007541F5"/>
    <w:rsid w:val="007543E1"/>
    <w:rsid w:val="00754D4B"/>
    <w:rsid w:val="00756C5D"/>
    <w:rsid w:val="007571E4"/>
    <w:rsid w:val="00757607"/>
    <w:rsid w:val="00757946"/>
    <w:rsid w:val="007601C5"/>
    <w:rsid w:val="00760EAC"/>
    <w:rsid w:val="00761B29"/>
    <w:rsid w:val="0076231D"/>
    <w:rsid w:val="00762729"/>
    <w:rsid w:val="00762DF1"/>
    <w:rsid w:val="00763A64"/>
    <w:rsid w:val="0076605E"/>
    <w:rsid w:val="007669BA"/>
    <w:rsid w:val="00766D90"/>
    <w:rsid w:val="00767F42"/>
    <w:rsid w:val="007707E0"/>
    <w:rsid w:val="00771350"/>
    <w:rsid w:val="00773037"/>
    <w:rsid w:val="0077377B"/>
    <w:rsid w:val="007744C1"/>
    <w:rsid w:val="007760AA"/>
    <w:rsid w:val="007777EA"/>
    <w:rsid w:val="00780293"/>
    <w:rsid w:val="0078058A"/>
    <w:rsid w:val="007805F0"/>
    <w:rsid w:val="007809A4"/>
    <w:rsid w:val="00780C9D"/>
    <w:rsid w:val="007810CA"/>
    <w:rsid w:val="007818C1"/>
    <w:rsid w:val="00781BB5"/>
    <w:rsid w:val="0078237D"/>
    <w:rsid w:val="0078290B"/>
    <w:rsid w:val="00783126"/>
    <w:rsid w:val="007832EC"/>
    <w:rsid w:val="00783566"/>
    <w:rsid w:val="00784679"/>
    <w:rsid w:val="00784945"/>
    <w:rsid w:val="00785413"/>
    <w:rsid w:val="00785F88"/>
    <w:rsid w:val="00786EF8"/>
    <w:rsid w:val="00787183"/>
    <w:rsid w:val="007876FC"/>
    <w:rsid w:val="00787B0F"/>
    <w:rsid w:val="00787E46"/>
    <w:rsid w:val="00790538"/>
    <w:rsid w:val="007907A3"/>
    <w:rsid w:val="00792522"/>
    <w:rsid w:val="00792D79"/>
    <w:rsid w:val="007942D0"/>
    <w:rsid w:val="0079520A"/>
    <w:rsid w:val="0079600D"/>
    <w:rsid w:val="00796B55"/>
    <w:rsid w:val="007A0F07"/>
    <w:rsid w:val="007A10B2"/>
    <w:rsid w:val="007A153E"/>
    <w:rsid w:val="007A2999"/>
    <w:rsid w:val="007A2FCE"/>
    <w:rsid w:val="007A3583"/>
    <w:rsid w:val="007A429D"/>
    <w:rsid w:val="007A486A"/>
    <w:rsid w:val="007A4C82"/>
    <w:rsid w:val="007A5090"/>
    <w:rsid w:val="007A5BB7"/>
    <w:rsid w:val="007A6A75"/>
    <w:rsid w:val="007A72F9"/>
    <w:rsid w:val="007A7A1C"/>
    <w:rsid w:val="007A7FD0"/>
    <w:rsid w:val="007B01EC"/>
    <w:rsid w:val="007B094E"/>
    <w:rsid w:val="007B0B7D"/>
    <w:rsid w:val="007B10C2"/>
    <w:rsid w:val="007B1603"/>
    <w:rsid w:val="007B29E6"/>
    <w:rsid w:val="007B3483"/>
    <w:rsid w:val="007B3B61"/>
    <w:rsid w:val="007B3F68"/>
    <w:rsid w:val="007B52C0"/>
    <w:rsid w:val="007B566A"/>
    <w:rsid w:val="007B58C8"/>
    <w:rsid w:val="007B652D"/>
    <w:rsid w:val="007B6904"/>
    <w:rsid w:val="007B73A6"/>
    <w:rsid w:val="007C0842"/>
    <w:rsid w:val="007C088F"/>
    <w:rsid w:val="007C168F"/>
    <w:rsid w:val="007C3C58"/>
    <w:rsid w:val="007C4098"/>
    <w:rsid w:val="007C463C"/>
    <w:rsid w:val="007C46BA"/>
    <w:rsid w:val="007C4970"/>
    <w:rsid w:val="007C5EAE"/>
    <w:rsid w:val="007C6454"/>
    <w:rsid w:val="007C64B5"/>
    <w:rsid w:val="007C76EB"/>
    <w:rsid w:val="007C79BD"/>
    <w:rsid w:val="007C7A9B"/>
    <w:rsid w:val="007D002F"/>
    <w:rsid w:val="007D0090"/>
    <w:rsid w:val="007D0286"/>
    <w:rsid w:val="007D04CB"/>
    <w:rsid w:val="007D1216"/>
    <w:rsid w:val="007D142C"/>
    <w:rsid w:val="007D1502"/>
    <w:rsid w:val="007D1741"/>
    <w:rsid w:val="007D29F1"/>
    <w:rsid w:val="007D32AE"/>
    <w:rsid w:val="007D345F"/>
    <w:rsid w:val="007D3E82"/>
    <w:rsid w:val="007D4759"/>
    <w:rsid w:val="007D48AC"/>
    <w:rsid w:val="007D4B6D"/>
    <w:rsid w:val="007D4DA3"/>
    <w:rsid w:val="007D548E"/>
    <w:rsid w:val="007D57A0"/>
    <w:rsid w:val="007D5888"/>
    <w:rsid w:val="007D5B54"/>
    <w:rsid w:val="007D5DF3"/>
    <w:rsid w:val="007D6B07"/>
    <w:rsid w:val="007D74FF"/>
    <w:rsid w:val="007D75F0"/>
    <w:rsid w:val="007D7B77"/>
    <w:rsid w:val="007D7F01"/>
    <w:rsid w:val="007E01E5"/>
    <w:rsid w:val="007E115D"/>
    <w:rsid w:val="007E11DC"/>
    <w:rsid w:val="007E4796"/>
    <w:rsid w:val="007E4DD3"/>
    <w:rsid w:val="007E6E4A"/>
    <w:rsid w:val="007F039E"/>
    <w:rsid w:val="007F0921"/>
    <w:rsid w:val="007F0F38"/>
    <w:rsid w:val="007F1D73"/>
    <w:rsid w:val="007F1ECD"/>
    <w:rsid w:val="007F2653"/>
    <w:rsid w:val="007F322E"/>
    <w:rsid w:val="007F33CF"/>
    <w:rsid w:val="007F3D23"/>
    <w:rsid w:val="007F4258"/>
    <w:rsid w:val="007F486C"/>
    <w:rsid w:val="007F4CF7"/>
    <w:rsid w:val="007F6901"/>
    <w:rsid w:val="007F7055"/>
    <w:rsid w:val="007F72B6"/>
    <w:rsid w:val="00800EF6"/>
    <w:rsid w:val="00801977"/>
    <w:rsid w:val="00802263"/>
    <w:rsid w:val="008023CE"/>
    <w:rsid w:val="00802903"/>
    <w:rsid w:val="008039BE"/>
    <w:rsid w:val="00803FD8"/>
    <w:rsid w:val="008058E2"/>
    <w:rsid w:val="00805954"/>
    <w:rsid w:val="008059A4"/>
    <w:rsid w:val="008060C0"/>
    <w:rsid w:val="00806898"/>
    <w:rsid w:val="00806BC7"/>
    <w:rsid w:val="00806F6E"/>
    <w:rsid w:val="008071A1"/>
    <w:rsid w:val="008076B9"/>
    <w:rsid w:val="00810013"/>
    <w:rsid w:val="0081026A"/>
    <w:rsid w:val="00810891"/>
    <w:rsid w:val="00811051"/>
    <w:rsid w:val="0081125C"/>
    <w:rsid w:val="00811F48"/>
    <w:rsid w:val="00815100"/>
    <w:rsid w:val="008154AF"/>
    <w:rsid w:val="00815FE0"/>
    <w:rsid w:val="00815FEE"/>
    <w:rsid w:val="00816D86"/>
    <w:rsid w:val="00817285"/>
    <w:rsid w:val="008174F6"/>
    <w:rsid w:val="008175DA"/>
    <w:rsid w:val="008208E9"/>
    <w:rsid w:val="00820CCD"/>
    <w:rsid w:val="00822542"/>
    <w:rsid w:val="008239C2"/>
    <w:rsid w:val="008242B2"/>
    <w:rsid w:val="008252F3"/>
    <w:rsid w:val="008262BA"/>
    <w:rsid w:val="00826579"/>
    <w:rsid w:val="0082664D"/>
    <w:rsid w:val="008268F6"/>
    <w:rsid w:val="00826AB1"/>
    <w:rsid w:val="00827381"/>
    <w:rsid w:val="00827514"/>
    <w:rsid w:val="008306E5"/>
    <w:rsid w:val="0083095F"/>
    <w:rsid w:val="00830B0B"/>
    <w:rsid w:val="00830D40"/>
    <w:rsid w:val="008314BE"/>
    <w:rsid w:val="008319BF"/>
    <w:rsid w:val="00833190"/>
    <w:rsid w:val="008336E7"/>
    <w:rsid w:val="00833FE3"/>
    <w:rsid w:val="00835652"/>
    <w:rsid w:val="00835A93"/>
    <w:rsid w:val="00835FFB"/>
    <w:rsid w:val="00836149"/>
    <w:rsid w:val="00836234"/>
    <w:rsid w:val="00837282"/>
    <w:rsid w:val="00837B10"/>
    <w:rsid w:val="00841572"/>
    <w:rsid w:val="00842872"/>
    <w:rsid w:val="00842DF1"/>
    <w:rsid w:val="00842EB5"/>
    <w:rsid w:val="008444C9"/>
    <w:rsid w:val="008447AA"/>
    <w:rsid w:val="008448DF"/>
    <w:rsid w:val="00844929"/>
    <w:rsid w:val="008449EE"/>
    <w:rsid w:val="00844B19"/>
    <w:rsid w:val="00844C2B"/>
    <w:rsid w:val="00845497"/>
    <w:rsid w:val="008458B8"/>
    <w:rsid w:val="00845ED8"/>
    <w:rsid w:val="00847235"/>
    <w:rsid w:val="0084781B"/>
    <w:rsid w:val="00847F65"/>
    <w:rsid w:val="0085020E"/>
    <w:rsid w:val="008505A4"/>
    <w:rsid w:val="00850617"/>
    <w:rsid w:val="00850CF6"/>
    <w:rsid w:val="008511BC"/>
    <w:rsid w:val="00854011"/>
    <w:rsid w:val="008543D3"/>
    <w:rsid w:val="00854983"/>
    <w:rsid w:val="00854E32"/>
    <w:rsid w:val="00855EED"/>
    <w:rsid w:val="00856164"/>
    <w:rsid w:val="008568F4"/>
    <w:rsid w:val="00856BE7"/>
    <w:rsid w:val="00857007"/>
    <w:rsid w:val="0085705F"/>
    <w:rsid w:val="008572B4"/>
    <w:rsid w:val="0085734D"/>
    <w:rsid w:val="008577E0"/>
    <w:rsid w:val="00857FD7"/>
    <w:rsid w:val="008604D3"/>
    <w:rsid w:val="00860C40"/>
    <w:rsid w:val="00861543"/>
    <w:rsid w:val="00861789"/>
    <w:rsid w:val="00861990"/>
    <w:rsid w:val="008620B6"/>
    <w:rsid w:val="008624EE"/>
    <w:rsid w:val="00862E7C"/>
    <w:rsid w:val="0086425B"/>
    <w:rsid w:val="00864686"/>
    <w:rsid w:val="008653A8"/>
    <w:rsid w:val="008654BC"/>
    <w:rsid w:val="008664A8"/>
    <w:rsid w:val="00866FF4"/>
    <w:rsid w:val="008673D3"/>
    <w:rsid w:val="00867732"/>
    <w:rsid w:val="0087058C"/>
    <w:rsid w:val="0087087F"/>
    <w:rsid w:val="00870977"/>
    <w:rsid w:val="0087215D"/>
    <w:rsid w:val="008725C7"/>
    <w:rsid w:val="0087278E"/>
    <w:rsid w:val="00872840"/>
    <w:rsid w:val="00873A86"/>
    <w:rsid w:val="00874196"/>
    <w:rsid w:val="00876562"/>
    <w:rsid w:val="00877743"/>
    <w:rsid w:val="00877F1C"/>
    <w:rsid w:val="00880122"/>
    <w:rsid w:val="008802AC"/>
    <w:rsid w:val="00880C00"/>
    <w:rsid w:val="00880C13"/>
    <w:rsid w:val="008810B7"/>
    <w:rsid w:val="00881896"/>
    <w:rsid w:val="00882302"/>
    <w:rsid w:val="008836A4"/>
    <w:rsid w:val="00883944"/>
    <w:rsid w:val="00883C3C"/>
    <w:rsid w:val="00884729"/>
    <w:rsid w:val="00884DD2"/>
    <w:rsid w:val="00886ACB"/>
    <w:rsid w:val="00886DDE"/>
    <w:rsid w:val="00890023"/>
    <w:rsid w:val="008904DD"/>
    <w:rsid w:val="00891688"/>
    <w:rsid w:val="00891967"/>
    <w:rsid w:val="00892572"/>
    <w:rsid w:val="00893026"/>
    <w:rsid w:val="00894FD7"/>
    <w:rsid w:val="0089503C"/>
    <w:rsid w:val="00895DE7"/>
    <w:rsid w:val="00896082"/>
    <w:rsid w:val="0089676C"/>
    <w:rsid w:val="00896854"/>
    <w:rsid w:val="00896F03"/>
    <w:rsid w:val="00897958"/>
    <w:rsid w:val="00897BD5"/>
    <w:rsid w:val="008A03FE"/>
    <w:rsid w:val="008A0F71"/>
    <w:rsid w:val="008A2552"/>
    <w:rsid w:val="008A2A3C"/>
    <w:rsid w:val="008A36A9"/>
    <w:rsid w:val="008A4226"/>
    <w:rsid w:val="008A5AAF"/>
    <w:rsid w:val="008A6E99"/>
    <w:rsid w:val="008A76D5"/>
    <w:rsid w:val="008B0280"/>
    <w:rsid w:val="008B1583"/>
    <w:rsid w:val="008B179F"/>
    <w:rsid w:val="008B193B"/>
    <w:rsid w:val="008B2318"/>
    <w:rsid w:val="008B2673"/>
    <w:rsid w:val="008B2EA2"/>
    <w:rsid w:val="008B3002"/>
    <w:rsid w:val="008B3267"/>
    <w:rsid w:val="008B3BB7"/>
    <w:rsid w:val="008B562B"/>
    <w:rsid w:val="008B56F8"/>
    <w:rsid w:val="008B57DD"/>
    <w:rsid w:val="008B6110"/>
    <w:rsid w:val="008B677B"/>
    <w:rsid w:val="008B69F0"/>
    <w:rsid w:val="008B6AAF"/>
    <w:rsid w:val="008B6EA0"/>
    <w:rsid w:val="008B75FA"/>
    <w:rsid w:val="008B7A0A"/>
    <w:rsid w:val="008C046A"/>
    <w:rsid w:val="008C1464"/>
    <w:rsid w:val="008C1592"/>
    <w:rsid w:val="008C1E6C"/>
    <w:rsid w:val="008C2BB5"/>
    <w:rsid w:val="008C31ED"/>
    <w:rsid w:val="008C31FF"/>
    <w:rsid w:val="008C42DB"/>
    <w:rsid w:val="008C4941"/>
    <w:rsid w:val="008C49E0"/>
    <w:rsid w:val="008C4A83"/>
    <w:rsid w:val="008C6ACF"/>
    <w:rsid w:val="008C7C4A"/>
    <w:rsid w:val="008D02F7"/>
    <w:rsid w:val="008D034C"/>
    <w:rsid w:val="008D04A1"/>
    <w:rsid w:val="008D10E4"/>
    <w:rsid w:val="008D10EC"/>
    <w:rsid w:val="008D25F3"/>
    <w:rsid w:val="008D313E"/>
    <w:rsid w:val="008D338F"/>
    <w:rsid w:val="008D431F"/>
    <w:rsid w:val="008D4843"/>
    <w:rsid w:val="008D4FEC"/>
    <w:rsid w:val="008D5871"/>
    <w:rsid w:val="008D5D3A"/>
    <w:rsid w:val="008D5E0B"/>
    <w:rsid w:val="008D71B7"/>
    <w:rsid w:val="008D78B5"/>
    <w:rsid w:val="008D7E89"/>
    <w:rsid w:val="008E1001"/>
    <w:rsid w:val="008E1014"/>
    <w:rsid w:val="008E148D"/>
    <w:rsid w:val="008E1B6E"/>
    <w:rsid w:val="008E2F08"/>
    <w:rsid w:val="008E30CC"/>
    <w:rsid w:val="008E5347"/>
    <w:rsid w:val="008E682E"/>
    <w:rsid w:val="008E6A02"/>
    <w:rsid w:val="008E739C"/>
    <w:rsid w:val="008E7961"/>
    <w:rsid w:val="008E7A6B"/>
    <w:rsid w:val="008F0088"/>
    <w:rsid w:val="008F0282"/>
    <w:rsid w:val="008F05EE"/>
    <w:rsid w:val="008F0CE4"/>
    <w:rsid w:val="008F162B"/>
    <w:rsid w:val="008F16BC"/>
    <w:rsid w:val="008F19C7"/>
    <w:rsid w:val="008F28EF"/>
    <w:rsid w:val="008F2DA3"/>
    <w:rsid w:val="008F3038"/>
    <w:rsid w:val="008F35CE"/>
    <w:rsid w:val="008F3F82"/>
    <w:rsid w:val="008F41C5"/>
    <w:rsid w:val="008F41EF"/>
    <w:rsid w:val="008F44E0"/>
    <w:rsid w:val="008F49AB"/>
    <w:rsid w:val="008F5CF4"/>
    <w:rsid w:val="008F5D65"/>
    <w:rsid w:val="008F6AED"/>
    <w:rsid w:val="008F7049"/>
    <w:rsid w:val="008F7452"/>
    <w:rsid w:val="008F754F"/>
    <w:rsid w:val="00900508"/>
    <w:rsid w:val="00901559"/>
    <w:rsid w:val="00902245"/>
    <w:rsid w:val="00903318"/>
    <w:rsid w:val="009040A6"/>
    <w:rsid w:val="0090456A"/>
    <w:rsid w:val="00904AEB"/>
    <w:rsid w:val="009074C8"/>
    <w:rsid w:val="0091184D"/>
    <w:rsid w:val="00911F6C"/>
    <w:rsid w:val="009125FC"/>
    <w:rsid w:val="00912F48"/>
    <w:rsid w:val="0091397C"/>
    <w:rsid w:val="00914E24"/>
    <w:rsid w:val="00914EB1"/>
    <w:rsid w:val="009157A1"/>
    <w:rsid w:val="00915909"/>
    <w:rsid w:val="00917D69"/>
    <w:rsid w:val="00920521"/>
    <w:rsid w:val="00920664"/>
    <w:rsid w:val="009206BF"/>
    <w:rsid w:val="0092134F"/>
    <w:rsid w:val="00921C18"/>
    <w:rsid w:val="00923482"/>
    <w:rsid w:val="00923CF0"/>
    <w:rsid w:val="0092405D"/>
    <w:rsid w:val="009244CD"/>
    <w:rsid w:val="00924618"/>
    <w:rsid w:val="009248FE"/>
    <w:rsid w:val="00924A16"/>
    <w:rsid w:val="00924D86"/>
    <w:rsid w:val="00925398"/>
    <w:rsid w:val="00925F0E"/>
    <w:rsid w:val="009260F7"/>
    <w:rsid w:val="009261BE"/>
    <w:rsid w:val="00926293"/>
    <w:rsid w:val="009267AB"/>
    <w:rsid w:val="00926D76"/>
    <w:rsid w:val="0093018C"/>
    <w:rsid w:val="00930AFE"/>
    <w:rsid w:val="00930E0F"/>
    <w:rsid w:val="00931FF5"/>
    <w:rsid w:val="0093216D"/>
    <w:rsid w:val="00933E0B"/>
    <w:rsid w:val="00934404"/>
    <w:rsid w:val="009357DE"/>
    <w:rsid w:val="0093646C"/>
    <w:rsid w:val="009369F2"/>
    <w:rsid w:val="009379AF"/>
    <w:rsid w:val="00937A1A"/>
    <w:rsid w:val="00937C91"/>
    <w:rsid w:val="00937EFD"/>
    <w:rsid w:val="00941CE6"/>
    <w:rsid w:val="00941F51"/>
    <w:rsid w:val="00942C35"/>
    <w:rsid w:val="0094369B"/>
    <w:rsid w:val="00944E94"/>
    <w:rsid w:val="009459BF"/>
    <w:rsid w:val="00945ADC"/>
    <w:rsid w:val="00945C85"/>
    <w:rsid w:val="00945D02"/>
    <w:rsid w:val="0094645E"/>
    <w:rsid w:val="009468E3"/>
    <w:rsid w:val="009474E4"/>
    <w:rsid w:val="00947794"/>
    <w:rsid w:val="00950787"/>
    <w:rsid w:val="00951A4F"/>
    <w:rsid w:val="00952746"/>
    <w:rsid w:val="0095319F"/>
    <w:rsid w:val="0095326D"/>
    <w:rsid w:val="009534D5"/>
    <w:rsid w:val="00953CA2"/>
    <w:rsid w:val="009542C8"/>
    <w:rsid w:val="009549F1"/>
    <w:rsid w:val="00955F47"/>
    <w:rsid w:val="0095734A"/>
    <w:rsid w:val="009577AE"/>
    <w:rsid w:val="00960E41"/>
    <w:rsid w:val="00961598"/>
    <w:rsid w:val="009618E4"/>
    <w:rsid w:val="00961C43"/>
    <w:rsid w:val="00962456"/>
    <w:rsid w:val="00963015"/>
    <w:rsid w:val="00963191"/>
    <w:rsid w:val="00963B34"/>
    <w:rsid w:val="0096454B"/>
    <w:rsid w:val="009645D7"/>
    <w:rsid w:val="00964A53"/>
    <w:rsid w:val="00965E8E"/>
    <w:rsid w:val="00966D8C"/>
    <w:rsid w:val="00966EE0"/>
    <w:rsid w:val="00967A25"/>
    <w:rsid w:val="00967DB4"/>
    <w:rsid w:val="00970C4E"/>
    <w:rsid w:val="00971781"/>
    <w:rsid w:val="0097410E"/>
    <w:rsid w:val="009749A0"/>
    <w:rsid w:val="00974FB6"/>
    <w:rsid w:val="00975632"/>
    <w:rsid w:val="00975A5E"/>
    <w:rsid w:val="00976544"/>
    <w:rsid w:val="00976C8B"/>
    <w:rsid w:val="00976EB4"/>
    <w:rsid w:val="009774CF"/>
    <w:rsid w:val="00977916"/>
    <w:rsid w:val="009808F1"/>
    <w:rsid w:val="009817CA"/>
    <w:rsid w:val="00981903"/>
    <w:rsid w:val="0098195A"/>
    <w:rsid w:val="00981A4D"/>
    <w:rsid w:val="00981CC5"/>
    <w:rsid w:val="0098281A"/>
    <w:rsid w:val="0098391D"/>
    <w:rsid w:val="00983F8B"/>
    <w:rsid w:val="0098403D"/>
    <w:rsid w:val="0098482F"/>
    <w:rsid w:val="00985897"/>
    <w:rsid w:val="00985B81"/>
    <w:rsid w:val="00985BA3"/>
    <w:rsid w:val="00986A8E"/>
    <w:rsid w:val="00986B5C"/>
    <w:rsid w:val="00986EAF"/>
    <w:rsid w:val="0098716F"/>
    <w:rsid w:val="00987354"/>
    <w:rsid w:val="00987964"/>
    <w:rsid w:val="00987D5B"/>
    <w:rsid w:val="00990A72"/>
    <w:rsid w:val="00990B38"/>
    <w:rsid w:val="00991943"/>
    <w:rsid w:val="009929B7"/>
    <w:rsid w:val="009929E0"/>
    <w:rsid w:val="00992F9C"/>
    <w:rsid w:val="0099372D"/>
    <w:rsid w:val="00994030"/>
    <w:rsid w:val="009945CF"/>
    <w:rsid w:val="00995A0E"/>
    <w:rsid w:val="00995CEF"/>
    <w:rsid w:val="00995FF4"/>
    <w:rsid w:val="00996703"/>
    <w:rsid w:val="00996754"/>
    <w:rsid w:val="0099725B"/>
    <w:rsid w:val="00997EBD"/>
    <w:rsid w:val="009A04AB"/>
    <w:rsid w:val="009A055A"/>
    <w:rsid w:val="009A07E6"/>
    <w:rsid w:val="009A0F2C"/>
    <w:rsid w:val="009A121A"/>
    <w:rsid w:val="009A166F"/>
    <w:rsid w:val="009A16CE"/>
    <w:rsid w:val="009A195A"/>
    <w:rsid w:val="009A1B4E"/>
    <w:rsid w:val="009A1F32"/>
    <w:rsid w:val="009A3151"/>
    <w:rsid w:val="009A52D4"/>
    <w:rsid w:val="009A5F32"/>
    <w:rsid w:val="009A61E4"/>
    <w:rsid w:val="009A6260"/>
    <w:rsid w:val="009A635B"/>
    <w:rsid w:val="009A66A4"/>
    <w:rsid w:val="009A7341"/>
    <w:rsid w:val="009A7922"/>
    <w:rsid w:val="009A7DBB"/>
    <w:rsid w:val="009A7DCF"/>
    <w:rsid w:val="009B06F5"/>
    <w:rsid w:val="009B0913"/>
    <w:rsid w:val="009B151D"/>
    <w:rsid w:val="009B2EDB"/>
    <w:rsid w:val="009B3297"/>
    <w:rsid w:val="009B3418"/>
    <w:rsid w:val="009B4DFA"/>
    <w:rsid w:val="009B5527"/>
    <w:rsid w:val="009B55F7"/>
    <w:rsid w:val="009B5A02"/>
    <w:rsid w:val="009C0A51"/>
    <w:rsid w:val="009C151D"/>
    <w:rsid w:val="009C1993"/>
    <w:rsid w:val="009C30DB"/>
    <w:rsid w:val="009C55D3"/>
    <w:rsid w:val="009C5EF8"/>
    <w:rsid w:val="009C66AC"/>
    <w:rsid w:val="009C78A7"/>
    <w:rsid w:val="009D06DF"/>
    <w:rsid w:val="009D0D42"/>
    <w:rsid w:val="009D1582"/>
    <w:rsid w:val="009D1977"/>
    <w:rsid w:val="009D1A43"/>
    <w:rsid w:val="009D1E03"/>
    <w:rsid w:val="009D1E89"/>
    <w:rsid w:val="009D20D3"/>
    <w:rsid w:val="009D281B"/>
    <w:rsid w:val="009D3E6A"/>
    <w:rsid w:val="009D60EA"/>
    <w:rsid w:val="009D6738"/>
    <w:rsid w:val="009D6EE6"/>
    <w:rsid w:val="009D7006"/>
    <w:rsid w:val="009D7B15"/>
    <w:rsid w:val="009D7FEF"/>
    <w:rsid w:val="009E0224"/>
    <w:rsid w:val="009E0B40"/>
    <w:rsid w:val="009E1012"/>
    <w:rsid w:val="009E1782"/>
    <w:rsid w:val="009E1B15"/>
    <w:rsid w:val="009E1C9E"/>
    <w:rsid w:val="009E26D3"/>
    <w:rsid w:val="009E3686"/>
    <w:rsid w:val="009E417B"/>
    <w:rsid w:val="009E5154"/>
    <w:rsid w:val="009E5289"/>
    <w:rsid w:val="009E5714"/>
    <w:rsid w:val="009E57E4"/>
    <w:rsid w:val="009E5A36"/>
    <w:rsid w:val="009E622F"/>
    <w:rsid w:val="009E6CFC"/>
    <w:rsid w:val="009F025D"/>
    <w:rsid w:val="009F06AB"/>
    <w:rsid w:val="009F0D1C"/>
    <w:rsid w:val="009F2C07"/>
    <w:rsid w:val="009F34EB"/>
    <w:rsid w:val="009F382E"/>
    <w:rsid w:val="009F3A9C"/>
    <w:rsid w:val="009F49F5"/>
    <w:rsid w:val="009F4AF9"/>
    <w:rsid w:val="009F4EBE"/>
    <w:rsid w:val="009F5B73"/>
    <w:rsid w:val="009F5F15"/>
    <w:rsid w:val="009F65D7"/>
    <w:rsid w:val="009F74CC"/>
    <w:rsid w:val="009F7B97"/>
    <w:rsid w:val="009F7E4D"/>
    <w:rsid w:val="00A00825"/>
    <w:rsid w:val="00A01048"/>
    <w:rsid w:val="00A01DBA"/>
    <w:rsid w:val="00A01FD6"/>
    <w:rsid w:val="00A032B3"/>
    <w:rsid w:val="00A0360E"/>
    <w:rsid w:val="00A036D2"/>
    <w:rsid w:val="00A04095"/>
    <w:rsid w:val="00A042C3"/>
    <w:rsid w:val="00A045C7"/>
    <w:rsid w:val="00A04E54"/>
    <w:rsid w:val="00A06DCD"/>
    <w:rsid w:val="00A0721B"/>
    <w:rsid w:val="00A072DB"/>
    <w:rsid w:val="00A074C4"/>
    <w:rsid w:val="00A07669"/>
    <w:rsid w:val="00A10C2C"/>
    <w:rsid w:val="00A10D02"/>
    <w:rsid w:val="00A12118"/>
    <w:rsid w:val="00A12BCE"/>
    <w:rsid w:val="00A12EDB"/>
    <w:rsid w:val="00A13406"/>
    <w:rsid w:val="00A1340E"/>
    <w:rsid w:val="00A13CA7"/>
    <w:rsid w:val="00A14151"/>
    <w:rsid w:val="00A149EA"/>
    <w:rsid w:val="00A14FCE"/>
    <w:rsid w:val="00A1599F"/>
    <w:rsid w:val="00A15B14"/>
    <w:rsid w:val="00A17559"/>
    <w:rsid w:val="00A178C4"/>
    <w:rsid w:val="00A17C33"/>
    <w:rsid w:val="00A205E1"/>
    <w:rsid w:val="00A21052"/>
    <w:rsid w:val="00A22234"/>
    <w:rsid w:val="00A225F8"/>
    <w:rsid w:val="00A22C78"/>
    <w:rsid w:val="00A234D0"/>
    <w:rsid w:val="00A2354A"/>
    <w:rsid w:val="00A23640"/>
    <w:rsid w:val="00A26763"/>
    <w:rsid w:val="00A26FFA"/>
    <w:rsid w:val="00A27383"/>
    <w:rsid w:val="00A276D3"/>
    <w:rsid w:val="00A27AD8"/>
    <w:rsid w:val="00A306E3"/>
    <w:rsid w:val="00A307F1"/>
    <w:rsid w:val="00A30BC2"/>
    <w:rsid w:val="00A30D6B"/>
    <w:rsid w:val="00A31596"/>
    <w:rsid w:val="00A3169B"/>
    <w:rsid w:val="00A31F01"/>
    <w:rsid w:val="00A32570"/>
    <w:rsid w:val="00A33B73"/>
    <w:rsid w:val="00A33CE4"/>
    <w:rsid w:val="00A34157"/>
    <w:rsid w:val="00A34641"/>
    <w:rsid w:val="00A35EB9"/>
    <w:rsid w:val="00A360FE"/>
    <w:rsid w:val="00A36B48"/>
    <w:rsid w:val="00A37893"/>
    <w:rsid w:val="00A37E70"/>
    <w:rsid w:val="00A40131"/>
    <w:rsid w:val="00A406AC"/>
    <w:rsid w:val="00A419D8"/>
    <w:rsid w:val="00A41A1D"/>
    <w:rsid w:val="00A425E2"/>
    <w:rsid w:val="00A428DF"/>
    <w:rsid w:val="00A44286"/>
    <w:rsid w:val="00A462C9"/>
    <w:rsid w:val="00A4670E"/>
    <w:rsid w:val="00A4704E"/>
    <w:rsid w:val="00A47172"/>
    <w:rsid w:val="00A476FC"/>
    <w:rsid w:val="00A47C91"/>
    <w:rsid w:val="00A501CF"/>
    <w:rsid w:val="00A50D3B"/>
    <w:rsid w:val="00A51342"/>
    <w:rsid w:val="00A51401"/>
    <w:rsid w:val="00A51920"/>
    <w:rsid w:val="00A51CF8"/>
    <w:rsid w:val="00A52059"/>
    <w:rsid w:val="00A520F7"/>
    <w:rsid w:val="00A521F7"/>
    <w:rsid w:val="00A5269B"/>
    <w:rsid w:val="00A526B8"/>
    <w:rsid w:val="00A53C33"/>
    <w:rsid w:val="00A541DE"/>
    <w:rsid w:val="00A5449C"/>
    <w:rsid w:val="00A547F5"/>
    <w:rsid w:val="00A54D50"/>
    <w:rsid w:val="00A55380"/>
    <w:rsid w:val="00A55928"/>
    <w:rsid w:val="00A56F4A"/>
    <w:rsid w:val="00A60D06"/>
    <w:rsid w:val="00A61628"/>
    <w:rsid w:val="00A617E0"/>
    <w:rsid w:val="00A61A3D"/>
    <w:rsid w:val="00A61B00"/>
    <w:rsid w:val="00A61F6F"/>
    <w:rsid w:val="00A627D2"/>
    <w:rsid w:val="00A629F6"/>
    <w:rsid w:val="00A633EC"/>
    <w:rsid w:val="00A63BB6"/>
    <w:rsid w:val="00A64C69"/>
    <w:rsid w:val="00A651B6"/>
    <w:rsid w:val="00A65559"/>
    <w:rsid w:val="00A659D4"/>
    <w:rsid w:val="00A663D6"/>
    <w:rsid w:val="00A67FA6"/>
    <w:rsid w:val="00A70A47"/>
    <w:rsid w:val="00A714D0"/>
    <w:rsid w:val="00A734B8"/>
    <w:rsid w:val="00A735CE"/>
    <w:rsid w:val="00A736EF"/>
    <w:rsid w:val="00A73A8B"/>
    <w:rsid w:val="00A73EF8"/>
    <w:rsid w:val="00A7458E"/>
    <w:rsid w:val="00A74A79"/>
    <w:rsid w:val="00A75257"/>
    <w:rsid w:val="00A76B11"/>
    <w:rsid w:val="00A777EF"/>
    <w:rsid w:val="00A77AD7"/>
    <w:rsid w:val="00A80636"/>
    <w:rsid w:val="00A8076A"/>
    <w:rsid w:val="00A8085A"/>
    <w:rsid w:val="00A80F21"/>
    <w:rsid w:val="00A83232"/>
    <w:rsid w:val="00A83422"/>
    <w:rsid w:val="00A837BA"/>
    <w:rsid w:val="00A83A01"/>
    <w:rsid w:val="00A841CB"/>
    <w:rsid w:val="00A84D8F"/>
    <w:rsid w:val="00A86642"/>
    <w:rsid w:val="00A86893"/>
    <w:rsid w:val="00A86AF6"/>
    <w:rsid w:val="00A86B63"/>
    <w:rsid w:val="00A877ED"/>
    <w:rsid w:val="00A90298"/>
    <w:rsid w:val="00A9150C"/>
    <w:rsid w:val="00A9177F"/>
    <w:rsid w:val="00A925B2"/>
    <w:rsid w:val="00A940DD"/>
    <w:rsid w:val="00A94618"/>
    <w:rsid w:val="00A946D0"/>
    <w:rsid w:val="00A95CCE"/>
    <w:rsid w:val="00A967BF"/>
    <w:rsid w:val="00A96DDC"/>
    <w:rsid w:val="00A96F52"/>
    <w:rsid w:val="00AA09E0"/>
    <w:rsid w:val="00AA2293"/>
    <w:rsid w:val="00AA22A4"/>
    <w:rsid w:val="00AA28E9"/>
    <w:rsid w:val="00AA2DE9"/>
    <w:rsid w:val="00AA544B"/>
    <w:rsid w:val="00AA55CF"/>
    <w:rsid w:val="00AA6BF0"/>
    <w:rsid w:val="00AA7661"/>
    <w:rsid w:val="00AA798A"/>
    <w:rsid w:val="00AA7AD4"/>
    <w:rsid w:val="00AA7EBE"/>
    <w:rsid w:val="00AB0420"/>
    <w:rsid w:val="00AB068B"/>
    <w:rsid w:val="00AB0FBD"/>
    <w:rsid w:val="00AB25E8"/>
    <w:rsid w:val="00AB3D22"/>
    <w:rsid w:val="00AB3E00"/>
    <w:rsid w:val="00AB49F2"/>
    <w:rsid w:val="00AB54C1"/>
    <w:rsid w:val="00AB5C38"/>
    <w:rsid w:val="00AB6895"/>
    <w:rsid w:val="00AB716B"/>
    <w:rsid w:val="00AB7887"/>
    <w:rsid w:val="00AC000C"/>
    <w:rsid w:val="00AC0060"/>
    <w:rsid w:val="00AC1245"/>
    <w:rsid w:val="00AC1CC4"/>
    <w:rsid w:val="00AC1E83"/>
    <w:rsid w:val="00AC3269"/>
    <w:rsid w:val="00AC327A"/>
    <w:rsid w:val="00AC3590"/>
    <w:rsid w:val="00AC56E5"/>
    <w:rsid w:val="00AC6933"/>
    <w:rsid w:val="00AD0212"/>
    <w:rsid w:val="00AD0CC2"/>
    <w:rsid w:val="00AD16F8"/>
    <w:rsid w:val="00AD28DE"/>
    <w:rsid w:val="00AD4366"/>
    <w:rsid w:val="00AD470E"/>
    <w:rsid w:val="00AD583F"/>
    <w:rsid w:val="00AD5CB9"/>
    <w:rsid w:val="00AD66F2"/>
    <w:rsid w:val="00AD6DE7"/>
    <w:rsid w:val="00AD6E10"/>
    <w:rsid w:val="00AD7277"/>
    <w:rsid w:val="00AE0D61"/>
    <w:rsid w:val="00AE13C0"/>
    <w:rsid w:val="00AE2DE3"/>
    <w:rsid w:val="00AE30AE"/>
    <w:rsid w:val="00AE32B7"/>
    <w:rsid w:val="00AE3A0B"/>
    <w:rsid w:val="00AE46B8"/>
    <w:rsid w:val="00AE4780"/>
    <w:rsid w:val="00AE47F9"/>
    <w:rsid w:val="00AE488E"/>
    <w:rsid w:val="00AE4EC0"/>
    <w:rsid w:val="00AE52C9"/>
    <w:rsid w:val="00AE69BF"/>
    <w:rsid w:val="00AE6DE6"/>
    <w:rsid w:val="00AE7A4A"/>
    <w:rsid w:val="00AF0182"/>
    <w:rsid w:val="00AF0898"/>
    <w:rsid w:val="00AF1141"/>
    <w:rsid w:val="00AF13ED"/>
    <w:rsid w:val="00AF194C"/>
    <w:rsid w:val="00AF1AA8"/>
    <w:rsid w:val="00AF20A4"/>
    <w:rsid w:val="00AF2146"/>
    <w:rsid w:val="00AF234D"/>
    <w:rsid w:val="00AF260F"/>
    <w:rsid w:val="00AF2E6C"/>
    <w:rsid w:val="00AF36CB"/>
    <w:rsid w:val="00AF3968"/>
    <w:rsid w:val="00AF3A7C"/>
    <w:rsid w:val="00AF3C4E"/>
    <w:rsid w:val="00AF422C"/>
    <w:rsid w:val="00AF5294"/>
    <w:rsid w:val="00AF576D"/>
    <w:rsid w:val="00AF63DF"/>
    <w:rsid w:val="00AF6CDC"/>
    <w:rsid w:val="00AF7324"/>
    <w:rsid w:val="00AF78C8"/>
    <w:rsid w:val="00AF7A41"/>
    <w:rsid w:val="00AF7B23"/>
    <w:rsid w:val="00AF7B49"/>
    <w:rsid w:val="00AF7C59"/>
    <w:rsid w:val="00AF7D46"/>
    <w:rsid w:val="00B00A1E"/>
    <w:rsid w:val="00B02391"/>
    <w:rsid w:val="00B028BF"/>
    <w:rsid w:val="00B03428"/>
    <w:rsid w:val="00B03996"/>
    <w:rsid w:val="00B03E1E"/>
    <w:rsid w:val="00B04AA5"/>
    <w:rsid w:val="00B053FA"/>
    <w:rsid w:val="00B06789"/>
    <w:rsid w:val="00B06A13"/>
    <w:rsid w:val="00B06A9F"/>
    <w:rsid w:val="00B06D37"/>
    <w:rsid w:val="00B072ED"/>
    <w:rsid w:val="00B0745D"/>
    <w:rsid w:val="00B10255"/>
    <w:rsid w:val="00B10BF2"/>
    <w:rsid w:val="00B10C88"/>
    <w:rsid w:val="00B11626"/>
    <w:rsid w:val="00B12BEF"/>
    <w:rsid w:val="00B13B9A"/>
    <w:rsid w:val="00B13DAA"/>
    <w:rsid w:val="00B13DCD"/>
    <w:rsid w:val="00B13E02"/>
    <w:rsid w:val="00B143B8"/>
    <w:rsid w:val="00B14BF4"/>
    <w:rsid w:val="00B15214"/>
    <w:rsid w:val="00B154CD"/>
    <w:rsid w:val="00B15967"/>
    <w:rsid w:val="00B1600F"/>
    <w:rsid w:val="00B1610C"/>
    <w:rsid w:val="00B16809"/>
    <w:rsid w:val="00B16DF7"/>
    <w:rsid w:val="00B17BBA"/>
    <w:rsid w:val="00B20AD2"/>
    <w:rsid w:val="00B21410"/>
    <w:rsid w:val="00B21F4B"/>
    <w:rsid w:val="00B2238C"/>
    <w:rsid w:val="00B22BD3"/>
    <w:rsid w:val="00B233E4"/>
    <w:rsid w:val="00B23914"/>
    <w:rsid w:val="00B24057"/>
    <w:rsid w:val="00B2450E"/>
    <w:rsid w:val="00B24D61"/>
    <w:rsid w:val="00B25365"/>
    <w:rsid w:val="00B25CED"/>
    <w:rsid w:val="00B262A0"/>
    <w:rsid w:val="00B270AC"/>
    <w:rsid w:val="00B27A22"/>
    <w:rsid w:val="00B27F60"/>
    <w:rsid w:val="00B3104D"/>
    <w:rsid w:val="00B314F6"/>
    <w:rsid w:val="00B31756"/>
    <w:rsid w:val="00B31BF3"/>
    <w:rsid w:val="00B34857"/>
    <w:rsid w:val="00B35C40"/>
    <w:rsid w:val="00B35E55"/>
    <w:rsid w:val="00B35F98"/>
    <w:rsid w:val="00B36CED"/>
    <w:rsid w:val="00B36F47"/>
    <w:rsid w:val="00B371F4"/>
    <w:rsid w:val="00B37DF7"/>
    <w:rsid w:val="00B401B8"/>
    <w:rsid w:val="00B40B90"/>
    <w:rsid w:val="00B41372"/>
    <w:rsid w:val="00B4191D"/>
    <w:rsid w:val="00B421D2"/>
    <w:rsid w:val="00B42624"/>
    <w:rsid w:val="00B42677"/>
    <w:rsid w:val="00B4288A"/>
    <w:rsid w:val="00B43949"/>
    <w:rsid w:val="00B43A4C"/>
    <w:rsid w:val="00B44FB4"/>
    <w:rsid w:val="00B45290"/>
    <w:rsid w:val="00B45EC3"/>
    <w:rsid w:val="00B46455"/>
    <w:rsid w:val="00B469C5"/>
    <w:rsid w:val="00B469CB"/>
    <w:rsid w:val="00B46E4F"/>
    <w:rsid w:val="00B47F14"/>
    <w:rsid w:val="00B504AC"/>
    <w:rsid w:val="00B510F0"/>
    <w:rsid w:val="00B518F2"/>
    <w:rsid w:val="00B51969"/>
    <w:rsid w:val="00B51A03"/>
    <w:rsid w:val="00B545A8"/>
    <w:rsid w:val="00B54A84"/>
    <w:rsid w:val="00B54ED3"/>
    <w:rsid w:val="00B55909"/>
    <w:rsid w:val="00B55C2A"/>
    <w:rsid w:val="00B560C4"/>
    <w:rsid w:val="00B56B40"/>
    <w:rsid w:val="00B5723F"/>
    <w:rsid w:val="00B572CA"/>
    <w:rsid w:val="00B57463"/>
    <w:rsid w:val="00B60009"/>
    <w:rsid w:val="00B60056"/>
    <w:rsid w:val="00B605B9"/>
    <w:rsid w:val="00B605DA"/>
    <w:rsid w:val="00B607B7"/>
    <w:rsid w:val="00B61862"/>
    <w:rsid w:val="00B62930"/>
    <w:rsid w:val="00B62A20"/>
    <w:rsid w:val="00B630C2"/>
    <w:rsid w:val="00B6364E"/>
    <w:rsid w:val="00B63A7F"/>
    <w:rsid w:val="00B63D3E"/>
    <w:rsid w:val="00B640A4"/>
    <w:rsid w:val="00B65CA8"/>
    <w:rsid w:val="00B66147"/>
    <w:rsid w:val="00B6673B"/>
    <w:rsid w:val="00B66ED0"/>
    <w:rsid w:val="00B677CB"/>
    <w:rsid w:val="00B7003B"/>
    <w:rsid w:val="00B7054A"/>
    <w:rsid w:val="00B71340"/>
    <w:rsid w:val="00B7156C"/>
    <w:rsid w:val="00B721C0"/>
    <w:rsid w:val="00B73899"/>
    <w:rsid w:val="00B7395A"/>
    <w:rsid w:val="00B7543C"/>
    <w:rsid w:val="00B757CD"/>
    <w:rsid w:val="00B76195"/>
    <w:rsid w:val="00B763FB"/>
    <w:rsid w:val="00B76797"/>
    <w:rsid w:val="00B767D2"/>
    <w:rsid w:val="00B76AC6"/>
    <w:rsid w:val="00B80072"/>
    <w:rsid w:val="00B81DCB"/>
    <w:rsid w:val="00B820B9"/>
    <w:rsid w:val="00B82E4D"/>
    <w:rsid w:val="00B8320B"/>
    <w:rsid w:val="00B833EF"/>
    <w:rsid w:val="00B84CC3"/>
    <w:rsid w:val="00B84EF4"/>
    <w:rsid w:val="00B855B6"/>
    <w:rsid w:val="00B90C4A"/>
    <w:rsid w:val="00B9174D"/>
    <w:rsid w:val="00B91809"/>
    <w:rsid w:val="00B91832"/>
    <w:rsid w:val="00B9208A"/>
    <w:rsid w:val="00B93A87"/>
    <w:rsid w:val="00B93B72"/>
    <w:rsid w:val="00B940AB"/>
    <w:rsid w:val="00B94393"/>
    <w:rsid w:val="00B952E7"/>
    <w:rsid w:val="00B95429"/>
    <w:rsid w:val="00B9642F"/>
    <w:rsid w:val="00B9780D"/>
    <w:rsid w:val="00B97A52"/>
    <w:rsid w:val="00B97AAC"/>
    <w:rsid w:val="00BA01FA"/>
    <w:rsid w:val="00BA0454"/>
    <w:rsid w:val="00BA0D0A"/>
    <w:rsid w:val="00BA1008"/>
    <w:rsid w:val="00BA1296"/>
    <w:rsid w:val="00BA25E2"/>
    <w:rsid w:val="00BA3A68"/>
    <w:rsid w:val="00BA3E7E"/>
    <w:rsid w:val="00BA4FEE"/>
    <w:rsid w:val="00BA5741"/>
    <w:rsid w:val="00BA5956"/>
    <w:rsid w:val="00BA5F12"/>
    <w:rsid w:val="00BA631D"/>
    <w:rsid w:val="00BA6C5A"/>
    <w:rsid w:val="00BA6D82"/>
    <w:rsid w:val="00BA7205"/>
    <w:rsid w:val="00BB0495"/>
    <w:rsid w:val="00BB04F6"/>
    <w:rsid w:val="00BB0DCF"/>
    <w:rsid w:val="00BB0E92"/>
    <w:rsid w:val="00BB14DF"/>
    <w:rsid w:val="00BB2285"/>
    <w:rsid w:val="00BB25E8"/>
    <w:rsid w:val="00BB2E01"/>
    <w:rsid w:val="00BB2F42"/>
    <w:rsid w:val="00BB31ED"/>
    <w:rsid w:val="00BB325C"/>
    <w:rsid w:val="00BB34C5"/>
    <w:rsid w:val="00BB3657"/>
    <w:rsid w:val="00BB3B33"/>
    <w:rsid w:val="00BB3DE7"/>
    <w:rsid w:val="00BB4FE8"/>
    <w:rsid w:val="00BB6985"/>
    <w:rsid w:val="00BB6E2F"/>
    <w:rsid w:val="00BB7DD9"/>
    <w:rsid w:val="00BB7FA1"/>
    <w:rsid w:val="00BC011F"/>
    <w:rsid w:val="00BC0367"/>
    <w:rsid w:val="00BC03C4"/>
    <w:rsid w:val="00BC05C4"/>
    <w:rsid w:val="00BC0CD5"/>
    <w:rsid w:val="00BC105E"/>
    <w:rsid w:val="00BC1661"/>
    <w:rsid w:val="00BC1A5B"/>
    <w:rsid w:val="00BC28E2"/>
    <w:rsid w:val="00BC29BF"/>
    <w:rsid w:val="00BC2DF4"/>
    <w:rsid w:val="00BC309A"/>
    <w:rsid w:val="00BC3A44"/>
    <w:rsid w:val="00BC3D24"/>
    <w:rsid w:val="00BC4047"/>
    <w:rsid w:val="00BC44EF"/>
    <w:rsid w:val="00BC5094"/>
    <w:rsid w:val="00BC6805"/>
    <w:rsid w:val="00BC777A"/>
    <w:rsid w:val="00BD0104"/>
    <w:rsid w:val="00BD0CFE"/>
    <w:rsid w:val="00BD0F40"/>
    <w:rsid w:val="00BD23BA"/>
    <w:rsid w:val="00BD412A"/>
    <w:rsid w:val="00BD5AD4"/>
    <w:rsid w:val="00BD5E8E"/>
    <w:rsid w:val="00BD73E3"/>
    <w:rsid w:val="00BE0B21"/>
    <w:rsid w:val="00BE11F5"/>
    <w:rsid w:val="00BE1E16"/>
    <w:rsid w:val="00BE2077"/>
    <w:rsid w:val="00BE2196"/>
    <w:rsid w:val="00BE2C47"/>
    <w:rsid w:val="00BE2EBF"/>
    <w:rsid w:val="00BE3839"/>
    <w:rsid w:val="00BE4F9F"/>
    <w:rsid w:val="00BE6F01"/>
    <w:rsid w:val="00BE71CE"/>
    <w:rsid w:val="00BE7508"/>
    <w:rsid w:val="00BE7880"/>
    <w:rsid w:val="00BF06FA"/>
    <w:rsid w:val="00BF08CA"/>
    <w:rsid w:val="00BF1393"/>
    <w:rsid w:val="00BF250E"/>
    <w:rsid w:val="00BF3F1F"/>
    <w:rsid w:val="00BF3FEB"/>
    <w:rsid w:val="00BF436A"/>
    <w:rsid w:val="00BF4B12"/>
    <w:rsid w:val="00BF6A8D"/>
    <w:rsid w:val="00BF6D74"/>
    <w:rsid w:val="00BF710B"/>
    <w:rsid w:val="00BF7253"/>
    <w:rsid w:val="00BF7A5D"/>
    <w:rsid w:val="00C00CC6"/>
    <w:rsid w:val="00C01649"/>
    <w:rsid w:val="00C0224F"/>
    <w:rsid w:val="00C0262B"/>
    <w:rsid w:val="00C02C6D"/>
    <w:rsid w:val="00C0389C"/>
    <w:rsid w:val="00C03B33"/>
    <w:rsid w:val="00C03B50"/>
    <w:rsid w:val="00C049C6"/>
    <w:rsid w:val="00C055AB"/>
    <w:rsid w:val="00C0572D"/>
    <w:rsid w:val="00C058C5"/>
    <w:rsid w:val="00C063EB"/>
    <w:rsid w:val="00C073DE"/>
    <w:rsid w:val="00C07A11"/>
    <w:rsid w:val="00C07EEF"/>
    <w:rsid w:val="00C1081C"/>
    <w:rsid w:val="00C10E72"/>
    <w:rsid w:val="00C12528"/>
    <w:rsid w:val="00C12E12"/>
    <w:rsid w:val="00C138B1"/>
    <w:rsid w:val="00C13E6E"/>
    <w:rsid w:val="00C16226"/>
    <w:rsid w:val="00C1666B"/>
    <w:rsid w:val="00C168AC"/>
    <w:rsid w:val="00C169D5"/>
    <w:rsid w:val="00C16C11"/>
    <w:rsid w:val="00C16F7D"/>
    <w:rsid w:val="00C177D8"/>
    <w:rsid w:val="00C17D1B"/>
    <w:rsid w:val="00C17D96"/>
    <w:rsid w:val="00C2039D"/>
    <w:rsid w:val="00C20E35"/>
    <w:rsid w:val="00C21FB4"/>
    <w:rsid w:val="00C22258"/>
    <w:rsid w:val="00C22462"/>
    <w:rsid w:val="00C22A9F"/>
    <w:rsid w:val="00C22D9A"/>
    <w:rsid w:val="00C22E74"/>
    <w:rsid w:val="00C23B91"/>
    <w:rsid w:val="00C244AB"/>
    <w:rsid w:val="00C247B2"/>
    <w:rsid w:val="00C2537C"/>
    <w:rsid w:val="00C25481"/>
    <w:rsid w:val="00C2713E"/>
    <w:rsid w:val="00C3090B"/>
    <w:rsid w:val="00C30AC9"/>
    <w:rsid w:val="00C30BAB"/>
    <w:rsid w:val="00C3121A"/>
    <w:rsid w:val="00C318FF"/>
    <w:rsid w:val="00C3356A"/>
    <w:rsid w:val="00C337CF"/>
    <w:rsid w:val="00C337F6"/>
    <w:rsid w:val="00C3387C"/>
    <w:rsid w:val="00C346FD"/>
    <w:rsid w:val="00C357D9"/>
    <w:rsid w:val="00C35A0F"/>
    <w:rsid w:val="00C36211"/>
    <w:rsid w:val="00C36A51"/>
    <w:rsid w:val="00C36C14"/>
    <w:rsid w:val="00C37384"/>
    <w:rsid w:val="00C37507"/>
    <w:rsid w:val="00C3779D"/>
    <w:rsid w:val="00C37FE4"/>
    <w:rsid w:val="00C40B91"/>
    <w:rsid w:val="00C414C2"/>
    <w:rsid w:val="00C416A7"/>
    <w:rsid w:val="00C426BC"/>
    <w:rsid w:val="00C441CE"/>
    <w:rsid w:val="00C445F3"/>
    <w:rsid w:val="00C44CB1"/>
    <w:rsid w:val="00C454C6"/>
    <w:rsid w:val="00C46167"/>
    <w:rsid w:val="00C4660F"/>
    <w:rsid w:val="00C46A5A"/>
    <w:rsid w:val="00C46C67"/>
    <w:rsid w:val="00C472EA"/>
    <w:rsid w:val="00C478B9"/>
    <w:rsid w:val="00C50357"/>
    <w:rsid w:val="00C5153E"/>
    <w:rsid w:val="00C51EEB"/>
    <w:rsid w:val="00C523AA"/>
    <w:rsid w:val="00C52AAF"/>
    <w:rsid w:val="00C53EDE"/>
    <w:rsid w:val="00C54054"/>
    <w:rsid w:val="00C54666"/>
    <w:rsid w:val="00C5487C"/>
    <w:rsid w:val="00C5556C"/>
    <w:rsid w:val="00C55706"/>
    <w:rsid w:val="00C57C24"/>
    <w:rsid w:val="00C57C9D"/>
    <w:rsid w:val="00C60078"/>
    <w:rsid w:val="00C6053A"/>
    <w:rsid w:val="00C61D4B"/>
    <w:rsid w:val="00C61E64"/>
    <w:rsid w:val="00C628C6"/>
    <w:rsid w:val="00C62D71"/>
    <w:rsid w:val="00C63617"/>
    <w:rsid w:val="00C637E9"/>
    <w:rsid w:val="00C642AC"/>
    <w:rsid w:val="00C65C2E"/>
    <w:rsid w:val="00C65D09"/>
    <w:rsid w:val="00C65F5A"/>
    <w:rsid w:val="00C66E4D"/>
    <w:rsid w:val="00C67DC4"/>
    <w:rsid w:val="00C7023D"/>
    <w:rsid w:val="00C70397"/>
    <w:rsid w:val="00C70666"/>
    <w:rsid w:val="00C709F2"/>
    <w:rsid w:val="00C70DD8"/>
    <w:rsid w:val="00C70FD5"/>
    <w:rsid w:val="00C71BC9"/>
    <w:rsid w:val="00C7385B"/>
    <w:rsid w:val="00C73C5B"/>
    <w:rsid w:val="00C74E24"/>
    <w:rsid w:val="00C75D7E"/>
    <w:rsid w:val="00C761A7"/>
    <w:rsid w:val="00C76D22"/>
    <w:rsid w:val="00C7764C"/>
    <w:rsid w:val="00C77F95"/>
    <w:rsid w:val="00C800C6"/>
    <w:rsid w:val="00C800D1"/>
    <w:rsid w:val="00C805A0"/>
    <w:rsid w:val="00C80B6D"/>
    <w:rsid w:val="00C80DDC"/>
    <w:rsid w:val="00C810E9"/>
    <w:rsid w:val="00C81493"/>
    <w:rsid w:val="00C8167B"/>
    <w:rsid w:val="00C81FB8"/>
    <w:rsid w:val="00C824AE"/>
    <w:rsid w:val="00C8270F"/>
    <w:rsid w:val="00C82B8D"/>
    <w:rsid w:val="00C82D77"/>
    <w:rsid w:val="00C82DAF"/>
    <w:rsid w:val="00C832BC"/>
    <w:rsid w:val="00C84A7E"/>
    <w:rsid w:val="00C84B89"/>
    <w:rsid w:val="00C84F55"/>
    <w:rsid w:val="00C85E26"/>
    <w:rsid w:val="00C85EAF"/>
    <w:rsid w:val="00C86C96"/>
    <w:rsid w:val="00C87901"/>
    <w:rsid w:val="00C90D7F"/>
    <w:rsid w:val="00C90E11"/>
    <w:rsid w:val="00C917C6"/>
    <w:rsid w:val="00C929B4"/>
    <w:rsid w:val="00C93016"/>
    <w:rsid w:val="00C93906"/>
    <w:rsid w:val="00C94779"/>
    <w:rsid w:val="00C94D34"/>
    <w:rsid w:val="00C95BEC"/>
    <w:rsid w:val="00C963EE"/>
    <w:rsid w:val="00C965C0"/>
    <w:rsid w:val="00C9668C"/>
    <w:rsid w:val="00C9682E"/>
    <w:rsid w:val="00C96B24"/>
    <w:rsid w:val="00C9775D"/>
    <w:rsid w:val="00C977EF"/>
    <w:rsid w:val="00CA0281"/>
    <w:rsid w:val="00CA12A6"/>
    <w:rsid w:val="00CA21F5"/>
    <w:rsid w:val="00CA2370"/>
    <w:rsid w:val="00CA2C22"/>
    <w:rsid w:val="00CA34FE"/>
    <w:rsid w:val="00CA44F1"/>
    <w:rsid w:val="00CA4750"/>
    <w:rsid w:val="00CA636C"/>
    <w:rsid w:val="00CA7B37"/>
    <w:rsid w:val="00CB00B6"/>
    <w:rsid w:val="00CB0787"/>
    <w:rsid w:val="00CB07E9"/>
    <w:rsid w:val="00CB08D9"/>
    <w:rsid w:val="00CB097A"/>
    <w:rsid w:val="00CB1B10"/>
    <w:rsid w:val="00CB1D51"/>
    <w:rsid w:val="00CB2A56"/>
    <w:rsid w:val="00CB2D8A"/>
    <w:rsid w:val="00CB3B3C"/>
    <w:rsid w:val="00CB3FA4"/>
    <w:rsid w:val="00CB3FFA"/>
    <w:rsid w:val="00CB40DD"/>
    <w:rsid w:val="00CB4848"/>
    <w:rsid w:val="00CB4C9F"/>
    <w:rsid w:val="00CB5295"/>
    <w:rsid w:val="00CB5859"/>
    <w:rsid w:val="00CB647E"/>
    <w:rsid w:val="00CB66F7"/>
    <w:rsid w:val="00CB7549"/>
    <w:rsid w:val="00CB7A21"/>
    <w:rsid w:val="00CB7BCB"/>
    <w:rsid w:val="00CB7BDE"/>
    <w:rsid w:val="00CC0018"/>
    <w:rsid w:val="00CC0123"/>
    <w:rsid w:val="00CC1D38"/>
    <w:rsid w:val="00CC34DD"/>
    <w:rsid w:val="00CC5224"/>
    <w:rsid w:val="00CC537D"/>
    <w:rsid w:val="00CC5D23"/>
    <w:rsid w:val="00CC62F6"/>
    <w:rsid w:val="00CC65BF"/>
    <w:rsid w:val="00CC6C96"/>
    <w:rsid w:val="00CC6CA4"/>
    <w:rsid w:val="00CC726A"/>
    <w:rsid w:val="00CC7951"/>
    <w:rsid w:val="00CC7DD6"/>
    <w:rsid w:val="00CC7E6A"/>
    <w:rsid w:val="00CD1107"/>
    <w:rsid w:val="00CD20B0"/>
    <w:rsid w:val="00CD251B"/>
    <w:rsid w:val="00CD265F"/>
    <w:rsid w:val="00CD45E3"/>
    <w:rsid w:val="00CD46D3"/>
    <w:rsid w:val="00CD5F36"/>
    <w:rsid w:val="00CD607B"/>
    <w:rsid w:val="00CD6EAC"/>
    <w:rsid w:val="00CD7612"/>
    <w:rsid w:val="00CE03D7"/>
    <w:rsid w:val="00CE0DA7"/>
    <w:rsid w:val="00CE11BF"/>
    <w:rsid w:val="00CE1F98"/>
    <w:rsid w:val="00CE22F2"/>
    <w:rsid w:val="00CE2D13"/>
    <w:rsid w:val="00CE34AF"/>
    <w:rsid w:val="00CE3C45"/>
    <w:rsid w:val="00CE3D36"/>
    <w:rsid w:val="00CE3EDF"/>
    <w:rsid w:val="00CE509A"/>
    <w:rsid w:val="00CE54DB"/>
    <w:rsid w:val="00CE5936"/>
    <w:rsid w:val="00CE5CA7"/>
    <w:rsid w:val="00CE61CB"/>
    <w:rsid w:val="00CE7AD5"/>
    <w:rsid w:val="00CF1EBF"/>
    <w:rsid w:val="00CF227B"/>
    <w:rsid w:val="00CF26CF"/>
    <w:rsid w:val="00CF296F"/>
    <w:rsid w:val="00CF2B13"/>
    <w:rsid w:val="00CF3861"/>
    <w:rsid w:val="00CF38AA"/>
    <w:rsid w:val="00CF4143"/>
    <w:rsid w:val="00CF53D5"/>
    <w:rsid w:val="00CF5C93"/>
    <w:rsid w:val="00CF613C"/>
    <w:rsid w:val="00CF63BE"/>
    <w:rsid w:val="00CF6DA5"/>
    <w:rsid w:val="00CF7D22"/>
    <w:rsid w:val="00D0171C"/>
    <w:rsid w:val="00D01A4C"/>
    <w:rsid w:val="00D02D85"/>
    <w:rsid w:val="00D03A8E"/>
    <w:rsid w:val="00D03AF3"/>
    <w:rsid w:val="00D03CFB"/>
    <w:rsid w:val="00D04AD6"/>
    <w:rsid w:val="00D060F0"/>
    <w:rsid w:val="00D06468"/>
    <w:rsid w:val="00D07681"/>
    <w:rsid w:val="00D07B6D"/>
    <w:rsid w:val="00D07FCD"/>
    <w:rsid w:val="00D10B63"/>
    <w:rsid w:val="00D114DF"/>
    <w:rsid w:val="00D11A07"/>
    <w:rsid w:val="00D11E2E"/>
    <w:rsid w:val="00D13C5D"/>
    <w:rsid w:val="00D14224"/>
    <w:rsid w:val="00D149D2"/>
    <w:rsid w:val="00D1572F"/>
    <w:rsid w:val="00D163C2"/>
    <w:rsid w:val="00D166EC"/>
    <w:rsid w:val="00D16C0E"/>
    <w:rsid w:val="00D17D80"/>
    <w:rsid w:val="00D200E2"/>
    <w:rsid w:val="00D2074C"/>
    <w:rsid w:val="00D20AFB"/>
    <w:rsid w:val="00D20E82"/>
    <w:rsid w:val="00D20E86"/>
    <w:rsid w:val="00D20F23"/>
    <w:rsid w:val="00D216AB"/>
    <w:rsid w:val="00D242F8"/>
    <w:rsid w:val="00D25138"/>
    <w:rsid w:val="00D269BF"/>
    <w:rsid w:val="00D27EF3"/>
    <w:rsid w:val="00D304B8"/>
    <w:rsid w:val="00D31739"/>
    <w:rsid w:val="00D31FE9"/>
    <w:rsid w:val="00D33DB8"/>
    <w:rsid w:val="00D35F64"/>
    <w:rsid w:val="00D36180"/>
    <w:rsid w:val="00D361E2"/>
    <w:rsid w:val="00D376BC"/>
    <w:rsid w:val="00D40459"/>
    <w:rsid w:val="00D404D6"/>
    <w:rsid w:val="00D409E8"/>
    <w:rsid w:val="00D40A5A"/>
    <w:rsid w:val="00D40D7E"/>
    <w:rsid w:val="00D40E4D"/>
    <w:rsid w:val="00D419CE"/>
    <w:rsid w:val="00D41F79"/>
    <w:rsid w:val="00D438CC"/>
    <w:rsid w:val="00D4541C"/>
    <w:rsid w:val="00D46175"/>
    <w:rsid w:val="00D46FE0"/>
    <w:rsid w:val="00D4716E"/>
    <w:rsid w:val="00D47938"/>
    <w:rsid w:val="00D50380"/>
    <w:rsid w:val="00D50787"/>
    <w:rsid w:val="00D51734"/>
    <w:rsid w:val="00D5211A"/>
    <w:rsid w:val="00D52A15"/>
    <w:rsid w:val="00D52CB9"/>
    <w:rsid w:val="00D5353A"/>
    <w:rsid w:val="00D54898"/>
    <w:rsid w:val="00D54AC3"/>
    <w:rsid w:val="00D555B7"/>
    <w:rsid w:val="00D55B44"/>
    <w:rsid w:val="00D56371"/>
    <w:rsid w:val="00D56CDF"/>
    <w:rsid w:val="00D56FA9"/>
    <w:rsid w:val="00D57982"/>
    <w:rsid w:val="00D57AAF"/>
    <w:rsid w:val="00D60459"/>
    <w:rsid w:val="00D605D8"/>
    <w:rsid w:val="00D607F7"/>
    <w:rsid w:val="00D61223"/>
    <w:rsid w:val="00D61CC5"/>
    <w:rsid w:val="00D62D43"/>
    <w:rsid w:val="00D640B9"/>
    <w:rsid w:val="00D65059"/>
    <w:rsid w:val="00D652C0"/>
    <w:rsid w:val="00D65A6C"/>
    <w:rsid w:val="00D66394"/>
    <w:rsid w:val="00D66B92"/>
    <w:rsid w:val="00D67027"/>
    <w:rsid w:val="00D675E9"/>
    <w:rsid w:val="00D67A35"/>
    <w:rsid w:val="00D710D1"/>
    <w:rsid w:val="00D71656"/>
    <w:rsid w:val="00D72587"/>
    <w:rsid w:val="00D742DD"/>
    <w:rsid w:val="00D7530A"/>
    <w:rsid w:val="00D75E94"/>
    <w:rsid w:val="00D7621F"/>
    <w:rsid w:val="00D7634B"/>
    <w:rsid w:val="00D76560"/>
    <w:rsid w:val="00D76DC1"/>
    <w:rsid w:val="00D77573"/>
    <w:rsid w:val="00D777EC"/>
    <w:rsid w:val="00D844FD"/>
    <w:rsid w:val="00D849AD"/>
    <w:rsid w:val="00D85A2B"/>
    <w:rsid w:val="00D8615C"/>
    <w:rsid w:val="00D87013"/>
    <w:rsid w:val="00D90176"/>
    <w:rsid w:val="00D9076F"/>
    <w:rsid w:val="00D90EB2"/>
    <w:rsid w:val="00D91AB2"/>
    <w:rsid w:val="00D91C6C"/>
    <w:rsid w:val="00D91F10"/>
    <w:rsid w:val="00D92091"/>
    <w:rsid w:val="00D93331"/>
    <w:rsid w:val="00D93D6F"/>
    <w:rsid w:val="00D94583"/>
    <w:rsid w:val="00D94DAE"/>
    <w:rsid w:val="00D94EA5"/>
    <w:rsid w:val="00D95732"/>
    <w:rsid w:val="00D976B6"/>
    <w:rsid w:val="00DA00A6"/>
    <w:rsid w:val="00DA01DF"/>
    <w:rsid w:val="00DA16E7"/>
    <w:rsid w:val="00DA1BBC"/>
    <w:rsid w:val="00DA2047"/>
    <w:rsid w:val="00DA284C"/>
    <w:rsid w:val="00DA3856"/>
    <w:rsid w:val="00DA4098"/>
    <w:rsid w:val="00DA525E"/>
    <w:rsid w:val="00DA582C"/>
    <w:rsid w:val="00DA5D8B"/>
    <w:rsid w:val="00DA5E44"/>
    <w:rsid w:val="00DA5E58"/>
    <w:rsid w:val="00DA6752"/>
    <w:rsid w:val="00DA743D"/>
    <w:rsid w:val="00DB080E"/>
    <w:rsid w:val="00DB127F"/>
    <w:rsid w:val="00DB1A3C"/>
    <w:rsid w:val="00DB1F56"/>
    <w:rsid w:val="00DB2B0C"/>
    <w:rsid w:val="00DB3AC7"/>
    <w:rsid w:val="00DB3D9C"/>
    <w:rsid w:val="00DB3F9F"/>
    <w:rsid w:val="00DB4401"/>
    <w:rsid w:val="00DB6314"/>
    <w:rsid w:val="00DB6532"/>
    <w:rsid w:val="00DC09FD"/>
    <w:rsid w:val="00DC1421"/>
    <w:rsid w:val="00DC17F1"/>
    <w:rsid w:val="00DC1D93"/>
    <w:rsid w:val="00DC2887"/>
    <w:rsid w:val="00DC2E1A"/>
    <w:rsid w:val="00DC309B"/>
    <w:rsid w:val="00DC3522"/>
    <w:rsid w:val="00DC405C"/>
    <w:rsid w:val="00DC41C6"/>
    <w:rsid w:val="00DC45E1"/>
    <w:rsid w:val="00DC4A9D"/>
    <w:rsid w:val="00DC56DF"/>
    <w:rsid w:val="00DC7A21"/>
    <w:rsid w:val="00DC7DA3"/>
    <w:rsid w:val="00DC7F38"/>
    <w:rsid w:val="00DD0012"/>
    <w:rsid w:val="00DD05B6"/>
    <w:rsid w:val="00DD07EB"/>
    <w:rsid w:val="00DD1D71"/>
    <w:rsid w:val="00DD2B06"/>
    <w:rsid w:val="00DD367E"/>
    <w:rsid w:val="00DD3CDD"/>
    <w:rsid w:val="00DD43A2"/>
    <w:rsid w:val="00DD6473"/>
    <w:rsid w:val="00DD6686"/>
    <w:rsid w:val="00DD66F0"/>
    <w:rsid w:val="00DD77BF"/>
    <w:rsid w:val="00DD79F2"/>
    <w:rsid w:val="00DD7D33"/>
    <w:rsid w:val="00DE139D"/>
    <w:rsid w:val="00DE21D6"/>
    <w:rsid w:val="00DE22D7"/>
    <w:rsid w:val="00DE27DD"/>
    <w:rsid w:val="00DE2D7D"/>
    <w:rsid w:val="00DE322B"/>
    <w:rsid w:val="00DE3A3F"/>
    <w:rsid w:val="00DE3C80"/>
    <w:rsid w:val="00DE4504"/>
    <w:rsid w:val="00DE50AC"/>
    <w:rsid w:val="00DE550D"/>
    <w:rsid w:val="00DE5ABE"/>
    <w:rsid w:val="00DE5BE2"/>
    <w:rsid w:val="00DE5DEB"/>
    <w:rsid w:val="00DE604D"/>
    <w:rsid w:val="00DE65EC"/>
    <w:rsid w:val="00DE6B6F"/>
    <w:rsid w:val="00DE6BB0"/>
    <w:rsid w:val="00DE6BC1"/>
    <w:rsid w:val="00DE6BDB"/>
    <w:rsid w:val="00DE72AF"/>
    <w:rsid w:val="00DE74FF"/>
    <w:rsid w:val="00DE78D3"/>
    <w:rsid w:val="00DE7ED1"/>
    <w:rsid w:val="00DF009B"/>
    <w:rsid w:val="00DF08DB"/>
    <w:rsid w:val="00DF10A8"/>
    <w:rsid w:val="00DF1230"/>
    <w:rsid w:val="00DF1A9C"/>
    <w:rsid w:val="00DF252B"/>
    <w:rsid w:val="00DF257F"/>
    <w:rsid w:val="00DF2DF5"/>
    <w:rsid w:val="00DF2F75"/>
    <w:rsid w:val="00DF36E1"/>
    <w:rsid w:val="00DF3B7D"/>
    <w:rsid w:val="00DF3DE3"/>
    <w:rsid w:val="00DF4B86"/>
    <w:rsid w:val="00DF4FDB"/>
    <w:rsid w:val="00DF5567"/>
    <w:rsid w:val="00DF7EAF"/>
    <w:rsid w:val="00E0002F"/>
    <w:rsid w:val="00E00FE4"/>
    <w:rsid w:val="00E0301C"/>
    <w:rsid w:val="00E0321B"/>
    <w:rsid w:val="00E03EC7"/>
    <w:rsid w:val="00E045CF"/>
    <w:rsid w:val="00E056C8"/>
    <w:rsid w:val="00E05F29"/>
    <w:rsid w:val="00E06652"/>
    <w:rsid w:val="00E06807"/>
    <w:rsid w:val="00E06B8F"/>
    <w:rsid w:val="00E13532"/>
    <w:rsid w:val="00E13784"/>
    <w:rsid w:val="00E14EB1"/>
    <w:rsid w:val="00E150B5"/>
    <w:rsid w:val="00E158FE"/>
    <w:rsid w:val="00E15F68"/>
    <w:rsid w:val="00E16361"/>
    <w:rsid w:val="00E174D1"/>
    <w:rsid w:val="00E17B3F"/>
    <w:rsid w:val="00E17EF4"/>
    <w:rsid w:val="00E21751"/>
    <w:rsid w:val="00E21D3F"/>
    <w:rsid w:val="00E22399"/>
    <w:rsid w:val="00E225EC"/>
    <w:rsid w:val="00E24F97"/>
    <w:rsid w:val="00E25823"/>
    <w:rsid w:val="00E25E6D"/>
    <w:rsid w:val="00E26131"/>
    <w:rsid w:val="00E26ABE"/>
    <w:rsid w:val="00E271C9"/>
    <w:rsid w:val="00E27B4C"/>
    <w:rsid w:val="00E31895"/>
    <w:rsid w:val="00E31AED"/>
    <w:rsid w:val="00E31B4A"/>
    <w:rsid w:val="00E3360C"/>
    <w:rsid w:val="00E338CE"/>
    <w:rsid w:val="00E33D17"/>
    <w:rsid w:val="00E34512"/>
    <w:rsid w:val="00E34A48"/>
    <w:rsid w:val="00E34E75"/>
    <w:rsid w:val="00E3506A"/>
    <w:rsid w:val="00E354AD"/>
    <w:rsid w:val="00E35A02"/>
    <w:rsid w:val="00E35A0F"/>
    <w:rsid w:val="00E35ED1"/>
    <w:rsid w:val="00E3676F"/>
    <w:rsid w:val="00E36A0E"/>
    <w:rsid w:val="00E370AD"/>
    <w:rsid w:val="00E37323"/>
    <w:rsid w:val="00E400ED"/>
    <w:rsid w:val="00E4051C"/>
    <w:rsid w:val="00E40A59"/>
    <w:rsid w:val="00E4126D"/>
    <w:rsid w:val="00E418E6"/>
    <w:rsid w:val="00E42313"/>
    <w:rsid w:val="00E42BAE"/>
    <w:rsid w:val="00E4325B"/>
    <w:rsid w:val="00E43471"/>
    <w:rsid w:val="00E436EA"/>
    <w:rsid w:val="00E44120"/>
    <w:rsid w:val="00E441BA"/>
    <w:rsid w:val="00E44CFF"/>
    <w:rsid w:val="00E45A50"/>
    <w:rsid w:val="00E46C54"/>
    <w:rsid w:val="00E47964"/>
    <w:rsid w:val="00E47C34"/>
    <w:rsid w:val="00E5028F"/>
    <w:rsid w:val="00E50EF6"/>
    <w:rsid w:val="00E5130A"/>
    <w:rsid w:val="00E51D62"/>
    <w:rsid w:val="00E5208A"/>
    <w:rsid w:val="00E5302F"/>
    <w:rsid w:val="00E5397D"/>
    <w:rsid w:val="00E54318"/>
    <w:rsid w:val="00E54936"/>
    <w:rsid w:val="00E54E02"/>
    <w:rsid w:val="00E554A8"/>
    <w:rsid w:val="00E55E78"/>
    <w:rsid w:val="00E55F52"/>
    <w:rsid w:val="00E55FC7"/>
    <w:rsid w:val="00E5614C"/>
    <w:rsid w:val="00E56A55"/>
    <w:rsid w:val="00E56DD1"/>
    <w:rsid w:val="00E56F41"/>
    <w:rsid w:val="00E575C4"/>
    <w:rsid w:val="00E579F6"/>
    <w:rsid w:val="00E57A81"/>
    <w:rsid w:val="00E57D03"/>
    <w:rsid w:val="00E57DE4"/>
    <w:rsid w:val="00E605E6"/>
    <w:rsid w:val="00E60A39"/>
    <w:rsid w:val="00E61EF7"/>
    <w:rsid w:val="00E622D8"/>
    <w:rsid w:val="00E6409B"/>
    <w:rsid w:val="00E640CB"/>
    <w:rsid w:val="00E64390"/>
    <w:rsid w:val="00E645F0"/>
    <w:rsid w:val="00E6487F"/>
    <w:rsid w:val="00E65074"/>
    <w:rsid w:val="00E651C0"/>
    <w:rsid w:val="00E65836"/>
    <w:rsid w:val="00E6680F"/>
    <w:rsid w:val="00E67FF8"/>
    <w:rsid w:val="00E7028A"/>
    <w:rsid w:val="00E70E74"/>
    <w:rsid w:val="00E71265"/>
    <w:rsid w:val="00E71B87"/>
    <w:rsid w:val="00E71C92"/>
    <w:rsid w:val="00E71CB4"/>
    <w:rsid w:val="00E725E2"/>
    <w:rsid w:val="00E727E2"/>
    <w:rsid w:val="00E72F2D"/>
    <w:rsid w:val="00E730B0"/>
    <w:rsid w:val="00E73A29"/>
    <w:rsid w:val="00E73CDB"/>
    <w:rsid w:val="00E73EF0"/>
    <w:rsid w:val="00E74FD5"/>
    <w:rsid w:val="00E758D3"/>
    <w:rsid w:val="00E76675"/>
    <w:rsid w:val="00E769F3"/>
    <w:rsid w:val="00E806D3"/>
    <w:rsid w:val="00E80A22"/>
    <w:rsid w:val="00E80EE7"/>
    <w:rsid w:val="00E814DA"/>
    <w:rsid w:val="00E82048"/>
    <w:rsid w:val="00E838A3"/>
    <w:rsid w:val="00E83EBF"/>
    <w:rsid w:val="00E85C37"/>
    <w:rsid w:val="00E85DE7"/>
    <w:rsid w:val="00E905F6"/>
    <w:rsid w:val="00E90953"/>
    <w:rsid w:val="00E90C3E"/>
    <w:rsid w:val="00E90DFE"/>
    <w:rsid w:val="00E91069"/>
    <w:rsid w:val="00E91BB1"/>
    <w:rsid w:val="00E929AE"/>
    <w:rsid w:val="00E943F5"/>
    <w:rsid w:val="00E94ACC"/>
    <w:rsid w:val="00E94E64"/>
    <w:rsid w:val="00E95282"/>
    <w:rsid w:val="00E95B4A"/>
    <w:rsid w:val="00E95F6B"/>
    <w:rsid w:val="00E9712A"/>
    <w:rsid w:val="00E97689"/>
    <w:rsid w:val="00E9797B"/>
    <w:rsid w:val="00EA105C"/>
    <w:rsid w:val="00EA124C"/>
    <w:rsid w:val="00EA14E5"/>
    <w:rsid w:val="00EA17BD"/>
    <w:rsid w:val="00EA1885"/>
    <w:rsid w:val="00EA28E2"/>
    <w:rsid w:val="00EA2A9B"/>
    <w:rsid w:val="00EA39B3"/>
    <w:rsid w:val="00EA5470"/>
    <w:rsid w:val="00EA600E"/>
    <w:rsid w:val="00EA608C"/>
    <w:rsid w:val="00EA64D0"/>
    <w:rsid w:val="00EA674D"/>
    <w:rsid w:val="00EA6A8A"/>
    <w:rsid w:val="00EA733C"/>
    <w:rsid w:val="00EA7516"/>
    <w:rsid w:val="00EB00FF"/>
    <w:rsid w:val="00EB0900"/>
    <w:rsid w:val="00EB0CAC"/>
    <w:rsid w:val="00EB0EAD"/>
    <w:rsid w:val="00EB1467"/>
    <w:rsid w:val="00EB2504"/>
    <w:rsid w:val="00EB3B08"/>
    <w:rsid w:val="00EB3BA6"/>
    <w:rsid w:val="00EB3D02"/>
    <w:rsid w:val="00EB3F22"/>
    <w:rsid w:val="00EB4AB5"/>
    <w:rsid w:val="00EB5F45"/>
    <w:rsid w:val="00EB6566"/>
    <w:rsid w:val="00EB6576"/>
    <w:rsid w:val="00EB7204"/>
    <w:rsid w:val="00EB74C5"/>
    <w:rsid w:val="00EB774C"/>
    <w:rsid w:val="00EC0620"/>
    <w:rsid w:val="00EC0860"/>
    <w:rsid w:val="00EC1885"/>
    <w:rsid w:val="00EC3B57"/>
    <w:rsid w:val="00EC3BCB"/>
    <w:rsid w:val="00EC3F84"/>
    <w:rsid w:val="00EC4ECB"/>
    <w:rsid w:val="00EC4F5F"/>
    <w:rsid w:val="00EC5C14"/>
    <w:rsid w:val="00EC6013"/>
    <w:rsid w:val="00EC6250"/>
    <w:rsid w:val="00EC63EA"/>
    <w:rsid w:val="00EC66EC"/>
    <w:rsid w:val="00EC6781"/>
    <w:rsid w:val="00EC69B9"/>
    <w:rsid w:val="00EC716A"/>
    <w:rsid w:val="00EC7684"/>
    <w:rsid w:val="00EC7A1F"/>
    <w:rsid w:val="00EC7EF2"/>
    <w:rsid w:val="00ED19B4"/>
    <w:rsid w:val="00ED26EE"/>
    <w:rsid w:val="00ED3564"/>
    <w:rsid w:val="00ED3853"/>
    <w:rsid w:val="00ED6772"/>
    <w:rsid w:val="00ED729C"/>
    <w:rsid w:val="00ED73C2"/>
    <w:rsid w:val="00EE08A5"/>
    <w:rsid w:val="00EE08C2"/>
    <w:rsid w:val="00EE0C74"/>
    <w:rsid w:val="00EE0F3E"/>
    <w:rsid w:val="00EE1684"/>
    <w:rsid w:val="00EE1C64"/>
    <w:rsid w:val="00EE1C9D"/>
    <w:rsid w:val="00EE293E"/>
    <w:rsid w:val="00EE4D1B"/>
    <w:rsid w:val="00EE5533"/>
    <w:rsid w:val="00EE558B"/>
    <w:rsid w:val="00EE562F"/>
    <w:rsid w:val="00EE580D"/>
    <w:rsid w:val="00EE6E69"/>
    <w:rsid w:val="00EF00A9"/>
    <w:rsid w:val="00EF034D"/>
    <w:rsid w:val="00EF09AE"/>
    <w:rsid w:val="00EF0BE4"/>
    <w:rsid w:val="00EF1BFA"/>
    <w:rsid w:val="00EF3871"/>
    <w:rsid w:val="00EF4274"/>
    <w:rsid w:val="00EF4473"/>
    <w:rsid w:val="00EF5660"/>
    <w:rsid w:val="00EF5A52"/>
    <w:rsid w:val="00EF6966"/>
    <w:rsid w:val="00EF7233"/>
    <w:rsid w:val="00EF784B"/>
    <w:rsid w:val="00EF791E"/>
    <w:rsid w:val="00F002E2"/>
    <w:rsid w:val="00F00AE0"/>
    <w:rsid w:val="00F00B11"/>
    <w:rsid w:val="00F019FB"/>
    <w:rsid w:val="00F021C0"/>
    <w:rsid w:val="00F022D0"/>
    <w:rsid w:val="00F02EEB"/>
    <w:rsid w:val="00F0363B"/>
    <w:rsid w:val="00F039F8"/>
    <w:rsid w:val="00F03D6F"/>
    <w:rsid w:val="00F04BD7"/>
    <w:rsid w:val="00F05654"/>
    <w:rsid w:val="00F057F8"/>
    <w:rsid w:val="00F05B03"/>
    <w:rsid w:val="00F05FF0"/>
    <w:rsid w:val="00F06A1A"/>
    <w:rsid w:val="00F1009B"/>
    <w:rsid w:val="00F10101"/>
    <w:rsid w:val="00F108C0"/>
    <w:rsid w:val="00F109F2"/>
    <w:rsid w:val="00F10B2D"/>
    <w:rsid w:val="00F11304"/>
    <w:rsid w:val="00F113E5"/>
    <w:rsid w:val="00F1172F"/>
    <w:rsid w:val="00F124DF"/>
    <w:rsid w:val="00F1345F"/>
    <w:rsid w:val="00F13C97"/>
    <w:rsid w:val="00F1510F"/>
    <w:rsid w:val="00F153CA"/>
    <w:rsid w:val="00F167B0"/>
    <w:rsid w:val="00F1745B"/>
    <w:rsid w:val="00F17DC9"/>
    <w:rsid w:val="00F202F6"/>
    <w:rsid w:val="00F2031B"/>
    <w:rsid w:val="00F2116E"/>
    <w:rsid w:val="00F212EB"/>
    <w:rsid w:val="00F21F3F"/>
    <w:rsid w:val="00F2252F"/>
    <w:rsid w:val="00F228DB"/>
    <w:rsid w:val="00F22F55"/>
    <w:rsid w:val="00F2337C"/>
    <w:rsid w:val="00F23660"/>
    <w:rsid w:val="00F25533"/>
    <w:rsid w:val="00F2593B"/>
    <w:rsid w:val="00F26581"/>
    <w:rsid w:val="00F26F1C"/>
    <w:rsid w:val="00F274D9"/>
    <w:rsid w:val="00F27C6D"/>
    <w:rsid w:val="00F30724"/>
    <w:rsid w:val="00F30887"/>
    <w:rsid w:val="00F30FDF"/>
    <w:rsid w:val="00F31BE1"/>
    <w:rsid w:val="00F3207E"/>
    <w:rsid w:val="00F320AC"/>
    <w:rsid w:val="00F3219D"/>
    <w:rsid w:val="00F32F18"/>
    <w:rsid w:val="00F331BC"/>
    <w:rsid w:val="00F33B82"/>
    <w:rsid w:val="00F33CEF"/>
    <w:rsid w:val="00F34893"/>
    <w:rsid w:val="00F35607"/>
    <w:rsid w:val="00F36D1D"/>
    <w:rsid w:val="00F36F46"/>
    <w:rsid w:val="00F37300"/>
    <w:rsid w:val="00F37CBD"/>
    <w:rsid w:val="00F40545"/>
    <w:rsid w:val="00F40CBE"/>
    <w:rsid w:val="00F41747"/>
    <w:rsid w:val="00F42E7F"/>
    <w:rsid w:val="00F43788"/>
    <w:rsid w:val="00F44AE9"/>
    <w:rsid w:val="00F44EE1"/>
    <w:rsid w:val="00F4514E"/>
    <w:rsid w:val="00F455B6"/>
    <w:rsid w:val="00F455EA"/>
    <w:rsid w:val="00F462B9"/>
    <w:rsid w:val="00F46438"/>
    <w:rsid w:val="00F46533"/>
    <w:rsid w:val="00F468F9"/>
    <w:rsid w:val="00F47347"/>
    <w:rsid w:val="00F47904"/>
    <w:rsid w:val="00F47A66"/>
    <w:rsid w:val="00F47CEA"/>
    <w:rsid w:val="00F521FA"/>
    <w:rsid w:val="00F5252C"/>
    <w:rsid w:val="00F525AF"/>
    <w:rsid w:val="00F5329E"/>
    <w:rsid w:val="00F543E5"/>
    <w:rsid w:val="00F54AFE"/>
    <w:rsid w:val="00F55CB1"/>
    <w:rsid w:val="00F56181"/>
    <w:rsid w:val="00F561D0"/>
    <w:rsid w:val="00F5620F"/>
    <w:rsid w:val="00F56FDE"/>
    <w:rsid w:val="00F575AC"/>
    <w:rsid w:val="00F57CD7"/>
    <w:rsid w:val="00F60585"/>
    <w:rsid w:val="00F60F99"/>
    <w:rsid w:val="00F620C7"/>
    <w:rsid w:val="00F62745"/>
    <w:rsid w:val="00F62AFF"/>
    <w:rsid w:val="00F6379C"/>
    <w:rsid w:val="00F63C5C"/>
    <w:rsid w:val="00F64D29"/>
    <w:rsid w:val="00F65082"/>
    <w:rsid w:val="00F6524F"/>
    <w:rsid w:val="00F654C1"/>
    <w:rsid w:val="00F65A98"/>
    <w:rsid w:val="00F65FB1"/>
    <w:rsid w:val="00F65FE9"/>
    <w:rsid w:val="00F661A1"/>
    <w:rsid w:val="00F6646A"/>
    <w:rsid w:val="00F66535"/>
    <w:rsid w:val="00F6662F"/>
    <w:rsid w:val="00F66DFD"/>
    <w:rsid w:val="00F672CF"/>
    <w:rsid w:val="00F672D8"/>
    <w:rsid w:val="00F67B01"/>
    <w:rsid w:val="00F70321"/>
    <w:rsid w:val="00F70BCA"/>
    <w:rsid w:val="00F72415"/>
    <w:rsid w:val="00F72EAB"/>
    <w:rsid w:val="00F730DD"/>
    <w:rsid w:val="00F73469"/>
    <w:rsid w:val="00F73726"/>
    <w:rsid w:val="00F73AA6"/>
    <w:rsid w:val="00F73BF7"/>
    <w:rsid w:val="00F73C34"/>
    <w:rsid w:val="00F73DA2"/>
    <w:rsid w:val="00F73E41"/>
    <w:rsid w:val="00F73FDF"/>
    <w:rsid w:val="00F74E0B"/>
    <w:rsid w:val="00F759EE"/>
    <w:rsid w:val="00F75D45"/>
    <w:rsid w:val="00F76E4D"/>
    <w:rsid w:val="00F76E87"/>
    <w:rsid w:val="00F76F66"/>
    <w:rsid w:val="00F777D3"/>
    <w:rsid w:val="00F80AA1"/>
    <w:rsid w:val="00F81011"/>
    <w:rsid w:val="00F81E61"/>
    <w:rsid w:val="00F83284"/>
    <w:rsid w:val="00F83F30"/>
    <w:rsid w:val="00F84418"/>
    <w:rsid w:val="00F85F5D"/>
    <w:rsid w:val="00F864CB"/>
    <w:rsid w:val="00F867A6"/>
    <w:rsid w:val="00F90067"/>
    <w:rsid w:val="00F9037E"/>
    <w:rsid w:val="00F90531"/>
    <w:rsid w:val="00F9119E"/>
    <w:rsid w:val="00F913DB"/>
    <w:rsid w:val="00F92D17"/>
    <w:rsid w:val="00F9326E"/>
    <w:rsid w:val="00F93D21"/>
    <w:rsid w:val="00F93E8B"/>
    <w:rsid w:val="00F94AE6"/>
    <w:rsid w:val="00F954F4"/>
    <w:rsid w:val="00F9550B"/>
    <w:rsid w:val="00F95EDA"/>
    <w:rsid w:val="00F963B0"/>
    <w:rsid w:val="00F96AF3"/>
    <w:rsid w:val="00F97876"/>
    <w:rsid w:val="00F978F7"/>
    <w:rsid w:val="00F97D54"/>
    <w:rsid w:val="00F97D75"/>
    <w:rsid w:val="00F97FB6"/>
    <w:rsid w:val="00FA0715"/>
    <w:rsid w:val="00FA1366"/>
    <w:rsid w:val="00FA14F5"/>
    <w:rsid w:val="00FA1573"/>
    <w:rsid w:val="00FA2243"/>
    <w:rsid w:val="00FA4051"/>
    <w:rsid w:val="00FA48FC"/>
    <w:rsid w:val="00FA4FA9"/>
    <w:rsid w:val="00FA553A"/>
    <w:rsid w:val="00FA68B2"/>
    <w:rsid w:val="00FA7B85"/>
    <w:rsid w:val="00FA7CC0"/>
    <w:rsid w:val="00FA7E0A"/>
    <w:rsid w:val="00FA7E4F"/>
    <w:rsid w:val="00FB019B"/>
    <w:rsid w:val="00FB027F"/>
    <w:rsid w:val="00FB02E0"/>
    <w:rsid w:val="00FB0323"/>
    <w:rsid w:val="00FB03D6"/>
    <w:rsid w:val="00FB043C"/>
    <w:rsid w:val="00FB073B"/>
    <w:rsid w:val="00FB0B77"/>
    <w:rsid w:val="00FB2D06"/>
    <w:rsid w:val="00FB30C4"/>
    <w:rsid w:val="00FB314F"/>
    <w:rsid w:val="00FB360A"/>
    <w:rsid w:val="00FB3866"/>
    <w:rsid w:val="00FB3B9D"/>
    <w:rsid w:val="00FB4159"/>
    <w:rsid w:val="00FB640F"/>
    <w:rsid w:val="00FB6878"/>
    <w:rsid w:val="00FB769B"/>
    <w:rsid w:val="00FB7799"/>
    <w:rsid w:val="00FB7F19"/>
    <w:rsid w:val="00FB7F98"/>
    <w:rsid w:val="00FC022B"/>
    <w:rsid w:val="00FC1940"/>
    <w:rsid w:val="00FC1AA0"/>
    <w:rsid w:val="00FC37F8"/>
    <w:rsid w:val="00FC3F32"/>
    <w:rsid w:val="00FC4395"/>
    <w:rsid w:val="00FC4DC3"/>
    <w:rsid w:val="00FC61AD"/>
    <w:rsid w:val="00FC7723"/>
    <w:rsid w:val="00FD0527"/>
    <w:rsid w:val="00FD06B5"/>
    <w:rsid w:val="00FD1704"/>
    <w:rsid w:val="00FD29A3"/>
    <w:rsid w:val="00FD392D"/>
    <w:rsid w:val="00FD437B"/>
    <w:rsid w:val="00FD441A"/>
    <w:rsid w:val="00FD44CF"/>
    <w:rsid w:val="00FD467F"/>
    <w:rsid w:val="00FD4D88"/>
    <w:rsid w:val="00FD5219"/>
    <w:rsid w:val="00FD5923"/>
    <w:rsid w:val="00FD5A01"/>
    <w:rsid w:val="00FD630E"/>
    <w:rsid w:val="00FD68E4"/>
    <w:rsid w:val="00FD6C78"/>
    <w:rsid w:val="00FD7759"/>
    <w:rsid w:val="00FD78B8"/>
    <w:rsid w:val="00FE0016"/>
    <w:rsid w:val="00FE0536"/>
    <w:rsid w:val="00FE0AFB"/>
    <w:rsid w:val="00FE11EE"/>
    <w:rsid w:val="00FE15AA"/>
    <w:rsid w:val="00FE2209"/>
    <w:rsid w:val="00FE2FC3"/>
    <w:rsid w:val="00FE5319"/>
    <w:rsid w:val="00FE689E"/>
    <w:rsid w:val="00FE74D7"/>
    <w:rsid w:val="00FE75CA"/>
    <w:rsid w:val="00FE7D23"/>
    <w:rsid w:val="00FF069C"/>
    <w:rsid w:val="00FF0B01"/>
    <w:rsid w:val="00FF0C2F"/>
    <w:rsid w:val="00FF1597"/>
    <w:rsid w:val="00FF1E2E"/>
    <w:rsid w:val="00FF2103"/>
    <w:rsid w:val="00FF25C1"/>
    <w:rsid w:val="00FF2C2B"/>
    <w:rsid w:val="00FF3CBF"/>
    <w:rsid w:val="00FF505B"/>
    <w:rsid w:val="00FF5C65"/>
    <w:rsid w:val="00FF60D2"/>
    <w:rsid w:val="00FF694A"/>
    <w:rsid w:val="00FF70C2"/>
    <w:rsid w:val="00FF713F"/>
    <w:rsid w:val="00FF7B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5d1ff,#89d8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HTML Preformatted"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link w:val="Ttulo1Car"/>
    <w:autoRedefine/>
    <w:qFormat/>
    <w:rsid w:val="005F24F9"/>
    <w:pPr>
      <w:keepNext/>
      <w:numPr>
        <w:numId w:val="78"/>
      </w:numPr>
      <w:outlineLvl w:val="0"/>
    </w:pPr>
    <w:rPr>
      <w:rFonts w:cs="Arial"/>
      <w:b/>
      <w:bCs/>
      <w:sz w:val="28"/>
      <w:szCs w:val="28"/>
      <w:lang w:val="es-PE"/>
    </w:rPr>
  </w:style>
  <w:style w:type="paragraph" w:styleId="Ttulo2">
    <w:name w:val="heading 2"/>
    <w:basedOn w:val="Normal"/>
    <w:link w:val="Ttulo2Car"/>
    <w:qFormat/>
    <w:rsid w:val="007B3F68"/>
    <w:pPr>
      <w:numPr>
        <w:ilvl w:val="1"/>
        <w:numId w:val="78"/>
      </w:numPr>
      <w:outlineLvl w:val="1"/>
    </w:pPr>
    <w:rPr>
      <w:rFonts w:eastAsia="Arial Unicode MS" w:cs="Arial"/>
      <w:b/>
      <w:bCs/>
      <w:kern w:val="22"/>
      <w:sz w:val="26"/>
      <w:szCs w:val="28"/>
    </w:rPr>
  </w:style>
  <w:style w:type="paragraph" w:styleId="Ttulo3">
    <w:name w:val="heading 3"/>
    <w:basedOn w:val="Normal"/>
    <w:link w:val="Ttulo3Car"/>
    <w:qFormat/>
    <w:rsid w:val="007B3F68"/>
    <w:pPr>
      <w:numPr>
        <w:ilvl w:val="2"/>
        <w:numId w:val="78"/>
      </w:numPr>
      <w:outlineLvl w:val="2"/>
    </w:pPr>
    <w:rPr>
      <w:rFonts w:eastAsia="Arial Unicode MS" w:cs="Arial"/>
      <w:b/>
      <w:bCs/>
    </w:rPr>
  </w:style>
  <w:style w:type="paragraph" w:styleId="Ttulo4">
    <w:name w:val="heading 4"/>
    <w:basedOn w:val="Normal"/>
    <w:next w:val="Normal"/>
    <w:link w:val="Ttulo4Car"/>
    <w:autoRedefine/>
    <w:qFormat/>
    <w:rsid w:val="001A535E"/>
    <w:pPr>
      <w:keepNext/>
      <w:numPr>
        <w:ilvl w:val="3"/>
        <w:numId w:val="78"/>
      </w:numPr>
      <w:outlineLvl w:val="3"/>
    </w:pPr>
    <w:rPr>
      <w:rFonts w:cs="Arial"/>
      <w:b/>
      <w:bCs/>
      <w:iCs/>
      <w:sz w:val="20"/>
      <w:szCs w:val="20"/>
    </w:rPr>
  </w:style>
  <w:style w:type="paragraph" w:styleId="Ttulo5">
    <w:name w:val="heading 5"/>
    <w:basedOn w:val="Normal"/>
    <w:next w:val="Normal"/>
    <w:link w:val="Ttulo5Car"/>
    <w:qFormat/>
    <w:rsid w:val="007B3F68"/>
    <w:pPr>
      <w:keepNext/>
      <w:numPr>
        <w:ilvl w:val="4"/>
        <w:numId w:val="78"/>
      </w:numPr>
      <w:jc w:val="center"/>
      <w:outlineLvl w:val="4"/>
    </w:pPr>
    <w:rPr>
      <w:rFonts w:cs="Arial"/>
      <w:b/>
      <w:bCs/>
      <w:szCs w:val="20"/>
    </w:rPr>
  </w:style>
  <w:style w:type="paragraph" w:styleId="Ttulo6">
    <w:name w:val="heading 6"/>
    <w:basedOn w:val="Normal"/>
    <w:next w:val="Normal"/>
    <w:link w:val="Ttulo6Car"/>
    <w:qFormat/>
    <w:rsid w:val="007B3F68"/>
    <w:pPr>
      <w:keepNext/>
      <w:numPr>
        <w:ilvl w:val="5"/>
        <w:numId w:val="78"/>
      </w:numPr>
      <w:jc w:val="center"/>
      <w:outlineLvl w:val="5"/>
    </w:pPr>
    <w:rPr>
      <w:rFonts w:cs="Arial"/>
      <w:b/>
      <w:bCs/>
      <w:szCs w:val="20"/>
    </w:rPr>
  </w:style>
  <w:style w:type="paragraph" w:styleId="Ttulo7">
    <w:name w:val="heading 7"/>
    <w:basedOn w:val="Normal"/>
    <w:next w:val="Normal"/>
    <w:link w:val="Ttulo7Car"/>
    <w:qFormat/>
    <w:rsid w:val="007B3F68"/>
    <w:pPr>
      <w:keepNext/>
      <w:numPr>
        <w:ilvl w:val="6"/>
        <w:numId w:val="78"/>
      </w:numPr>
      <w:jc w:val="center"/>
      <w:outlineLvl w:val="6"/>
    </w:pPr>
    <w:rPr>
      <w:rFonts w:cs="Arial"/>
      <w:b/>
      <w:bCs/>
      <w:szCs w:val="20"/>
    </w:rPr>
  </w:style>
  <w:style w:type="paragraph" w:styleId="Ttulo8">
    <w:name w:val="heading 8"/>
    <w:basedOn w:val="Normal"/>
    <w:next w:val="Normal"/>
    <w:link w:val="Ttulo8Car"/>
    <w:qFormat/>
    <w:rsid w:val="007B3F68"/>
    <w:pPr>
      <w:keepNext/>
      <w:numPr>
        <w:ilvl w:val="7"/>
        <w:numId w:val="78"/>
      </w:numPr>
      <w:outlineLvl w:val="7"/>
    </w:pPr>
    <w:rPr>
      <w:rFonts w:cs="Arial"/>
      <w:b/>
      <w:bCs/>
      <w:sz w:val="20"/>
    </w:rPr>
  </w:style>
  <w:style w:type="paragraph" w:styleId="Ttulo9">
    <w:name w:val="heading 9"/>
    <w:basedOn w:val="Normal"/>
    <w:next w:val="Normal"/>
    <w:link w:val="Ttulo9Car"/>
    <w:qFormat/>
    <w:rsid w:val="007B3F68"/>
    <w:pPr>
      <w:numPr>
        <w:ilvl w:val="8"/>
        <w:numId w:val="78"/>
      </w:num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link w:val="TextoindependienteCar"/>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uiPriority w:val="99"/>
    <w:rsid w:val="007B3F68"/>
    <w:pPr>
      <w:tabs>
        <w:tab w:val="center" w:pos="4419"/>
        <w:tab w:val="right" w:pos="8838"/>
      </w:tabs>
      <w:jc w:val="center"/>
    </w:pPr>
    <w:rPr>
      <w:rFonts w:cs="Arial"/>
      <w:sz w:val="20"/>
      <w:lang w:val="es-PE"/>
    </w:rPr>
  </w:style>
  <w:style w:type="character" w:customStyle="1" w:styleId="PiedepginaCar">
    <w:name w:val="Pie de página Car"/>
    <w:link w:val="Piedepgina"/>
    <w:uiPriority w:val="99"/>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uiPriority w:val="99"/>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link w:val="TtuloCar"/>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link w:val="Textoindependiente3Car"/>
    <w:semiHidden/>
    <w:rsid w:val="007B3F68"/>
    <w:pPr>
      <w:spacing w:line="360" w:lineRule="auto"/>
    </w:pPr>
    <w:rPr>
      <w:rFonts w:ascii="Bookman Old Style" w:hAnsi="Bookman Old Style" w:cs="Arial"/>
      <w:b/>
      <w:szCs w:val="20"/>
    </w:rPr>
  </w:style>
  <w:style w:type="paragraph" w:styleId="Textoindependiente2">
    <w:name w:val="Body Text 2"/>
    <w:basedOn w:val="Normal"/>
    <w:link w:val="Textoindependiente2Car"/>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link w:val="Sangra2detindependienteCar"/>
    <w:semiHidden/>
    <w:rsid w:val="007B3F68"/>
    <w:pPr>
      <w:ind w:firstLine="567"/>
    </w:pPr>
    <w:rPr>
      <w:rFonts w:cs="Arial"/>
      <w:szCs w:val="20"/>
      <w:lang w:val="fr-FR"/>
    </w:rPr>
  </w:style>
  <w:style w:type="paragraph" w:styleId="Sangra3detindependiente">
    <w:name w:val="Body Text Indent 3"/>
    <w:basedOn w:val="Normal"/>
    <w:link w:val="Sangra3detindependienteCar"/>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1"/>
      </w:numPr>
    </w:pPr>
    <w:rPr>
      <w:lang w:val="es-ES_tradnl"/>
    </w:rPr>
  </w:style>
  <w:style w:type="paragraph" w:styleId="Prrafodelista">
    <w:name w:val="List Paragraph"/>
    <w:aliases w:val="Titulo parrafo,Titulo de Fígura,TITULO A,Ha"/>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 w:type="character" w:customStyle="1" w:styleId="Ttulo1Car">
    <w:name w:val="Título 1 Car"/>
    <w:basedOn w:val="Fuentedeprrafopredeter"/>
    <w:link w:val="Ttulo1"/>
    <w:rsid w:val="005F24F9"/>
    <w:rPr>
      <w:rFonts w:ascii="Arial" w:hAnsi="Arial" w:cs="Arial"/>
      <w:b/>
      <w:bCs/>
      <w:sz w:val="28"/>
      <w:szCs w:val="28"/>
      <w:lang w:eastAsia="es-ES"/>
    </w:rPr>
  </w:style>
  <w:style w:type="character" w:customStyle="1" w:styleId="Ttulo4Car">
    <w:name w:val="Título 4 Car"/>
    <w:basedOn w:val="Fuentedeprrafopredeter"/>
    <w:link w:val="Ttulo4"/>
    <w:rsid w:val="00E94ACC"/>
    <w:rPr>
      <w:rFonts w:ascii="Arial" w:hAnsi="Arial" w:cs="Arial"/>
      <w:b/>
      <w:bCs/>
      <w:iCs/>
      <w:lang w:val="es-ES" w:eastAsia="es-ES"/>
    </w:rPr>
  </w:style>
  <w:style w:type="character" w:customStyle="1" w:styleId="Ttulo5Car">
    <w:name w:val="Título 5 Car"/>
    <w:basedOn w:val="Fuentedeprrafopredeter"/>
    <w:link w:val="Ttulo5"/>
    <w:rsid w:val="00E94ACC"/>
    <w:rPr>
      <w:rFonts w:ascii="Arial" w:hAnsi="Arial" w:cs="Arial"/>
      <w:b/>
      <w:bCs/>
      <w:sz w:val="22"/>
      <w:lang w:val="es-ES" w:eastAsia="es-ES"/>
    </w:rPr>
  </w:style>
  <w:style w:type="character" w:customStyle="1" w:styleId="Ttulo6Car">
    <w:name w:val="Título 6 Car"/>
    <w:basedOn w:val="Fuentedeprrafopredeter"/>
    <w:link w:val="Ttulo6"/>
    <w:rsid w:val="00E94ACC"/>
    <w:rPr>
      <w:rFonts w:ascii="Arial" w:hAnsi="Arial" w:cs="Arial"/>
      <w:b/>
      <w:bCs/>
      <w:sz w:val="22"/>
      <w:lang w:val="es-ES" w:eastAsia="es-ES"/>
    </w:rPr>
  </w:style>
  <w:style w:type="character" w:customStyle="1" w:styleId="Ttulo7Car">
    <w:name w:val="Título 7 Car"/>
    <w:basedOn w:val="Fuentedeprrafopredeter"/>
    <w:link w:val="Ttulo7"/>
    <w:rsid w:val="00E94ACC"/>
    <w:rPr>
      <w:rFonts w:ascii="Arial" w:hAnsi="Arial" w:cs="Arial"/>
      <w:b/>
      <w:bCs/>
      <w:sz w:val="22"/>
      <w:lang w:val="es-ES" w:eastAsia="es-ES"/>
    </w:rPr>
  </w:style>
  <w:style w:type="character" w:customStyle="1" w:styleId="Ttulo9Car">
    <w:name w:val="Título 9 Car"/>
    <w:basedOn w:val="Fuentedeprrafopredeter"/>
    <w:link w:val="Ttulo9"/>
    <w:rsid w:val="00E94ACC"/>
    <w:rPr>
      <w:rFonts w:ascii="Arial" w:hAnsi="Arial" w:cs="Arial"/>
      <w:b/>
      <w:i/>
      <w:sz w:val="18"/>
      <w:lang w:val="fr-FR" w:eastAsia="es-ES"/>
    </w:rPr>
  </w:style>
  <w:style w:type="character" w:customStyle="1" w:styleId="HTMLconformatoprevioCar">
    <w:name w:val="HTML con formato previo Car"/>
    <w:basedOn w:val="Fuentedeprrafopredeter"/>
    <w:link w:val="HTMLconformatoprevio"/>
    <w:semiHidden/>
    <w:rsid w:val="00E94ACC"/>
    <w:rPr>
      <w:rFonts w:ascii="Arial Unicode MS" w:eastAsia="Arial Unicode MS" w:hAnsi="Arial Unicode MS" w:cs="Arial Unicode MS"/>
      <w:lang w:val="es-ES" w:eastAsia="es-ES"/>
    </w:rPr>
  </w:style>
  <w:style w:type="character" w:customStyle="1" w:styleId="TextoindependienteCar">
    <w:name w:val="Texto independiente Car"/>
    <w:basedOn w:val="Fuentedeprrafopredeter"/>
    <w:link w:val="Textoindependiente"/>
    <w:semiHidden/>
    <w:rsid w:val="00E94ACC"/>
    <w:rPr>
      <w:rFonts w:ascii="Arial" w:hAnsi="Arial" w:cs="Arial"/>
      <w:b/>
      <w:sz w:val="22"/>
      <w:szCs w:val="24"/>
      <w:lang w:val="es-ES_tradnl" w:eastAsia="es-ES"/>
    </w:rPr>
  </w:style>
  <w:style w:type="character" w:customStyle="1" w:styleId="TtuloCar">
    <w:name w:val="Título Car"/>
    <w:basedOn w:val="Fuentedeprrafopredeter"/>
    <w:link w:val="Ttulo"/>
    <w:rsid w:val="00E94ACC"/>
    <w:rPr>
      <w:rFonts w:ascii="Arial Black" w:hAnsi="Arial Black" w:cs="Arial"/>
      <w:b/>
      <w:bCs/>
      <w:snapToGrid w:val="0"/>
      <w:sz w:val="32"/>
      <w:lang w:val="es-ES" w:eastAsia="es-ES"/>
    </w:rPr>
  </w:style>
  <w:style w:type="character" w:customStyle="1" w:styleId="Textoindependiente3Car">
    <w:name w:val="Texto independiente 3 Car"/>
    <w:basedOn w:val="Fuentedeprrafopredeter"/>
    <w:link w:val="Textoindependiente3"/>
    <w:semiHidden/>
    <w:rsid w:val="00E94ACC"/>
    <w:rPr>
      <w:rFonts w:ascii="Bookman Old Style" w:hAnsi="Bookman Old Style" w:cs="Arial"/>
      <w:b/>
      <w:sz w:val="22"/>
      <w:lang w:val="es-ES" w:eastAsia="es-ES"/>
    </w:rPr>
  </w:style>
  <w:style w:type="character" w:customStyle="1" w:styleId="Textoindependiente2Car">
    <w:name w:val="Texto independiente 2 Car"/>
    <w:basedOn w:val="Fuentedeprrafopredeter"/>
    <w:link w:val="Textoindependiente2"/>
    <w:semiHidden/>
    <w:rsid w:val="00E94ACC"/>
    <w:rPr>
      <w:rFonts w:ascii="Arial" w:hAnsi="Arial" w:cs="Arial"/>
      <w:sz w:val="22"/>
      <w:lang w:val="en-US" w:eastAsia="es-ES"/>
    </w:rPr>
  </w:style>
  <w:style w:type="character" w:customStyle="1" w:styleId="TextonotapieCar">
    <w:name w:val="Texto nota pie Car"/>
    <w:basedOn w:val="Fuentedeprrafopredeter"/>
    <w:link w:val="Textonotapie"/>
    <w:semiHidden/>
    <w:rsid w:val="00E94ACC"/>
    <w:rPr>
      <w:rFonts w:ascii="Times" w:hAnsi="Times" w:cs="Arial"/>
      <w:lang w:val="en-GB" w:eastAsia="es-ES"/>
    </w:rPr>
  </w:style>
  <w:style w:type="character" w:customStyle="1" w:styleId="Sangra2detindependienteCar">
    <w:name w:val="Sangría 2 de t. independiente Car"/>
    <w:basedOn w:val="Fuentedeprrafopredeter"/>
    <w:link w:val="Sangra2detindependiente"/>
    <w:semiHidden/>
    <w:rsid w:val="00E94ACC"/>
    <w:rPr>
      <w:rFonts w:ascii="Arial" w:hAnsi="Arial" w:cs="Arial"/>
      <w:sz w:val="22"/>
      <w:lang w:val="fr-FR" w:eastAsia="es-ES"/>
    </w:rPr>
  </w:style>
  <w:style w:type="character" w:customStyle="1" w:styleId="Sangra3detindependienteCar">
    <w:name w:val="Sangría 3 de t. independiente Car"/>
    <w:basedOn w:val="Fuentedeprrafopredeter"/>
    <w:link w:val="Sangra3detindependiente"/>
    <w:semiHidden/>
    <w:rsid w:val="00E94ACC"/>
    <w:rPr>
      <w:rFonts w:ascii="Arial" w:hAnsi="Arial" w:cs="Arial"/>
      <w:sz w:val="22"/>
      <w:szCs w:val="24"/>
      <w:lang w:val="es-ES_tradnl" w:eastAsia="es-ES"/>
    </w:rPr>
  </w:style>
  <w:style w:type="numbering" w:customStyle="1" w:styleId="Prueba">
    <w:name w:val="Prueba"/>
    <w:uiPriority w:val="99"/>
    <w:rsid w:val="00D06468"/>
    <w:pPr>
      <w:numPr>
        <w:numId w:val="46"/>
      </w:numPr>
    </w:pPr>
  </w:style>
  <w:style w:type="numbering" w:customStyle="1" w:styleId="CUS">
    <w:name w:val="CUS"/>
    <w:uiPriority w:val="99"/>
    <w:rsid w:val="0093216D"/>
    <w:pPr>
      <w:numPr>
        <w:numId w:val="4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HTML Preformatted"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link w:val="Ttulo1Car"/>
    <w:autoRedefine/>
    <w:qFormat/>
    <w:rsid w:val="005F24F9"/>
    <w:pPr>
      <w:keepNext/>
      <w:numPr>
        <w:numId w:val="78"/>
      </w:numPr>
      <w:outlineLvl w:val="0"/>
    </w:pPr>
    <w:rPr>
      <w:rFonts w:cs="Arial"/>
      <w:b/>
      <w:bCs/>
      <w:sz w:val="28"/>
      <w:szCs w:val="28"/>
      <w:lang w:val="es-PE"/>
    </w:rPr>
  </w:style>
  <w:style w:type="paragraph" w:styleId="Ttulo2">
    <w:name w:val="heading 2"/>
    <w:basedOn w:val="Normal"/>
    <w:link w:val="Ttulo2Car"/>
    <w:qFormat/>
    <w:rsid w:val="007B3F68"/>
    <w:pPr>
      <w:numPr>
        <w:ilvl w:val="1"/>
        <w:numId w:val="78"/>
      </w:numPr>
      <w:outlineLvl w:val="1"/>
    </w:pPr>
    <w:rPr>
      <w:rFonts w:eastAsia="Arial Unicode MS" w:cs="Arial"/>
      <w:b/>
      <w:bCs/>
      <w:kern w:val="22"/>
      <w:sz w:val="26"/>
      <w:szCs w:val="28"/>
    </w:rPr>
  </w:style>
  <w:style w:type="paragraph" w:styleId="Ttulo3">
    <w:name w:val="heading 3"/>
    <w:basedOn w:val="Normal"/>
    <w:link w:val="Ttulo3Car"/>
    <w:qFormat/>
    <w:rsid w:val="007B3F68"/>
    <w:pPr>
      <w:numPr>
        <w:ilvl w:val="2"/>
        <w:numId w:val="78"/>
      </w:numPr>
      <w:outlineLvl w:val="2"/>
    </w:pPr>
    <w:rPr>
      <w:rFonts w:eastAsia="Arial Unicode MS" w:cs="Arial"/>
      <w:b/>
      <w:bCs/>
    </w:rPr>
  </w:style>
  <w:style w:type="paragraph" w:styleId="Ttulo4">
    <w:name w:val="heading 4"/>
    <w:basedOn w:val="Normal"/>
    <w:next w:val="Normal"/>
    <w:link w:val="Ttulo4Car"/>
    <w:autoRedefine/>
    <w:qFormat/>
    <w:rsid w:val="001A535E"/>
    <w:pPr>
      <w:keepNext/>
      <w:numPr>
        <w:ilvl w:val="3"/>
        <w:numId w:val="78"/>
      </w:numPr>
      <w:outlineLvl w:val="3"/>
    </w:pPr>
    <w:rPr>
      <w:rFonts w:cs="Arial"/>
      <w:b/>
      <w:bCs/>
      <w:iCs/>
      <w:sz w:val="20"/>
      <w:szCs w:val="20"/>
    </w:rPr>
  </w:style>
  <w:style w:type="paragraph" w:styleId="Ttulo5">
    <w:name w:val="heading 5"/>
    <w:basedOn w:val="Normal"/>
    <w:next w:val="Normal"/>
    <w:link w:val="Ttulo5Car"/>
    <w:qFormat/>
    <w:rsid w:val="007B3F68"/>
    <w:pPr>
      <w:keepNext/>
      <w:numPr>
        <w:ilvl w:val="4"/>
        <w:numId w:val="78"/>
      </w:numPr>
      <w:jc w:val="center"/>
      <w:outlineLvl w:val="4"/>
    </w:pPr>
    <w:rPr>
      <w:rFonts w:cs="Arial"/>
      <w:b/>
      <w:bCs/>
      <w:szCs w:val="20"/>
    </w:rPr>
  </w:style>
  <w:style w:type="paragraph" w:styleId="Ttulo6">
    <w:name w:val="heading 6"/>
    <w:basedOn w:val="Normal"/>
    <w:next w:val="Normal"/>
    <w:link w:val="Ttulo6Car"/>
    <w:qFormat/>
    <w:rsid w:val="007B3F68"/>
    <w:pPr>
      <w:keepNext/>
      <w:numPr>
        <w:ilvl w:val="5"/>
        <w:numId w:val="78"/>
      </w:numPr>
      <w:jc w:val="center"/>
      <w:outlineLvl w:val="5"/>
    </w:pPr>
    <w:rPr>
      <w:rFonts w:cs="Arial"/>
      <w:b/>
      <w:bCs/>
      <w:szCs w:val="20"/>
    </w:rPr>
  </w:style>
  <w:style w:type="paragraph" w:styleId="Ttulo7">
    <w:name w:val="heading 7"/>
    <w:basedOn w:val="Normal"/>
    <w:next w:val="Normal"/>
    <w:link w:val="Ttulo7Car"/>
    <w:qFormat/>
    <w:rsid w:val="007B3F68"/>
    <w:pPr>
      <w:keepNext/>
      <w:numPr>
        <w:ilvl w:val="6"/>
        <w:numId w:val="78"/>
      </w:numPr>
      <w:jc w:val="center"/>
      <w:outlineLvl w:val="6"/>
    </w:pPr>
    <w:rPr>
      <w:rFonts w:cs="Arial"/>
      <w:b/>
      <w:bCs/>
      <w:szCs w:val="20"/>
    </w:rPr>
  </w:style>
  <w:style w:type="paragraph" w:styleId="Ttulo8">
    <w:name w:val="heading 8"/>
    <w:basedOn w:val="Normal"/>
    <w:next w:val="Normal"/>
    <w:link w:val="Ttulo8Car"/>
    <w:qFormat/>
    <w:rsid w:val="007B3F68"/>
    <w:pPr>
      <w:keepNext/>
      <w:numPr>
        <w:ilvl w:val="7"/>
        <w:numId w:val="78"/>
      </w:numPr>
      <w:outlineLvl w:val="7"/>
    </w:pPr>
    <w:rPr>
      <w:rFonts w:cs="Arial"/>
      <w:b/>
      <w:bCs/>
      <w:sz w:val="20"/>
    </w:rPr>
  </w:style>
  <w:style w:type="paragraph" w:styleId="Ttulo9">
    <w:name w:val="heading 9"/>
    <w:basedOn w:val="Normal"/>
    <w:next w:val="Normal"/>
    <w:link w:val="Ttulo9Car"/>
    <w:qFormat/>
    <w:rsid w:val="007B3F68"/>
    <w:pPr>
      <w:numPr>
        <w:ilvl w:val="8"/>
        <w:numId w:val="78"/>
      </w:num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link w:val="TextoindependienteCar"/>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uiPriority w:val="99"/>
    <w:rsid w:val="007B3F68"/>
    <w:pPr>
      <w:tabs>
        <w:tab w:val="center" w:pos="4419"/>
        <w:tab w:val="right" w:pos="8838"/>
      </w:tabs>
      <w:jc w:val="center"/>
    </w:pPr>
    <w:rPr>
      <w:rFonts w:cs="Arial"/>
      <w:sz w:val="20"/>
      <w:lang w:val="es-PE"/>
    </w:rPr>
  </w:style>
  <w:style w:type="character" w:customStyle="1" w:styleId="PiedepginaCar">
    <w:name w:val="Pie de página Car"/>
    <w:link w:val="Piedepgina"/>
    <w:uiPriority w:val="99"/>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uiPriority w:val="99"/>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link w:val="TtuloCar"/>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link w:val="Textoindependiente3Car"/>
    <w:semiHidden/>
    <w:rsid w:val="007B3F68"/>
    <w:pPr>
      <w:spacing w:line="360" w:lineRule="auto"/>
    </w:pPr>
    <w:rPr>
      <w:rFonts w:ascii="Bookman Old Style" w:hAnsi="Bookman Old Style" w:cs="Arial"/>
      <w:b/>
      <w:szCs w:val="20"/>
    </w:rPr>
  </w:style>
  <w:style w:type="paragraph" w:styleId="Textoindependiente2">
    <w:name w:val="Body Text 2"/>
    <w:basedOn w:val="Normal"/>
    <w:link w:val="Textoindependiente2Car"/>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link w:val="Sangra2detindependienteCar"/>
    <w:semiHidden/>
    <w:rsid w:val="007B3F68"/>
    <w:pPr>
      <w:ind w:firstLine="567"/>
    </w:pPr>
    <w:rPr>
      <w:rFonts w:cs="Arial"/>
      <w:szCs w:val="20"/>
      <w:lang w:val="fr-FR"/>
    </w:rPr>
  </w:style>
  <w:style w:type="paragraph" w:styleId="Sangra3detindependiente">
    <w:name w:val="Body Text Indent 3"/>
    <w:basedOn w:val="Normal"/>
    <w:link w:val="Sangra3detindependienteCar"/>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1"/>
      </w:numPr>
    </w:pPr>
    <w:rPr>
      <w:lang w:val="es-ES_tradnl"/>
    </w:rPr>
  </w:style>
  <w:style w:type="paragraph" w:styleId="Prrafodelista">
    <w:name w:val="List Paragraph"/>
    <w:aliases w:val="Titulo parrafo,Titulo de Fígura,TITULO A,Ha"/>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 w:type="character" w:customStyle="1" w:styleId="Ttulo1Car">
    <w:name w:val="Título 1 Car"/>
    <w:basedOn w:val="Fuentedeprrafopredeter"/>
    <w:link w:val="Ttulo1"/>
    <w:rsid w:val="005F24F9"/>
    <w:rPr>
      <w:rFonts w:ascii="Arial" w:hAnsi="Arial" w:cs="Arial"/>
      <w:b/>
      <w:bCs/>
      <w:sz w:val="28"/>
      <w:szCs w:val="28"/>
      <w:lang w:eastAsia="es-ES"/>
    </w:rPr>
  </w:style>
  <w:style w:type="character" w:customStyle="1" w:styleId="Ttulo4Car">
    <w:name w:val="Título 4 Car"/>
    <w:basedOn w:val="Fuentedeprrafopredeter"/>
    <w:link w:val="Ttulo4"/>
    <w:rsid w:val="00E94ACC"/>
    <w:rPr>
      <w:rFonts w:ascii="Arial" w:hAnsi="Arial" w:cs="Arial"/>
      <w:b/>
      <w:bCs/>
      <w:iCs/>
      <w:lang w:val="es-ES" w:eastAsia="es-ES"/>
    </w:rPr>
  </w:style>
  <w:style w:type="character" w:customStyle="1" w:styleId="Ttulo5Car">
    <w:name w:val="Título 5 Car"/>
    <w:basedOn w:val="Fuentedeprrafopredeter"/>
    <w:link w:val="Ttulo5"/>
    <w:rsid w:val="00E94ACC"/>
    <w:rPr>
      <w:rFonts w:ascii="Arial" w:hAnsi="Arial" w:cs="Arial"/>
      <w:b/>
      <w:bCs/>
      <w:sz w:val="22"/>
      <w:lang w:val="es-ES" w:eastAsia="es-ES"/>
    </w:rPr>
  </w:style>
  <w:style w:type="character" w:customStyle="1" w:styleId="Ttulo6Car">
    <w:name w:val="Título 6 Car"/>
    <w:basedOn w:val="Fuentedeprrafopredeter"/>
    <w:link w:val="Ttulo6"/>
    <w:rsid w:val="00E94ACC"/>
    <w:rPr>
      <w:rFonts w:ascii="Arial" w:hAnsi="Arial" w:cs="Arial"/>
      <w:b/>
      <w:bCs/>
      <w:sz w:val="22"/>
      <w:lang w:val="es-ES" w:eastAsia="es-ES"/>
    </w:rPr>
  </w:style>
  <w:style w:type="character" w:customStyle="1" w:styleId="Ttulo7Car">
    <w:name w:val="Título 7 Car"/>
    <w:basedOn w:val="Fuentedeprrafopredeter"/>
    <w:link w:val="Ttulo7"/>
    <w:rsid w:val="00E94ACC"/>
    <w:rPr>
      <w:rFonts w:ascii="Arial" w:hAnsi="Arial" w:cs="Arial"/>
      <w:b/>
      <w:bCs/>
      <w:sz w:val="22"/>
      <w:lang w:val="es-ES" w:eastAsia="es-ES"/>
    </w:rPr>
  </w:style>
  <w:style w:type="character" w:customStyle="1" w:styleId="Ttulo9Car">
    <w:name w:val="Título 9 Car"/>
    <w:basedOn w:val="Fuentedeprrafopredeter"/>
    <w:link w:val="Ttulo9"/>
    <w:rsid w:val="00E94ACC"/>
    <w:rPr>
      <w:rFonts w:ascii="Arial" w:hAnsi="Arial" w:cs="Arial"/>
      <w:b/>
      <w:i/>
      <w:sz w:val="18"/>
      <w:lang w:val="fr-FR" w:eastAsia="es-ES"/>
    </w:rPr>
  </w:style>
  <w:style w:type="character" w:customStyle="1" w:styleId="HTMLconformatoprevioCar">
    <w:name w:val="HTML con formato previo Car"/>
    <w:basedOn w:val="Fuentedeprrafopredeter"/>
    <w:link w:val="HTMLconformatoprevio"/>
    <w:semiHidden/>
    <w:rsid w:val="00E94ACC"/>
    <w:rPr>
      <w:rFonts w:ascii="Arial Unicode MS" w:eastAsia="Arial Unicode MS" w:hAnsi="Arial Unicode MS" w:cs="Arial Unicode MS"/>
      <w:lang w:val="es-ES" w:eastAsia="es-ES"/>
    </w:rPr>
  </w:style>
  <w:style w:type="character" w:customStyle="1" w:styleId="TextoindependienteCar">
    <w:name w:val="Texto independiente Car"/>
    <w:basedOn w:val="Fuentedeprrafopredeter"/>
    <w:link w:val="Textoindependiente"/>
    <w:semiHidden/>
    <w:rsid w:val="00E94ACC"/>
    <w:rPr>
      <w:rFonts w:ascii="Arial" w:hAnsi="Arial" w:cs="Arial"/>
      <w:b/>
      <w:sz w:val="22"/>
      <w:szCs w:val="24"/>
      <w:lang w:val="es-ES_tradnl" w:eastAsia="es-ES"/>
    </w:rPr>
  </w:style>
  <w:style w:type="character" w:customStyle="1" w:styleId="TtuloCar">
    <w:name w:val="Título Car"/>
    <w:basedOn w:val="Fuentedeprrafopredeter"/>
    <w:link w:val="Ttulo"/>
    <w:rsid w:val="00E94ACC"/>
    <w:rPr>
      <w:rFonts w:ascii="Arial Black" w:hAnsi="Arial Black" w:cs="Arial"/>
      <w:b/>
      <w:bCs/>
      <w:snapToGrid w:val="0"/>
      <w:sz w:val="32"/>
      <w:lang w:val="es-ES" w:eastAsia="es-ES"/>
    </w:rPr>
  </w:style>
  <w:style w:type="character" w:customStyle="1" w:styleId="Textoindependiente3Car">
    <w:name w:val="Texto independiente 3 Car"/>
    <w:basedOn w:val="Fuentedeprrafopredeter"/>
    <w:link w:val="Textoindependiente3"/>
    <w:semiHidden/>
    <w:rsid w:val="00E94ACC"/>
    <w:rPr>
      <w:rFonts w:ascii="Bookman Old Style" w:hAnsi="Bookman Old Style" w:cs="Arial"/>
      <w:b/>
      <w:sz w:val="22"/>
      <w:lang w:val="es-ES" w:eastAsia="es-ES"/>
    </w:rPr>
  </w:style>
  <w:style w:type="character" w:customStyle="1" w:styleId="Textoindependiente2Car">
    <w:name w:val="Texto independiente 2 Car"/>
    <w:basedOn w:val="Fuentedeprrafopredeter"/>
    <w:link w:val="Textoindependiente2"/>
    <w:semiHidden/>
    <w:rsid w:val="00E94ACC"/>
    <w:rPr>
      <w:rFonts w:ascii="Arial" w:hAnsi="Arial" w:cs="Arial"/>
      <w:sz w:val="22"/>
      <w:lang w:val="en-US" w:eastAsia="es-ES"/>
    </w:rPr>
  </w:style>
  <w:style w:type="character" w:customStyle="1" w:styleId="TextonotapieCar">
    <w:name w:val="Texto nota pie Car"/>
    <w:basedOn w:val="Fuentedeprrafopredeter"/>
    <w:link w:val="Textonotapie"/>
    <w:semiHidden/>
    <w:rsid w:val="00E94ACC"/>
    <w:rPr>
      <w:rFonts w:ascii="Times" w:hAnsi="Times" w:cs="Arial"/>
      <w:lang w:val="en-GB" w:eastAsia="es-ES"/>
    </w:rPr>
  </w:style>
  <w:style w:type="character" w:customStyle="1" w:styleId="Sangra2detindependienteCar">
    <w:name w:val="Sangría 2 de t. independiente Car"/>
    <w:basedOn w:val="Fuentedeprrafopredeter"/>
    <w:link w:val="Sangra2detindependiente"/>
    <w:semiHidden/>
    <w:rsid w:val="00E94ACC"/>
    <w:rPr>
      <w:rFonts w:ascii="Arial" w:hAnsi="Arial" w:cs="Arial"/>
      <w:sz w:val="22"/>
      <w:lang w:val="fr-FR" w:eastAsia="es-ES"/>
    </w:rPr>
  </w:style>
  <w:style w:type="character" w:customStyle="1" w:styleId="Sangra3detindependienteCar">
    <w:name w:val="Sangría 3 de t. independiente Car"/>
    <w:basedOn w:val="Fuentedeprrafopredeter"/>
    <w:link w:val="Sangra3detindependiente"/>
    <w:semiHidden/>
    <w:rsid w:val="00E94ACC"/>
    <w:rPr>
      <w:rFonts w:ascii="Arial" w:hAnsi="Arial" w:cs="Arial"/>
      <w:sz w:val="22"/>
      <w:szCs w:val="24"/>
      <w:lang w:val="es-ES_tradnl" w:eastAsia="es-ES"/>
    </w:rPr>
  </w:style>
  <w:style w:type="numbering" w:customStyle="1" w:styleId="Prueba">
    <w:name w:val="Prueba"/>
    <w:uiPriority w:val="99"/>
    <w:rsid w:val="00D06468"/>
    <w:pPr>
      <w:numPr>
        <w:numId w:val="46"/>
      </w:numPr>
    </w:pPr>
  </w:style>
  <w:style w:type="numbering" w:customStyle="1" w:styleId="CUS">
    <w:name w:val="CUS"/>
    <w:uiPriority w:val="99"/>
    <w:rsid w:val="0093216D"/>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6169">
      <w:bodyDiv w:val="1"/>
      <w:marLeft w:val="0"/>
      <w:marRight w:val="0"/>
      <w:marTop w:val="0"/>
      <w:marBottom w:val="0"/>
      <w:divBdr>
        <w:top w:val="none" w:sz="0" w:space="0" w:color="auto"/>
        <w:left w:val="none" w:sz="0" w:space="0" w:color="auto"/>
        <w:bottom w:val="none" w:sz="0" w:space="0" w:color="auto"/>
        <w:right w:val="none" w:sz="0" w:space="0" w:color="auto"/>
      </w:divBdr>
    </w:div>
    <w:div w:id="14616827">
      <w:bodyDiv w:val="1"/>
      <w:marLeft w:val="0"/>
      <w:marRight w:val="0"/>
      <w:marTop w:val="0"/>
      <w:marBottom w:val="0"/>
      <w:divBdr>
        <w:top w:val="none" w:sz="0" w:space="0" w:color="auto"/>
        <w:left w:val="none" w:sz="0" w:space="0" w:color="auto"/>
        <w:bottom w:val="none" w:sz="0" w:space="0" w:color="auto"/>
        <w:right w:val="none" w:sz="0" w:space="0" w:color="auto"/>
      </w:divBdr>
    </w:div>
    <w:div w:id="15157652">
      <w:bodyDiv w:val="1"/>
      <w:marLeft w:val="0"/>
      <w:marRight w:val="0"/>
      <w:marTop w:val="0"/>
      <w:marBottom w:val="0"/>
      <w:divBdr>
        <w:top w:val="none" w:sz="0" w:space="0" w:color="auto"/>
        <w:left w:val="none" w:sz="0" w:space="0" w:color="auto"/>
        <w:bottom w:val="none" w:sz="0" w:space="0" w:color="auto"/>
        <w:right w:val="none" w:sz="0" w:space="0" w:color="auto"/>
      </w:divBdr>
    </w:div>
    <w:div w:id="60907778">
      <w:bodyDiv w:val="1"/>
      <w:marLeft w:val="0"/>
      <w:marRight w:val="0"/>
      <w:marTop w:val="0"/>
      <w:marBottom w:val="0"/>
      <w:divBdr>
        <w:top w:val="none" w:sz="0" w:space="0" w:color="auto"/>
        <w:left w:val="none" w:sz="0" w:space="0" w:color="auto"/>
        <w:bottom w:val="none" w:sz="0" w:space="0" w:color="auto"/>
        <w:right w:val="none" w:sz="0" w:space="0" w:color="auto"/>
      </w:divBdr>
    </w:div>
    <w:div w:id="87510331">
      <w:bodyDiv w:val="1"/>
      <w:marLeft w:val="0"/>
      <w:marRight w:val="0"/>
      <w:marTop w:val="0"/>
      <w:marBottom w:val="0"/>
      <w:divBdr>
        <w:top w:val="none" w:sz="0" w:space="0" w:color="auto"/>
        <w:left w:val="none" w:sz="0" w:space="0" w:color="auto"/>
        <w:bottom w:val="none" w:sz="0" w:space="0" w:color="auto"/>
        <w:right w:val="none" w:sz="0" w:space="0" w:color="auto"/>
      </w:divBdr>
    </w:div>
    <w:div w:id="122892600">
      <w:bodyDiv w:val="1"/>
      <w:marLeft w:val="0"/>
      <w:marRight w:val="0"/>
      <w:marTop w:val="0"/>
      <w:marBottom w:val="0"/>
      <w:divBdr>
        <w:top w:val="none" w:sz="0" w:space="0" w:color="auto"/>
        <w:left w:val="none" w:sz="0" w:space="0" w:color="auto"/>
        <w:bottom w:val="none" w:sz="0" w:space="0" w:color="auto"/>
        <w:right w:val="none" w:sz="0" w:space="0" w:color="auto"/>
      </w:divBdr>
    </w:div>
    <w:div w:id="159854955">
      <w:bodyDiv w:val="1"/>
      <w:marLeft w:val="0"/>
      <w:marRight w:val="0"/>
      <w:marTop w:val="0"/>
      <w:marBottom w:val="0"/>
      <w:divBdr>
        <w:top w:val="none" w:sz="0" w:space="0" w:color="auto"/>
        <w:left w:val="none" w:sz="0" w:space="0" w:color="auto"/>
        <w:bottom w:val="none" w:sz="0" w:space="0" w:color="auto"/>
        <w:right w:val="none" w:sz="0" w:space="0" w:color="auto"/>
      </w:divBdr>
    </w:div>
    <w:div w:id="552736122">
      <w:bodyDiv w:val="1"/>
      <w:marLeft w:val="0"/>
      <w:marRight w:val="0"/>
      <w:marTop w:val="0"/>
      <w:marBottom w:val="0"/>
      <w:divBdr>
        <w:top w:val="none" w:sz="0" w:space="0" w:color="auto"/>
        <w:left w:val="none" w:sz="0" w:space="0" w:color="auto"/>
        <w:bottom w:val="none" w:sz="0" w:space="0" w:color="auto"/>
        <w:right w:val="none" w:sz="0" w:space="0" w:color="auto"/>
      </w:divBdr>
    </w:div>
    <w:div w:id="629239197">
      <w:bodyDiv w:val="1"/>
      <w:marLeft w:val="0"/>
      <w:marRight w:val="0"/>
      <w:marTop w:val="0"/>
      <w:marBottom w:val="0"/>
      <w:divBdr>
        <w:top w:val="none" w:sz="0" w:space="0" w:color="auto"/>
        <w:left w:val="none" w:sz="0" w:space="0" w:color="auto"/>
        <w:bottom w:val="none" w:sz="0" w:space="0" w:color="auto"/>
        <w:right w:val="none" w:sz="0" w:space="0" w:color="auto"/>
      </w:divBdr>
    </w:div>
    <w:div w:id="629285170">
      <w:bodyDiv w:val="1"/>
      <w:marLeft w:val="0"/>
      <w:marRight w:val="0"/>
      <w:marTop w:val="0"/>
      <w:marBottom w:val="0"/>
      <w:divBdr>
        <w:top w:val="none" w:sz="0" w:space="0" w:color="auto"/>
        <w:left w:val="none" w:sz="0" w:space="0" w:color="auto"/>
        <w:bottom w:val="none" w:sz="0" w:space="0" w:color="auto"/>
        <w:right w:val="none" w:sz="0" w:space="0" w:color="auto"/>
      </w:divBdr>
    </w:div>
    <w:div w:id="897321963">
      <w:bodyDiv w:val="1"/>
      <w:marLeft w:val="0"/>
      <w:marRight w:val="0"/>
      <w:marTop w:val="0"/>
      <w:marBottom w:val="0"/>
      <w:divBdr>
        <w:top w:val="none" w:sz="0" w:space="0" w:color="auto"/>
        <w:left w:val="none" w:sz="0" w:space="0" w:color="auto"/>
        <w:bottom w:val="none" w:sz="0" w:space="0" w:color="auto"/>
        <w:right w:val="none" w:sz="0" w:space="0" w:color="auto"/>
      </w:divBdr>
    </w:div>
    <w:div w:id="1067145571">
      <w:bodyDiv w:val="1"/>
      <w:marLeft w:val="0"/>
      <w:marRight w:val="0"/>
      <w:marTop w:val="0"/>
      <w:marBottom w:val="0"/>
      <w:divBdr>
        <w:top w:val="none" w:sz="0" w:space="0" w:color="auto"/>
        <w:left w:val="none" w:sz="0" w:space="0" w:color="auto"/>
        <w:bottom w:val="none" w:sz="0" w:space="0" w:color="auto"/>
        <w:right w:val="none" w:sz="0" w:space="0" w:color="auto"/>
      </w:divBdr>
    </w:div>
    <w:div w:id="1087268111">
      <w:bodyDiv w:val="1"/>
      <w:marLeft w:val="0"/>
      <w:marRight w:val="0"/>
      <w:marTop w:val="0"/>
      <w:marBottom w:val="0"/>
      <w:divBdr>
        <w:top w:val="none" w:sz="0" w:space="0" w:color="auto"/>
        <w:left w:val="none" w:sz="0" w:space="0" w:color="auto"/>
        <w:bottom w:val="none" w:sz="0" w:space="0" w:color="auto"/>
        <w:right w:val="none" w:sz="0" w:space="0" w:color="auto"/>
      </w:divBdr>
    </w:div>
    <w:div w:id="1333020786">
      <w:bodyDiv w:val="1"/>
      <w:marLeft w:val="0"/>
      <w:marRight w:val="0"/>
      <w:marTop w:val="0"/>
      <w:marBottom w:val="0"/>
      <w:divBdr>
        <w:top w:val="none" w:sz="0" w:space="0" w:color="auto"/>
        <w:left w:val="none" w:sz="0" w:space="0" w:color="auto"/>
        <w:bottom w:val="none" w:sz="0" w:space="0" w:color="auto"/>
        <w:right w:val="none" w:sz="0" w:space="0" w:color="auto"/>
      </w:divBdr>
    </w:div>
    <w:div w:id="1436443498">
      <w:bodyDiv w:val="1"/>
      <w:marLeft w:val="0"/>
      <w:marRight w:val="0"/>
      <w:marTop w:val="0"/>
      <w:marBottom w:val="0"/>
      <w:divBdr>
        <w:top w:val="none" w:sz="0" w:space="0" w:color="auto"/>
        <w:left w:val="none" w:sz="0" w:space="0" w:color="auto"/>
        <w:bottom w:val="none" w:sz="0" w:space="0" w:color="auto"/>
        <w:right w:val="none" w:sz="0" w:space="0" w:color="auto"/>
      </w:divBdr>
    </w:div>
    <w:div w:id="1443065390">
      <w:bodyDiv w:val="1"/>
      <w:marLeft w:val="0"/>
      <w:marRight w:val="0"/>
      <w:marTop w:val="0"/>
      <w:marBottom w:val="0"/>
      <w:divBdr>
        <w:top w:val="none" w:sz="0" w:space="0" w:color="auto"/>
        <w:left w:val="none" w:sz="0" w:space="0" w:color="auto"/>
        <w:bottom w:val="none" w:sz="0" w:space="0" w:color="auto"/>
        <w:right w:val="none" w:sz="0" w:space="0" w:color="auto"/>
      </w:divBdr>
    </w:div>
    <w:div w:id="1602763640">
      <w:bodyDiv w:val="1"/>
      <w:marLeft w:val="0"/>
      <w:marRight w:val="0"/>
      <w:marTop w:val="0"/>
      <w:marBottom w:val="0"/>
      <w:divBdr>
        <w:top w:val="none" w:sz="0" w:space="0" w:color="auto"/>
        <w:left w:val="none" w:sz="0" w:space="0" w:color="auto"/>
        <w:bottom w:val="none" w:sz="0" w:space="0" w:color="auto"/>
        <w:right w:val="none" w:sz="0" w:space="0" w:color="auto"/>
      </w:divBdr>
    </w:div>
    <w:div w:id="1658335822">
      <w:bodyDiv w:val="1"/>
      <w:marLeft w:val="0"/>
      <w:marRight w:val="0"/>
      <w:marTop w:val="0"/>
      <w:marBottom w:val="0"/>
      <w:divBdr>
        <w:top w:val="none" w:sz="0" w:space="0" w:color="auto"/>
        <w:left w:val="none" w:sz="0" w:space="0" w:color="auto"/>
        <w:bottom w:val="none" w:sz="0" w:space="0" w:color="auto"/>
        <w:right w:val="none" w:sz="0" w:space="0" w:color="auto"/>
      </w:divBdr>
    </w:div>
    <w:div w:id="1759325675">
      <w:bodyDiv w:val="1"/>
      <w:marLeft w:val="0"/>
      <w:marRight w:val="0"/>
      <w:marTop w:val="0"/>
      <w:marBottom w:val="0"/>
      <w:divBdr>
        <w:top w:val="none" w:sz="0" w:space="0" w:color="auto"/>
        <w:left w:val="none" w:sz="0" w:space="0" w:color="auto"/>
        <w:bottom w:val="none" w:sz="0" w:space="0" w:color="auto"/>
        <w:right w:val="none" w:sz="0" w:space="0" w:color="auto"/>
      </w:divBdr>
    </w:div>
    <w:div w:id="183463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4.emf"/><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png"/><Relationship Id="rId11" Type="http://schemas.openxmlformats.org/officeDocument/2006/relationships/webSettings" Target="webSetting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customXml" Target="../customXml/item5.xml"/><Relationship Id="rId19" Type="http://schemas.openxmlformats.org/officeDocument/2006/relationships/image" Target="media/image3.emf"/><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comments" Target="comments.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styles" Target="style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settings" Target="setting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77BDC523DEB4478DC6CA284DDA8C8F" ma:contentTypeVersion="1" ma:contentTypeDescription="Crear nuevo documento." ma:contentTypeScope="" ma:versionID="32421e6e3aa9ff9586ce97ae79de8f50">
  <xsd:schema xmlns:xsd="http://www.w3.org/2001/XMLSchema" xmlns:xs="http://www.w3.org/2001/XMLSchema" xmlns:p="http://schemas.microsoft.com/office/2006/metadata/properties" xmlns:ns2="82a9f239-51d9-4ae2-a06f-5b79568be84c" targetNamespace="http://schemas.microsoft.com/office/2006/metadata/properties" ma:root="true" ma:fieldsID="c6e3907c9be54742a4ab5a0d81ffb508" ns2:_="">
    <xsd:import namespace="82a9f239-51d9-4ae2-a06f-5b79568be84c"/>
    <xsd:element name="properties">
      <xsd:complexType>
        <xsd:sequence>
          <xsd:element name="documentManagement">
            <xsd:complexType>
              <xsd:all>
                <xsd:element ref="ns2:Enla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9f239-51d9-4ae2-a06f-5b79568be84c" elementFormDefault="qualified">
    <xsd:import namespace="http://schemas.microsoft.com/office/2006/documentManagement/types"/>
    <xsd:import namespace="http://schemas.microsoft.com/office/infopath/2007/PartnerControls"/>
    <xsd:element name="Enlaces" ma:index="8" nillable="true" ma:displayName="Enlaces" ma:format="Hyperlink" ma:internalName="Enlaces">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Enlaces xmlns="82a9f239-51d9-4ae2-a06f-5b79568be84c">
      <Url xmlns="82a9f239-51d9-4ae2-a06f-5b79568be84c" xsi:nil="true"/>
      <Description xmlns="82a9f239-51d9-4ae2-a06f-5b79568be84c" xsi:nil="true"/>
    </Enlaces>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D532C-F030-44FA-8DD4-3FDE05C94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9f239-51d9-4ae2-a06f-5b79568be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31706C-2AD8-449B-B603-DC4FC0A45C7D}">
  <ds:schemaRefs>
    <ds:schemaRef ds:uri="http://schemas.microsoft.com/sharepoint/v3/contenttype/forms"/>
  </ds:schemaRefs>
</ds:datastoreItem>
</file>

<file path=customXml/itemProps3.xml><?xml version="1.0" encoding="utf-8"?>
<ds:datastoreItem xmlns:ds="http://schemas.openxmlformats.org/officeDocument/2006/customXml" ds:itemID="{84008F54-4E76-474B-9B28-0C6A11B998FF}">
  <ds:schemaRefs>
    <ds:schemaRef ds:uri="http://schemas.microsoft.com/office/2006/metadata/properties"/>
    <ds:schemaRef ds:uri="82a9f239-51d9-4ae2-a06f-5b79568be84c"/>
  </ds:schemaRefs>
</ds:datastoreItem>
</file>

<file path=customXml/itemProps4.xml><?xml version="1.0" encoding="utf-8"?>
<ds:datastoreItem xmlns:ds="http://schemas.openxmlformats.org/officeDocument/2006/customXml" ds:itemID="{3DA38B66-F0C4-44F3-BCC0-6DE9D41B6827}">
  <ds:schemaRefs>
    <ds:schemaRef ds:uri="http://schemas.microsoft.com/office/2006/metadata/longProperties"/>
  </ds:schemaRefs>
</ds:datastoreItem>
</file>

<file path=customXml/itemProps5.xml><?xml version="1.0" encoding="utf-8"?>
<ds:datastoreItem xmlns:ds="http://schemas.openxmlformats.org/officeDocument/2006/customXml" ds:itemID="{E7279EA5-E7B4-4212-9A1C-855B8165CC54}">
  <ds:schemaRefs>
    <ds:schemaRef ds:uri="http://schemas.openxmlformats.org/officeDocument/2006/bibliography"/>
  </ds:schemaRefs>
</ds:datastoreItem>
</file>

<file path=customXml/itemProps6.xml><?xml version="1.0" encoding="utf-8"?>
<ds:datastoreItem xmlns:ds="http://schemas.openxmlformats.org/officeDocument/2006/customXml" ds:itemID="{0EF782C5-A432-44F0-AAEE-68AB1A828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13983</TotalTime>
  <Pages>142</Pages>
  <Words>50756</Words>
  <Characters>279162</Characters>
  <Application>Microsoft Office Word</Application>
  <DocSecurity>0</DocSecurity>
  <Lines>2326</Lines>
  <Paragraphs>658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F2 - Informe de Definición MDSI v2.1</vt:lpstr>
      <vt:lpstr>F2 - Informe de Definición MDSI v2.1</vt:lpstr>
    </vt:vector>
  </TitlesOfParts>
  <Company>SUNAT</Company>
  <LinksUpToDate>false</LinksUpToDate>
  <CharactersWithSpaces>329260</CharactersWithSpaces>
  <SharedDoc>false</SharedDoc>
  <HLinks>
    <vt:vector size="156" baseType="variant">
      <vt:variant>
        <vt:i4>1310770</vt:i4>
      </vt:variant>
      <vt:variant>
        <vt:i4>155</vt:i4>
      </vt:variant>
      <vt:variant>
        <vt:i4>0</vt:i4>
      </vt:variant>
      <vt:variant>
        <vt:i4>5</vt:i4>
      </vt:variant>
      <vt:variant>
        <vt:lpwstr/>
      </vt:variant>
      <vt:variant>
        <vt:lpwstr>_Toc414005271</vt:lpwstr>
      </vt:variant>
      <vt:variant>
        <vt:i4>1310770</vt:i4>
      </vt:variant>
      <vt:variant>
        <vt:i4>149</vt:i4>
      </vt:variant>
      <vt:variant>
        <vt:i4>0</vt:i4>
      </vt:variant>
      <vt:variant>
        <vt:i4>5</vt:i4>
      </vt:variant>
      <vt:variant>
        <vt:lpwstr/>
      </vt:variant>
      <vt:variant>
        <vt:lpwstr>_Toc414005270</vt:lpwstr>
      </vt:variant>
      <vt:variant>
        <vt:i4>1376306</vt:i4>
      </vt:variant>
      <vt:variant>
        <vt:i4>143</vt:i4>
      </vt:variant>
      <vt:variant>
        <vt:i4>0</vt:i4>
      </vt:variant>
      <vt:variant>
        <vt:i4>5</vt:i4>
      </vt:variant>
      <vt:variant>
        <vt:lpwstr/>
      </vt:variant>
      <vt:variant>
        <vt:lpwstr>_Toc414005269</vt:lpwstr>
      </vt:variant>
      <vt:variant>
        <vt:i4>1376306</vt:i4>
      </vt:variant>
      <vt:variant>
        <vt:i4>137</vt:i4>
      </vt:variant>
      <vt:variant>
        <vt:i4>0</vt:i4>
      </vt:variant>
      <vt:variant>
        <vt:i4>5</vt:i4>
      </vt:variant>
      <vt:variant>
        <vt:lpwstr/>
      </vt:variant>
      <vt:variant>
        <vt:lpwstr>_Toc414005268</vt:lpwstr>
      </vt:variant>
      <vt:variant>
        <vt:i4>1376306</vt:i4>
      </vt:variant>
      <vt:variant>
        <vt:i4>131</vt:i4>
      </vt:variant>
      <vt:variant>
        <vt:i4>0</vt:i4>
      </vt:variant>
      <vt:variant>
        <vt:i4>5</vt:i4>
      </vt:variant>
      <vt:variant>
        <vt:lpwstr/>
      </vt:variant>
      <vt:variant>
        <vt:lpwstr>_Toc414005267</vt:lpwstr>
      </vt:variant>
      <vt:variant>
        <vt:i4>1376306</vt:i4>
      </vt:variant>
      <vt:variant>
        <vt:i4>125</vt:i4>
      </vt:variant>
      <vt:variant>
        <vt:i4>0</vt:i4>
      </vt:variant>
      <vt:variant>
        <vt:i4>5</vt:i4>
      </vt:variant>
      <vt:variant>
        <vt:lpwstr/>
      </vt:variant>
      <vt:variant>
        <vt:lpwstr>_Toc414005266</vt:lpwstr>
      </vt:variant>
      <vt:variant>
        <vt:i4>1376306</vt:i4>
      </vt:variant>
      <vt:variant>
        <vt:i4>119</vt:i4>
      </vt:variant>
      <vt:variant>
        <vt:i4>0</vt:i4>
      </vt:variant>
      <vt:variant>
        <vt:i4>5</vt:i4>
      </vt:variant>
      <vt:variant>
        <vt:lpwstr/>
      </vt:variant>
      <vt:variant>
        <vt:lpwstr>_Toc414005265</vt:lpwstr>
      </vt:variant>
      <vt:variant>
        <vt:i4>1376306</vt:i4>
      </vt:variant>
      <vt:variant>
        <vt:i4>113</vt:i4>
      </vt:variant>
      <vt:variant>
        <vt:i4>0</vt:i4>
      </vt:variant>
      <vt:variant>
        <vt:i4>5</vt:i4>
      </vt:variant>
      <vt:variant>
        <vt:lpwstr/>
      </vt:variant>
      <vt:variant>
        <vt:lpwstr>_Toc414005264</vt:lpwstr>
      </vt:variant>
      <vt:variant>
        <vt:i4>1376306</vt:i4>
      </vt:variant>
      <vt:variant>
        <vt:i4>107</vt:i4>
      </vt:variant>
      <vt:variant>
        <vt:i4>0</vt:i4>
      </vt:variant>
      <vt:variant>
        <vt:i4>5</vt:i4>
      </vt:variant>
      <vt:variant>
        <vt:lpwstr/>
      </vt:variant>
      <vt:variant>
        <vt:lpwstr>_Toc414005263</vt:lpwstr>
      </vt:variant>
      <vt:variant>
        <vt:i4>1376306</vt:i4>
      </vt:variant>
      <vt:variant>
        <vt:i4>101</vt:i4>
      </vt:variant>
      <vt:variant>
        <vt:i4>0</vt:i4>
      </vt:variant>
      <vt:variant>
        <vt:i4>5</vt:i4>
      </vt:variant>
      <vt:variant>
        <vt:lpwstr/>
      </vt:variant>
      <vt:variant>
        <vt:lpwstr>_Toc414005262</vt:lpwstr>
      </vt:variant>
      <vt:variant>
        <vt:i4>1376306</vt:i4>
      </vt:variant>
      <vt:variant>
        <vt:i4>95</vt:i4>
      </vt:variant>
      <vt:variant>
        <vt:i4>0</vt:i4>
      </vt:variant>
      <vt:variant>
        <vt:i4>5</vt:i4>
      </vt:variant>
      <vt:variant>
        <vt:lpwstr/>
      </vt:variant>
      <vt:variant>
        <vt:lpwstr>_Toc414005261</vt:lpwstr>
      </vt:variant>
      <vt:variant>
        <vt:i4>1376306</vt:i4>
      </vt:variant>
      <vt:variant>
        <vt:i4>89</vt:i4>
      </vt:variant>
      <vt:variant>
        <vt:i4>0</vt:i4>
      </vt:variant>
      <vt:variant>
        <vt:i4>5</vt:i4>
      </vt:variant>
      <vt:variant>
        <vt:lpwstr/>
      </vt:variant>
      <vt:variant>
        <vt:lpwstr>_Toc414005260</vt:lpwstr>
      </vt:variant>
      <vt:variant>
        <vt:i4>1441842</vt:i4>
      </vt:variant>
      <vt:variant>
        <vt:i4>83</vt:i4>
      </vt:variant>
      <vt:variant>
        <vt:i4>0</vt:i4>
      </vt:variant>
      <vt:variant>
        <vt:i4>5</vt:i4>
      </vt:variant>
      <vt:variant>
        <vt:lpwstr/>
      </vt:variant>
      <vt:variant>
        <vt:lpwstr>_Toc414005259</vt:lpwstr>
      </vt:variant>
      <vt:variant>
        <vt:i4>1441842</vt:i4>
      </vt:variant>
      <vt:variant>
        <vt:i4>77</vt:i4>
      </vt:variant>
      <vt:variant>
        <vt:i4>0</vt:i4>
      </vt:variant>
      <vt:variant>
        <vt:i4>5</vt:i4>
      </vt:variant>
      <vt:variant>
        <vt:lpwstr/>
      </vt:variant>
      <vt:variant>
        <vt:lpwstr>_Toc414005258</vt:lpwstr>
      </vt:variant>
      <vt:variant>
        <vt:i4>1441842</vt:i4>
      </vt:variant>
      <vt:variant>
        <vt:i4>71</vt:i4>
      </vt:variant>
      <vt:variant>
        <vt:i4>0</vt:i4>
      </vt:variant>
      <vt:variant>
        <vt:i4>5</vt:i4>
      </vt:variant>
      <vt:variant>
        <vt:lpwstr/>
      </vt:variant>
      <vt:variant>
        <vt:lpwstr>_Toc414005257</vt:lpwstr>
      </vt:variant>
      <vt:variant>
        <vt:i4>1441842</vt:i4>
      </vt:variant>
      <vt:variant>
        <vt:i4>65</vt:i4>
      </vt:variant>
      <vt:variant>
        <vt:i4>0</vt:i4>
      </vt:variant>
      <vt:variant>
        <vt:i4>5</vt:i4>
      </vt:variant>
      <vt:variant>
        <vt:lpwstr/>
      </vt:variant>
      <vt:variant>
        <vt:lpwstr>_Toc414005256</vt:lpwstr>
      </vt:variant>
      <vt:variant>
        <vt:i4>1441842</vt:i4>
      </vt:variant>
      <vt:variant>
        <vt:i4>59</vt:i4>
      </vt:variant>
      <vt:variant>
        <vt:i4>0</vt:i4>
      </vt:variant>
      <vt:variant>
        <vt:i4>5</vt:i4>
      </vt:variant>
      <vt:variant>
        <vt:lpwstr/>
      </vt:variant>
      <vt:variant>
        <vt:lpwstr>_Toc414005255</vt:lpwstr>
      </vt:variant>
      <vt:variant>
        <vt:i4>1441842</vt:i4>
      </vt:variant>
      <vt:variant>
        <vt:i4>53</vt:i4>
      </vt:variant>
      <vt:variant>
        <vt:i4>0</vt:i4>
      </vt:variant>
      <vt:variant>
        <vt:i4>5</vt:i4>
      </vt:variant>
      <vt:variant>
        <vt:lpwstr/>
      </vt:variant>
      <vt:variant>
        <vt:lpwstr>_Toc414005254</vt:lpwstr>
      </vt:variant>
      <vt:variant>
        <vt:i4>1441842</vt:i4>
      </vt:variant>
      <vt:variant>
        <vt:i4>47</vt:i4>
      </vt:variant>
      <vt:variant>
        <vt:i4>0</vt:i4>
      </vt:variant>
      <vt:variant>
        <vt:i4>5</vt:i4>
      </vt:variant>
      <vt:variant>
        <vt:lpwstr/>
      </vt:variant>
      <vt:variant>
        <vt:lpwstr>_Toc414005253</vt:lpwstr>
      </vt:variant>
      <vt:variant>
        <vt:i4>1441842</vt:i4>
      </vt:variant>
      <vt:variant>
        <vt:i4>41</vt:i4>
      </vt:variant>
      <vt:variant>
        <vt:i4>0</vt:i4>
      </vt:variant>
      <vt:variant>
        <vt:i4>5</vt:i4>
      </vt:variant>
      <vt:variant>
        <vt:lpwstr/>
      </vt:variant>
      <vt:variant>
        <vt:lpwstr>_Toc414005252</vt:lpwstr>
      </vt:variant>
      <vt:variant>
        <vt:i4>1441842</vt:i4>
      </vt:variant>
      <vt:variant>
        <vt:i4>35</vt:i4>
      </vt:variant>
      <vt:variant>
        <vt:i4>0</vt:i4>
      </vt:variant>
      <vt:variant>
        <vt:i4>5</vt:i4>
      </vt:variant>
      <vt:variant>
        <vt:lpwstr/>
      </vt:variant>
      <vt:variant>
        <vt:lpwstr>_Toc414005251</vt:lpwstr>
      </vt:variant>
      <vt:variant>
        <vt:i4>1441842</vt:i4>
      </vt:variant>
      <vt:variant>
        <vt:i4>29</vt:i4>
      </vt:variant>
      <vt:variant>
        <vt:i4>0</vt:i4>
      </vt:variant>
      <vt:variant>
        <vt:i4>5</vt:i4>
      </vt:variant>
      <vt:variant>
        <vt:lpwstr/>
      </vt:variant>
      <vt:variant>
        <vt:lpwstr>_Toc414005250</vt:lpwstr>
      </vt:variant>
      <vt:variant>
        <vt:i4>1507378</vt:i4>
      </vt:variant>
      <vt:variant>
        <vt:i4>23</vt:i4>
      </vt:variant>
      <vt:variant>
        <vt:i4>0</vt:i4>
      </vt:variant>
      <vt:variant>
        <vt:i4>5</vt:i4>
      </vt:variant>
      <vt:variant>
        <vt:lpwstr/>
      </vt:variant>
      <vt:variant>
        <vt:lpwstr>_Toc414005249</vt:lpwstr>
      </vt:variant>
      <vt:variant>
        <vt:i4>1507378</vt:i4>
      </vt:variant>
      <vt:variant>
        <vt:i4>17</vt:i4>
      </vt:variant>
      <vt:variant>
        <vt:i4>0</vt:i4>
      </vt:variant>
      <vt:variant>
        <vt:i4>5</vt:i4>
      </vt:variant>
      <vt:variant>
        <vt:lpwstr/>
      </vt:variant>
      <vt:variant>
        <vt:lpwstr>_Toc414005248</vt:lpwstr>
      </vt:variant>
      <vt:variant>
        <vt:i4>1507378</vt:i4>
      </vt:variant>
      <vt:variant>
        <vt:i4>11</vt:i4>
      </vt:variant>
      <vt:variant>
        <vt:i4>0</vt:i4>
      </vt:variant>
      <vt:variant>
        <vt:i4>5</vt:i4>
      </vt:variant>
      <vt:variant>
        <vt:lpwstr/>
      </vt:variant>
      <vt:variant>
        <vt:lpwstr>_Toc414005247</vt:lpwstr>
      </vt:variant>
      <vt:variant>
        <vt:i4>1507378</vt:i4>
      </vt:variant>
      <vt:variant>
        <vt:i4>5</vt:i4>
      </vt:variant>
      <vt:variant>
        <vt:i4>0</vt:i4>
      </vt:variant>
      <vt:variant>
        <vt:i4>5</vt:i4>
      </vt:variant>
      <vt:variant>
        <vt:lpwstr/>
      </vt:variant>
      <vt:variant>
        <vt:lpwstr>_Toc414005246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 Informe de Definición MDSI v2.1</dc:title>
  <dc:creator>SUNAT</dc:creator>
  <cp:lastModifiedBy>oliveros</cp:lastModifiedBy>
  <cp:revision>1072</cp:revision>
  <cp:lastPrinted>2017-10-16T22:00:00Z</cp:lastPrinted>
  <dcterms:created xsi:type="dcterms:W3CDTF">2018-10-24T16:25:00Z</dcterms:created>
  <dcterms:modified xsi:type="dcterms:W3CDTF">2018-12-13T05:16:00Z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Mendieta Manco Victor Eduardo</vt:lpwstr>
  </property>
  <property fmtid="{D5CDD505-2E9C-101B-9397-08002B2CF9AE}" pid="3" name="display_urn:schemas-microsoft-com:office:office#Author">
    <vt:lpwstr>Mendieta Manco Victor Eduardo</vt:lpwstr>
  </property>
  <property fmtid="{D5CDD505-2E9C-101B-9397-08002B2CF9AE}" pid="4" name="ContentTypeId">
    <vt:lpwstr>0x0101001677BDC523DEB4478DC6CA284DDA8C8F</vt:lpwstr>
  </property>
</Properties>
</file>