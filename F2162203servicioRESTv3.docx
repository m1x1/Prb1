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people.xml" ContentType="application/vnd.openxmlformats-officedocument.wordprocessingml.people+xml"/>
  <Override PartName="/word/commentsIds.xml" ContentType="application/vnd.openxmlformats-officedocument.wordprocessingml.commentsId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7AED" w:rsidRPr="001367F2" w:rsidRDefault="006D229C" w:rsidP="006F7AED">
      <w:pPr>
        <w:pStyle w:val="Encabezado"/>
        <w:ind w:left="1416" w:hanging="1416"/>
        <w:rPr>
          <w:noProof/>
          <w:lang w:val="es-PE"/>
        </w:rPr>
      </w:pPr>
      <w:bookmarkStart w:id="0" w:name="_Toc153947555"/>
      <w:bookmarkStart w:id="1" w:name="_Toc153947624"/>
      <w:bookmarkStart w:id="2" w:name="_Toc153947768"/>
      <w:bookmarkStart w:id="3" w:name="_Toc153947824"/>
      <w:bookmarkStart w:id="4" w:name="_Toc153947969"/>
      <w:bookmarkStart w:id="5" w:name="_Toc154369189"/>
      <w:bookmarkStart w:id="6" w:name="_Toc154897011"/>
      <w:bookmarkStart w:id="7" w:name="_Toc154897180"/>
      <w:bookmarkStart w:id="8" w:name="_Toc154897233"/>
      <w:bookmarkStart w:id="9" w:name="_Toc154897327"/>
      <w:bookmarkStart w:id="10" w:name="_Toc154897379"/>
      <w:bookmarkStart w:id="11" w:name="_Toc154898729"/>
      <w:bookmarkStart w:id="12" w:name="_Toc154898886"/>
      <w:bookmarkStart w:id="13" w:name="_Toc154898932"/>
      <w:bookmarkStart w:id="14" w:name="_Toc154899057"/>
      <w:bookmarkStart w:id="15" w:name="_Toc154910683"/>
      <w:bookmarkStart w:id="16" w:name="_Toc154910776"/>
      <w:bookmarkStart w:id="17" w:name="_Toc154910906"/>
      <w:bookmarkStart w:id="18" w:name="_Toc155599955"/>
      <w:bookmarkStart w:id="19" w:name="_Toc155600058"/>
      <w:bookmarkStart w:id="20" w:name="_Toc155600191"/>
      <w:bookmarkStart w:id="21" w:name="_Toc155600345"/>
      <w:bookmarkStart w:id="22" w:name="_Toc155677320"/>
      <w:bookmarkStart w:id="23" w:name="_Toc155677412"/>
      <w:bookmarkStart w:id="24" w:name="_Toc155753026"/>
      <w:bookmarkStart w:id="25" w:name="_Toc155753191"/>
      <w:bookmarkStart w:id="26" w:name="_Toc156619162"/>
      <w:bookmarkStart w:id="27" w:name="_Toc156619793"/>
      <w:bookmarkStart w:id="28" w:name="_Toc156635785"/>
      <w:bookmarkStart w:id="29" w:name="_Toc156636059"/>
      <w:bookmarkStart w:id="30" w:name="_Toc156636185"/>
      <w:bookmarkStart w:id="31" w:name="_Toc156636280"/>
      <w:bookmarkStart w:id="32" w:name="_Toc156636739"/>
      <w:bookmarkStart w:id="33" w:name="_Toc156898659"/>
      <w:bookmarkStart w:id="34" w:name="_Toc156898923"/>
      <w:bookmarkStart w:id="35" w:name="_Toc156960976"/>
      <w:bookmarkStart w:id="36" w:name="_Toc156961182"/>
      <w:bookmarkStart w:id="37" w:name="_Toc156962374"/>
      <w:r>
        <w:rPr>
          <w:noProof/>
          <w:lang w:val="es-PE" w:eastAsia="es-PE"/>
        </w:rPr>
        <mc:AlternateContent>
          <mc:Choice Requires="wps">
            <w:drawing>
              <wp:anchor distT="0" distB="0" distL="114300" distR="114300" simplePos="0" relativeHeight="251656192" behindDoc="1" locked="0" layoutInCell="1" allowOverlap="1">
                <wp:simplePos x="0" y="0"/>
                <wp:positionH relativeFrom="column">
                  <wp:posOffset>-114300</wp:posOffset>
                </wp:positionH>
                <wp:positionV relativeFrom="paragraph">
                  <wp:posOffset>0</wp:posOffset>
                </wp:positionV>
                <wp:extent cx="5829300" cy="8368030"/>
                <wp:effectExtent l="0" t="0" r="19050" b="13970"/>
                <wp:wrapNone/>
                <wp:docPr id="3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368030"/>
                        </a:xfrm>
                        <a:prstGeom prst="roundRect">
                          <a:avLst>
                            <a:gd name="adj" fmla="val 3074"/>
                          </a:avLst>
                        </a:prstGeom>
                        <a:solidFill>
                          <a:srgbClr val="CCFFFF"/>
                        </a:solidFill>
                        <a:ln w="9525">
                          <a:solidFill>
                            <a:srgbClr val="000000"/>
                          </a:solidFill>
                          <a:round/>
                          <a:headEnd/>
                          <a:tailEnd/>
                        </a:ln>
                      </wps:spPr>
                      <wps:txbx>
                        <w:txbxContent>
                          <w:p w:rsidR="00A87080" w:rsidRDefault="00A87080" w:rsidP="006F7AED">
                            <w:pPr>
                              <w:pStyle w:val="Encabezad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2" o:spid="_x0000_s1026" style="position:absolute;left:0;text-align:left;margin-left:-9pt;margin-top:0;width:459pt;height:658.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201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" fillcolor="#cff">
                <v:textbox>
                  <w:txbxContent>
                    <w:p w:rsidR="00A87080" w:rsidRDefault="00A87080" w:rsidP="006F7AED">
                      <w:pPr>
                        <w:pStyle w:val="Encabezado"/>
                      </w:pPr>
                    </w:p>
                  </w:txbxContent>
                </v:textbox>
              </v:roundrect>
            </w:pict>
          </mc:Fallback>
        </mc:AlternateContent>
      </w:r>
    </w:p>
    <w:p w:rsidR="006F7AED" w:rsidRPr="00C06B3C" w:rsidRDefault="00483BAD" w:rsidP="006F7AED">
      <w:pPr>
        <w:pStyle w:val="a"/>
      </w:pPr>
      <w:r>
        <w:rPr>
          <w:lang w:val="es-PE" w:eastAsia="es-PE"/>
        </w:rPr>
        <w:drawing>
          <wp:inline distT="0" distB="0" distL="0" distR="0">
            <wp:extent cx="2277110" cy="603885"/>
            <wp:effectExtent l="0" t="0" r="8890" b="5715"/>
            <wp:docPr id="29" name="Imagen 1" descr="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NA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7110" cy="603885"/>
                    </a:xfrm>
                    <a:prstGeom prst="rect">
                      <a:avLst/>
                    </a:prstGeom>
                    <a:noFill/>
                    <a:ln>
                      <a:noFill/>
                    </a:ln>
                  </pic:spPr>
                </pic:pic>
              </a:graphicData>
            </a:graphic>
          </wp:inline>
        </w:drawing>
      </w:r>
    </w:p>
    <w:p w:rsidR="006F7AED" w:rsidRPr="00C06B3C" w:rsidRDefault="006F7AED" w:rsidP="006F7AED">
      <w:pPr>
        <w:pStyle w:val="Textonotapie"/>
        <w:rPr>
          <w:b/>
          <w:sz w:val="40"/>
        </w:rPr>
      </w:pPr>
    </w:p>
    <w:p w:rsidR="006F7AED" w:rsidRPr="00C06B3C" w:rsidRDefault="006F7AED" w:rsidP="006F7AED">
      <w:pPr>
        <w:pStyle w:val="Encabezado"/>
        <w:rPr>
          <w:rFonts w:ascii="Arial" w:hAnsi="Arial"/>
        </w:rPr>
      </w:pPr>
    </w:p>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D229C" w:rsidP="006F7AED">
      <w:r>
        <w:rPr>
          <w:noProof/>
          <w:lang w:val="es-PE" w:eastAsia="es-PE"/>
        </w:rPr>
        <mc:AlternateContent>
          <mc:Choice Requires="wps">
            <w:drawing>
              <wp:anchor distT="0" distB="0" distL="114300" distR="114300" simplePos="0" relativeHeight="251657216" behindDoc="0" locked="0" layoutInCell="1" allowOverlap="1">
                <wp:simplePos x="0" y="0"/>
                <wp:positionH relativeFrom="column">
                  <wp:posOffset>661670</wp:posOffset>
                </wp:positionH>
                <wp:positionV relativeFrom="paragraph">
                  <wp:posOffset>116840</wp:posOffset>
                </wp:positionV>
                <wp:extent cx="4343400" cy="1409065"/>
                <wp:effectExtent l="19050" t="19050" r="19050" b="19685"/>
                <wp:wrapNone/>
                <wp:docPr id="32"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43400" cy="1409065"/>
                        </a:xfrm>
                        <a:prstGeom prst="roundRect">
                          <a:avLst>
                            <a:gd name="adj" fmla="val 16667"/>
                          </a:avLst>
                        </a:prstGeom>
                        <a:solidFill>
                          <a:srgbClr val="FFFFFF"/>
                        </a:solidFill>
                        <a:ln w="28575">
                          <a:solidFill>
                            <a:srgbClr val="000000"/>
                          </a:solidFill>
                          <a:round/>
                          <a:headEnd/>
                          <a:tailEnd/>
                        </a:ln>
                        <a:effectLst/>
                        <a:extLst>
                          <a:ext uri="{AF507438-7753-43E0-B8FC-AC1667EBCBE1}">
                            <a14:hiddenEffects xmlns:a14="http://schemas.microsoft.com/office/drawing/2010/main">
                              <a:effectLst>
                                <a:outerShdw dist="107763" dir="2700000" algn="ctr" rotWithShape="0">
                                  <a:srgbClr val="808080"/>
                                </a:outerShdw>
                              </a:effectLst>
                            </a14:hiddenEffects>
                          </a:ext>
                        </a:extLst>
                      </wps:spPr>
                      <wps:txbx>
                        <w:txbxContent>
                          <w:p w:rsidR="00A87080" w:rsidRPr="00D62BA6" w:rsidRDefault="00A87080" w:rsidP="006F7AED">
                            <w:pPr>
                              <w:jc w:val="center"/>
                              <w:rPr>
                                <w:rFonts w:ascii="Arial Narrow" w:hAnsi="Arial Narrow"/>
                                <w:b/>
                                <w:bCs/>
                                <w:color w:val="404040"/>
                                <w:sz w:val="32"/>
                                <w:szCs w:val="32"/>
                                <w:lang w:val="es-ES_tradnl"/>
                              </w:rPr>
                            </w:pPr>
                            <w:r w:rsidRPr="00D62BA6">
                              <w:rPr>
                                <w:rFonts w:ascii="Arial Narrow" w:hAnsi="Arial Narrow"/>
                                <w:b/>
                                <w:bCs/>
                                <w:color w:val="404040"/>
                                <w:sz w:val="32"/>
                                <w:szCs w:val="32"/>
                                <w:lang w:val="es-ES_tradnl"/>
                              </w:rPr>
                              <w:t>16-REGISTRO</w:t>
                            </w:r>
                          </w:p>
                          <w:p w:rsidR="00A87080" w:rsidRPr="00D62BA6" w:rsidRDefault="00A87080" w:rsidP="006F7AED">
                            <w:pPr>
                              <w:jc w:val="center"/>
                              <w:rPr>
                                <w:rFonts w:ascii="Arial Narrow" w:hAnsi="Arial Narrow"/>
                                <w:b/>
                                <w:bCs/>
                                <w:color w:val="404040"/>
                                <w:sz w:val="32"/>
                                <w:szCs w:val="32"/>
                                <w:lang w:val="es-ES_tradnl"/>
                              </w:rPr>
                            </w:pPr>
                            <w:r w:rsidRPr="00D62BA6">
                              <w:rPr>
                                <w:rFonts w:ascii="Arial Narrow" w:hAnsi="Arial Narrow"/>
                                <w:b/>
                                <w:bCs/>
                                <w:color w:val="404040"/>
                                <w:sz w:val="32"/>
                                <w:szCs w:val="32"/>
                                <w:lang w:val="es-ES_tradnl"/>
                              </w:rPr>
                              <w:t>1622- SERVICIOS Y RUTINAS DE REGISTRO DEL CONTRIBUYENTE</w:t>
                            </w:r>
                          </w:p>
                          <w:p w:rsidR="00A87080" w:rsidRPr="00D62BA6" w:rsidRDefault="00A87080" w:rsidP="006F7AED">
                            <w:pPr>
                              <w:jc w:val="center"/>
                              <w:rPr>
                                <w:rFonts w:ascii="Arial Narrow" w:hAnsi="Arial Narrow"/>
                                <w:b/>
                                <w:bCs/>
                                <w:color w:val="404040"/>
                                <w:sz w:val="32"/>
                                <w:szCs w:val="32"/>
                                <w:lang w:val="es-ES_tradnl"/>
                              </w:rPr>
                            </w:pPr>
                            <w:r w:rsidRPr="00D62BA6">
                              <w:rPr>
                                <w:rFonts w:ascii="Arial Narrow" w:hAnsi="Arial Narrow"/>
                                <w:b/>
                                <w:bCs/>
                                <w:color w:val="404040"/>
                                <w:sz w:val="32"/>
                                <w:szCs w:val="32"/>
                                <w:lang w:val="es-ES_tradnl"/>
                              </w:rPr>
                              <w:t>162203–VALIDACIÓN PARA CAMBIO DE REGIMEN DEL CONTRIBUYENTE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3" o:spid="_x0000_s1027" style="position:absolute;left:0;text-align:left;margin-left:52.1pt;margin-top:9.2pt;width:342pt;height:110.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" strokeweight="2.25pt">
                <v:shadow offset="6pt,6pt"/>
                <v:textbox>
                  <w:txbxContent>
                    <w:p w:rsidR="00A87080" w:rsidRPr="00D62BA6" w:rsidRDefault="00A87080" w:rsidP="006F7AED">
                      <w:pPr>
                        <w:jc w:val="center"/>
                        <w:rPr>
                          <w:rFonts w:ascii="Arial Narrow" w:hAnsi="Arial Narrow"/>
                          <w:b/>
                          <w:bCs/>
                          <w:color w:val="404040"/>
                          <w:sz w:val="32"/>
                          <w:szCs w:val="32"/>
                          <w:lang w:val="es-ES_tradnl"/>
                        </w:rPr>
                      </w:pPr>
                      <w:r w:rsidRPr="00D62BA6">
                        <w:rPr>
                          <w:rFonts w:ascii="Arial Narrow" w:hAnsi="Arial Narrow"/>
                          <w:b/>
                          <w:bCs/>
                          <w:color w:val="404040"/>
                          <w:sz w:val="32"/>
                          <w:szCs w:val="32"/>
                          <w:lang w:val="es-ES_tradnl"/>
                        </w:rPr>
                        <w:t>16-REGISTRO</w:t>
                      </w:r>
                    </w:p>
                    <w:p w:rsidR="00A87080" w:rsidRPr="00D62BA6" w:rsidRDefault="00A87080" w:rsidP="006F7AED">
                      <w:pPr>
                        <w:jc w:val="center"/>
                        <w:rPr>
                          <w:rFonts w:ascii="Arial Narrow" w:hAnsi="Arial Narrow"/>
                          <w:b/>
                          <w:bCs/>
                          <w:color w:val="404040"/>
                          <w:sz w:val="32"/>
                          <w:szCs w:val="32"/>
                          <w:lang w:val="es-ES_tradnl"/>
                        </w:rPr>
                      </w:pPr>
                      <w:r w:rsidRPr="00D62BA6">
                        <w:rPr>
                          <w:rFonts w:ascii="Arial Narrow" w:hAnsi="Arial Narrow"/>
                          <w:b/>
                          <w:bCs/>
                          <w:color w:val="404040"/>
                          <w:sz w:val="32"/>
                          <w:szCs w:val="32"/>
                          <w:lang w:val="es-ES_tradnl"/>
                        </w:rPr>
                        <w:t>1622- SERVICIOS Y RUTINAS DE REGISTRO DEL CONTRIBUYENTE</w:t>
                      </w:r>
                    </w:p>
                    <w:p w:rsidR="00A87080" w:rsidRPr="00D62BA6" w:rsidRDefault="00A87080" w:rsidP="006F7AED">
                      <w:pPr>
                        <w:jc w:val="center"/>
                        <w:rPr>
                          <w:rFonts w:ascii="Arial Narrow" w:hAnsi="Arial Narrow"/>
                          <w:b/>
                          <w:bCs/>
                          <w:color w:val="404040"/>
                          <w:sz w:val="32"/>
                          <w:szCs w:val="32"/>
                          <w:lang w:val="es-ES_tradnl"/>
                        </w:rPr>
                      </w:pPr>
                      <w:r w:rsidRPr="00D62BA6">
                        <w:rPr>
                          <w:rFonts w:ascii="Arial Narrow" w:hAnsi="Arial Narrow"/>
                          <w:b/>
                          <w:bCs/>
                          <w:color w:val="404040"/>
                          <w:sz w:val="32"/>
                          <w:szCs w:val="32"/>
                          <w:lang w:val="es-ES_tradnl"/>
                        </w:rPr>
                        <w:t>162203–VALIDACIÓN PARA CAMBIO DE REGIMEN DEL CONTRIBUYENTE</w:t>
                      </w:r>
                    </w:p>
                  </w:txbxContent>
                </v:textbox>
              </v:roundrect>
            </w:pict>
          </mc:Fallback>
        </mc:AlternateContent>
      </w:r>
    </w:p>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Pr>
        <w:pStyle w:val="Textoindependiente2"/>
        <w:jc w:val="center"/>
        <w:rPr>
          <w:b/>
          <w:bCs/>
          <w:sz w:val="32"/>
        </w:rPr>
      </w:pPr>
    </w:p>
    <w:p w:rsidR="006F7AED" w:rsidRPr="00C06B3C" w:rsidRDefault="006F7AED" w:rsidP="006F7AED">
      <w:pPr>
        <w:pStyle w:val="Textoindependiente2"/>
        <w:jc w:val="center"/>
        <w:rPr>
          <w:b/>
          <w:bCs/>
          <w:sz w:val="32"/>
        </w:rPr>
      </w:pPr>
    </w:p>
    <w:p w:rsidR="006F7AED" w:rsidRPr="00C06B3C" w:rsidRDefault="006F7AED" w:rsidP="006F7AED">
      <w:pPr>
        <w:ind w:left="180"/>
        <w:jc w:val="center"/>
        <w:rPr>
          <w:rFonts w:ascii="Arial Narrow" w:hAnsi="Arial Narrow" w:cs="Arial"/>
          <w:color w:val="000080"/>
          <w:sz w:val="32"/>
        </w:rPr>
      </w:pPr>
      <w:r w:rsidRPr="00C06B3C">
        <w:rPr>
          <w:rFonts w:ascii="Arial Narrow" w:hAnsi="Arial Narrow" w:cs="Arial"/>
          <w:color w:val="000080"/>
          <w:sz w:val="32"/>
        </w:rPr>
        <w:t xml:space="preserve">Formato F2 </w:t>
      </w:r>
    </w:p>
    <w:p w:rsidR="006F7AED" w:rsidRPr="00C06B3C" w:rsidRDefault="006F7AED" w:rsidP="006F7AED">
      <w:pPr>
        <w:ind w:left="180"/>
        <w:jc w:val="center"/>
        <w:rPr>
          <w:rFonts w:ascii="Arial Narrow" w:hAnsi="Arial Narrow" w:cs="Arial"/>
          <w:b/>
          <w:bCs/>
          <w:color w:val="000080"/>
          <w:sz w:val="24"/>
        </w:rPr>
      </w:pPr>
      <w:r w:rsidRPr="00C06B3C">
        <w:rPr>
          <w:rFonts w:ascii="Arial Narrow" w:hAnsi="Arial Narrow" w:cs="Arial"/>
          <w:color w:val="000080"/>
          <w:sz w:val="32"/>
        </w:rPr>
        <w:t xml:space="preserve">Informe de Definición </w:t>
      </w:r>
      <w:r w:rsidRPr="00C06B3C">
        <w:rPr>
          <w:rFonts w:ascii="Arial Narrow" w:hAnsi="Arial Narrow" w:cs="Arial"/>
          <w:b/>
          <w:bCs/>
          <w:color w:val="000080"/>
          <w:sz w:val="24"/>
        </w:rPr>
        <w:t xml:space="preserve">Versión </w:t>
      </w:r>
      <w:r w:rsidR="00BD0D83">
        <w:rPr>
          <w:rFonts w:ascii="Arial Narrow" w:hAnsi="Arial Narrow" w:cs="Arial"/>
          <w:b/>
          <w:bCs/>
          <w:color w:val="000080"/>
          <w:sz w:val="24"/>
        </w:rPr>
        <w:t>4</w:t>
      </w:r>
      <w:r>
        <w:rPr>
          <w:rFonts w:ascii="Arial Narrow" w:hAnsi="Arial Narrow" w:cs="Arial"/>
          <w:b/>
          <w:bCs/>
          <w:color w:val="000080"/>
          <w:sz w:val="24"/>
        </w:rPr>
        <w:t>.</w:t>
      </w:r>
      <w:r w:rsidR="00F17BCA" w:rsidRPr="00F17BCA">
        <w:rPr>
          <w:rFonts w:ascii="Arial Narrow" w:hAnsi="Arial Narrow" w:cs="Arial"/>
          <w:b/>
          <w:bCs/>
          <w:color w:val="000080"/>
          <w:sz w:val="24"/>
          <w:highlight w:val="yellow"/>
        </w:rPr>
        <w:t>4</w:t>
      </w:r>
    </w:p>
    <w:p w:rsidR="006F7AED" w:rsidRPr="00C06B3C" w:rsidRDefault="006F7AED" w:rsidP="006F7AED">
      <w:pPr>
        <w:ind w:left="180"/>
        <w:jc w:val="center"/>
        <w:rPr>
          <w:rFonts w:ascii="Arial Narrow" w:hAnsi="Arial Narrow" w:cs="Arial"/>
          <w:b/>
          <w:bCs/>
          <w:color w:val="000080"/>
          <w:sz w:val="24"/>
        </w:rPr>
      </w:pPr>
    </w:p>
    <w:p w:rsidR="006F7AED" w:rsidRPr="00C06B3C" w:rsidRDefault="006F7AED" w:rsidP="006F7AED">
      <w:pPr>
        <w:ind w:left="180"/>
        <w:jc w:val="center"/>
        <w:rPr>
          <w:rFonts w:ascii="Arial Narrow" w:hAnsi="Arial Narrow" w:cs="Arial"/>
          <w:b/>
          <w:bCs/>
          <w:color w:val="000080"/>
          <w:sz w:val="24"/>
        </w:rPr>
      </w:pPr>
      <w:r w:rsidRPr="00C06B3C">
        <w:rPr>
          <w:rFonts w:ascii="Arial Narrow" w:hAnsi="Arial Narrow" w:cs="Arial"/>
          <w:color w:val="000080"/>
          <w:sz w:val="32"/>
        </w:rPr>
        <w:t>MDSI v3.0</w:t>
      </w:r>
    </w:p>
    <w:p w:rsidR="006F7AED" w:rsidRPr="00C06B3C" w:rsidRDefault="006F7AED" w:rsidP="006F7AED">
      <w:pPr>
        <w:pStyle w:val="Encabezado"/>
        <w:jc w:val="center"/>
      </w:pPr>
    </w:p>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 w:rsidR="006F7AED" w:rsidRPr="00C06B3C" w:rsidRDefault="006F7AED" w:rsidP="006F7AED">
      <w:pPr>
        <w:pStyle w:val="Encabezado"/>
      </w:pPr>
    </w:p>
    <w:p w:rsidR="006F7AED" w:rsidRPr="00C06B3C" w:rsidRDefault="006F7AED" w:rsidP="006F7AED"/>
    <w:p w:rsidR="006F7AED" w:rsidRPr="00C06B3C" w:rsidRDefault="006F7AED" w:rsidP="006F7AED">
      <w:pPr>
        <w:jc w:val="center"/>
        <w:rPr>
          <w:b/>
          <w:bCs/>
        </w:rPr>
      </w:pPr>
    </w:p>
    <w:p w:rsidR="006F7AED" w:rsidRPr="00C06B3C" w:rsidRDefault="006F7AED" w:rsidP="006F7AED">
      <w:pPr>
        <w:jc w:val="center"/>
        <w:rPr>
          <w:rFonts w:ascii="Arial Narrow" w:hAnsi="Arial Narrow"/>
          <w:b/>
          <w:bCs/>
          <w:sz w:val="28"/>
        </w:rPr>
      </w:pPr>
      <w:r w:rsidRPr="00C06B3C">
        <w:rPr>
          <w:rFonts w:ascii="Arial Narrow" w:hAnsi="Arial Narrow"/>
          <w:b/>
          <w:bCs/>
          <w:sz w:val="28"/>
        </w:rPr>
        <w:t>INTENDENCIA NACIONAL DE SISTEMAS DE INFORMACION</w:t>
      </w:r>
    </w:p>
    <w:p w:rsidR="006F7AED" w:rsidRPr="00C06B3C" w:rsidRDefault="006F7AED" w:rsidP="006F7AED">
      <w:pPr>
        <w:jc w:val="center"/>
        <w:rPr>
          <w:rFonts w:ascii="Arial Narrow" w:hAnsi="Arial Narrow"/>
          <w:b/>
          <w:bCs/>
          <w:sz w:val="28"/>
        </w:rPr>
      </w:pPr>
      <w:r w:rsidRPr="00C06B3C">
        <w:rPr>
          <w:rFonts w:ascii="Arial Narrow" w:hAnsi="Arial Narrow"/>
          <w:b/>
          <w:bCs/>
          <w:sz w:val="28"/>
        </w:rPr>
        <w:t>SUPERINTENDENCIA NACIONAL DE ADUANAS Y ADMINISTRACIÓN TRIBUTARIA</w:t>
      </w:r>
    </w:p>
    <w:p w:rsidR="006F7AED" w:rsidRPr="00C06B3C" w:rsidRDefault="006F7AED" w:rsidP="006F7AED">
      <w:pPr>
        <w:jc w:val="center"/>
        <w:rPr>
          <w:b/>
          <w:bCs/>
        </w:rPr>
      </w:pPr>
      <w:r w:rsidRPr="00C06B3C">
        <w:rPr>
          <w:b/>
          <w:bCs/>
        </w:rPr>
        <w:t>Lima - Perú</w:t>
      </w:r>
    </w:p>
    <w:p w:rsidR="006F7AED" w:rsidRPr="00C06B3C" w:rsidRDefault="006F7AED" w:rsidP="006F7AED"/>
    <w:p w:rsidR="006F7AED" w:rsidRPr="00C06B3C" w:rsidRDefault="006F7AED" w:rsidP="006F7AED"/>
    <w:p w:rsidR="006F7AED" w:rsidRPr="00C06B3C" w:rsidRDefault="006F7AED" w:rsidP="006F7AED"/>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rsidR="006F7AED" w:rsidRPr="00C06B3C" w:rsidRDefault="006F7AED" w:rsidP="006F7AED">
      <w:pPr>
        <w:sectPr w:rsidR="006F7AED" w:rsidRPr="00C06B3C">
          <w:headerReference w:type="default" r:id="rId14"/>
          <w:footerReference w:type="even" r:id="rId15"/>
          <w:footerReference w:type="default" r:id="rId16"/>
          <w:headerReference w:type="first" r:id="rId17"/>
          <w:pgSz w:w="11907" w:h="16840" w:code="9"/>
          <w:pgMar w:top="1418" w:right="1701" w:bottom="1418" w:left="1701" w:header="709" w:footer="709" w:gutter="0"/>
          <w:cols w:space="708"/>
          <w:titlePg/>
          <w:docGrid w:linePitch="360"/>
        </w:sectPr>
      </w:pPr>
    </w:p>
    <w:p w:rsidR="00E9712A" w:rsidRPr="00C06B3C" w:rsidRDefault="00E9712A">
      <w:pPr>
        <w:pStyle w:val="Textoindependiente"/>
        <w:tabs>
          <w:tab w:val="clear" w:pos="4253"/>
        </w:tabs>
        <w:jc w:val="center"/>
        <w:rPr>
          <w:sz w:val="28"/>
          <w:u w:val="single"/>
        </w:rPr>
      </w:pPr>
      <w:r w:rsidRPr="00C06B3C">
        <w:rPr>
          <w:sz w:val="28"/>
          <w:u w:val="single"/>
        </w:rPr>
        <w:lastRenderedPageBreak/>
        <w:t>CONTENIDO</w:t>
      </w:r>
    </w:p>
    <w:p w:rsidR="00E9712A" w:rsidRPr="00285FAA" w:rsidRDefault="00E9712A">
      <w:pPr>
        <w:pStyle w:val="Textoindependiente"/>
        <w:tabs>
          <w:tab w:val="clear" w:pos="4253"/>
        </w:tabs>
        <w:jc w:val="center"/>
        <w:rPr>
          <w:b w:val="0"/>
          <w:sz w:val="20"/>
          <w:u w:val="single"/>
        </w:rPr>
      </w:pPr>
      <w:bookmarkStart w:id="38" w:name="_Toc41466669"/>
    </w:p>
    <w:p w:rsidR="008F0583" w:rsidRPr="002D2B03" w:rsidRDefault="00DD1141">
      <w:pPr>
        <w:pStyle w:val="TDC1"/>
        <w:rPr>
          <w:rFonts w:ascii="Calibri" w:hAnsi="Calibri" w:cs="Times New Roman"/>
          <w:b w:val="0"/>
          <w:sz w:val="22"/>
          <w:szCs w:val="22"/>
          <w:lang w:eastAsia="es-PE"/>
        </w:rPr>
      </w:pPr>
      <w:r w:rsidRPr="00285FAA">
        <w:rPr>
          <w:b w:val="0"/>
          <w:caps/>
          <w:u w:val="single"/>
        </w:rPr>
        <w:fldChar w:fldCharType="begin"/>
      </w:r>
      <w:r w:rsidR="002D07C5" w:rsidRPr="00285FAA">
        <w:rPr>
          <w:b w:val="0"/>
          <w:caps/>
          <w:u w:val="single"/>
        </w:rPr>
        <w:instrText xml:space="preserve"> TOC \o "1-3" \h \z \u </w:instrText>
      </w:r>
      <w:r w:rsidRPr="00285FAA">
        <w:rPr>
          <w:b w:val="0"/>
          <w:caps/>
          <w:u w:val="single"/>
        </w:rPr>
        <w:fldChar w:fldCharType="separate"/>
      </w:r>
      <w:hyperlink w:anchor="_Toc449428560" w:history="1">
        <w:r w:rsidR="008F0583" w:rsidRPr="00066F35">
          <w:rPr>
            <w:rStyle w:val="Hipervnculo"/>
          </w:rPr>
          <w:t>Registro de control de cambios al Documento</w:t>
        </w:r>
        <w:r w:rsidR="008F0583">
          <w:rPr>
            <w:webHidden/>
          </w:rPr>
          <w:tab/>
        </w:r>
        <w:r>
          <w:rPr>
            <w:webHidden/>
          </w:rPr>
          <w:fldChar w:fldCharType="begin"/>
        </w:r>
        <w:r w:rsidR="008F0583">
          <w:rPr>
            <w:webHidden/>
          </w:rPr>
          <w:instrText xml:space="preserve"> PAGEREF _Toc449428560 \h </w:instrText>
        </w:r>
        <w:r>
          <w:rPr>
            <w:webHidden/>
          </w:rPr>
        </w:r>
        <w:r>
          <w:rPr>
            <w:webHidden/>
          </w:rPr>
          <w:fldChar w:fldCharType="separate"/>
        </w:r>
        <w:r w:rsidR="003943B4">
          <w:rPr>
            <w:webHidden/>
          </w:rPr>
          <w:t>4</w:t>
        </w:r>
        <w:r>
          <w:rPr>
            <w:webHidden/>
          </w:rPr>
          <w:fldChar w:fldCharType="end"/>
        </w:r>
      </w:hyperlink>
    </w:p>
    <w:p w:rsidR="008F0583" w:rsidRPr="002D2B03" w:rsidRDefault="00E07C3F">
      <w:pPr>
        <w:pStyle w:val="TDC1"/>
        <w:rPr>
          <w:rFonts w:ascii="Calibri" w:hAnsi="Calibri" w:cs="Times New Roman"/>
          <w:b w:val="0"/>
          <w:sz w:val="22"/>
          <w:szCs w:val="22"/>
          <w:lang w:eastAsia="es-PE"/>
        </w:rPr>
      </w:pPr>
      <w:hyperlink w:anchor="_Toc449428561" w:history="1">
        <w:r w:rsidR="008F0583" w:rsidRPr="00066F35">
          <w:rPr>
            <w:rStyle w:val="Hipervnculo"/>
          </w:rPr>
          <w:t>Introducción</w:t>
        </w:r>
        <w:r w:rsidR="008F0583">
          <w:rPr>
            <w:webHidden/>
          </w:rPr>
          <w:tab/>
        </w:r>
        <w:r w:rsidR="00DD1141">
          <w:rPr>
            <w:webHidden/>
          </w:rPr>
          <w:fldChar w:fldCharType="begin"/>
        </w:r>
        <w:r w:rsidR="008F0583">
          <w:rPr>
            <w:webHidden/>
          </w:rPr>
          <w:instrText xml:space="preserve"> PAGEREF _Toc449428561 \h </w:instrText>
        </w:r>
        <w:r w:rsidR="00DD1141">
          <w:rPr>
            <w:webHidden/>
          </w:rPr>
        </w:r>
        <w:r w:rsidR="00DD1141">
          <w:rPr>
            <w:webHidden/>
          </w:rPr>
          <w:fldChar w:fldCharType="separate"/>
        </w:r>
        <w:r w:rsidR="003943B4">
          <w:rPr>
            <w:webHidden/>
          </w:rPr>
          <w:t>5</w:t>
        </w:r>
        <w:r w:rsidR="00DD1141">
          <w:rPr>
            <w:webHidden/>
          </w:rPr>
          <w:fldChar w:fldCharType="end"/>
        </w:r>
      </w:hyperlink>
    </w:p>
    <w:p w:rsidR="008F0583" w:rsidRPr="002D2B03" w:rsidRDefault="00E07C3F">
      <w:pPr>
        <w:pStyle w:val="TDC1"/>
        <w:rPr>
          <w:rFonts w:ascii="Calibri" w:hAnsi="Calibri" w:cs="Times New Roman"/>
          <w:b w:val="0"/>
          <w:sz w:val="22"/>
          <w:szCs w:val="22"/>
          <w:lang w:eastAsia="es-PE"/>
        </w:rPr>
      </w:pPr>
      <w:hyperlink w:anchor="_Toc449428562" w:history="1">
        <w:r w:rsidR="008F0583" w:rsidRPr="00066F35">
          <w:rPr>
            <w:rStyle w:val="Hipervnculo"/>
          </w:rPr>
          <w:t>Información General del Sistema</w:t>
        </w:r>
        <w:r w:rsidR="008F0583">
          <w:rPr>
            <w:webHidden/>
          </w:rPr>
          <w:tab/>
        </w:r>
        <w:r w:rsidR="00DD1141">
          <w:rPr>
            <w:webHidden/>
          </w:rPr>
          <w:fldChar w:fldCharType="begin"/>
        </w:r>
        <w:r w:rsidR="008F0583">
          <w:rPr>
            <w:webHidden/>
          </w:rPr>
          <w:instrText xml:space="preserve"> PAGEREF _Toc449428562 \h </w:instrText>
        </w:r>
        <w:r w:rsidR="00DD1141">
          <w:rPr>
            <w:webHidden/>
          </w:rPr>
        </w:r>
        <w:r w:rsidR="00DD1141">
          <w:rPr>
            <w:webHidden/>
          </w:rPr>
          <w:fldChar w:fldCharType="separate"/>
        </w:r>
        <w:r w:rsidR="003943B4">
          <w:rPr>
            <w:webHidden/>
          </w:rPr>
          <w:t>5</w:t>
        </w:r>
        <w:r w:rsidR="00DD1141">
          <w:rPr>
            <w:webHidden/>
          </w:rPr>
          <w:fldChar w:fldCharType="end"/>
        </w:r>
      </w:hyperlink>
    </w:p>
    <w:p w:rsidR="008F0583" w:rsidRPr="002D2B03" w:rsidRDefault="00E07C3F">
      <w:pPr>
        <w:pStyle w:val="TDC1"/>
        <w:rPr>
          <w:rFonts w:ascii="Calibri" w:hAnsi="Calibri" w:cs="Times New Roman"/>
          <w:b w:val="0"/>
          <w:sz w:val="22"/>
          <w:szCs w:val="22"/>
          <w:lang w:eastAsia="es-PE"/>
        </w:rPr>
      </w:pPr>
      <w:hyperlink w:anchor="_Toc449428563" w:history="1">
        <w:r w:rsidR="008F0583" w:rsidRPr="00066F35">
          <w:rPr>
            <w:rStyle w:val="Hipervnculo"/>
          </w:rPr>
          <w:t>1.</w:t>
        </w:r>
        <w:r w:rsidR="008F0583" w:rsidRPr="002D2B03">
          <w:rPr>
            <w:rFonts w:ascii="Calibri" w:hAnsi="Calibri" w:cs="Times New Roman"/>
            <w:b w:val="0"/>
            <w:sz w:val="22"/>
            <w:szCs w:val="22"/>
            <w:lang w:eastAsia="es-PE"/>
          </w:rPr>
          <w:tab/>
        </w:r>
        <w:r w:rsidR="008F0583" w:rsidRPr="00066F35">
          <w:rPr>
            <w:rStyle w:val="Hipervnculo"/>
          </w:rPr>
          <w:t>ANÁLISIS DE REQUERIMIENTOS DEL SISTEMA DE INFORMACIÓN</w:t>
        </w:r>
        <w:r w:rsidR="008F0583">
          <w:rPr>
            <w:webHidden/>
          </w:rPr>
          <w:tab/>
        </w:r>
        <w:r w:rsidR="00DD1141">
          <w:rPr>
            <w:webHidden/>
          </w:rPr>
          <w:fldChar w:fldCharType="begin"/>
        </w:r>
        <w:r w:rsidR="008F0583">
          <w:rPr>
            <w:webHidden/>
          </w:rPr>
          <w:instrText xml:space="preserve"> PAGEREF _Toc449428563 \h </w:instrText>
        </w:r>
        <w:r w:rsidR="00DD1141">
          <w:rPr>
            <w:webHidden/>
          </w:rPr>
        </w:r>
        <w:r w:rsidR="00DD1141">
          <w:rPr>
            <w:webHidden/>
          </w:rPr>
          <w:fldChar w:fldCharType="separate"/>
        </w:r>
        <w:r w:rsidR="003943B4">
          <w:rPr>
            <w:webHidden/>
          </w:rPr>
          <w:t>6</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64" w:history="1">
        <w:r w:rsidR="008F0583" w:rsidRPr="00066F35">
          <w:rPr>
            <w:rStyle w:val="Hipervnculo"/>
          </w:rPr>
          <w:t>1.1.</w:t>
        </w:r>
        <w:r w:rsidR="008F0583" w:rsidRPr="002D2B03">
          <w:rPr>
            <w:rFonts w:ascii="Calibri" w:hAnsi="Calibri" w:cs="Times New Roman"/>
            <w:bCs w:val="0"/>
            <w:sz w:val="22"/>
            <w:szCs w:val="22"/>
            <w:lang w:val="es-PE" w:eastAsia="es-PE"/>
          </w:rPr>
          <w:tab/>
        </w:r>
        <w:r w:rsidR="008F0583" w:rsidRPr="00066F35">
          <w:rPr>
            <w:rStyle w:val="Hipervnculo"/>
          </w:rPr>
          <w:t>MODELAMIENTO DE REQUERIMIENTOS DEL SISTEMA DE INFORMACIÓN</w:t>
        </w:r>
        <w:r w:rsidR="008F0583">
          <w:rPr>
            <w:webHidden/>
          </w:rPr>
          <w:tab/>
        </w:r>
        <w:r w:rsidR="00DD1141">
          <w:rPr>
            <w:webHidden/>
          </w:rPr>
          <w:fldChar w:fldCharType="begin"/>
        </w:r>
        <w:r w:rsidR="008F0583">
          <w:rPr>
            <w:webHidden/>
          </w:rPr>
          <w:instrText xml:space="preserve"> PAGEREF _Toc449428564 \h </w:instrText>
        </w:r>
        <w:r w:rsidR="00DD1141">
          <w:rPr>
            <w:webHidden/>
          </w:rPr>
        </w:r>
        <w:r w:rsidR="00DD1141">
          <w:rPr>
            <w:webHidden/>
          </w:rPr>
          <w:fldChar w:fldCharType="separate"/>
        </w:r>
        <w:r w:rsidR="003943B4">
          <w:rPr>
            <w:webHidden/>
          </w:rPr>
          <w:t>6</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65" w:history="1">
        <w:r w:rsidR="008F0583" w:rsidRPr="00066F35">
          <w:rPr>
            <w:rStyle w:val="Hipervnculo"/>
          </w:rPr>
          <w:t>1.1.1.</w:t>
        </w:r>
        <w:r w:rsidR="008F0583" w:rsidRPr="002D2B03">
          <w:rPr>
            <w:rFonts w:ascii="Calibri" w:hAnsi="Calibri" w:cs="Times New Roman"/>
            <w:sz w:val="22"/>
            <w:szCs w:val="22"/>
            <w:lang w:val="es-PE" w:eastAsia="es-PE"/>
          </w:rPr>
          <w:tab/>
        </w:r>
        <w:r w:rsidR="008F0583" w:rsidRPr="00066F35">
          <w:rPr>
            <w:rStyle w:val="Hipervnculo"/>
          </w:rPr>
          <w:t>Determinación del Alcance del Sistema de Información (ASI 1.1)</w:t>
        </w:r>
        <w:r w:rsidR="008F0583">
          <w:rPr>
            <w:webHidden/>
          </w:rPr>
          <w:tab/>
        </w:r>
        <w:r w:rsidR="00DD1141">
          <w:rPr>
            <w:webHidden/>
          </w:rPr>
          <w:fldChar w:fldCharType="begin"/>
        </w:r>
        <w:r w:rsidR="008F0583">
          <w:rPr>
            <w:webHidden/>
          </w:rPr>
          <w:instrText xml:space="preserve"> PAGEREF _Toc449428565 \h </w:instrText>
        </w:r>
        <w:r w:rsidR="00DD1141">
          <w:rPr>
            <w:webHidden/>
          </w:rPr>
        </w:r>
        <w:r w:rsidR="00DD1141">
          <w:rPr>
            <w:webHidden/>
          </w:rPr>
          <w:fldChar w:fldCharType="separate"/>
        </w:r>
        <w:r w:rsidR="003943B4">
          <w:rPr>
            <w:webHidden/>
          </w:rPr>
          <w:t>6</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66" w:history="1">
        <w:r w:rsidR="008F0583" w:rsidRPr="00066F35">
          <w:rPr>
            <w:rStyle w:val="Hipervnculo"/>
          </w:rPr>
          <w:t>1.1.2.</w:t>
        </w:r>
        <w:r w:rsidR="008F0583" w:rsidRPr="002D2B03">
          <w:rPr>
            <w:rFonts w:ascii="Calibri" w:hAnsi="Calibri" w:cs="Times New Roman"/>
            <w:sz w:val="22"/>
            <w:szCs w:val="22"/>
            <w:lang w:val="es-PE" w:eastAsia="es-PE"/>
          </w:rPr>
          <w:tab/>
        </w:r>
        <w:r w:rsidR="008F0583" w:rsidRPr="00066F35">
          <w:rPr>
            <w:rStyle w:val="Hipervnculo"/>
          </w:rPr>
          <w:t>Obtención de Requerimientos (ASI 1.2)</w:t>
        </w:r>
        <w:r w:rsidR="008F0583">
          <w:rPr>
            <w:webHidden/>
          </w:rPr>
          <w:tab/>
        </w:r>
        <w:r w:rsidR="00DD1141">
          <w:rPr>
            <w:webHidden/>
          </w:rPr>
          <w:fldChar w:fldCharType="begin"/>
        </w:r>
        <w:r w:rsidR="008F0583">
          <w:rPr>
            <w:webHidden/>
          </w:rPr>
          <w:instrText xml:space="preserve"> PAGEREF _Toc449428566 \h </w:instrText>
        </w:r>
        <w:r w:rsidR="00DD1141">
          <w:rPr>
            <w:webHidden/>
          </w:rPr>
        </w:r>
        <w:r w:rsidR="00DD1141">
          <w:rPr>
            <w:webHidden/>
          </w:rPr>
          <w:fldChar w:fldCharType="separate"/>
        </w:r>
        <w:r w:rsidR="003943B4">
          <w:rPr>
            <w:webHidden/>
          </w:rPr>
          <w:t>7</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67" w:history="1">
        <w:r w:rsidR="008F0583" w:rsidRPr="00066F35">
          <w:rPr>
            <w:rStyle w:val="Hipervnculo"/>
          </w:rPr>
          <w:t>1.1.3.</w:t>
        </w:r>
        <w:r w:rsidR="008F0583" w:rsidRPr="002D2B03">
          <w:rPr>
            <w:rFonts w:ascii="Calibri" w:hAnsi="Calibri" w:cs="Times New Roman"/>
            <w:sz w:val="22"/>
            <w:szCs w:val="22"/>
            <w:lang w:val="es-PE" w:eastAsia="es-PE"/>
          </w:rPr>
          <w:tab/>
        </w:r>
        <w:r w:rsidR="008F0583" w:rsidRPr="00066F35">
          <w:rPr>
            <w:rStyle w:val="Hipervnculo"/>
          </w:rPr>
          <w:t>Especificación de los Casos de Uso del Sistema (ASI 1.3)</w:t>
        </w:r>
        <w:r w:rsidR="008F0583">
          <w:rPr>
            <w:webHidden/>
          </w:rPr>
          <w:tab/>
        </w:r>
        <w:r w:rsidR="00DD1141">
          <w:rPr>
            <w:webHidden/>
          </w:rPr>
          <w:fldChar w:fldCharType="begin"/>
        </w:r>
        <w:r w:rsidR="008F0583">
          <w:rPr>
            <w:webHidden/>
          </w:rPr>
          <w:instrText xml:space="preserve"> PAGEREF _Toc449428567 \h </w:instrText>
        </w:r>
        <w:r w:rsidR="00DD1141">
          <w:rPr>
            <w:webHidden/>
          </w:rPr>
        </w:r>
        <w:r w:rsidR="00DD1141">
          <w:rPr>
            <w:webHidden/>
          </w:rPr>
          <w:fldChar w:fldCharType="separate"/>
        </w:r>
        <w:r w:rsidR="003943B4">
          <w:rPr>
            <w:webHidden/>
          </w:rPr>
          <w:t>15</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68" w:history="1">
        <w:r w:rsidR="008F0583" w:rsidRPr="00066F35">
          <w:rPr>
            <w:rStyle w:val="Hipervnculo"/>
          </w:rPr>
          <w:t>1.1.4.</w:t>
        </w:r>
        <w:r w:rsidR="008F0583" w:rsidRPr="002D2B03">
          <w:rPr>
            <w:rFonts w:ascii="Calibri" w:hAnsi="Calibri" w:cs="Times New Roman"/>
            <w:sz w:val="22"/>
            <w:szCs w:val="22"/>
            <w:lang w:val="es-PE" w:eastAsia="es-PE"/>
          </w:rPr>
          <w:tab/>
        </w:r>
        <w:r w:rsidR="008F0583" w:rsidRPr="00066F35">
          <w:rPr>
            <w:rStyle w:val="Hipervnculo"/>
          </w:rPr>
          <w:t>Especificación de la Interface de Usuario (ASI 1.4).</w:t>
        </w:r>
        <w:r w:rsidR="008F0583">
          <w:rPr>
            <w:webHidden/>
          </w:rPr>
          <w:tab/>
        </w:r>
        <w:r w:rsidR="00DD1141">
          <w:rPr>
            <w:webHidden/>
          </w:rPr>
          <w:fldChar w:fldCharType="begin"/>
        </w:r>
        <w:r w:rsidR="008F0583">
          <w:rPr>
            <w:webHidden/>
          </w:rPr>
          <w:instrText xml:space="preserve"> PAGEREF _Toc449428568 \h </w:instrText>
        </w:r>
        <w:r w:rsidR="00DD1141">
          <w:rPr>
            <w:webHidden/>
          </w:rPr>
        </w:r>
        <w:r w:rsidR="00DD1141">
          <w:rPr>
            <w:webHidden/>
          </w:rPr>
          <w:fldChar w:fldCharType="separate"/>
        </w:r>
        <w:r w:rsidR="003943B4">
          <w:rPr>
            <w:webHidden/>
          </w:rPr>
          <w:t>24</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69" w:history="1">
        <w:r w:rsidR="008F0583" w:rsidRPr="00066F35">
          <w:rPr>
            <w:rStyle w:val="Hipervnculo"/>
          </w:rPr>
          <w:t>1.1.5.</w:t>
        </w:r>
        <w:r w:rsidR="008F0583" w:rsidRPr="002D2B03">
          <w:rPr>
            <w:rFonts w:ascii="Calibri" w:hAnsi="Calibri" w:cs="Times New Roman"/>
            <w:sz w:val="22"/>
            <w:szCs w:val="22"/>
            <w:lang w:val="es-PE" w:eastAsia="es-PE"/>
          </w:rPr>
          <w:tab/>
        </w:r>
        <w:r w:rsidR="008F0583" w:rsidRPr="00066F35">
          <w:rPr>
            <w:rStyle w:val="Hipervnculo"/>
          </w:rPr>
          <w:t>Identificación de Perfiles (ASI 1.5)</w:t>
        </w:r>
        <w:r w:rsidR="008F0583">
          <w:rPr>
            <w:webHidden/>
          </w:rPr>
          <w:tab/>
        </w:r>
        <w:r w:rsidR="00DD1141">
          <w:rPr>
            <w:webHidden/>
          </w:rPr>
          <w:fldChar w:fldCharType="begin"/>
        </w:r>
        <w:r w:rsidR="008F0583">
          <w:rPr>
            <w:webHidden/>
          </w:rPr>
          <w:instrText xml:space="preserve"> PAGEREF _Toc449428569 \h </w:instrText>
        </w:r>
        <w:r w:rsidR="00DD1141">
          <w:rPr>
            <w:webHidden/>
          </w:rPr>
        </w:r>
        <w:r w:rsidR="00DD1141">
          <w:rPr>
            <w:webHidden/>
          </w:rPr>
          <w:fldChar w:fldCharType="separate"/>
        </w:r>
        <w:r w:rsidR="003943B4">
          <w:rPr>
            <w:webHidden/>
          </w:rPr>
          <w:t>25</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70" w:history="1">
        <w:r w:rsidR="008F0583" w:rsidRPr="00066F35">
          <w:rPr>
            <w:rStyle w:val="Hipervnculo"/>
          </w:rPr>
          <w:t>1.1.6.</w:t>
        </w:r>
        <w:r w:rsidR="008F0583" w:rsidRPr="002D2B03">
          <w:rPr>
            <w:rFonts w:ascii="Calibri" w:hAnsi="Calibri" w:cs="Times New Roman"/>
            <w:sz w:val="22"/>
            <w:szCs w:val="22"/>
            <w:lang w:val="es-PE" w:eastAsia="es-PE"/>
          </w:rPr>
          <w:tab/>
        </w:r>
        <w:r w:rsidR="008F0583" w:rsidRPr="00066F35">
          <w:rPr>
            <w:rStyle w:val="Hipervnculo"/>
          </w:rPr>
          <w:t>Especificación del Comportamiento Dinámico de la Interface (ASI 1.6)</w:t>
        </w:r>
        <w:r w:rsidR="008F0583">
          <w:rPr>
            <w:webHidden/>
          </w:rPr>
          <w:tab/>
        </w:r>
        <w:r w:rsidR="00DD1141">
          <w:rPr>
            <w:webHidden/>
          </w:rPr>
          <w:fldChar w:fldCharType="begin"/>
        </w:r>
        <w:r w:rsidR="008F0583">
          <w:rPr>
            <w:webHidden/>
          </w:rPr>
          <w:instrText xml:space="preserve"> PAGEREF _Toc449428570 \h </w:instrText>
        </w:r>
        <w:r w:rsidR="00DD1141">
          <w:rPr>
            <w:webHidden/>
          </w:rPr>
        </w:r>
        <w:r w:rsidR="00DD1141">
          <w:rPr>
            <w:webHidden/>
          </w:rPr>
          <w:fldChar w:fldCharType="separate"/>
        </w:r>
        <w:r w:rsidR="003943B4">
          <w:rPr>
            <w:webHidden/>
          </w:rPr>
          <w:t>25</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71" w:history="1">
        <w:r w:rsidR="008F0583" w:rsidRPr="00066F35">
          <w:rPr>
            <w:rStyle w:val="Hipervnculo"/>
          </w:rPr>
          <w:t>1.1.7.</w:t>
        </w:r>
        <w:r w:rsidR="008F0583" w:rsidRPr="002D2B03">
          <w:rPr>
            <w:rFonts w:ascii="Calibri" w:hAnsi="Calibri" w:cs="Times New Roman"/>
            <w:sz w:val="22"/>
            <w:szCs w:val="22"/>
            <w:lang w:val="es-PE" w:eastAsia="es-PE"/>
          </w:rPr>
          <w:tab/>
        </w:r>
        <w:r w:rsidR="008F0583" w:rsidRPr="00066F35">
          <w:rPr>
            <w:rStyle w:val="Hipervnculo"/>
          </w:rPr>
          <w:t>Especificación de Formatos de Impresión (ASI 1.7)</w:t>
        </w:r>
        <w:r w:rsidR="008F0583">
          <w:rPr>
            <w:webHidden/>
          </w:rPr>
          <w:tab/>
        </w:r>
        <w:r w:rsidR="00DD1141">
          <w:rPr>
            <w:webHidden/>
          </w:rPr>
          <w:fldChar w:fldCharType="begin"/>
        </w:r>
        <w:r w:rsidR="008F0583">
          <w:rPr>
            <w:webHidden/>
          </w:rPr>
          <w:instrText xml:space="preserve"> PAGEREF _Toc449428571 \h </w:instrText>
        </w:r>
        <w:r w:rsidR="00DD1141">
          <w:rPr>
            <w:webHidden/>
          </w:rPr>
        </w:r>
        <w:r w:rsidR="00DD1141">
          <w:rPr>
            <w:webHidden/>
          </w:rPr>
          <w:fldChar w:fldCharType="separate"/>
        </w:r>
        <w:r w:rsidR="003943B4">
          <w:rPr>
            <w:webHidden/>
          </w:rPr>
          <w:t>26</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72" w:history="1">
        <w:r w:rsidR="008F0583" w:rsidRPr="00066F35">
          <w:rPr>
            <w:rStyle w:val="Hipervnculo"/>
          </w:rPr>
          <w:t>1.1.8.</w:t>
        </w:r>
        <w:r w:rsidR="008F0583" w:rsidRPr="002D2B03">
          <w:rPr>
            <w:rFonts w:ascii="Calibri" w:hAnsi="Calibri" w:cs="Times New Roman"/>
            <w:sz w:val="22"/>
            <w:szCs w:val="22"/>
            <w:lang w:val="es-PE" w:eastAsia="es-PE"/>
          </w:rPr>
          <w:tab/>
        </w:r>
        <w:r w:rsidR="008F0583" w:rsidRPr="00066F35">
          <w:rPr>
            <w:rStyle w:val="Hipervnculo"/>
          </w:rPr>
          <w:t>Obtención de servicios candidatos (ASI 1.8)</w:t>
        </w:r>
        <w:r w:rsidR="008F0583">
          <w:rPr>
            <w:webHidden/>
          </w:rPr>
          <w:tab/>
        </w:r>
        <w:r w:rsidR="00DD1141">
          <w:rPr>
            <w:webHidden/>
          </w:rPr>
          <w:fldChar w:fldCharType="begin"/>
        </w:r>
        <w:r w:rsidR="008F0583">
          <w:rPr>
            <w:webHidden/>
          </w:rPr>
          <w:instrText xml:space="preserve"> PAGEREF _Toc449428572 \h </w:instrText>
        </w:r>
        <w:r w:rsidR="00DD1141">
          <w:rPr>
            <w:webHidden/>
          </w:rPr>
        </w:r>
        <w:r w:rsidR="00DD1141">
          <w:rPr>
            <w:webHidden/>
          </w:rPr>
          <w:fldChar w:fldCharType="separate"/>
        </w:r>
        <w:r w:rsidR="003943B4">
          <w:rPr>
            <w:webHidden/>
          </w:rPr>
          <w:t>26</w:t>
        </w:r>
        <w:r w:rsidR="00DD1141">
          <w:rPr>
            <w:webHidden/>
          </w:rPr>
          <w:fldChar w:fldCharType="end"/>
        </w:r>
      </w:hyperlink>
    </w:p>
    <w:p w:rsidR="008F0583" w:rsidRPr="002D2B03" w:rsidRDefault="00E07C3F">
      <w:pPr>
        <w:pStyle w:val="TDC1"/>
        <w:rPr>
          <w:rFonts w:ascii="Calibri" w:hAnsi="Calibri" w:cs="Times New Roman"/>
          <w:b w:val="0"/>
          <w:sz w:val="22"/>
          <w:szCs w:val="22"/>
          <w:lang w:eastAsia="es-PE"/>
        </w:rPr>
      </w:pPr>
      <w:hyperlink w:anchor="_Toc449428573" w:history="1">
        <w:r w:rsidR="008F0583" w:rsidRPr="00066F35">
          <w:rPr>
            <w:rStyle w:val="Hipervnculo"/>
          </w:rPr>
          <w:t>2.</w:t>
        </w:r>
        <w:r w:rsidR="008F0583" w:rsidRPr="002D2B03">
          <w:rPr>
            <w:rFonts w:ascii="Calibri" w:hAnsi="Calibri" w:cs="Times New Roman"/>
            <w:b w:val="0"/>
            <w:sz w:val="22"/>
            <w:szCs w:val="22"/>
            <w:lang w:eastAsia="es-PE"/>
          </w:rPr>
          <w:tab/>
        </w:r>
        <w:r w:rsidR="008F0583" w:rsidRPr="00066F35">
          <w:rPr>
            <w:rStyle w:val="Hipervnculo"/>
          </w:rPr>
          <w:t>ANÁLISIS DEL SISTEMA DE INFORMACIÓN</w:t>
        </w:r>
        <w:r w:rsidR="008F0583">
          <w:rPr>
            <w:webHidden/>
          </w:rPr>
          <w:tab/>
        </w:r>
        <w:r w:rsidR="00DD1141">
          <w:rPr>
            <w:webHidden/>
          </w:rPr>
          <w:fldChar w:fldCharType="begin"/>
        </w:r>
        <w:r w:rsidR="008F0583">
          <w:rPr>
            <w:webHidden/>
          </w:rPr>
          <w:instrText xml:space="preserve"> PAGEREF _Toc449428573 \h </w:instrText>
        </w:r>
        <w:r w:rsidR="00DD1141">
          <w:rPr>
            <w:webHidden/>
          </w:rPr>
        </w:r>
        <w:r w:rsidR="00DD1141">
          <w:rPr>
            <w:webHidden/>
          </w:rPr>
          <w:fldChar w:fldCharType="separate"/>
        </w:r>
        <w:r w:rsidR="003943B4">
          <w:rPr>
            <w:webHidden/>
          </w:rPr>
          <w:t>27</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74" w:history="1">
        <w:r w:rsidR="008F0583" w:rsidRPr="00066F35">
          <w:rPr>
            <w:rStyle w:val="Hipervnculo"/>
          </w:rPr>
          <w:t>ANALISIS ORIENTADO A OBJETOS (ASI 2, ASI 3 y ASI 4)</w:t>
        </w:r>
        <w:r w:rsidR="008F0583">
          <w:rPr>
            <w:webHidden/>
          </w:rPr>
          <w:tab/>
        </w:r>
        <w:r w:rsidR="00DD1141">
          <w:rPr>
            <w:webHidden/>
          </w:rPr>
          <w:fldChar w:fldCharType="begin"/>
        </w:r>
        <w:r w:rsidR="008F0583">
          <w:rPr>
            <w:webHidden/>
          </w:rPr>
          <w:instrText xml:space="preserve"> PAGEREF _Toc449428574 \h </w:instrText>
        </w:r>
        <w:r w:rsidR="00DD1141">
          <w:rPr>
            <w:webHidden/>
          </w:rPr>
        </w:r>
        <w:r w:rsidR="00DD1141">
          <w:rPr>
            <w:webHidden/>
          </w:rPr>
          <w:fldChar w:fldCharType="separate"/>
        </w:r>
        <w:r w:rsidR="003943B4">
          <w:rPr>
            <w:webHidden/>
          </w:rPr>
          <w:t>27</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75" w:history="1">
        <w:r w:rsidR="008F0583" w:rsidRPr="00066F35">
          <w:rPr>
            <w:rStyle w:val="Hipervnculo"/>
          </w:rPr>
          <w:t>2.1.</w:t>
        </w:r>
        <w:r w:rsidR="008F0583" w:rsidRPr="002D2B03">
          <w:rPr>
            <w:rFonts w:ascii="Calibri" w:hAnsi="Calibri" w:cs="Times New Roman"/>
            <w:bCs w:val="0"/>
            <w:sz w:val="22"/>
            <w:szCs w:val="22"/>
            <w:lang w:val="es-PE" w:eastAsia="es-PE"/>
          </w:rPr>
          <w:tab/>
        </w:r>
        <w:r w:rsidR="008F0583" w:rsidRPr="00066F35">
          <w:rPr>
            <w:rStyle w:val="Hipervnculo"/>
          </w:rPr>
          <w:t>Análisis de los Casos de Uso (ASI 2)</w:t>
        </w:r>
        <w:r w:rsidR="008F0583">
          <w:rPr>
            <w:webHidden/>
          </w:rPr>
          <w:tab/>
        </w:r>
        <w:r w:rsidR="00DD1141">
          <w:rPr>
            <w:webHidden/>
          </w:rPr>
          <w:fldChar w:fldCharType="begin"/>
        </w:r>
        <w:r w:rsidR="008F0583">
          <w:rPr>
            <w:webHidden/>
          </w:rPr>
          <w:instrText xml:space="preserve"> PAGEREF _Toc449428575 \h </w:instrText>
        </w:r>
        <w:r w:rsidR="00DD1141">
          <w:rPr>
            <w:webHidden/>
          </w:rPr>
        </w:r>
        <w:r w:rsidR="00DD1141">
          <w:rPr>
            <w:webHidden/>
          </w:rPr>
          <w:fldChar w:fldCharType="separate"/>
        </w:r>
        <w:r w:rsidR="003943B4">
          <w:rPr>
            <w:webHidden/>
          </w:rPr>
          <w:t>27</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76" w:history="1">
        <w:r w:rsidR="008F0583" w:rsidRPr="00066F35">
          <w:rPr>
            <w:rStyle w:val="Hipervnculo"/>
          </w:rPr>
          <w:t>2.2.</w:t>
        </w:r>
        <w:r w:rsidR="008F0583" w:rsidRPr="002D2B03">
          <w:rPr>
            <w:rFonts w:ascii="Calibri" w:hAnsi="Calibri" w:cs="Times New Roman"/>
            <w:bCs w:val="0"/>
            <w:sz w:val="22"/>
            <w:szCs w:val="22"/>
            <w:lang w:val="es-PE" w:eastAsia="es-PE"/>
          </w:rPr>
          <w:tab/>
        </w:r>
        <w:r w:rsidR="008F0583" w:rsidRPr="00066F35">
          <w:rPr>
            <w:rStyle w:val="Hipervnculo"/>
          </w:rPr>
          <w:t>Análisis de Clases (ASI 3)</w:t>
        </w:r>
        <w:r w:rsidR="008F0583">
          <w:rPr>
            <w:webHidden/>
          </w:rPr>
          <w:tab/>
        </w:r>
        <w:r w:rsidR="00DD1141">
          <w:rPr>
            <w:webHidden/>
          </w:rPr>
          <w:fldChar w:fldCharType="begin"/>
        </w:r>
        <w:r w:rsidR="008F0583">
          <w:rPr>
            <w:webHidden/>
          </w:rPr>
          <w:instrText xml:space="preserve"> PAGEREF _Toc449428576 \h </w:instrText>
        </w:r>
        <w:r w:rsidR="00DD1141">
          <w:rPr>
            <w:webHidden/>
          </w:rPr>
        </w:r>
        <w:r w:rsidR="00DD1141">
          <w:rPr>
            <w:webHidden/>
          </w:rPr>
          <w:fldChar w:fldCharType="separate"/>
        </w:r>
        <w:r w:rsidR="003943B4">
          <w:rPr>
            <w:webHidden/>
          </w:rPr>
          <w:t>28</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77" w:history="1">
        <w:r w:rsidR="008F0583" w:rsidRPr="00066F35">
          <w:rPr>
            <w:rStyle w:val="Hipervnculo"/>
          </w:rPr>
          <w:t>2.3.</w:t>
        </w:r>
        <w:r w:rsidR="008F0583" w:rsidRPr="002D2B03">
          <w:rPr>
            <w:rFonts w:ascii="Calibri" w:hAnsi="Calibri" w:cs="Times New Roman"/>
            <w:bCs w:val="0"/>
            <w:sz w:val="22"/>
            <w:szCs w:val="22"/>
            <w:lang w:val="es-PE" w:eastAsia="es-PE"/>
          </w:rPr>
          <w:tab/>
        </w:r>
        <w:r w:rsidR="008F0583" w:rsidRPr="00066F35">
          <w:rPr>
            <w:rStyle w:val="Hipervnculo"/>
          </w:rPr>
          <w:t>Análisis de Paquetes (ASI 4)</w:t>
        </w:r>
        <w:r w:rsidR="008F0583">
          <w:rPr>
            <w:webHidden/>
          </w:rPr>
          <w:tab/>
        </w:r>
        <w:r w:rsidR="00DD1141">
          <w:rPr>
            <w:webHidden/>
          </w:rPr>
          <w:fldChar w:fldCharType="begin"/>
        </w:r>
        <w:r w:rsidR="008F0583">
          <w:rPr>
            <w:webHidden/>
          </w:rPr>
          <w:instrText xml:space="preserve"> PAGEREF _Toc449428577 \h </w:instrText>
        </w:r>
        <w:r w:rsidR="00DD1141">
          <w:rPr>
            <w:webHidden/>
          </w:rPr>
        </w:r>
        <w:r w:rsidR="00DD1141">
          <w:rPr>
            <w:webHidden/>
          </w:rPr>
          <w:fldChar w:fldCharType="separate"/>
        </w:r>
        <w:r w:rsidR="003943B4">
          <w:rPr>
            <w:webHidden/>
          </w:rPr>
          <w:t>33</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78" w:history="1">
        <w:r w:rsidR="008F0583" w:rsidRPr="00066F35">
          <w:rPr>
            <w:rStyle w:val="Hipervnculo"/>
          </w:rPr>
          <w:t>ANALISIS ESTRUCTURADO (ASI 5 y ASI 6)</w:t>
        </w:r>
        <w:r w:rsidR="008F0583">
          <w:rPr>
            <w:webHidden/>
          </w:rPr>
          <w:tab/>
        </w:r>
        <w:r w:rsidR="00DD1141">
          <w:rPr>
            <w:webHidden/>
          </w:rPr>
          <w:fldChar w:fldCharType="begin"/>
        </w:r>
        <w:r w:rsidR="008F0583">
          <w:rPr>
            <w:webHidden/>
          </w:rPr>
          <w:instrText xml:space="preserve"> PAGEREF _Toc449428578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79" w:history="1">
        <w:r w:rsidR="008F0583" w:rsidRPr="00066F35">
          <w:rPr>
            <w:rStyle w:val="Hipervnculo"/>
          </w:rPr>
          <w:t>2.4.</w:t>
        </w:r>
        <w:r w:rsidR="008F0583" w:rsidRPr="002D2B03">
          <w:rPr>
            <w:rFonts w:ascii="Calibri" w:hAnsi="Calibri" w:cs="Times New Roman"/>
            <w:bCs w:val="0"/>
            <w:sz w:val="22"/>
            <w:szCs w:val="22"/>
            <w:lang w:val="es-PE" w:eastAsia="es-PE"/>
          </w:rPr>
          <w:tab/>
        </w:r>
        <w:r w:rsidR="008F0583" w:rsidRPr="00066F35">
          <w:rPr>
            <w:rStyle w:val="Hipervnculo"/>
          </w:rPr>
          <w:t>Elaboración del Modelo de Datos (ASI 5)</w:t>
        </w:r>
        <w:r w:rsidR="008F0583">
          <w:rPr>
            <w:webHidden/>
          </w:rPr>
          <w:tab/>
        </w:r>
        <w:r w:rsidR="00DD1141">
          <w:rPr>
            <w:webHidden/>
          </w:rPr>
          <w:fldChar w:fldCharType="begin"/>
        </w:r>
        <w:r w:rsidR="008F0583">
          <w:rPr>
            <w:webHidden/>
          </w:rPr>
          <w:instrText xml:space="preserve"> PAGEREF _Toc449428579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80" w:history="1">
        <w:r w:rsidR="008F0583" w:rsidRPr="00066F35">
          <w:rPr>
            <w:rStyle w:val="Hipervnculo"/>
          </w:rPr>
          <w:t>2.5.</w:t>
        </w:r>
        <w:r w:rsidR="008F0583" w:rsidRPr="002D2B03">
          <w:rPr>
            <w:rFonts w:ascii="Calibri" w:hAnsi="Calibri" w:cs="Times New Roman"/>
            <w:bCs w:val="0"/>
            <w:sz w:val="22"/>
            <w:szCs w:val="22"/>
            <w:lang w:val="es-PE" w:eastAsia="es-PE"/>
          </w:rPr>
          <w:tab/>
        </w:r>
        <w:r w:rsidR="008F0583" w:rsidRPr="00066F35">
          <w:rPr>
            <w:rStyle w:val="Hipervnculo"/>
          </w:rPr>
          <w:t>Elaboración del Modelo de Procesos del Sistema del Sistema de Información (ASI 6)</w:t>
        </w:r>
        <w:r w:rsidR="008F0583">
          <w:rPr>
            <w:webHidden/>
          </w:rPr>
          <w:tab/>
        </w:r>
        <w:r w:rsidR="00DD1141">
          <w:rPr>
            <w:webHidden/>
          </w:rPr>
          <w:fldChar w:fldCharType="begin"/>
        </w:r>
        <w:r w:rsidR="008F0583">
          <w:rPr>
            <w:webHidden/>
          </w:rPr>
          <w:instrText xml:space="preserve"> PAGEREF _Toc449428580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81" w:history="1">
        <w:r w:rsidR="008F0583" w:rsidRPr="00066F35">
          <w:rPr>
            <w:rStyle w:val="Hipervnculo"/>
          </w:rPr>
          <w:t>2.6.</w:t>
        </w:r>
        <w:r w:rsidR="008F0583" w:rsidRPr="002D2B03">
          <w:rPr>
            <w:rFonts w:ascii="Calibri" w:hAnsi="Calibri" w:cs="Times New Roman"/>
            <w:bCs w:val="0"/>
            <w:sz w:val="22"/>
            <w:szCs w:val="22"/>
            <w:lang w:val="es-PE" w:eastAsia="es-PE"/>
          </w:rPr>
          <w:tab/>
        </w:r>
        <w:r w:rsidR="008F0583" w:rsidRPr="00066F35">
          <w:rPr>
            <w:rStyle w:val="Hipervnculo"/>
          </w:rPr>
          <w:t>ESPECIFICACION DE INTERFACES CON OTROS SISTEMAS (ASI 7)</w:t>
        </w:r>
        <w:r w:rsidR="008F0583">
          <w:rPr>
            <w:webHidden/>
          </w:rPr>
          <w:tab/>
        </w:r>
        <w:r w:rsidR="00DD1141">
          <w:rPr>
            <w:webHidden/>
          </w:rPr>
          <w:fldChar w:fldCharType="begin"/>
        </w:r>
        <w:r w:rsidR="008F0583">
          <w:rPr>
            <w:webHidden/>
          </w:rPr>
          <w:instrText xml:space="preserve"> PAGEREF _Toc449428581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82" w:history="1">
        <w:r w:rsidR="008F0583" w:rsidRPr="00066F35">
          <w:rPr>
            <w:rStyle w:val="Hipervnculo"/>
          </w:rPr>
          <w:t>2.7.</w:t>
        </w:r>
        <w:r w:rsidR="008F0583" w:rsidRPr="002D2B03">
          <w:rPr>
            <w:rFonts w:ascii="Calibri" w:hAnsi="Calibri" w:cs="Times New Roman"/>
            <w:bCs w:val="0"/>
            <w:sz w:val="22"/>
            <w:szCs w:val="22"/>
            <w:lang w:val="es-PE" w:eastAsia="es-PE"/>
          </w:rPr>
          <w:tab/>
        </w:r>
        <w:r w:rsidR="008F0583" w:rsidRPr="00066F35">
          <w:rPr>
            <w:rStyle w:val="Hipervnculo"/>
          </w:rPr>
          <w:t>ESPECIFICACION DE NECESIDADES DE MIGRACION DE DATOS Y CARGA INICIAL (ASI 8)</w:t>
        </w:r>
        <w:r w:rsidR="008F0583">
          <w:rPr>
            <w:webHidden/>
          </w:rPr>
          <w:tab/>
        </w:r>
        <w:r w:rsidR="00DD1141">
          <w:rPr>
            <w:webHidden/>
          </w:rPr>
          <w:fldChar w:fldCharType="begin"/>
        </w:r>
        <w:r w:rsidR="008F0583">
          <w:rPr>
            <w:webHidden/>
          </w:rPr>
          <w:instrText xml:space="preserve"> PAGEREF _Toc449428582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83" w:history="1">
        <w:r w:rsidR="008F0583" w:rsidRPr="00066F35">
          <w:rPr>
            <w:rStyle w:val="Hipervnculo"/>
          </w:rPr>
          <w:t>2.7.1.</w:t>
        </w:r>
        <w:r w:rsidR="008F0583" w:rsidRPr="002D2B03">
          <w:rPr>
            <w:rFonts w:ascii="Calibri" w:hAnsi="Calibri" w:cs="Times New Roman"/>
            <w:sz w:val="22"/>
            <w:szCs w:val="22"/>
            <w:lang w:val="es-PE" w:eastAsia="es-PE"/>
          </w:rPr>
          <w:tab/>
        </w:r>
        <w:r w:rsidR="008F0583" w:rsidRPr="00066F35">
          <w:rPr>
            <w:rStyle w:val="Hipervnculo"/>
          </w:rPr>
          <w:t>Tarea ASI 8.1: Especificación de Necesidades de Migración de Datos y Carga Inicial</w:t>
        </w:r>
        <w:r w:rsidR="008F0583">
          <w:rPr>
            <w:webHidden/>
          </w:rPr>
          <w:tab/>
        </w:r>
        <w:r w:rsidR="00DD1141">
          <w:rPr>
            <w:webHidden/>
          </w:rPr>
          <w:fldChar w:fldCharType="begin"/>
        </w:r>
        <w:r w:rsidR="008F0583">
          <w:rPr>
            <w:webHidden/>
          </w:rPr>
          <w:instrText xml:space="preserve"> PAGEREF _Toc449428583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84" w:history="1">
        <w:r w:rsidR="008F0583" w:rsidRPr="00066F35">
          <w:rPr>
            <w:rStyle w:val="Hipervnculo"/>
          </w:rPr>
          <w:t>2.8.</w:t>
        </w:r>
        <w:r w:rsidR="008F0583" w:rsidRPr="002D2B03">
          <w:rPr>
            <w:rFonts w:ascii="Calibri" w:hAnsi="Calibri" w:cs="Times New Roman"/>
            <w:bCs w:val="0"/>
            <w:sz w:val="22"/>
            <w:szCs w:val="22"/>
            <w:lang w:val="es-PE" w:eastAsia="es-PE"/>
          </w:rPr>
          <w:tab/>
        </w:r>
        <w:r w:rsidR="008F0583" w:rsidRPr="00066F35">
          <w:rPr>
            <w:rStyle w:val="Hipervnculo"/>
          </w:rPr>
          <w:t>VERIFICACION DE LOS MODELOS DE ANALISIS DEL SISTEMA DE INFORMACIÓN (ASI 9)</w:t>
        </w:r>
        <w:r w:rsidR="008F0583">
          <w:rPr>
            <w:webHidden/>
          </w:rPr>
          <w:tab/>
        </w:r>
        <w:r w:rsidR="00DD1141">
          <w:rPr>
            <w:webHidden/>
          </w:rPr>
          <w:fldChar w:fldCharType="begin"/>
        </w:r>
        <w:r w:rsidR="008F0583">
          <w:rPr>
            <w:webHidden/>
          </w:rPr>
          <w:instrText xml:space="preserve"> PAGEREF _Toc449428584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85" w:history="1">
        <w:r w:rsidR="008F0583" w:rsidRPr="00066F35">
          <w:rPr>
            <w:rStyle w:val="Hipervnculo"/>
          </w:rPr>
          <w:t>2.8.1.</w:t>
        </w:r>
        <w:r w:rsidR="008F0583" w:rsidRPr="002D2B03">
          <w:rPr>
            <w:rFonts w:ascii="Calibri" w:hAnsi="Calibri" w:cs="Times New Roman"/>
            <w:sz w:val="22"/>
            <w:szCs w:val="22"/>
            <w:lang w:val="es-PE" w:eastAsia="es-PE"/>
          </w:rPr>
          <w:tab/>
        </w:r>
        <w:r w:rsidR="008F0583" w:rsidRPr="00066F35">
          <w:rPr>
            <w:rStyle w:val="Hipervnculo"/>
          </w:rPr>
          <w:t>Tarea ASI 9.1: Verificación de la calidad técnica de los modelos</w:t>
        </w:r>
        <w:r w:rsidR="008F0583">
          <w:rPr>
            <w:webHidden/>
          </w:rPr>
          <w:tab/>
        </w:r>
        <w:r w:rsidR="00DD1141">
          <w:rPr>
            <w:webHidden/>
          </w:rPr>
          <w:fldChar w:fldCharType="begin"/>
        </w:r>
        <w:r w:rsidR="008F0583">
          <w:rPr>
            <w:webHidden/>
          </w:rPr>
          <w:instrText xml:space="preserve"> PAGEREF _Toc449428585 \h </w:instrText>
        </w:r>
        <w:r w:rsidR="00DD1141">
          <w:rPr>
            <w:webHidden/>
          </w:rPr>
        </w:r>
        <w:r w:rsidR="00DD1141">
          <w:rPr>
            <w:webHidden/>
          </w:rPr>
          <w:fldChar w:fldCharType="separate"/>
        </w:r>
        <w:r w:rsidR="003943B4">
          <w:rPr>
            <w:webHidden/>
          </w:rPr>
          <w:t>35</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86" w:history="1">
        <w:r w:rsidR="008F0583" w:rsidRPr="00066F35">
          <w:rPr>
            <w:rStyle w:val="Hipervnculo"/>
          </w:rPr>
          <w:t>2.8.2.</w:t>
        </w:r>
        <w:r w:rsidR="008F0583" w:rsidRPr="002D2B03">
          <w:rPr>
            <w:rFonts w:ascii="Calibri" w:hAnsi="Calibri" w:cs="Times New Roman"/>
            <w:sz w:val="22"/>
            <w:szCs w:val="22"/>
            <w:lang w:val="es-PE" w:eastAsia="es-PE"/>
          </w:rPr>
          <w:tab/>
        </w:r>
        <w:r w:rsidR="008F0583" w:rsidRPr="00066F35">
          <w:rPr>
            <w:rStyle w:val="Hipervnculo"/>
          </w:rPr>
          <w:t>Tarea ASI 9.2: Análisis de consistencia entre modelos</w:t>
        </w:r>
        <w:r w:rsidR="008F0583">
          <w:rPr>
            <w:webHidden/>
          </w:rPr>
          <w:tab/>
        </w:r>
        <w:r w:rsidR="00DD1141">
          <w:rPr>
            <w:webHidden/>
          </w:rPr>
          <w:fldChar w:fldCharType="begin"/>
        </w:r>
        <w:r w:rsidR="008F0583">
          <w:rPr>
            <w:webHidden/>
          </w:rPr>
          <w:instrText xml:space="preserve"> PAGEREF _Toc449428586 \h </w:instrText>
        </w:r>
        <w:r w:rsidR="00DD1141">
          <w:rPr>
            <w:webHidden/>
          </w:rPr>
        </w:r>
        <w:r w:rsidR="00DD1141">
          <w:rPr>
            <w:webHidden/>
          </w:rPr>
          <w:fldChar w:fldCharType="separate"/>
        </w:r>
        <w:r w:rsidR="003943B4">
          <w:rPr>
            <w:webHidden/>
          </w:rPr>
          <w:t>36</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87" w:history="1">
        <w:r w:rsidR="008F0583" w:rsidRPr="00066F35">
          <w:rPr>
            <w:rStyle w:val="Hipervnculo"/>
          </w:rPr>
          <w:t>2.9.</w:t>
        </w:r>
        <w:r w:rsidR="008F0583" w:rsidRPr="002D2B03">
          <w:rPr>
            <w:rFonts w:ascii="Calibri" w:hAnsi="Calibri" w:cs="Times New Roman"/>
            <w:bCs w:val="0"/>
            <w:sz w:val="22"/>
            <w:szCs w:val="22"/>
            <w:lang w:val="es-PE" w:eastAsia="es-PE"/>
          </w:rPr>
          <w:tab/>
        </w:r>
        <w:r w:rsidR="008F0583" w:rsidRPr="00066F35">
          <w:rPr>
            <w:rStyle w:val="Hipervnculo"/>
          </w:rPr>
          <w:t>DEFINICION DEL ALCANCE DEL PLAN DE PRUEBAS (ASI 10)</w:t>
        </w:r>
        <w:r w:rsidR="008F0583">
          <w:rPr>
            <w:webHidden/>
          </w:rPr>
          <w:tab/>
        </w:r>
        <w:r w:rsidR="00DD1141">
          <w:rPr>
            <w:webHidden/>
          </w:rPr>
          <w:fldChar w:fldCharType="begin"/>
        </w:r>
        <w:r w:rsidR="008F0583">
          <w:rPr>
            <w:webHidden/>
          </w:rPr>
          <w:instrText xml:space="preserve"> PAGEREF _Toc449428587 \h </w:instrText>
        </w:r>
        <w:r w:rsidR="00DD1141">
          <w:rPr>
            <w:webHidden/>
          </w:rPr>
        </w:r>
        <w:r w:rsidR="00DD1141">
          <w:rPr>
            <w:webHidden/>
          </w:rPr>
          <w:fldChar w:fldCharType="separate"/>
        </w:r>
        <w:r w:rsidR="003943B4">
          <w:rPr>
            <w:webHidden/>
          </w:rPr>
          <w:t>36</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88" w:history="1">
        <w:r w:rsidR="008F0583" w:rsidRPr="00066F35">
          <w:rPr>
            <w:rStyle w:val="Hipervnculo"/>
          </w:rPr>
          <w:t>2.9.1.</w:t>
        </w:r>
        <w:r w:rsidR="008F0583" w:rsidRPr="002D2B03">
          <w:rPr>
            <w:rFonts w:ascii="Calibri" w:hAnsi="Calibri" w:cs="Times New Roman"/>
            <w:sz w:val="22"/>
            <w:szCs w:val="22"/>
            <w:lang w:val="es-PE" w:eastAsia="es-PE"/>
          </w:rPr>
          <w:tab/>
        </w:r>
        <w:r w:rsidR="008F0583" w:rsidRPr="00066F35">
          <w:rPr>
            <w:rStyle w:val="Hipervnculo"/>
          </w:rPr>
          <w:t>Tarea ASI 10.1: Definición de requerimientos del entorno de pruebas</w:t>
        </w:r>
        <w:r w:rsidR="008F0583">
          <w:rPr>
            <w:webHidden/>
          </w:rPr>
          <w:tab/>
        </w:r>
        <w:r w:rsidR="00DD1141">
          <w:rPr>
            <w:webHidden/>
          </w:rPr>
          <w:fldChar w:fldCharType="begin"/>
        </w:r>
        <w:r w:rsidR="008F0583">
          <w:rPr>
            <w:webHidden/>
          </w:rPr>
          <w:instrText xml:space="preserve"> PAGEREF _Toc449428588 \h </w:instrText>
        </w:r>
        <w:r w:rsidR="00DD1141">
          <w:rPr>
            <w:webHidden/>
          </w:rPr>
        </w:r>
        <w:r w:rsidR="00DD1141">
          <w:rPr>
            <w:webHidden/>
          </w:rPr>
          <w:fldChar w:fldCharType="separate"/>
        </w:r>
        <w:r w:rsidR="003943B4">
          <w:rPr>
            <w:webHidden/>
          </w:rPr>
          <w:t>36</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89" w:history="1">
        <w:r w:rsidR="008F0583" w:rsidRPr="00066F35">
          <w:rPr>
            <w:rStyle w:val="Hipervnculo"/>
          </w:rPr>
          <w:t>2.9.2.</w:t>
        </w:r>
        <w:r w:rsidR="008F0583" w:rsidRPr="002D2B03">
          <w:rPr>
            <w:rFonts w:ascii="Calibri" w:hAnsi="Calibri" w:cs="Times New Roman"/>
            <w:sz w:val="22"/>
            <w:szCs w:val="22"/>
            <w:lang w:val="es-PE" w:eastAsia="es-PE"/>
          </w:rPr>
          <w:tab/>
        </w:r>
        <w:r w:rsidR="008F0583" w:rsidRPr="00066F35">
          <w:rPr>
            <w:rStyle w:val="Hipervnculo"/>
          </w:rPr>
          <w:t>Tarea ASI 10.2: Definición de las pruebas de aceptación de sistemas</w:t>
        </w:r>
        <w:r w:rsidR="008F0583">
          <w:rPr>
            <w:webHidden/>
          </w:rPr>
          <w:tab/>
        </w:r>
        <w:r w:rsidR="00DD1141">
          <w:rPr>
            <w:webHidden/>
          </w:rPr>
          <w:fldChar w:fldCharType="begin"/>
        </w:r>
        <w:r w:rsidR="008F0583">
          <w:rPr>
            <w:webHidden/>
          </w:rPr>
          <w:instrText xml:space="preserve"> PAGEREF _Toc449428589 \h </w:instrText>
        </w:r>
        <w:r w:rsidR="00DD1141">
          <w:rPr>
            <w:webHidden/>
          </w:rPr>
        </w:r>
        <w:r w:rsidR="00DD1141">
          <w:rPr>
            <w:webHidden/>
          </w:rPr>
          <w:fldChar w:fldCharType="separate"/>
        </w:r>
        <w:r w:rsidR="003943B4">
          <w:rPr>
            <w:webHidden/>
          </w:rPr>
          <w:t>36</w:t>
        </w:r>
        <w:r w:rsidR="00DD1141">
          <w:rPr>
            <w:webHidden/>
          </w:rPr>
          <w:fldChar w:fldCharType="end"/>
        </w:r>
      </w:hyperlink>
    </w:p>
    <w:p w:rsidR="008F0583" w:rsidRPr="002D2B03" w:rsidRDefault="00E07C3F">
      <w:pPr>
        <w:pStyle w:val="TDC1"/>
        <w:rPr>
          <w:rFonts w:ascii="Calibri" w:hAnsi="Calibri" w:cs="Times New Roman"/>
          <w:b w:val="0"/>
          <w:sz w:val="22"/>
          <w:szCs w:val="22"/>
          <w:lang w:eastAsia="es-PE"/>
        </w:rPr>
      </w:pPr>
      <w:hyperlink w:anchor="_Toc449428590" w:history="1">
        <w:r w:rsidR="008F0583" w:rsidRPr="00066F35">
          <w:rPr>
            <w:rStyle w:val="Hipervnculo"/>
          </w:rPr>
          <w:t>3.</w:t>
        </w:r>
        <w:r w:rsidR="008F0583" w:rsidRPr="002D2B03">
          <w:rPr>
            <w:rFonts w:ascii="Calibri" w:hAnsi="Calibri" w:cs="Times New Roman"/>
            <w:b w:val="0"/>
            <w:sz w:val="22"/>
            <w:szCs w:val="22"/>
            <w:lang w:eastAsia="es-PE"/>
          </w:rPr>
          <w:tab/>
        </w:r>
        <w:r w:rsidR="008F0583" w:rsidRPr="00066F35">
          <w:rPr>
            <w:rStyle w:val="Hipervnculo"/>
          </w:rPr>
          <w:t>DISEÑO DEL SISTEMA DE INFORMACIÓN</w:t>
        </w:r>
        <w:r w:rsidR="008F0583">
          <w:rPr>
            <w:webHidden/>
          </w:rPr>
          <w:tab/>
        </w:r>
        <w:r w:rsidR="00DD1141">
          <w:rPr>
            <w:webHidden/>
          </w:rPr>
          <w:fldChar w:fldCharType="begin"/>
        </w:r>
        <w:r w:rsidR="008F0583">
          <w:rPr>
            <w:webHidden/>
          </w:rPr>
          <w:instrText xml:space="preserve"> PAGEREF _Toc449428590 \h </w:instrText>
        </w:r>
        <w:r w:rsidR="00DD1141">
          <w:rPr>
            <w:webHidden/>
          </w:rPr>
        </w:r>
        <w:r w:rsidR="00DD1141">
          <w:rPr>
            <w:webHidden/>
          </w:rPr>
          <w:fldChar w:fldCharType="separate"/>
        </w:r>
        <w:r w:rsidR="003943B4">
          <w:rPr>
            <w:webHidden/>
          </w:rPr>
          <w:t>37</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91" w:history="1">
        <w:r w:rsidR="008F0583" w:rsidRPr="00066F35">
          <w:rPr>
            <w:rStyle w:val="Hipervnculo"/>
          </w:rPr>
          <w:t>3.1.</w:t>
        </w:r>
        <w:r w:rsidR="008F0583" w:rsidRPr="002D2B03">
          <w:rPr>
            <w:rFonts w:ascii="Calibri" w:hAnsi="Calibri" w:cs="Times New Roman"/>
            <w:bCs w:val="0"/>
            <w:sz w:val="22"/>
            <w:szCs w:val="22"/>
            <w:lang w:val="es-PE" w:eastAsia="es-PE"/>
          </w:rPr>
          <w:tab/>
        </w:r>
        <w:r w:rsidR="008F0583" w:rsidRPr="00066F35">
          <w:rPr>
            <w:rStyle w:val="Hipervnculo"/>
          </w:rPr>
          <w:t>DEFINICION DE LA ARQUITECTURA DEL  SISTEMA (DSI 1)</w:t>
        </w:r>
        <w:r w:rsidR="008F0583">
          <w:rPr>
            <w:webHidden/>
          </w:rPr>
          <w:tab/>
        </w:r>
        <w:r w:rsidR="00DD1141">
          <w:rPr>
            <w:webHidden/>
          </w:rPr>
          <w:fldChar w:fldCharType="begin"/>
        </w:r>
        <w:r w:rsidR="008F0583">
          <w:rPr>
            <w:webHidden/>
          </w:rPr>
          <w:instrText xml:space="preserve"> PAGEREF _Toc449428591 \h </w:instrText>
        </w:r>
        <w:r w:rsidR="00DD1141">
          <w:rPr>
            <w:webHidden/>
          </w:rPr>
        </w:r>
        <w:r w:rsidR="00DD1141">
          <w:rPr>
            <w:webHidden/>
          </w:rPr>
          <w:fldChar w:fldCharType="separate"/>
        </w:r>
        <w:r w:rsidR="003943B4">
          <w:rPr>
            <w:webHidden/>
          </w:rPr>
          <w:t>37</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92" w:history="1">
        <w:r w:rsidR="008F0583" w:rsidRPr="00066F35">
          <w:rPr>
            <w:rStyle w:val="Hipervnculo"/>
          </w:rPr>
          <w:t>3.1.1.</w:t>
        </w:r>
        <w:r w:rsidR="008F0583" w:rsidRPr="002D2B03">
          <w:rPr>
            <w:rFonts w:ascii="Calibri" w:hAnsi="Calibri" w:cs="Times New Roman"/>
            <w:sz w:val="22"/>
            <w:szCs w:val="22"/>
            <w:lang w:val="es-PE" w:eastAsia="es-PE"/>
          </w:rPr>
          <w:tab/>
        </w:r>
        <w:r w:rsidR="008F0583" w:rsidRPr="00066F35">
          <w:rPr>
            <w:rStyle w:val="Hipervnculo"/>
          </w:rPr>
          <w:t>Definición de Niveles de Arquitectura (DSI 1.1)</w:t>
        </w:r>
        <w:r w:rsidR="008F0583">
          <w:rPr>
            <w:webHidden/>
          </w:rPr>
          <w:tab/>
        </w:r>
        <w:r w:rsidR="00DD1141">
          <w:rPr>
            <w:webHidden/>
          </w:rPr>
          <w:fldChar w:fldCharType="begin"/>
        </w:r>
        <w:r w:rsidR="008F0583">
          <w:rPr>
            <w:webHidden/>
          </w:rPr>
          <w:instrText xml:space="preserve"> PAGEREF _Toc449428592 \h </w:instrText>
        </w:r>
        <w:r w:rsidR="00DD1141">
          <w:rPr>
            <w:webHidden/>
          </w:rPr>
        </w:r>
        <w:r w:rsidR="00DD1141">
          <w:rPr>
            <w:webHidden/>
          </w:rPr>
          <w:fldChar w:fldCharType="separate"/>
        </w:r>
        <w:r w:rsidR="003943B4">
          <w:rPr>
            <w:webHidden/>
          </w:rPr>
          <w:t>37</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93" w:history="1">
        <w:r w:rsidR="008F0583" w:rsidRPr="00066F35">
          <w:rPr>
            <w:rStyle w:val="Hipervnculo"/>
          </w:rPr>
          <w:t>3.1.2.</w:t>
        </w:r>
        <w:r w:rsidR="008F0583" w:rsidRPr="002D2B03">
          <w:rPr>
            <w:rFonts w:ascii="Calibri" w:hAnsi="Calibri" w:cs="Times New Roman"/>
            <w:sz w:val="22"/>
            <w:szCs w:val="22"/>
            <w:lang w:val="es-PE" w:eastAsia="es-PE"/>
          </w:rPr>
          <w:tab/>
        </w:r>
        <w:r w:rsidR="008F0583" w:rsidRPr="00066F35">
          <w:rPr>
            <w:rStyle w:val="Hipervnculo"/>
          </w:rPr>
          <w:t>Identificación de subsistemas de diseño (DSI 1.2)</w:t>
        </w:r>
        <w:r w:rsidR="008F0583">
          <w:rPr>
            <w:webHidden/>
          </w:rPr>
          <w:tab/>
        </w:r>
        <w:r w:rsidR="00DD1141">
          <w:rPr>
            <w:webHidden/>
          </w:rPr>
          <w:fldChar w:fldCharType="begin"/>
        </w:r>
        <w:r w:rsidR="008F0583">
          <w:rPr>
            <w:webHidden/>
          </w:rPr>
          <w:instrText xml:space="preserve"> PAGEREF _Toc449428593 \h </w:instrText>
        </w:r>
        <w:r w:rsidR="00DD1141">
          <w:rPr>
            <w:webHidden/>
          </w:rPr>
        </w:r>
        <w:r w:rsidR="00DD1141">
          <w:rPr>
            <w:webHidden/>
          </w:rPr>
          <w:fldChar w:fldCharType="separate"/>
        </w:r>
        <w:r w:rsidR="003943B4">
          <w:rPr>
            <w:webHidden/>
          </w:rPr>
          <w:t>37</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94" w:history="1">
        <w:r w:rsidR="008F0583" w:rsidRPr="00066F35">
          <w:rPr>
            <w:rStyle w:val="Hipervnculo"/>
          </w:rPr>
          <w:t>3.1.3.</w:t>
        </w:r>
        <w:r w:rsidR="008F0583" w:rsidRPr="002D2B03">
          <w:rPr>
            <w:rFonts w:ascii="Calibri" w:hAnsi="Calibri" w:cs="Times New Roman"/>
            <w:sz w:val="22"/>
            <w:szCs w:val="22"/>
            <w:lang w:val="es-PE" w:eastAsia="es-PE"/>
          </w:rPr>
          <w:tab/>
        </w:r>
        <w:r w:rsidR="008F0583" w:rsidRPr="00066F35">
          <w:rPr>
            <w:rStyle w:val="Hipervnculo"/>
          </w:rPr>
          <w:t>Especificación de Requerimientos de Diseño y Construcción (DSI 1.3)</w:t>
        </w:r>
        <w:r w:rsidR="008F0583">
          <w:rPr>
            <w:webHidden/>
          </w:rPr>
          <w:tab/>
        </w:r>
        <w:r w:rsidR="00DD1141">
          <w:rPr>
            <w:webHidden/>
          </w:rPr>
          <w:fldChar w:fldCharType="begin"/>
        </w:r>
        <w:r w:rsidR="008F0583">
          <w:rPr>
            <w:webHidden/>
          </w:rPr>
          <w:instrText xml:space="preserve"> PAGEREF _Toc449428594 \h </w:instrText>
        </w:r>
        <w:r w:rsidR="00DD1141">
          <w:rPr>
            <w:webHidden/>
          </w:rPr>
        </w:r>
        <w:r w:rsidR="00DD1141">
          <w:rPr>
            <w:webHidden/>
          </w:rPr>
          <w:fldChar w:fldCharType="separate"/>
        </w:r>
        <w:r w:rsidR="003943B4">
          <w:rPr>
            <w:webHidden/>
          </w:rPr>
          <w:t>39</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95" w:history="1">
        <w:r w:rsidR="008F0583" w:rsidRPr="00066F35">
          <w:rPr>
            <w:rStyle w:val="Hipervnculo"/>
          </w:rPr>
          <w:t>3.1.4.</w:t>
        </w:r>
        <w:r w:rsidR="008F0583" w:rsidRPr="002D2B03">
          <w:rPr>
            <w:rFonts w:ascii="Calibri" w:hAnsi="Calibri" w:cs="Times New Roman"/>
            <w:sz w:val="22"/>
            <w:szCs w:val="22"/>
            <w:lang w:val="es-PE" w:eastAsia="es-PE"/>
          </w:rPr>
          <w:tab/>
        </w:r>
        <w:r w:rsidR="008F0583" w:rsidRPr="00066F35">
          <w:rPr>
            <w:rStyle w:val="Hipervnculo"/>
          </w:rPr>
          <w:t>Especificación de servicio (SOA) (DSI 1.4)</w:t>
        </w:r>
        <w:r w:rsidR="008F0583">
          <w:rPr>
            <w:webHidden/>
          </w:rPr>
          <w:tab/>
        </w:r>
        <w:r w:rsidR="00DD1141">
          <w:rPr>
            <w:webHidden/>
          </w:rPr>
          <w:fldChar w:fldCharType="begin"/>
        </w:r>
        <w:r w:rsidR="008F0583">
          <w:rPr>
            <w:webHidden/>
          </w:rPr>
          <w:instrText xml:space="preserve"> PAGEREF _Toc449428595 \h </w:instrText>
        </w:r>
        <w:r w:rsidR="00DD1141">
          <w:rPr>
            <w:webHidden/>
          </w:rPr>
        </w:r>
        <w:r w:rsidR="00DD1141">
          <w:rPr>
            <w:webHidden/>
          </w:rPr>
          <w:fldChar w:fldCharType="separate"/>
        </w:r>
        <w:r w:rsidR="003943B4">
          <w:rPr>
            <w:webHidden/>
          </w:rPr>
          <w:t>40</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96" w:history="1">
        <w:r w:rsidR="008F0583" w:rsidRPr="00066F35">
          <w:rPr>
            <w:rStyle w:val="Hipervnculo"/>
          </w:rPr>
          <w:t>3.1.5.</w:t>
        </w:r>
        <w:r w:rsidR="008F0583" w:rsidRPr="002D2B03">
          <w:rPr>
            <w:rFonts w:ascii="Calibri" w:hAnsi="Calibri" w:cs="Times New Roman"/>
            <w:sz w:val="22"/>
            <w:szCs w:val="22"/>
            <w:lang w:val="es-PE" w:eastAsia="es-PE"/>
          </w:rPr>
          <w:tab/>
        </w:r>
        <w:r w:rsidR="008F0583" w:rsidRPr="00066F35">
          <w:rPr>
            <w:rStyle w:val="Hipervnculo"/>
          </w:rPr>
          <w:t>Diseño de Subsistemas (SOA) (DSI 1.5)</w:t>
        </w:r>
        <w:r w:rsidR="008F0583">
          <w:rPr>
            <w:webHidden/>
          </w:rPr>
          <w:tab/>
        </w:r>
        <w:r w:rsidR="00DD1141">
          <w:rPr>
            <w:webHidden/>
          </w:rPr>
          <w:fldChar w:fldCharType="begin"/>
        </w:r>
        <w:r w:rsidR="008F0583">
          <w:rPr>
            <w:webHidden/>
          </w:rPr>
          <w:instrText xml:space="preserve"> PAGEREF _Toc449428596 \h </w:instrText>
        </w:r>
        <w:r w:rsidR="00DD1141">
          <w:rPr>
            <w:webHidden/>
          </w:rPr>
        </w:r>
        <w:r w:rsidR="00DD1141">
          <w:rPr>
            <w:webHidden/>
          </w:rPr>
          <w:fldChar w:fldCharType="separate"/>
        </w:r>
        <w:r w:rsidR="003943B4">
          <w:rPr>
            <w:webHidden/>
          </w:rPr>
          <w:t>40</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97" w:history="1">
        <w:r w:rsidR="008F0583" w:rsidRPr="00066F35">
          <w:rPr>
            <w:rStyle w:val="Hipervnculo"/>
          </w:rPr>
          <w:t>3.2.</w:t>
        </w:r>
        <w:r w:rsidR="008F0583" w:rsidRPr="002D2B03">
          <w:rPr>
            <w:rFonts w:ascii="Calibri" w:hAnsi="Calibri" w:cs="Times New Roman"/>
            <w:bCs w:val="0"/>
            <w:sz w:val="22"/>
            <w:szCs w:val="22"/>
            <w:lang w:val="es-PE" w:eastAsia="es-PE"/>
          </w:rPr>
          <w:tab/>
        </w:r>
        <w:r w:rsidR="008F0583" w:rsidRPr="00066F35">
          <w:rPr>
            <w:rStyle w:val="Hipervnculo"/>
          </w:rPr>
          <w:t>DISEÑO DE LA ARQUITECTURA DE SOPORTE (DSI 2)</w:t>
        </w:r>
        <w:r w:rsidR="008F0583">
          <w:rPr>
            <w:webHidden/>
          </w:rPr>
          <w:tab/>
        </w:r>
        <w:r w:rsidR="00DD1141">
          <w:rPr>
            <w:webHidden/>
          </w:rPr>
          <w:fldChar w:fldCharType="begin"/>
        </w:r>
        <w:r w:rsidR="008F0583">
          <w:rPr>
            <w:webHidden/>
          </w:rPr>
          <w:instrText xml:space="preserve"> PAGEREF _Toc449428597 \h </w:instrText>
        </w:r>
        <w:r w:rsidR="00DD1141">
          <w:rPr>
            <w:webHidden/>
          </w:rPr>
        </w:r>
        <w:r w:rsidR="00DD1141">
          <w:rPr>
            <w:webHidden/>
          </w:rPr>
          <w:fldChar w:fldCharType="separate"/>
        </w:r>
        <w:r w:rsidR="003943B4">
          <w:rPr>
            <w:webHidden/>
          </w:rPr>
          <w:t>40</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598" w:history="1">
        <w:r w:rsidR="008F0583" w:rsidRPr="00066F35">
          <w:rPr>
            <w:rStyle w:val="Hipervnculo"/>
          </w:rPr>
          <w:t>3.2.1.</w:t>
        </w:r>
        <w:r w:rsidR="008F0583" w:rsidRPr="002D2B03">
          <w:rPr>
            <w:rFonts w:ascii="Calibri" w:hAnsi="Calibri" w:cs="Times New Roman"/>
            <w:sz w:val="22"/>
            <w:szCs w:val="22"/>
            <w:lang w:val="es-PE" w:eastAsia="es-PE"/>
          </w:rPr>
          <w:tab/>
        </w:r>
        <w:r w:rsidR="008F0583" w:rsidRPr="00066F35">
          <w:rPr>
            <w:rStyle w:val="Hipervnculo"/>
          </w:rPr>
          <w:t>Diseño de subsistemas de soporte (DSI 2.1)</w:t>
        </w:r>
        <w:r w:rsidR="008F0583">
          <w:rPr>
            <w:webHidden/>
          </w:rPr>
          <w:tab/>
        </w:r>
        <w:r w:rsidR="00DD1141">
          <w:rPr>
            <w:webHidden/>
          </w:rPr>
          <w:fldChar w:fldCharType="begin"/>
        </w:r>
        <w:r w:rsidR="008F0583">
          <w:rPr>
            <w:webHidden/>
          </w:rPr>
          <w:instrText xml:space="preserve"> PAGEREF _Toc449428598 \h </w:instrText>
        </w:r>
        <w:r w:rsidR="00DD1141">
          <w:rPr>
            <w:webHidden/>
          </w:rPr>
        </w:r>
        <w:r w:rsidR="00DD1141">
          <w:rPr>
            <w:webHidden/>
          </w:rPr>
          <w:fldChar w:fldCharType="separate"/>
        </w:r>
        <w:r w:rsidR="003943B4">
          <w:rPr>
            <w:webHidden/>
          </w:rPr>
          <w:t>40</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599" w:history="1">
        <w:r w:rsidR="008F0583" w:rsidRPr="00066F35">
          <w:rPr>
            <w:rStyle w:val="Hipervnculo"/>
          </w:rPr>
          <w:t>3.3.</w:t>
        </w:r>
        <w:r w:rsidR="008F0583" w:rsidRPr="002D2B03">
          <w:rPr>
            <w:rFonts w:ascii="Calibri" w:hAnsi="Calibri" w:cs="Times New Roman"/>
            <w:bCs w:val="0"/>
            <w:sz w:val="22"/>
            <w:szCs w:val="22"/>
            <w:lang w:val="es-PE" w:eastAsia="es-PE"/>
          </w:rPr>
          <w:tab/>
        </w:r>
        <w:r w:rsidR="008F0583" w:rsidRPr="00066F35">
          <w:rPr>
            <w:rStyle w:val="Hipervnculo"/>
          </w:rPr>
          <w:t>DISEÑO ORIENTADO A OBJETOS (DSI 3 Y DSI 4)</w:t>
        </w:r>
        <w:r w:rsidR="008F0583">
          <w:rPr>
            <w:webHidden/>
          </w:rPr>
          <w:tab/>
        </w:r>
        <w:r w:rsidR="00DD1141">
          <w:rPr>
            <w:webHidden/>
          </w:rPr>
          <w:fldChar w:fldCharType="begin"/>
        </w:r>
        <w:r w:rsidR="008F0583">
          <w:rPr>
            <w:webHidden/>
          </w:rPr>
          <w:instrText xml:space="preserve"> PAGEREF _Toc449428599 \h </w:instrText>
        </w:r>
        <w:r w:rsidR="00DD1141">
          <w:rPr>
            <w:webHidden/>
          </w:rPr>
        </w:r>
        <w:r w:rsidR="00DD1141">
          <w:rPr>
            <w:webHidden/>
          </w:rPr>
          <w:fldChar w:fldCharType="separate"/>
        </w:r>
        <w:r w:rsidR="003943B4">
          <w:rPr>
            <w:webHidden/>
          </w:rPr>
          <w:t>42</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00" w:history="1">
        <w:r w:rsidR="008F0583" w:rsidRPr="00066F35">
          <w:rPr>
            <w:rStyle w:val="Hipervnculo"/>
          </w:rPr>
          <w:t>3.3.1.</w:t>
        </w:r>
        <w:r w:rsidR="008F0583" w:rsidRPr="002D2B03">
          <w:rPr>
            <w:rFonts w:ascii="Calibri" w:hAnsi="Calibri" w:cs="Times New Roman"/>
            <w:sz w:val="22"/>
            <w:szCs w:val="22"/>
            <w:lang w:val="es-PE" w:eastAsia="es-PE"/>
          </w:rPr>
          <w:tab/>
        </w:r>
        <w:r w:rsidR="008F0583" w:rsidRPr="00066F35">
          <w:rPr>
            <w:rStyle w:val="Hipervnculo"/>
          </w:rPr>
          <w:t>Diseño de Casos de Uso Reales (DSI 3)</w:t>
        </w:r>
        <w:r w:rsidR="008F0583">
          <w:rPr>
            <w:webHidden/>
          </w:rPr>
          <w:tab/>
        </w:r>
        <w:r w:rsidR="00DD1141">
          <w:rPr>
            <w:webHidden/>
          </w:rPr>
          <w:fldChar w:fldCharType="begin"/>
        </w:r>
        <w:r w:rsidR="008F0583">
          <w:rPr>
            <w:webHidden/>
          </w:rPr>
          <w:instrText xml:space="preserve"> PAGEREF _Toc449428600 \h </w:instrText>
        </w:r>
        <w:r w:rsidR="00DD1141">
          <w:rPr>
            <w:webHidden/>
          </w:rPr>
        </w:r>
        <w:r w:rsidR="00DD1141">
          <w:rPr>
            <w:webHidden/>
          </w:rPr>
          <w:fldChar w:fldCharType="separate"/>
        </w:r>
        <w:r w:rsidR="003943B4">
          <w:rPr>
            <w:webHidden/>
          </w:rPr>
          <w:t>42</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01" w:history="1">
        <w:r w:rsidR="008F0583" w:rsidRPr="00066F35">
          <w:rPr>
            <w:rStyle w:val="Hipervnculo"/>
          </w:rPr>
          <w:t>3.3.2.</w:t>
        </w:r>
        <w:r w:rsidR="008F0583" w:rsidRPr="002D2B03">
          <w:rPr>
            <w:rFonts w:ascii="Calibri" w:hAnsi="Calibri" w:cs="Times New Roman"/>
            <w:sz w:val="22"/>
            <w:szCs w:val="22"/>
            <w:lang w:val="es-PE" w:eastAsia="es-PE"/>
          </w:rPr>
          <w:tab/>
        </w:r>
        <w:r w:rsidR="008F0583" w:rsidRPr="00066F35">
          <w:rPr>
            <w:rStyle w:val="Hipervnculo"/>
          </w:rPr>
          <w:t>Diseño de Clases (DSI 4)</w:t>
        </w:r>
        <w:r w:rsidR="008F0583">
          <w:rPr>
            <w:webHidden/>
          </w:rPr>
          <w:tab/>
        </w:r>
        <w:r w:rsidR="00DD1141">
          <w:rPr>
            <w:webHidden/>
          </w:rPr>
          <w:fldChar w:fldCharType="begin"/>
        </w:r>
        <w:r w:rsidR="008F0583">
          <w:rPr>
            <w:webHidden/>
          </w:rPr>
          <w:instrText xml:space="preserve"> PAGEREF _Toc449428601 \h </w:instrText>
        </w:r>
        <w:r w:rsidR="00DD1141">
          <w:rPr>
            <w:webHidden/>
          </w:rPr>
        </w:r>
        <w:r w:rsidR="00DD1141">
          <w:rPr>
            <w:webHidden/>
          </w:rPr>
          <w:fldChar w:fldCharType="separate"/>
        </w:r>
        <w:r w:rsidR="003943B4">
          <w:rPr>
            <w:webHidden/>
          </w:rPr>
          <w:t>44</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02" w:history="1">
        <w:r w:rsidR="008F0583" w:rsidRPr="00066F35">
          <w:rPr>
            <w:rStyle w:val="Hipervnculo"/>
          </w:rPr>
          <w:t>3.4.</w:t>
        </w:r>
        <w:r w:rsidR="008F0583" w:rsidRPr="002D2B03">
          <w:rPr>
            <w:rFonts w:ascii="Calibri" w:hAnsi="Calibri" w:cs="Times New Roman"/>
            <w:bCs w:val="0"/>
            <w:sz w:val="22"/>
            <w:szCs w:val="22"/>
            <w:lang w:val="es-PE" w:eastAsia="es-PE"/>
          </w:rPr>
          <w:tab/>
        </w:r>
        <w:r w:rsidR="008F0583" w:rsidRPr="00066F35">
          <w:rPr>
            <w:rStyle w:val="Hipervnculo"/>
          </w:rPr>
          <w:t>DISEÑO ESTRUCTURADO (DSI 5)</w:t>
        </w:r>
        <w:r w:rsidR="008F0583">
          <w:rPr>
            <w:webHidden/>
          </w:rPr>
          <w:tab/>
        </w:r>
        <w:r w:rsidR="00DD1141">
          <w:rPr>
            <w:webHidden/>
          </w:rPr>
          <w:fldChar w:fldCharType="begin"/>
        </w:r>
        <w:r w:rsidR="008F0583">
          <w:rPr>
            <w:webHidden/>
          </w:rPr>
          <w:instrText xml:space="preserve"> PAGEREF _Toc449428602 \h </w:instrText>
        </w:r>
        <w:r w:rsidR="00DD1141">
          <w:rPr>
            <w:webHidden/>
          </w:rPr>
        </w:r>
        <w:r w:rsidR="00DD1141">
          <w:rPr>
            <w:webHidden/>
          </w:rPr>
          <w:fldChar w:fldCharType="separate"/>
        </w:r>
        <w:r w:rsidR="003943B4">
          <w:rPr>
            <w:webHidden/>
          </w:rPr>
          <w:t>46</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03" w:history="1">
        <w:r w:rsidR="008F0583" w:rsidRPr="00066F35">
          <w:rPr>
            <w:rStyle w:val="Hipervnculo"/>
          </w:rPr>
          <w:t>3.4.1.</w:t>
        </w:r>
        <w:r w:rsidR="008F0583" w:rsidRPr="002D2B03">
          <w:rPr>
            <w:rFonts w:ascii="Calibri" w:hAnsi="Calibri" w:cs="Times New Roman"/>
            <w:sz w:val="22"/>
            <w:szCs w:val="22"/>
            <w:lang w:val="es-PE" w:eastAsia="es-PE"/>
          </w:rPr>
          <w:tab/>
        </w:r>
        <w:r w:rsidR="008F0583" w:rsidRPr="00066F35">
          <w:rPr>
            <w:rStyle w:val="Hipervnculo"/>
          </w:rPr>
          <w:t>Diseño de la Arquitectura de Módulos del Sistema (DSI 5)</w:t>
        </w:r>
        <w:r w:rsidR="008F0583">
          <w:rPr>
            <w:webHidden/>
          </w:rPr>
          <w:tab/>
        </w:r>
        <w:r w:rsidR="00DD1141">
          <w:rPr>
            <w:webHidden/>
          </w:rPr>
          <w:fldChar w:fldCharType="begin"/>
        </w:r>
        <w:r w:rsidR="008F0583">
          <w:rPr>
            <w:webHidden/>
          </w:rPr>
          <w:instrText xml:space="preserve"> PAGEREF _Toc449428603 \h </w:instrText>
        </w:r>
        <w:r w:rsidR="00DD1141">
          <w:rPr>
            <w:webHidden/>
          </w:rPr>
        </w:r>
        <w:r w:rsidR="00DD1141">
          <w:rPr>
            <w:webHidden/>
          </w:rPr>
          <w:fldChar w:fldCharType="separate"/>
        </w:r>
        <w:r w:rsidR="003943B4">
          <w:rPr>
            <w:webHidden/>
          </w:rPr>
          <w:t>46</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04" w:history="1">
        <w:r w:rsidR="008F0583" w:rsidRPr="00066F35">
          <w:rPr>
            <w:rStyle w:val="Hipervnculo"/>
          </w:rPr>
          <w:t>3.5.</w:t>
        </w:r>
        <w:r w:rsidR="008F0583" w:rsidRPr="002D2B03">
          <w:rPr>
            <w:rFonts w:ascii="Calibri" w:hAnsi="Calibri" w:cs="Times New Roman"/>
            <w:bCs w:val="0"/>
            <w:sz w:val="22"/>
            <w:szCs w:val="22"/>
            <w:lang w:val="es-PE" w:eastAsia="es-PE"/>
          </w:rPr>
          <w:tab/>
        </w:r>
        <w:r w:rsidR="008F0583" w:rsidRPr="00066F35">
          <w:rPr>
            <w:rStyle w:val="Hipervnculo"/>
          </w:rPr>
          <w:t>DISEÑO FÍSICO DE DATOS (DSI 6)</w:t>
        </w:r>
        <w:r w:rsidR="008F0583">
          <w:rPr>
            <w:webHidden/>
          </w:rPr>
          <w:tab/>
        </w:r>
        <w:r w:rsidR="00DD1141">
          <w:rPr>
            <w:webHidden/>
          </w:rPr>
          <w:fldChar w:fldCharType="begin"/>
        </w:r>
        <w:r w:rsidR="008F0583">
          <w:rPr>
            <w:webHidden/>
          </w:rPr>
          <w:instrText xml:space="preserve"> PAGEREF _Toc449428604 \h </w:instrText>
        </w:r>
        <w:r w:rsidR="00DD1141">
          <w:rPr>
            <w:webHidden/>
          </w:rPr>
        </w:r>
        <w:r w:rsidR="00DD1141">
          <w:rPr>
            <w:webHidden/>
          </w:rPr>
          <w:fldChar w:fldCharType="separate"/>
        </w:r>
        <w:r w:rsidR="003943B4">
          <w:rPr>
            <w:webHidden/>
          </w:rPr>
          <w:t>47</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05" w:history="1">
        <w:r w:rsidR="008F0583" w:rsidRPr="00066F35">
          <w:rPr>
            <w:rStyle w:val="Hipervnculo"/>
          </w:rPr>
          <w:t>3.5.1.</w:t>
        </w:r>
        <w:r w:rsidR="008F0583" w:rsidRPr="002D2B03">
          <w:rPr>
            <w:rFonts w:ascii="Calibri" w:hAnsi="Calibri" w:cs="Times New Roman"/>
            <w:sz w:val="22"/>
            <w:szCs w:val="22"/>
            <w:lang w:val="es-PE" w:eastAsia="es-PE"/>
          </w:rPr>
          <w:tab/>
        </w:r>
        <w:r w:rsidR="008F0583" w:rsidRPr="00066F35">
          <w:rPr>
            <w:rStyle w:val="Hipervnculo"/>
          </w:rPr>
          <w:t>Diseño del Modelo Físico de Datos (DSI 6.1)</w:t>
        </w:r>
        <w:r w:rsidR="008F0583">
          <w:rPr>
            <w:webHidden/>
          </w:rPr>
          <w:tab/>
        </w:r>
        <w:r w:rsidR="00DD1141">
          <w:rPr>
            <w:webHidden/>
          </w:rPr>
          <w:fldChar w:fldCharType="begin"/>
        </w:r>
        <w:r w:rsidR="008F0583">
          <w:rPr>
            <w:webHidden/>
          </w:rPr>
          <w:instrText xml:space="preserve"> PAGEREF _Toc449428605 \h </w:instrText>
        </w:r>
        <w:r w:rsidR="00DD1141">
          <w:rPr>
            <w:webHidden/>
          </w:rPr>
        </w:r>
        <w:r w:rsidR="00DD1141">
          <w:rPr>
            <w:webHidden/>
          </w:rPr>
          <w:fldChar w:fldCharType="separate"/>
        </w:r>
        <w:r w:rsidR="003943B4">
          <w:rPr>
            <w:webHidden/>
          </w:rPr>
          <w:t>47</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06" w:history="1">
        <w:r w:rsidR="008F0583" w:rsidRPr="00066F35">
          <w:rPr>
            <w:rStyle w:val="Hipervnculo"/>
          </w:rPr>
          <w:t>3.5.2.</w:t>
        </w:r>
        <w:r w:rsidR="008F0583" w:rsidRPr="002D2B03">
          <w:rPr>
            <w:rFonts w:ascii="Calibri" w:hAnsi="Calibri" w:cs="Times New Roman"/>
            <w:sz w:val="22"/>
            <w:szCs w:val="22"/>
            <w:lang w:val="es-PE" w:eastAsia="es-PE"/>
          </w:rPr>
          <w:tab/>
        </w:r>
        <w:r w:rsidR="008F0583" w:rsidRPr="00066F35">
          <w:rPr>
            <w:rStyle w:val="Hipervnculo"/>
          </w:rPr>
          <w:t>Especificación de los Caminos de Acceso a los Datos (DSI 6.2)</w:t>
        </w:r>
        <w:r w:rsidR="008F0583">
          <w:rPr>
            <w:webHidden/>
          </w:rPr>
          <w:tab/>
        </w:r>
        <w:r w:rsidR="00DD1141">
          <w:rPr>
            <w:webHidden/>
          </w:rPr>
          <w:fldChar w:fldCharType="begin"/>
        </w:r>
        <w:r w:rsidR="008F0583">
          <w:rPr>
            <w:webHidden/>
          </w:rPr>
          <w:instrText xml:space="preserve"> PAGEREF _Toc449428606 \h </w:instrText>
        </w:r>
        <w:r w:rsidR="00DD1141">
          <w:rPr>
            <w:webHidden/>
          </w:rPr>
        </w:r>
        <w:r w:rsidR="00DD1141">
          <w:rPr>
            <w:webHidden/>
          </w:rPr>
          <w:fldChar w:fldCharType="separate"/>
        </w:r>
        <w:r w:rsidR="003943B4">
          <w:rPr>
            <w:webHidden/>
          </w:rPr>
          <w:t>48</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07" w:history="1">
        <w:r w:rsidR="008F0583" w:rsidRPr="00066F35">
          <w:rPr>
            <w:rStyle w:val="Hipervnculo"/>
          </w:rPr>
          <w:t>3.5.3.</w:t>
        </w:r>
        <w:r w:rsidR="008F0583" w:rsidRPr="002D2B03">
          <w:rPr>
            <w:rFonts w:ascii="Calibri" w:hAnsi="Calibri" w:cs="Times New Roman"/>
            <w:sz w:val="22"/>
            <w:szCs w:val="22"/>
            <w:lang w:val="es-PE" w:eastAsia="es-PE"/>
          </w:rPr>
          <w:tab/>
        </w:r>
        <w:r w:rsidR="008F0583" w:rsidRPr="00066F35">
          <w:rPr>
            <w:rStyle w:val="Hipervnculo"/>
          </w:rPr>
          <w:t>Optimización del Modelo Físico de Datos. (DSI 6.3)</w:t>
        </w:r>
        <w:r w:rsidR="008F0583">
          <w:rPr>
            <w:webHidden/>
          </w:rPr>
          <w:tab/>
        </w:r>
        <w:r w:rsidR="00DD1141">
          <w:rPr>
            <w:webHidden/>
          </w:rPr>
          <w:fldChar w:fldCharType="begin"/>
        </w:r>
        <w:r w:rsidR="008F0583">
          <w:rPr>
            <w:webHidden/>
          </w:rPr>
          <w:instrText xml:space="preserve"> PAGEREF _Toc449428607 \h </w:instrText>
        </w:r>
        <w:r w:rsidR="00DD1141">
          <w:rPr>
            <w:webHidden/>
          </w:rPr>
        </w:r>
        <w:r w:rsidR="00DD1141">
          <w:rPr>
            <w:webHidden/>
          </w:rPr>
          <w:fldChar w:fldCharType="separate"/>
        </w:r>
        <w:r w:rsidR="003943B4">
          <w:rPr>
            <w:webHidden/>
          </w:rPr>
          <w:t>48</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08" w:history="1">
        <w:r w:rsidR="008F0583" w:rsidRPr="00066F35">
          <w:rPr>
            <w:rStyle w:val="Hipervnculo"/>
          </w:rPr>
          <w:t>3.5.4.</w:t>
        </w:r>
        <w:r w:rsidR="008F0583" w:rsidRPr="002D2B03">
          <w:rPr>
            <w:rFonts w:ascii="Calibri" w:hAnsi="Calibri" w:cs="Times New Roman"/>
            <w:sz w:val="22"/>
            <w:szCs w:val="22"/>
            <w:lang w:val="es-PE" w:eastAsia="es-PE"/>
          </w:rPr>
          <w:tab/>
        </w:r>
        <w:r w:rsidR="008F0583" w:rsidRPr="00066F35">
          <w:rPr>
            <w:rStyle w:val="Hipervnculo"/>
          </w:rPr>
          <w:t>Especificación de la Distribución de Datos. (DSI 6.4)</w:t>
        </w:r>
        <w:r w:rsidR="008F0583">
          <w:rPr>
            <w:webHidden/>
          </w:rPr>
          <w:tab/>
        </w:r>
        <w:r w:rsidR="00DD1141">
          <w:rPr>
            <w:webHidden/>
          </w:rPr>
          <w:fldChar w:fldCharType="begin"/>
        </w:r>
        <w:r w:rsidR="008F0583">
          <w:rPr>
            <w:webHidden/>
          </w:rPr>
          <w:instrText xml:space="preserve"> PAGEREF _Toc449428608 \h </w:instrText>
        </w:r>
        <w:r w:rsidR="00DD1141">
          <w:rPr>
            <w:webHidden/>
          </w:rPr>
        </w:r>
        <w:r w:rsidR="00DD1141">
          <w:rPr>
            <w:webHidden/>
          </w:rPr>
          <w:fldChar w:fldCharType="separate"/>
        </w:r>
        <w:r w:rsidR="003943B4">
          <w:rPr>
            <w:webHidden/>
          </w:rPr>
          <w:t>48</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09" w:history="1">
        <w:r w:rsidR="008F0583" w:rsidRPr="00066F35">
          <w:rPr>
            <w:rStyle w:val="Hipervnculo"/>
          </w:rPr>
          <w:t>3.6.</w:t>
        </w:r>
        <w:r w:rsidR="008F0583" w:rsidRPr="002D2B03">
          <w:rPr>
            <w:rFonts w:ascii="Calibri" w:hAnsi="Calibri" w:cs="Times New Roman"/>
            <w:bCs w:val="0"/>
            <w:sz w:val="22"/>
            <w:szCs w:val="22"/>
            <w:lang w:val="es-PE" w:eastAsia="es-PE"/>
          </w:rPr>
          <w:tab/>
        </w:r>
        <w:r w:rsidR="008F0583" w:rsidRPr="00066F35">
          <w:rPr>
            <w:rStyle w:val="Hipervnculo"/>
          </w:rPr>
          <w:t>GENERACION DE ESPECIFICACIONES DE CONSTRUCCION (DSI 8)</w:t>
        </w:r>
        <w:r w:rsidR="008F0583">
          <w:rPr>
            <w:webHidden/>
          </w:rPr>
          <w:tab/>
        </w:r>
        <w:r w:rsidR="00DD1141">
          <w:rPr>
            <w:webHidden/>
          </w:rPr>
          <w:fldChar w:fldCharType="begin"/>
        </w:r>
        <w:r w:rsidR="008F0583">
          <w:rPr>
            <w:webHidden/>
          </w:rPr>
          <w:instrText xml:space="preserve"> PAGEREF _Toc449428609 \h </w:instrText>
        </w:r>
        <w:r w:rsidR="00DD1141">
          <w:rPr>
            <w:webHidden/>
          </w:rPr>
        </w:r>
        <w:r w:rsidR="00DD1141">
          <w:rPr>
            <w:webHidden/>
          </w:rPr>
          <w:fldChar w:fldCharType="separate"/>
        </w:r>
        <w:r w:rsidR="003943B4">
          <w:rPr>
            <w:webHidden/>
          </w:rPr>
          <w:t>49</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10" w:history="1">
        <w:r w:rsidR="008F0583" w:rsidRPr="00066F35">
          <w:rPr>
            <w:rStyle w:val="Hipervnculo"/>
          </w:rPr>
          <w:t>3.6.1.</w:t>
        </w:r>
        <w:r w:rsidR="008F0583" w:rsidRPr="002D2B03">
          <w:rPr>
            <w:rFonts w:ascii="Calibri" w:hAnsi="Calibri" w:cs="Times New Roman"/>
            <w:sz w:val="22"/>
            <w:szCs w:val="22"/>
            <w:lang w:val="es-PE" w:eastAsia="es-PE"/>
          </w:rPr>
          <w:tab/>
        </w:r>
        <w:r w:rsidR="008F0583" w:rsidRPr="00066F35">
          <w:rPr>
            <w:rStyle w:val="Hipervnculo"/>
          </w:rPr>
          <w:t>Especificación del Entorno de Construcción (DSI 8.1)</w:t>
        </w:r>
        <w:r w:rsidR="008F0583">
          <w:rPr>
            <w:webHidden/>
          </w:rPr>
          <w:tab/>
        </w:r>
        <w:r w:rsidR="00DD1141">
          <w:rPr>
            <w:webHidden/>
          </w:rPr>
          <w:fldChar w:fldCharType="begin"/>
        </w:r>
        <w:r w:rsidR="008F0583">
          <w:rPr>
            <w:webHidden/>
          </w:rPr>
          <w:instrText xml:space="preserve"> PAGEREF _Toc449428610 \h </w:instrText>
        </w:r>
        <w:r w:rsidR="00DD1141">
          <w:rPr>
            <w:webHidden/>
          </w:rPr>
        </w:r>
        <w:r w:rsidR="00DD1141">
          <w:rPr>
            <w:webHidden/>
          </w:rPr>
          <w:fldChar w:fldCharType="separate"/>
        </w:r>
        <w:r w:rsidR="003943B4">
          <w:rPr>
            <w:webHidden/>
          </w:rPr>
          <w:t>49</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11" w:history="1">
        <w:r w:rsidR="008F0583" w:rsidRPr="00066F35">
          <w:rPr>
            <w:rStyle w:val="Hipervnculo"/>
          </w:rPr>
          <w:t>3.6.2.</w:t>
        </w:r>
        <w:r w:rsidR="008F0583" w:rsidRPr="002D2B03">
          <w:rPr>
            <w:rFonts w:ascii="Calibri" w:hAnsi="Calibri" w:cs="Times New Roman"/>
            <w:sz w:val="22"/>
            <w:szCs w:val="22"/>
            <w:lang w:val="es-PE" w:eastAsia="es-PE"/>
          </w:rPr>
          <w:tab/>
        </w:r>
        <w:r w:rsidR="008F0583" w:rsidRPr="00066F35">
          <w:rPr>
            <w:rStyle w:val="Hipervnculo"/>
          </w:rPr>
          <w:t>Definición de Componentes y Subsistemas de Construcción (DSI 8.2)</w:t>
        </w:r>
        <w:r w:rsidR="008F0583">
          <w:rPr>
            <w:webHidden/>
          </w:rPr>
          <w:tab/>
        </w:r>
        <w:r w:rsidR="00DD1141">
          <w:rPr>
            <w:webHidden/>
          </w:rPr>
          <w:fldChar w:fldCharType="begin"/>
        </w:r>
        <w:r w:rsidR="008F0583">
          <w:rPr>
            <w:webHidden/>
          </w:rPr>
          <w:instrText xml:space="preserve"> PAGEREF _Toc449428611 \h </w:instrText>
        </w:r>
        <w:r w:rsidR="00DD1141">
          <w:rPr>
            <w:webHidden/>
          </w:rPr>
        </w:r>
        <w:r w:rsidR="00DD1141">
          <w:rPr>
            <w:webHidden/>
          </w:rPr>
          <w:fldChar w:fldCharType="separate"/>
        </w:r>
        <w:r w:rsidR="003943B4">
          <w:rPr>
            <w:webHidden/>
          </w:rPr>
          <w:t>49</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12" w:history="1">
        <w:r w:rsidR="008F0583" w:rsidRPr="00066F35">
          <w:rPr>
            <w:rStyle w:val="Hipervnculo"/>
          </w:rPr>
          <w:t>3.6.3.</w:t>
        </w:r>
        <w:r w:rsidR="008F0583" w:rsidRPr="002D2B03">
          <w:rPr>
            <w:rFonts w:ascii="Calibri" w:hAnsi="Calibri" w:cs="Times New Roman"/>
            <w:sz w:val="22"/>
            <w:szCs w:val="22"/>
            <w:lang w:val="es-PE" w:eastAsia="es-PE"/>
          </w:rPr>
          <w:tab/>
        </w:r>
        <w:r w:rsidR="008F0583" w:rsidRPr="00066F35">
          <w:rPr>
            <w:rStyle w:val="Hipervnculo"/>
          </w:rPr>
          <w:t>Elaboración de especificaciones de construcción (DSI 8.3)</w:t>
        </w:r>
        <w:r w:rsidR="008F0583">
          <w:rPr>
            <w:webHidden/>
          </w:rPr>
          <w:tab/>
        </w:r>
        <w:r w:rsidR="00DD1141">
          <w:rPr>
            <w:webHidden/>
          </w:rPr>
          <w:fldChar w:fldCharType="begin"/>
        </w:r>
        <w:r w:rsidR="008F0583">
          <w:rPr>
            <w:webHidden/>
          </w:rPr>
          <w:instrText xml:space="preserve"> PAGEREF _Toc449428612 \h </w:instrText>
        </w:r>
        <w:r w:rsidR="00DD1141">
          <w:rPr>
            <w:webHidden/>
          </w:rPr>
        </w:r>
        <w:r w:rsidR="00DD1141">
          <w:rPr>
            <w:webHidden/>
          </w:rPr>
          <w:fldChar w:fldCharType="separate"/>
        </w:r>
        <w:r w:rsidR="003943B4">
          <w:rPr>
            <w:webHidden/>
          </w:rPr>
          <w:t>50</w:t>
        </w:r>
        <w:r w:rsidR="00DD1141">
          <w:rPr>
            <w:webHidden/>
          </w:rPr>
          <w:fldChar w:fldCharType="end"/>
        </w:r>
      </w:hyperlink>
    </w:p>
    <w:p w:rsidR="008F0583" w:rsidRPr="002D2B03" w:rsidRDefault="00E07C3F">
      <w:pPr>
        <w:pStyle w:val="TDC3"/>
        <w:tabs>
          <w:tab w:val="left" w:pos="1680"/>
        </w:tabs>
        <w:rPr>
          <w:rFonts w:ascii="Calibri" w:hAnsi="Calibri" w:cs="Times New Roman"/>
          <w:sz w:val="22"/>
          <w:szCs w:val="22"/>
          <w:lang w:val="es-PE" w:eastAsia="es-PE"/>
        </w:rPr>
      </w:pPr>
      <w:hyperlink w:anchor="_Toc449428613" w:history="1">
        <w:r w:rsidR="008F0583" w:rsidRPr="00066F35">
          <w:rPr>
            <w:rStyle w:val="Hipervnculo"/>
          </w:rPr>
          <w:t>3.6.4.</w:t>
        </w:r>
        <w:r w:rsidR="008F0583" w:rsidRPr="002D2B03">
          <w:rPr>
            <w:rFonts w:ascii="Calibri" w:hAnsi="Calibri" w:cs="Times New Roman"/>
            <w:sz w:val="22"/>
            <w:szCs w:val="22"/>
            <w:lang w:val="es-PE" w:eastAsia="es-PE"/>
          </w:rPr>
          <w:tab/>
        </w:r>
        <w:r w:rsidR="008F0583" w:rsidRPr="00066F35">
          <w:rPr>
            <w:rStyle w:val="Hipervnculo"/>
          </w:rPr>
          <w:t>Especificación de componentes (SOA) (DSI 8.4)</w:t>
        </w:r>
        <w:r w:rsidR="008F0583">
          <w:rPr>
            <w:webHidden/>
          </w:rPr>
          <w:tab/>
        </w:r>
        <w:r w:rsidR="00DD1141">
          <w:rPr>
            <w:webHidden/>
          </w:rPr>
          <w:fldChar w:fldCharType="begin"/>
        </w:r>
        <w:r w:rsidR="008F0583">
          <w:rPr>
            <w:webHidden/>
          </w:rPr>
          <w:instrText xml:space="preserve"> PAGEREF _Toc449428613 \h </w:instrText>
        </w:r>
        <w:r w:rsidR="00DD1141">
          <w:rPr>
            <w:webHidden/>
          </w:rPr>
        </w:r>
        <w:r w:rsidR="00DD1141">
          <w:rPr>
            <w:webHidden/>
          </w:rPr>
          <w:fldChar w:fldCharType="separate"/>
        </w:r>
        <w:r w:rsidR="003943B4">
          <w:rPr>
            <w:webHidden/>
          </w:rPr>
          <w:t>70</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14" w:history="1">
        <w:r w:rsidR="008F0583" w:rsidRPr="00066F35">
          <w:rPr>
            <w:rStyle w:val="Hipervnculo"/>
          </w:rPr>
          <w:t>3.7.</w:t>
        </w:r>
        <w:r w:rsidR="008F0583" w:rsidRPr="002D2B03">
          <w:rPr>
            <w:rFonts w:ascii="Calibri" w:hAnsi="Calibri" w:cs="Times New Roman"/>
            <w:bCs w:val="0"/>
            <w:sz w:val="22"/>
            <w:szCs w:val="22"/>
            <w:lang w:val="es-PE" w:eastAsia="es-PE"/>
          </w:rPr>
          <w:tab/>
        </w:r>
        <w:r w:rsidR="008F0583" w:rsidRPr="00066F35">
          <w:rPr>
            <w:rStyle w:val="Hipervnculo"/>
          </w:rPr>
          <w:t>DISEÑO DE LA MIGRACION Y CARGA INICIAL DE DATOS</w:t>
        </w:r>
        <w:r w:rsidR="008F0583" w:rsidRPr="00066F35">
          <w:rPr>
            <w:rStyle w:val="Hipervnculo"/>
            <w:lang w:val="es-PE"/>
          </w:rPr>
          <w:t xml:space="preserve"> </w:t>
        </w:r>
        <w:r w:rsidR="008F0583" w:rsidRPr="00066F35">
          <w:rPr>
            <w:rStyle w:val="Hipervnculo"/>
          </w:rPr>
          <w:t>(DSI 10)</w:t>
        </w:r>
        <w:r w:rsidR="008F0583">
          <w:rPr>
            <w:webHidden/>
          </w:rPr>
          <w:tab/>
        </w:r>
        <w:r w:rsidR="00DD1141">
          <w:rPr>
            <w:webHidden/>
          </w:rPr>
          <w:fldChar w:fldCharType="begin"/>
        </w:r>
        <w:r w:rsidR="008F0583">
          <w:rPr>
            <w:webHidden/>
          </w:rPr>
          <w:instrText xml:space="preserve"> PAGEREF _Toc449428614 \h </w:instrText>
        </w:r>
        <w:r w:rsidR="00DD1141">
          <w:rPr>
            <w:webHidden/>
          </w:rPr>
        </w:r>
        <w:r w:rsidR="00DD1141">
          <w:rPr>
            <w:webHidden/>
          </w:rPr>
          <w:fldChar w:fldCharType="separate"/>
        </w:r>
        <w:r w:rsidR="003943B4">
          <w:rPr>
            <w:webHidden/>
          </w:rPr>
          <w:t>70</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15" w:history="1">
        <w:r w:rsidR="008F0583" w:rsidRPr="00066F35">
          <w:rPr>
            <w:rStyle w:val="Hipervnculo"/>
          </w:rPr>
          <w:t>3.8.</w:t>
        </w:r>
        <w:r w:rsidR="008F0583" w:rsidRPr="002D2B03">
          <w:rPr>
            <w:rFonts w:ascii="Calibri" w:hAnsi="Calibri" w:cs="Times New Roman"/>
            <w:bCs w:val="0"/>
            <w:sz w:val="22"/>
            <w:szCs w:val="22"/>
            <w:lang w:val="es-PE" w:eastAsia="es-PE"/>
          </w:rPr>
          <w:tab/>
        </w:r>
        <w:r w:rsidR="008F0583" w:rsidRPr="00066F35">
          <w:rPr>
            <w:rStyle w:val="Hipervnculo"/>
          </w:rPr>
          <w:t xml:space="preserve">ESPECIFICACION DE REQUERIMIENTOS DE DOCUMENTACION DE USUARIO </w:t>
        </w:r>
        <w:r w:rsidR="008F0583" w:rsidRPr="00066F35">
          <w:rPr>
            <w:rStyle w:val="Hipervnculo"/>
            <w:lang w:val="es-PE"/>
          </w:rPr>
          <w:t xml:space="preserve"> </w:t>
        </w:r>
        <w:r w:rsidR="008F0583" w:rsidRPr="00066F35">
          <w:rPr>
            <w:rStyle w:val="Hipervnculo"/>
          </w:rPr>
          <w:t>(DSI 11)</w:t>
        </w:r>
        <w:r w:rsidR="008F0583">
          <w:rPr>
            <w:webHidden/>
          </w:rPr>
          <w:tab/>
        </w:r>
        <w:r w:rsidR="00DD1141">
          <w:rPr>
            <w:webHidden/>
          </w:rPr>
          <w:fldChar w:fldCharType="begin"/>
        </w:r>
        <w:r w:rsidR="008F0583">
          <w:rPr>
            <w:webHidden/>
          </w:rPr>
          <w:instrText xml:space="preserve"> PAGEREF _Toc449428615 \h </w:instrText>
        </w:r>
        <w:r w:rsidR="00DD1141">
          <w:rPr>
            <w:webHidden/>
          </w:rPr>
        </w:r>
        <w:r w:rsidR="00DD1141">
          <w:rPr>
            <w:webHidden/>
          </w:rPr>
          <w:fldChar w:fldCharType="separate"/>
        </w:r>
        <w:r w:rsidR="003943B4">
          <w:rPr>
            <w:webHidden/>
          </w:rPr>
          <w:t>70</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16" w:history="1">
        <w:r w:rsidR="008F0583" w:rsidRPr="00066F35">
          <w:rPr>
            <w:rStyle w:val="Hipervnculo"/>
          </w:rPr>
          <w:t>3.9.</w:t>
        </w:r>
        <w:r w:rsidR="008F0583" w:rsidRPr="002D2B03">
          <w:rPr>
            <w:rFonts w:ascii="Calibri" w:hAnsi="Calibri" w:cs="Times New Roman"/>
            <w:bCs w:val="0"/>
            <w:sz w:val="22"/>
            <w:szCs w:val="22"/>
            <w:lang w:val="es-PE" w:eastAsia="es-PE"/>
          </w:rPr>
          <w:tab/>
        </w:r>
        <w:r w:rsidR="008F0583" w:rsidRPr="00066F35">
          <w:rPr>
            <w:rStyle w:val="Hipervnculo"/>
          </w:rPr>
          <w:t>DEFINICION DEL PLAN DE IMPLANTACION (DSI 12)</w:t>
        </w:r>
        <w:r w:rsidR="008F0583">
          <w:rPr>
            <w:webHidden/>
          </w:rPr>
          <w:tab/>
        </w:r>
        <w:r w:rsidR="00DD1141">
          <w:rPr>
            <w:webHidden/>
          </w:rPr>
          <w:fldChar w:fldCharType="begin"/>
        </w:r>
        <w:r w:rsidR="008F0583">
          <w:rPr>
            <w:webHidden/>
          </w:rPr>
          <w:instrText xml:space="preserve"> PAGEREF _Toc449428616 \h </w:instrText>
        </w:r>
        <w:r w:rsidR="00DD1141">
          <w:rPr>
            <w:webHidden/>
          </w:rPr>
        </w:r>
        <w:r w:rsidR="00DD1141">
          <w:rPr>
            <w:webHidden/>
          </w:rPr>
          <w:fldChar w:fldCharType="separate"/>
        </w:r>
        <w:r w:rsidR="003943B4">
          <w:rPr>
            <w:webHidden/>
          </w:rPr>
          <w:t>71</w:t>
        </w:r>
        <w:r w:rsidR="00DD1141">
          <w:rPr>
            <w:webHidden/>
          </w:rPr>
          <w:fldChar w:fldCharType="end"/>
        </w:r>
      </w:hyperlink>
    </w:p>
    <w:p w:rsidR="008F0583" w:rsidRPr="002D2B03" w:rsidRDefault="00E07C3F">
      <w:pPr>
        <w:pStyle w:val="TDC1"/>
        <w:rPr>
          <w:rFonts w:ascii="Calibri" w:hAnsi="Calibri" w:cs="Times New Roman"/>
          <w:b w:val="0"/>
          <w:sz w:val="22"/>
          <w:szCs w:val="22"/>
          <w:lang w:eastAsia="es-PE"/>
        </w:rPr>
      </w:pPr>
      <w:hyperlink w:anchor="_Toc449428617" w:history="1">
        <w:r w:rsidR="008F0583" w:rsidRPr="00066F35">
          <w:rPr>
            <w:rStyle w:val="Hipervnculo"/>
          </w:rPr>
          <w:t>4.</w:t>
        </w:r>
        <w:r w:rsidR="008F0583" w:rsidRPr="002D2B03">
          <w:rPr>
            <w:rFonts w:ascii="Calibri" w:hAnsi="Calibri" w:cs="Times New Roman"/>
            <w:b w:val="0"/>
            <w:sz w:val="22"/>
            <w:szCs w:val="22"/>
            <w:lang w:eastAsia="es-PE"/>
          </w:rPr>
          <w:tab/>
        </w:r>
        <w:r w:rsidR="008F0583" w:rsidRPr="00066F35">
          <w:rPr>
            <w:rStyle w:val="Hipervnculo"/>
          </w:rPr>
          <w:t>ANEXOS</w:t>
        </w:r>
        <w:r w:rsidR="008F0583">
          <w:rPr>
            <w:webHidden/>
          </w:rPr>
          <w:tab/>
        </w:r>
        <w:r w:rsidR="00DD1141">
          <w:rPr>
            <w:webHidden/>
          </w:rPr>
          <w:fldChar w:fldCharType="begin"/>
        </w:r>
        <w:r w:rsidR="008F0583">
          <w:rPr>
            <w:webHidden/>
          </w:rPr>
          <w:instrText xml:space="preserve"> PAGEREF _Toc449428617 \h </w:instrText>
        </w:r>
        <w:r w:rsidR="00DD1141">
          <w:rPr>
            <w:webHidden/>
          </w:rPr>
        </w:r>
        <w:r w:rsidR="00DD1141">
          <w:rPr>
            <w:webHidden/>
          </w:rPr>
          <w:fldChar w:fldCharType="separate"/>
        </w:r>
        <w:r w:rsidR="003943B4">
          <w:rPr>
            <w:webHidden/>
          </w:rPr>
          <w:t>72</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18" w:history="1">
        <w:r w:rsidR="008F0583" w:rsidRPr="00066F35">
          <w:rPr>
            <w:rStyle w:val="Hipervnculo"/>
          </w:rPr>
          <w:t>4.1.</w:t>
        </w:r>
        <w:r w:rsidR="008F0583" w:rsidRPr="002D2B03">
          <w:rPr>
            <w:rFonts w:ascii="Calibri" w:hAnsi="Calibri" w:cs="Times New Roman"/>
            <w:bCs w:val="0"/>
            <w:sz w:val="22"/>
            <w:szCs w:val="22"/>
            <w:lang w:val="es-PE" w:eastAsia="es-PE"/>
          </w:rPr>
          <w:tab/>
        </w:r>
        <w:r w:rsidR="008F0583" w:rsidRPr="00066F35">
          <w:rPr>
            <w:rStyle w:val="Hipervnculo"/>
          </w:rPr>
          <w:t>ANEXO 1:  Estándar  SOA</w:t>
        </w:r>
        <w:r w:rsidR="008F0583">
          <w:rPr>
            <w:webHidden/>
          </w:rPr>
          <w:tab/>
        </w:r>
        <w:r w:rsidR="00DD1141">
          <w:rPr>
            <w:webHidden/>
          </w:rPr>
          <w:fldChar w:fldCharType="begin"/>
        </w:r>
        <w:r w:rsidR="008F0583">
          <w:rPr>
            <w:webHidden/>
          </w:rPr>
          <w:instrText xml:space="preserve"> PAGEREF _Toc449428618 \h </w:instrText>
        </w:r>
        <w:r w:rsidR="00DD1141">
          <w:rPr>
            <w:webHidden/>
          </w:rPr>
        </w:r>
        <w:r w:rsidR="00DD1141">
          <w:rPr>
            <w:webHidden/>
          </w:rPr>
          <w:fldChar w:fldCharType="separate"/>
        </w:r>
        <w:r w:rsidR="003943B4">
          <w:rPr>
            <w:webHidden/>
          </w:rPr>
          <w:t>72</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19" w:history="1">
        <w:r w:rsidR="008F0583" w:rsidRPr="00066F35">
          <w:rPr>
            <w:rStyle w:val="Hipervnculo"/>
          </w:rPr>
          <w:t>4.2.</w:t>
        </w:r>
        <w:r w:rsidR="008F0583" w:rsidRPr="002D2B03">
          <w:rPr>
            <w:rFonts w:ascii="Calibri" w:hAnsi="Calibri" w:cs="Times New Roman"/>
            <w:bCs w:val="0"/>
            <w:sz w:val="22"/>
            <w:szCs w:val="22"/>
            <w:lang w:val="es-PE" w:eastAsia="es-PE"/>
          </w:rPr>
          <w:tab/>
        </w:r>
        <w:r w:rsidR="008F0583" w:rsidRPr="00066F35">
          <w:rPr>
            <w:rStyle w:val="Hipervnculo"/>
          </w:rPr>
          <w:t>ANEXO 2: Código de Mensajes de validación</w:t>
        </w:r>
        <w:r w:rsidR="008F0583">
          <w:rPr>
            <w:webHidden/>
          </w:rPr>
          <w:tab/>
        </w:r>
        <w:r w:rsidR="00DD1141">
          <w:rPr>
            <w:webHidden/>
          </w:rPr>
          <w:fldChar w:fldCharType="begin"/>
        </w:r>
        <w:r w:rsidR="008F0583">
          <w:rPr>
            <w:webHidden/>
          </w:rPr>
          <w:instrText xml:space="preserve"> PAGEREF _Toc449428619 \h </w:instrText>
        </w:r>
        <w:r w:rsidR="00DD1141">
          <w:rPr>
            <w:webHidden/>
          </w:rPr>
        </w:r>
        <w:r w:rsidR="00DD1141">
          <w:rPr>
            <w:webHidden/>
          </w:rPr>
          <w:fldChar w:fldCharType="separate"/>
        </w:r>
        <w:r w:rsidR="003943B4">
          <w:rPr>
            <w:webHidden/>
          </w:rPr>
          <w:t>79</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20" w:history="1">
        <w:r w:rsidR="008F0583" w:rsidRPr="00066F35">
          <w:rPr>
            <w:rStyle w:val="Hipervnculo"/>
          </w:rPr>
          <w:t>4.3.</w:t>
        </w:r>
        <w:r w:rsidR="008F0583" w:rsidRPr="002D2B03">
          <w:rPr>
            <w:rFonts w:ascii="Calibri" w:hAnsi="Calibri" w:cs="Times New Roman"/>
            <w:bCs w:val="0"/>
            <w:sz w:val="22"/>
            <w:szCs w:val="22"/>
            <w:lang w:val="es-PE" w:eastAsia="es-PE"/>
          </w:rPr>
          <w:tab/>
        </w:r>
        <w:r w:rsidR="008F0583" w:rsidRPr="00066F35">
          <w:rPr>
            <w:rStyle w:val="Hipervnculo"/>
          </w:rPr>
          <w:t xml:space="preserve">ANEXO 3: </w:t>
        </w:r>
        <w:r w:rsidR="008F0583" w:rsidRPr="00066F35">
          <w:rPr>
            <w:rStyle w:val="Hipervnculo"/>
            <w:lang w:val="es-PE"/>
          </w:rPr>
          <w:t>Ubigeo del Régimen de Amazonía</w:t>
        </w:r>
        <w:r w:rsidR="008F0583">
          <w:rPr>
            <w:webHidden/>
          </w:rPr>
          <w:tab/>
        </w:r>
        <w:r w:rsidR="00DD1141">
          <w:rPr>
            <w:webHidden/>
          </w:rPr>
          <w:fldChar w:fldCharType="begin"/>
        </w:r>
        <w:r w:rsidR="008F0583">
          <w:rPr>
            <w:webHidden/>
          </w:rPr>
          <w:instrText xml:space="preserve"> PAGEREF _Toc449428620 \h </w:instrText>
        </w:r>
        <w:r w:rsidR="00DD1141">
          <w:rPr>
            <w:webHidden/>
          </w:rPr>
        </w:r>
        <w:r w:rsidR="00DD1141">
          <w:rPr>
            <w:webHidden/>
          </w:rPr>
          <w:fldChar w:fldCharType="separate"/>
        </w:r>
        <w:r w:rsidR="003943B4">
          <w:rPr>
            <w:webHidden/>
          </w:rPr>
          <w:t>80</w:t>
        </w:r>
        <w:r w:rsidR="00DD1141">
          <w:rPr>
            <w:webHidden/>
          </w:rPr>
          <w:fldChar w:fldCharType="end"/>
        </w:r>
      </w:hyperlink>
    </w:p>
    <w:p w:rsidR="008F0583" w:rsidRPr="002D2B03" w:rsidRDefault="00E07C3F">
      <w:pPr>
        <w:pStyle w:val="TDC2"/>
        <w:rPr>
          <w:rFonts w:ascii="Calibri" w:hAnsi="Calibri" w:cs="Times New Roman"/>
          <w:bCs w:val="0"/>
          <w:sz w:val="22"/>
          <w:szCs w:val="22"/>
          <w:lang w:val="es-PE" w:eastAsia="es-PE"/>
        </w:rPr>
      </w:pPr>
      <w:hyperlink w:anchor="_Toc449428621" w:history="1">
        <w:r w:rsidR="008F0583" w:rsidRPr="00066F35">
          <w:rPr>
            <w:rStyle w:val="Hipervnculo"/>
          </w:rPr>
          <w:t>4.4.</w:t>
        </w:r>
        <w:r w:rsidR="008F0583" w:rsidRPr="002D2B03">
          <w:rPr>
            <w:rFonts w:ascii="Calibri" w:hAnsi="Calibri" w:cs="Times New Roman"/>
            <w:bCs w:val="0"/>
            <w:sz w:val="22"/>
            <w:szCs w:val="22"/>
            <w:lang w:val="es-PE" w:eastAsia="es-PE"/>
          </w:rPr>
          <w:tab/>
        </w:r>
        <w:r w:rsidR="008F0583" w:rsidRPr="00066F35">
          <w:rPr>
            <w:rStyle w:val="Hipervnculo"/>
          </w:rPr>
          <w:t xml:space="preserve">ANEXO 4: </w:t>
        </w:r>
        <w:r w:rsidR="008F0583" w:rsidRPr="00066F35">
          <w:rPr>
            <w:rStyle w:val="Hipervnculo"/>
            <w:lang w:val="es-PE"/>
          </w:rPr>
          <w:t>U</w:t>
        </w:r>
        <w:r w:rsidR="008F0583" w:rsidRPr="00066F35">
          <w:rPr>
            <w:rStyle w:val="Hipervnculo"/>
          </w:rPr>
          <w:t xml:space="preserve">bigeo </w:t>
        </w:r>
        <w:r w:rsidR="008F0583" w:rsidRPr="00066F35">
          <w:rPr>
            <w:rStyle w:val="Hipervnculo"/>
            <w:lang w:val="es-PE"/>
          </w:rPr>
          <w:t>del Régimen de Frontera</w:t>
        </w:r>
        <w:r w:rsidR="008F0583">
          <w:rPr>
            <w:webHidden/>
          </w:rPr>
          <w:tab/>
        </w:r>
        <w:r w:rsidR="00DD1141">
          <w:rPr>
            <w:webHidden/>
          </w:rPr>
          <w:fldChar w:fldCharType="begin"/>
        </w:r>
        <w:r w:rsidR="008F0583">
          <w:rPr>
            <w:webHidden/>
          </w:rPr>
          <w:instrText xml:space="preserve"> PAGEREF _Toc449428621 \h </w:instrText>
        </w:r>
        <w:r w:rsidR="00DD1141">
          <w:rPr>
            <w:webHidden/>
          </w:rPr>
        </w:r>
        <w:r w:rsidR="00DD1141">
          <w:rPr>
            <w:webHidden/>
          </w:rPr>
          <w:fldChar w:fldCharType="separate"/>
        </w:r>
        <w:r w:rsidR="003943B4">
          <w:rPr>
            <w:webHidden/>
          </w:rPr>
          <w:t>81</w:t>
        </w:r>
        <w:r w:rsidR="00DD1141">
          <w:rPr>
            <w:webHidden/>
          </w:rPr>
          <w:fldChar w:fldCharType="end"/>
        </w:r>
      </w:hyperlink>
    </w:p>
    <w:p w:rsidR="00E9712A" w:rsidRPr="00C06B3C" w:rsidRDefault="00DD1141">
      <w:r w:rsidRPr="00285FAA">
        <w:rPr>
          <w:rFonts w:cs="Arial"/>
          <w:caps/>
          <w:noProof/>
          <w:sz w:val="20"/>
          <w:szCs w:val="28"/>
          <w:u w:val="single"/>
          <w:lang w:val="es-PE"/>
        </w:rPr>
        <w:fldChar w:fldCharType="end"/>
      </w:r>
      <w:r w:rsidR="00E9712A" w:rsidRPr="00C06B3C">
        <w:br w:type="page"/>
      </w:r>
    </w:p>
    <w:p w:rsidR="00E9712A" w:rsidRPr="00C8102F" w:rsidRDefault="00E9712A" w:rsidP="00C8102F">
      <w:pPr>
        <w:pStyle w:val="Ttulo1"/>
        <w:numPr>
          <w:ilvl w:val="0"/>
          <w:numId w:val="0"/>
        </w:numPr>
        <w:ind w:left="567" w:hanging="567"/>
      </w:pPr>
      <w:bookmarkStart w:id="39" w:name="_Registro_de_control"/>
      <w:bookmarkStart w:id="40" w:name="_Toc449428560"/>
      <w:bookmarkEnd w:id="39"/>
      <w:r w:rsidRPr="00C8102F">
        <w:lastRenderedPageBreak/>
        <w:t xml:space="preserve">Registro de </w:t>
      </w:r>
      <w:r w:rsidR="0019009F" w:rsidRPr="00C8102F">
        <w:t>control de c</w:t>
      </w:r>
      <w:r w:rsidRPr="00C8102F">
        <w:t xml:space="preserve">ambios </w:t>
      </w:r>
      <w:r w:rsidR="0019009F" w:rsidRPr="00C8102F">
        <w:t>al</w:t>
      </w:r>
      <w:r w:rsidRPr="00C8102F">
        <w:t xml:space="preserve"> Documento</w:t>
      </w:r>
      <w:bookmarkEnd w:id="40"/>
    </w:p>
    <w:p w:rsidR="0072260A" w:rsidRPr="00C06B3C" w:rsidRDefault="0072260A">
      <w:pPr>
        <w:pStyle w:val="Encabezado"/>
      </w:pPr>
    </w:p>
    <w:tbl>
      <w:tblPr>
        <w:tblW w:w="90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84"/>
        <w:gridCol w:w="992"/>
        <w:gridCol w:w="2977"/>
        <w:gridCol w:w="1985"/>
        <w:gridCol w:w="1701"/>
      </w:tblGrid>
      <w:tr w:rsidR="008C0614" w:rsidRPr="00C06B3C" w:rsidTr="008C0614">
        <w:trPr>
          <w:cantSplit/>
        </w:trPr>
        <w:tc>
          <w:tcPr>
            <w:tcW w:w="1384" w:type="dxa"/>
            <w:shd w:val="clear" w:color="auto" w:fill="C7E3FF"/>
          </w:tcPr>
          <w:p w:rsidR="008C0614" w:rsidRPr="00C06B3C" w:rsidRDefault="008C0614">
            <w:pPr>
              <w:pStyle w:val="Table-Text"/>
              <w:jc w:val="center"/>
              <w:rPr>
                <w:b/>
                <w:bCs/>
                <w:lang w:val="es-ES"/>
              </w:rPr>
            </w:pPr>
            <w:r w:rsidRPr="00C06B3C">
              <w:rPr>
                <w:b/>
                <w:bCs/>
                <w:lang w:val="es-ES"/>
              </w:rPr>
              <w:t>Fecha</w:t>
            </w:r>
          </w:p>
        </w:tc>
        <w:tc>
          <w:tcPr>
            <w:tcW w:w="992" w:type="dxa"/>
            <w:shd w:val="clear" w:color="auto" w:fill="C7E3FF"/>
          </w:tcPr>
          <w:p w:rsidR="008C0614" w:rsidRPr="00C06B3C" w:rsidRDefault="008C0614">
            <w:pPr>
              <w:pStyle w:val="Table-Text"/>
              <w:jc w:val="center"/>
              <w:rPr>
                <w:b/>
                <w:bCs/>
                <w:lang w:val="es-ES"/>
              </w:rPr>
            </w:pPr>
            <w:r w:rsidRPr="00C06B3C">
              <w:rPr>
                <w:b/>
                <w:bCs/>
                <w:lang w:val="es-ES"/>
              </w:rPr>
              <w:t>Versión</w:t>
            </w:r>
          </w:p>
        </w:tc>
        <w:tc>
          <w:tcPr>
            <w:tcW w:w="2977" w:type="dxa"/>
            <w:shd w:val="clear" w:color="auto" w:fill="C7E3FF"/>
          </w:tcPr>
          <w:p w:rsidR="008C0614" w:rsidRPr="00C06B3C" w:rsidRDefault="008C0614">
            <w:pPr>
              <w:pStyle w:val="Table-Text"/>
              <w:jc w:val="center"/>
              <w:rPr>
                <w:b/>
                <w:bCs/>
                <w:lang w:val="es-ES"/>
              </w:rPr>
            </w:pPr>
            <w:r w:rsidRPr="00C06B3C">
              <w:rPr>
                <w:b/>
                <w:bCs/>
                <w:lang w:val="es-ES"/>
              </w:rPr>
              <w:t>Descripción del cambio</w:t>
            </w:r>
          </w:p>
        </w:tc>
        <w:tc>
          <w:tcPr>
            <w:tcW w:w="1985" w:type="dxa"/>
            <w:shd w:val="clear" w:color="auto" w:fill="C7E3FF"/>
          </w:tcPr>
          <w:p w:rsidR="008C0614" w:rsidRPr="00C06B3C" w:rsidRDefault="008C0614">
            <w:pPr>
              <w:pStyle w:val="Table-Text"/>
              <w:jc w:val="center"/>
              <w:rPr>
                <w:b/>
                <w:bCs/>
                <w:lang w:val="es-ES"/>
              </w:rPr>
            </w:pPr>
            <w:r w:rsidRPr="00C06B3C">
              <w:rPr>
                <w:b/>
                <w:bCs/>
                <w:lang w:val="es-ES"/>
              </w:rPr>
              <w:t>Autor</w:t>
            </w:r>
          </w:p>
        </w:tc>
        <w:tc>
          <w:tcPr>
            <w:tcW w:w="1701" w:type="dxa"/>
            <w:shd w:val="clear" w:color="auto" w:fill="C7E3FF"/>
          </w:tcPr>
          <w:p w:rsidR="008C0614" w:rsidRPr="00C06B3C" w:rsidRDefault="008C0614">
            <w:pPr>
              <w:pStyle w:val="Table-Text"/>
              <w:jc w:val="center"/>
              <w:rPr>
                <w:b/>
                <w:bCs/>
                <w:lang w:val="es-ES"/>
              </w:rPr>
            </w:pPr>
            <w:r w:rsidRPr="00C06B3C">
              <w:rPr>
                <w:b/>
                <w:bCs/>
                <w:lang w:val="es-ES"/>
              </w:rPr>
              <w:t>Código Proyecto o requerimiento</w:t>
            </w:r>
          </w:p>
        </w:tc>
      </w:tr>
      <w:tr w:rsidR="008C0614" w:rsidRPr="00C06B3C" w:rsidTr="008C0614">
        <w:trPr>
          <w:cantSplit/>
        </w:trPr>
        <w:tc>
          <w:tcPr>
            <w:tcW w:w="1384" w:type="dxa"/>
            <w:vAlign w:val="center"/>
          </w:tcPr>
          <w:p w:rsidR="008C0614" w:rsidRPr="00BD0D83" w:rsidRDefault="008C0614" w:rsidP="00087CE7">
            <w:pPr>
              <w:pStyle w:val="Table-Text"/>
              <w:jc w:val="center"/>
              <w:rPr>
                <w:lang w:val="es-PE"/>
              </w:rPr>
            </w:pPr>
            <w:r w:rsidRPr="00BD0D83">
              <w:rPr>
                <w:lang w:val="es-PE"/>
              </w:rPr>
              <w:t>14/09/2015</w:t>
            </w:r>
          </w:p>
        </w:tc>
        <w:tc>
          <w:tcPr>
            <w:tcW w:w="992" w:type="dxa"/>
            <w:vAlign w:val="center"/>
          </w:tcPr>
          <w:p w:rsidR="008C0614" w:rsidRPr="00BD0D83" w:rsidRDefault="008C0614" w:rsidP="00C70A9A">
            <w:pPr>
              <w:pStyle w:val="Table-Text"/>
              <w:jc w:val="center"/>
              <w:rPr>
                <w:lang w:val="es-PE"/>
              </w:rPr>
            </w:pPr>
            <w:r w:rsidRPr="00BD0D83">
              <w:rPr>
                <w:lang w:val="es-PE"/>
              </w:rPr>
              <w:t>2.1</w:t>
            </w:r>
          </w:p>
        </w:tc>
        <w:tc>
          <w:tcPr>
            <w:tcW w:w="2977" w:type="dxa"/>
            <w:vAlign w:val="center"/>
          </w:tcPr>
          <w:p w:rsidR="008C0614" w:rsidRPr="00BD0D83" w:rsidRDefault="008C0614" w:rsidP="00706E14">
            <w:pPr>
              <w:pStyle w:val="Table-Text"/>
              <w:jc w:val="center"/>
              <w:rPr>
                <w:lang w:val="es-PE"/>
              </w:rPr>
            </w:pPr>
            <w:r w:rsidRPr="00BD0D83">
              <w:rPr>
                <w:lang w:val="es-PE"/>
              </w:rPr>
              <w:t>Elaboración Diseño – Solicitud de Cambio</w:t>
            </w:r>
          </w:p>
        </w:tc>
        <w:tc>
          <w:tcPr>
            <w:tcW w:w="1985" w:type="dxa"/>
            <w:vAlign w:val="center"/>
          </w:tcPr>
          <w:p w:rsidR="008C0614" w:rsidRPr="00BD0D83" w:rsidRDefault="008C0614" w:rsidP="00C70A9A">
            <w:pPr>
              <w:pStyle w:val="Table-Text"/>
              <w:jc w:val="center"/>
              <w:rPr>
                <w:lang w:val="es-PE"/>
              </w:rPr>
            </w:pPr>
            <w:r w:rsidRPr="00BD0D83">
              <w:rPr>
                <w:lang w:val="es-PE"/>
              </w:rPr>
              <w:t>Consorcio Fabrica de software</w:t>
            </w:r>
          </w:p>
        </w:tc>
        <w:tc>
          <w:tcPr>
            <w:tcW w:w="1701" w:type="dxa"/>
            <w:vAlign w:val="center"/>
          </w:tcPr>
          <w:p w:rsidR="008C0614" w:rsidRPr="00BD0D83" w:rsidRDefault="008C0614" w:rsidP="001F32F4">
            <w:pPr>
              <w:jc w:val="center"/>
              <w:rPr>
                <w:rFonts w:cs="Arial"/>
                <w:color w:val="000000"/>
                <w:sz w:val="20"/>
                <w:szCs w:val="20"/>
              </w:rPr>
            </w:pPr>
            <w:r w:rsidRPr="00BD0D83">
              <w:rPr>
                <w:rFonts w:cs="Arial"/>
                <w:sz w:val="20"/>
                <w:szCs w:val="20"/>
              </w:rPr>
              <w:t>P_SNADE002-25</w:t>
            </w:r>
          </w:p>
        </w:tc>
      </w:tr>
      <w:tr w:rsidR="008C0614" w:rsidRPr="00C06B3C" w:rsidTr="008C0614">
        <w:trPr>
          <w:cantSplit/>
        </w:trPr>
        <w:tc>
          <w:tcPr>
            <w:tcW w:w="1384" w:type="dxa"/>
            <w:vAlign w:val="center"/>
          </w:tcPr>
          <w:p w:rsidR="008C0614" w:rsidRPr="00BD0D83" w:rsidRDefault="008C0614" w:rsidP="00087CE7">
            <w:pPr>
              <w:pStyle w:val="Table-Text"/>
              <w:jc w:val="center"/>
              <w:rPr>
                <w:lang w:val="es-PE"/>
              </w:rPr>
            </w:pPr>
            <w:r w:rsidRPr="00BD0D83">
              <w:rPr>
                <w:lang w:val="es-PE"/>
              </w:rPr>
              <w:t>16/09/2015</w:t>
            </w:r>
          </w:p>
        </w:tc>
        <w:tc>
          <w:tcPr>
            <w:tcW w:w="992" w:type="dxa"/>
            <w:vAlign w:val="center"/>
          </w:tcPr>
          <w:p w:rsidR="008C0614" w:rsidRPr="00BD0D83" w:rsidRDefault="008C0614" w:rsidP="00C70A9A">
            <w:pPr>
              <w:pStyle w:val="Table-Text"/>
              <w:jc w:val="center"/>
              <w:rPr>
                <w:lang w:val="es-PE"/>
              </w:rPr>
            </w:pPr>
            <w:r w:rsidRPr="00BD0D83">
              <w:rPr>
                <w:lang w:val="es-PE"/>
              </w:rPr>
              <w:t>2.2</w:t>
            </w:r>
          </w:p>
        </w:tc>
        <w:tc>
          <w:tcPr>
            <w:tcW w:w="2977" w:type="dxa"/>
            <w:vAlign w:val="center"/>
          </w:tcPr>
          <w:p w:rsidR="008C0614" w:rsidRPr="00BD0D83" w:rsidRDefault="008C0614" w:rsidP="00706E14">
            <w:pPr>
              <w:pStyle w:val="Table-Text"/>
              <w:jc w:val="center"/>
              <w:rPr>
                <w:lang w:val="es-PE"/>
              </w:rPr>
            </w:pPr>
            <w:r w:rsidRPr="00BD0D83">
              <w:rPr>
                <w:lang w:val="es-PE"/>
              </w:rPr>
              <w:t>Resolución de observaciones / Solicitud de Cambio</w:t>
            </w:r>
          </w:p>
        </w:tc>
        <w:tc>
          <w:tcPr>
            <w:tcW w:w="1985" w:type="dxa"/>
            <w:vAlign w:val="center"/>
          </w:tcPr>
          <w:p w:rsidR="008C0614" w:rsidRPr="00BD0D83" w:rsidRDefault="008C0614" w:rsidP="003E4DF4">
            <w:pPr>
              <w:pStyle w:val="Table-Text"/>
              <w:jc w:val="center"/>
              <w:rPr>
                <w:lang w:val="es-PE"/>
              </w:rPr>
            </w:pPr>
            <w:r w:rsidRPr="00BD0D83">
              <w:rPr>
                <w:lang w:val="es-PE"/>
              </w:rPr>
              <w:t>Consorcio Fabrica de software</w:t>
            </w:r>
          </w:p>
        </w:tc>
        <w:tc>
          <w:tcPr>
            <w:tcW w:w="1701" w:type="dxa"/>
            <w:vAlign w:val="center"/>
          </w:tcPr>
          <w:p w:rsidR="008C0614" w:rsidRPr="00BD0D83" w:rsidRDefault="008C0614" w:rsidP="003E4DF4">
            <w:pPr>
              <w:jc w:val="center"/>
              <w:rPr>
                <w:rFonts w:cs="Arial"/>
                <w:color w:val="000000"/>
                <w:sz w:val="20"/>
                <w:szCs w:val="20"/>
              </w:rPr>
            </w:pPr>
            <w:r w:rsidRPr="00BD0D83">
              <w:rPr>
                <w:rFonts w:cs="Arial"/>
                <w:sz w:val="20"/>
                <w:szCs w:val="20"/>
              </w:rPr>
              <w:t>P_SNADE002-25</w:t>
            </w:r>
          </w:p>
        </w:tc>
      </w:tr>
      <w:tr w:rsidR="008C0614" w:rsidRPr="00C06B3C" w:rsidTr="008C0614">
        <w:trPr>
          <w:cantSplit/>
        </w:trPr>
        <w:tc>
          <w:tcPr>
            <w:tcW w:w="1384" w:type="dxa"/>
            <w:vAlign w:val="center"/>
          </w:tcPr>
          <w:p w:rsidR="008C0614" w:rsidRPr="00BD0D83" w:rsidRDefault="00845329" w:rsidP="00447AC6">
            <w:pPr>
              <w:pStyle w:val="Table-Text"/>
              <w:jc w:val="center"/>
              <w:rPr>
                <w:lang w:val="es-PE"/>
              </w:rPr>
            </w:pPr>
            <w:r w:rsidRPr="00BD0D83">
              <w:rPr>
                <w:lang w:val="es-PE"/>
              </w:rPr>
              <w:t>2</w:t>
            </w:r>
            <w:r w:rsidR="00447AC6" w:rsidRPr="00BD0D83">
              <w:rPr>
                <w:lang w:val="es-PE"/>
              </w:rPr>
              <w:t>6</w:t>
            </w:r>
            <w:r w:rsidR="008C0614" w:rsidRPr="00BD0D83">
              <w:rPr>
                <w:lang w:val="es-PE"/>
              </w:rPr>
              <w:t>/0</w:t>
            </w:r>
            <w:r w:rsidR="0050521C" w:rsidRPr="00BD0D83">
              <w:rPr>
                <w:lang w:val="es-PE"/>
              </w:rPr>
              <w:t>2</w:t>
            </w:r>
            <w:r w:rsidR="008C0614" w:rsidRPr="00BD0D83">
              <w:rPr>
                <w:lang w:val="es-PE"/>
              </w:rPr>
              <w:t>/201</w:t>
            </w:r>
            <w:r w:rsidR="0050521C" w:rsidRPr="00BD0D83">
              <w:rPr>
                <w:lang w:val="es-PE"/>
              </w:rPr>
              <w:t>6</w:t>
            </w:r>
          </w:p>
        </w:tc>
        <w:tc>
          <w:tcPr>
            <w:tcW w:w="992" w:type="dxa"/>
            <w:vAlign w:val="center"/>
          </w:tcPr>
          <w:p w:rsidR="008C0614" w:rsidRPr="00BD0D83" w:rsidRDefault="008C0614" w:rsidP="00C70A9A">
            <w:pPr>
              <w:pStyle w:val="Table-Text"/>
              <w:jc w:val="center"/>
              <w:rPr>
                <w:lang w:val="es-PE"/>
              </w:rPr>
            </w:pPr>
            <w:r w:rsidRPr="00BD0D83">
              <w:rPr>
                <w:lang w:val="es-PE"/>
              </w:rPr>
              <w:t>2.3</w:t>
            </w:r>
          </w:p>
        </w:tc>
        <w:tc>
          <w:tcPr>
            <w:tcW w:w="2977" w:type="dxa"/>
            <w:vAlign w:val="center"/>
          </w:tcPr>
          <w:p w:rsidR="008C0614" w:rsidRPr="00BD0D83" w:rsidRDefault="008C0614" w:rsidP="00706E14">
            <w:pPr>
              <w:pStyle w:val="Table-Text"/>
              <w:jc w:val="center"/>
              <w:rPr>
                <w:lang w:val="es-PE"/>
              </w:rPr>
            </w:pPr>
            <w:r w:rsidRPr="00BD0D83">
              <w:rPr>
                <w:lang w:val="es-PE"/>
              </w:rPr>
              <w:t>Actualización del ASI1  - Servicio Web REST</w:t>
            </w:r>
          </w:p>
        </w:tc>
        <w:tc>
          <w:tcPr>
            <w:tcW w:w="1985" w:type="dxa"/>
            <w:vAlign w:val="center"/>
          </w:tcPr>
          <w:p w:rsidR="008C0614" w:rsidRPr="00BD0D83" w:rsidRDefault="008C0614" w:rsidP="003E4DF4">
            <w:pPr>
              <w:pStyle w:val="Table-Text"/>
              <w:jc w:val="center"/>
              <w:rPr>
                <w:lang w:val="es-PE"/>
              </w:rPr>
            </w:pPr>
            <w:r w:rsidRPr="00BD0D83">
              <w:rPr>
                <w:lang w:val="es-PE"/>
              </w:rPr>
              <w:t>Consorcio Fabrica de software</w:t>
            </w:r>
          </w:p>
        </w:tc>
        <w:tc>
          <w:tcPr>
            <w:tcW w:w="1701" w:type="dxa"/>
            <w:vAlign w:val="center"/>
          </w:tcPr>
          <w:p w:rsidR="008C0614" w:rsidRPr="00BD0D83" w:rsidRDefault="00EC4460" w:rsidP="003E4DF4">
            <w:pPr>
              <w:jc w:val="center"/>
              <w:rPr>
                <w:rFonts w:cs="Arial"/>
                <w:sz w:val="20"/>
                <w:szCs w:val="20"/>
              </w:rPr>
            </w:pPr>
            <w:r w:rsidRPr="00BD0D83">
              <w:rPr>
                <w:rFonts w:cs="Arial"/>
                <w:sz w:val="20"/>
                <w:szCs w:val="20"/>
              </w:rPr>
              <w:t>P_SNADE002-30</w:t>
            </w:r>
          </w:p>
        </w:tc>
      </w:tr>
      <w:tr w:rsidR="0050521C" w:rsidRPr="00C06B3C" w:rsidTr="008C0614">
        <w:trPr>
          <w:cantSplit/>
        </w:trPr>
        <w:tc>
          <w:tcPr>
            <w:tcW w:w="1384" w:type="dxa"/>
            <w:vAlign w:val="center"/>
          </w:tcPr>
          <w:p w:rsidR="0050521C" w:rsidRPr="00BD0D83" w:rsidRDefault="0050521C" w:rsidP="00447AC6">
            <w:pPr>
              <w:pStyle w:val="Table-Text"/>
              <w:jc w:val="center"/>
              <w:rPr>
                <w:lang w:val="es-PE"/>
              </w:rPr>
            </w:pPr>
            <w:r w:rsidRPr="00BD0D83">
              <w:rPr>
                <w:lang w:val="es-PE"/>
              </w:rPr>
              <w:t>0</w:t>
            </w:r>
            <w:r w:rsidR="00447AC6" w:rsidRPr="00BD0D83">
              <w:rPr>
                <w:lang w:val="es-PE"/>
              </w:rPr>
              <w:t>4</w:t>
            </w:r>
            <w:r w:rsidRPr="00BD0D83">
              <w:rPr>
                <w:lang w:val="es-PE"/>
              </w:rPr>
              <w:t>/03/2016</w:t>
            </w:r>
          </w:p>
        </w:tc>
        <w:tc>
          <w:tcPr>
            <w:tcW w:w="992" w:type="dxa"/>
            <w:vAlign w:val="center"/>
          </w:tcPr>
          <w:p w:rsidR="0050521C" w:rsidRPr="00BD0D83" w:rsidRDefault="0050521C" w:rsidP="00C70A9A">
            <w:pPr>
              <w:pStyle w:val="Table-Text"/>
              <w:jc w:val="center"/>
              <w:rPr>
                <w:lang w:val="es-PE"/>
              </w:rPr>
            </w:pPr>
            <w:r w:rsidRPr="00BD0D83">
              <w:rPr>
                <w:lang w:val="es-PE"/>
              </w:rPr>
              <w:t>3.1</w:t>
            </w:r>
          </w:p>
        </w:tc>
        <w:tc>
          <w:tcPr>
            <w:tcW w:w="2977" w:type="dxa"/>
            <w:vAlign w:val="center"/>
          </w:tcPr>
          <w:p w:rsidR="00447AC6" w:rsidRPr="00BD0D83" w:rsidRDefault="0050521C" w:rsidP="0050521C">
            <w:pPr>
              <w:pStyle w:val="Table-Text"/>
              <w:jc w:val="center"/>
              <w:rPr>
                <w:lang w:val="es-PE"/>
              </w:rPr>
            </w:pPr>
            <w:r w:rsidRPr="00BD0D83">
              <w:rPr>
                <w:lang w:val="es-PE"/>
              </w:rPr>
              <w:t>Actualización del ASI2</w:t>
            </w:r>
            <w:r w:rsidR="00447AC6" w:rsidRPr="00BD0D83">
              <w:rPr>
                <w:lang w:val="es-PE"/>
              </w:rPr>
              <w:t xml:space="preserve">-9  </w:t>
            </w:r>
          </w:p>
          <w:p w:rsidR="0050521C" w:rsidRPr="00BD0D83" w:rsidRDefault="0050521C" w:rsidP="0050521C">
            <w:pPr>
              <w:pStyle w:val="Table-Text"/>
              <w:jc w:val="center"/>
              <w:rPr>
                <w:lang w:val="es-PE"/>
              </w:rPr>
            </w:pPr>
            <w:r w:rsidRPr="00BD0D83">
              <w:rPr>
                <w:lang w:val="es-PE"/>
              </w:rPr>
              <w:t>Servicio Web REST</w:t>
            </w:r>
          </w:p>
        </w:tc>
        <w:tc>
          <w:tcPr>
            <w:tcW w:w="1985" w:type="dxa"/>
            <w:vAlign w:val="center"/>
          </w:tcPr>
          <w:p w:rsidR="0050521C" w:rsidRPr="00BD0D83" w:rsidRDefault="0050521C" w:rsidP="003E4DF4">
            <w:pPr>
              <w:pStyle w:val="Table-Text"/>
              <w:jc w:val="center"/>
              <w:rPr>
                <w:lang w:val="es-PE"/>
              </w:rPr>
            </w:pPr>
            <w:r w:rsidRPr="00BD0D83">
              <w:rPr>
                <w:lang w:val="es-PE"/>
              </w:rPr>
              <w:t>Consorcio Fabrica de software</w:t>
            </w:r>
          </w:p>
        </w:tc>
        <w:tc>
          <w:tcPr>
            <w:tcW w:w="1701" w:type="dxa"/>
            <w:vAlign w:val="center"/>
          </w:tcPr>
          <w:p w:rsidR="0050521C" w:rsidRPr="00BD0D83" w:rsidRDefault="0050521C" w:rsidP="003E4DF4">
            <w:pPr>
              <w:jc w:val="center"/>
              <w:rPr>
                <w:rFonts w:cs="Arial"/>
                <w:sz w:val="20"/>
                <w:szCs w:val="20"/>
              </w:rPr>
            </w:pPr>
            <w:r w:rsidRPr="00BD0D83">
              <w:rPr>
                <w:rFonts w:cs="Arial"/>
                <w:sz w:val="20"/>
                <w:szCs w:val="20"/>
              </w:rPr>
              <w:t>P_SNADE002-30</w:t>
            </w:r>
          </w:p>
        </w:tc>
      </w:tr>
      <w:tr w:rsidR="00273900" w:rsidRPr="00C06B3C" w:rsidTr="008C0614">
        <w:trPr>
          <w:cantSplit/>
        </w:trPr>
        <w:tc>
          <w:tcPr>
            <w:tcW w:w="1384" w:type="dxa"/>
            <w:vAlign w:val="center"/>
          </w:tcPr>
          <w:p w:rsidR="00273900" w:rsidRPr="00BD0D83" w:rsidRDefault="00273900" w:rsidP="00273900">
            <w:pPr>
              <w:pStyle w:val="Table-Text"/>
              <w:jc w:val="center"/>
              <w:rPr>
                <w:lang w:val="es-PE"/>
              </w:rPr>
            </w:pPr>
            <w:r w:rsidRPr="00BD0D83">
              <w:rPr>
                <w:lang w:val="es-PE"/>
              </w:rPr>
              <w:t>07/03/2016</w:t>
            </w:r>
          </w:p>
        </w:tc>
        <w:tc>
          <w:tcPr>
            <w:tcW w:w="992" w:type="dxa"/>
            <w:vAlign w:val="center"/>
          </w:tcPr>
          <w:p w:rsidR="00273900" w:rsidRPr="00BD0D83" w:rsidRDefault="00273900" w:rsidP="00273900">
            <w:pPr>
              <w:pStyle w:val="Table-Text"/>
              <w:jc w:val="center"/>
              <w:rPr>
                <w:lang w:val="es-PE"/>
              </w:rPr>
            </w:pPr>
            <w:r w:rsidRPr="00BD0D83">
              <w:rPr>
                <w:lang w:val="es-PE"/>
              </w:rPr>
              <w:t>4.1</w:t>
            </w:r>
          </w:p>
        </w:tc>
        <w:tc>
          <w:tcPr>
            <w:tcW w:w="2977" w:type="dxa"/>
            <w:vAlign w:val="center"/>
          </w:tcPr>
          <w:p w:rsidR="00273900" w:rsidRPr="00BD0D83" w:rsidRDefault="00273900" w:rsidP="00273900">
            <w:pPr>
              <w:pStyle w:val="Table-Text"/>
              <w:jc w:val="center"/>
              <w:rPr>
                <w:lang w:val="es-PE"/>
              </w:rPr>
            </w:pPr>
            <w:r w:rsidRPr="00BD0D83">
              <w:rPr>
                <w:lang w:val="es-PE"/>
              </w:rPr>
              <w:t xml:space="preserve">Actualización del Diseño  </w:t>
            </w:r>
          </w:p>
          <w:p w:rsidR="00273900" w:rsidRPr="00BD0D83" w:rsidRDefault="00273900" w:rsidP="00273900">
            <w:pPr>
              <w:pStyle w:val="Table-Text"/>
              <w:jc w:val="center"/>
              <w:rPr>
                <w:lang w:val="es-PE"/>
              </w:rPr>
            </w:pPr>
            <w:r w:rsidRPr="00BD0D83">
              <w:rPr>
                <w:lang w:val="es-PE"/>
              </w:rPr>
              <w:t>Servicio Web REST</w:t>
            </w:r>
          </w:p>
        </w:tc>
        <w:tc>
          <w:tcPr>
            <w:tcW w:w="1985" w:type="dxa"/>
            <w:vAlign w:val="center"/>
          </w:tcPr>
          <w:p w:rsidR="00273900" w:rsidRPr="00BD0D83" w:rsidRDefault="00273900" w:rsidP="00273900">
            <w:pPr>
              <w:pStyle w:val="Table-Text"/>
              <w:jc w:val="center"/>
              <w:rPr>
                <w:lang w:val="es-PE"/>
              </w:rPr>
            </w:pPr>
            <w:r w:rsidRPr="00BD0D83">
              <w:rPr>
                <w:lang w:val="es-PE"/>
              </w:rPr>
              <w:t>Consorcio Fabrica de software</w:t>
            </w:r>
          </w:p>
        </w:tc>
        <w:tc>
          <w:tcPr>
            <w:tcW w:w="1701" w:type="dxa"/>
            <w:vAlign w:val="center"/>
          </w:tcPr>
          <w:p w:rsidR="00273900" w:rsidRPr="00BD0D83" w:rsidRDefault="00273900" w:rsidP="00273900">
            <w:pPr>
              <w:jc w:val="center"/>
              <w:rPr>
                <w:rFonts w:cs="Arial"/>
                <w:sz w:val="20"/>
                <w:szCs w:val="20"/>
              </w:rPr>
            </w:pPr>
            <w:r w:rsidRPr="00BD0D83">
              <w:rPr>
                <w:rFonts w:cs="Arial"/>
                <w:sz w:val="20"/>
                <w:szCs w:val="20"/>
              </w:rPr>
              <w:t>P_SNADE002-30</w:t>
            </w:r>
          </w:p>
        </w:tc>
      </w:tr>
      <w:tr w:rsidR="00BD0D83" w:rsidRPr="00F17BCA" w:rsidTr="008C0614">
        <w:trPr>
          <w:cantSplit/>
        </w:trPr>
        <w:tc>
          <w:tcPr>
            <w:tcW w:w="1384" w:type="dxa"/>
            <w:vAlign w:val="center"/>
          </w:tcPr>
          <w:p w:rsidR="00BD0D83" w:rsidRPr="00F17BCA" w:rsidRDefault="00BD0D83" w:rsidP="00BD0D83">
            <w:pPr>
              <w:pStyle w:val="Table-Text"/>
              <w:jc w:val="center"/>
              <w:rPr>
                <w:lang w:val="es-PE"/>
              </w:rPr>
            </w:pPr>
            <w:r w:rsidRPr="00F17BCA">
              <w:rPr>
                <w:lang w:val="es-PE"/>
              </w:rPr>
              <w:t>10/05/2016</w:t>
            </w:r>
          </w:p>
        </w:tc>
        <w:tc>
          <w:tcPr>
            <w:tcW w:w="992" w:type="dxa"/>
            <w:vAlign w:val="center"/>
          </w:tcPr>
          <w:p w:rsidR="00BD0D83" w:rsidRPr="00F17BCA" w:rsidRDefault="00BD0D83" w:rsidP="00BD0D83">
            <w:pPr>
              <w:pStyle w:val="Table-Text"/>
              <w:jc w:val="center"/>
              <w:rPr>
                <w:lang w:val="es-PE"/>
              </w:rPr>
            </w:pPr>
            <w:r w:rsidRPr="00F17BCA">
              <w:rPr>
                <w:lang w:val="es-PE"/>
              </w:rPr>
              <w:t>4.2</w:t>
            </w:r>
          </w:p>
        </w:tc>
        <w:tc>
          <w:tcPr>
            <w:tcW w:w="2977" w:type="dxa"/>
            <w:vAlign w:val="center"/>
          </w:tcPr>
          <w:p w:rsidR="00BD0D83" w:rsidRPr="00F17BCA" w:rsidRDefault="00BD0D83" w:rsidP="00BD0D83">
            <w:pPr>
              <w:pStyle w:val="Table-Text"/>
              <w:jc w:val="center"/>
              <w:rPr>
                <w:lang w:val="es-PE"/>
              </w:rPr>
            </w:pPr>
            <w:r w:rsidRPr="00F17BCA">
              <w:rPr>
                <w:lang w:val="es-PE"/>
              </w:rPr>
              <w:t>Levantamiento de Observaciones del Diseño</w:t>
            </w:r>
          </w:p>
        </w:tc>
        <w:tc>
          <w:tcPr>
            <w:tcW w:w="1985" w:type="dxa"/>
            <w:vAlign w:val="center"/>
          </w:tcPr>
          <w:p w:rsidR="00BD0D83" w:rsidRPr="00F17BCA" w:rsidRDefault="00BD0D83" w:rsidP="00BD0D83">
            <w:pPr>
              <w:pStyle w:val="Table-Text"/>
              <w:jc w:val="center"/>
              <w:rPr>
                <w:lang w:val="es-PE"/>
              </w:rPr>
            </w:pPr>
            <w:r w:rsidRPr="00F17BCA">
              <w:rPr>
                <w:lang w:val="es-PE"/>
              </w:rPr>
              <w:t>Consorcio Fabrica de software</w:t>
            </w:r>
          </w:p>
        </w:tc>
        <w:tc>
          <w:tcPr>
            <w:tcW w:w="1701" w:type="dxa"/>
            <w:vAlign w:val="center"/>
          </w:tcPr>
          <w:p w:rsidR="00BD0D83" w:rsidRPr="00F17BCA" w:rsidRDefault="00BD0D83" w:rsidP="00BD0D83">
            <w:pPr>
              <w:jc w:val="center"/>
              <w:rPr>
                <w:rFonts w:cs="Arial"/>
                <w:sz w:val="20"/>
                <w:szCs w:val="20"/>
              </w:rPr>
            </w:pPr>
            <w:r w:rsidRPr="00F17BCA">
              <w:rPr>
                <w:rFonts w:cs="Arial"/>
                <w:sz w:val="20"/>
                <w:szCs w:val="20"/>
              </w:rPr>
              <w:t>P_SNADE002-30</w:t>
            </w:r>
          </w:p>
        </w:tc>
      </w:tr>
      <w:tr w:rsidR="00F17BCA" w:rsidRPr="00C06B3C" w:rsidTr="00F20A5F">
        <w:trPr>
          <w:cantSplit/>
        </w:trPr>
        <w:tc>
          <w:tcPr>
            <w:tcW w:w="1384" w:type="dxa"/>
            <w:vAlign w:val="center"/>
          </w:tcPr>
          <w:p w:rsidR="00F17BCA" w:rsidRPr="00F17BCA" w:rsidRDefault="00F17BCA" w:rsidP="00F20A5F">
            <w:pPr>
              <w:pStyle w:val="Table-Text"/>
              <w:jc w:val="center"/>
              <w:rPr>
                <w:lang w:val="es-PE"/>
              </w:rPr>
            </w:pPr>
            <w:r w:rsidRPr="00F17BCA">
              <w:rPr>
                <w:lang w:val="es-PE"/>
              </w:rPr>
              <w:t>23/06/2016</w:t>
            </w:r>
          </w:p>
        </w:tc>
        <w:tc>
          <w:tcPr>
            <w:tcW w:w="992" w:type="dxa"/>
            <w:vAlign w:val="center"/>
          </w:tcPr>
          <w:p w:rsidR="00F17BCA" w:rsidRPr="00F17BCA" w:rsidRDefault="00F17BCA" w:rsidP="00F20A5F">
            <w:pPr>
              <w:pStyle w:val="Table-Text"/>
              <w:jc w:val="center"/>
              <w:rPr>
                <w:lang w:val="es-PE"/>
              </w:rPr>
            </w:pPr>
            <w:r w:rsidRPr="00F17BCA">
              <w:rPr>
                <w:lang w:val="es-PE"/>
              </w:rPr>
              <w:t>4.3</w:t>
            </w:r>
          </w:p>
        </w:tc>
        <w:tc>
          <w:tcPr>
            <w:tcW w:w="2977" w:type="dxa"/>
            <w:vAlign w:val="center"/>
          </w:tcPr>
          <w:p w:rsidR="00F17BCA" w:rsidRPr="00F17BCA" w:rsidRDefault="00F17BCA" w:rsidP="00F20A5F">
            <w:pPr>
              <w:pStyle w:val="Table-Text"/>
              <w:jc w:val="center"/>
              <w:rPr>
                <w:lang w:val="es-PE"/>
              </w:rPr>
            </w:pPr>
            <w:r w:rsidRPr="00F17BCA">
              <w:rPr>
                <w:lang w:val="es-PE"/>
              </w:rPr>
              <w:t>Actualización del Diseño - SC-0057-2016</w:t>
            </w:r>
          </w:p>
        </w:tc>
        <w:tc>
          <w:tcPr>
            <w:tcW w:w="1985" w:type="dxa"/>
            <w:vAlign w:val="center"/>
          </w:tcPr>
          <w:p w:rsidR="00F17BCA" w:rsidRPr="00F17BCA" w:rsidRDefault="00F17BCA" w:rsidP="00F20A5F">
            <w:pPr>
              <w:pStyle w:val="Table-Text"/>
              <w:jc w:val="center"/>
              <w:rPr>
                <w:lang w:val="es-PE"/>
              </w:rPr>
            </w:pPr>
            <w:r w:rsidRPr="00F17BCA">
              <w:rPr>
                <w:lang w:val="es-PE"/>
              </w:rPr>
              <w:t>Consorcio Fabrica de software</w:t>
            </w:r>
          </w:p>
        </w:tc>
        <w:tc>
          <w:tcPr>
            <w:tcW w:w="1701" w:type="dxa"/>
            <w:vAlign w:val="center"/>
          </w:tcPr>
          <w:p w:rsidR="00F17BCA" w:rsidRPr="00F17BCA" w:rsidRDefault="00F17BCA" w:rsidP="00F20A5F">
            <w:pPr>
              <w:jc w:val="center"/>
              <w:rPr>
                <w:rFonts w:cs="Arial"/>
                <w:sz w:val="20"/>
                <w:szCs w:val="20"/>
              </w:rPr>
            </w:pPr>
            <w:r w:rsidRPr="00F17BCA">
              <w:rPr>
                <w:rFonts w:cs="Arial"/>
                <w:sz w:val="20"/>
                <w:szCs w:val="20"/>
              </w:rPr>
              <w:t>P_SNADE002-30</w:t>
            </w:r>
          </w:p>
        </w:tc>
      </w:tr>
      <w:tr w:rsidR="003943B4" w:rsidRPr="00C06B3C" w:rsidTr="008C0614">
        <w:trPr>
          <w:cantSplit/>
        </w:trPr>
        <w:tc>
          <w:tcPr>
            <w:tcW w:w="1384" w:type="dxa"/>
            <w:vAlign w:val="center"/>
          </w:tcPr>
          <w:p w:rsidR="003943B4" w:rsidRPr="00F17BCA" w:rsidRDefault="00F17BCA" w:rsidP="00F17BCA">
            <w:pPr>
              <w:pStyle w:val="Table-Text"/>
              <w:jc w:val="center"/>
              <w:rPr>
                <w:highlight w:val="yellow"/>
                <w:lang w:val="es-PE"/>
              </w:rPr>
            </w:pPr>
            <w:r w:rsidRPr="00F17BCA">
              <w:rPr>
                <w:highlight w:val="yellow"/>
                <w:lang w:val="es-PE"/>
              </w:rPr>
              <w:t>12/12</w:t>
            </w:r>
            <w:r w:rsidR="003943B4" w:rsidRPr="00F17BCA">
              <w:rPr>
                <w:highlight w:val="yellow"/>
                <w:lang w:val="es-PE"/>
              </w:rPr>
              <w:t>/2016</w:t>
            </w:r>
          </w:p>
        </w:tc>
        <w:tc>
          <w:tcPr>
            <w:tcW w:w="992" w:type="dxa"/>
            <w:vAlign w:val="center"/>
          </w:tcPr>
          <w:p w:rsidR="003943B4" w:rsidRPr="00F17BCA" w:rsidRDefault="003943B4" w:rsidP="00F17BCA">
            <w:pPr>
              <w:pStyle w:val="Table-Text"/>
              <w:jc w:val="center"/>
              <w:rPr>
                <w:highlight w:val="yellow"/>
                <w:lang w:val="es-PE"/>
              </w:rPr>
            </w:pPr>
            <w:r w:rsidRPr="00F17BCA">
              <w:rPr>
                <w:highlight w:val="yellow"/>
                <w:lang w:val="es-PE"/>
              </w:rPr>
              <w:t>4.</w:t>
            </w:r>
            <w:r w:rsidR="00F17BCA" w:rsidRPr="00F17BCA">
              <w:rPr>
                <w:highlight w:val="yellow"/>
                <w:lang w:val="es-PE"/>
              </w:rPr>
              <w:t>4</w:t>
            </w:r>
          </w:p>
        </w:tc>
        <w:tc>
          <w:tcPr>
            <w:tcW w:w="2977" w:type="dxa"/>
            <w:vAlign w:val="center"/>
          </w:tcPr>
          <w:p w:rsidR="00F17BCA" w:rsidRPr="00F17BCA" w:rsidRDefault="00F17BCA" w:rsidP="00F17BCA">
            <w:pPr>
              <w:pStyle w:val="Table-Text"/>
              <w:spacing w:before="0" w:after="0"/>
              <w:rPr>
                <w:highlight w:val="yellow"/>
                <w:lang w:val="es-PE"/>
              </w:rPr>
            </w:pPr>
            <w:r w:rsidRPr="00F17BCA">
              <w:rPr>
                <w:highlight w:val="yellow"/>
                <w:lang w:val="es-PE"/>
              </w:rPr>
              <w:t>AJUSTES por creación del nuevo tributo 031201 por incorporación del Nuevo Régimen MYPE Tributario.</w:t>
            </w:r>
          </w:p>
          <w:p w:rsidR="003943B4" w:rsidRPr="00F17BCA" w:rsidRDefault="00F17BCA" w:rsidP="00F17BCA">
            <w:pPr>
              <w:pStyle w:val="Table-Text"/>
              <w:jc w:val="center"/>
              <w:rPr>
                <w:highlight w:val="yellow"/>
                <w:lang w:val="es-PE"/>
              </w:rPr>
            </w:pPr>
            <w:r w:rsidRPr="00F17BCA">
              <w:rPr>
                <w:highlight w:val="yellow"/>
                <w:lang w:val="es-PE"/>
              </w:rPr>
              <w:t>Tipo proyecto: Requerimientos provenientes como URGENTES Y CRITICOS.</w:t>
            </w:r>
          </w:p>
        </w:tc>
        <w:tc>
          <w:tcPr>
            <w:tcW w:w="1985" w:type="dxa"/>
            <w:vAlign w:val="center"/>
          </w:tcPr>
          <w:p w:rsidR="003943B4" w:rsidRPr="00F17BCA" w:rsidRDefault="00F17BCA" w:rsidP="003943B4">
            <w:pPr>
              <w:pStyle w:val="Table-Text"/>
              <w:jc w:val="center"/>
              <w:rPr>
                <w:lang w:val="es-PE"/>
              </w:rPr>
            </w:pPr>
            <w:r w:rsidRPr="00F17BCA">
              <w:rPr>
                <w:highlight w:val="yellow"/>
                <w:lang w:val="es-PE"/>
              </w:rPr>
              <w:t>Oswaldo Mendieta</w:t>
            </w:r>
          </w:p>
        </w:tc>
        <w:tc>
          <w:tcPr>
            <w:tcW w:w="1701" w:type="dxa"/>
            <w:vAlign w:val="center"/>
          </w:tcPr>
          <w:p w:rsidR="003943B4" w:rsidRPr="00F17BCA" w:rsidRDefault="003943B4" w:rsidP="003943B4">
            <w:pPr>
              <w:jc w:val="center"/>
              <w:rPr>
                <w:rFonts w:cs="Arial"/>
                <w:sz w:val="20"/>
                <w:szCs w:val="20"/>
              </w:rPr>
            </w:pPr>
          </w:p>
        </w:tc>
      </w:tr>
      <w:tr w:rsidR="006922BF" w:rsidRPr="00C06B3C" w:rsidTr="008C0614">
        <w:trPr>
          <w:cantSplit/>
        </w:trPr>
        <w:tc>
          <w:tcPr>
            <w:tcW w:w="1384" w:type="dxa"/>
            <w:vAlign w:val="center"/>
          </w:tcPr>
          <w:p w:rsidR="006922BF" w:rsidRPr="00F17BCA" w:rsidRDefault="006922BF" w:rsidP="006922BF">
            <w:pPr>
              <w:pStyle w:val="Table-Text"/>
              <w:jc w:val="center"/>
              <w:rPr>
                <w:highlight w:val="yellow"/>
                <w:lang w:val="es-PE"/>
              </w:rPr>
            </w:pPr>
            <w:r>
              <w:rPr>
                <w:highlight w:val="yellow"/>
                <w:lang w:val="es-PE"/>
              </w:rPr>
              <w:t>26/12/2016</w:t>
            </w:r>
          </w:p>
        </w:tc>
        <w:tc>
          <w:tcPr>
            <w:tcW w:w="992" w:type="dxa"/>
            <w:vAlign w:val="center"/>
          </w:tcPr>
          <w:p w:rsidR="006922BF" w:rsidRPr="00F17BCA" w:rsidRDefault="006922BF" w:rsidP="00F17BCA">
            <w:pPr>
              <w:pStyle w:val="Table-Text"/>
              <w:jc w:val="center"/>
              <w:rPr>
                <w:highlight w:val="yellow"/>
                <w:lang w:val="es-PE"/>
              </w:rPr>
            </w:pPr>
            <w:r>
              <w:rPr>
                <w:highlight w:val="yellow"/>
                <w:lang w:val="es-PE"/>
              </w:rPr>
              <w:t>4.5</w:t>
            </w:r>
          </w:p>
        </w:tc>
        <w:tc>
          <w:tcPr>
            <w:tcW w:w="2977" w:type="dxa"/>
            <w:vAlign w:val="center"/>
          </w:tcPr>
          <w:p w:rsidR="006922BF" w:rsidRPr="00F17BCA" w:rsidRDefault="006922BF" w:rsidP="006922BF">
            <w:pPr>
              <w:pStyle w:val="Table-Text"/>
              <w:spacing w:before="0" w:after="0"/>
              <w:rPr>
                <w:highlight w:val="yellow"/>
                <w:lang w:val="es-PE"/>
              </w:rPr>
            </w:pPr>
            <w:r>
              <w:rPr>
                <w:highlight w:val="yellow"/>
                <w:lang w:val="es-PE"/>
              </w:rPr>
              <w:t>Diseño:</w:t>
            </w:r>
            <w:r w:rsidRPr="00F17BCA">
              <w:rPr>
                <w:highlight w:val="yellow"/>
                <w:lang w:val="es-PE"/>
              </w:rPr>
              <w:t>AJUSTES por creación del nuevo tributo 031201 por incorporación del Nuevo Régimen MYPE Tributario.</w:t>
            </w:r>
          </w:p>
          <w:p w:rsidR="006922BF" w:rsidRPr="00F17BCA" w:rsidRDefault="006922BF" w:rsidP="006922BF">
            <w:pPr>
              <w:pStyle w:val="Table-Text"/>
              <w:spacing w:before="0" w:after="0"/>
              <w:rPr>
                <w:highlight w:val="yellow"/>
                <w:lang w:val="es-PE"/>
              </w:rPr>
            </w:pPr>
            <w:r w:rsidRPr="00F17BCA">
              <w:rPr>
                <w:highlight w:val="yellow"/>
                <w:lang w:val="es-PE"/>
              </w:rPr>
              <w:t>Tipo proyecto: Requerimientos provenientes como URGENTES Y CRITICOS.</w:t>
            </w:r>
          </w:p>
        </w:tc>
        <w:tc>
          <w:tcPr>
            <w:tcW w:w="1985" w:type="dxa"/>
            <w:vAlign w:val="center"/>
          </w:tcPr>
          <w:p w:rsidR="006922BF" w:rsidRPr="00F17BCA" w:rsidRDefault="006922BF" w:rsidP="003943B4">
            <w:pPr>
              <w:pStyle w:val="Table-Text"/>
              <w:jc w:val="center"/>
              <w:rPr>
                <w:highlight w:val="yellow"/>
                <w:lang w:val="es-PE"/>
              </w:rPr>
            </w:pPr>
            <w:r>
              <w:rPr>
                <w:highlight w:val="yellow"/>
                <w:lang w:val="es-PE"/>
              </w:rPr>
              <w:t>María Bolaños</w:t>
            </w:r>
          </w:p>
        </w:tc>
        <w:tc>
          <w:tcPr>
            <w:tcW w:w="1701" w:type="dxa"/>
            <w:vAlign w:val="center"/>
          </w:tcPr>
          <w:p w:rsidR="006922BF" w:rsidRPr="00F17BCA" w:rsidRDefault="006922BF" w:rsidP="003943B4">
            <w:pPr>
              <w:jc w:val="center"/>
              <w:rPr>
                <w:rFonts w:cs="Arial"/>
                <w:sz w:val="20"/>
                <w:szCs w:val="20"/>
              </w:rPr>
            </w:pPr>
          </w:p>
        </w:tc>
      </w:tr>
      <w:tr w:rsidR="006A0997" w:rsidRPr="00C06B3C" w:rsidTr="008C0614">
        <w:trPr>
          <w:cantSplit/>
        </w:trPr>
        <w:tc>
          <w:tcPr>
            <w:tcW w:w="1384" w:type="dxa"/>
            <w:vAlign w:val="center"/>
          </w:tcPr>
          <w:p w:rsidR="006A0997" w:rsidRPr="006A0997" w:rsidRDefault="006A0997" w:rsidP="006922BF">
            <w:pPr>
              <w:pStyle w:val="Table-Text"/>
              <w:jc w:val="center"/>
              <w:rPr>
                <w:highlight w:val="green"/>
                <w:lang w:val="es-PE"/>
              </w:rPr>
            </w:pPr>
            <w:r w:rsidRPr="006A0997">
              <w:rPr>
                <w:highlight w:val="green"/>
                <w:lang w:val="es-PE"/>
              </w:rPr>
              <w:t>23/08/2018</w:t>
            </w:r>
          </w:p>
        </w:tc>
        <w:tc>
          <w:tcPr>
            <w:tcW w:w="992" w:type="dxa"/>
            <w:vAlign w:val="center"/>
          </w:tcPr>
          <w:p w:rsidR="006A0997" w:rsidRPr="006A0997" w:rsidRDefault="006A0997" w:rsidP="00F17BCA">
            <w:pPr>
              <w:pStyle w:val="Table-Text"/>
              <w:jc w:val="center"/>
              <w:rPr>
                <w:highlight w:val="green"/>
                <w:lang w:val="es-PE"/>
              </w:rPr>
            </w:pPr>
            <w:r w:rsidRPr="006A0997">
              <w:rPr>
                <w:highlight w:val="green"/>
                <w:lang w:val="es-PE"/>
              </w:rPr>
              <w:t>4.6</w:t>
            </w:r>
          </w:p>
        </w:tc>
        <w:tc>
          <w:tcPr>
            <w:tcW w:w="2977" w:type="dxa"/>
            <w:vAlign w:val="center"/>
          </w:tcPr>
          <w:p w:rsidR="006A0997" w:rsidRPr="003D7828" w:rsidRDefault="003D7828" w:rsidP="006922BF">
            <w:pPr>
              <w:pStyle w:val="Table-Text"/>
              <w:spacing w:before="0" w:after="0"/>
              <w:rPr>
                <w:highlight w:val="green"/>
                <w:lang w:val="es-PE"/>
              </w:rPr>
            </w:pPr>
            <w:r w:rsidRPr="003D7828">
              <w:rPr>
                <w:highlight w:val="green"/>
                <w:lang w:val="es-PE"/>
              </w:rPr>
              <w:t>Validación de tributos IGV y Renta para contribuyentes</w:t>
            </w:r>
          </w:p>
        </w:tc>
        <w:tc>
          <w:tcPr>
            <w:tcW w:w="1985" w:type="dxa"/>
            <w:vAlign w:val="center"/>
          </w:tcPr>
          <w:p w:rsidR="006A0997" w:rsidRPr="003D7828" w:rsidRDefault="006A0997" w:rsidP="003943B4">
            <w:pPr>
              <w:pStyle w:val="Table-Text"/>
              <w:jc w:val="center"/>
              <w:rPr>
                <w:highlight w:val="green"/>
                <w:lang w:val="es-PE"/>
              </w:rPr>
            </w:pPr>
            <w:r w:rsidRPr="003D7828">
              <w:rPr>
                <w:highlight w:val="green"/>
                <w:lang w:val="es-PE"/>
              </w:rPr>
              <w:t>Becker Cilliani</w:t>
            </w:r>
          </w:p>
        </w:tc>
        <w:tc>
          <w:tcPr>
            <w:tcW w:w="1701" w:type="dxa"/>
            <w:vAlign w:val="center"/>
          </w:tcPr>
          <w:p w:rsidR="006A0997" w:rsidRPr="003D7828" w:rsidRDefault="003D7828" w:rsidP="003943B4">
            <w:pPr>
              <w:jc w:val="center"/>
              <w:rPr>
                <w:rFonts w:cs="Arial"/>
                <w:sz w:val="20"/>
                <w:szCs w:val="20"/>
                <w:highlight w:val="green"/>
              </w:rPr>
            </w:pPr>
            <w:r w:rsidRPr="003D7828">
              <w:rPr>
                <w:highlight w:val="green"/>
                <w:lang w:val="es-PE"/>
              </w:rPr>
              <w:t>P_SNADE002-61</w:t>
            </w:r>
          </w:p>
        </w:tc>
      </w:tr>
    </w:tbl>
    <w:p w:rsidR="005403C3" w:rsidRPr="00C06B3C" w:rsidRDefault="005403C3" w:rsidP="00A51401">
      <w:pPr>
        <w:ind w:left="720"/>
        <w:rPr>
          <w:color w:val="008000"/>
          <w:sz w:val="20"/>
        </w:rPr>
      </w:pPr>
    </w:p>
    <w:p w:rsidR="00285FAA" w:rsidRPr="00AA6A91" w:rsidRDefault="00E9712A" w:rsidP="00285FAA">
      <w:pPr>
        <w:pStyle w:val="Ttulo"/>
      </w:pPr>
      <w:r w:rsidRPr="00C06B3C">
        <w:br w:type="page"/>
      </w:r>
      <w:bookmarkEnd w:id="38"/>
      <w:r w:rsidR="00285FAA" w:rsidRPr="00AA6A91">
        <w:lastRenderedPageBreak/>
        <w:t xml:space="preserve">F2 - INFORME DE DEFINICIÓN </w:t>
      </w:r>
    </w:p>
    <w:p w:rsidR="00285FAA" w:rsidRPr="00AA6A91" w:rsidRDefault="00285FAA" w:rsidP="00285FAA"/>
    <w:p w:rsidR="00285FAA" w:rsidRPr="00AA6A91" w:rsidRDefault="00285FAA" w:rsidP="00C8102F">
      <w:pPr>
        <w:pStyle w:val="Ttulo1"/>
        <w:numPr>
          <w:ilvl w:val="0"/>
          <w:numId w:val="0"/>
        </w:numPr>
        <w:ind w:left="567" w:hanging="567"/>
        <w:rPr>
          <w:lang w:val="es-PE"/>
        </w:rPr>
      </w:pPr>
      <w:bookmarkStart w:id="41" w:name="_Toc157590963"/>
      <w:bookmarkStart w:id="42" w:name="_Toc157591875"/>
      <w:bookmarkStart w:id="43" w:name="_Toc157592016"/>
      <w:bookmarkStart w:id="44" w:name="_Toc428377634"/>
      <w:bookmarkStart w:id="45" w:name="_Toc449428561"/>
      <w:r w:rsidRPr="00AA6A91">
        <w:rPr>
          <w:lang w:val="es-PE"/>
        </w:rPr>
        <w:t>Introducción</w:t>
      </w:r>
      <w:bookmarkEnd w:id="41"/>
      <w:bookmarkEnd w:id="42"/>
      <w:bookmarkEnd w:id="43"/>
      <w:bookmarkEnd w:id="44"/>
      <w:bookmarkEnd w:id="45"/>
      <w:r w:rsidRPr="00AA6A91">
        <w:rPr>
          <w:lang w:val="es-PE"/>
        </w:rPr>
        <w:t xml:space="preserve"> </w:t>
      </w:r>
    </w:p>
    <w:p w:rsidR="00285FAA" w:rsidRPr="00AA6A91" w:rsidRDefault="00285FAA" w:rsidP="00285FAA"/>
    <w:p w:rsidR="00285FAA" w:rsidRPr="00AA6A91" w:rsidRDefault="00285FAA" w:rsidP="00285FAA">
      <w:pPr>
        <w:rPr>
          <w:sz w:val="20"/>
          <w:szCs w:val="20"/>
        </w:rPr>
      </w:pPr>
      <w:r w:rsidRPr="00AA6A91">
        <w:rPr>
          <w:sz w:val="20"/>
          <w:szCs w:val="20"/>
        </w:rPr>
        <w:t xml:space="preserve">El presente documento, denominado Informe de Definición, tiene por objetivo especificar las características técnicas a implementar en el sistema de información. </w:t>
      </w:r>
    </w:p>
    <w:p w:rsidR="00285FAA" w:rsidRPr="00AA6A91" w:rsidRDefault="00285FAA" w:rsidP="00285FAA">
      <w:pPr>
        <w:rPr>
          <w:sz w:val="20"/>
          <w:szCs w:val="20"/>
        </w:rPr>
      </w:pPr>
    </w:p>
    <w:p w:rsidR="00285FAA" w:rsidRPr="00AA6A91" w:rsidRDefault="00285FAA" w:rsidP="00285FAA">
      <w:pPr>
        <w:rPr>
          <w:sz w:val="20"/>
          <w:szCs w:val="20"/>
        </w:rPr>
      </w:pPr>
      <w:r w:rsidRPr="00AA6A91">
        <w:rPr>
          <w:sz w:val="20"/>
          <w:szCs w:val="20"/>
        </w:rPr>
        <w:t>Este documento, contiene los elementos que se crean durante las fases de análisis de requerimientos y la fase de diseño del sistema de información según lo descrito en la Metodología de Desarrollo de Sistemas de Información   - MDSI v3.0</w:t>
      </w:r>
    </w:p>
    <w:p w:rsidR="00285FAA" w:rsidRPr="00AA6A91" w:rsidRDefault="00285FAA" w:rsidP="00285FAA"/>
    <w:p w:rsidR="00285FAA" w:rsidRPr="00AA6A91" w:rsidRDefault="00285FAA" w:rsidP="00285FAA"/>
    <w:p w:rsidR="00285FAA" w:rsidRPr="00AA6A91" w:rsidRDefault="00285FAA" w:rsidP="00C8102F">
      <w:pPr>
        <w:pStyle w:val="Ttulo1"/>
        <w:numPr>
          <w:ilvl w:val="0"/>
          <w:numId w:val="0"/>
        </w:numPr>
        <w:ind w:left="567" w:hanging="567"/>
        <w:rPr>
          <w:lang w:val="es-PE"/>
        </w:rPr>
      </w:pPr>
      <w:bookmarkStart w:id="46" w:name="_Toc428377635"/>
      <w:bookmarkStart w:id="47" w:name="_Toc449428562"/>
      <w:r w:rsidRPr="00AA6A91">
        <w:rPr>
          <w:lang w:val="es-PE"/>
        </w:rPr>
        <w:t>Información General del Sistema</w:t>
      </w:r>
      <w:bookmarkEnd w:id="46"/>
      <w:bookmarkEnd w:id="47"/>
    </w:p>
    <w:p w:rsidR="00285FAA" w:rsidRPr="00AA6A91" w:rsidRDefault="00285FAA" w:rsidP="00285FAA"/>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2720"/>
        <w:gridCol w:w="6491"/>
      </w:tblGrid>
      <w:tr w:rsidR="00285FAA" w:rsidRPr="00AA6A91" w:rsidTr="0047014F">
        <w:tc>
          <w:tcPr>
            <w:tcW w:w="2720" w:type="dxa"/>
            <w:shd w:val="clear" w:color="auto" w:fill="E0E0E0"/>
          </w:tcPr>
          <w:p w:rsidR="00285FAA" w:rsidRPr="00AA6A91" w:rsidRDefault="00285FAA" w:rsidP="0047014F">
            <w:pPr>
              <w:jc w:val="left"/>
              <w:rPr>
                <w:rFonts w:ascii="Arial Narrow" w:hAnsi="Arial Narrow"/>
                <w:b/>
                <w:bCs/>
                <w:sz w:val="20"/>
              </w:rPr>
            </w:pPr>
            <w:r w:rsidRPr="00AA6A91">
              <w:rPr>
                <w:rFonts w:ascii="Arial Narrow" w:hAnsi="Arial Narrow"/>
                <w:b/>
                <w:bCs/>
                <w:sz w:val="20"/>
              </w:rPr>
              <w:t xml:space="preserve">Código del Sistema </w:t>
            </w:r>
          </w:p>
          <w:p w:rsidR="00285FAA" w:rsidRPr="00AA6A91" w:rsidRDefault="00285FAA" w:rsidP="0047014F">
            <w:pPr>
              <w:jc w:val="left"/>
              <w:rPr>
                <w:rFonts w:ascii="Arial Narrow" w:hAnsi="Arial Narrow"/>
                <w:b/>
                <w:bCs/>
                <w:sz w:val="20"/>
              </w:rPr>
            </w:pPr>
          </w:p>
        </w:tc>
        <w:tc>
          <w:tcPr>
            <w:tcW w:w="6491" w:type="dxa"/>
            <w:vAlign w:val="center"/>
          </w:tcPr>
          <w:p w:rsidR="00285FAA" w:rsidRPr="00AA6A91" w:rsidRDefault="00285FAA" w:rsidP="0047014F">
            <w:pPr>
              <w:jc w:val="left"/>
              <w:rPr>
                <w:sz w:val="20"/>
                <w:lang w:val="es-PE"/>
              </w:rPr>
            </w:pPr>
            <w:r w:rsidRPr="00AA6A91">
              <w:rPr>
                <w:sz w:val="20"/>
                <w:lang w:val="es-PE"/>
              </w:rPr>
              <w:t>16</w:t>
            </w:r>
          </w:p>
        </w:tc>
      </w:tr>
      <w:tr w:rsidR="00285FAA" w:rsidRPr="00AA6A91" w:rsidTr="0047014F">
        <w:tc>
          <w:tcPr>
            <w:tcW w:w="2720" w:type="dxa"/>
            <w:shd w:val="clear" w:color="auto" w:fill="E0E0E0"/>
          </w:tcPr>
          <w:p w:rsidR="00285FAA" w:rsidRPr="00AA6A91" w:rsidRDefault="00285FAA" w:rsidP="0047014F">
            <w:pPr>
              <w:jc w:val="left"/>
              <w:rPr>
                <w:rFonts w:ascii="Arial Narrow" w:hAnsi="Arial Narrow"/>
                <w:b/>
                <w:bCs/>
                <w:sz w:val="20"/>
              </w:rPr>
            </w:pPr>
            <w:r w:rsidRPr="00AA6A91">
              <w:rPr>
                <w:rFonts w:ascii="Arial Narrow" w:hAnsi="Arial Narrow"/>
                <w:b/>
                <w:bCs/>
                <w:sz w:val="20"/>
              </w:rPr>
              <w:t xml:space="preserve">Nombre del Sistema </w:t>
            </w:r>
          </w:p>
          <w:p w:rsidR="00285FAA" w:rsidRPr="00AA6A91" w:rsidRDefault="00285FAA" w:rsidP="0047014F">
            <w:pPr>
              <w:jc w:val="left"/>
              <w:rPr>
                <w:rFonts w:ascii="Arial Narrow" w:hAnsi="Arial Narrow"/>
                <w:b/>
                <w:bCs/>
                <w:sz w:val="20"/>
              </w:rPr>
            </w:pPr>
          </w:p>
        </w:tc>
        <w:tc>
          <w:tcPr>
            <w:tcW w:w="6491" w:type="dxa"/>
            <w:vAlign w:val="center"/>
          </w:tcPr>
          <w:p w:rsidR="00285FAA" w:rsidRPr="00AA6A91" w:rsidRDefault="00285FAA" w:rsidP="0047014F">
            <w:pPr>
              <w:jc w:val="left"/>
              <w:rPr>
                <w:sz w:val="20"/>
                <w:lang w:val="es-PE"/>
              </w:rPr>
            </w:pPr>
            <w:r w:rsidRPr="00AA6A91">
              <w:rPr>
                <w:sz w:val="20"/>
                <w:lang w:val="es-PE"/>
              </w:rPr>
              <w:t>REGISTRO</w:t>
            </w:r>
          </w:p>
        </w:tc>
      </w:tr>
      <w:tr w:rsidR="00285FAA" w:rsidRPr="00AA6A91" w:rsidTr="0047014F">
        <w:tc>
          <w:tcPr>
            <w:tcW w:w="2720" w:type="dxa"/>
            <w:shd w:val="clear" w:color="auto" w:fill="E0E0E0"/>
          </w:tcPr>
          <w:p w:rsidR="00285FAA" w:rsidRPr="00AA6A91" w:rsidRDefault="00285FAA" w:rsidP="0047014F">
            <w:pPr>
              <w:jc w:val="left"/>
              <w:rPr>
                <w:rFonts w:ascii="Arial Narrow" w:hAnsi="Arial Narrow"/>
                <w:b/>
                <w:bCs/>
                <w:sz w:val="20"/>
              </w:rPr>
            </w:pPr>
            <w:r w:rsidRPr="00AA6A91">
              <w:rPr>
                <w:rFonts w:ascii="Arial Narrow" w:hAnsi="Arial Narrow"/>
                <w:b/>
                <w:bCs/>
                <w:sz w:val="20"/>
              </w:rPr>
              <w:t>Código del Subsistema</w:t>
            </w:r>
          </w:p>
          <w:p w:rsidR="00285FAA" w:rsidRPr="00AA6A91" w:rsidRDefault="00285FAA" w:rsidP="0047014F">
            <w:pPr>
              <w:jc w:val="left"/>
              <w:rPr>
                <w:rFonts w:ascii="Arial Narrow" w:hAnsi="Arial Narrow"/>
                <w:b/>
                <w:bCs/>
                <w:sz w:val="20"/>
              </w:rPr>
            </w:pPr>
          </w:p>
        </w:tc>
        <w:tc>
          <w:tcPr>
            <w:tcW w:w="6491" w:type="dxa"/>
            <w:vAlign w:val="center"/>
          </w:tcPr>
          <w:p w:rsidR="00285FAA" w:rsidRPr="00AA6A91" w:rsidRDefault="00285FAA" w:rsidP="0047014F">
            <w:pPr>
              <w:jc w:val="left"/>
              <w:rPr>
                <w:sz w:val="20"/>
                <w:lang w:val="es-PE"/>
              </w:rPr>
            </w:pPr>
            <w:r w:rsidRPr="00AA6A91">
              <w:rPr>
                <w:sz w:val="20"/>
                <w:lang w:val="es-PE"/>
              </w:rPr>
              <w:t>1622</w:t>
            </w:r>
          </w:p>
        </w:tc>
      </w:tr>
      <w:tr w:rsidR="00285FAA" w:rsidRPr="00AA6A91" w:rsidTr="0047014F">
        <w:tc>
          <w:tcPr>
            <w:tcW w:w="2720" w:type="dxa"/>
            <w:shd w:val="clear" w:color="auto" w:fill="E0E0E0"/>
          </w:tcPr>
          <w:p w:rsidR="00285FAA" w:rsidRPr="00AA6A91" w:rsidRDefault="00285FAA" w:rsidP="0047014F">
            <w:pPr>
              <w:jc w:val="left"/>
              <w:rPr>
                <w:rFonts w:ascii="Arial Narrow" w:hAnsi="Arial Narrow"/>
                <w:b/>
                <w:bCs/>
                <w:sz w:val="20"/>
              </w:rPr>
            </w:pPr>
            <w:r w:rsidRPr="00AA6A91">
              <w:rPr>
                <w:rFonts w:ascii="Arial Narrow" w:hAnsi="Arial Narrow"/>
                <w:b/>
                <w:bCs/>
                <w:sz w:val="20"/>
              </w:rPr>
              <w:t>Nombre del Subsistema</w:t>
            </w:r>
          </w:p>
          <w:p w:rsidR="00285FAA" w:rsidRPr="00AA6A91" w:rsidRDefault="00285FAA" w:rsidP="0047014F">
            <w:pPr>
              <w:jc w:val="left"/>
              <w:rPr>
                <w:rFonts w:ascii="Arial Narrow" w:hAnsi="Arial Narrow"/>
                <w:b/>
                <w:bCs/>
                <w:sz w:val="20"/>
              </w:rPr>
            </w:pPr>
          </w:p>
        </w:tc>
        <w:tc>
          <w:tcPr>
            <w:tcW w:w="6491" w:type="dxa"/>
            <w:vAlign w:val="center"/>
          </w:tcPr>
          <w:p w:rsidR="00285FAA" w:rsidRPr="00AA6A91" w:rsidRDefault="00285FAA" w:rsidP="0047014F">
            <w:pPr>
              <w:jc w:val="left"/>
              <w:rPr>
                <w:sz w:val="20"/>
                <w:lang w:val="es-PE"/>
              </w:rPr>
            </w:pPr>
            <w:r w:rsidRPr="00AA6A91">
              <w:rPr>
                <w:rFonts w:cs="Arial"/>
                <w:sz w:val="20"/>
                <w:szCs w:val="20"/>
              </w:rPr>
              <w:t>SERVICIOS Y RUTINAS DE REGISTRO DEL CONTRIBUYENTE</w:t>
            </w:r>
          </w:p>
        </w:tc>
      </w:tr>
      <w:tr w:rsidR="00285FAA" w:rsidRPr="00AA6A91" w:rsidTr="0047014F">
        <w:trPr>
          <w:trHeight w:val="300"/>
        </w:trPr>
        <w:tc>
          <w:tcPr>
            <w:tcW w:w="2720" w:type="dxa"/>
            <w:shd w:val="clear" w:color="auto" w:fill="E0E0E0"/>
            <w:vAlign w:val="center"/>
          </w:tcPr>
          <w:p w:rsidR="00285FAA" w:rsidRPr="00AA6A91" w:rsidRDefault="00285FAA" w:rsidP="0047014F">
            <w:pPr>
              <w:jc w:val="left"/>
              <w:rPr>
                <w:rFonts w:ascii="Arial Narrow" w:hAnsi="Arial Narrow"/>
                <w:b/>
                <w:bCs/>
                <w:sz w:val="20"/>
              </w:rPr>
            </w:pPr>
            <w:r w:rsidRPr="00AA6A91">
              <w:rPr>
                <w:rFonts w:ascii="Arial Narrow" w:hAnsi="Arial Narrow"/>
                <w:b/>
                <w:bCs/>
                <w:sz w:val="20"/>
              </w:rPr>
              <w:t>Código del Módulo</w:t>
            </w:r>
          </w:p>
        </w:tc>
        <w:tc>
          <w:tcPr>
            <w:tcW w:w="6491" w:type="dxa"/>
            <w:vAlign w:val="center"/>
          </w:tcPr>
          <w:p w:rsidR="00285FAA" w:rsidRPr="00AA6A91" w:rsidRDefault="00285FAA" w:rsidP="0047014F">
            <w:pPr>
              <w:jc w:val="left"/>
              <w:rPr>
                <w:sz w:val="20"/>
                <w:lang w:val="es-PE"/>
              </w:rPr>
            </w:pPr>
            <w:r w:rsidRPr="00AA6A91">
              <w:rPr>
                <w:sz w:val="20"/>
                <w:lang w:val="es-PE"/>
              </w:rPr>
              <w:t>162203</w:t>
            </w:r>
          </w:p>
        </w:tc>
      </w:tr>
      <w:tr w:rsidR="00285FAA" w:rsidRPr="00AA6A91" w:rsidTr="0047014F">
        <w:trPr>
          <w:trHeight w:val="417"/>
        </w:trPr>
        <w:tc>
          <w:tcPr>
            <w:tcW w:w="2720" w:type="dxa"/>
            <w:shd w:val="clear" w:color="auto" w:fill="E0E0E0"/>
            <w:vAlign w:val="center"/>
          </w:tcPr>
          <w:p w:rsidR="00285FAA" w:rsidRPr="00AA6A91" w:rsidRDefault="00285FAA" w:rsidP="0047014F">
            <w:pPr>
              <w:jc w:val="left"/>
              <w:rPr>
                <w:rFonts w:ascii="Arial Narrow" w:hAnsi="Arial Narrow"/>
                <w:b/>
                <w:bCs/>
                <w:sz w:val="20"/>
              </w:rPr>
            </w:pPr>
            <w:r w:rsidRPr="00AA6A91">
              <w:rPr>
                <w:rFonts w:ascii="Arial Narrow" w:hAnsi="Arial Narrow"/>
                <w:b/>
                <w:bCs/>
                <w:sz w:val="20"/>
              </w:rPr>
              <w:t>Nombre del Módulo</w:t>
            </w:r>
          </w:p>
        </w:tc>
        <w:tc>
          <w:tcPr>
            <w:tcW w:w="6491" w:type="dxa"/>
            <w:vAlign w:val="center"/>
          </w:tcPr>
          <w:p w:rsidR="00285FAA" w:rsidRPr="00AA6A91" w:rsidRDefault="00285FAA" w:rsidP="0047014F">
            <w:pPr>
              <w:jc w:val="left"/>
              <w:rPr>
                <w:sz w:val="20"/>
                <w:lang w:val="es-PE"/>
              </w:rPr>
            </w:pPr>
            <w:r w:rsidRPr="00AA6A91">
              <w:rPr>
                <w:rFonts w:cs="Arial"/>
                <w:color w:val="000000"/>
                <w:sz w:val="20"/>
                <w:szCs w:val="20"/>
              </w:rPr>
              <w:t>VALIDACIÓN PARA CAMBIO DE RÉGIMEN</w:t>
            </w:r>
            <w:r w:rsidR="00FC7BDF">
              <w:rPr>
                <w:rFonts w:cs="Arial"/>
                <w:color w:val="000000"/>
                <w:sz w:val="20"/>
                <w:szCs w:val="20"/>
              </w:rPr>
              <w:t xml:space="preserve"> DEL CONTRIBUYENTE</w:t>
            </w:r>
          </w:p>
        </w:tc>
      </w:tr>
      <w:tr w:rsidR="00285FAA" w:rsidRPr="00AA6A91" w:rsidTr="0047014F">
        <w:tc>
          <w:tcPr>
            <w:tcW w:w="2720" w:type="dxa"/>
            <w:shd w:val="clear" w:color="auto" w:fill="E0E0E0"/>
          </w:tcPr>
          <w:p w:rsidR="00285FAA" w:rsidRPr="00AA6A91" w:rsidRDefault="00285FAA" w:rsidP="0047014F">
            <w:pPr>
              <w:jc w:val="left"/>
              <w:rPr>
                <w:rFonts w:ascii="Arial Narrow" w:hAnsi="Arial Narrow"/>
                <w:b/>
                <w:bCs/>
                <w:sz w:val="20"/>
              </w:rPr>
            </w:pPr>
            <w:r w:rsidRPr="00AA6A91">
              <w:rPr>
                <w:rFonts w:ascii="Arial Narrow" w:hAnsi="Arial Narrow"/>
                <w:b/>
                <w:bCs/>
                <w:sz w:val="20"/>
              </w:rPr>
              <w:t>Coordinador del  Grupo encargado del Sistema.</w:t>
            </w:r>
          </w:p>
          <w:p w:rsidR="00285FAA" w:rsidRPr="00AA6A91" w:rsidRDefault="00285FAA" w:rsidP="0047014F">
            <w:pPr>
              <w:jc w:val="left"/>
              <w:rPr>
                <w:rFonts w:ascii="Arial Narrow" w:hAnsi="Arial Narrow"/>
                <w:b/>
                <w:bCs/>
                <w:sz w:val="20"/>
              </w:rPr>
            </w:pPr>
          </w:p>
        </w:tc>
        <w:tc>
          <w:tcPr>
            <w:tcW w:w="6491" w:type="dxa"/>
            <w:vAlign w:val="center"/>
          </w:tcPr>
          <w:p w:rsidR="00285FAA" w:rsidRPr="00AA6A91" w:rsidRDefault="00285FAA" w:rsidP="0047014F">
            <w:pPr>
              <w:jc w:val="left"/>
              <w:rPr>
                <w:sz w:val="20"/>
                <w:szCs w:val="20"/>
                <w:lang w:val="es-PE"/>
              </w:rPr>
            </w:pPr>
            <w:r w:rsidRPr="00AA6A91">
              <w:rPr>
                <w:rFonts w:cs="Arial"/>
                <w:sz w:val="20"/>
                <w:szCs w:val="20"/>
              </w:rPr>
              <w:t>William Galindez</w:t>
            </w:r>
          </w:p>
        </w:tc>
      </w:tr>
    </w:tbl>
    <w:p w:rsidR="00285FAA" w:rsidRPr="00AA6A91" w:rsidRDefault="00285FAA" w:rsidP="00285FAA">
      <w:pPr>
        <w:rPr>
          <w:lang w:val="es-PE"/>
        </w:rPr>
      </w:pPr>
    </w:p>
    <w:p w:rsidR="00285FAA" w:rsidRPr="00AA6A91" w:rsidRDefault="00285FAA" w:rsidP="00285FAA">
      <w:pPr>
        <w:rPr>
          <w:lang w:val="es-PE"/>
        </w:rPr>
      </w:pPr>
      <w:r w:rsidRPr="00AA6A91">
        <w:rPr>
          <w:lang w:val="es-PE"/>
        </w:rPr>
        <w:br w:type="page"/>
      </w:r>
    </w:p>
    <w:p w:rsidR="00285FAA" w:rsidRPr="00C8102F" w:rsidRDefault="00285FAA" w:rsidP="00C8102F">
      <w:pPr>
        <w:pStyle w:val="Ttulo1"/>
      </w:pPr>
      <w:bookmarkStart w:id="48" w:name="_Toc428377636"/>
      <w:bookmarkStart w:id="49" w:name="_Toc449428563"/>
      <w:r w:rsidRPr="00C8102F">
        <w:lastRenderedPageBreak/>
        <w:t>ANÁLISIS DE REQUERIMIENTOS DEL SISTEMA DE INFORMACIÓN</w:t>
      </w:r>
      <w:bookmarkEnd w:id="48"/>
      <w:bookmarkEnd w:id="49"/>
    </w:p>
    <w:p w:rsidR="00285FAA" w:rsidRPr="00AA6A91" w:rsidRDefault="00285FAA" w:rsidP="00285FAA">
      <w:pPr>
        <w:rPr>
          <w:lang w:val="es-PE"/>
        </w:rPr>
      </w:pPr>
    </w:p>
    <w:p w:rsidR="00285FAA" w:rsidRPr="00AA6A91" w:rsidRDefault="00285FAA" w:rsidP="00285FAA">
      <w:pPr>
        <w:rPr>
          <w:lang w:val="es-PE"/>
        </w:rPr>
      </w:pPr>
    </w:p>
    <w:p w:rsidR="00285FAA" w:rsidRPr="00AA6A91" w:rsidRDefault="00285FAA" w:rsidP="00967B4E">
      <w:pPr>
        <w:pStyle w:val="Ttulo2"/>
        <w:numPr>
          <w:ilvl w:val="1"/>
          <w:numId w:val="37"/>
        </w:numPr>
        <w:ind w:left="567" w:hanging="567"/>
      </w:pPr>
      <w:bookmarkStart w:id="50" w:name="_Toc382781019"/>
      <w:bookmarkStart w:id="51" w:name="_Toc428377637"/>
      <w:bookmarkStart w:id="52" w:name="_Toc449428564"/>
      <w:r w:rsidRPr="00AA6A91">
        <w:t>MODELAMIENTO DE REQUERIMIENTOS DEL SISTEMA DE INFORMACIÓN</w:t>
      </w:r>
      <w:bookmarkEnd w:id="50"/>
      <w:bookmarkEnd w:id="51"/>
      <w:bookmarkEnd w:id="52"/>
    </w:p>
    <w:p w:rsidR="00285FAA" w:rsidRPr="00AA6A91" w:rsidRDefault="00285FAA" w:rsidP="00285FAA">
      <w:pPr>
        <w:outlineLvl w:val="1"/>
        <w:rPr>
          <w:rFonts w:eastAsia="Arial Unicode MS"/>
          <w:b/>
          <w:bCs/>
          <w:kern w:val="22"/>
          <w:sz w:val="26"/>
          <w:szCs w:val="28"/>
          <w:lang w:val="es-PE"/>
        </w:rPr>
      </w:pPr>
    </w:p>
    <w:p w:rsidR="00285FAA" w:rsidRPr="00C8102F" w:rsidRDefault="00285FAA" w:rsidP="00967B4E">
      <w:pPr>
        <w:pStyle w:val="Ttulo3"/>
        <w:numPr>
          <w:ilvl w:val="2"/>
          <w:numId w:val="37"/>
        </w:numPr>
        <w:tabs>
          <w:tab w:val="left" w:pos="709"/>
        </w:tabs>
        <w:ind w:left="709"/>
        <w:rPr>
          <w:szCs w:val="22"/>
        </w:rPr>
      </w:pPr>
      <w:bookmarkStart w:id="53" w:name="_Toc428377638"/>
      <w:bookmarkStart w:id="54" w:name="_Toc449428565"/>
      <w:r w:rsidRPr="00C8102F">
        <w:rPr>
          <w:szCs w:val="22"/>
        </w:rPr>
        <w:t>Determinación del Alcance del Sistema de Información (ASI 1.1)</w:t>
      </w:r>
      <w:bookmarkEnd w:id="53"/>
      <w:bookmarkEnd w:id="54"/>
    </w:p>
    <w:p w:rsidR="00285FAA" w:rsidRPr="00AA6A91" w:rsidRDefault="00285FAA" w:rsidP="00285FAA"/>
    <w:p w:rsidR="00285FAA" w:rsidRPr="00AA6A91" w:rsidRDefault="00285FAA" w:rsidP="00285FAA">
      <w:pPr>
        <w:rPr>
          <w:sz w:val="20"/>
          <w:szCs w:val="20"/>
        </w:rPr>
      </w:pPr>
      <w:r w:rsidRPr="00AA6A91">
        <w:rPr>
          <w:sz w:val="20"/>
          <w:szCs w:val="20"/>
        </w:rPr>
        <w:t xml:space="preserve">El presente documento tiene por finalidad determinar el alcance a implementar </w:t>
      </w:r>
      <w:r w:rsidR="006E17D1">
        <w:rPr>
          <w:sz w:val="20"/>
          <w:szCs w:val="20"/>
        </w:rPr>
        <w:t xml:space="preserve">un servicio web </w:t>
      </w:r>
      <w:r w:rsidRPr="00AA6A91">
        <w:rPr>
          <w:sz w:val="20"/>
          <w:szCs w:val="20"/>
        </w:rPr>
        <w:t xml:space="preserve">para la validación  </w:t>
      </w:r>
      <w:r w:rsidR="006E17D1">
        <w:rPr>
          <w:sz w:val="20"/>
          <w:szCs w:val="20"/>
        </w:rPr>
        <w:t xml:space="preserve">de </w:t>
      </w:r>
      <w:r w:rsidRPr="00AA6A91">
        <w:rPr>
          <w:sz w:val="20"/>
          <w:szCs w:val="20"/>
        </w:rPr>
        <w:t xml:space="preserve">un posible cambio de régimen tributario. </w:t>
      </w:r>
    </w:p>
    <w:p w:rsidR="00285FAA" w:rsidRPr="00AA6A91" w:rsidRDefault="00285FAA" w:rsidP="00285FAA">
      <w:pPr>
        <w:rPr>
          <w:sz w:val="20"/>
          <w:szCs w:val="20"/>
        </w:rPr>
      </w:pPr>
    </w:p>
    <w:p w:rsidR="00285FAA" w:rsidRPr="00AA6A91" w:rsidRDefault="00285FAA" w:rsidP="00285FAA">
      <w:pPr>
        <w:rPr>
          <w:sz w:val="20"/>
          <w:szCs w:val="20"/>
        </w:rPr>
      </w:pPr>
      <w:r w:rsidRPr="00AA6A91">
        <w:rPr>
          <w:sz w:val="20"/>
          <w:szCs w:val="20"/>
        </w:rPr>
        <w:t xml:space="preserve">El proceso servirá para el cambio de régimen a través de </w:t>
      </w:r>
      <w:r w:rsidR="00756B8D">
        <w:rPr>
          <w:sz w:val="20"/>
          <w:szCs w:val="20"/>
        </w:rPr>
        <w:t>un Servicio Web REST</w:t>
      </w:r>
      <w:r w:rsidRPr="00AA6A91">
        <w:rPr>
          <w:rFonts w:cs="Arial"/>
          <w:sz w:val="20"/>
          <w:szCs w:val="20"/>
        </w:rPr>
        <w:t>.</w:t>
      </w:r>
    </w:p>
    <w:p w:rsidR="00285FAA" w:rsidRPr="00AA6A91" w:rsidRDefault="00285FAA" w:rsidP="00285FAA">
      <w:pPr>
        <w:rPr>
          <w:sz w:val="20"/>
          <w:szCs w:val="20"/>
        </w:rPr>
      </w:pPr>
    </w:p>
    <w:p w:rsidR="00285FAA" w:rsidRPr="00AA6A91" w:rsidRDefault="00285FAA" w:rsidP="00285FAA">
      <w:pPr>
        <w:rPr>
          <w:sz w:val="20"/>
          <w:szCs w:val="20"/>
        </w:rPr>
      </w:pPr>
    </w:p>
    <w:p w:rsidR="00285FAA" w:rsidRPr="00AA6A91" w:rsidRDefault="00285FAA" w:rsidP="00285FAA">
      <w:pPr>
        <w:numPr>
          <w:ilvl w:val="0"/>
          <w:numId w:val="8"/>
        </w:numPr>
        <w:rPr>
          <w:rFonts w:cs="Arial"/>
          <w:b/>
          <w:bCs/>
          <w:sz w:val="20"/>
          <w:szCs w:val="20"/>
        </w:rPr>
      </w:pPr>
      <w:r w:rsidRPr="00AA6A91">
        <w:rPr>
          <w:rFonts w:cs="Arial"/>
          <w:b/>
          <w:bCs/>
          <w:sz w:val="20"/>
          <w:szCs w:val="20"/>
        </w:rPr>
        <w:t>Alcance del sistema de información</w:t>
      </w:r>
    </w:p>
    <w:p w:rsidR="00285FAA" w:rsidRPr="00AA6A91" w:rsidRDefault="00285FAA" w:rsidP="00285FAA">
      <w:pPr>
        <w:rPr>
          <w:sz w:val="20"/>
          <w:szCs w:val="20"/>
        </w:rPr>
      </w:pPr>
    </w:p>
    <w:p w:rsidR="00285FAA" w:rsidRPr="00AA6A91" w:rsidRDefault="00285FAA" w:rsidP="00285FAA">
      <w:pPr>
        <w:rPr>
          <w:sz w:val="20"/>
          <w:szCs w:val="20"/>
        </w:rPr>
      </w:pPr>
      <w:r w:rsidRPr="00AA6A91">
        <w:rPr>
          <w:sz w:val="20"/>
          <w:szCs w:val="20"/>
        </w:rPr>
        <w:t xml:space="preserve">El alcance funcional del requerimiento es permitir un posible cambio de régimen tributario a los contribuyentes (PRICO y MEPECO) hacia: </w:t>
      </w:r>
    </w:p>
    <w:p w:rsidR="00285FAA" w:rsidRPr="00AA6A91" w:rsidRDefault="00285FAA" w:rsidP="00285FAA">
      <w:pPr>
        <w:rPr>
          <w:rFonts w:eastAsia="Arial Unicode MS"/>
          <w:bCs/>
          <w:sz w:val="20"/>
          <w:szCs w:val="20"/>
        </w:rPr>
      </w:pPr>
    </w:p>
    <w:p w:rsidR="00285FAA" w:rsidRPr="00AA6A91" w:rsidRDefault="00285FAA" w:rsidP="00285FAA">
      <w:pPr>
        <w:numPr>
          <w:ilvl w:val="0"/>
          <w:numId w:val="9"/>
        </w:numPr>
        <w:rPr>
          <w:rFonts w:eastAsia="Arial Unicode MS" w:cs="Arial"/>
          <w:bCs/>
          <w:sz w:val="20"/>
          <w:szCs w:val="20"/>
        </w:rPr>
      </w:pPr>
      <w:r w:rsidRPr="00AA6A91">
        <w:rPr>
          <w:rFonts w:eastAsia="Arial Unicode MS" w:cs="Arial"/>
          <w:bCs/>
          <w:sz w:val="20"/>
          <w:szCs w:val="20"/>
        </w:rPr>
        <w:t>Régimen General (tributo 3031)</w:t>
      </w:r>
    </w:p>
    <w:p w:rsidR="00285FAA" w:rsidRPr="00AA6A91" w:rsidRDefault="00285FAA" w:rsidP="00285FAA">
      <w:pPr>
        <w:numPr>
          <w:ilvl w:val="0"/>
          <w:numId w:val="9"/>
        </w:numPr>
        <w:rPr>
          <w:rFonts w:eastAsia="Arial Unicode MS" w:cs="Arial"/>
          <w:bCs/>
          <w:sz w:val="20"/>
          <w:szCs w:val="20"/>
        </w:rPr>
      </w:pPr>
      <w:r w:rsidRPr="00AA6A91">
        <w:rPr>
          <w:rFonts w:eastAsia="Arial Unicode MS" w:cs="Arial"/>
          <w:bCs/>
          <w:sz w:val="20"/>
          <w:szCs w:val="20"/>
        </w:rPr>
        <w:t>Régimen Especial (tributo 3111)</w:t>
      </w:r>
    </w:p>
    <w:p w:rsidR="00285FAA" w:rsidRPr="00AA6A91" w:rsidRDefault="00285FAA" w:rsidP="00285FAA">
      <w:pPr>
        <w:numPr>
          <w:ilvl w:val="0"/>
          <w:numId w:val="9"/>
        </w:numPr>
        <w:rPr>
          <w:rFonts w:eastAsia="Arial Unicode MS" w:cs="Arial"/>
          <w:bCs/>
          <w:sz w:val="20"/>
          <w:szCs w:val="20"/>
        </w:rPr>
      </w:pPr>
      <w:r w:rsidRPr="00AA6A91">
        <w:rPr>
          <w:rFonts w:eastAsia="Arial Unicode MS" w:cs="Arial"/>
          <w:bCs/>
          <w:sz w:val="20"/>
          <w:szCs w:val="20"/>
        </w:rPr>
        <w:t>Régimen Agrario (tributo 3411)</w:t>
      </w:r>
    </w:p>
    <w:p w:rsidR="00285FAA" w:rsidRPr="00AA6A91" w:rsidRDefault="00285FAA" w:rsidP="00285FAA">
      <w:pPr>
        <w:numPr>
          <w:ilvl w:val="0"/>
          <w:numId w:val="9"/>
        </w:numPr>
        <w:rPr>
          <w:rFonts w:eastAsia="Arial Unicode MS" w:cs="Arial"/>
          <w:bCs/>
          <w:sz w:val="20"/>
          <w:szCs w:val="20"/>
        </w:rPr>
      </w:pPr>
      <w:r w:rsidRPr="00AA6A91">
        <w:rPr>
          <w:rFonts w:eastAsia="Arial Unicode MS" w:cs="Arial"/>
          <w:bCs/>
          <w:sz w:val="20"/>
          <w:szCs w:val="20"/>
        </w:rPr>
        <w:t>Régimen de Amazonía (tributo 3311)</w:t>
      </w:r>
    </w:p>
    <w:p w:rsidR="00285FAA" w:rsidRPr="00AA6A91" w:rsidDel="009E1DC2" w:rsidRDefault="00285FAA" w:rsidP="00285FAA">
      <w:pPr>
        <w:numPr>
          <w:ilvl w:val="0"/>
          <w:numId w:val="9"/>
        </w:numPr>
        <w:rPr>
          <w:del w:id="55" w:author="Zumaeta Kawata Jesus" w:date="2018-09-04T09:07:00Z"/>
          <w:rFonts w:eastAsia="Arial Unicode MS" w:cs="Arial"/>
          <w:bCs/>
          <w:sz w:val="20"/>
          <w:szCs w:val="20"/>
        </w:rPr>
      </w:pPr>
      <w:del w:id="56" w:author="Zumaeta Kawata Jesus" w:date="2018-09-04T09:07:00Z">
        <w:r w:rsidRPr="00AA6A91" w:rsidDel="009E1DC2">
          <w:rPr>
            <w:rFonts w:eastAsia="Arial Unicode MS" w:cs="Arial"/>
            <w:bCs/>
            <w:sz w:val="20"/>
            <w:szCs w:val="20"/>
          </w:rPr>
          <w:delText>Régimen de Frontera (tributo 3611)</w:delText>
        </w:r>
      </w:del>
    </w:p>
    <w:p w:rsidR="00F17BCA" w:rsidRPr="00F17BCA" w:rsidRDefault="00F17BCA" w:rsidP="00F17BCA">
      <w:pPr>
        <w:numPr>
          <w:ilvl w:val="0"/>
          <w:numId w:val="9"/>
        </w:numPr>
        <w:rPr>
          <w:rFonts w:eastAsia="Arial Unicode MS" w:cs="Arial"/>
          <w:bCs/>
          <w:sz w:val="20"/>
          <w:szCs w:val="20"/>
          <w:highlight w:val="yellow"/>
        </w:rPr>
      </w:pPr>
      <w:r w:rsidRPr="00F17BCA">
        <w:rPr>
          <w:rFonts w:eastAsia="Arial Unicode MS" w:cs="Arial"/>
          <w:bCs/>
          <w:sz w:val="20"/>
          <w:szCs w:val="20"/>
          <w:highlight w:val="yellow"/>
        </w:rPr>
        <w:t>Régimen RMT-MYP (tributo 031201)</w:t>
      </w:r>
    </w:p>
    <w:p w:rsidR="00285FAA" w:rsidRPr="00AA6A91" w:rsidRDefault="00285FAA" w:rsidP="00285FAA">
      <w:pPr>
        <w:ind w:left="1428"/>
        <w:rPr>
          <w:rFonts w:eastAsia="Arial Unicode MS" w:cs="Arial"/>
          <w:bCs/>
          <w:szCs w:val="22"/>
        </w:rPr>
      </w:pPr>
    </w:p>
    <w:p w:rsidR="00285FAA" w:rsidRPr="00AA6A91" w:rsidRDefault="00285FAA" w:rsidP="00285FAA">
      <w:pPr>
        <w:ind w:left="1788"/>
        <w:rPr>
          <w:sz w:val="20"/>
          <w:szCs w:val="20"/>
          <w:lang w:eastAsia="es-PE"/>
        </w:rPr>
      </w:pPr>
    </w:p>
    <w:p w:rsidR="00285FAA" w:rsidRPr="00AA6A91" w:rsidRDefault="00285FAA" w:rsidP="00285FAA">
      <w:pPr>
        <w:ind w:left="1416"/>
        <w:rPr>
          <w:sz w:val="20"/>
          <w:szCs w:val="20"/>
          <w:lang w:eastAsia="es-PE"/>
        </w:rPr>
      </w:pPr>
    </w:p>
    <w:p w:rsidR="00285FAA" w:rsidRPr="00AA6A91" w:rsidRDefault="00285FAA" w:rsidP="00285FAA">
      <w:pPr>
        <w:ind w:left="1416"/>
        <w:rPr>
          <w:sz w:val="20"/>
          <w:szCs w:val="20"/>
          <w:lang w:eastAsia="es-PE"/>
        </w:rPr>
      </w:pPr>
    </w:p>
    <w:p w:rsidR="00285FAA" w:rsidRPr="00AA6A91" w:rsidRDefault="00285FAA" w:rsidP="00285FAA">
      <w:pPr>
        <w:numPr>
          <w:ilvl w:val="0"/>
          <w:numId w:val="8"/>
        </w:numPr>
        <w:rPr>
          <w:b/>
          <w:sz w:val="20"/>
          <w:szCs w:val="20"/>
          <w:lang w:eastAsia="es-PE"/>
        </w:rPr>
      </w:pPr>
      <w:r w:rsidRPr="00AA6A91">
        <w:rPr>
          <w:b/>
          <w:sz w:val="20"/>
          <w:szCs w:val="20"/>
          <w:lang w:eastAsia="es-PE"/>
        </w:rPr>
        <w:t>Diagrama de contexto del sistema de información.</w:t>
      </w:r>
    </w:p>
    <w:p w:rsidR="00285FAA" w:rsidRPr="00AA6A91" w:rsidRDefault="00285FAA" w:rsidP="00285FAA">
      <w:pPr>
        <w:ind w:left="360"/>
        <w:rPr>
          <w:b/>
          <w:sz w:val="20"/>
          <w:szCs w:val="20"/>
          <w:u w:val="single"/>
          <w:lang w:eastAsia="es-PE"/>
        </w:rPr>
      </w:pPr>
    </w:p>
    <w:p w:rsidR="00285FAA" w:rsidRPr="00AA6A91" w:rsidRDefault="00285FAA" w:rsidP="00285FAA">
      <w:pPr>
        <w:rPr>
          <w:sz w:val="20"/>
          <w:szCs w:val="20"/>
          <w:lang w:eastAsia="es-PE"/>
        </w:rPr>
      </w:pPr>
    </w:p>
    <w:p w:rsidR="00285FAA" w:rsidRPr="00AA6A91" w:rsidRDefault="00285FAA" w:rsidP="00285FAA">
      <w:pPr>
        <w:rPr>
          <w:sz w:val="20"/>
          <w:szCs w:val="20"/>
          <w:lang w:eastAsia="es-PE"/>
        </w:rPr>
      </w:pPr>
    </w:p>
    <w:p w:rsidR="00285FAA" w:rsidRPr="00AA6A91" w:rsidRDefault="00483BAD" w:rsidP="00285FAA">
      <w:pPr>
        <w:spacing w:line="264" w:lineRule="auto"/>
        <w:jc w:val="center"/>
        <w:rPr>
          <w:rFonts w:cs="Arial"/>
          <w:sz w:val="20"/>
          <w:szCs w:val="20"/>
        </w:rPr>
      </w:pPr>
      <w:r>
        <w:rPr>
          <w:noProof/>
          <w:color w:val="0070C0"/>
          <w:sz w:val="20"/>
          <w:lang w:val="es-PE" w:eastAsia="es-PE"/>
        </w:rPr>
        <w:drawing>
          <wp:inline distT="0" distB="0" distL="0" distR="0">
            <wp:extent cx="4080510" cy="914400"/>
            <wp:effectExtent l="0" t="0" r="0" b="0"/>
            <wp:docPr id="2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80510" cy="914400"/>
                    </a:xfrm>
                    <a:prstGeom prst="rect">
                      <a:avLst/>
                    </a:prstGeom>
                    <a:noFill/>
                    <a:ln>
                      <a:noFill/>
                    </a:ln>
                  </pic:spPr>
                </pic:pic>
              </a:graphicData>
            </a:graphic>
          </wp:inline>
        </w:drawing>
      </w:r>
      <w:r w:rsidR="00285FAA" w:rsidRPr="00AA6A91">
        <w:rPr>
          <w:color w:val="0070C0"/>
          <w:sz w:val="20"/>
        </w:rPr>
        <w:t xml:space="preserve"> </w:t>
      </w:r>
      <w:r w:rsidR="00285FAA" w:rsidRPr="00AA6A91">
        <w:rPr>
          <w:color w:val="0070C0"/>
          <w:sz w:val="20"/>
        </w:rPr>
        <w:br w:type="page"/>
      </w:r>
    </w:p>
    <w:p w:rsidR="00285FAA" w:rsidRPr="00AA6A91" w:rsidRDefault="00285FAA" w:rsidP="00285FAA">
      <w:pPr>
        <w:ind w:left="709"/>
        <w:rPr>
          <w:b/>
          <w:sz w:val="20"/>
          <w:szCs w:val="20"/>
          <w:u w:val="single"/>
          <w:lang w:eastAsia="es-PE"/>
        </w:rPr>
      </w:pPr>
    </w:p>
    <w:p w:rsidR="00285FAA" w:rsidRPr="00AA6A91" w:rsidRDefault="00285FAA" w:rsidP="00285FAA">
      <w:pPr>
        <w:numPr>
          <w:ilvl w:val="0"/>
          <w:numId w:val="8"/>
        </w:numPr>
        <w:rPr>
          <w:b/>
          <w:sz w:val="20"/>
          <w:szCs w:val="20"/>
          <w:lang w:eastAsia="es-PE"/>
        </w:rPr>
      </w:pPr>
      <w:r w:rsidRPr="00AA6A91">
        <w:rPr>
          <w:b/>
          <w:sz w:val="20"/>
          <w:szCs w:val="20"/>
          <w:lang w:eastAsia="es-PE"/>
        </w:rPr>
        <w:t>Trazabilidad de los proceso del negocio</w:t>
      </w:r>
    </w:p>
    <w:p w:rsidR="00285FAA" w:rsidRPr="00AA6A91" w:rsidRDefault="00285FAA" w:rsidP="00285FAA">
      <w:pPr>
        <w:ind w:left="360"/>
        <w:rPr>
          <w:b/>
          <w:sz w:val="20"/>
          <w:szCs w:val="20"/>
          <w:u w:val="single"/>
          <w:lang w:eastAsia="es-PE"/>
        </w:rPr>
      </w:pPr>
    </w:p>
    <w:p w:rsidR="00285FAA" w:rsidRPr="00AA6A91" w:rsidRDefault="00285FAA" w:rsidP="00285FAA">
      <w:pPr>
        <w:ind w:left="708"/>
        <w:rPr>
          <w:sz w:val="20"/>
          <w:szCs w:val="20"/>
          <w:lang w:eastAsia="es-PE"/>
        </w:rPr>
      </w:pPr>
      <w:r w:rsidRPr="00AA6A91">
        <w:rPr>
          <w:sz w:val="20"/>
          <w:szCs w:val="20"/>
          <w:lang w:eastAsia="es-PE"/>
        </w:rPr>
        <w:t>No Aplica.</w:t>
      </w:r>
    </w:p>
    <w:p w:rsidR="00285FAA" w:rsidRPr="00AA6A91" w:rsidRDefault="00285FAA" w:rsidP="00285FAA">
      <w:pPr>
        <w:outlineLvl w:val="2"/>
        <w:rPr>
          <w:color w:val="0070C0"/>
          <w:sz w:val="20"/>
        </w:rPr>
      </w:pPr>
      <w:bookmarkStart w:id="57" w:name="_Toc52788283"/>
      <w:bookmarkStart w:id="58" w:name="_Toc169932801"/>
    </w:p>
    <w:p w:rsidR="00285FAA" w:rsidRPr="00C8102F" w:rsidRDefault="00285FAA" w:rsidP="00967B4E">
      <w:pPr>
        <w:pStyle w:val="Ttulo3"/>
        <w:numPr>
          <w:ilvl w:val="2"/>
          <w:numId w:val="37"/>
        </w:numPr>
        <w:ind w:left="709"/>
        <w:rPr>
          <w:szCs w:val="22"/>
        </w:rPr>
      </w:pPr>
      <w:bookmarkStart w:id="59" w:name="_Obtención_de_Requerimientos"/>
      <w:bookmarkStart w:id="60" w:name="_Toc428377639"/>
      <w:bookmarkStart w:id="61" w:name="_Toc449428566"/>
      <w:bookmarkEnd w:id="59"/>
      <w:r w:rsidRPr="00C8102F">
        <w:rPr>
          <w:szCs w:val="22"/>
        </w:rPr>
        <w:t>Obtención de Requerimientos (ASI 1.2)</w:t>
      </w:r>
      <w:bookmarkEnd w:id="57"/>
      <w:bookmarkEnd w:id="58"/>
      <w:bookmarkEnd w:id="60"/>
      <w:bookmarkEnd w:id="61"/>
    </w:p>
    <w:p w:rsidR="00285FAA" w:rsidRPr="00AA6A91" w:rsidRDefault="00285FAA" w:rsidP="00285FAA">
      <w:pPr>
        <w:outlineLvl w:val="2"/>
        <w:rPr>
          <w:rFonts w:eastAsia="Arial Unicode MS"/>
          <w:b/>
          <w:bCs/>
        </w:rPr>
      </w:pPr>
    </w:p>
    <w:p w:rsidR="00285FAA" w:rsidRPr="00C8102F" w:rsidRDefault="00285FAA" w:rsidP="00967B4E">
      <w:pPr>
        <w:numPr>
          <w:ilvl w:val="0"/>
          <w:numId w:val="38"/>
        </w:numPr>
        <w:rPr>
          <w:rFonts w:cs="Arial"/>
          <w:b/>
          <w:bCs/>
          <w:sz w:val="20"/>
          <w:szCs w:val="20"/>
        </w:rPr>
      </w:pPr>
      <w:r w:rsidRPr="00C8102F">
        <w:rPr>
          <w:rFonts w:cs="Arial"/>
          <w:b/>
          <w:bCs/>
          <w:sz w:val="20"/>
          <w:szCs w:val="20"/>
        </w:rPr>
        <w:t>Trazabilidad de Funciones-Roles</w:t>
      </w:r>
    </w:p>
    <w:p w:rsidR="00285FAA" w:rsidRPr="00AA6A91" w:rsidRDefault="00285FAA" w:rsidP="00285FAA"/>
    <w:p w:rsidR="00285FAA" w:rsidRPr="00AA6A91" w:rsidRDefault="00285FAA" w:rsidP="00285FAA">
      <w:pPr>
        <w:ind w:left="708"/>
        <w:rPr>
          <w:rFonts w:cs="Arial"/>
        </w:rPr>
      </w:pPr>
      <w:r w:rsidRPr="00AA6A91">
        <w:rPr>
          <w:rFonts w:cs="Arial"/>
        </w:rPr>
        <w:t>No aplica.</w:t>
      </w:r>
    </w:p>
    <w:p w:rsidR="00285FAA" w:rsidRPr="00AA6A91" w:rsidRDefault="00285FAA" w:rsidP="00285FAA"/>
    <w:p w:rsidR="00285FAA" w:rsidRPr="00AA6A91" w:rsidRDefault="00285FAA" w:rsidP="00285FAA">
      <w:pPr>
        <w:sectPr w:rsidR="00285FAA" w:rsidRPr="00AA6A91" w:rsidSect="0047014F">
          <w:headerReference w:type="even" r:id="rId19"/>
          <w:pgSz w:w="11907" w:h="16840" w:code="9"/>
          <w:pgMar w:top="1418" w:right="1418" w:bottom="1418" w:left="1418" w:header="709" w:footer="709" w:gutter="0"/>
          <w:cols w:space="708"/>
          <w:docGrid w:linePitch="360"/>
        </w:sectPr>
      </w:pPr>
    </w:p>
    <w:p w:rsidR="00285FAA" w:rsidRPr="00C8102F" w:rsidRDefault="00285FAA" w:rsidP="00967B4E">
      <w:pPr>
        <w:numPr>
          <w:ilvl w:val="0"/>
          <w:numId w:val="38"/>
        </w:numPr>
        <w:rPr>
          <w:rFonts w:cs="Arial"/>
          <w:b/>
          <w:bCs/>
          <w:sz w:val="20"/>
          <w:szCs w:val="20"/>
        </w:rPr>
      </w:pPr>
      <w:r w:rsidRPr="00C8102F">
        <w:rPr>
          <w:rFonts w:cs="Arial"/>
          <w:b/>
          <w:bCs/>
          <w:sz w:val="20"/>
          <w:szCs w:val="20"/>
        </w:rPr>
        <w:lastRenderedPageBreak/>
        <w:t>Identificación de los Requerimientos Funcionales.</w:t>
      </w:r>
    </w:p>
    <w:p w:rsidR="00285FAA" w:rsidRPr="00AA6A91" w:rsidRDefault="00285FAA" w:rsidP="00285FAA"/>
    <w:tbl>
      <w:tblPr>
        <w:tblW w:w="13608"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709"/>
        <w:gridCol w:w="2268"/>
        <w:gridCol w:w="5103"/>
        <w:gridCol w:w="3402"/>
        <w:gridCol w:w="1134"/>
        <w:gridCol w:w="992"/>
      </w:tblGrid>
      <w:tr w:rsidR="00285FAA" w:rsidRPr="00AA6A91" w:rsidTr="0047014F">
        <w:tc>
          <w:tcPr>
            <w:tcW w:w="709" w:type="dxa"/>
            <w:shd w:val="clear" w:color="auto" w:fill="D9D9D9"/>
            <w:vAlign w:val="center"/>
          </w:tcPr>
          <w:p w:rsidR="00285FAA" w:rsidRPr="00AA6A91" w:rsidRDefault="00285FAA" w:rsidP="0047014F">
            <w:pPr>
              <w:jc w:val="center"/>
              <w:rPr>
                <w:rFonts w:ascii="Arial Narrow" w:hAnsi="Arial Narrow"/>
                <w:b/>
                <w:sz w:val="20"/>
                <w:szCs w:val="20"/>
              </w:rPr>
            </w:pPr>
            <w:r w:rsidRPr="00AA6A91">
              <w:rPr>
                <w:rFonts w:ascii="Arial Narrow" w:hAnsi="Arial Narrow"/>
                <w:b/>
                <w:sz w:val="20"/>
                <w:szCs w:val="20"/>
              </w:rPr>
              <w:t>Nro.</w:t>
            </w:r>
          </w:p>
        </w:tc>
        <w:tc>
          <w:tcPr>
            <w:tcW w:w="2268" w:type="dxa"/>
            <w:shd w:val="clear" w:color="auto" w:fill="D9D9D9"/>
            <w:vAlign w:val="center"/>
          </w:tcPr>
          <w:p w:rsidR="00285FAA" w:rsidRPr="00AA6A91" w:rsidRDefault="00285FAA" w:rsidP="0047014F">
            <w:pPr>
              <w:jc w:val="center"/>
              <w:rPr>
                <w:rFonts w:ascii="Arial Narrow" w:hAnsi="Arial Narrow"/>
                <w:b/>
                <w:sz w:val="20"/>
                <w:szCs w:val="20"/>
              </w:rPr>
            </w:pPr>
            <w:r w:rsidRPr="00AA6A91">
              <w:rPr>
                <w:rFonts w:ascii="Arial Narrow" w:hAnsi="Arial Narrow"/>
                <w:b/>
                <w:sz w:val="20"/>
                <w:szCs w:val="20"/>
              </w:rPr>
              <w:t>Nombre del Requisito Funcional</w:t>
            </w:r>
          </w:p>
        </w:tc>
        <w:tc>
          <w:tcPr>
            <w:tcW w:w="5103" w:type="dxa"/>
            <w:shd w:val="clear" w:color="auto" w:fill="D9D9D9"/>
            <w:vAlign w:val="center"/>
          </w:tcPr>
          <w:p w:rsidR="00285FAA" w:rsidRPr="00AA6A91" w:rsidRDefault="00285FAA" w:rsidP="0047014F">
            <w:pPr>
              <w:jc w:val="center"/>
              <w:rPr>
                <w:rFonts w:ascii="Arial Narrow" w:hAnsi="Arial Narrow"/>
                <w:b/>
                <w:sz w:val="20"/>
                <w:szCs w:val="20"/>
              </w:rPr>
            </w:pPr>
            <w:r w:rsidRPr="00AA6A91">
              <w:rPr>
                <w:rFonts w:ascii="Arial Narrow" w:hAnsi="Arial Narrow"/>
                <w:b/>
                <w:sz w:val="20"/>
                <w:szCs w:val="20"/>
              </w:rPr>
              <w:t>Descripción detallada</w:t>
            </w:r>
          </w:p>
        </w:tc>
        <w:tc>
          <w:tcPr>
            <w:tcW w:w="3402" w:type="dxa"/>
            <w:shd w:val="clear" w:color="auto" w:fill="D9D9D9"/>
            <w:vAlign w:val="center"/>
          </w:tcPr>
          <w:p w:rsidR="00285FAA" w:rsidRPr="00AA6A91" w:rsidRDefault="00285FAA" w:rsidP="0047014F">
            <w:pPr>
              <w:jc w:val="center"/>
              <w:rPr>
                <w:rFonts w:ascii="Arial Narrow" w:hAnsi="Arial Narrow"/>
                <w:b/>
                <w:sz w:val="20"/>
                <w:szCs w:val="20"/>
              </w:rPr>
            </w:pPr>
            <w:r w:rsidRPr="00AA6A91">
              <w:rPr>
                <w:rFonts w:ascii="Arial Narrow" w:hAnsi="Arial Narrow"/>
                <w:b/>
                <w:sz w:val="20"/>
                <w:szCs w:val="20"/>
              </w:rPr>
              <w:t>Criterio de Aceptación</w:t>
            </w:r>
          </w:p>
        </w:tc>
        <w:tc>
          <w:tcPr>
            <w:tcW w:w="1134" w:type="dxa"/>
            <w:shd w:val="clear" w:color="auto" w:fill="D9D9D9"/>
            <w:vAlign w:val="center"/>
          </w:tcPr>
          <w:p w:rsidR="00285FAA" w:rsidRPr="00AA6A91" w:rsidRDefault="00285FAA" w:rsidP="0047014F">
            <w:pPr>
              <w:jc w:val="center"/>
              <w:rPr>
                <w:rFonts w:ascii="Arial Narrow" w:hAnsi="Arial Narrow"/>
                <w:b/>
                <w:sz w:val="20"/>
                <w:szCs w:val="20"/>
              </w:rPr>
            </w:pPr>
            <w:r w:rsidRPr="00AA6A91">
              <w:rPr>
                <w:rFonts w:ascii="Arial Narrow" w:hAnsi="Arial Narrow"/>
                <w:b/>
                <w:sz w:val="20"/>
                <w:szCs w:val="20"/>
              </w:rPr>
              <w:t>Rin asociado</w:t>
            </w:r>
          </w:p>
        </w:tc>
        <w:tc>
          <w:tcPr>
            <w:tcW w:w="992" w:type="dxa"/>
            <w:shd w:val="clear" w:color="auto" w:fill="D9D9D9"/>
            <w:vAlign w:val="center"/>
          </w:tcPr>
          <w:p w:rsidR="00285FAA" w:rsidRPr="00AA6A91" w:rsidRDefault="00285FAA" w:rsidP="0047014F">
            <w:pPr>
              <w:jc w:val="center"/>
              <w:rPr>
                <w:rFonts w:ascii="Arial Narrow" w:hAnsi="Arial Narrow"/>
                <w:b/>
                <w:sz w:val="20"/>
                <w:szCs w:val="20"/>
              </w:rPr>
            </w:pPr>
            <w:r w:rsidRPr="00AA6A91">
              <w:rPr>
                <w:rFonts w:ascii="Arial Narrow" w:hAnsi="Arial Narrow"/>
                <w:b/>
                <w:sz w:val="20"/>
                <w:szCs w:val="20"/>
              </w:rPr>
              <w:t>Impacto (1..4)</w:t>
            </w:r>
          </w:p>
        </w:tc>
      </w:tr>
      <w:tr w:rsidR="0074080B" w:rsidRPr="00AA6A91" w:rsidTr="0047014F">
        <w:tc>
          <w:tcPr>
            <w:tcW w:w="709" w:type="dxa"/>
          </w:tcPr>
          <w:p w:rsidR="0074080B" w:rsidRPr="00AA6A91" w:rsidRDefault="0074080B" w:rsidP="0074080B">
            <w:pPr>
              <w:spacing w:before="60" w:after="120"/>
              <w:jc w:val="center"/>
              <w:rPr>
                <w:rFonts w:ascii="Arial Narrow" w:hAnsi="Arial Narrow" w:cs="Arial"/>
                <w:sz w:val="20"/>
                <w:szCs w:val="20"/>
              </w:rPr>
            </w:pPr>
            <w:r>
              <w:rPr>
                <w:rFonts w:ascii="Arial Narrow" w:hAnsi="Arial Narrow" w:cs="Arial"/>
                <w:sz w:val="20"/>
                <w:szCs w:val="20"/>
              </w:rPr>
              <w:t>RF001</w:t>
            </w:r>
          </w:p>
        </w:tc>
        <w:tc>
          <w:tcPr>
            <w:tcW w:w="2268" w:type="dxa"/>
          </w:tcPr>
          <w:p w:rsidR="0074080B" w:rsidRPr="00AA6A91" w:rsidRDefault="0074080B" w:rsidP="0074080B">
            <w:pPr>
              <w:spacing w:before="60" w:after="120"/>
              <w:rPr>
                <w:rFonts w:ascii="Arial Narrow" w:eastAsia="Calibri" w:hAnsi="Arial Narrow"/>
                <w:bCs/>
                <w:color w:val="000000"/>
                <w:sz w:val="20"/>
                <w:szCs w:val="20"/>
                <w:lang w:val="es-PE"/>
              </w:rPr>
            </w:pPr>
            <w:r>
              <w:rPr>
                <w:rFonts w:ascii="Arial Narrow" w:eastAsia="Calibri" w:hAnsi="Arial Narrow"/>
                <w:bCs/>
                <w:color w:val="000000"/>
                <w:sz w:val="20"/>
                <w:szCs w:val="20"/>
                <w:lang w:val="es-PE"/>
              </w:rPr>
              <w:t xml:space="preserve">Servicio web para la validación del cambio de </w:t>
            </w:r>
            <w:r w:rsidR="00E66344">
              <w:rPr>
                <w:rFonts w:ascii="Arial Narrow" w:eastAsia="Calibri" w:hAnsi="Arial Narrow"/>
                <w:bCs/>
                <w:color w:val="000000"/>
                <w:sz w:val="20"/>
                <w:szCs w:val="20"/>
                <w:lang w:val="es-PE"/>
              </w:rPr>
              <w:t xml:space="preserve"> </w:t>
            </w:r>
            <w:r>
              <w:rPr>
                <w:rFonts w:ascii="Arial Narrow" w:eastAsia="Calibri" w:hAnsi="Arial Narrow"/>
                <w:bCs/>
                <w:color w:val="000000"/>
                <w:sz w:val="20"/>
                <w:szCs w:val="20"/>
                <w:lang w:val="es-PE"/>
              </w:rPr>
              <w:t>régimen tributario</w:t>
            </w:r>
          </w:p>
        </w:tc>
        <w:tc>
          <w:tcPr>
            <w:tcW w:w="5103" w:type="dxa"/>
          </w:tcPr>
          <w:p w:rsidR="0074080B" w:rsidRDefault="0074080B" w:rsidP="0074080B">
            <w:pPr>
              <w:spacing w:before="60" w:after="120"/>
              <w:rPr>
                <w:rFonts w:ascii="Arial Narrow" w:eastAsia="Calibri" w:hAnsi="Arial Narrow" w:cs="Arial"/>
                <w:sz w:val="20"/>
                <w:szCs w:val="20"/>
                <w:lang w:val="es-PE"/>
              </w:rPr>
            </w:pPr>
            <w:r>
              <w:rPr>
                <w:rFonts w:ascii="Arial Narrow" w:eastAsia="Calibri" w:hAnsi="Arial Narrow" w:cs="Arial"/>
                <w:sz w:val="20"/>
                <w:szCs w:val="20"/>
                <w:lang w:val="es-PE"/>
              </w:rPr>
              <w:t>Se requiere implementar un servicio web que valide el cambio de régimen tributario.</w:t>
            </w:r>
          </w:p>
          <w:tbl>
            <w:tblPr>
              <w:tblW w:w="4111" w:type="dxa"/>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309"/>
              <w:gridCol w:w="1235"/>
            </w:tblGrid>
            <w:tr w:rsidR="0074080B" w:rsidRPr="00293E95" w:rsidTr="0074771C">
              <w:tc>
                <w:tcPr>
                  <w:tcW w:w="567" w:type="dxa"/>
                  <w:vMerge w:val="restart"/>
                  <w:vAlign w:val="center"/>
                </w:tcPr>
                <w:p w:rsidR="0074080B" w:rsidRPr="00695AF7" w:rsidRDefault="0074080B" w:rsidP="0074080B">
                  <w:pPr>
                    <w:jc w:val="center"/>
                    <w:rPr>
                      <w:rFonts w:ascii="Arial Narrow" w:hAnsi="Arial Narrow" w:cs="Arial"/>
                      <w:b/>
                      <w:sz w:val="18"/>
                      <w:szCs w:val="16"/>
                      <w:lang w:val="es-PE"/>
                    </w:rPr>
                  </w:pPr>
                  <w:r w:rsidRPr="00695AF7">
                    <w:rPr>
                      <w:rFonts w:ascii="Arial Narrow" w:hAnsi="Arial Narrow" w:cs="Arial"/>
                      <w:b/>
                      <w:sz w:val="18"/>
                      <w:szCs w:val="16"/>
                      <w:lang w:val="es-PE"/>
                    </w:rPr>
                    <w:t>Nro.</w:t>
                  </w:r>
                </w:p>
              </w:tc>
              <w:tc>
                <w:tcPr>
                  <w:tcW w:w="2309" w:type="dxa"/>
                  <w:vMerge w:val="restart"/>
                  <w:vAlign w:val="center"/>
                </w:tcPr>
                <w:p w:rsidR="0074080B" w:rsidRPr="00695AF7" w:rsidRDefault="0074080B" w:rsidP="0074080B">
                  <w:pPr>
                    <w:jc w:val="left"/>
                    <w:rPr>
                      <w:rFonts w:ascii="Arial Narrow" w:hAnsi="Arial Narrow" w:cs="Arial"/>
                      <w:b/>
                      <w:sz w:val="18"/>
                      <w:szCs w:val="16"/>
                      <w:lang w:val="es-PE"/>
                    </w:rPr>
                  </w:pPr>
                  <w:r w:rsidRPr="00695AF7">
                    <w:rPr>
                      <w:rFonts w:ascii="Arial Narrow" w:hAnsi="Arial Narrow" w:cs="Arial"/>
                      <w:b/>
                      <w:sz w:val="18"/>
                      <w:szCs w:val="16"/>
                      <w:lang w:val="es-PE"/>
                    </w:rPr>
                    <w:t>Operaciones</w:t>
                  </w:r>
                </w:p>
              </w:tc>
              <w:tc>
                <w:tcPr>
                  <w:tcW w:w="1235" w:type="dxa"/>
                </w:tcPr>
                <w:p w:rsidR="0074080B" w:rsidRPr="00695AF7" w:rsidRDefault="0074080B" w:rsidP="0074080B">
                  <w:pPr>
                    <w:jc w:val="center"/>
                    <w:rPr>
                      <w:rFonts w:ascii="Arial Narrow" w:hAnsi="Arial Narrow" w:cs="Arial"/>
                      <w:b/>
                      <w:sz w:val="18"/>
                      <w:szCs w:val="16"/>
                      <w:lang w:val="es-PE"/>
                    </w:rPr>
                  </w:pPr>
                  <w:r w:rsidRPr="00695AF7">
                    <w:rPr>
                      <w:rFonts w:ascii="Arial Narrow" w:hAnsi="Arial Narrow" w:cs="Arial"/>
                      <w:b/>
                      <w:sz w:val="18"/>
                      <w:szCs w:val="16"/>
                      <w:lang w:val="es-PE"/>
                    </w:rPr>
                    <w:t>Consumidor</w:t>
                  </w:r>
                </w:p>
              </w:tc>
            </w:tr>
            <w:tr w:rsidR="0074080B" w:rsidRPr="00293E95" w:rsidTr="0074771C">
              <w:tc>
                <w:tcPr>
                  <w:tcW w:w="567" w:type="dxa"/>
                  <w:vMerge/>
                </w:tcPr>
                <w:p w:rsidR="0074080B" w:rsidRPr="00695AF7" w:rsidRDefault="0074080B" w:rsidP="0074080B">
                  <w:pPr>
                    <w:jc w:val="center"/>
                    <w:rPr>
                      <w:rFonts w:ascii="Arial Narrow" w:hAnsi="Arial Narrow" w:cs="Arial"/>
                      <w:b/>
                      <w:sz w:val="18"/>
                      <w:szCs w:val="16"/>
                      <w:lang w:val="es-PE"/>
                    </w:rPr>
                  </w:pPr>
                </w:p>
              </w:tc>
              <w:tc>
                <w:tcPr>
                  <w:tcW w:w="2309" w:type="dxa"/>
                  <w:vMerge/>
                </w:tcPr>
                <w:p w:rsidR="0074080B" w:rsidRPr="00695AF7" w:rsidRDefault="0074080B" w:rsidP="0074080B">
                  <w:pPr>
                    <w:rPr>
                      <w:rFonts w:ascii="Arial Narrow" w:hAnsi="Arial Narrow" w:cs="Arial"/>
                      <w:b/>
                      <w:sz w:val="18"/>
                      <w:szCs w:val="16"/>
                      <w:lang w:val="es-PE"/>
                    </w:rPr>
                  </w:pPr>
                </w:p>
              </w:tc>
              <w:tc>
                <w:tcPr>
                  <w:tcW w:w="1235" w:type="dxa"/>
                </w:tcPr>
                <w:p w:rsidR="0074080B" w:rsidRPr="00695AF7" w:rsidRDefault="0074080B" w:rsidP="0074080B">
                  <w:pPr>
                    <w:jc w:val="center"/>
                    <w:rPr>
                      <w:rFonts w:ascii="Arial Narrow" w:hAnsi="Arial Narrow" w:cs="Arial"/>
                      <w:b/>
                      <w:sz w:val="18"/>
                      <w:szCs w:val="16"/>
                      <w:lang w:val="es-PE"/>
                    </w:rPr>
                  </w:pPr>
                  <w:r w:rsidRPr="002274A4">
                    <w:rPr>
                      <w:rFonts w:ascii="Arial Narrow" w:hAnsi="Arial Narrow" w:cs="Arial"/>
                      <w:b/>
                      <w:sz w:val="18"/>
                      <w:szCs w:val="16"/>
                      <w:lang w:val="es-PE"/>
                    </w:rPr>
                    <w:t>Sistema Externo</w:t>
                  </w:r>
                </w:p>
              </w:tc>
            </w:tr>
            <w:tr w:rsidR="0074080B" w:rsidRPr="00293E95" w:rsidTr="0074771C">
              <w:tc>
                <w:tcPr>
                  <w:tcW w:w="567" w:type="dxa"/>
                </w:tcPr>
                <w:p w:rsidR="0074080B" w:rsidRPr="00695AF7" w:rsidRDefault="0074080B" w:rsidP="0074080B">
                  <w:pPr>
                    <w:jc w:val="center"/>
                    <w:rPr>
                      <w:rFonts w:ascii="Arial Narrow" w:hAnsi="Arial Narrow" w:cs="Arial"/>
                      <w:sz w:val="18"/>
                      <w:szCs w:val="16"/>
                      <w:lang w:val="es-PE"/>
                    </w:rPr>
                  </w:pPr>
                  <w:r w:rsidRPr="00695AF7">
                    <w:rPr>
                      <w:rFonts w:ascii="Arial Narrow" w:hAnsi="Arial Narrow" w:cs="Arial"/>
                      <w:sz w:val="18"/>
                      <w:szCs w:val="16"/>
                      <w:lang w:val="es-PE"/>
                    </w:rPr>
                    <w:t>1</w:t>
                  </w:r>
                </w:p>
              </w:tc>
              <w:tc>
                <w:tcPr>
                  <w:tcW w:w="2309" w:type="dxa"/>
                </w:tcPr>
                <w:p w:rsidR="0074080B" w:rsidRPr="00695AF7" w:rsidRDefault="0074080B" w:rsidP="0074080B">
                  <w:pPr>
                    <w:rPr>
                      <w:rFonts w:ascii="Arial Narrow" w:hAnsi="Arial Narrow" w:cs="Arial"/>
                      <w:sz w:val="18"/>
                      <w:szCs w:val="16"/>
                      <w:lang w:val="es-PE"/>
                    </w:rPr>
                  </w:pPr>
                  <w:r w:rsidRPr="00695AF7">
                    <w:rPr>
                      <w:rFonts w:ascii="Arial Narrow" w:hAnsi="Arial Narrow" w:cs="Arial"/>
                      <w:sz w:val="18"/>
                      <w:szCs w:val="16"/>
                      <w:lang w:val="es-PE"/>
                    </w:rPr>
                    <w:t>Validar Cambio de Régimen Tributario.</w:t>
                  </w:r>
                </w:p>
              </w:tc>
              <w:tc>
                <w:tcPr>
                  <w:tcW w:w="1235" w:type="dxa"/>
                </w:tcPr>
                <w:p w:rsidR="0074080B" w:rsidRPr="00695AF7" w:rsidRDefault="0074080B" w:rsidP="0074080B">
                  <w:pPr>
                    <w:jc w:val="center"/>
                    <w:rPr>
                      <w:rFonts w:ascii="Arial Narrow" w:hAnsi="Arial Narrow" w:cs="Arial"/>
                      <w:sz w:val="18"/>
                      <w:szCs w:val="16"/>
                      <w:lang w:val="es-PE"/>
                    </w:rPr>
                  </w:pPr>
                  <w:r w:rsidRPr="00695AF7">
                    <w:rPr>
                      <w:rFonts w:ascii="Arial Narrow" w:hAnsi="Arial Narrow" w:cs="Arial"/>
                      <w:sz w:val="18"/>
                      <w:szCs w:val="16"/>
                      <w:lang w:val="es-PE"/>
                    </w:rPr>
                    <w:t>X</w:t>
                  </w:r>
                </w:p>
              </w:tc>
            </w:tr>
          </w:tbl>
          <w:p w:rsidR="0029590E" w:rsidRPr="0029590E" w:rsidRDefault="0029590E" w:rsidP="0074080B">
            <w:pPr>
              <w:spacing w:before="60" w:after="120"/>
              <w:rPr>
                <w:rFonts w:ascii="Arial Narrow" w:eastAsia="Calibri" w:hAnsi="Arial Narrow" w:cs="Arial"/>
                <w:sz w:val="2"/>
                <w:szCs w:val="2"/>
                <w:lang w:val="es-PE"/>
              </w:rPr>
            </w:pPr>
          </w:p>
          <w:p w:rsidR="0074080B" w:rsidRDefault="0074080B" w:rsidP="0074080B">
            <w:pPr>
              <w:spacing w:before="60" w:after="120"/>
              <w:rPr>
                <w:rFonts w:ascii="Arial Narrow" w:eastAsia="Calibri" w:hAnsi="Arial Narrow" w:cs="Arial"/>
                <w:sz w:val="20"/>
                <w:szCs w:val="20"/>
                <w:lang w:val="es-PE"/>
              </w:rPr>
            </w:pPr>
            <w:r>
              <w:rPr>
                <w:rFonts w:ascii="Arial Narrow" w:eastAsia="Calibri" w:hAnsi="Arial Narrow" w:cs="Arial"/>
                <w:sz w:val="20"/>
                <w:szCs w:val="20"/>
                <w:lang w:val="es-PE"/>
              </w:rPr>
              <w:t>Los datos de entrada y salida del servicio web serán:</w:t>
            </w:r>
          </w:p>
          <w:p w:rsidR="0074080B" w:rsidRPr="007118F2" w:rsidRDefault="0074080B" w:rsidP="0074080B">
            <w:pPr>
              <w:pStyle w:val="Table-Text"/>
              <w:widowControl/>
              <w:autoSpaceDE/>
              <w:autoSpaceDN/>
              <w:adjustRightInd/>
              <w:spacing w:before="0" w:after="0"/>
              <w:ind w:left="355"/>
              <w:rPr>
                <w:rFonts w:ascii="Arial Narrow" w:hAnsi="Arial Narrow"/>
                <w:lang w:val="es-ES_tradnl"/>
              </w:rPr>
            </w:pPr>
            <w:r>
              <w:rPr>
                <w:rFonts w:ascii="Arial Narrow" w:hAnsi="Arial Narrow"/>
                <w:b/>
                <w:lang w:val="es-ES_tradnl"/>
              </w:rPr>
              <w:t>S1: Validar Cambio de Régimen Tributario</w:t>
            </w:r>
            <w:r w:rsidRPr="00D67B8A">
              <w:rPr>
                <w:rFonts w:ascii="Arial Narrow" w:hAnsi="Arial Narrow"/>
                <w:b/>
                <w:lang w:val="es-ES_tradnl"/>
              </w:rPr>
              <w:t>:</w:t>
            </w:r>
            <w:r>
              <w:rPr>
                <w:rFonts w:ascii="Arial Narrow" w:hAnsi="Arial Narrow"/>
                <w:b/>
                <w:lang w:val="es-ES_tradnl"/>
              </w:rPr>
              <w:t xml:space="preserve">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61"/>
              <w:gridCol w:w="2025"/>
            </w:tblGrid>
            <w:tr w:rsidR="0074080B" w:rsidRPr="009832F0" w:rsidTr="00C921D1">
              <w:trPr>
                <w:trHeight w:val="289"/>
              </w:trPr>
              <w:tc>
                <w:tcPr>
                  <w:tcW w:w="2061" w:type="dxa"/>
                  <w:vAlign w:val="center"/>
                </w:tcPr>
                <w:p w:rsidR="0074080B" w:rsidRPr="009832F0" w:rsidRDefault="0074080B" w:rsidP="0074080B">
                  <w:pPr>
                    <w:pStyle w:val="Table-Text"/>
                    <w:widowControl/>
                    <w:autoSpaceDE/>
                    <w:autoSpaceDN/>
                    <w:adjustRightInd/>
                    <w:spacing w:before="0" w:after="0"/>
                    <w:jc w:val="left"/>
                    <w:rPr>
                      <w:rFonts w:ascii="Arial Narrow" w:hAnsi="Arial Narrow"/>
                      <w:b/>
                      <w:lang w:val="es-ES_tradnl"/>
                    </w:rPr>
                  </w:pPr>
                  <w:r w:rsidRPr="009832F0">
                    <w:rPr>
                      <w:rFonts w:ascii="Arial Narrow" w:hAnsi="Arial Narrow"/>
                      <w:b/>
                      <w:lang w:val="es-ES_tradnl"/>
                    </w:rPr>
                    <w:t>Datos de Entrada</w:t>
                  </w:r>
                </w:p>
              </w:tc>
              <w:tc>
                <w:tcPr>
                  <w:tcW w:w="2025" w:type="dxa"/>
                  <w:vAlign w:val="center"/>
                </w:tcPr>
                <w:p w:rsidR="0074080B" w:rsidRPr="009832F0" w:rsidRDefault="0074080B" w:rsidP="0074080B">
                  <w:pPr>
                    <w:pStyle w:val="Table-Text"/>
                    <w:widowControl/>
                    <w:autoSpaceDE/>
                    <w:autoSpaceDN/>
                    <w:adjustRightInd/>
                    <w:spacing w:before="0" w:after="0"/>
                    <w:jc w:val="left"/>
                    <w:rPr>
                      <w:rFonts w:ascii="Arial Narrow" w:hAnsi="Arial Narrow"/>
                      <w:b/>
                      <w:lang w:val="es-ES_tradnl"/>
                    </w:rPr>
                  </w:pPr>
                  <w:r w:rsidRPr="009832F0">
                    <w:rPr>
                      <w:rFonts w:ascii="Arial Narrow" w:hAnsi="Arial Narrow"/>
                      <w:b/>
                      <w:lang w:val="es-ES_tradnl"/>
                    </w:rPr>
                    <w:t>Datos de Salida</w:t>
                  </w:r>
                </w:p>
              </w:tc>
            </w:tr>
            <w:tr w:rsidR="0074080B" w:rsidRPr="009832F0" w:rsidTr="00C921D1">
              <w:trPr>
                <w:trHeight w:val="365"/>
              </w:trPr>
              <w:tc>
                <w:tcPr>
                  <w:tcW w:w="2061" w:type="dxa"/>
                </w:tcPr>
                <w:p w:rsidR="0074080B" w:rsidRPr="00695AF7" w:rsidRDefault="0074080B" w:rsidP="0074080B">
                  <w:pPr>
                    <w:pStyle w:val="Table-Text"/>
                    <w:spacing w:after="0"/>
                    <w:jc w:val="left"/>
                    <w:rPr>
                      <w:rFonts w:ascii="Arial Narrow" w:eastAsia="Calibri" w:hAnsi="Arial Narrow"/>
                      <w:sz w:val="18"/>
                      <w:lang w:val="es-PE"/>
                    </w:rPr>
                  </w:pPr>
                  <w:r w:rsidRPr="00695AF7">
                    <w:rPr>
                      <w:rFonts w:ascii="Arial Narrow" w:eastAsia="Calibri" w:hAnsi="Arial Narrow"/>
                      <w:sz w:val="18"/>
                      <w:lang w:val="es-PE"/>
                    </w:rPr>
                    <w:t>Nro. De RUC del contribuyente</w:t>
                  </w:r>
                </w:p>
              </w:tc>
              <w:tc>
                <w:tcPr>
                  <w:tcW w:w="2025" w:type="dxa"/>
                  <w:vMerge w:val="restart"/>
                  <w:vAlign w:val="center"/>
                </w:tcPr>
                <w:p w:rsidR="0074080B" w:rsidRPr="00695AF7" w:rsidRDefault="0074080B" w:rsidP="0074080B">
                  <w:pPr>
                    <w:rPr>
                      <w:rFonts w:ascii="Arial Narrow" w:eastAsia="Calibri" w:hAnsi="Arial Narrow" w:cs="Arial"/>
                      <w:sz w:val="18"/>
                      <w:szCs w:val="20"/>
                      <w:lang w:val="es-PE"/>
                    </w:rPr>
                  </w:pPr>
                  <w:r>
                    <w:rPr>
                      <w:rFonts w:ascii="Arial Narrow" w:eastAsia="Calibri" w:hAnsi="Arial Narrow" w:cs="Arial"/>
                      <w:sz w:val="18"/>
                      <w:szCs w:val="20"/>
                      <w:lang w:val="es-PE"/>
                    </w:rPr>
                    <w:t>Resultado positivo o negativo para el posible cambio de régimen</w:t>
                  </w:r>
                </w:p>
              </w:tc>
            </w:tr>
            <w:tr w:rsidR="0074080B" w:rsidRPr="009832F0" w:rsidTr="00C921D1">
              <w:trPr>
                <w:trHeight w:val="457"/>
              </w:trPr>
              <w:tc>
                <w:tcPr>
                  <w:tcW w:w="2061" w:type="dxa"/>
                </w:tcPr>
                <w:p w:rsidR="0074080B" w:rsidRPr="00695AF7" w:rsidRDefault="0074080B" w:rsidP="0074080B">
                  <w:pPr>
                    <w:pStyle w:val="Table-Text"/>
                    <w:widowControl/>
                    <w:autoSpaceDE/>
                    <w:autoSpaceDN/>
                    <w:adjustRightInd/>
                    <w:spacing w:before="0" w:after="0"/>
                    <w:jc w:val="left"/>
                    <w:rPr>
                      <w:rFonts w:ascii="Arial Narrow" w:eastAsia="Calibri" w:hAnsi="Arial Narrow"/>
                      <w:sz w:val="18"/>
                      <w:lang w:val="es-PE"/>
                    </w:rPr>
                  </w:pPr>
                  <w:r w:rsidRPr="00695AF7">
                    <w:rPr>
                      <w:rFonts w:ascii="Arial Narrow" w:eastAsia="Calibri" w:hAnsi="Arial Narrow"/>
                      <w:sz w:val="18"/>
                      <w:lang w:val="es-PE"/>
                    </w:rPr>
                    <w:t>Periodo de declaración que se está presentando</w:t>
                  </w:r>
                </w:p>
              </w:tc>
              <w:tc>
                <w:tcPr>
                  <w:tcW w:w="2025" w:type="dxa"/>
                  <w:vMerge/>
                  <w:vAlign w:val="center"/>
                </w:tcPr>
                <w:p w:rsidR="0074080B" w:rsidRPr="00695AF7" w:rsidRDefault="0074080B" w:rsidP="0074080B">
                  <w:pPr>
                    <w:rPr>
                      <w:rFonts w:ascii="Arial Narrow" w:eastAsia="Calibri" w:hAnsi="Arial Narrow" w:cs="Arial"/>
                      <w:sz w:val="18"/>
                      <w:szCs w:val="20"/>
                      <w:lang w:val="es-PE"/>
                    </w:rPr>
                  </w:pPr>
                </w:p>
              </w:tc>
            </w:tr>
            <w:tr w:rsidR="0074080B" w:rsidRPr="009832F0" w:rsidTr="00C921D1">
              <w:trPr>
                <w:trHeight w:val="439"/>
              </w:trPr>
              <w:tc>
                <w:tcPr>
                  <w:tcW w:w="2061" w:type="dxa"/>
                </w:tcPr>
                <w:p w:rsidR="0074080B" w:rsidRPr="00695AF7" w:rsidRDefault="0074080B" w:rsidP="0074080B">
                  <w:pPr>
                    <w:pStyle w:val="Table-Text"/>
                    <w:widowControl/>
                    <w:autoSpaceDE/>
                    <w:autoSpaceDN/>
                    <w:adjustRightInd/>
                    <w:spacing w:before="0" w:after="0"/>
                    <w:jc w:val="left"/>
                    <w:rPr>
                      <w:rFonts w:ascii="Arial Narrow" w:eastAsia="Calibri" w:hAnsi="Arial Narrow"/>
                      <w:sz w:val="18"/>
                      <w:lang w:val="es-PE"/>
                    </w:rPr>
                  </w:pPr>
                  <w:r w:rsidRPr="00695AF7">
                    <w:rPr>
                      <w:rFonts w:ascii="Arial Narrow" w:eastAsia="Calibri" w:hAnsi="Arial Narrow"/>
                      <w:sz w:val="18"/>
                      <w:lang w:val="es-PE"/>
                    </w:rPr>
                    <w:t>Nuevo tributo o régimen de renta</w:t>
                  </w:r>
                </w:p>
              </w:tc>
              <w:tc>
                <w:tcPr>
                  <w:tcW w:w="2025" w:type="dxa"/>
                  <w:vMerge/>
                  <w:vAlign w:val="center"/>
                </w:tcPr>
                <w:p w:rsidR="0074080B" w:rsidRPr="00695AF7" w:rsidRDefault="0074080B" w:rsidP="0074080B">
                  <w:pPr>
                    <w:rPr>
                      <w:rFonts w:ascii="Arial Narrow" w:eastAsia="Calibri" w:hAnsi="Arial Narrow" w:cs="Arial"/>
                      <w:sz w:val="18"/>
                      <w:szCs w:val="20"/>
                      <w:lang w:val="es-PE"/>
                    </w:rPr>
                  </w:pPr>
                </w:p>
              </w:tc>
            </w:tr>
          </w:tbl>
          <w:p w:rsidR="0074080B" w:rsidRDefault="0074080B" w:rsidP="0074080B">
            <w:pPr>
              <w:rPr>
                <w:rFonts w:ascii="Arial Narrow" w:eastAsia="Calibri" w:hAnsi="Arial Narrow" w:cs="Arial"/>
                <w:sz w:val="20"/>
                <w:szCs w:val="20"/>
              </w:rPr>
            </w:pPr>
          </w:p>
          <w:p w:rsidR="0074080B" w:rsidRPr="00AA6A91" w:rsidRDefault="006507B1" w:rsidP="0074080B">
            <w:pPr>
              <w:spacing w:before="60" w:after="120"/>
              <w:rPr>
                <w:rFonts w:ascii="Arial Narrow" w:eastAsia="Calibri" w:hAnsi="Arial Narrow" w:cs="Arial"/>
                <w:sz w:val="20"/>
                <w:szCs w:val="20"/>
                <w:lang w:val="es-PE"/>
              </w:rPr>
            </w:pPr>
            <w:r>
              <w:rPr>
                <w:rFonts w:ascii="Arial Narrow" w:eastAsia="Calibri" w:hAnsi="Arial Narrow" w:cs="Arial"/>
                <w:sz w:val="20"/>
                <w:szCs w:val="20"/>
                <w:lang w:val="es-PE"/>
              </w:rPr>
              <w:t>El servicio web debe validar los parámetros de entrada:</w:t>
            </w:r>
          </w:p>
          <w:p w:rsidR="0074080B" w:rsidRPr="00AA6A91" w:rsidRDefault="0074080B" w:rsidP="0074080B">
            <w:pPr>
              <w:numPr>
                <w:ilvl w:val="0"/>
                <w:numId w:val="13"/>
              </w:numPr>
              <w:spacing w:before="60" w:after="120"/>
              <w:rPr>
                <w:rFonts w:ascii="Arial Narrow" w:eastAsia="Calibri" w:hAnsi="Arial Narrow"/>
                <w:bCs/>
                <w:color w:val="000000"/>
                <w:sz w:val="20"/>
                <w:szCs w:val="20"/>
                <w:lang w:val="es-PE"/>
              </w:rPr>
            </w:pPr>
            <w:r w:rsidRPr="00AA6A91">
              <w:rPr>
                <w:rFonts w:ascii="Arial Narrow" w:eastAsia="Calibri" w:hAnsi="Arial Narrow"/>
                <w:bCs/>
                <w:color w:val="000000"/>
                <w:sz w:val="20"/>
                <w:szCs w:val="20"/>
                <w:lang w:val="es-PE"/>
              </w:rPr>
              <w:t>RUC no tiene formato correcto: 11 caracteres de tipo numérico (</w:t>
            </w:r>
            <w:r w:rsidRPr="00AA6A91">
              <w:rPr>
                <w:rFonts w:ascii="Arial Narrow" w:eastAsia="Calibri" w:hAnsi="Arial Narrow"/>
                <w:szCs w:val="22"/>
              </w:rPr>
              <w:t>12</w:t>
            </w:r>
            <w:r w:rsidRPr="00AA6A91">
              <w:rPr>
                <w:rFonts w:ascii="Arial Narrow" w:eastAsia="Calibri" w:hAnsi="Arial Narrow"/>
                <w:bCs/>
                <w:color w:val="000000"/>
                <w:sz w:val="20"/>
                <w:szCs w:val="20"/>
                <w:lang w:val="es-PE"/>
              </w:rPr>
              <w:t>)</w:t>
            </w:r>
          </w:p>
          <w:p w:rsidR="0074080B" w:rsidRDefault="0074080B" w:rsidP="0074080B">
            <w:pPr>
              <w:numPr>
                <w:ilvl w:val="0"/>
                <w:numId w:val="13"/>
              </w:numPr>
              <w:spacing w:before="60" w:after="120"/>
              <w:rPr>
                <w:rFonts w:ascii="Arial Narrow" w:eastAsia="Calibri" w:hAnsi="Arial Narrow"/>
                <w:bCs/>
                <w:color w:val="000000"/>
                <w:sz w:val="20"/>
                <w:szCs w:val="20"/>
                <w:lang w:val="es-PE"/>
              </w:rPr>
            </w:pPr>
            <w:r w:rsidRPr="00AA6A91">
              <w:rPr>
                <w:rFonts w:ascii="Arial Narrow" w:eastAsia="Calibri" w:hAnsi="Arial Narrow"/>
                <w:bCs/>
                <w:color w:val="000000"/>
                <w:sz w:val="20"/>
                <w:szCs w:val="20"/>
                <w:lang w:val="es-PE"/>
              </w:rPr>
              <w:t>RUC no existe en el padrón de RUCs(13)</w:t>
            </w:r>
          </w:p>
          <w:p w:rsidR="0074080B" w:rsidRPr="00AA6A91" w:rsidRDefault="00917D81" w:rsidP="0074080B">
            <w:pPr>
              <w:numPr>
                <w:ilvl w:val="0"/>
                <w:numId w:val="13"/>
              </w:numPr>
              <w:spacing w:before="60" w:after="120"/>
              <w:rPr>
                <w:rFonts w:ascii="Arial Narrow" w:eastAsia="Calibri" w:hAnsi="Arial Narrow"/>
                <w:bCs/>
                <w:color w:val="000000"/>
                <w:sz w:val="20"/>
                <w:szCs w:val="20"/>
                <w:lang w:val="es-PE"/>
              </w:rPr>
            </w:pPr>
            <w:r>
              <w:rPr>
                <w:rFonts w:ascii="Arial Narrow" w:eastAsia="Calibri" w:hAnsi="Arial Narrow"/>
                <w:bCs/>
                <w:color w:val="000000"/>
                <w:sz w:val="20"/>
                <w:szCs w:val="20"/>
                <w:lang w:val="es-PE"/>
              </w:rPr>
              <w:t>P</w:t>
            </w:r>
            <w:r w:rsidR="0074080B" w:rsidRPr="00AA6A91">
              <w:rPr>
                <w:rFonts w:ascii="Arial Narrow" w:eastAsia="Calibri" w:hAnsi="Arial Narrow"/>
                <w:bCs/>
                <w:color w:val="000000"/>
                <w:sz w:val="20"/>
                <w:szCs w:val="20"/>
                <w:lang w:val="es-PE"/>
              </w:rPr>
              <w:t>eriodo no tiene formato correcto: 6 caracteres de tipo numérico en formato AAAAMM (14)</w:t>
            </w:r>
          </w:p>
          <w:p w:rsidR="0074080B" w:rsidRPr="00AA6A91" w:rsidRDefault="0074080B" w:rsidP="0074080B">
            <w:pPr>
              <w:numPr>
                <w:ilvl w:val="0"/>
                <w:numId w:val="13"/>
              </w:numPr>
              <w:spacing w:before="60" w:after="120"/>
              <w:rPr>
                <w:rFonts w:ascii="Arial Narrow" w:eastAsia="Calibri" w:hAnsi="Arial Narrow"/>
                <w:bCs/>
                <w:color w:val="000000"/>
                <w:sz w:val="20"/>
                <w:szCs w:val="20"/>
                <w:lang w:val="es-PE"/>
              </w:rPr>
            </w:pPr>
            <w:r w:rsidRPr="00AA6A91">
              <w:rPr>
                <w:rFonts w:ascii="Arial Narrow" w:eastAsia="Calibri" w:hAnsi="Arial Narrow"/>
                <w:bCs/>
                <w:color w:val="000000"/>
                <w:sz w:val="20"/>
                <w:szCs w:val="20"/>
                <w:lang w:val="es-PE"/>
              </w:rPr>
              <w:t>Tributo Régimen no tiene formato correcto: 6 caracteres de tipo numérico</w:t>
            </w:r>
            <w:r w:rsidR="00817630">
              <w:rPr>
                <w:rFonts w:ascii="Arial Narrow" w:eastAsia="Calibri" w:hAnsi="Arial Narrow"/>
                <w:bCs/>
                <w:color w:val="000000"/>
                <w:sz w:val="20"/>
                <w:szCs w:val="20"/>
                <w:lang w:val="es-PE"/>
              </w:rPr>
              <w:t xml:space="preserve"> </w:t>
            </w:r>
            <w:r w:rsidRPr="00AA6A91">
              <w:rPr>
                <w:rFonts w:ascii="Arial Narrow" w:eastAsia="Calibri" w:hAnsi="Arial Narrow"/>
                <w:bCs/>
                <w:color w:val="000000"/>
                <w:sz w:val="20"/>
                <w:szCs w:val="20"/>
                <w:lang w:val="es-PE"/>
              </w:rPr>
              <w:t>(15)</w:t>
            </w:r>
          </w:p>
          <w:p w:rsidR="0074080B" w:rsidRDefault="0074080B" w:rsidP="0074080B">
            <w:pPr>
              <w:numPr>
                <w:ilvl w:val="0"/>
                <w:numId w:val="13"/>
              </w:numPr>
              <w:spacing w:before="60" w:after="120"/>
              <w:rPr>
                <w:rFonts w:ascii="Arial Narrow" w:eastAsia="Calibri" w:hAnsi="Arial Narrow"/>
                <w:bCs/>
                <w:color w:val="000000"/>
                <w:sz w:val="20"/>
                <w:szCs w:val="20"/>
                <w:lang w:val="es-PE"/>
              </w:rPr>
            </w:pPr>
            <w:r w:rsidRPr="00AA6A91">
              <w:rPr>
                <w:rFonts w:ascii="Arial Narrow" w:eastAsia="Calibri" w:hAnsi="Arial Narrow"/>
                <w:bCs/>
                <w:color w:val="000000"/>
                <w:sz w:val="20"/>
                <w:szCs w:val="20"/>
                <w:lang w:val="es-PE"/>
              </w:rPr>
              <w:t xml:space="preserve">Tributo Régimen no se encuentra </w:t>
            </w:r>
            <w:r>
              <w:rPr>
                <w:rFonts w:ascii="Arial Narrow" w:eastAsia="Calibri" w:hAnsi="Arial Narrow"/>
                <w:bCs/>
                <w:color w:val="000000"/>
                <w:sz w:val="20"/>
                <w:szCs w:val="20"/>
                <w:lang w:val="es-PE"/>
              </w:rPr>
              <w:t>dentro de los tributos a validar</w:t>
            </w:r>
            <w:r w:rsidRPr="00AA6A91">
              <w:rPr>
                <w:rFonts w:ascii="Arial Narrow" w:eastAsia="Calibri" w:hAnsi="Arial Narrow"/>
                <w:bCs/>
                <w:color w:val="000000"/>
                <w:sz w:val="20"/>
                <w:szCs w:val="20"/>
                <w:lang w:val="es-PE"/>
              </w:rPr>
              <w:t>: 030301, 031101, 034101, 033101, 036101 (16)</w:t>
            </w:r>
          </w:p>
          <w:p w:rsidR="0074080B" w:rsidRPr="006507B1" w:rsidRDefault="006507B1" w:rsidP="006507B1">
            <w:pPr>
              <w:spacing w:before="60" w:after="120"/>
              <w:rPr>
                <w:rFonts w:ascii="Arial Narrow" w:eastAsia="Calibri" w:hAnsi="Arial Narrow" w:cs="Arial"/>
                <w:sz w:val="20"/>
                <w:szCs w:val="20"/>
                <w:lang w:val="es-PE"/>
              </w:rPr>
            </w:pPr>
            <w:r>
              <w:rPr>
                <w:rFonts w:ascii="Arial Narrow" w:eastAsia="Calibri" w:hAnsi="Arial Narrow" w:cs="Arial"/>
                <w:sz w:val="20"/>
                <w:szCs w:val="20"/>
                <w:lang w:val="es-PE"/>
              </w:rPr>
              <w:t xml:space="preserve">Luego se deben realizar las validaciones para el cambio de </w:t>
            </w:r>
            <w:r>
              <w:rPr>
                <w:rFonts w:ascii="Arial Narrow" w:eastAsia="Calibri" w:hAnsi="Arial Narrow" w:cs="Arial"/>
                <w:sz w:val="20"/>
                <w:szCs w:val="20"/>
                <w:lang w:val="es-PE"/>
              </w:rPr>
              <w:lastRenderedPageBreak/>
              <w:t xml:space="preserve">régimen: </w:t>
            </w:r>
          </w:p>
          <w:p w:rsidR="0074080B" w:rsidRDefault="0074080B" w:rsidP="0074080B">
            <w:pPr>
              <w:rPr>
                <w:rFonts w:ascii="Arial Narrow" w:eastAsia="Calibri" w:hAnsi="Arial Narrow" w:cs="Arial"/>
                <w:sz w:val="20"/>
                <w:szCs w:val="20"/>
              </w:rPr>
            </w:pPr>
            <w:r>
              <w:rPr>
                <w:rFonts w:ascii="Arial Narrow" w:eastAsia="Calibri" w:hAnsi="Arial Narrow" w:cs="Arial"/>
                <w:sz w:val="20"/>
                <w:szCs w:val="20"/>
              </w:rPr>
              <w:t>Si el parámetro Trib</w:t>
            </w:r>
            <w:r w:rsidR="00917D81">
              <w:rPr>
                <w:rFonts w:ascii="Arial Narrow" w:eastAsia="Calibri" w:hAnsi="Arial Narrow" w:cs="Arial"/>
                <w:sz w:val="20"/>
                <w:szCs w:val="20"/>
              </w:rPr>
              <w:t>uto Régimen es 030301, realizar las validaciones indicadas en el RF02.</w:t>
            </w:r>
          </w:p>
          <w:p w:rsidR="00917D81" w:rsidRPr="0029590E" w:rsidRDefault="00917D81" w:rsidP="0074080B">
            <w:pPr>
              <w:rPr>
                <w:rFonts w:ascii="Arial Narrow" w:eastAsia="Calibri" w:hAnsi="Arial Narrow" w:cs="Arial"/>
                <w:sz w:val="16"/>
                <w:szCs w:val="16"/>
              </w:rPr>
            </w:pPr>
          </w:p>
          <w:p w:rsidR="00917D81" w:rsidRDefault="00917D81" w:rsidP="00917D81">
            <w:pPr>
              <w:rPr>
                <w:rFonts w:ascii="Arial Narrow" w:eastAsia="Calibri" w:hAnsi="Arial Narrow" w:cs="Arial"/>
                <w:sz w:val="20"/>
                <w:szCs w:val="20"/>
              </w:rPr>
            </w:pPr>
            <w:r>
              <w:rPr>
                <w:rFonts w:ascii="Arial Narrow" w:eastAsia="Calibri" w:hAnsi="Arial Narrow" w:cs="Arial"/>
                <w:sz w:val="20"/>
                <w:szCs w:val="20"/>
              </w:rPr>
              <w:t xml:space="preserve">Si el parámetro Tributo Régimen es </w:t>
            </w:r>
            <w:r w:rsidRPr="00AA6A91">
              <w:rPr>
                <w:rFonts w:ascii="Arial Narrow" w:eastAsia="Calibri" w:hAnsi="Arial Narrow"/>
                <w:bCs/>
                <w:color w:val="000000"/>
                <w:sz w:val="20"/>
                <w:szCs w:val="20"/>
                <w:lang w:val="es-PE"/>
              </w:rPr>
              <w:t>031101</w:t>
            </w:r>
            <w:r>
              <w:rPr>
                <w:rFonts w:ascii="Arial Narrow" w:eastAsia="Calibri" w:hAnsi="Arial Narrow" w:cs="Arial"/>
                <w:sz w:val="20"/>
                <w:szCs w:val="20"/>
              </w:rPr>
              <w:t>, realizar las validaciones indicadas en el RF03.</w:t>
            </w:r>
          </w:p>
          <w:p w:rsidR="00917D81" w:rsidRPr="0029590E" w:rsidRDefault="00917D81" w:rsidP="0074080B">
            <w:pPr>
              <w:rPr>
                <w:rFonts w:ascii="Arial Narrow" w:eastAsia="Calibri" w:hAnsi="Arial Narrow" w:cs="Arial"/>
                <w:sz w:val="16"/>
                <w:szCs w:val="16"/>
              </w:rPr>
            </w:pPr>
          </w:p>
          <w:p w:rsidR="00D34FFC" w:rsidRDefault="00D34FFC" w:rsidP="00D34FFC">
            <w:pPr>
              <w:rPr>
                <w:rFonts w:ascii="Arial Narrow" w:eastAsia="Calibri" w:hAnsi="Arial Narrow" w:cs="Arial"/>
                <w:sz w:val="20"/>
                <w:szCs w:val="20"/>
              </w:rPr>
            </w:pPr>
            <w:r>
              <w:rPr>
                <w:rFonts w:ascii="Arial Narrow" w:eastAsia="Calibri" w:hAnsi="Arial Narrow" w:cs="Arial"/>
                <w:sz w:val="20"/>
                <w:szCs w:val="20"/>
              </w:rPr>
              <w:t xml:space="preserve">Si el parámetro Tributo Régimen es </w:t>
            </w:r>
            <w:r w:rsidRPr="00AA6A91">
              <w:rPr>
                <w:rFonts w:ascii="Arial Narrow" w:eastAsia="Calibri" w:hAnsi="Arial Narrow"/>
                <w:bCs/>
                <w:color w:val="000000"/>
                <w:sz w:val="20"/>
                <w:szCs w:val="20"/>
                <w:lang w:val="es-PE"/>
              </w:rPr>
              <w:t>033101</w:t>
            </w:r>
            <w:r>
              <w:rPr>
                <w:rFonts w:ascii="Arial Narrow" w:eastAsia="Calibri" w:hAnsi="Arial Narrow" w:cs="Arial"/>
                <w:sz w:val="20"/>
                <w:szCs w:val="20"/>
              </w:rPr>
              <w:t>, realizar las validaciones indicadas en el RF04.</w:t>
            </w:r>
          </w:p>
          <w:p w:rsidR="00D34FFC" w:rsidRPr="0029590E" w:rsidRDefault="00D34FFC" w:rsidP="00D34FFC">
            <w:pPr>
              <w:rPr>
                <w:rFonts w:ascii="Arial Narrow" w:eastAsia="Calibri" w:hAnsi="Arial Narrow" w:cs="Arial"/>
                <w:sz w:val="16"/>
                <w:szCs w:val="16"/>
              </w:rPr>
            </w:pPr>
          </w:p>
          <w:p w:rsidR="00D34FFC" w:rsidRPr="00A87080" w:rsidRDefault="00D34FFC" w:rsidP="00D34FFC">
            <w:pPr>
              <w:rPr>
                <w:rFonts w:ascii="Arial Narrow" w:eastAsia="Calibri" w:hAnsi="Arial Narrow" w:cs="Arial"/>
                <w:strike/>
                <w:color w:val="BFBFBF" w:themeColor="background1" w:themeShade="BF"/>
                <w:sz w:val="20"/>
                <w:szCs w:val="20"/>
                <w:rPrChange w:id="62" w:author="Cilliani Delgado Becker Carlos" w:date="2018-09-06T12:36:00Z">
                  <w:rPr>
                    <w:rFonts w:ascii="Arial Narrow" w:eastAsia="Calibri" w:hAnsi="Arial Narrow" w:cs="Arial"/>
                    <w:sz w:val="20"/>
                    <w:szCs w:val="20"/>
                  </w:rPr>
                </w:rPrChange>
              </w:rPr>
            </w:pPr>
            <w:r w:rsidRPr="00A87080">
              <w:rPr>
                <w:rFonts w:ascii="Arial Narrow" w:eastAsia="Calibri" w:hAnsi="Arial Narrow" w:cs="Arial"/>
                <w:strike/>
                <w:color w:val="BFBFBF" w:themeColor="background1" w:themeShade="BF"/>
                <w:sz w:val="20"/>
                <w:szCs w:val="20"/>
                <w:highlight w:val="green"/>
                <w:rPrChange w:id="63" w:author="Cilliani Delgado Becker Carlos" w:date="2018-09-06T12:36:00Z">
                  <w:rPr>
                    <w:rFonts w:ascii="Arial Narrow" w:eastAsia="Calibri" w:hAnsi="Arial Narrow" w:cs="Arial"/>
                    <w:sz w:val="20"/>
                    <w:szCs w:val="20"/>
                  </w:rPr>
                </w:rPrChange>
              </w:rPr>
              <w:t xml:space="preserve">Si el parámetro Tributo Régimen es </w:t>
            </w:r>
            <w:r w:rsidRPr="00A87080">
              <w:rPr>
                <w:rFonts w:ascii="Arial Narrow" w:eastAsia="Calibri" w:hAnsi="Arial Narrow"/>
                <w:bCs/>
                <w:strike/>
                <w:color w:val="BFBFBF" w:themeColor="background1" w:themeShade="BF"/>
                <w:sz w:val="20"/>
                <w:szCs w:val="20"/>
                <w:highlight w:val="green"/>
                <w:lang w:val="es-PE"/>
                <w:rPrChange w:id="64" w:author="Cilliani Delgado Becker Carlos" w:date="2018-09-06T12:36:00Z">
                  <w:rPr>
                    <w:rFonts w:ascii="Arial Narrow" w:eastAsia="Calibri" w:hAnsi="Arial Narrow"/>
                    <w:bCs/>
                    <w:color w:val="000000"/>
                    <w:sz w:val="20"/>
                    <w:szCs w:val="20"/>
                    <w:lang w:val="es-PE"/>
                  </w:rPr>
                </w:rPrChange>
              </w:rPr>
              <w:t>036101</w:t>
            </w:r>
            <w:r w:rsidRPr="00A87080">
              <w:rPr>
                <w:rFonts w:ascii="Arial Narrow" w:eastAsia="Calibri" w:hAnsi="Arial Narrow" w:cs="Arial"/>
                <w:strike/>
                <w:color w:val="BFBFBF" w:themeColor="background1" w:themeShade="BF"/>
                <w:sz w:val="20"/>
                <w:szCs w:val="20"/>
                <w:highlight w:val="green"/>
                <w:rPrChange w:id="65" w:author="Cilliani Delgado Becker Carlos" w:date="2018-09-06T12:36:00Z">
                  <w:rPr>
                    <w:rFonts w:ascii="Arial Narrow" w:eastAsia="Calibri" w:hAnsi="Arial Narrow" w:cs="Arial"/>
                    <w:sz w:val="20"/>
                    <w:szCs w:val="20"/>
                  </w:rPr>
                </w:rPrChange>
              </w:rPr>
              <w:t>, realizar las validaciones indicadas en el RF05.</w:t>
            </w:r>
          </w:p>
          <w:p w:rsidR="00D34FFC" w:rsidRPr="0029590E" w:rsidRDefault="00D34FFC" w:rsidP="0074080B">
            <w:pPr>
              <w:rPr>
                <w:rFonts w:ascii="Arial Narrow" w:eastAsia="Calibri" w:hAnsi="Arial Narrow" w:cs="Arial"/>
                <w:sz w:val="16"/>
                <w:szCs w:val="16"/>
              </w:rPr>
            </w:pPr>
          </w:p>
          <w:p w:rsidR="00917D81" w:rsidRDefault="00917D81" w:rsidP="00917D81">
            <w:pPr>
              <w:rPr>
                <w:rFonts w:ascii="Arial Narrow" w:eastAsia="Calibri" w:hAnsi="Arial Narrow" w:cs="Arial"/>
                <w:sz w:val="20"/>
                <w:szCs w:val="20"/>
              </w:rPr>
            </w:pPr>
            <w:r>
              <w:rPr>
                <w:rFonts w:ascii="Arial Narrow" w:eastAsia="Calibri" w:hAnsi="Arial Narrow" w:cs="Arial"/>
                <w:sz w:val="20"/>
                <w:szCs w:val="20"/>
              </w:rPr>
              <w:t xml:space="preserve">Si el parámetro Tributo Régimen es </w:t>
            </w:r>
            <w:r w:rsidRPr="00AA6A91">
              <w:rPr>
                <w:rFonts w:ascii="Arial Narrow" w:eastAsia="Calibri" w:hAnsi="Arial Narrow"/>
                <w:bCs/>
                <w:color w:val="000000"/>
                <w:sz w:val="20"/>
                <w:szCs w:val="20"/>
                <w:lang w:val="es-PE"/>
              </w:rPr>
              <w:t>034101</w:t>
            </w:r>
            <w:r>
              <w:rPr>
                <w:rFonts w:ascii="Arial Narrow" w:eastAsia="Calibri" w:hAnsi="Arial Narrow" w:cs="Arial"/>
                <w:sz w:val="20"/>
                <w:szCs w:val="20"/>
              </w:rPr>
              <w:t>, realizar las validaciones indicadas en el RF0</w:t>
            </w:r>
            <w:r w:rsidR="00D34FFC">
              <w:rPr>
                <w:rFonts w:ascii="Arial Narrow" w:eastAsia="Calibri" w:hAnsi="Arial Narrow" w:cs="Arial"/>
                <w:sz w:val="20"/>
                <w:szCs w:val="20"/>
              </w:rPr>
              <w:t>6</w:t>
            </w:r>
            <w:r>
              <w:rPr>
                <w:rFonts w:ascii="Arial Narrow" w:eastAsia="Calibri" w:hAnsi="Arial Narrow" w:cs="Arial"/>
                <w:sz w:val="20"/>
                <w:szCs w:val="20"/>
              </w:rPr>
              <w:t>.</w:t>
            </w:r>
          </w:p>
          <w:p w:rsidR="00917D81" w:rsidRPr="0029590E" w:rsidRDefault="00917D81" w:rsidP="00917D81">
            <w:pPr>
              <w:rPr>
                <w:rFonts w:ascii="Arial Narrow" w:eastAsia="Calibri" w:hAnsi="Arial Narrow" w:cs="Arial"/>
                <w:sz w:val="16"/>
                <w:szCs w:val="16"/>
              </w:rPr>
            </w:pPr>
          </w:p>
          <w:p w:rsidR="00F17BCA" w:rsidRDefault="00F17BCA" w:rsidP="00F17BCA">
            <w:pPr>
              <w:rPr>
                <w:rFonts w:ascii="Arial Narrow" w:eastAsia="Calibri" w:hAnsi="Arial Narrow" w:cs="Arial"/>
                <w:sz w:val="20"/>
                <w:szCs w:val="20"/>
              </w:rPr>
            </w:pPr>
            <w:r w:rsidRPr="00F17BCA">
              <w:rPr>
                <w:rFonts w:ascii="Arial Narrow" w:eastAsia="Calibri" w:hAnsi="Arial Narrow" w:cs="Arial"/>
                <w:sz w:val="20"/>
                <w:szCs w:val="20"/>
                <w:highlight w:val="yellow"/>
              </w:rPr>
              <w:t xml:space="preserve">Si el parámetro Tributo Régimen es </w:t>
            </w:r>
            <w:r w:rsidRPr="00F17BCA">
              <w:rPr>
                <w:rFonts w:ascii="Arial Narrow" w:eastAsia="Calibri" w:hAnsi="Arial Narrow"/>
                <w:bCs/>
                <w:color w:val="000000"/>
                <w:sz w:val="20"/>
                <w:szCs w:val="20"/>
                <w:highlight w:val="yellow"/>
                <w:lang w:val="es-PE"/>
              </w:rPr>
              <w:t>031201</w:t>
            </w:r>
            <w:r w:rsidRPr="00F17BCA">
              <w:rPr>
                <w:rFonts w:ascii="Arial Narrow" w:eastAsia="Calibri" w:hAnsi="Arial Narrow" w:cs="Arial"/>
                <w:sz w:val="20"/>
                <w:szCs w:val="20"/>
                <w:highlight w:val="yellow"/>
              </w:rPr>
              <w:t>, realizar las validaciones indicadas en el RF07.</w:t>
            </w:r>
          </w:p>
          <w:p w:rsidR="00F17BCA" w:rsidRDefault="00F17BCA" w:rsidP="00917D81">
            <w:pPr>
              <w:rPr>
                <w:rFonts w:ascii="Arial Narrow" w:eastAsia="Calibri" w:hAnsi="Arial Narrow" w:cs="Arial"/>
                <w:sz w:val="20"/>
                <w:szCs w:val="20"/>
              </w:rPr>
            </w:pPr>
          </w:p>
          <w:p w:rsidR="00F2201F" w:rsidRPr="0029590E" w:rsidRDefault="006507B1" w:rsidP="0074080B">
            <w:pPr>
              <w:rPr>
                <w:rFonts w:ascii="Arial Narrow" w:eastAsia="Calibri" w:hAnsi="Arial Narrow" w:cs="Arial"/>
                <w:sz w:val="20"/>
                <w:szCs w:val="20"/>
                <w:lang w:val="es-PE"/>
              </w:rPr>
            </w:pPr>
            <w:r w:rsidRPr="00AA6A91">
              <w:rPr>
                <w:rFonts w:ascii="Arial Narrow" w:eastAsia="Calibri" w:hAnsi="Arial Narrow" w:cs="Arial"/>
                <w:sz w:val="20"/>
                <w:szCs w:val="20"/>
                <w:lang w:val="es-PE"/>
              </w:rPr>
              <w:t>Aquellas consultas que no cumplan con la validación se deberán devolver de respuesta a</w:t>
            </w:r>
            <w:ins w:id="66" w:author="Veronica Rojas" w:date="2015-08-10T14:46:00Z">
              <w:r w:rsidRPr="00AA6A91">
                <w:rPr>
                  <w:rFonts w:ascii="Arial Narrow" w:eastAsia="Calibri" w:hAnsi="Arial Narrow" w:cs="Arial"/>
                  <w:sz w:val="20"/>
                  <w:szCs w:val="20"/>
                  <w:lang w:val="es-PE"/>
                </w:rPr>
                <w:t xml:space="preserve"> </w:t>
              </w:r>
            </w:ins>
            <w:r w:rsidRPr="00AA6A91">
              <w:rPr>
                <w:rFonts w:ascii="Arial Narrow" w:eastAsia="Calibri" w:hAnsi="Arial Narrow" w:cs="Arial"/>
                <w:sz w:val="20"/>
                <w:szCs w:val="20"/>
                <w:lang w:val="es-PE"/>
              </w:rPr>
              <w:t>la rutina el código de error y la descripción del error correspondiente (extraído desde el catálogo de errores</w:t>
            </w:r>
            <w:r>
              <w:rPr>
                <w:rFonts w:ascii="Arial Narrow" w:eastAsia="Calibri" w:hAnsi="Arial Narrow" w:cs="Arial"/>
                <w:sz w:val="20"/>
                <w:szCs w:val="20"/>
                <w:lang w:val="es-PE"/>
              </w:rPr>
              <w:t>)</w:t>
            </w:r>
          </w:p>
        </w:tc>
        <w:tc>
          <w:tcPr>
            <w:tcW w:w="3402" w:type="dxa"/>
          </w:tcPr>
          <w:p w:rsidR="0074080B" w:rsidRPr="00AA6A91" w:rsidRDefault="0074080B" w:rsidP="00967B4E">
            <w:pPr>
              <w:numPr>
                <w:ilvl w:val="0"/>
                <w:numId w:val="22"/>
              </w:numPr>
              <w:rPr>
                <w:rFonts w:ascii="Arial Narrow" w:hAnsi="Arial Narrow" w:cs="Arial"/>
                <w:sz w:val="20"/>
                <w:szCs w:val="20"/>
              </w:rPr>
            </w:pPr>
            <w:r w:rsidRPr="00AA6A91">
              <w:rPr>
                <w:rFonts w:ascii="Arial Narrow" w:hAnsi="Arial Narrow" w:cs="Arial"/>
                <w:sz w:val="20"/>
                <w:szCs w:val="20"/>
              </w:rPr>
              <w:lastRenderedPageBreak/>
              <w:t>Correcta validación para proceder con las validaciones de cambio de régimen.</w:t>
            </w:r>
          </w:p>
          <w:p w:rsidR="0074080B" w:rsidRPr="00AA6A91" w:rsidRDefault="0074080B" w:rsidP="0074080B">
            <w:pPr>
              <w:ind w:left="360"/>
              <w:rPr>
                <w:rFonts w:ascii="Arial Narrow" w:hAnsi="Arial Narrow" w:cs="Arial"/>
                <w:sz w:val="20"/>
                <w:szCs w:val="20"/>
              </w:rPr>
            </w:pPr>
            <w:r w:rsidRPr="00AA6A91">
              <w:rPr>
                <w:rFonts w:ascii="Arial Narrow" w:hAnsi="Arial Narrow" w:cs="Arial"/>
                <w:sz w:val="20"/>
                <w:szCs w:val="20"/>
              </w:rPr>
              <w:t xml:space="preserve"> </w:t>
            </w:r>
          </w:p>
          <w:p w:rsidR="0074080B" w:rsidRPr="00AA6A91" w:rsidRDefault="0074080B" w:rsidP="00967B4E">
            <w:pPr>
              <w:numPr>
                <w:ilvl w:val="0"/>
                <w:numId w:val="22"/>
              </w:numPr>
              <w:rPr>
                <w:rFonts w:ascii="Arial Narrow" w:hAnsi="Arial Narrow" w:cs="Arial"/>
                <w:sz w:val="20"/>
                <w:szCs w:val="20"/>
              </w:rPr>
            </w:pPr>
            <w:r w:rsidRPr="00AA6A91">
              <w:rPr>
                <w:rFonts w:ascii="Arial Narrow" w:hAnsi="Arial Narrow" w:cs="Arial"/>
                <w:sz w:val="20"/>
                <w:szCs w:val="20"/>
              </w:rPr>
              <w:t xml:space="preserve">Retornar una lista de errores de validación en caso no cumpla con al menos una de las validaciones. </w:t>
            </w:r>
          </w:p>
        </w:tc>
        <w:tc>
          <w:tcPr>
            <w:tcW w:w="1134" w:type="dxa"/>
          </w:tcPr>
          <w:p w:rsidR="0074080B" w:rsidRPr="00AA6A91" w:rsidRDefault="0074080B" w:rsidP="0074080B">
            <w:pPr>
              <w:spacing w:before="60" w:after="120"/>
              <w:jc w:val="center"/>
              <w:rPr>
                <w:rFonts w:ascii="Arial Narrow" w:hAnsi="Arial Narrow" w:cs="Arial"/>
                <w:sz w:val="20"/>
                <w:szCs w:val="20"/>
              </w:rPr>
            </w:pPr>
          </w:p>
        </w:tc>
        <w:tc>
          <w:tcPr>
            <w:tcW w:w="992" w:type="dxa"/>
          </w:tcPr>
          <w:p w:rsidR="0074080B" w:rsidRPr="00AA6A91" w:rsidRDefault="0074080B" w:rsidP="0074080B">
            <w:pPr>
              <w:spacing w:before="60" w:after="120"/>
              <w:jc w:val="center"/>
              <w:rPr>
                <w:rFonts w:ascii="Arial Narrow" w:hAnsi="Arial Narrow" w:cs="Arial"/>
                <w:sz w:val="20"/>
                <w:szCs w:val="20"/>
              </w:rPr>
            </w:pPr>
            <w:r>
              <w:rPr>
                <w:rFonts w:ascii="Arial Narrow" w:hAnsi="Arial Narrow" w:cs="Arial"/>
                <w:sz w:val="20"/>
                <w:szCs w:val="20"/>
              </w:rPr>
              <w:t>4</w:t>
            </w:r>
          </w:p>
        </w:tc>
      </w:tr>
      <w:tr w:rsidR="0074080B" w:rsidRPr="00AA6A91" w:rsidTr="0047014F">
        <w:tc>
          <w:tcPr>
            <w:tcW w:w="709" w:type="dxa"/>
          </w:tcPr>
          <w:p w:rsidR="0074080B" w:rsidRPr="00AA6A91" w:rsidRDefault="0074080B" w:rsidP="0074080B">
            <w:pPr>
              <w:spacing w:before="60" w:after="120"/>
              <w:jc w:val="center"/>
              <w:rPr>
                <w:rFonts w:ascii="Arial Narrow" w:hAnsi="Arial Narrow" w:cs="Arial"/>
                <w:sz w:val="20"/>
                <w:szCs w:val="20"/>
              </w:rPr>
            </w:pPr>
            <w:r w:rsidRPr="00AA6A91">
              <w:rPr>
                <w:rFonts w:ascii="Arial Narrow" w:hAnsi="Arial Narrow" w:cs="Arial"/>
                <w:sz w:val="20"/>
                <w:szCs w:val="20"/>
              </w:rPr>
              <w:lastRenderedPageBreak/>
              <w:t>RF00</w:t>
            </w:r>
            <w:r>
              <w:rPr>
                <w:rFonts w:ascii="Arial Narrow" w:hAnsi="Arial Narrow" w:cs="Arial"/>
                <w:sz w:val="20"/>
                <w:szCs w:val="20"/>
              </w:rPr>
              <w:t>2</w:t>
            </w:r>
          </w:p>
        </w:tc>
        <w:tc>
          <w:tcPr>
            <w:tcW w:w="2268" w:type="dxa"/>
          </w:tcPr>
          <w:p w:rsidR="0074080B" w:rsidRPr="00AA6A91" w:rsidRDefault="0074080B" w:rsidP="0074080B">
            <w:pPr>
              <w:spacing w:before="60" w:after="120"/>
              <w:rPr>
                <w:rFonts w:ascii="Arial Narrow" w:eastAsia="Calibri" w:hAnsi="Arial Narrow" w:cs="Arial"/>
                <w:sz w:val="20"/>
                <w:szCs w:val="20"/>
                <w:lang w:val="es-PE"/>
              </w:rPr>
            </w:pPr>
            <w:r w:rsidRPr="00AA6A91">
              <w:rPr>
                <w:rFonts w:ascii="Arial Narrow" w:eastAsia="Calibri" w:hAnsi="Arial Narrow"/>
                <w:bCs/>
                <w:color w:val="000000"/>
                <w:sz w:val="20"/>
                <w:szCs w:val="20"/>
                <w:lang w:val="es-PE"/>
              </w:rPr>
              <w:t>Validar cambio de régimen a</w:t>
            </w:r>
            <w:r w:rsidRPr="00AA6A91">
              <w:rPr>
                <w:rFonts w:ascii="Arial Narrow" w:eastAsia="Calibri" w:hAnsi="Arial Narrow" w:cs="Arial"/>
                <w:sz w:val="20"/>
                <w:szCs w:val="20"/>
                <w:lang w:val="es-PE"/>
              </w:rPr>
              <w:t xml:space="preserve"> </w:t>
            </w:r>
            <w:r w:rsidRPr="00AA6A91">
              <w:rPr>
                <w:rFonts w:ascii="Arial Narrow" w:eastAsia="Calibri" w:hAnsi="Arial Narrow"/>
                <w:bCs/>
                <w:color w:val="000000"/>
                <w:sz w:val="20"/>
                <w:szCs w:val="20"/>
                <w:lang w:val="es-PE"/>
              </w:rPr>
              <w:t>Régimen General (tributo 3031)</w:t>
            </w:r>
          </w:p>
        </w:tc>
        <w:tc>
          <w:tcPr>
            <w:tcW w:w="5103" w:type="dxa"/>
          </w:tcPr>
          <w:p w:rsidR="0074080B" w:rsidRDefault="0074080B" w:rsidP="0074080B">
            <w:pPr>
              <w:spacing w:before="60" w:after="120"/>
              <w:rPr>
                <w:rFonts w:ascii="Arial Narrow" w:eastAsia="Calibri" w:hAnsi="Arial Narrow" w:cs="Arial"/>
                <w:sz w:val="20"/>
                <w:szCs w:val="20"/>
                <w:lang w:val="es-PE"/>
              </w:rPr>
            </w:pPr>
            <w:r>
              <w:rPr>
                <w:rFonts w:ascii="Arial Narrow" w:eastAsia="Calibri" w:hAnsi="Arial Narrow" w:cs="Arial"/>
                <w:sz w:val="20"/>
                <w:szCs w:val="20"/>
                <w:lang w:val="es-PE"/>
              </w:rPr>
              <w:t xml:space="preserve">El servicio web debe validar el cambio de régimen para los </w:t>
            </w:r>
            <w:r w:rsidRPr="00AA6A91">
              <w:rPr>
                <w:rFonts w:ascii="Arial Narrow" w:eastAsia="Calibri" w:hAnsi="Arial Narrow" w:cs="Arial"/>
                <w:sz w:val="20"/>
                <w:szCs w:val="20"/>
                <w:lang w:val="es-PE"/>
              </w:rPr>
              <w:t>contribuyentes:</w:t>
            </w:r>
            <w:ins w:id="67" w:author="Zumaeta Kawata Jesus" w:date="2018-09-04T12:33:00Z">
              <w:r w:rsidR="00F11835">
                <w:rPr>
                  <w:rFonts w:ascii="Arial Narrow" w:eastAsia="Calibri" w:hAnsi="Arial Narrow" w:cs="Arial"/>
                  <w:sz w:val="20"/>
                  <w:szCs w:val="20"/>
                  <w:lang w:val="es-PE"/>
                </w:rPr>
                <w:t xml:space="preserve"> </w:t>
              </w:r>
              <w:del w:id="68" w:author="Cilliani Delgado Becker Carlos" w:date="2018-09-06T15:14:00Z">
                <w:r w:rsidR="00F11835" w:rsidDel="00174DD2">
                  <w:rPr>
                    <w:rFonts w:ascii="Arial Narrow" w:eastAsia="Calibri" w:hAnsi="Arial Narrow" w:cs="Arial"/>
                    <w:sz w:val="20"/>
                    <w:szCs w:val="20"/>
                    <w:lang w:val="es-PE"/>
                  </w:rPr>
                  <w:delText xml:space="preserve">(JZK: Se sugiere estandarizar todos los códigos de tributo de todo el documento </w:delText>
                </w:r>
              </w:del>
            </w:ins>
            <w:ins w:id="69" w:author="Zumaeta Kawata Jesus" w:date="2018-09-04T12:42:00Z">
              <w:del w:id="70" w:author="Cilliani Delgado Becker Carlos" w:date="2018-09-06T15:14:00Z">
                <w:r w:rsidR="0084791E" w:rsidDel="00174DD2">
                  <w:rPr>
                    <w:rFonts w:ascii="Arial Narrow" w:eastAsia="Calibri" w:hAnsi="Arial Narrow" w:cs="Arial"/>
                    <w:sz w:val="20"/>
                    <w:szCs w:val="20"/>
                    <w:lang w:val="es-PE"/>
                  </w:rPr>
                  <w:delText>a</w:delText>
                </w:r>
              </w:del>
            </w:ins>
            <w:ins w:id="71" w:author="Zumaeta Kawata Jesus" w:date="2018-09-04T12:33:00Z">
              <w:del w:id="72" w:author="Cilliani Delgado Becker Carlos" w:date="2018-09-06T15:14:00Z">
                <w:r w:rsidR="00F11835" w:rsidDel="00174DD2">
                  <w:rPr>
                    <w:rFonts w:ascii="Arial Narrow" w:eastAsia="Calibri" w:hAnsi="Arial Narrow" w:cs="Arial"/>
                    <w:sz w:val="20"/>
                    <w:szCs w:val="20"/>
                    <w:lang w:val="es-PE"/>
                  </w:rPr>
                  <w:delText xml:space="preserve"> 6 dígitos para no tener problemas en la programación, considerando además </w:delText>
                </w:r>
              </w:del>
            </w:ins>
            <w:ins w:id="73" w:author="Zumaeta Kawata Jesus" w:date="2018-09-04T12:34:00Z">
              <w:del w:id="74" w:author="Cilliani Delgado Becker Carlos" w:date="2018-09-06T15:14:00Z">
                <w:r w:rsidR="00F11835" w:rsidDel="00174DD2">
                  <w:rPr>
                    <w:rFonts w:ascii="Arial Narrow" w:eastAsia="Calibri" w:hAnsi="Arial Narrow" w:cs="Arial"/>
                    <w:sz w:val="20"/>
                    <w:szCs w:val="20"/>
                    <w:lang w:val="es-PE"/>
                  </w:rPr>
                  <w:delText>q</w:delText>
                </w:r>
              </w:del>
            </w:ins>
            <w:ins w:id="75" w:author="Zumaeta Kawata Jesus" w:date="2018-09-04T12:33:00Z">
              <w:del w:id="76" w:author="Cilliani Delgado Becker Carlos" w:date="2018-09-06T15:14:00Z">
                <w:r w:rsidR="00F11835" w:rsidDel="00174DD2">
                  <w:rPr>
                    <w:rFonts w:ascii="Arial Narrow" w:eastAsia="Calibri" w:hAnsi="Arial Narrow" w:cs="Arial"/>
                    <w:sz w:val="20"/>
                    <w:szCs w:val="20"/>
                    <w:lang w:val="es-PE"/>
                  </w:rPr>
                  <w:delText xml:space="preserve">ue este </w:delText>
                </w:r>
              </w:del>
            </w:ins>
            <w:ins w:id="77" w:author="Zumaeta Kawata Jesus" w:date="2018-09-04T12:34:00Z">
              <w:del w:id="78" w:author="Cilliani Delgado Becker Carlos" w:date="2018-09-06T15:14:00Z">
                <w:r w:rsidR="00F11835" w:rsidDel="00174DD2">
                  <w:rPr>
                    <w:rFonts w:ascii="Arial Narrow" w:eastAsia="Calibri" w:hAnsi="Arial Narrow" w:cs="Arial"/>
                    <w:sz w:val="20"/>
                    <w:szCs w:val="20"/>
                    <w:lang w:val="es-PE"/>
                  </w:rPr>
                  <w:delText>s</w:delText>
                </w:r>
              </w:del>
            </w:ins>
            <w:ins w:id="79" w:author="Zumaeta Kawata Jesus" w:date="2018-09-04T12:33:00Z">
              <w:del w:id="80" w:author="Cilliani Delgado Becker Carlos" w:date="2018-09-06T15:14:00Z">
                <w:r w:rsidR="00F11835" w:rsidDel="00174DD2">
                  <w:rPr>
                    <w:rFonts w:ascii="Arial Narrow" w:eastAsia="Calibri" w:hAnsi="Arial Narrow" w:cs="Arial"/>
                    <w:sz w:val="20"/>
                    <w:szCs w:val="20"/>
                    <w:lang w:val="es-PE"/>
                  </w:rPr>
                  <w:delText>ervicio</w:delText>
                </w:r>
              </w:del>
            </w:ins>
            <w:ins w:id="81" w:author="Zumaeta Kawata Jesus" w:date="2018-09-04T12:34:00Z">
              <w:del w:id="82" w:author="Cilliani Delgado Becker Carlos" w:date="2018-09-06T15:14:00Z">
                <w:r w:rsidR="00F11835" w:rsidDel="00174DD2">
                  <w:rPr>
                    <w:rFonts w:ascii="Arial Narrow" w:eastAsia="Calibri" w:hAnsi="Arial Narrow" w:cs="Arial"/>
                    <w:sz w:val="20"/>
                    <w:szCs w:val="20"/>
                    <w:lang w:val="es-PE"/>
                  </w:rPr>
                  <w:delText xml:space="preserve"> no muestra códigos de tributo al contribuyente)</w:delText>
                </w:r>
              </w:del>
            </w:ins>
          </w:p>
          <w:p w:rsidR="0074080B" w:rsidRPr="00AA6A91" w:rsidRDefault="0074080B" w:rsidP="0074080B">
            <w:pPr>
              <w:spacing w:before="60" w:after="120"/>
              <w:rPr>
                <w:rFonts w:ascii="Arial Narrow" w:eastAsia="Calibri" w:hAnsi="Arial Narrow" w:cs="Arial"/>
                <w:b/>
                <w:sz w:val="20"/>
                <w:szCs w:val="20"/>
                <w:u w:val="single"/>
                <w:lang w:val="es-PE"/>
              </w:rPr>
            </w:pPr>
            <w:r w:rsidRPr="00817630">
              <w:rPr>
                <w:rFonts w:ascii="Arial Narrow" w:eastAsia="Calibri" w:hAnsi="Arial Narrow" w:cs="Arial"/>
                <w:b/>
                <w:sz w:val="20"/>
                <w:szCs w:val="20"/>
                <w:highlight w:val="green"/>
                <w:u w:val="single"/>
                <w:lang w:val="es-PE"/>
              </w:rPr>
              <w:t>PRICO</w:t>
            </w:r>
            <w:r w:rsidR="00F2201F" w:rsidRPr="00817630">
              <w:rPr>
                <w:rFonts w:ascii="Arial Narrow" w:eastAsia="Calibri" w:hAnsi="Arial Narrow" w:cs="Arial"/>
                <w:b/>
                <w:sz w:val="20"/>
                <w:szCs w:val="20"/>
                <w:highlight w:val="green"/>
                <w:u w:val="single"/>
                <w:lang w:val="es-PE"/>
              </w:rPr>
              <w:t xml:space="preserve"> Y MEPECOS</w:t>
            </w:r>
            <w:r w:rsidRPr="00817630">
              <w:rPr>
                <w:rFonts w:ascii="Arial Narrow" w:eastAsia="Calibri" w:hAnsi="Arial Narrow" w:cs="Arial"/>
                <w:b/>
                <w:sz w:val="20"/>
                <w:szCs w:val="20"/>
                <w:highlight w:val="green"/>
                <w:u w:val="single"/>
                <w:lang w:val="es-PE"/>
              </w:rPr>
              <w:t>.</w:t>
            </w:r>
            <w:r w:rsidRPr="00AA6A91">
              <w:rPr>
                <w:rFonts w:ascii="Arial Narrow" w:eastAsia="Calibri" w:hAnsi="Arial Narrow" w:cs="Arial"/>
                <w:b/>
                <w:sz w:val="20"/>
                <w:szCs w:val="20"/>
                <w:u w:val="single"/>
                <w:lang w:val="es-PE"/>
              </w:rPr>
              <w:t xml:space="preserve"> </w:t>
            </w:r>
          </w:p>
          <w:p w:rsidR="0074080B" w:rsidRPr="00AA6A91" w:rsidRDefault="0074080B" w:rsidP="0074080B">
            <w:pPr>
              <w:numPr>
                <w:ilvl w:val="0"/>
                <w:numId w:val="10"/>
              </w:numPr>
              <w:spacing w:before="60" w:after="120"/>
              <w:rPr>
                <w:rFonts w:ascii="Arial Narrow" w:eastAsia="Calibri" w:hAnsi="Arial Narrow" w:cs="Arial"/>
                <w:bCs/>
                <w:color w:val="000000"/>
                <w:sz w:val="20"/>
                <w:szCs w:val="20"/>
                <w:lang w:val="es-PE"/>
              </w:rPr>
            </w:pPr>
            <w:r w:rsidRPr="00AA6A91">
              <w:rPr>
                <w:rFonts w:ascii="Arial Narrow" w:eastAsia="Calibri" w:hAnsi="Arial Narrow" w:cs="Arial"/>
                <w:bCs/>
                <w:color w:val="000000"/>
                <w:sz w:val="20"/>
                <w:szCs w:val="20"/>
                <w:lang w:val="es-PE"/>
              </w:rPr>
              <w:t>No debe ser tipo de contribuyente: Personas naturales sin negocio (01).</w:t>
            </w:r>
          </w:p>
          <w:p w:rsidR="0074080B" w:rsidRPr="00AA6A91" w:rsidRDefault="0074080B" w:rsidP="0074080B">
            <w:pPr>
              <w:numPr>
                <w:ilvl w:val="0"/>
                <w:numId w:val="10"/>
              </w:numPr>
              <w:spacing w:before="60" w:after="120"/>
              <w:rPr>
                <w:rFonts w:ascii="Arial Narrow" w:eastAsia="Calibri" w:hAnsi="Arial Narrow" w:cs="Arial"/>
                <w:bCs/>
                <w:color w:val="000000"/>
                <w:sz w:val="20"/>
                <w:szCs w:val="20"/>
                <w:lang w:val="es-PE"/>
              </w:rPr>
            </w:pPr>
            <w:r w:rsidRPr="00AA6A91">
              <w:rPr>
                <w:rFonts w:ascii="Arial Narrow" w:eastAsia="Calibri" w:hAnsi="Arial Narrow" w:cs="Arial"/>
                <w:bCs/>
                <w:color w:val="000000"/>
                <w:sz w:val="20"/>
                <w:szCs w:val="20"/>
                <w:lang w:val="es-PE"/>
              </w:rPr>
              <w:t>El contribuyente debe estar en los siguientes estados: Activo (00), Baja Provisional (01) y Baja Provisional de oficio (02).</w:t>
            </w:r>
          </w:p>
          <w:p w:rsidR="00C76408" w:rsidRPr="00C76408" w:rsidRDefault="0074080B" w:rsidP="00C76408">
            <w:pPr>
              <w:numPr>
                <w:ilvl w:val="0"/>
                <w:numId w:val="10"/>
              </w:numPr>
              <w:spacing w:before="60" w:after="120"/>
              <w:rPr>
                <w:rFonts w:cs="Arial"/>
                <w:bCs/>
                <w:szCs w:val="22"/>
                <w:highlight w:val="green"/>
                <w:lang w:val="es-PE"/>
              </w:rPr>
            </w:pPr>
            <w:r w:rsidRPr="008A5262">
              <w:rPr>
                <w:rFonts w:ascii="Arial Narrow" w:eastAsia="Calibri" w:hAnsi="Arial Narrow"/>
                <w:bCs/>
                <w:color w:val="000000"/>
                <w:sz w:val="20"/>
                <w:szCs w:val="20"/>
                <w:lang w:val="es-PE"/>
              </w:rPr>
              <w:t>Los Tributos régimen de procedencia debe ser: Régimen Especial, Régimen de Amazonia, Régimen de Frontera, Régimen NRUS, Régimen Agrario</w:t>
            </w:r>
            <w:r w:rsidR="00F17BCA" w:rsidRPr="008A5262">
              <w:rPr>
                <w:rFonts w:ascii="Arial Narrow" w:eastAsia="Calibri" w:hAnsi="Arial Narrow"/>
                <w:bCs/>
                <w:color w:val="000000"/>
                <w:sz w:val="20"/>
                <w:szCs w:val="20"/>
                <w:lang w:val="es-PE"/>
              </w:rPr>
              <w:t xml:space="preserve">, </w:t>
            </w:r>
            <w:r w:rsidRPr="008A5262">
              <w:rPr>
                <w:rFonts w:ascii="Arial Narrow" w:eastAsia="Calibri" w:hAnsi="Arial Narrow"/>
                <w:bCs/>
                <w:color w:val="000000"/>
                <w:sz w:val="20"/>
                <w:szCs w:val="20"/>
                <w:lang w:val="es-PE"/>
              </w:rPr>
              <w:t xml:space="preserve">Régimen pequeño </w:t>
            </w:r>
            <w:r w:rsidRPr="008A5262">
              <w:rPr>
                <w:rFonts w:ascii="Arial Narrow" w:eastAsia="Calibri" w:hAnsi="Arial Narrow"/>
                <w:bCs/>
                <w:color w:val="000000"/>
                <w:sz w:val="20"/>
                <w:szCs w:val="20"/>
                <w:lang w:val="es-PE"/>
              </w:rPr>
              <w:lastRenderedPageBreak/>
              <w:t>agrario</w:t>
            </w:r>
            <w:r w:rsidR="00F17BCA" w:rsidRPr="008A5262">
              <w:rPr>
                <w:rFonts w:ascii="Arial Narrow" w:eastAsia="Calibri" w:hAnsi="Arial Narrow"/>
                <w:bCs/>
                <w:color w:val="000000"/>
                <w:sz w:val="20"/>
                <w:szCs w:val="20"/>
                <w:lang w:val="es-PE"/>
              </w:rPr>
              <w:t xml:space="preserve"> o </w:t>
            </w:r>
            <w:r w:rsidR="00F17BCA" w:rsidRPr="008A5262">
              <w:rPr>
                <w:rFonts w:ascii="Arial Narrow" w:hAnsi="Arial Narrow"/>
                <w:bCs/>
                <w:color w:val="000000"/>
                <w:sz w:val="20"/>
                <w:szCs w:val="20"/>
                <w:highlight w:val="yellow"/>
              </w:rPr>
              <w:t>Régimen RMT-MYP</w:t>
            </w:r>
            <w:r w:rsidRPr="008A5262">
              <w:rPr>
                <w:rFonts w:ascii="Arial Narrow" w:eastAsia="Calibri" w:hAnsi="Arial Narrow"/>
                <w:bCs/>
                <w:color w:val="000000"/>
                <w:sz w:val="20"/>
                <w:szCs w:val="20"/>
                <w:lang w:val="es-PE"/>
              </w:rPr>
              <w:t>.</w:t>
            </w:r>
            <w:r w:rsidR="00F17BCA" w:rsidRPr="008A5262">
              <w:rPr>
                <w:rFonts w:ascii="Arial Narrow" w:eastAsia="Calibri" w:hAnsi="Arial Narrow"/>
                <w:bCs/>
                <w:color w:val="000000"/>
                <w:sz w:val="20"/>
                <w:szCs w:val="20"/>
                <w:lang w:val="es-PE"/>
              </w:rPr>
              <w:t xml:space="preserve"> </w:t>
            </w:r>
            <w:r w:rsidR="00EB6EC3" w:rsidRPr="008A5262">
              <w:rPr>
                <w:rFonts w:ascii="Arial Narrow" w:hAnsi="Arial Narrow" w:cs="Arial"/>
                <w:bCs/>
                <w:color w:val="000000" w:themeColor="text1"/>
                <w:sz w:val="20"/>
                <w:szCs w:val="20"/>
                <w:highlight w:val="green"/>
                <w:lang w:val="es-PE"/>
              </w:rPr>
              <w:t>No considerar esta regla/validación en caso el contribuyente no se encuentre afecto</w:t>
            </w:r>
            <w:r w:rsidR="00EB6EC3">
              <w:rPr>
                <w:rFonts w:ascii="Arial Narrow" w:hAnsi="Arial Narrow" w:cs="Arial"/>
                <w:bCs/>
                <w:color w:val="000000" w:themeColor="text1"/>
                <w:sz w:val="20"/>
                <w:szCs w:val="20"/>
                <w:highlight w:val="green"/>
                <w:lang w:val="es-PE"/>
              </w:rPr>
              <w:t xml:space="preserve"> a </w:t>
            </w:r>
            <w:r w:rsidR="00817630" w:rsidRPr="00817630">
              <w:rPr>
                <w:rFonts w:ascii="Arial Narrow" w:hAnsi="Arial Narrow" w:cs="Arial"/>
                <w:bCs/>
                <w:color w:val="000000" w:themeColor="text1"/>
                <w:sz w:val="20"/>
                <w:szCs w:val="20"/>
                <w:highlight w:val="green"/>
                <w:lang w:val="es-PE"/>
              </w:rPr>
              <w:t>alguno de los</w:t>
            </w:r>
            <w:r w:rsidR="006B4C6D">
              <w:rPr>
                <w:rFonts w:ascii="Arial Narrow" w:hAnsi="Arial Narrow" w:cs="Arial"/>
                <w:bCs/>
                <w:color w:val="000000" w:themeColor="text1"/>
                <w:sz w:val="20"/>
                <w:szCs w:val="20"/>
                <w:highlight w:val="green"/>
                <w:lang w:val="es-PE"/>
              </w:rPr>
              <w:t xml:space="preserve"> siguientes</w:t>
            </w:r>
            <w:r w:rsidR="00817630" w:rsidRPr="00817630">
              <w:rPr>
                <w:rFonts w:ascii="Arial Narrow" w:hAnsi="Arial Narrow" w:cs="Arial"/>
                <w:bCs/>
                <w:color w:val="000000" w:themeColor="text1"/>
                <w:sz w:val="20"/>
                <w:szCs w:val="20"/>
                <w:highlight w:val="green"/>
                <w:lang w:val="es-PE"/>
              </w:rPr>
              <w:t xml:space="preserve"> </w:t>
            </w:r>
            <w:r w:rsidR="00EB6EC3">
              <w:rPr>
                <w:rFonts w:ascii="Arial Narrow" w:hAnsi="Arial Narrow" w:cs="Arial"/>
                <w:bCs/>
                <w:color w:val="000000" w:themeColor="text1"/>
                <w:sz w:val="20"/>
                <w:szCs w:val="20"/>
                <w:highlight w:val="green"/>
                <w:lang w:val="es-PE"/>
              </w:rPr>
              <w:t>regímenes</w:t>
            </w:r>
            <w:r w:rsidR="00C76408">
              <w:rPr>
                <w:rFonts w:ascii="Arial Narrow" w:hAnsi="Arial Narrow" w:cs="Arial"/>
                <w:bCs/>
                <w:color w:val="000000" w:themeColor="text1"/>
                <w:sz w:val="20"/>
                <w:szCs w:val="20"/>
                <w:highlight w:val="green"/>
                <w:lang w:val="es-PE"/>
              </w:rPr>
              <w:t>:</w:t>
            </w:r>
          </w:p>
          <w:p w:rsidR="008A5262" w:rsidRPr="00CC290C" w:rsidRDefault="008A5262" w:rsidP="00C76408">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General (3031)</w:t>
            </w:r>
          </w:p>
          <w:p w:rsidR="008A5262" w:rsidRPr="00CC290C" w:rsidRDefault="008A5262" w:rsidP="00C76408">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Especial (3111)</w:t>
            </w:r>
          </w:p>
          <w:p w:rsidR="008A5262" w:rsidRPr="00CC290C" w:rsidRDefault="008A5262" w:rsidP="00C76408">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MYPE Tributario (3121)</w:t>
            </w:r>
          </w:p>
          <w:p w:rsidR="008A5262" w:rsidRPr="00CC290C" w:rsidRDefault="008A5262" w:rsidP="00C76408">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de frontera (3611)</w:t>
            </w:r>
          </w:p>
          <w:p w:rsidR="008A5262" w:rsidRPr="006B4C6D" w:rsidRDefault="008A5262" w:rsidP="006B4C6D">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agrario</w:t>
            </w:r>
            <w:r w:rsidR="006B4C6D">
              <w:rPr>
                <w:rFonts w:cs="Arial"/>
                <w:bCs/>
                <w:szCs w:val="22"/>
                <w:highlight w:val="green"/>
                <w:lang w:val="es-PE"/>
              </w:rPr>
              <w:t xml:space="preserve"> </w:t>
            </w:r>
            <w:r w:rsidR="006B4C6D" w:rsidRPr="006B4C6D">
              <w:rPr>
                <w:rFonts w:cs="Arial"/>
                <w:bCs/>
                <w:szCs w:val="22"/>
                <w:highlight w:val="green"/>
                <w:lang w:val="es-PE"/>
              </w:rPr>
              <w:t>885</w:t>
            </w:r>
            <w:r w:rsidRPr="006B4C6D">
              <w:rPr>
                <w:rFonts w:cs="Arial"/>
                <w:bCs/>
                <w:szCs w:val="22"/>
                <w:highlight w:val="green"/>
                <w:lang w:val="es-PE"/>
              </w:rPr>
              <w:t xml:space="preserve"> (3411)</w:t>
            </w:r>
          </w:p>
          <w:p w:rsidR="00C76408" w:rsidRPr="006B4C6D" w:rsidRDefault="008A5262" w:rsidP="00C76408">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Amazonía (3311)</w:t>
            </w:r>
          </w:p>
          <w:p w:rsidR="006B4C6D" w:rsidRPr="00CC290C" w:rsidRDefault="006B4C6D" w:rsidP="006B4C6D">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agrario CP (3</w:t>
            </w:r>
            <w:r>
              <w:rPr>
                <w:rFonts w:cs="Arial"/>
                <w:bCs/>
                <w:szCs w:val="22"/>
                <w:highlight w:val="green"/>
                <w:lang w:val="es-PE"/>
              </w:rPr>
              <w:t>5</w:t>
            </w:r>
            <w:r w:rsidRPr="006B4C6D">
              <w:rPr>
                <w:rFonts w:cs="Arial"/>
                <w:bCs/>
                <w:szCs w:val="22"/>
                <w:highlight w:val="green"/>
                <w:lang w:val="es-PE"/>
              </w:rPr>
              <w:t>11</w:t>
            </w:r>
            <w:r w:rsidRPr="00CC290C">
              <w:rPr>
                <w:rFonts w:cs="Arial"/>
                <w:bCs/>
                <w:szCs w:val="22"/>
                <w:highlight w:val="green"/>
                <w:lang w:val="es-PE"/>
              </w:rPr>
              <w:t>)</w:t>
            </w:r>
          </w:p>
          <w:p w:rsidR="00EB6EC3" w:rsidRPr="00C76408" w:rsidRDefault="008A5262" w:rsidP="00C76408">
            <w:pPr>
              <w:pStyle w:val="Prrafodelista"/>
              <w:numPr>
                <w:ilvl w:val="1"/>
                <w:numId w:val="50"/>
              </w:numPr>
              <w:tabs>
                <w:tab w:val="left" w:pos="1091"/>
              </w:tabs>
              <w:rPr>
                <w:rFonts w:cs="Arial"/>
                <w:bCs/>
                <w:szCs w:val="22"/>
                <w:highlight w:val="green"/>
                <w:lang w:val="es-PE"/>
              </w:rPr>
            </w:pPr>
            <w:r w:rsidRPr="00C76408">
              <w:rPr>
                <w:rFonts w:cs="Arial"/>
                <w:bCs/>
                <w:szCs w:val="22"/>
                <w:highlight w:val="green"/>
                <w:lang w:val="es-PE"/>
              </w:rPr>
              <w:t>NRUS (</w:t>
            </w:r>
            <w:r w:rsidR="0009197A" w:rsidRPr="0009197A">
              <w:rPr>
                <w:rFonts w:cs="Arial"/>
                <w:bCs/>
                <w:szCs w:val="22"/>
                <w:highlight w:val="green"/>
                <w:lang w:val="es-PE"/>
              </w:rPr>
              <w:t>041101, 041102, 041103, 041104, 041105, 041201, 041202, 041203, 041204, 041205, 041301, 041302, 041303, 041304, 041305</w:t>
            </w:r>
            <w:r w:rsidRPr="00C76408">
              <w:rPr>
                <w:rFonts w:ascii="Arial Narrow" w:hAnsi="Arial Narrow" w:cs="Arial"/>
                <w:bCs/>
                <w:color w:val="000000" w:themeColor="text1"/>
                <w:sz w:val="20"/>
                <w:szCs w:val="20"/>
                <w:highlight w:val="green"/>
                <w:lang w:val="es-PE"/>
              </w:rPr>
              <w:t>)</w:t>
            </w:r>
            <w:r w:rsidR="00EB6EC3" w:rsidRPr="00C76408">
              <w:rPr>
                <w:rFonts w:ascii="Arial Narrow" w:hAnsi="Arial Narrow" w:cs="Arial"/>
                <w:bCs/>
                <w:color w:val="000000" w:themeColor="text1"/>
                <w:sz w:val="20"/>
                <w:szCs w:val="20"/>
                <w:highlight w:val="green"/>
                <w:lang w:val="es-PE"/>
              </w:rPr>
              <w:t>.</w:t>
            </w:r>
          </w:p>
          <w:p w:rsidR="0074080B" w:rsidRPr="00AA6A91" w:rsidRDefault="0074080B" w:rsidP="006507B1">
            <w:pPr>
              <w:spacing w:before="60" w:after="120"/>
              <w:rPr>
                <w:rFonts w:ascii="Arial Narrow" w:eastAsia="Calibri" w:hAnsi="Arial Narrow" w:cs="Arial"/>
                <w:sz w:val="20"/>
                <w:szCs w:val="20"/>
                <w:lang w:val="es-PE"/>
              </w:rPr>
            </w:pPr>
            <w:r w:rsidRPr="00AA6A91">
              <w:rPr>
                <w:rFonts w:ascii="Arial Narrow" w:eastAsia="Calibri" w:hAnsi="Arial Narrow" w:cs="Arial"/>
                <w:sz w:val="20"/>
                <w:szCs w:val="20"/>
                <w:lang w:val="es-PE"/>
              </w:rPr>
              <w:t>Aquellas consultas que no cumplan con la validación se deberán devolver de respuesta a</w:t>
            </w:r>
            <w:ins w:id="83" w:author="Veronica Rojas" w:date="2015-08-10T14:46:00Z">
              <w:r w:rsidRPr="00AA6A91">
                <w:rPr>
                  <w:rFonts w:ascii="Arial Narrow" w:eastAsia="Calibri" w:hAnsi="Arial Narrow" w:cs="Arial"/>
                  <w:sz w:val="20"/>
                  <w:szCs w:val="20"/>
                  <w:lang w:val="es-PE"/>
                </w:rPr>
                <w:t xml:space="preserve"> </w:t>
              </w:r>
            </w:ins>
            <w:r w:rsidRPr="00AA6A91">
              <w:rPr>
                <w:rFonts w:ascii="Arial Narrow" w:eastAsia="Calibri" w:hAnsi="Arial Narrow" w:cs="Arial"/>
                <w:sz w:val="20"/>
                <w:szCs w:val="20"/>
                <w:lang w:val="es-PE"/>
              </w:rPr>
              <w:t>la rutina el código de error y la descripción del error correspondiente (extraído desde el catálogo de errores</w:t>
            </w:r>
            <w:r w:rsidR="006507B1">
              <w:rPr>
                <w:rFonts w:ascii="Arial Narrow" w:eastAsia="Calibri" w:hAnsi="Arial Narrow" w:cs="Arial"/>
                <w:sz w:val="20"/>
                <w:szCs w:val="20"/>
                <w:lang w:val="es-PE"/>
              </w:rPr>
              <w:t>)</w:t>
            </w:r>
            <w:r w:rsidRPr="00AA6A91">
              <w:rPr>
                <w:rFonts w:ascii="Arial Narrow" w:eastAsia="Calibri" w:hAnsi="Arial Narrow" w:cs="Arial"/>
                <w:sz w:val="20"/>
                <w:szCs w:val="20"/>
                <w:lang w:val="es-PE"/>
              </w:rPr>
              <w:t xml:space="preserve"> </w:t>
            </w:r>
          </w:p>
        </w:tc>
        <w:tc>
          <w:tcPr>
            <w:tcW w:w="3402" w:type="dxa"/>
          </w:tcPr>
          <w:p w:rsidR="0074080B" w:rsidRPr="00AA6A91" w:rsidRDefault="0074080B" w:rsidP="0074080B">
            <w:pPr>
              <w:ind w:left="360"/>
              <w:rPr>
                <w:rFonts w:ascii="Arial Narrow" w:hAnsi="Arial Narrow" w:cs="Arial"/>
                <w:sz w:val="20"/>
                <w:szCs w:val="20"/>
              </w:rPr>
            </w:pPr>
          </w:p>
          <w:p w:rsidR="0074080B" w:rsidRPr="00AA6A91" w:rsidRDefault="0074080B" w:rsidP="00967B4E">
            <w:pPr>
              <w:numPr>
                <w:ilvl w:val="0"/>
                <w:numId w:val="22"/>
              </w:numPr>
              <w:rPr>
                <w:rFonts w:ascii="Arial Narrow" w:hAnsi="Arial Narrow" w:cs="Arial"/>
                <w:sz w:val="20"/>
                <w:szCs w:val="20"/>
              </w:rPr>
            </w:pPr>
            <w:r w:rsidRPr="00AA6A91">
              <w:rPr>
                <w:rFonts w:ascii="Arial Narrow" w:hAnsi="Arial Narrow" w:cs="Arial"/>
                <w:sz w:val="20"/>
                <w:szCs w:val="20"/>
              </w:rPr>
              <w:t>Correcta validación para indicar si el contribuyente puede o no realizar el cambio de régimen a Régimen General.</w:t>
            </w:r>
          </w:p>
          <w:p w:rsidR="0074080B" w:rsidRPr="00AA6A91" w:rsidRDefault="0074080B" w:rsidP="00967B4E">
            <w:pPr>
              <w:numPr>
                <w:ilvl w:val="0"/>
                <w:numId w:val="22"/>
              </w:numPr>
              <w:rPr>
                <w:rFonts w:ascii="Arial Narrow" w:eastAsia="Arial Unicode MS" w:hAnsi="Arial Narrow" w:cs="Arial"/>
                <w:sz w:val="20"/>
                <w:szCs w:val="20"/>
              </w:rPr>
            </w:pPr>
            <w:r w:rsidRPr="00AA6A91">
              <w:rPr>
                <w:rFonts w:ascii="Arial Narrow" w:hAnsi="Arial Narrow" w:cs="Arial"/>
                <w:sz w:val="20"/>
                <w:szCs w:val="20"/>
              </w:rPr>
              <w:t xml:space="preserve">Retornar una lista de errores de validación en caso no cumpla con al menos una de las validaciones. </w:t>
            </w:r>
          </w:p>
        </w:tc>
        <w:tc>
          <w:tcPr>
            <w:tcW w:w="1134" w:type="dxa"/>
          </w:tcPr>
          <w:p w:rsidR="0074080B" w:rsidRPr="00AA6A91" w:rsidRDefault="0074080B" w:rsidP="0074080B">
            <w:pPr>
              <w:spacing w:before="60" w:after="120"/>
              <w:jc w:val="center"/>
              <w:rPr>
                <w:rFonts w:ascii="Arial Narrow" w:hAnsi="Arial Narrow" w:cs="Arial"/>
                <w:sz w:val="20"/>
                <w:szCs w:val="20"/>
              </w:rPr>
            </w:pPr>
          </w:p>
        </w:tc>
        <w:tc>
          <w:tcPr>
            <w:tcW w:w="992" w:type="dxa"/>
          </w:tcPr>
          <w:p w:rsidR="0074080B" w:rsidRPr="00AA6A91" w:rsidRDefault="0074080B" w:rsidP="0074080B">
            <w:pPr>
              <w:spacing w:before="60" w:after="120"/>
              <w:jc w:val="center"/>
              <w:rPr>
                <w:rFonts w:ascii="Arial Narrow" w:hAnsi="Arial Narrow" w:cs="Arial"/>
                <w:sz w:val="20"/>
                <w:szCs w:val="20"/>
              </w:rPr>
            </w:pPr>
            <w:r w:rsidRPr="00AA6A91">
              <w:rPr>
                <w:rFonts w:ascii="Arial Narrow" w:hAnsi="Arial Narrow" w:cs="Arial"/>
                <w:sz w:val="20"/>
                <w:szCs w:val="20"/>
              </w:rPr>
              <w:t>4</w:t>
            </w:r>
          </w:p>
        </w:tc>
      </w:tr>
      <w:tr w:rsidR="0074080B" w:rsidRPr="00AA6A91" w:rsidTr="0047014F">
        <w:tc>
          <w:tcPr>
            <w:tcW w:w="709" w:type="dxa"/>
          </w:tcPr>
          <w:p w:rsidR="0074080B" w:rsidRPr="00AA6A91" w:rsidRDefault="0074080B" w:rsidP="0074080B">
            <w:pPr>
              <w:spacing w:before="60" w:after="120"/>
              <w:rPr>
                <w:rFonts w:ascii="Arial Narrow" w:hAnsi="Arial Narrow" w:cs="Arial"/>
                <w:sz w:val="20"/>
                <w:szCs w:val="20"/>
              </w:rPr>
            </w:pPr>
            <w:r w:rsidRPr="00AA6A91">
              <w:rPr>
                <w:rFonts w:ascii="Arial Narrow" w:hAnsi="Arial Narrow" w:cs="Arial"/>
                <w:sz w:val="20"/>
                <w:szCs w:val="20"/>
              </w:rPr>
              <w:lastRenderedPageBreak/>
              <w:t>RF00</w:t>
            </w:r>
            <w:r>
              <w:rPr>
                <w:rFonts w:ascii="Arial Narrow" w:hAnsi="Arial Narrow" w:cs="Arial"/>
                <w:sz w:val="20"/>
                <w:szCs w:val="20"/>
              </w:rPr>
              <w:t>3</w:t>
            </w:r>
          </w:p>
        </w:tc>
        <w:tc>
          <w:tcPr>
            <w:tcW w:w="2268" w:type="dxa"/>
          </w:tcPr>
          <w:p w:rsidR="0074080B" w:rsidRPr="00AA6A91" w:rsidRDefault="0074080B" w:rsidP="0074080B">
            <w:pPr>
              <w:spacing w:before="60" w:after="120"/>
              <w:rPr>
                <w:rFonts w:ascii="Arial Narrow" w:hAnsi="Arial Narrow" w:cs="Arial"/>
                <w:i/>
                <w:sz w:val="20"/>
                <w:szCs w:val="20"/>
                <w:lang w:eastAsia="es-PE"/>
              </w:rPr>
            </w:pPr>
            <w:r w:rsidRPr="00AA6A91">
              <w:rPr>
                <w:rFonts w:ascii="Arial Narrow" w:hAnsi="Arial Narrow"/>
                <w:bCs/>
                <w:color w:val="000000"/>
                <w:sz w:val="20"/>
                <w:szCs w:val="20"/>
              </w:rPr>
              <w:t>Validar cambio de régimen a</w:t>
            </w:r>
            <w:r w:rsidRPr="00AA6A91">
              <w:rPr>
                <w:rFonts w:ascii="Arial Narrow" w:hAnsi="Arial Narrow" w:cs="Arial"/>
                <w:sz w:val="20"/>
                <w:szCs w:val="20"/>
              </w:rPr>
              <w:t xml:space="preserve">  </w:t>
            </w:r>
            <w:r w:rsidRPr="00AA6A91">
              <w:rPr>
                <w:rFonts w:ascii="Arial Narrow" w:hAnsi="Arial Narrow"/>
                <w:bCs/>
                <w:color w:val="000000"/>
                <w:sz w:val="20"/>
                <w:szCs w:val="20"/>
              </w:rPr>
              <w:t>Régimen Especial (tributo 3111</w:t>
            </w:r>
          </w:p>
        </w:tc>
        <w:tc>
          <w:tcPr>
            <w:tcW w:w="5103" w:type="dxa"/>
          </w:tcPr>
          <w:p w:rsidR="0074080B" w:rsidRPr="00AA6A91" w:rsidRDefault="0074080B" w:rsidP="0074080B">
            <w:pPr>
              <w:spacing w:before="60" w:after="120"/>
              <w:rPr>
                <w:rFonts w:ascii="Arial Narrow" w:eastAsia="Calibri" w:hAnsi="Arial Narrow" w:cs="Arial"/>
                <w:sz w:val="20"/>
                <w:szCs w:val="20"/>
                <w:lang w:val="es-PE"/>
              </w:rPr>
            </w:pPr>
            <w:r>
              <w:rPr>
                <w:rFonts w:ascii="Arial Narrow" w:eastAsia="Calibri" w:hAnsi="Arial Narrow" w:cs="Arial"/>
                <w:sz w:val="20"/>
                <w:szCs w:val="20"/>
                <w:lang w:val="es-PE"/>
              </w:rPr>
              <w:t xml:space="preserve">El servicio web debe validar el cambio de régimen para los </w:t>
            </w:r>
            <w:r w:rsidRPr="00AA6A91">
              <w:rPr>
                <w:rFonts w:ascii="Arial Narrow" w:eastAsia="Calibri" w:hAnsi="Arial Narrow" w:cs="Arial"/>
                <w:sz w:val="20"/>
                <w:szCs w:val="20"/>
                <w:lang w:val="es-PE"/>
              </w:rPr>
              <w:t>contribuyentes:</w:t>
            </w:r>
          </w:p>
          <w:p w:rsidR="0074080B" w:rsidRPr="00AA6A91" w:rsidRDefault="00EB6EC3" w:rsidP="0074080B">
            <w:pPr>
              <w:spacing w:before="60" w:after="120"/>
              <w:rPr>
                <w:rFonts w:ascii="Arial Narrow" w:eastAsia="Calibri" w:hAnsi="Arial Narrow" w:cs="Arial"/>
                <w:b/>
                <w:sz w:val="20"/>
                <w:szCs w:val="20"/>
                <w:u w:val="single"/>
                <w:lang w:val="es-PE"/>
              </w:rPr>
            </w:pPr>
            <w:r w:rsidRPr="00EB6EC3">
              <w:rPr>
                <w:rFonts w:ascii="Arial Narrow" w:eastAsia="Calibri" w:hAnsi="Arial Narrow" w:cs="Arial"/>
                <w:b/>
                <w:sz w:val="20"/>
                <w:szCs w:val="20"/>
                <w:highlight w:val="green"/>
                <w:u w:val="single"/>
                <w:lang w:val="es-PE"/>
              </w:rPr>
              <w:t xml:space="preserve">PRICOS Y </w:t>
            </w:r>
            <w:r w:rsidR="0074080B" w:rsidRPr="00EB6EC3">
              <w:rPr>
                <w:rFonts w:ascii="Arial Narrow" w:eastAsia="Calibri" w:hAnsi="Arial Narrow" w:cs="Arial"/>
                <w:b/>
                <w:sz w:val="20"/>
                <w:szCs w:val="20"/>
                <w:highlight w:val="green"/>
                <w:u w:val="single"/>
                <w:lang w:val="es-PE"/>
              </w:rPr>
              <w:t>MEPECO</w:t>
            </w:r>
            <w:r w:rsidRPr="00EB6EC3">
              <w:rPr>
                <w:rFonts w:ascii="Arial Narrow" w:eastAsia="Calibri" w:hAnsi="Arial Narrow" w:cs="Arial"/>
                <w:b/>
                <w:sz w:val="20"/>
                <w:szCs w:val="20"/>
                <w:highlight w:val="green"/>
                <w:u w:val="single"/>
                <w:lang w:val="es-PE"/>
              </w:rPr>
              <w:t>S</w:t>
            </w:r>
          </w:p>
          <w:p w:rsidR="0074080B" w:rsidRPr="00AA6A91" w:rsidRDefault="0074080B" w:rsidP="0074080B">
            <w:pPr>
              <w:numPr>
                <w:ilvl w:val="0"/>
                <w:numId w:val="11"/>
              </w:numPr>
              <w:rPr>
                <w:rFonts w:ascii="Arial Narrow" w:hAnsi="Arial Narrow"/>
                <w:sz w:val="20"/>
                <w:szCs w:val="20"/>
              </w:rPr>
            </w:pPr>
            <w:r w:rsidRPr="00AA6A91">
              <w:rPr>
                <w:rFonts w:ascii="Arial Narrow" w:hAnsi="Arial Narrow"/>
                <w:sz w:val="20"/>
                <w:szCs w:val="20"/>
              </w:rPr>
              <w:t>No debe ser tipo de contribuyente:  Personas naturales sin negocio (01)</w:t>
            </w:r>
          </w:p>
          <w:p w:rsidR="0074080B" w:rsidRPr="00EB6EC3" w:rsidRDefault="0074080B" w:rsidP="0074080B">
            <w:pPr>
              <w:rPr>
                <w:rFonts w:ascii="Arial Narrow" w:hAnsi="Arial Narrow"/>
                <w:sz w:val="2"/>
                <w:szCs w:val="2"/>
              </w:rPr>
            </w:pPr>
          </w:p>
          <w:p w:rsidR="0074080B" w:rsidRPr="00AA6A91" w:rsidRDefault="0074080B" w:rsidP="0074080B">
            <w:pPr>
              <w:numPr>
                <w:ilvl w:val="0"/>
                <w:numId w:val="10"/>
              </w:numPr>
              <w:spacing w:before="60" w:after="120"/>
              <w:rPr>
                <w:rFonts w:ascii="Arial Narrow" w:eastAsia="Calibri" w:hAnsi="Arial Narrow" w:cs="Arial"/>
                <w:bCs/>
                <w:color w:val="000000"/>
                <w:sz w:val="20"/>
                <w:szCs w:val="20"/>
                <w:lang w:val="es-PE"/>
              </w:rPr>
            </w:pPr>
            <w:r w:rsidRPr="00AA6A91">
              <w:rPr>
                <w:rFonts w:ascii="Arial Narrow" w:eastAsia="Calibri" w:hAnsi="Arial Narrow" w:cs="Arial"/>
                <w:bCs/>
                <w:color w:val="000000"/>
                <w:sz w:val="20"/>
                <w:szCs w:val="20"/>
                <w:lang w:val="es-PE"/>
              </w:rPr>
              <w:t>El contribuyente debe estar en los siguientes estados: Activo (00), Baja Provisional (01) y Baja Provisional de oficio (02).</w:t>
            </w:r>
          </w:p>
          <w:p w:rsidR="00C76408" w:rsidRPr="00C76408" w:rsidRDefault="0074080B" w:rsidP="00C76408">
            <w:pPr>
              <w:numPr>
                <w:ilvl w:val="0"/>
                <w:numId w:val="10"/>
              </w:numPr>
              <w:spacing w:before="60" w:after="120"/>
              <w:rPr>
                <w:rFonts w:cs="Arial"/>
                <w:bCs/>
                <w:szCs w:val="22"/>
                <w:highlight w:val="green"/>
                <w:lang w:val="es-PE"/>
              </w:rPr>
            </w:pPr>
            <w:r w:rsidRPr="00AA6A91">
              <w:rPr>
                <w:rFonts w:ascii="Arial Narrow" w:hAnsi="Arial Narrow"/>
                <w:sz w:val="20"/>
                <w:szCs w:val="20"/>
              </w:rPr>
              <w:t xml:space="preserve">Tributos régimen de procedencia debe ser: del Régimen General, Régimen de Amazonia, </w:t>
            </w:r>
            <w:r w:rsidRPr="00174DD2">
              <w:rPr>
                <w:rFonts w:ascii="Arial Narrow" w:hAnsi="Arial Narrow"/>
                <w:strike/>
                <w:color w:val="BFBFBF" w:themeColor="background1" w:themeShade="BF"/>
                <w:sz w:val="20"/>
                <w:szCs w:val="20"/>
                <w:highlight w:val="green"/>
                <w:rPrChange w:id="84" w:author="Cilliani Delgado Becker Carlos" w:date="2018-09-06T15:16:00Z">
                  <w:rPr>
                    <w:rFonts w:ascii="Arial Narrow" w:hAnsi="Arial Narrow"/>
                    <w:sz w:val="20"/>
                    <w:szCs w:val="20"/>
                  </w:rPr>
                </w:rPrChange>
              </w:rPr>
              <w:t>Régimen de Frontera</w:t>
            </w:r>
            <w:r w:rsidRPr="00AA6A91">
              <w:rPr>
                <w:rFonts w:ascii="Arial Narrow" w:hAnsi="Arial Narrow"/>
                <w:sz w:val="20"/>
                <w:szCs w:val="20"/>
              </w:rPr>
              <w:t>, Régimen NRUS, Régimen Agrario, Régimen pequeño agrario</w:t>
            </w:r>
            <w:r w:rsidR="00F17BCA">
              <w:rPr>
                <w:rFonts w:ascii="Arial Narrow" w:hAnsi="Arial Narrow"/>
                <w:bCs/>
                <w:color w:val="000000"/>
                <w:szCs w:val="22"/>
              </w:rPr>
              <w:t xml:space="preserve"> o </w:t>
            </w:r>
            <w:r w:rsidR="00F17BCA" w:rsidRPr="00172EB3">
              <w:rPr>
                <w:rFonts w:ascii="Arial Narrow" w:hAnsi="Arial Narrow"/>
                <w:bCs/>
                <w:color w:val="000000"/>
                <w:sz w:val="20"/>
                <w:szCs w:val="20"/>
                <w:highlight w:val="yellow"/>
              </w:rPr>
              <w:t>Régimen RMT-MYP</w:t>
            </w:r>
            <w:r w:rsidRPr="00AA6A91">
              <w:rPr>
                <w:rFonts w:ascii="Arial Narrow" w:hAnsi="Arial Narrow"/>
                <w:sz w:val="20"/>
                <w:szCs w:val="20"/>
              </w:rPr>
              <w:t xml:space="preserve">. </w:t>
            </w:r>
            <w:r w:rsidR="00EB6EC3">
              <w:rPr>
                <w:rFonts w:ascii="Arial Narrow" w:hAnsi="Arial Narrow" w:cs="Arial"/>
                <w:bCs/>
                <w:color w:val="000000" w:themeColor="text1"/>
                <w:sz w:val="20"/>
                <w:szCs w:val="20"/>
                <w:highlight w:val="green"/>
                <w:lang w:val="es-PE"/>
              </w:rPr>
              <w:t xml:space="preserve">No considerar esta regla/validación en caso el contribuyente no se encuentre afecto a </w:t>
            </w:r>
            <w:r w:rsidR="00EB6EC3" w:rsidRPr="00817630">
              <w:rPr>
                <w:rFonts w:ascii="Arial Narrow" w:hAnsi="Arial Narrow" w:cs="Arial"/>
                <w:bCs/>
                <w:color w:val="000000" w:themeColor="text1"/>
                <w:sz w:val="20"/>
                <w:szCs w:val="20"/>
                <w:highlight w:val="green"/>
                <w:lang w:val="es-PE"/>
              </w:rPr>
              <w:t xml:space="preserve">alguno de los </w:t>
            </w:r>
            <w:r w:rsidR="00EB6EC3">
              <w:rPr>
                <w:rFonts w:ascii="Arial Narrow" w:hAnsi="Arial Narrow" w:cs="Arial"/>
                <w:bCs/>
                <w:color w:val="000000" w:themeColor="text1"/>
                <w:sz w:val="20"/>
                <w:szCs w:val="20"/>
                <w:highlight w:val="green"/>
                <w:lang w:val="es-PE"/>
              </w:rPr>
              <w:t xml:space="preserve">regímenes </w:t>
            </w:r>
          </w:p>
          <w:p w:rsidR="00C76408" w:rsidRDefault="008A5262" w:rsidP="00CC2EBA">
            <w:pPr>
              <w:numPr>
                <w:ilvl w:val="1"/>
                <w:numId w:val="50"/>
              </w:numPr>
              <w:tabs>
                <w:tab w:val="left" w:pos="1091"/>
              </w:tabs>
              <w:spacing w:before="60" w:after="120"/>
              <w:rPr>
                <w:rFonts w:cs="Arial"/>
                <w:bCs/>
                <w:szCs w:val="22"/>
                <w:highlight w:val="green"/>
                <w:lang w:val="es-PE"/>
              </w:rPr>
            </w:pPr>
            <w:r w:rsidRPr="00C76408">
              <w:rPr>
                <w:rFonts w:cs="Arial"/>
                <w:bCs/>
                <w:szCs w:val="22"/>
                <w:highlight w:val="green"/>
                <w:lang w:val="es-PE"/>
              </w:rPr>
              <w:t>Régimen General (3031)</w:t>
            </w:r>
          </w:p>
          <w:p w:rsidR="008A5262" w:rsidRPr="00C76408" w:rsidRDefault="008A5262" w:rsidP="00CC2EBA">
            <w:pPr>
              <w:numPr>
                <w:ilvl w:val="1"/>
                <w:numId w:val="50"/>
              </w:numPr>
              <w:tabs>
                <w:tab w:val="left" w:pos="1091"/>
              </w:tabs>
              <w:spacing w:before="60" w:after="120"/>
              <w:rPr>
                <w:rFonts w:cs="Arial"/>
                <w:bCs/>
                <w:szCs w:val="22"/>
                <w:highlight w:val="green"/>
                <w:lang w:val="es-PE"/>
              </w:rPr>
            </w:pPr>
            <w:r w:rsidRPr="00C76408">
              <w:rPr>
                <w:rFonts w:cs="Arial"/>
                <w:bCs/>
                <w:szCs w:val="22"/>
                <w:highlight w:val="green"/>
                <w:lang w:val="es-PE"/>
              </w:rPr>
              <w:lastRenderedPageBreak/>
              <w:t>Régimen Especial (3111)</w:t>
            </w:r>
          </w:p>
          <w:p w:rsidR="008A5262" w:rsidRPr="00CC290C" w:rsidRDefault="008A5262" w:rsidP="00CC2EBA">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MYPE Tributario (3121)</w:t>
            </w:r>
          </w:p>
          <w:p w:rsidR="008A5262" w:rsidRPr="00CC290C" w:rsidRDefault="008A5262" w:rsidP="00CC2EBA">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de frontera (3611)</w:t>
            </w:r>
          </w:p>
          <w:p w:rsidR="006B4C6D" w:rsidRPr="006B4C6D" w:rsidRDefault="006B4C6D" w:rsidP="006B4C6D">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agrario</w:t>
            </w:r>
            <w:r>
              <w:rPr>
                <w:rFonts w:cs="Arial"/>
                <w:bCs/>
                <w:szCs w:val="22"/>
                <w:highlight w:val="green"/>
                <w:lang w:val="es-PE"/>
              </w:rPr>
              <w:t xml:space="preserve"> </w:t>
            </w:r>
            <w:r w:rsidRPr="006B4C6D">
              <w:rPr>
                <w:rFonts w:cs="Arial"/>
                <w:bCs/>
                <w:szCs w:val="22"/>
                <w:highlight w:val="green"/>
                <w:lang w:val="es-PE"/>
              </w:rPr>
              <w:t>885</w:t>
            </w:r>
            <w:r w:rsidR="00CE33CF">
              <w:rPr>
                <w:rFonts w:cs="Arial"/>
                <w:bCs/>
                <w:szCs w:val="22"/>
                <w:highlight w:val="green"/>
                <w:lang w:val="es-PE"/>
              </w:rPr>
              <w:t xml:space="preserve"> CP</w:t>
            </w:r>
            <w:r w:rsidRPr="006B4C6D">
              <w:rPr>
                <w:rFonts w:cs="Arial"/>
                <w:bCs/>
                <w:szCs w:val="22"/>
                <w:highlight w:val="green"/>
                <w:lang w:val="es-PE"/>
              </w:rPr>
              <w:t xml:space="preserve"> (3411)</w:t>
            </w:r>
          </w:p>
          <w:p w:rsidR="006B4C6D" w:rsidRPr="006B4C6D" w:rsidRDefault="006B4C6D" w:rsidP="006B4C6D">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Amazonía (3311)</w:t>
            </w:r>
          </w:p>
          <w:p w:rsidR="006B4C6D" w:rsidRPr="00CC290C" w:rsidRDefault="006B4C6D" w:rsidP="006B4C6D">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agrario CP (3</w:t>
            </w:r>
            <w:r>
              <w:rPr>
                <w:rFonts w:cs="Arial"/>
                <w:bCs/>
                <w:szCs w:val="22"/>
                <w:highlight w:val="green"/>
                <w:lang w:val="es-PE"/>
              </w:rPr>
              <w:t>5</w:t>
            </w:r>
            <w:r w:rsidRPr="006B4C6D">
              <w:rPr>
                <w:rFonts w:cs="Arial"/>
                <w:bCs/>
                <w:szCs w:val="22"/>
                <w:highlight w:val="green"/>
                <w:lang w:val="es-PE"/>
              </w:rPr>
              <w:t>11</w:t>
            </w:r>
            <w:r w:rsidRPr="00CC290C">
              <w:rPr>
                <w:rFonts w:cs="Arial"/>
                <w:bCs/>
                <w:szCs w:val="22"/>
                <w:highlight w:val="green"/>
                <w:lang w:val="es-PE"/>
              </w:rPr>
              <w:t>)</w:t>
            </w:r>
          </w:p>
          <w:p w:rsidR="00EB6EC3" w:rsidRPr="00CC290C" w:rsidRDefault="008A5262" w:rsidP="00C76408">
            <w:pPr>
              <w:pStyle w:val="Prrafodelista"/>
              <w:numPr>
                <w:ilvl w:val="1"/>
                <w:numId w:val="50"/>
              </w:numPr>
              <w:tabs>
                <w:tab w:val="left" w:pos="1091"/>
              </w:tabs>
              <w:rPr>
                <w:rFonts w:ascii="Arial Narrow" w:eastAsia="Calibri" w:hAnsi="Arial Narrow"/>
                <w:bCs/>
                <w:color w:val="000000"/>
                <w:sz w:val="20"/>
                <w:szCs w:val="20"/>
                <w:highlight w:val="green"/>
                <w:lang w:val="es-PE"/>
              </w:rPr>
            </w:pPr>
            <w:r w:rsidRPr="00CC290C">
              <w:rPr>
                <w:rFonts w:cs="Arial"/>
                <w:bCs/>
                <w:szCs w:val="22"/>
                <w:highlight w:val="green"/>
                <w:lang w:val="es-PE"/>
              </w:rPr>
              <w:t>NRUS (</w:t>
            </w:r>
            <w:r w:rsidR="0009197A" w:rsidRPr="0009197A">
              <w:rPr>
                <w:rFonts w:cs="Arial"/>
                <w:bCs/>
                <w:szCs w:val="22"/>
                <w:highlight w:val="green"/>
                <w:lang w:val="es-PE"/>
              </w:rPr>
              <w:t>041101, 041102, 041103, 041104, 041105, 041201, 041202, 041203, 041204, 041205, 041301, 041302, 041303, 041304, 041305</w:t>
            </w:r>
            <w:r w:rsidRPr="00CC290C">
              <w:rPr>
                <w:rFonts w:ascii="Arial Narrow" w:hAnsi="Arial Narrow" w:cs="Arial"/>
                <w:bCs/>
                <w:color w:val="000000" w:themeColor="text1"/>
                <w:sz w:val="20"/>
                <w:szCs w:val="20"/>
                <w:highlight w:val="green"/>
                <w:lang w:val="es-PE"/>
              </w:rPr>
              <w:t>)</w:t>
            </w:r>
            <w:r w:rsidR="00EB6EC3" w:rsidRPr="00CC290C">
              <w:rPr>
                <w:rFonts w:ascii="Arial Narrow" w:hAnsi="Arial Narrow" w:cs="Arial"/>
                <w:bCs/>
                <w:color w:val="000000" w:themeColor="text1"/>
                <w:sz w:val="20"/>
                <w:szCs w:val="20"/>
                <w:highlight w:val="green"/>
                <w:lang w:val="es-PE"/>
              </w:rPr>
              <w:t>.</w:t>
            </w:r>
          </w:p>
          <w:p w:rsidR="00F17BCA" w:rsidRDefault="00F17BCA" w:rsidP="00F17BCA">
            <w:pPr>
              <w:numPr>
                <w:ilvl w:val="0"/>
                <w:numId w:val="11"/>
              </w:numPr>
              <w:rPr>
                <w:rFonts w:ascii="Arial Narrow" w:hAnsi="Arial Narrow"/>
                <w:sz w:val="20"/>
                <w:szCs w:val="20"/>
              </w:rPr>
            </w:pPr>
            <w:r w:rsidRPr="00AA6A91">
              <w:rPr>
                <w:rFonts w:ascii="Arial Narrow" w:hAnsi="Arial Narrow"/>
                <w:sz w:val="20"/>
                <w:szCs w:val="20"/>
              </w:rPr>
              <w:t xml:space="preserve">Puede acogerse al RER solo una vez en el ejercicio gravable, en cualquier mes del año, para los regímenes mencionados en el punto anterior a excepción del </w:t>
            </w:r>
          </w:p>
          <w:p w:rsidR="00F17BCA" w:rsidRPr="00CB09EB" w:rsidRDefault="00F17BCA" w:rsidP="00F17BCA">
            <w:pPr>
              <w:numPr>
                <w:ilvl w:val="1"/>
                <w:numId w:val="11"/>
              </w:numPr>
              <w:rPr>
                <w:rFonts w:ascii="Arial Narrow" w:hAnsi="Arial Narrow"/>
                <w:sz w:val="20"/>
                <w:szCs w:val="20"/>
              </w:rPr>
            </w:pPr>
            <w:r w:rsidRPr="00CB09EB">
              <w:rPr>
                <w:rFonts w:ascii="Arial Narrow" w:hAnsi="Arial Narrow"/>
                <w:sz w:val="20"/>
                <w:szCs w:val="20"/>
              </w:rPr>
              <w:t>NRUS ya que no hay restricción y se puede acoger más de una vez en el año.</w:t>
            </w:r>
          </w:p>
          <w:p w:rsidR="0074080B" w:rsidRPr="009A3EF9" w:rsidRDefault="00F17BCA" w:rsidP="00F17BCA">
            <w:pPr>
              <w:numPr>
                <w:ilvl w:val="1"/>
                <w:numId w:val="11"/>
              </w:numPr>
              <w:rPr>
                <w:rFonts w:ascii="Arial Narrow" w:hAnsi="Arial Narrow"/>
                <w:sz w:val="20"/>
                <w:szCs w:val="20"/>
              </w:rPr>
            </w:pPr>
            <w:r w:rsidRPr="00F17BCA">
              <w:rPr>
                <w:rFonts w:ascii="Arial Narrow" w:hAnsi="Arial Narrow"/>
                <w:sz w:val="20"/>
                <w:szCs w:val="20"/>
                <w:highlight w:val="yellow"/>
              </w:rPr>
              <w:t xml:space="preserve">RMTMYP y </w:t>
            </w:r>
            <w:r w:rsidRPr="00F17BCA">
              <w:rPr>
                <w:rFonts w:ascii="Arial Narrow" w:hAnsi="Arial Narrow"/>
                <w:color w:val="000000"/>
                <w:sz w:val="20"/>
                <w:szCs w:val="20"/>
                <w:highlight w:val="yellow"/>
              </w:rPr>
              <w:t>Régimen General</w:t>
            </w:r>
            <w:r w:rsidRPr="00F17BCA">
              <w:rPr>
                <w:rFonts w:ascii="Arial Narrow" w:hAnsi="Arial Narrow"/>
                <w:sz w:val="20"/>
                <w:szCs w:val="20"/>
                <w:highlight w:val="yellow"/>
              </w:rPr>
              <w:t xml:space="preserve"> una vez al año en el periodo Enero.</w:t>
            </w:r>
          </w:p>
          <w:p w:rsidR="0074080B" w:rsidRPr="0029590E" w:rsidRDefault="0074080B" w:rsidP="0074080B">
            <w:pPr>
              <w:ind w:left="720"/>
              <w:rPr>
                <w:rFonts w:ascii="Arial Narrow" w:hAnsi="Arial Narrow"/>
                <w:sz w:val="16"/>
                <w:szCs w:val="16"/>
              </w:rPr>
            </w:pPr>
          </w:p>
          <w:p w:rsidR="0074080B" w:rsidRDefault="0074080B" w:rsidP="0074080B">
            <w:pPr>
              <w:numPr>
                <w:ilvl w:val="0"/>
                <w:numId w:val="11"/>
              </w:numPr>
              <w:rPr>
                <w:rFonts w:ascii="Arial Narrow" w:hAnsi="Arial Narrow"/>
                <w:sz w:val="20"/>
                <w:szCs w:val="20"/>
              </w:rPr>
            </w:pPr>
            <w:r w:rsidRPr="00AA6A91">
              <w:rPr>
                <w:rFonts w:ascii="Arial Narrow" w:hAnsi="Arial Narrow"/>
                <w:sz w:val="20"/>
                <w:szCs w:val="20"/>
              </w:rPr>
              <w:t>El contribuyente no debe tener asignado los siguientes CIIU4: 6202, 6201,6311, 5812, 9511, 6209, 6910, 6920, 7020, 7110, 8620, 7500</w:t>
            </w:r>
            <w:r w:rsidR="009449BE">
              <w:rPr>
                <w:rFonts w:ascii="Arial Narrow" w:hAnsi="Arial Narrow"/>
                <w:sz w:val="20"/>
                <w:szCs w:val="20"/>
              </w:rPr>
              <w:t xml:space="preserve">, </w:t>
            </w:r>
            <w:r w:rsidR="009449BE" w:rsidRPr="009449BE">
              <w:rPr>
                <w:rFonts w:ascii="Arial Narrow" w:hAnsi="Arial Narrow"/>
                <w:sz w:val="20"/>
                <w:szCs w:val="20"/>
                <w:highlight w:val="yellow"/>
              </w:rPr>
              <w:t>6312, 6391, 6399, 5820, 9512, 7010, 7490, 8550, 4100, 4210, 4220, 4290, 4390, 6622, 6629</w:t>
            </w:r>
            <w:r w:rsidRPr="00AA6A91">
              <w:rPr>
                <w:rFonts w:ascii="Arial Narrow" w:hAnsi="Arial Narrow"/>
                <w:sz w:val="20"/>
                <w:szCs w:val="20"/>
              </w:rPr>
              <w:t>.</w:t>
            </w:r>
          </w:p>
          <w:p w:rsidR="009449BE" w:rsidRDefault="009449BE" w:rsidP="009449BE">
            <w:pPr>
              <w:rPr>
                <w:rFonts w:ascii="Arial Narrow" w:hAnsi="Arial Narrow"/>
                <w:sz w:val="20"/>
                <w:szCs w:val="20"/>
              </w:rPr>
            </w:pPr>
          </w:p>
          <w:p w:rsidR="0074080B" w:rsidRPr="00AA6A91" w:rsidRDefault="0074080B" w:rsidP="0074080B">
            <w:pPr>
              <w:numPr>
                <w:ilvl w:val="0"/>
                <w:numId w:val="11"/>
              </w:numPr>
              <w:rPr>
                <w:rFonts w:ascii="Arial Narrow" w:hAnsi="Arial Narrow"/>
                <w:sz w:val="20"/>
                <w:szCs w:val="20"/>
              </w:rPr>
            </w:pPr>
            <w:r w:rsidRPr="00AA6A91">
              <w:rPr>
                <w:rFonts w:ascii="Arial Narrow" w:hAnsi="Arial Narrow"/>
                <w:sz w:val="20"/>
                <w:szCs w:val="20"/>
              </w:rPr>
              <w:t xml:space="preserve">De no utilizar el CIIU4, se debe verificar que no tenga los siguientes CIIU3: </w:t>
            </w:r>
            <w:r w:rsidR="009449BE" w:rsidRPr="009449BE">
              <w:rPr>
                <w:rFonts w:ascii="Arial Narrow" w:hAnsi="Arial Narrow"/>
                <w:sz w:val="20"/>
                <w:szCs w:val="20"/>
              </w:rPr>
              <w:t xml:space="preserve">85124, 85200, 74117, 74120, 74218, 72101, 72202, 72303, 72404, 72505, 72909, 74145, </w:t>
            </w:r>
            <w:r w:rsidR="009449BE" w:rsidRPr="009449BE">
              <w:rPr>
                <w:rFonts w:ascii="Arial Narrow" w:hAnsi="Arial Narrow"/>
                <w:sz w:val="20"/>
                <w:szCs w:val="20"/>
                <w:highlight w:val="yellow"/>
              </w:rPr>
              <w:t>92209, 74996, 32200, 52600, 45207 y 67206</w:t>
            </w:r>
            <w:r w:rsidRPr="009449BE">
              <w:rPr>
                <w:rFonts w:ascii="Arial Narrow" w:hAnsi="Arial Narrow"/>
                <w:sz w:val="20"/>
                <w:szCs w:val="20"/>
              </w:rPr>
              <w:t>.</w:t>
            </w:r>
          </w:p>
          <w:p w:rsidR="0074080B" w:rsidRPr="00AA6A91" w:rsidRDefault="0074080B" w:rsidP="0074080B">
            <w:pPr>
              <w:rPr>
                <w:rFonts w:ascii="Arial Narrow" w:hAnsi="Arial Narrow"/>
                <w:sz w:val="20"/>
                <w:szCs w:val="20"/>
              </w:rPr>
            </w:pPr>
          </w:p>
          <w:p w:rsidR="0074080B" w:rsidRPr="00AA6A91" w:rsidRDefault="0074080B" w:rsidP="0074080B">
            <w:pPr>
              <w:numPr>
                <w:ilvl w:val="0"/>
                <w:numId w:val="11"/>
              </w:numPr>
              <w:rPr>
                <w:rFonts w:ascii="Arial Narrow" w:hAnsi="Arial Narrow"/>
                <w:sz w:val="20"/>
                <w:szCs w:val="20"/>
              </w:rPr>
            </w:pPr>
            <w:r w:rsidRPr="00AA6A91">
              <w:rPr>
                <w:rFonts w:ascii="Arial Narrow" w:hAnsi="Arial Narrow"/>
                <w:sz w:val="20"/>
                <w:szCs w:val="20"/>
              </w:rPr>
              <w:t>El contribuyente no debe estar afecto al impuesto a los casinos (código 071101) y/o al impuesto a las máquinas tragamonedas (código 071201), por el período que declara.</w:t>
            </w:r>
          </w:p>
          <w:p w:rsidR="0074080B" w:rsidRPr="00AA6A91" w:rsidRDefault="0074080B" w:rsidP="0074080B">
            <w:pPr>
              <w:rPr>
                <w:rFonts w:ascii="Arial Narrow" w:hAnsi="Arial Narrow"/>
                <w:sz w:val="20"/>
                <w:szCs w:val="20"/>
              </w:rPr>
            </w:pPr>
          </w:p>
          <w:p w:rsidR="0074080B" w:rsidRPr="00AA6A91" w:rsidRDefault="0074080B" w:rsidP="0074080B">
            <w:pPr>
              <w:numPr>
                <w:ilvl w:val="0"/>
                <w:numId w:val="11"/>
              </w:numPr>
              <w:rPr>
                <w:rFonts w:ascii="Arial Narrow" w:hAnsi="Arial Narrow"/>
                <w:sz w:val="20"/>
                <w:szCs w:val="20"/>
              </w:rPr>
            </w:pPr>
            <w:r w:rsidRPr="00AA6A91">
              <w:rPr>
                <w:rFonts w:ascii="Arial Narrow" w:hAnsi="Arial Narrow"/>
                <w:sz w:val="20"/>
                <w:szCs w:val="20"/>
              </w:rPr>
              <w:t xml:space="preserve">La fecha de presentación de la Declaración deberá efectuarse hasta la fecha de vencimiento de la obligación tributaria (tomar en cuenta el vencimiento especial y </w:t>
            </w:r>
            <w:r w:rsidRPr="00AA6A91">
              <w:rPr>
                <w:rFonts w:ascii="Arial Narrow" w:hAnsi="Arial Narrow"/>
                <w:sz w:val="20"/>
                <w:szCs w:val="20"/>
              </w:rPr>
              <w:lastRenderedPageBreak/>
              <w:t>vencimiento de Buenos Contribuyentes).</w:t>
            </w:r>
          </w:p>
          <w:p w:rsidR="0074080B" w:rsidRPr="00AA6A91" w:rsidRDefault="0074080B" w:rsidP="0074080B">
            <w:pPr>
              <w:rPr>
                <w:rFonts w:ascii="Arial Narrow" w:hAnsi="Arial Narrow"/>
                <w:sz w:val="20"/>
                <w:szCs w:val="20"/>
              </w:rPr>
            </w:pPr>
          </w:p>
          <w:p w:rsidR="0074080B" w:rsidRPr="00AA6A91" w:rsidRDefault="0074080B" w:rsidP="0074080B">
            <w:pPr>
              <w:rPr>
                <w:rFonts w:ascii="Arial Narrow" w:hAnsi="Arial Narrow"/>
                <w:sz w:val="20"/>
                <w:szCs w:val="20"/>
              </w:rPr>
            </w:pPr>
            <w:r w:rsidRPr="00AA6A91">
              <w:rPr>
                <w:rFonts w:ascii="Arial Narrow" w:hAnsi="Arial Narrow" w:cs="Arial"/>
                <w:sz w:val="20"/>
                <w:szCs w:val="20"/>
              </w:rPr>
              <w:t>Aquellas consultas que no cumplan con la validación se deberán devolver de respuesta a la rutina el código de error y la descripción del error correspondiente (extraído desde el catálogo de errores).</w:t>
            </w:r>
          </w:p>
        </w:tc>
        <w:tc>
          <w:tcPr>
            <w:tcW w:w="3402" w:type="dxa"/>
          </w:tcPr>
          <w:p w:rsidR="0074080B" w:rsidRPr="00AA6A91" w:rsidRDefault="0074080B" w:rsidP="00967B4E">
            <w:pPr>
              <w:numPr>
                <w:ilvl w:val="0"/>
                <w:numId w:val="22"/>
              </w:numPr>
              <w:rPr>
                <w:rFonts w:ascii="Arial Narrow" w:hAnsi="Arial Narrow" w:cs="Arial"/>
                <w:sz w:val="20"/>
                <w:szCs w:val="20"/>
              </w:rPr>
            </w:pPr>
            <w:r w:rsidRPr="00AA6A91">
              <w:rPr>
                <w:rFonts w:ascii="Arial Narrow" w:hAnsi="Arial Narrow" w:cs="Arial"/>
                <w:sz w:val="20"/>
                <w:szCs w:val="20"/>
              </w:rPr>
              <w:lastRenderedPageBreak/>
              <w:t>Correcta validación para indicar si el contribuyente puede o no realizar el cambio de régimen a Régimen Especial.</w:t>
            </w:r>
          </w:p>
          <w:p w:rsidR="0074080B" w:rsidRPr="00AA6A91" w:rsidRDefault="0074080B" w:rsidP="0074080B">
            <w:pPr>
              <w:ind w:left="360"/>
              <w:rPr>
                <w:rFonts w:ascii="Arial Narrow" w:hAnsi="Arial Narrow" w:cs="Arial"/>
                <w:sz w:val="20"/>
                <w:szCs w:val="20"/>
              </w:rPr>
            </w:pPr>
          </w:p>
          <w:p w:rsidR="0074080B" w:rsidRPr="00AA6A91" w:rsidRDefault="0074080B" w:rsidP="00967B4E">
            <w:pPr>
              <w:numPr>
                <w:ilvl w:val="0"/>
                <w:numId w:val="22"/>
              </w:numPr>
              <w:rPr>
                <w:rFonts w:ascii="Arial Narrow" w:eastAsia="Arial Unicode MS" w:hAnsi="Arial Narrow" w:cs="Arial"/>
                <w:sz w:val="20"/>
                <w:szCs w:val="20"/>
              </w:rPr>
            </w:pPr>
            <w:r w:rsidRPr="00AA6A91">
              <w:rPr>
                <w:rFonts w:ascii="Arial Narrow" w:hAnsi="Arial Narrow" w:cs="Arial"/>
                <w:sz w:val="20"/>
                <w:szCs w:val="20"/>
              </w:rPr>
              <w:t xml:space="preserve">Retornar una lista de errores de validación en caso no cumpla con al menos una de las validaciones. </w:t>
            </w:r>
          </w:p>
        </w:tc>
        <w:tc>
          <w:tcPr>
            <w:tcW w:w="1134" w:type="dxa"/>
          </w:tcPr>
          <w:p w:rsidR="0074080B" w:rsidRPr="00AA6A91" w:rsidRDefault="0074080B" w:rsidP="0074080B">
            <w:pPr>
              <w:spacing w:before="60" w:after="120"/>
              <w:jc w:val="center"/>
              <w:rPr>
                <w:rFonts w:ascii="Arial Narrow" w:hAnsi="Arial Narrow" w:cs="Arial"/>
                <w:sz w:val="20"/>
                <w:szCs w:val="20"/>
              </w:rPr>
            </w:pPr>
          </w:p>
        </w:tc>
        <w:tc>
          <w:tcPr>
            <w:tcW w:w="992" w:type="dxa"/>
          </w:tcPr>
          <w:p w:rsidR="0074080B" w:rsidRPr="00AA6A91" w:rsidRDefault="0074080B" w:rsidP="0074080B">
            <w:pPr>
              <w:spacing w:before="60" w:after="120"/>
              <w:jc w:val="center"/>
              <w:rPr>
                <w:rFonts w:ascii="Arial Narrow" w:hAnsi="Arial Narrow" w:cs="Arial"/>
                <w:sz w:val="20"/>
                <w:szCs w:val="20"/>
              </w:rPr>
            </w:pPr>
            <w:r w:rsidRPr="00AA6A91">
              <w:rPr>
                <w:rFonts w:ascii="Arial Narrow" w:hAnsi="Arial Narrow" w:cs="Arial"/>
                <w:sz w:val="20"/>
                <w:szCs w:val="20"/>
              </w:rPr>
              <w:t>4</w:t>
            </w:r>
          </w:p>
        </w:tc>
      </w:tr>
      <w:tr w:rsidR="0074080B" w:rsidRPr="00AA6A91" w:rsidTr="0047014F">
        <w:tc>
          <w:tcPr>
            <w:tcW w:w="709" w:type="dxa"/>
          </w:tcPr>
          <w:p w:rsidR="0074080B" w:rsidRPr="00AA6A91" w:rsidRDefault="0074080B" w:rsidP="0074080B">
            <w:pPr>
              <w:spacing w:before="60" w:after="120"/>
              <w:rPr>
                <w:rFonts w:ascii="Arial Narrow" w:hAnsi="Arial Narrow" w:cs="Arial"/>
                <w:sz w:val="20"/>
                <w:szCs w:val="20"/>
              </w:rPr>
            </w:pPr>
            <w:r w:rsidRPr="00AA6A91">
              <w:rPr>
                <w:rFonts w:ascii="Arial Narrow" w:hAnsi="Arial Narrow" w:cs="Arial"/>
                <w:sz w:val="20"/>
                <w:szCs w:val="20"/>
              </w:rPr>
              <w:lastRenderedPageBreak/>
              <w:t>RF00</w:t>
            </w:r>
            <w:r>
              <w:rPr>
                <w:rFonts w:ascii="Arial Narrow" w:hAnsi="Arial Narrow" w:cs="Arial"/>
                <w:sz w:val="20"/>
                <w:szCs w:val="20"/>
              </w:rPr>
              <w:t>4</w:t>
            </w:r>
          </w:p>
        </w:tc>
        <w:tc>
          <w:tcPr>
            <w:tcW w:w="2268" w:type="dxa"/>
          </w:tcPr>
          <w:p w:rsidR="0074080B" w:rsidRPr="00AA6A91" w:rsidRDefault="0074080B" w:rsidP="0074080B">
            <w:pPr>
              <w:spacing w:before="60" w:after="120"/>
              <w:rPr>
                <w:rFonts w:ascii="Arial Narrow" w:hAnsi="Arial Narrow"/>
                <w:bCs/>
                <w:color w:val="000000"/>
                <w:sz w:val="20"/>
                <w:szCs w:val="20"/>
              </w:rPr>
            </w:pPr>
            <w:r w:rsidRPr="00AA6A91">
              <w:rPr>
                <w:rFonts w:ascii="Arial Narrow" w:hAnsi="Arial Narrow"/>
                <w:bCs/>
                <w:color w:val="000000"/>
                <w:sz w:val="20"/>
                <w:szCs w:val="20"/>
              </w:rPr>
              <w:t xml:space="preserve">Validar cambio de régimen a Régimen de Amazonía </w:t>
            </w:r>
            <w:r w:rsidRPr="00AA6A91">
              <w:rPr>
                <w:rFonts w:ascii="Arial Narrow" w:hAnsi="Arial Narrow"/>
                <w:sz w:val="20"/>
                <w:szCs w:val="20"/>
              </w:rPr>
              <w:t>(tributo 3311)</w:t>
            </w:r>
          </w:p>
        </w:tc>
        <w:tc>
          <w:tcPr>
            <w:tcW w:w="5103" w:type="dxa"/>
          </w:tcPr>
          <w:p w:rsidR="0074080B" w:rsidRPr="00AA6A91" w:rsidRDefault="0074080B" w:rsidP="0074080B">
            <w:pPr>
              <w:spacing w:before="60" w:after="120"/>
              <w:rPr>
                <w:rFonts w:ascii="Arial Narrow" w:eastAsia="Calibri" w:hAnsi="Arial Narrow" w:cs="Arial"/>
                <w:sz w:val="20"/>
                <w:szCs w:val="20"/>
                <w:lang w:val="es-PE"/>
              </w:rPr>
            </w:pPr>
            <w:r>
              <w:rPr>
                <w:rFonts w:ascii="Arial Narrow" w:eastAsia="Calibri" w:hAnsi="Arial Narrow" w:cs="Arial"/>
                <w:sz w:val="20"/>
                <w:szCs w:val="20"/>
                <w:lang w:val="es-PE"/>
              </w:rPr>
              <w:t xml:space="preserve">El servicio web debe validar el cambio de régimen para los contribuyentes </w:t>
            </w:r>
            <w:r w:rsidRPr="00CA47F6">
              <w:rPr>
                <w:rFonts w:ascii="Arial Narrow" w:eastAsia="Calibri" w:hAnsi="Arial Narrow" w:cs="Arial"/>
                <w:b/>
                <w:sz w:val="20"/>
                <w:szCs w:val="20"/>
                <w:lang w:val="es-PE"/>
              </w:rPr>
              <w:t>PRICO y MEPECO</w:t>
            </w:r>
            <w:r w:rsidRPr="00CA47F6">
              <w:rPr>
                <w:rFonts w:ascii="Arial Narrow" w:eastAsia="Calibri" w:hAnsi="Arial Narrow" w:cs="Arial"/>
                <w:sz w:val="20"/>
                <w:szCs w:val="20"/>
                <w:lang w:val="es-PE"/>
              </w:rPr>
              <w:t>:</w:t>
            </w:r>
          </w:p>
          <w:p w:rsidR="0074080B" w:rsidRPr="00AA6A91" w:rsidRDefault="0074080B" w:rsidP="0074080B">
            <w:pPr>
              <w:numPr>
                <w:ilvl w:val="0"/>
                <w:numId w:val="12"/>
              </w:numPr>
              <w:spacing w:before="60" w:after="120"/>
              <w:rPr>
                <w:rFonts w:ascii="Arial Narrow" w:eastAsia="Calibri" w:hAnsi="Arial Narrow"/>
                <w:bCs/>
                <w:color w:val="000000"/>
                <w:sz w:val="20"/>
                <w:szCs w:val="20"/>
                <w:lang w:val="es-PE"/>
              </w:rPr>
            </w:pPr>
            <w:r w:rsidRPr="00AA6A91">
              <w:rPr>
                <w:rFonts w:ascii="Arial Narrow" w:eastAsia="Calibri" w:hAnsi="Arial Narrow"/>
                <w:bCs/>
                <w:color w:val="000000"/>
                <w:sz w:val="20"/>
                <w:szCs w:val="20"/>
                <w:lang w:val="es-PE"/>
              </w:rPr>
              <w:t>No debe ser tipo de contribuyente: Personas naturales sin negocio (01).</w:t>
            </w:r>
          </w:p>
          <w:p w:rsidR="0074080B" w:rsidRPr="00AA6A91" w:rsidRDefault="0074080B" w:rsidP="0074080B">
            <w:pPr>
              <w:numPr>
                <w:ilvl w:val="0"/>
                <w:numId w:val="12"/>
              </w:numPr>
              <w:spacing w:before="60" w:after="120"/>
              <w:rPr>
                <w:rFonts w:ascii="Arial Narrow" w:eastAsia="Calibri" w:hAnsi="Arial Narrow" w:cs="Arial"/>
                <w:bCs/>
                <w:color w:val="000000"/>
                <w:sz w:val="20"/>
                <w:szCs w:val="20"/>
                <w:lang w:val="es-PE"/>
              </w:rPr>
            </w:pPr>
            <w:r w:rsidRPr="00AA6A91">
              <w:rPr>
                <w:rFonts w:ascii="Arial Narrow" w:eastAsia="Calibri" w:hAnsi="Arial Narrow" w:cs="Arial"/>
                <w:bCs/>
                <w:color w:val="000000"/>
                <w:sz w:val="20"/>
                <w:szCs w:val="20"/>
                <w:lang w:val="es-PE"/>
              </w:rPr>
              <w:t>El contribuyente debe estar en los siguientes estados: Activo (00), Baja Provisional (01) y Baja Provisional de oficio (02).</w:t>
            </w:r>
          </w:p>
          <w:p w:rsidR="00762C4E" w:rsidRPr="00C76408" w:rsidRDefault="0074080B" w:rsidP="00762C4E">
            <w:pPr>
              <w:numPr>
                <w:ilvl w:val="0"/>
                <w:numId w:val="10"/>
              </w:numPr>
              <w:spacing w:before="60" w:after="120"/>
              <w:rPr>
                <w:ins w:id="85" w:author="Zumaeta Kawata Jesus" w:date="2018-09-04T09:52:00Z"/>
                <w:rFonts w:cs="Arial"/>
                <w:bCs/>
                <w:szCs w:val="22"/>
                <w:highlight w:val="green"/>
                <w:lang w:val="es-PE"/>
              </w:rPr>
            </w:pPr>
            <w:r w:rsidRPr="008A5262">
              <w:rPr>
                <w:rFonts w:ascii="Arial Narrow" w:eastAsia="Calibri" w:hAnsi="Arial Narrow"/>
                <w:bCs/>
                <w:color w:val="000000"/>
                <w:sz w:val="20"/>
                <w:szCs w:val="20"/>
                <w:lang w:val="es-PE"/>
              </w:rPr>
              <w:t>Tributos régimen de procedencia debe ser: Régimen Especial, Régimen General, Régimen de Frontera, Régimen NRUS, Régimen Agrario, Régimen pequeño agrario</w:t>
            </w:r>
            <w:r w:rsidR="009449BE" w:rsidRPr="008A5262">
              <w:rPr>
                <w:rFonts w:ascii="Arial Narrow" w:eastAsia="Calibri" w:hAnsi="Arial Narrow"/>
                <w:bCs/>
                <w:color w:val="000000"/>
                <w:sz w:val="20"/>
                <w:szCs w:val="20"/>
                <w:lang w:val="es-PE"/>
              </w:rPr>
              <w:t xml:space="preserve"> o </w:t>
            </w:r>
            <w:r w:rsidR="009449BE" w:rsidRPr="008A5262">
              <w:rPr>
                <w:rFonts w:ascii="Arial Narrow" w:hAnsi="Arial Narrow"/>
                <w:bCs/>
                <w:color w:val="000000"/>
                <w:sz w:val="20"/>
                <w:szCs w:val="20"/>
                <w:highlight w:val="yellow"/>
              </w:rPr>
              <w:t>Régimen RMT-MYP</w:t>
            </w:r>
            <w:r w:rsidR="009449BE" w:rsidRPr="008A5262">
              <w:rPr>
                <w:rFonts w:ascii="Arial Narrow" w:hAnsi="Arial Narrow"/>
                <w:bCs/>
                <w:color w:val="000000"/>
                <w:sz w:val="20"/>
                <w:szCs w:val="20"/>
              </w:rPr>
              <w:t>.</w:t>
            </w:r>
            <w:r w:rsidR="00C921D1" w:rsidRPr="008A5262">
              <w:rPr>
                <w:rFonts w:ascii="Arial Narrow" w:hAnsi="Arial Narrow"/>
                <w:bCs/>
                <w:color w:val="000000"/>
                <w:sz w:val="20"/>
                <w:szCs w:val="20"/>
              </w:rPr>
              <w:t xml:space="preserve"> </w:t>
            </w:r>
            <w:ins w:id="86" w:author="Zumaeta Kawata Jesus" w:date="2018-09-04T09:52:00Z">
              <w:r w:rsidR="00762C4E">
                <w:rPr>
                  <w:rFonts w:ascii="Arial Narrow" w:hAnsi="Arial Narrow" w:cs="Arial"/>
                  <w:bCs/>
                  <w:color w:val="000000" w:themeColor="text1"/>
                  <w:sz w:val="20"/>
                  <w:szCs w:val="20"/>
                  <w:highlight w:val="green"/>
                  <w:lang w:val="es-PE"/>
                </w:rPr>
                <w:t xml:space="preserve">No considerar esta regla/validación en caso el contribuyente no se encuentre afecto a </w:t>
              </w:r>
              <w:r w:rsidR="00762C4E" w:rsidRPr="00817630">
                <w:rPr>
                  <w:rFonts w:ascii="Arial Narrow" w:hAnsi="Arial Narrow" w:cs="Arial"/>
                  <w:bCs/>
                  <w:color w:val="000000" w:themeColor="text1"/>
                  <w:sz w:val="20"/>
                  <w:szCs w:val="20"/>
                  <w:highlight w:val="green"/>
                  <w:lang w:val="es-PE"/>
                </w:rPr>
                <w:t xml:space="preserve">alguno de los </w:t>
              </w:r>
              <w:r w:rsidR="00762C4E">
                <w:rPr>
                  <w:rFonts w:ascii="Arial Narrow" w:hAnsi="Arial Narrow" w:cs="Arial"/>
                  <w:bCs/>
                  <w:color w:val="000000" w:themeColor="text1"/>
                  <w:sz w:val="20"/>
                  <w:szCs w:val="20"/>
                  <w:highlight w:val="green"/>
                  <w:lang w:val="es-PE"/>
                </w:rPr>
                <w:t xml:space="preserve">regímenes </w:t>
              </w:r>
            </w:ins>
          </w:p>
          <w:p w:rsidR="00762C4E" w:rsidRDefault="00762C4E" w:rsidP="00762C4E">
            <w:pPr>
              <w:numPr>
                <w:ilvl w:val="1"/>
                <w:numId w:val="50"/>
              </w:numPr>
              <w:tabs>
                <w:tab w:val="left" w:pos="1091"/>
              </w:tabs>
              <w:spacing w:before="60" w:after="120"/>
              <w:rPr>
                <w:ins w:id="87" w:author="Zumaeta Kawata Jesus" w:date="2018-09-04T09:52:00Z"/>
                <w:rFonts w:cs="Arial"/>
                <w:bCs/>
                <w:szCs w:val="22"/>
                <w:highlight w:val="green"/>
                <w:lang w:val="es-PE"/>
              </w:rPr>
            </w:pPr>
            <w:ins w:id="88" w:author="Zumaeta Kawata Jesus" w:date="2018-09-04T09:52:00Z">
              <w:r w:rsidRPr="00C76408">
                <w:rPr>
                  <w:rFonts w:cs="Arial"/>
                  <w:bCs/>
                  <w:szCs w:val="22"/>
                  <w:highlight w:val="green"/>
                  <w:lang w:val="es-PE"/>
                </w:rPr>
                <w:t>Régimen General (3031)</w:t>
              </w:r>
            </w:ins>
          </w:p>
          <w:p w:rsidR="00762C4E" w:rsidRPr="00C76408" w:rsidRDefault="00762C4E" w:rsidP="00762C4E">
            <w:pPr>
              <w:numPr>
                <w:ilvl w:val="1"/>
                <w:numId w:val="50"/>
              </w:numPr>
              <w:tabs>
                <w:tab w:val="left" w:pos="1091"/>
              </w:tabs>
              <w:spacing w:before="60" w:after="120"/>
              <w:rPr>
                <w:ins w:id="89" w:author="Zumaeta Kawata Jesus" w:date="2018-09-04T09:52:00Z"/>
                <w:rFonts w:cs="Arial"/>
                <w:bCs/>
                <w:szCs w:val="22"/>
                <w:highlight w:val="green"/>
                <w:lang w:val="es-PE"/>
              </w:rPr>
            </w:pPr>
            <w:ins w:id="90" w:author="Zumaeta Kawata Jesus" w:date="2018-09-04T09:52:00Z">
              <w:r w:rsidRPr="00C76408">
                <w:rPr>
                  <w:rFonts w:cs="Arial"/>
                  <w:bCs/>
                  <w:szCs w:val="22"/>
                  <w:highlight w:val="green"/>
                  <w:lang w:val="es-PE"/>
                </w:rPr>
                <w:t>Régimen Especial (3111)</w:t>
              </w:r>
            </w:ins>
          </w:p>
          <w:p w:rsidR="00762C4E" w:rsidRPr="00CC290C" w:rsidRDefault="00762C4E" w:rsidP="00762C4E">
            <w:pPr>
              <w:pStyle w:val="Prrafodelista"/>
              <w:numPr>
                <w:ilvl w:val="1"/>
                <w:numId w:val="50"/>
              </w:numPr>
              <w:tabs>
                <w:tab w:val="left" w:pos="1091"/>
              </w:tabs>
              <w:rPr>
                <w:ins w:id="91" w:author="Zumaeta Kawata Jesus" w:date="2018-09-04T09:52:00Z"/>
                <w:rFonts w:cs="Arial"/>
                <w:bCs/>
                <w:szCs w:val="22"/>
                <w:highlight w:val="green"/>
                <w:lang w:val="es-PE"/>
              </w:rPr>
            </w:pPr>
            <w:ins w:id="92" w:author="Zumaeta Kawata Jesus" w:date="2018-09-04T09:52:00Z">
              <w:r w:rsidRPr="00CC290C">
                <w:rPr>
                  <w:rFonts w:cs="Arial"/>
                  <w:bCs/>
                  <w:szCs w:val="22"/>
                  <w:highlight w:val="green"/>
                  <w:lang w:val="es-PE"/>
                </w:rPr>
                <w:t>Régimen MYPE Tributario (3121)</w:t>
              </w:r>
            </w:ins>
          </w:p>
          <w:p w:rsidR="00762C4E" w:rsidRPr="00CC290C" w:rsidRDefault="00762C4E" w:rsidP="00762C4E">
            <w:pPr>
              <w:pStyle w:val="Prrafodelista"/>
              <w:numPr>
                <w:ilvl w:val="1"/>
                <w:numId w:val="50"/>
              </w:numPr>
              <w:tabs>
                <w:tab w:val="left" w:pos="1091"/>
              </w:tabs>
              <w:rPr>
                <w:ins w:id="93" w:author="Zumaeta Kawata Jesus" w:date="2018-09-04T09:52:00Z"/>
                <w:rFonts w:cs="Arial"/>
                <w:bCs/>
                <w:szCs w:val="22"/>
                <w:highlight w:val="green"/>
                <w:lang w:val="es-PE"/>
              </w:rPr>
            </w:pPr>
            <w:ins w:id="94" w:author="Zumaeta Kawata Jesus" w:date="2018-09-04T09:52:00Z">
              <w:r w:rsidRPr="00CC290C">
                <w:rPr>
                  <w:rFonts w:cs="Arial"/>
                  <w:bCs/>
                  <w:szCs w:val="22"/>
                  <w:highlight w:val="green"/>
                  <w:lang w:val="es-PE"/>
                </w:rPr>
                <w:t>Régimen de frontera (3611)</w:t>
              </w:r>
            </w:ins>
          </w:p>
          <w:p w:rsidR="00762C4E" w:rsidRPr="006B4C6D" w:rsidRDefault="00762C4E" w:rsidP="00762C4E">
            <w:pPr>
              <w:pStyle w:val="Prrafodelista"/>
              <w:numPr>
                <w:ilvl w:val="1"/>
                <w:numId w:val="50"/>
              </w:numPr>
              <w:tabs>
                <w:tab w:val="left" w:pos="1091"/>
              </w:tabs>
              <w:rPr>
                <w:ins w:id="95" w:author="Zumaeta Kawata Jesus" w:date="2018-09-04T09:52:00Z"/>
                <w:rFonts w:cs="Arial"/>
                <w:bCs/>
                <w:szCs w:val="22"/>
                <w:highlight w:val="green"/>
                <w:lang w:val="es-PE"/>
              </w:rPr>
            </w:pPr>
            <w:ins w:id="96" w:author="Zumaeta Kawata Jesus" w:date="2018-09-04T09:52:00Z">
              <w:r w:rsidRPr="00CC290C">
                <w:rPr>
                  <w:rFonts w:cs="Arial"/>
                  <w:bCs/>
                  <w:szCs w:val="22"/>
                  <w:highlight w:val="green"/>
                  <w:lang w:val="es-PE"/>
                </w:rPr>
                <w:t>Régimen agrario</w:t>
              </w:r>
              <w:r>
                <w:rPr>
                  <w:rFonts w:cs="Arial"/>
                  <w:bCs/>
                  <w:szCs w:val="22"/>
                  <w:highlight w:val="green"/>
                  <w:lang w:val="es-PE"/>
                </w:rPr>
                <w:t xml:space="preserve"> </w:t>
              </w:r>
              <w:r w:rsidRPr="006B4C6D">
                <w:rPr>
                  <w:rFonts w:cs="Arial"/>
                  <w:bCs/>
                  <w:szCs w:val="22"/>
                  <w:highlight w:val="green"/>
                  <w:lang w:val="es-PE"/>
                </w:rPr>
                <w:t>885</w:t>
              </w:r>
              <w:r>
                <w:rPr>
                  <w:rFonts w:cs="Arial"/>
                  <w:bCs/>
                  <w:szCs w:val="22"/>
                  <w:highlight w:val="green"/>
                  <w:lang w:val="es-PE"/>
                </w:rPr>
                <w:t xml:space="preserve"> CP</w:t>
              </w:r>
              <w:r w:rsidRPr="006B4C6D">
                <w:rPr>
                  <w:rFonts w:cs="Arial"/>
                  <w:bCs/>
                  <w:szCs w:val="22"/>
                  <w:highlight w:val="green"/>
                  <w:lang w:val="es-PE"/>
                </w:rPr>
                <w:t xml:space="preserve"> (3411)</w:t>
              </w:r>
            </w:ins>
          </w:p>
          <w:p w:rsidR="00762C4E" w:rsidRPr="006B4C6D" w:rsidRDefault="00762C4E" w:rsidP="00762C4E">
            <w:pPr>
              <w:pStyle w:val="Prrafodelista"/>
              <w:numPr>
                <w:ilvl w:val="1"/>
                <w:numId w:val="50"/>
              </w:numPr>
              <w:tabs>
                <w:tab w:val="left" w:pos="1091"/>
              </w:tabs>
              <w:rPr>
                <w:ins w:id="97" w:author="Zumaeta Kawata Jesus" w:date="2018-09-04T09:52:00Z"/>
                <w:rFonts w:cs="Arial"/>
                <w:bCs/>
                <w:szCs w:val="22"/>
                <w:highlight w:val="green"/>
                <w:lang w:val="es-PE"/>
              </w:rPr>
            </w:pPr>
            <w:ins w:id="98" w:author="Zumaeta Kawata Jesus" w:date="2018-09-04T09:52:00Z">
              <w:r w:rsidRPr="006B4C6D">
                <w:rPr>
                  <w:rFonts w:cs="Arial"/>
                  <w:bCs/>
                  <w:szCs w:val="22"/>
                  <w:highlight w:val="green"/>
                  <w:lang w:val="es-PE"/>
                </w:rPr>
                <w:t>Régimen Amazonía (3311)</w:t>
              </w:r>
            </w:ins>
          </w:p>
          <w:p w:rsidR="00762C4E" w:rsidDel="004A2EE6" w:rsidRDefault="00762C4E" w:rsidP="00762C4E">
            <w:pPr>
              <w:pStyle w:val="Prrafodelista"/>
              <w:numPr>
                <w:ilvl w:val="1"/>
                <w:numId w:val="50"/>
              </w:numPr>
              <w:tabs>
                <w:tab w:val="left" w:pos="1091"/>
              </w:tabs>
              <w:rPr>
                <w:del w:id="99" w:author="Cilliani Delgado Becker Carlos" w:date="2018-09-06T15:18:00Z"/>
                <w:rFonts w:cs="Arial"/>
                <w:bCs/>
                <w:szCs w:val="22"/>
                <w:highlight w:val="green"/>
                <w:lang w:val="es-PE"/>
              </w:rPr>
            </w:pPr>
            <w:ins w:id="100" w:author="Zumaeta Kawata Jesus" w:date="2018-09-04T09:52:00Z">
              <w:r w:rsidRPr="006B4C6D">
                <w:rPr>
                  <w:rFonts w:cs="Arial"/>
                  <w:bCs/>
                  <w:szCs w:val="22"/>
                  <w:highlight w:val="green"/>
                  <w:lang w:val="es-PE"/>
                </w:rPr>
                <w:t>Régimen agrario CP (3</w:t>
              </w:r>
              <w:r>
                <w:rPr>
                  <w:rFonts w:cs="Arial"/>
                  <w:bCs/>
                  <w:szCs w:val="22"/>
                  <w:highlight w:val="green"/>
                  <w:lang w:val="es-PE"/>
                </w:rPr>
                <w:t>5</w:t>
              </w:r>
              <w:r w:rsidRPr="006B4C6D">
                <w:rPr>
                  <w:rFonts w:cs="Arial"/>
                  <w:bCs/>
                  <w:szCs w:val="22"/>
                  <w:highlight w:val="green"/>
                  <w:lang w:val="es-PE"/>
                </w:rPr>
                <w:t>11</w:t>
              </w:r>
              <w:r w:rsidRPr="00CC290C">
                <w:rPr>
                  <w:rFonts w:cs="Arial"/>
                  <w:bCs/>
                  <w:szCs w:val="22"/>
                  <w:highlight w:val="green"/>
                  <w:lang w:val="es-PE"/>
                </w:rPr>
                <w:t>)</w:t>
              </w:r>
            </w:ins>
          </w:p>
          <w:p w:rsidR="00376D54" w:rsidRPr="00EE30F0" w:rsidRDefault="00762C4E">
            <w:pPr>
              <w:pStyle w:val="Prrafodelista"/>
              <w:numPr>
                <w:ilvl w:val="1"/>
                <w:numId w:val="50"/>
              </w:numPr>
              <w:tabs>
                <w:tab w:val="left" w:pos="1091"/>
              </w:tabs>
              <w:rPr>
                <w:rFonts w:ascii="Arial Narrow" w:eastAsia="Calibri" w:hAnsi="Arial Narrow"/>
                <w:bCs/>
                <w:color w:val="000000"/>
                <w:sz w:val="20"/>
                <w:szCs w:val="20"/>
                <w:lang w:val="es-PE"/>
              </w:rPr>
              <w:pPrChange w:id="101" w:author="Cilliani Delgado Becker Carlos" w:date="2018-09-06T15:18:00Z">
                <w:pPr>
                  <w:numPr>
                    <w:numId w:val="12"/>
                  </w:numPr>
                  <w:spacing w:before="60" w:after="120"/>
                  <w:ind w:left="720" w:hanging="360"/>
                </w:pPr>
              </w:pPrChange>
            </w:pPr>
            <w:ins w:id="102" w:author="Zumaeta Kawata Jesus" w:date="2018-09-04T09:52:00Z">
              <w:r w:rsidRPr="004A2EE6">
                <w:rPr>
                  <w:rFonts w:cs="Arial"/>
                  <w:bCs/>
                  <w:szCs w:val="22"/>
                  <w:highlight w:val="green"/>
                  <w:lang w:val="es-PE"/>
                </w:rPr>
                <w:t>NRUS (041101, 041102, 041103, 041104, 041105, 041201, 041202, 041203, 041204, 041205, 041301, 041302, 041303, 041304, 041305</w:t>
              </w:r>
              <w:r w:rsidRPr="00EE30F0">
                <w:rPr>
                  <w:rFonts w:ascii="Arial Narrow" w:hAnsi="Arial Narrow" w:cs="Arial"/>
                  <w:bCs/>
                  <w:color w:val="000000" w:themeColor="text1"/>
                  <w:sz w:val="20"/>
                  <w:szCs w:val="20"/>
                  <w:highlight w:val="green"/>
                  <w:lang w:val="es-PE"/>
                </w:rPr>
                <w:t>).</w:t>
              </w:r>
            </w:ins>
          </w:p>
          <w:p w:rsidR="0074080B" w:rsidRDefault="0074080B" w:rsidP="0074080B">
            <w:pPr>
              <w:numPr>
                <w:ilvl w:val="0"/>
                <w:numId w:val="12"/>
              </w:numPr>
              <w:spacing w:before="60" w:after="120"/>
              <w:rPr>
                <w:rFonts w:ascii="Arial Narrow" w:eastAsia="Calibri" w:hAnsi="Arial Narrow"/>
                <w:bCs/>
                <w:color w:val="000000"/>
                <w:sz w:val="20"/>
                <w:szCs w:val="20"/>
                <w:lang w:val="es-PE"/>
              </w:rPr>
            </w:pPr>
            <w:r w:rsidRPr="008A5262">
              <w:rPr>
                <w:rFonts w:ascii="Arial Narrow" w:eastAsia="Calibri" w:hAnsi="Arial Narrow"/>
                <w:bCs/>
                <w:color w:val="000000"/>
                <w:sz w:val="20"/>
                <w:szCs w:val="20"/>
                <w:lang w:val="es-PE"/>
              </w:rPr>
              <w:t>El periodo tributario debe ser enero.</w:t>
            </w:r>
          </w:p>
          <w:p w:rsidR="008A5262" w:rsidRPr="00CC290C" w:rsidRDefault="008A5262" w:rsidP="00CC2EBA">
            <w:pPr>
              <w:pStyle w:val="Prrafodelista"/>
              <w:numPr>
                <w:ilvl w:val="0"/>
                <w:numId w:val="51"/>
              </w:numPr>
              <w:tabs>
                <w:tab w:val="left" w:pos="1091"/>
              </w:tabs>
              <w:contextualSpacing/>
              <w:rPr>
                <w:rFonts w:cs="Arial"/>
                <w:bCs/>
                <w:szCs w:val="20"/>
                <w:highlight w:val="green"/>
                <w:lang w:val="es-PE"/>
              </w:rPr>
            </w:pPr>
            <w:r w:rsidRPr="00CC290C">
              <w:rPr>
                <w:rFonts w:eastAsiaTheme="minorHAnsi" w:cs="Arial"/>
                <w:szCs w:val="20"/>
                <w:highlight w:val="green"/>
                <w:lang w:val="es-PE" w:eastAsia="en-US"/>
              </w:rPr>
              <w:t xml:space="preserve">En el caso de las empresas que recién inicien actividades en el transcurso del ejercicio, el acogimiento se podría </w:t>
            </w:r>
            <w:r w:rsidRPr="00CC290C">
              <w:rPr>
                <w:rFonts w:eastAsiaTheme="minorHAnsi" w:cs="Arial"/>
                <w:szCs w:val="20"/>
                <w:highlight w:val="green"/>
                <w:lang w:val="es-PE" w:eastAsia="en-US"/>
              </w:rPr>
              <w:lastRenderedPageBreak/>
              <w:t xml:space="preserve">realizar hasta la fecha de vencimiento del periodo que corresponde a la fecha del inicio de actividades. </w:t>
            </w:r>
          </w:p>
          <w:p w:rsidR="008A5262" w:rsidRPr="009F5BA4" w:rsidRDefault="008A5262" w:rsidP="009F5BA4">
            <w:pPr>
              <w:tabs>
                <w:tab w:val="left" w:pos="1091"/>
              </w:tabs>
              <w:ind w:left="720"/>
              <w:rPr>
                <w:rFonts w:cs="Arial"/>
                <w:bCs/>
                <w:szCs w:val="20"/>
                <w:highlight w:val="green"/>
                <w:lang w:val="es-PE"/>
              </w:rPr>
            </w:pPr>
            <w:r w:rsidRPr="009F5BA4">
              <w:rPr>
                <w:rFonts w:eastAsiaTheme="minorHAnsi" w:cs="Arial"/>
                <w:szCs w:val="20"/>
                <w:highlight w:val="green"/>
                <w:lang w:val="es-PE" w:eastAsia="en-US"/>
              </w:rPr>
              <w:t>Ejemplo:</w:t>
            </w:r>
          </w:p>
          <w:p w:rsidR="008A5262" w:rsidRPr="00CC290C" w:rsidRDefault="008A5262" w:rsidP="009F5BA4">
            <w:pPr>
              <w:pStyle w:val="Prrafodelista"/>
              <w:numPr>
                <w:ilvl w:val="0"/>
                <w:numId w:val="50"/>
              </w:numPr>
              <w:autoSpaceDE w:val="0"/>
              <w:autoSpaceDN w:val="0"/>
              <w:adjustRightInd w:val="0"/>
              <w:ind w:left="1064" w:hanging="284"/>
              <w:contextualSpacing/>
              <w:jc w:val="left"/>
              <w:rPr>
                <w:rFonts w:cs="Arial"/>
                <w:bCs/>
                <w:szCs w:val="20"/>
                <w:highlight w:val="green"/>
                <w:lang w:val="es-PE"/>
              </w:rPr>
            </w:pPr>
            <w:r w:rsidRPr="00CC290C">
              <w:rPr>
                <w:rFonts w:eastAsiaTheme="minorHAnsi" w:cs="Arial"/>
                <w:szCs w:val="20"/>
                <w:highlight w:val="green"/>
                <w:lang w:val="es-PE" w:eastAsia="en-US"/>
              </w:rPr>
              <w:t>Fecha de Inicio de Actividades: 01-07-2016</w:t>
            </w:r>
          </w:p>
          <w:p w:rsidR="008A5262" w:rsidRPr="00CC290C" w:rsidRDefault="008A5262" w:rsidP="00CC2EBA">
            <w:pPr>
              <w:pStyle w:val="Prrafodelista"/>
              <w:numPr>
                <w:ilvl w:val="0"/>
                <w:numId w:val="50"/>
              </w:numPr>
              <w:tabs>
                <w:tab w:val="left" w:pos="1091"/>
              </w:tabs>
              <w:ind w:firstLine="414"/>
              <w:contextualSpacing/>
              <w:rPr>
                <w:rFonts w:cs="Arial"/>
                <w:bCs/>
                <w:szCs w:val="20"/>
                <w:highlight w:val="green"/>
                <w:lang w:val="es-PE"/>
              </w:rPr>
            </w:pPr>
            <w:r w:rsidRPr="00CC290C">
              <w:rPr>
                <w:rFonts w:eastAsiaTheme="minorHAnsi" w:cs="Arial"/>
                <w:szCs w:val="20"/>
                <w:highlight w:val="green"/>
                <w:lang w:val="es-PE" w:eastAsia="en-US"/>
              </w:rPr>
              <w:t>Período de Declaración:  07-2016</w:t>
            </w:r>
          </w:p>
          <w:p w:rsidR="008A5262" w:rsidRPr="008A5262" w:rsidRDefault="008A5262" w:rsidP="008A5262">
            <w:pPr>
              <w:spacing w:before="60" w:after="120"/>
              <w:ind w:left="720"/>
              <w:rPr>
                <w:rFonts w:ascii="Arial Narrow" w:eastAsia="Calibri" w:hAnsi="Arial Narrow"/>
                <w:bCs/>
                <w:color w:val="000000"/>
                <w:sz w:val="20"/>
                <w:szCs w:val="20"/>
                <w:lang w:val="es-PE"/>
              </w:rPr>
            </w:pPr>
          </w:p>
          <w:p w:rsidR="0074080B" w:rsidRPr="00AA6A91" w:rsidRDefault="0074080B" w:rsidP="0074080B">
            <w:pPr>
              <w:numPr>
                <w:ilvl w:val="0"/>
                <w:numId w:val="12"/>
              </w:numPr>
              <w:spacing w:before="60" w:after="120"/>
              <w:rPr>
                <w:rFonts w:ascii="Arial Narrow" w:eastAsia="Calibri" w:hAnsi="Arial Narrow"/>
                <w:sz w:val="20"/>
                <w:szCs w:val="20"/>
                <w:lang w:val="es-PE"/>
              </w:rPr>
            </w:pPr>
            <w:r w:rsidRPr="00AA6A91">
              <w:rPr>
                <w:rFonts w:ascii="Arial Narrow" w:eastAsia="Calibri" w:hAnsi="Arial Narrow"/>
                <w:sz w:val="20"/>
                <w:szCs w:val="20"/>
                <w:lang w:val="es-PE"/>
              </w:rPr>
              <w:t xml:space="preserve">La fecha de presentación de la Declaración deberá efectuarse hasta la fecha de vencimiento de la obligación tributaria (tomar en cuenta el vencimiento especial </w:t>
            </w:r>
            <w:ins w:id="103" w:author="Zumaeta Kawata Jesus" w:date="2018-09-04T09:53:00Z">
              <w:r w:rsidR="00762C4E">
                <w:rPr>
                  <w:rFonts w:ascii="Arial Narrow" w:eastAsia="Calibri" w:hAnsi="Arial Narrow"/>
                  <w:sz w:val="20"/>
                  <w:szCs w:val="20"/>
                  <w:lang w:val="es-PE"/>
                </w:rPr>
                <w:t xml:space="preserve">y fecha de vencimiento </w:t>
              </w:r>
            </w:ins>
            <w:r w:rsidRPr="00AA6A91">
              <w:rPr>
                <w:rFonts w:ascii="Arial Narrow" w:eastAsia="Calibri" w:hAnsi="Arial Narrow"/>
                <w:sz w:val="20"/>
                <w:szCs w:val="20"/>
                <w:lang w:val="es-PE"/>
              </w:rPr>
              <w:t>de Buenos Contribuyentes).</w:t>
            </w:r>
          </w:p>
          <w:p w:rsidR="008A5262" w:rsidRPr="008A5262" w:rsidRDefault="0074080B" w:rsidP="008A5262">
            <w:pPr>
              <w:numPr>
                <w:ilvl w:val="0"/>
                <w:numId w:val="12"/>
              </w:numPr>
              <w:spacing w:before="60" w:after="120"/>
              <w:rPr>
                <w:rFonts w:ascii="Arial Narrow" w:eastAsia="Calibri" w:hAnsi="Arial Narrow" w:cs="Arial"/>
                <w:sz w:val="20"/>
                <w:szCs w:val="20"/>
                <w:lang w:val="es-PE"/>
              </w:rPr>
            </w:pPr>
            <w:r w:rsidRPr="00AA6A91">
              <w:rPr>
                <w:rFonts w:ascii="Arial Narrow" w:eastAsia="Calibri" w:hAnsi="Arial Narrow"/>
                <w:bCs/>
                <w:color w:val="000000"/>
                <w:sz w:val="20"/>
                <w:szCs w:val="20"/>
                <w:lang w:val="es-PE"/>
              </w:rPr>
              <w:t>El ubigeo del contribuyente debe ser un ubigeo de Zona de Amazon</w:t>
            </w:r>
            <w:r w:rsidR="00CA47F6">
              <w:rPr>
                <w:rFonts w:ascii="Arial Narrow" w:eastAsia="Calibri" w:hAnsi="Arial Narrow"/>
                <w:bCs/>
                <w:color w:val="000000"/>
                <w:sz w:val="20"/>
                <w:szCs w:val="20"/>
                <w:lang w:val="es-PE"/>
              </w:rPr>
              <w:t>í</w:t>
            </w:r>
            <w:r w:rsidRPr="00AA6A91">
              <w:rPr>
                <w:rFonts w:ascii="Arial Narrow" w:eastAsia="Calibri" w:hAnsi="Arial Narrow"/>
                <w:bCs/>
                <w:color w:val="000000"/>
                <w:sz w:val="20"/>
                <w:szCs w:val="20"/>
                <w:lang w:val="es-PE"/>
              </w:rPr>
              <w:t>a (Anexo 3).</w:t>
            </w:r>
          </w:p>
          <w:p w:rsidR="0074080B" w:rsidRPr="00AA6A91" w:rsidRDefault="0074080B" w:rsidP="0074080B">
            <w:pPr>
              <w:spacing w:before="60" w:after="120"/>
              <w:rPr>
                <w:rFonts w:ascii="Arial Narrow" w:eastAsia="Calibri" w:hAnsi="Arial Narrow" w:cs="Arial"/>
                <w:sz w:val="20"/>
                <w:szCs w:val="20"/>
                <w:lang w:val="es-PE"/>
              </w:rPr>
            </w:pPr>
            <w:r w:rsidRPr="00AA6A91">
              <w:rPr>
                <w:rFonts w:ascii="Arial Narrow" w:eastAsia="Calibri" w:hAnsi="Arial Narrow" w:cs="Arial"/>
                <w:sz w:val="20"/>
                <w:szCs w:val="20"/>
                <w:lang w:val="es-PE"/>
              </w:rPr>
              <w:t>Aquellas consultas que no cumplan con la validación se deberán devolver de respuesta a la rutina el código de error y la descripción del error correspondiente (extraído desde el catálogo de errores).</w:t>
            </w:r>
          </w:p>
        </w:tc>
        <w:tc>
          <w:tcPr>
            <w:tcW w:w="3402" w:type="dxa"/>
          </w:tcPr>
          <w:p w:rsidR="0074080B" w:rsidRPr="00AA6A91" w:rsidRDefault="0074080B" w:rsidP="00967B4E">
            <w:pPr>
              <w:numPr>
                <w:ilvl w:val="0"/>
                <w:numId w:val="22"/>
              </w:numPr>
              <w:rPr>
                <w:rFonts w:ascii="Arial Narrow" w:hAnsi="Arial Narrow" w:cs="Arial"/>
                <w:sz w:val="20"/>
                <w:szCs w:val="20"/>
              </w:rPr>
            </w:pPr>
            <w:r w:rsidRPr="00AA6A91">
              <w:rPr>
                <w:rFonts w:ascii="Arial Narrow" w:hAnsi="Arial Narrow" w:cs="Arial"/>
                <w:sz w:val="20"/>
                <w:szCs w:val="20"/>
              </w:rPr>
              <w:lastRenderedPageBreak/>
              <w:t>Correcta validación para indicar si el contribuyente puede o no realizar el cambio de régimen a Régimen de Amazonía.</w:t>
            </w:r>
          </w:p>
          <w:p w:rsidR="0074080B" w:rsidRPr="00AA6A91" w:rsidRDefault="0074080B" w:rsidP="0074080B">
            <w:pPr>
              <w:ind w:left="360"/>
              <w:rPr>
                <w:rFonts w:ascii="Arial Narrow" w:hAnsi="Arial Narrow" w:cs="Arial"/>
                <w:sz w:val="20"/>
                <w:szCs w:val="20"/>
              </w:rPr>
            </w:pPr>
          </w:p>
          <w:p w:rsidR="0074080B" w:rsidRPr="00AA6A91" w:rsidRDefault="0074080B" w:rsidP="00967B4E">
            <w:pPr>
              <w:numPr>
                <w:ilvl w:val="0"/>
                <w:numId w:val="22"/>
              </w:numPr>
              <w:rPr>
                <w:rFonts w:eastAsia="Arial Unicode MS" w:cs="Arial"/>
                <w:sz w:val="18"/>
                <w:szCs w:val="18"/>
              </w:rPr>
            </w:pPr>
            <w:r w:rsidRPr="00AA6A91">
              <w:rPr>
                <w:rFonts w:ascii="Arial Narrow" w:hAnsi="Arial Narrow" w:cs="Arial"/>
                <w:sz w:val="20"/>
                <w:szCs w:val="20"/>
              </w:rPr>
              <w:t xml:space="preserve">Retornar una lista de errores de validación en caso no cumpla con al menos una de las validaciones. </w:t>
            </w:r>
          </w:p>
        </w:tc>
        <w:tc>
          <w:tcPr>
            <w:tcW w:w="1134" w:type="dxa"/>
          </w:tcPr>
          <w:p w:rsidR="0074080B" w:rsidRPr="00AA6A91" w:rsidRDefault="0074080B" w:rsidP="0074080B">
            <w:pPr>
              <w:spacing w:before="60" w:after="120"/>
              <w:jc w:val="center"/>
              <w:rPr>
                <w:rFonts w:cs="Arial"/>
                <w:sz w:val="18"/>
                <w:szCs w:val="18"/>
              </w:rPr>
            </w:pPr>
          </w:p>
        </w:tc>
        <w:tc>
          <w:tcPr>
            <w:tcW w:w="992" w:type="dxa"/>
          </w:tcPr>
          <w:p w:rsidR="0074080B" w:rsidRPr="00AA6A91" w:rsidRDefault="0074080B" w:rsidP="0074080B">
            <w:pPr>
              <w:spacing w:before="60" w:after="120"/>
              <w:jc w:val="center"/>
              <w:rPr>
                <w:rFonts w:cs="Arial"/>
                <w:sz w:val="18"/>
                <w:szCs w:val="18"/>
              </w:rPr>
            </w:pPr>
            <w:r w:rsidRPr="00AA6A91">
              <w:rPr>
                <w:rFonts w:cs="Arial"/>
                <w:sz w:val="18"/>
                <w:szCs w:val="18"/>
              </w:rPr>
              <w:t>4</w:t>
            </w:r>
          </w:p>
        </w:tc>
      </w:tr>
      <w:tr w:rsidR="0074080B" w:rsidRPr="00AA6A91" w:rsidTr="0047014F">
        <w:trPr>
          <w:trHeight w:val="4505"/>
        </w:trPr>
        <w:tc>
          <w:tcPr>
            <w:tcW w:w="709" w:type="dxa"/>
          </w:tcPr>
          <w:p w:rsidR="0074080B" w:rsidRPr="00AA6A91" w:rsidRDefault="0074080B" w:rsidP="0074080B">
            <w:pPr>
              <w:spacing w:before="60" w:after="120"/>
              <w:rPr>
                <w:rFonts w:ascii="Arial Narrow" w:hAnsi="Arial Narrow" w:cs="Arial"/>
                <w:sz w:val="20"/>
                <w:szCs w:val="20"/>
              </w:rPr>
            </w:pPr>
            <w:del w:id="104" w:author="Zumaeta Kawata Jesus" w:date="2018-09-04T10:35:00Z">
              <w:r w:rsidRPr="00AA6A91" w:rsidDel="001055ED">
                <w:rPr>
                  <w:rFonts w:ascii="Arial Narrow" w:hAnsi="Arial Narrow" w:cs="Arial"/>
                  <w:sz w:val="20"/>
                  <w:szCs w:val="20"/>
                </w:rPr>
                <w:lastRenderedPageBreak/>
                <w:delText>RF00</w:delText>
              </w:r>
              <w:r w:rsidDel="001055ED">
                <w:rPr>
                  <w:rFonts w:ascii="Arial Narrow" w:hAnsi="Arial Narrow" w:cs="Arial"/>
                  <w:sz w:val="20"/>
                  <w:szCs w:val="20"/>
                </w:rPr>
                <w:delText>5</w:delText>
              </w:r>
            </w:del>
          </w:p>
        </w:tc>
        <w:tc>
          <w:tcPr>
            <w:tcW w:w="2268" w:type="dxa"/>
          </w:tcPr>
          <w:p w:rsidR="0074080B" w:rsidRPr="00AA6A91" w:rsidRDefault="0074080B" w:rsidP="0074080B">
            <w:pPr>
              <w:spacing w:before="60" w:after="120"/>
              <w:rPr>
                <w:rFonts w:ascii="Arial Narrow" w:hAnsi="Arial Narrow"/>
                <w:bCs/>
                <w:color w:val="000000"/>
                <w:sz w:val="20"/>
                <w:szCs w:val="20"/>
              </w:rPr>
            </w:pPr>
            <w:del w:id="105" w:author="Zumaeta Kawata Jesus" w:date="2018-09-04T10:35:00Z">
              <w:r w:rsidRPr="00AA6A91" w:rsidDel="001055ED">
                <w:rPr>
                  <w:rFonts w:ascii="Arial Narrow" w:hAnsi="Arial Narrow"/>
                  <w:bCs/>
                  <w:color w:val="000000"/>
                  <w:sz w:val="20"/>
                  <w:szCs w:val="20"/>
                </w:rPr>
                <w:delText>Validar cambio de régimen a Régimen de Frontera (tributo 3611)</w:delText>
              </w:r>
            </w:del>
          </w:p>
        </w:tc>
        <w:tc>
          <w:tcPr>
            <w:tcW w:w="5103" w:type="dxa"/>
          </w:tcPr>
          <w:p w:rsidR="0074080B" w:rsidRPr="00AA6A91" w:rsidDel="001055ED" w:rsidRDefault="0074080B" w:rsidP="0074080B">
            <w:pPr>
              <w:spacing w:before="60" w:after="120"/>
              <w:rPr>
                <w:del w:id="106" w:author="Zumaeta Kawata Jesus" w:date="2018-09-04T10:35:00Z"/>
                <w:rFonts w:ascii="Arial Narrow" w:eastAsia="Calibri" w:hAnsi="Arial Narrow" w:cs="Arial"/>
                <w:sz w:val="20"/>
                <w:szCs w:val="20"/>
                <w:lang w:val="es-PE"/>
              </w:rPr>
            </w:pPr>
            <w:del w:id="107" w:author="Zumaeta Kawata Jesus" w:date="2018-09-04T10:35:00Z">
              <w:r w:rsidDel="001055ED">
                <w:rPr>
                  <w:rFonts w:ascii="Arial Narrow" w:eastAsia="Calibri" w:hAnsi="Arial Narrow" w:cs="Arial"/>
                  <w:sz w:val="20"/>
                  <w:szCs w:val="20"/>
                  <w:lang w:val="es-PE"/>
                </w:rPr>
                <w:delText xml:space="preserve">El servicio web debe validar el cambio de régimen para los contribuyentes </w:delText>
              </w:r>
              <w:r w:rsidRPr="00957E81" w:rsidDel="001055ED">
                <w:rPr>
                  <w:rFonts w:ascii="Arial Narrow" w:eastAsia="Calibri" w:hAnsi="Arial Narrow" w:cs="Arial"/>
                  <w:b/>
                  <w:sz w:val="20"/>
                  <w:szCs w:val="20"/>
                  <w:highlight w:val="green"/>
                  <w:lang w:val="es-PE"/>
                </w:rPr>
                <w:delText>PRICO</w:delText>
              </w:r>
              <w:r w:rsidRPr="00786AB0" w:rsidDel="001055ED">
                <w:rPr>
                  <w:rFonts w:ascii="Arial Narrow" w:eastAsia="Calibri" w:hAnsi="Arial Narrow" w:cs="Arial"/>
                  <w:b/>
                  <w:sz w:val="20"/>
                  <w:szCs w:val="20"/>
                  <w:lang w:val="es-PE"/>
                </w:rPr>
                <w:delText xml:space="preserve"> y MEPECO</w:delText>
              </w:r>
              <w:r w:rsidRPr="00AA6A91" w:rsidDel="001055ED">
                <w:rPr>
                  <w:rFonts w:ascii="Arial Narrow" w:eastAsia="Calibri" w:hAnsi="Arial Narrow" w:cs="Arial"/>
                  <w:sz w:val="20"/>
                  <w:szCs w:val="20"/>
                  <w:lang w:val="es-PE"/>
                </w:rPr>
                <w:delText>:</w:delText>
              </w:r>
            </w:del>
          </w:p>
          <w:p w:rsidR="0074080B" w:rsidRPr="00AA6A91" w:rsidDel="001055ED" w:rsidRDefault="0074080B" w:rsidP="0074080B">
            <w:pPr>
              <w:numPr>
                <w:ilvl w:val="0"/>
                <w:numId w:val="13"/>
              </w:numPr>
              <w:spacing w:before="60" w:after="120"/>
              <w:rPr>
                <w:del w:id="108" w:author="Zumaeta Kawata Jesus" w:date="2018-09-04T10:35:00Z"/>
                <w:rFonts w:ascii="Arial Narrow" w:eastAsia="Calibri" w:hAnsi="Arial Narrow"/>
                <w:bCs/>
                <w:color w:val="000000"/>
                <w:sz w:val="20"/>
                <w:szCs w:val="20"/>
                <w:lang w:val="es-PE"/>
              </w:rPr>
            </w:pPr>
            <w:del w:id="109" w:author="Zumaeta Kawata Jesus" w:date="2018-09-04T10:35:00Z">
              <w:r w:rsidRPr="00AA6A91" w:rsidDel="001055ED">
                <w:rPr>
                  <w:rFonts w:ascii="Arial Narrow" w:eastAsia="Calibri" w:hAnsi="Arial Narrow"/>
                  <w:bCs/>
                  <w:color w:val="000000"/>
                  <w:sz w:val="20"/>
                  <w:szCs w:val="20"/>
                  <w:lang w:val="es-PE"/>
                </w:rPr>
                <w:delText>No debe ser tipo de contribuyente: Personas naturales sin negocio (01).</w:delText>
              </w:r>
            </w:del>
          </w:p>
          <w:p w:rsidR="0074080B" w:rsidRPr="00AA6A91" w:rsidDel="001055ED" w:rsidRDefault="0074080B" w:rsidP="0074080B">
            <w:pPr>
              <w:numPr>
                <w:ilvl w:val="0"/>
                <w:numId w:val="13"/>
              </w:numPr>
              <w:spacing w:before="60" w:after="120"/>
              <w:rPr>
                <w:del w:id="110" w:author="Zumaeta Kawata Jesus" w:date="2018-09-04T10:35:00Z"/>
                <w:rFonts w:ascii="Arial Narrow" w:eastAsia="Calibri" w:hAnsi="Arial Narrow" w:cs="Arial"/>
                <w:bCs/>
                <w:color w:val="000000"/>
                <w:sz w:val="20"/>
                <w:szCs w:val="20"/>
                <w:lang w:val="es-PE"/>
              </w:rPr>
            </w:pPr>
            <w:del w:id="111" w:author="Zumaeta Kawata Jesus" w:date="2018-09-04T10:35:00Z">
              <w:r w:rsidRPr="00AA6A91" w:rsidDel="001055ED">
                <w:rPr>
                  <w:rFonts w:ascii="Arial Narrow" w:eastAsia="Calibri" w:hAnsi="Arial Narrow" w:cs="Arial"/>
                  <w:bCs/>
                  <w:color w:val="000000"/>
                  <w:sz w:val="20"/>
                  <w:szCs w:val="20"/>
                  <w:lang w:val="es-PE"/>
                </w:rPr>
                <w:delText>El contribuyente debe estar en los siguientes estados: Activo (00), Baja Provisional (01) y Baja Provisional de oficio (02).</w:delText>
              </w:r>
            </w:del>
          </w:p>
          <w:p w:rsidR="002F3F45" w:rsidRPr="002F3F45" w:rsidDel="001055ED" w:rsidRDefault="0074080B" w:rsidP="00CC2EBA">
            <w:pPr>
              <w:pStyle w:val="Prrafodelista"/>
              <w:numPr>
                <w:ilvl w:val="1"/>
                <w:numId w:val="50"/>
              </w:numPr>
              <w:tabs>
                <w:tab w:val="left" w:pos="1091"/>
              </w:tabs>
              <w:rPr>
                <w:del w:id="112" w:author="Zumaeta Kawata Jesus" w:date="2018-09-04T10:35:00Z"/>
                <w:rFonts w:cs="Arial"/>
                <w:bCs/>
                <w:szCs w:val="22"/>
                <w:highlight w:val="green"/>
                <w:lang w:val="es-PE"/>
              </w:rPr>
            </w:pPr>
            <w:del w:id="113" w:author="Zumaeta Kawata Jesus" w:date="2018-09-04T10:35:00Z">
              <w:r w:rsidRPr="00AA6A91" w:rsidDel="001055ED">
                <w:rPr>
                  <w:rFonts w:ascii="Arial Narrow" w:eastAsia="Calibri" w:hAnsi="Arial Narrow"/>
                  <w:bCs/>
                  <w:color w:val="000000"/>
                  <w:sz w:val="20"/>
                  <w:szCs w:val="20"/>
                  <w:lang w:val="es-PE"/>
                </w:rPr>
                <w:delText>Tributos régimen de procedencia debe ser: Régimen Especial, Régimen de Amazonia, Régimen General, Régimen NRUS, Régimen Agrario, Régimen pequeño agrario</w:delText>
              </w:r>
              <w:r w:rsidR="009449BE" w:rsidDel="001055ED">
                <w:rPr>
                  <w:rFonts w:ascii="Arial Narrow" w:eastAsia="Calibri" w:hAnsi="Arial Narrow"/>
                  <w:bCs/>
                  <w:color w:val="000000"/>
                  <w:sz w:val="20"/>
                  <w:szCs w:val="20"/>
                  <w:lang w:val="es-PE"/>
                </w:rPr>
                <w:delText xml:space="preserve"> o </w:delText>
              </w:r>
              <w:r w:rsidR="009449BE" w:rsidRPr="000660DB" w:rsidDel="001055ED">
                <w:rPr>
                  <w:rFonts w:ascii="Arial Narrow" w:hAnsi="Arial Narrow"/>
                  <w:bCs/>
                  <w:color w:val="000000"/>
                  <w:sz w:val="20"/>
                  <w:szCs w:val="20"/>
                  <w:highlight w:val="yellow"/>
                </w:rPr>
                <w:delText>Régimen RMT</w:delText>
              </w:r>
              <w:r w:rsidR="009449BE" w:rsidDel="001055ED">
                <w:rPr>
                  <w:rFonts w:ascii="Arial Narrow" w:hAnsi="Arial Narrow"/>
                  <w:bCs/>
                  <w:color w:val="000000"/>
                  <w:sz w:val="20"/>
                  <w:szCs w:val="20"/>
                  <w:highlight w:val="yellow"/>
                </w:rPr>
                <w:delText>-MYP</w:delText>
              </w:r>
              <w:r w:rsidRPr="00AA6A91" w:rsidDel="001055ED">
                <w:rPr>
                  <w:rFonts w:ascii="Arial Narrow" w:eastAsia="Calibri" w:hAnsi="Arial Narrow"/>
                  <w:bCs/>
                  <w:color w:val="000000"/>
                  <w:sz w:val="20"/>
                  <w:szCs w:val="20"/>
                  <w:lang w:val="es-PE"/>
                </w:rPr>
                <w:delText>.</w:delText>
              </w:r>
              <w:r w:rsidR="00CA47F6" w:rsidDel="001055ED">
                <w:rPr>
                  <w:rFonts w:ascii="Arial Narrow" w:eastAsia="Calibri" w:hAnsi="Arial Narrow"/>
                  <w:bCs/>
                  <w:color w:val="000000"/>
                  <w:sz w:val="20"/>
                  <w:szCs w:val="20"/>
                  <w:lang w:val="es-PE"/>
                </w:rPr>
                <w:delText xml:space="preserve"> </w:delText>
              </w:r>
              <w:r w:rsidR="00CA47F6" w:rsidDel="001055ED">
                <w:rPr>
                  <w:rFonts w:ascii="Arial Narrow" w:hAnsi="Arial Narrow" w:cs="Arial"/>
                  <w:bCs/>
                  <w:color w:val="000000" w:themeColor="text1"/>
                  <w:sz w:val="20"/>
                  <w:szCs w:val="20"/>
                  <w:highlight w:val="green"/>
                  <w:lang w:val="es-PE"/>
                </w:rPr>
                <w:delText xml:space="preserve">No considerar esta regla/validación en caso el contribuyente no se encuentre afecto a </w:delText>
              </w:r>
              <w:r w:rsidR="00CA47F6" w:rsidRPr="00817630" w:rsidDel="001055ED">
                <w:rPr>
                  <w:rFonts w:ascii="Arial Narrow" w:hAnsi="Arial Narrow" w:cs="Arial"/>
                  <w:bCs/>
                  <w:color w:val="000000" w:themeColor="text1"/>
                  <w:sz w:val="20"/>
                  <w:szCs w:val="20"/>
                  <w:highlight w:val="green"/>
                  <w:lang w:val="es-PE"/>
                </w:rPr>
                <w:delText xml:space="preserve">alguno de los </w:delText>
              </w:r>
              <w:r w:rsidR="00CA47F6" w:rsidDel="001055ED">
                <w:rPr>
                  <w:rFonts w:ascii="Arial Narrow" w:hAnsi="Arial Narrow" w:cs="Arial"/>
                  <w:bCs/>
                  <w:color w:val="000000" w:themeColor="text1"/>
                  <w:sz w:val="20"/>
                  <w:szCs w:val="20"/>
                  <w:highlight w:val="green"/>
                  <w:lang w:val="es-PE"/>
                </w:rPr>
                <w:delText xml:space="preserve">regímenes </w:delText>
              </w:r>
            </w:del>
          </w:p>
          <w:p w:rsidR="008A5262" w:rsidRPr="00CC290C" w:rsidDel="001055ED" w:rsidRDefault="008A5262" w:rsidP="00CC2EBA">
            <w:pPr>
              <w:pStyle w:val="Prrafodelista"/>
              <w:numPr>
                <w:ilvl w:val="1"/>
                <w:numId w:val="50"/>
              </w:numPr>
              <w:tabs>
                <w:tab w:val="left" w:pos="1091"/>
              </w:tabs>
              <w:rPr>
                <w:del w:id="114" w:author="Zumaeta Kawata Jesus" w:date="2018-09-04T10:35:00Z"/>
                <w:rFonts w:cs="Arial"/>
                <w:bCs/>
                <w:szCs w:val="22"/>
                <w:highlight w:val="green"/>
                <w:lang w:val="es-PE"/>
              </w:rPr>
            </w:pPr>
            <w:del w:id="115" w:author="Zumaeta Kawata Jesus" w:date="2018-09-04T10:35:00Z">
              <w:r w:rsidRPr="00CC290C" w:rsidDel="001055ED">
                <w:rPr>
                  <w:rFonts w:cs="Arial"/>
                  <w:bCs/>
                  <w:szCs w:val="22"/>
                  <w:highlight w:val="green"/>
                  <w:lang w:val="es-PE"/>
                </w:rPr>
                <w:delText>Régimen General (3031)</w:delText>
              </w:r>
            </w:del>
          </w:p>
          <w:p w:rsidR="008A5262" w:rsidRPr="00CC290C" w:rsidDel="001055ED" w:rsidRDefault="008A5262" w:rsidP="00CC2EBA">
            <w:pPr>
              <w:pStyle w:val="Prrafodelista"/>
              <w:numPr>
                <w:ilvl w:val="1"/>
                <w:numId w:val="50"/>
              </w:numPr>
              <w:tabs>
                <w:tab w:val="left" w:pos="1091"/>
              </w:tabs>
              <w:rPr>
                <w:del w:id="116" w:author="Zumaeta Kawata Jesus" w:date="2018-09-04T10:35:00Z"/>
                <w:rFonts w:cs="Arial"/>
                <w:bCs/>
                <w:szCs w:val="22"/>
                <w:highlight w:val="green"/>
                <w:lang w:val="es-PE"/>
              </w:rPr>
            </w:pPr>
            <w:del w:id="117" w:author="Zumaeta Kawata Jesus" w:date="2018-09-04T10:35:00Z">
              <w:r w:rsidRPr="00CC290C" w:rsidDel="001055ED">
                <w:rPr>
                  <w:rFonts w:cs="Arial"/>
                  <w:bCs/>
                  <w:szCs w:val="22"/>
                  <w:highlight w:val="green"/>
                  <w:lang w:val="es-PE"/>
                </w:rPr>
                <w:delText>Régimen Especial (3111)</w:delText>
              </w:r>
            </w:del>
          </w:p>
          <w:p w:rsidR="008A5262" w:rsidRPr="00CC290C" w:rsidDel="001055ED" w:rsidRDefault="008A5262" w:rsidP="00CC2EBA">
            <w:pPr>
              <w:pStyle w:val="Prrafodelista"/>
              <w:numPr>
                <w:ilvl w:val="1"/>
                <w:numId w:val="50"/>
              </w:numPr>
              <w:tabs>
                <w:tab w:val="left" w:pos="1091"/>
              </w:tabs>
              <w:rPr>
                <w:del w:id="118" w:author="Zumaeta Kawata Jesus" w:date="2018-09-04T10:35:00Z"/>
                <w:rFonts w:cs="Arial"/>
                <w:bCs/>
                <w:szCs w:val="22"/>
                <w:highlight w:val="green"/>
                <w:lang w:val="es-PE"/>
              </w:rPr>
            </w:pPr>
            <w:del w:id="119" w:author="Zumaeta Kawata Jesus" w:date="2018-09-04T10:35:00Z">
              <w:r w:rsidRPr="00CC290C" w:rsidDel="001055ED">
                <w:rPr>
                  <w:rFonts w:cs="Arial"/>
                  <w:bCs/>
                  <w:szCs w:val="22"/>
                  <w:highlight w:val="green"/>
                  <w:lang w:val="es-PE"/>
                </w:rPr>
                <w:delText>Régimen MYPE Tributario (3121)</w:delText>
              </w:r>
            </w:del>
          </w:p>
          <w:p w:rsidR="008A5262" w:rsidRPr="00CC290C" w:rsidDel="001055ED" w:rsidRDefault="008A5262" w:rsidP="00CC2EBA">
            <w:pPr>
              <w:pStyle w:val="Prrafodelista"/>
              <w:numPr>
                <w:ilvl w:val="1"/>
                <w:numId w:val="50"/>
              </w:numPr>
              <w:tabs>
                <w:tab w:val="left" w:pos="1091"/>
              </w:tabs>
              <w:rPr>
                <w:del w:id="120" w:author="Zumaeta Kawata Jesus" w:date="2018-09-04T10:35:00Z"/>
                <w:rFonts w:cs="Arial"/>
                <w:bCs/>
                <w:szCs w:val="22"/>
                <w:highlight w:val="green"/>
                <w:lang w:val="es-PE"/>
              </w:rPr>
            </w:pPr>
            <w:del w:id="121" w:author="Zumaeta Kawata Jesus" w:date="2018-09-04T10:35:00Z">
              <w:r w:rsidRPr="00CC290C" w:rsidDel="001055ED">
                <w:rPr>
                  <w:rFonts w:cs="Arial"/>
                  <w:bCs/>
                  <w:szCs w:val="22"/>
                  <w:highlight w:val="green"/>
                  <w:lang w:val="es-PE"/>
                </w:rPr>
                <w:delText>Régimen de frontera (3611)</w:delText>
              </w:r>
            </w:del>
          </w:p>
          <w:p w:rsidR="006B4C6D" w:rsidRPr="006B4C6D" w:rsidDel="001055ED" w:rsidRDefault="006B4C6D" w:rsidP="006B4C6D">
            <w:pPr>
              <w:pStyle w:val="Prrafodelista"/>
              <w:numPr>
                <w:ilvl w:val="1"/>
                <w:numId w:val="50"/>
              </w:numPr>
              <w:tabs>
                <w:tab w:val="left" w:pos="1091"/>
              </w:tabs>
              <w:rPr>
                <w:del w:id="122" w:author="Zumaeta Kawata Jesus" w:date="2018-09-04T10:35:00Z"/>
                <w:rFonts w:cs="Arial"/>
                <w:bCs/>
                <w:szCs w:val="22"/>
                <w:highlight w:val="green"/>
                <w:lang w:val="es-PE"/>
              </w:rPr>
            </w:pPr>
            <w:del w:id="123" w:author="Zumaeta Kawata Jesus" w:date="2018-09-04T10:35:00Z">
              <w:r w:rsidRPr="00CC290C" w:rsidDel="001055ED">
                <w:rPr>
                  <w:rFonts w:cs="Arial"/>
                  <w:bCs/>
                  <w:szCs w:val="22"/>
                  <w:highlight w:val="green"/>
                  <w:lang w:val="es-PE"/>
                </w:rPr>
                <w:delText>Régimen agrario</w:delText>
              </w:r>
              <w:r w:rsidDel="001055ED">
                <w:rPr>
                  <w:rFonts w:cs="Arial"/>
                  <w:bCs/>
                  <w:szCs w:val="22"/>
                  <w:highlight w:val="green"/>
                  <w:lang w:val="es-PE"/>
                </w:rPr>
                <w:delText xml:space="preserve"> </w:delText>
              </w:r>
              <w:r w:rsidRPr="006B4C6D" w:rsidDel="001055ED">
                <w:rPr>
                  <w:rFonts w:cs="Arial"/>
                  <w:bCs/>
                  <w:szCs w:val="22"/>
                  <w:highlight w:val="green"/>
                  <w:lang w:val="es-PE"/>
                </w:rPr>
                <w:delText>885</w:delText>
              </w:r>
              <w:r w:rsidR="00CE33CF" w:rsidDel="001055ED">
                <w:rPr>
                  <w:rFonts w:cs="Arial"/>
                  <w:bCs/>
                  <w:szCs w:val="22"/>
                  <w:highlight w:val="green"/>
                  <w:lang w:val="es-PE"/>
                </w:rPr>
                <w:delText xml:space="preserve"> CP</w:delText>
              </w:r>
              <w:r w:rsidRPr="006B4C6D" w:rsidDel="001055ED">
                <w:rPr>
                  <w:rFonts w:cs="Arial"/>
                  <w:bCs/>
                  <w:szCs w:val="22"/>
                  <w:highlight w:val="green"/>
                  <w:lang w:val="es-PE"/>
                </w:rPr>
                <w:delText xml:space="preserve"> (3411)</w:delText>
              </w:r>
            </w:del>
          </w:p>
          <w:p w:rsidR="006B4C6D" w:rsidRPr="006B4C6D" w:rsidDel="001055ED" w:rsidRDefault="006B4C6D" w:rsidP="006B4C6D">
            <w:pPr>
              <w:pStyle w:val="Prrafodelista"/>
              <w:numPr>
                <w:ilvl w:val="1"/>
                <w:numId w:val="50"/>
              </w:numPr>
              <w:tabs>
                <w:tab w:val="left" w:pos="1091"/>
              </w:tabs>
              <w:rPr>
                <w:del w:id="124" w:author="Zumaeta Kawata Jesus" w:date="2018-09-04T10:35:00Z"/>
                <w:rFonts w:cs="Arial"/>
                <w:bCs/>
                <w:szCs w:val="22"/>
                <w:highlight w:val="green"/>
                <w:lang w:val="es-PE"/>
              </w:rPr>
            </w:pPr>
            <w:del w:id="125" w:author="Zumaeta Kawata Jesus" w:date="2018-09-04T10:35:00Z">
              <w:r w:rsidRPr="006B4C6D" w:rsidDel="001055ED">
                <w:rPr>
                  <w:rFonts w:cs="Arial"/>
                  <w:bCs/>
                  <w:szCs w:val="22"/>
                  <w:highlight w:val="green"/>
                  <w:lang w:val="es-PE"/>
                </w:rPr>
                <w:delText>Régimen Amazonía (3311)</w:delText>
              </w:r>
            </w:del>
          </w:p>
          <w:p w:rsidR="006B4C6D" w:rsidRPr="00CC290C" w:rsidDel="001055ED" w:rsidRDefault="006B4C6D" w:rsidP="006B4C6D">
            <w:pPr>
              <w:pStyle w:val="Prrafodelista"/>
              <w:numPr>
                <w:ilvl w:val="1"/>
                <w:numId w:val="50"/>
              </w:numPr>
              <w:tabs>
                <w:tab w:val="left" w:pos="1091"/>
              </w:tabs>
              <w:rPr>
                <w:del w:id="126" w:author="Zumaeta Kawata Jesus" w:date="2018-09-04T10:35:00Z"/>
                <w:rFonts w:cs="Arial"/>
                <w:bCs/>
                <w:szCs w:val="22"/>
                <w:highlight w:val="green"/>
                <w:lang w:val="es-PE"/>
              </w:rPr>
            </w:pPr>
            <w:del w:id="127" w:author="Zumaeta Kawata Jesus" w:date="2018-09-04T10:35:00Z">
              <w:r w:rsidRPr="006B4C6D" w:rsidDel="001055ED">
                <w:rPr>
                  <w:rFonts w:cs="Arial"/>
                  <w:bCs/>
                  <w:szCs w:val="22"/>
                  <w:highlight w:val="green"/>
                  <w:lang w:val="es-PE"/>
                </w:rPr>
                <w:delText>Régimen agrario CP (3</w:delText>
              </w:r>
              <w:r w:rsidDel="001055ED">
                <w:rPr>
                  <w:rFonts w:cs="Arial"/>
                  <w:bCs/>
                  <w:szCs w:val="22"/>
                  <w:highlight w:val="green"/>
                  <w:lang w:val="es-PE"/>
                </w:rPr>
                <w:delText>5</w:delText>
              </w:r>
              <w:r w:rsidRPr="006B4C6D" w:rsidDel="001055ED">
                <w:rPr>
                  <w:rFonts w:cs="Arial"/>
                  <w:bCs/>
                  <w:szCs w:val="22"/>
                  <w:highlight w:val="green"/>
                  <w:lang w:val="es-PE"/>
                </w:rPr>
                <w:delText>11</w:delText>
              </w:r>
              <w:r w:rsidRPr="00CC290C" w:rsidDel="001055ED">
                <w:rPr>
                  <w:rFonts w:cs="Arial"/>
                  <w:bCs/>
                  <w:szCs w:val="22"/>
                  <w:highlight w:val="green"/>
                  <w:lang w:val="es-PE"/>
                </w:rPr>
                <w:delText>)</w:delText>
              </w:r>
            </w:del>
          </w:p>
          <w:p w:rsidR="008A5262" w:rsidRPr="008A5262" w:rsidDel="001055ED" w:rsidRDefault="008A5262" w:rsidP="0009197A">
            <w:pPr>
              <w:pStyle w:val="Prrafodelista"/>
              <w:numPr>
                <w:ilvl w:val="1"/>
                <w:numId w:val="50"/>
              </w:numPr>
              <w:tabs>
                <w:tab w:val="left" w:pos="1091"/>
              </w:tabs>
              <w:rPr>
                <w:del w:id="128" w:author="Zumaeta Kawata Jesus" w:date="2018-09-04T10:35:00Z"/>
                <w:rFonts w:ascii="Arial Narrow" w:eastAsia="Calibri" w:hAnsi="Arial Narrow"/>
                <w:bCs/>
                <w:color w:val="000000"/>
                <w:sz w:val="20"/>
                <w:szCs w:val="20"/>
                <w:highlight w:val="green"/>
                <w:lang w:val="es-PE"/>
              </w:rPr>
            </w:pPr>
            <w:del w:id="129" w:author="Zumaeta Kawata Jesus" w:date="2018-09-04T10:35:00Z">
              <w:r w:rsidRPr="00CC290C" w:rsidDel="001055ED">
                <w:rPr>
                  <w:rFonts w:cs="Arial"/>
                  <w:bCs/>
                  <w:szCs w:val="22"/>
                  <w:highlight w:val="green"/>
                  <w:lang w:val="es-PE"/>
                </w:rPr>
                <w:delText>NRUS (</w:delText>
              </w:r>
              <w:r w:rsidR="0009197A" w:rsidRPr="0009197A" w:rsidDel="001055ED">
                <w:rPr>
                  <w:rFonts w:cs="Arial"/>
                  <w:bCs/>
                  <w:szCs w:val="22"/>
                  <w:highlight w:val="green"/>
                  <w:lang w:val="es-PE"/>
                </w:rPr>
                <w:delText>041101, 041102, 041103, 041104, 041105, 041201, 041202, 041203, 041204, 041205, 041301, 041302, 041303, 041304, 041305</w:delText>
              </w:r>
              <w:r w:rsidDel="001055ED">
                <w:rPr>
                  <w:rFonts w:ascii="Arial Narrow" w:hAnsi="Arial Narrow" w:cs="Arial"/>
                  <w:bCs/>
                  <w:color w:val="000000" w:themeColor="text1"/>
                  <w:sz w:val="20"/>
                  <w:szCs w:val="20"/>
                  <w:highlight w:val="green"/>
                  <w:lang w:val="es-PE"/>
                </w:rPr>
                <w:delText>)</w:delText>
              </w:r>
            </w:del>
          </w:p>
          <w:p w:rsidR="0074080B" w:rsidRPr="00AA6A91" w:rsidDel="001055ED" w:rsidRDefault="0074080B" w:rsidP="0074080B">
            <w:pPr>
              <w:numPr>
                <w:ilvl w:val="0"/>
                <w:numId w:val="13"/>
              </w:numPr>
              <w:spacing w:before="60" w:after="120"/>
              <w:rPr>
                <w:del w:id="130" w:author="Zumaeta Kawata Jesus" w:date="2018-09-04T10:35:00Z"/>
                <w:rFonts w:ascii="Arial Narrow" w:eastAsia="Calibri" w:hAnsi="Arial Narrow"/>
                <w:bCs/>
                <w:color w:val="000000"/>
                <w:sz w:val="20"/>
                <w:szCs w:val="20"/>
                <w:lang w:val="es-PE"/>
              </w:rPr>
            </w:pPr>
            <w:del w:id="131" w:author="Zumaeta Kawata Jesus" w:date="2018-09-04T10:35:00Z">
              <w:r w:rsidRPr="00AA6A91" w:rsidDel="001055ED">
                <w:rPr>
                  <w:rFonts w:ascii="Arial Narrow" w:eastAsia="Calibri" w:hAnsi="Arial Narrow"/>
                  <w:bCs/>
                  <w:color w:val="000000"/>
                  <w:sz w:val="20"/>
                  <w:szCs w:val="20"/>
                  <w:lang w:val="es-PE"/>
                </w:rPr>
                <w:delText>El periodo tributario debe ser enero</w:delText>
              </w:r>
            </w:del>
          </w:p>
          <w:p w:rsidR="0074080B" w:rsidRPr="00AA6A91" w:rsidDel="001055ED" w:rsidRDefault="0074080B" w:rsidP="0074080B">
            <w:pPr>
              <w:numPr>
                <w:ilvl w:val="0"/>
                <w:numId w:val="13"/>
              </w:numPr>
              <w:spacing w:before="60" w:after="120"/>
              <w:rPr>
                <w:del w:id="132" w:author="Zumaeta Kawata Jesus" w:date="2018-09-04T10:35:00Z"/>
                <w:rFonts w:ascii="Arial Narrow" w:eastAsia="Calibri" w:hAnsi="Arial Narrow"/>
                <w:bCs/>
                <w:color w:val="000000"/>
                <w:sz w:val="20"/>
                <w:szCs w:val="20"/>
                <w:lang w:val="es-PE"/>
              </w:rPr>
            </w:pPr>
            <w:del w:id="133" w:author="Zumaeta Kawata Jesus" w:date="2018-09-04T10:35:00Z">
              <w:r w:rsidRPr="00AA6A91" w:rsidDel="001055ED">
                <w:rPr>
                  <w:rFonts w:ascii="Arial Narrow" w:eastAsia="Calibri" w:hAnsi="Arial Narrow"/>
                  <w:sz w:val="20"/>
                  <w:szCs w:val="20"/>
                  <w:lang w:val="es-PE"/>
                </w:rPr>
                <w:delText>La fecha de presentación de la Declaración deberá efectuarse hasta la fecha de vencimiento de la obligación tributaria (tomar en cuenta el vencimiento especial de Buenos Contribuyentes).</w:delText>
              </w:r>
            </w:del>
          </w:p>
          <w:p w:rsidR="0074080B" w:rsidRPr="00AA6A91" w:rsidDel="001055ED" w:rsidRDefault="0074080B" w:rsidP="0074080B">
            <w:pPr>
              <w:numPr>
                <w:ilvl w:val="0"/>
                <w:numId w:val="13"/>
              </w:numPr>
              <w:spacing w:before="60" w:after="120"/>
              <w:rPr>
                <w:del w:id="134" w:author="Zumaeta Kawata Jesus" w:date="2018-09-04T10:35:00Z"/>
                <w:rFonts w:ascii="Arial Narrow" w:eastAsia="Calibri" w:hAnsi="Arial Narrow" w:cs="Arial"/>
                <w:sz w:val="20"/>
                <w:szCs w:val="20"/>
                <w:lang w:val="es-PE"/>
              </w:rPr>
            </w:pPr>
            <w:del w:id="135" w:author="Zumaeta Kawata Jesus" w:date="2018-09-04T10:35:00Z">
              <w:r w:rsidRPr="00AA6A91" w:rsidDel="001055ED">
                <w:rPr>
                  <w:rFonts w:ascii="Arial Narrow" w:eastAsia="Calibri" w:hAnsi="Arial Narrow"/>
                  <w:bCs/>
                  <w:color w:val="000000"/>
                  <w:sz w:val="20"/>
                  <w:szCs w:val="20"/>
                  <w:lang w:val="es-PE"/>
                </w:rPr>
                <w:delText>El ubigeo del contribuyente debe ser un ubigeo de Zona de Frontera (</w:delText>
              </w:r>
              <w:r w:rsidRPr="00AF49CD" w:rsidDel="001055ED">
                <w:rPr>
                  <w:rFonts w:ascii="Arial Narrow" w:eastAsia="Calibri" w:hAnsi="Arial Narrow"/>
                  <w:b/>
                  <w:bCs/>
                  <w:color w:val="000000"/>
                  <w:sz w:val="20"/>
                  <w:szCs w:val="20"/>
                  <w:lang w:val="es-PE"/>
                </w:rPr>
                <w:delText>Anexo</w:delText>
              </w:r>
              <w:r w:rsidRPr="00AA6A91" w:rsidDel="001055ED">
                <w:rPr>
                  <w:rFonts w:ascii="Arial Narrow" w:eastAsia="Calibri" w:hAnsi="Arial Narrow"/>
                  <w:bCs/>
                  <w:color w:val="000000"/>
                  <w:sz w:val="20"/>
                  <w:szCs w:val="20"/>
                  <w:lang w:val="es-PE"/>
                </w:rPr>
                <w:delText xml:space="preserve"> 4)</w:delText>
              </w:r>
            </w:del>
          </w:p>
          <w:p w:rsidR="0074080B" w:rsidRPr="00AA6A91" w:rsidRDefault="0074080B" w:rsidP="0074080B">
            <w:pPr>
              <w:spacing w:before="60" w:after="120"/>
              <w:rPr>
                <w:rFonts w:ascii="Arial Narrow" w:eastAsia="Calibri" w:hAnsi="Arial Narrow" w:cs="Arial"/>
                <w:sz w:val="20"/>
                <w:szCs w:val="20"/>
                <w:lang w:val="es-PE"/>
              </w:rPr>
            </w:pPr>
            <w:del w:id="136" w:author="Zumaeta Kawata Jesus" w:date="2018-09-04T10:35:00Z">
              <w:r w:rsidRPr="00AA6A91" w:rsidDel="001055ED">
                <w:rPr>
                  <w:rFonts w:ascii="Arial Narrow" w:eastAsia="Calibri" w:hAnsi="Arial Narrow" w:cs="Arial"/>
                  <w:sz w:val="20"/>
                  <w:szCs w:val="20"/>
                  <w:lang w:val="es-PE"/>
                </w:rPr>
                <w:delText xml:space="preserve">Aquellas consultas que no cumplan con la validación se deberán devolver de respuesta a la rutina el código de error y la descripción </w:delText>
              </w:r>
              <w:r w:rsidRPr="00AA6A91" w:rsidDel="001055ED">
                <w:rPr>
                  <w:rFonts w:ascii="Arial Narrow" w:eastAsia="Calibri" w:hAnsi="Arial Narrow" w:cs="Arial"/>
                  <w:sz w:val="20"/>
                  <w:szCs w:val="20"/>
                  <w:lang w:val="es-PE"/>
                </w:rPr>
                <w:lastRenderedPageBreak/>
                <w:delText>del error correspondiente (extraído desde el catálogo de errores).</w:delText>
              </w:r>
            </w:del>
          </w:p>
        </w:tc>
        <w:tc>
          <w:tcPr>
            <w:tcW w:w="3402" w:type="dxa"/>
          </w:tcPr>
          <w:p w:rsidR="0074080B" w:rsidRPr="00AA6A91" w:rsidDel="001055ED" w:rsidRDefault="0074080B" w:rsidP="00967B4E">
            <w:pPr>
              <w:numPr>
                <w:ilvl w:val="0"/>
                <w:numId w:val="22"/>
              </w:numPr>
              <w:rPr>
                <w:del w:id="137" w:author="Zumaeta Kawata Jesus" w:date="2018-09-04T10:35:00Z"/>
                <w:rFonts w:ascii="Arial Narrow" w:hAnsi="Arial Narrow" w:cs="Arial"/>
                <w:sz w:val="20"/>
                <w:szCs w:val="20"/>
              </w:rPr>
            </w:pPr>
            <w:del w:id="138" w:author="Zumaeta Kawata Jesus" w:date="2018-09-04T10:35:00Z">
              <w:r w:rsidRPr="00AA6A91" w:rsidDel="001055ED">
                <w:rPr>
                  <w:rFonts w:ascii="Arial Narrow" w:hAnsi="Arial Narrow" w:cs="Arial"/>
                  <w:sz w:val="20"/>
                  <w:szCs w:val="20"/>
                </w:rPr>
                <w:lastRenderedPageBreak/>
                <w:delText>Correcta validación para indicar si el contribuyente puede o no realizar el cambio de régimen a Régimen de Frontera.</w:delText>
              </w:r>
            </w:del>
          </w:p>
          <w:p w:rsidR="0074080B" w:rsidRPr="00AA6A91" w:rsidDel="001055ED" w:rsidRDefault="0074080B" w:rsidP="0074080B">
            <w:pPr>
              <w:ind w:left="360"/>
              <w:rPr>
                <w:del w:id="139" w:author="Zumaeta Kawata Jesus" w:date="2018-09-04T10:35:00Z"/>
                <w:rFonts w:ascii="Arial Narrow" w:hAnsi="Arial Narrow" w:cs="Arial"/>
                <w:sz w:val="20"/>
                <w:szCs w:val="20"/>
              </w:rPr>
            </w:pPr>
          </w:p>
          <w:p w:rsidR="0074080B" w:rsidRPr="00AA6A91" w:rsidRDefault="0074080B" w:rsidP="00967B4E">
            <w:pPr>
              <w:numPr>
                <w:ilvl w:val="0"/>
                <w:numId w:val="22"/>
              </w:numPr>
              <w:rPr>
                <w:rFonts w:eastAsia="Arial Unicode MS" w:cs="Arial"/>
                <w:sz w:val="18"/>
                <w:szCs w:val="18"/>
              </w:rPr>
            </w:pPr>
            <w:del w:id="140" w:author="Zumaeta Kawata Jesus" w:date="2018-09-04T10:35:00Z">
              <w:r w:rsidRPr="00AA6A91" w:rsidDel="001055ED">
                <w:rPr>
                  <w:rFonts w:ascii="Arial Narrow" w:hAnsi="Arial Narrow" w:cs="Arial"/>
                  <w:sz w:val="20"/>
                  <w:szCs w:val="20"/>
                </w:rPr>
                <w:delText xml:space="preserve">Retornar una lista de errores de validación en caso no cumpla con al menos una de las validaciones. </w:delText>
              </w:r>
            </w:del>
          </w:p>
        </w:tc>
        <w:tc>
          <w:tcPr>
            <w:tcW w:w="1134" w:type="dxa"/>
          </w:tcPr>
          <w:p w:rsidR="0074080B" w:rsidRPr="00AA6A91" w:rsidRDefault="0074080B" w:rsidP="0074080B">
            <w:pPr>
              <w:spacing w:before="60" w:after="120"/>
              <w:jc w:val="center"/>
              <w:rPr>
                <w:rFonts w:cs="Arial"/>
                <w:sz w:val="18"/>
                <w:szCs w:val="18"/>
              </w:rPr>
            </w:pPr>
          </w:p>
        </w:tc>
        <w:tc>
          <w:tcPr>
            <w:tcW w:w="992" w:type="dxa"/>
          </w:tcPr>
          <w:p w:rsidR="0074080B" w:rsidRPr="00AA6A91" w:rsidRDefault="0074080B" w:rsidP="0074080B">
            <w:pPr>
              <w:spacing w:before="60" w:after="120"/>
              <w:jc w:val="center"/>
              <w:rPr>
                <w:rFonts w:cs="Arial"/>
                <w:sz w:val="18"/>
                <w:szCs w:val="18"/>
              </w:rPr>
            </w:pPr>
            <w:del w:id="141" w:author="Zumaeta Kawata Jesus" w:date="2018-09-04T10:35:00Z">
              <w:r w:rsidRPr="00AA6A91" w:rsidDel="001055ED">
                <w:rPr>
                  <w:rFonts w:cs="Arial"/>
                  <w:sz w:val="18"/>
                  <w:szCs w:val="18"/>
                </w:rPr>
                <w:delText>4</w:delText>
              </w:r>
            </w:del>
          </w:p>
        </w:tc>
      </w:tr>
      <w:tr w:rsidR="0074080B" w:rsidRPr="00AA6A91" w:rsidTr="0047014F">
        <w:trPr>
          <w:trHeight w:val="1118"/>
        </w:trPr>
        <w:tc>
          <w:tcPr>
            <w:tcW w:w="709" w:type="dxa"/>
          </w:tcPr>
          <w:p w:rsidR="0074080B" w:rsidRPr="00AA6A91" w:rsidRDefault="0074080B" w:rsidP="0074080B">
            <w:pPr>
              <w:spacing w:before="60" w:after="120"/>
              <w:rPr>
                <w:rFonts w:ascii="Arial Narrow" w:hAnsi="Arial Narrow" w:cs="Arial"/>
                <w:sz w:val="20"/>
                <w:szCs w:val="20"/>
              </w:rPr>
            </w:pPr>
            <w:r w:rsidRPr="00AA6A91">
              <w:rPr>
                <w:rFonts w:ascii="Arial Narrow" w:hAnsi="Arial Narrow" w:cs="Arial"/>
                <w:sz w:val="20"/>
                <w:szCs w:val="20"/>
              </w:rPr>
              <w:lastRenderedPageBreak/>
              <w:t>RF00</w:t>
            </w:r>
            <w:r>
              <w:rPr>
                <w:rFonts w:ascii="Arial Narrow" w:hAnsi="Arial Narrow" w:cs="Arial"/>
                <w:sz w:val="20"/>
                <w:szCs w:val="20"/>
              </w:rPr>
              <w:t>6</w:t>
            </w:r>
          </w:p>
        </w:tc>
        <w:tc>
          <w:tcPr>
            <w:tcW w:w="2268" w:type="dxa"/>
          </w:tcPr>
          <w:p w:rsidR="0074080B" w:rsidRPr="00AA6A91" w:rsidRDefault="0074080B" w:rsidP="0074080B">
            <w:pPr>
              <w:spacing w:before="60" w:after="120"/>
              <w:rPr>
                <w:rFonts w:ascii="Arial Narrow" w:hAnsi="Arial Narrow"/>
                <w:bCs/>
                <w:color w:val="000000"/>
                <w:sz w:val="20"/>
                <w:szCs w:val="20"/>
              </w:rPr>
            </w:pPr>
            <w:r w:rsidRPr="00AA6A91">
              <w:rPr>
                <w:rFonts w:ascii="Arial Narrow" w:hAnsi="Arial Narrow"/>
                <w:bCs/>
                <w:color w:val="000000"/>
                <w:sz w:val="20"/>
                <w:szCs w:val="20"/>
              </w:rPr>
              <w:t>Validar cambio de régimen a Régimen Agrario (tributo 3411)</w:t>
            </w:r>
          </w:p>
        </w:tc>
        <w:tc>
          <w:tcPr>
            <w:tcW w:w="5103" w:type="dxa"/>
          </w:tcPr>
          <w:p w:rsidR="009449BE" w:rsidRPr="00786AB0" w:rsidRDefault="00AD0736" w:rsidP="009449BE">
            <w:pPr>
              <w:spacing w:before="60" w:after="120"/>
              <w:rPr>
                <w:rFonts w:ascii="Arial Narrow" w:eastAsia="Calibri" w:hAnsi="Arial Narrow" w:cs="Arial"/>
                <w:sz w:val="20"/>
                <w:szCs w:val="20"/>
                <w:highlight w:val="yellow"/>
                <w:lang w:val="es-PE"/>
              </w:rPr>
            </w:pPr>
            <w:r w:rsidRPr="00786AB0">
              <w:rPr>
                <w:rFonts w:ascii="Arial Narrow" w:eastAsia="Calibri" w:hAnsi="Arial Narrow" w:cs="Arial"/>
                <w:sz w:val="20"/>
                <w:szCs w:val="20"/>
                <w:highlight w:val="yellow"/>
                <w:lang w:val="es-PE"/>
              </w:rPr>
              <w:t>El servicio web debe validar el cambio de régimen para los contribuyentes PRICO y MEPECO:</w:t>
            </w:r>
          </w:p>
          <w:p w:rsidR="00786AB0" w:rsidRPr="004E5184" w:rsidRDefault="009449BE" w:rsidP="00EA0457">
            <w:pPr>
              <w:pStyle w:val="Prrafodelista"/>
              <w:numPr>
                <w:ilvl w:val="0"/>
                <w:numId w:val="44"/>
              </w:numPr>
              <w:spacing w:before="60" w:after="120"/>
              <w:rPr>
                <w:rFonts w:ascii="Arial Narrow" w:eastAsia="Calibri" w:hAnsi="Arial Narrow"/>
                <w:bCs/>
                <w:strike/>
                <w:color w:val="BFBFBF" w:themeColor="background1" w:themeShade="BF"/>
                <w:sz w:val="20"/>
                <w:szCs w:val="20"/>
                <w:highlight w:val="yellow"/>
                <w:lang w:val="es-PE"/>
              </w:rPr>
            </w:pPr>
            <w:commentRangeStart w:id="142"/>
            <w:r w:rsidRPr="004E5184">
              <w:rPr>
                <w:rFonts w:ascii="Arial Narrow" w:hAnsi="Arial Narrow"/>
                <w:strike/>
                <w:color w:val="BFBFBF" w:themeColor="background1" w:themeShade="BF"/>
                <w:sz w:val="20"/>
                <w:szCs w:val="20"/>
                <w:highlight w:val="yellow"/>
              </w:rPr>
              <w:t>Tributos régimen de procedencia (origen) del contribuyente debe ser: Régimen Especial, Régimen de Amazonia, Régimen General, Régimen NRUS, Régimen pequeño agrario o Régimen RMT-MYP</w:t>
            </w:r>
            <w:commentRangeEnd w:id="142"/>
            <w:r w:rsidR="00EA0457" w:rsidRPr="004E5184">
              <w:rPr>
                <w:rStyle w:val="Refdecomentario"/>
                <w:noProof/>
                <w:color w:val="BFBFBF" w:themeColor="background1" w:themeShade="BF"/>
                <w:lang w:eastAsia="en-US"/>
              </w:rPr>
              <w:commentReference w:id="142"/>
            </w:r>
          </w:p>
          <w:p w:rsidR="009449BE" w:rsidRPr="00F559DA" w:rsidRDefault="00786AB0" w:rsidP="00786AB0">
            <w:pPr>
              <w:pStyle w:val="Prrafodelista"/>
              <w:numPr>
                <w:ilvl w:val="0"/>
                <w:numId w:val="44"/>
              </w:numPr>
              <w:spacing w:before="60" w:after="120"/>
              <w:rPr>
                <w:rFonts w:ascii="Arial Narrow" w:eastAsia="Calibri" w:hAnsi="Arial Narrow"/>
                <w:bCs/>
                <w:sz w:val="20"/>
                <w:szCs w:val="20"/>
                <w:highlight w:val="green"/>
                <w:lang w:val="es-PE"/>
              </w:rPr>
            </w:pPr>
            <w:r w:rsidRPr="00F559DA">
              <w:rPr>
                <w:rFonts w:ascii="Arial Narrow" w:eastAsia="Calibri" w:hAnsi="Arial Narrow"/>
                <w:bCs/>
                <w:sz w:val="20"/>
                <w:szCs w:val="20"/>
                <w:highlight w:val="green"/>
                <w:lang w:val="es-PE"/>
              </w:rPr>
              <w:t xml:space="preserve">Si el contribuyente </w:t>
            </w:r>
            <w:r w:rsidR="00F559DA">
              <w:rPr>
                <w:rFonts w:ascii="Arial Narrow" w:eastAsia="Calibri" w:hAnsi="Arial Narrow"/>
                <w:bCs/>
                <w:sz w:val="20"/>
                <w:szCs w:val="20"/>
                <w:highlight w:val="green"/>
                <w:lang w:val="es-PE"/>
              </w:rPr>
              <w:t>no</w:t>
            </w:r>
            <w:r w:rsidRPr="00F559DA">
              <w:rPr>
                <w:rFonts w:ascii="Arial Narrow" w:eastAsia="Calibri" w:hAnsi="Arial Narrow"/>
                <w:bCs/>
                <w:sz w:val="20"/>
                <w:szCs w:val="20"/>
                <w:highlight w:val="green"/>
                <w:lang w:val="es-PE"/>
              </w:rPr>
              <w:t xml:space="preserve"> est</w:t>
            </w:r>
            <w:r w:rsidR="00F559DA" w:rsidRPr="00F559DA">
              <w:rPr>
                <w:rFonts w:ascii="Arial Narrow" w:eastAsia="Calibri" w:hAnsi="Arial Narrow"/>
                <w:bCs/>
                <w:sz w:val="20"/>
                <w:szCs w:val="20"/>
                <w:highlight w:val="green"/>
                <w:lang w:val="es-PE"/>
              </w:rPr>
              <w:t>á</w:t>
            </w:r>
            <w:r w:rsidRPr="00F559DA">
              <w:rPr>
                <w:rFonts w:ascii="Arial Narrow" w:eastAsia="Calibri" w:hAnsi="Arial Narrow"/>
                <w:bCs/>
                <w:sz w:val="20"/>
                <w:szCs w:val="20"/>
                <w:highlight w:val="green"/>
                <w:lang w:val="es-PE"/>
              </w:rPr>
              <w:t xml:space="preserve"> afecto al Régimen Agrario, debe devolver el siguiente mensaje:</w:t>
            </w:r>
          </w:p>
          <w:p w:rsidR="00F559DA" w:rsidRDefault="00F559DA" w:rsidP="00F559DA">
            <w:pPr>
              <w:pStyle w:val="Prrafodelista"/>
              <w:spacing w:before="60" w:after="120"/>
              <w:ind w:left="720"/>
              <w:rPr>
                <w:rFonts w:ascii="Arial Narrow" w:hAnsi="Arial Narrow" w:cs="Arial"/>
                <w:bCs/>
                <w:color w:val="000000" w:themeColor="text1"/>
                <w:sz w:val="20"/>
                <w:szCs w:val="20"/>
                <w:lang w:val="es-PE"/>
              </w:rPr>
            </w:pPr>
            <w:r w:rsidRPr="00F559DA">
              <w:rPr>
                <w:rFonts w:ascii="Arial Narrow" w:hAnsi="Arial Narrow" w:cs="Arial"/>
                <w:i/>
                <w:sz w:val="20"/>
                <w:szCs w:val="20"/>
                <w:highlight w:val="green"/>
              </w:rPr>
              <w:t>“Sr. Contribuyente, en el periodo xx/xxxx&lt;mostrar</w:t>
            </w:r>
            <w:r w:rsidRPr="00F559DA">
              <w:rPr>
                <w:rFonts w:ascii="Arial Narrow" w:hAnsi="Arial Narrow"/>
                <w:i/>
                <w:sz w:val="20"/>
                <w:szCs w:val="20"/>
                <w:highlight w:val="green"/>
              </w:rPr>
              <w:t xml:space="preserve"> el periodo tributario de la Declaración</w:t>
            </w:r>
            <w:r w:rsidRPr="00F559DA">
              <w:rPr>
                <w:rFonts w:ascii="Arial Narrow" w:hAnsi="Arial Narrow" w:cs="Arial"/>
                <w:i/>
                <w:sz w:val="20"/>
                <w:szCs w:val="20"/>
                <w:highlight w:val="green"/>
              </w:rPr>
              <w:t xml:space="preserve">&gt; usted no se encuentra afecto al Régimen </w:t>
            </w:r>
            <w:r w:rsidRPr="00F559DA">
              <w:rPr>
                <w:rFonts w:ascii="Arial Narrow" w:hAnsi="Arial Narrow" w:cs="Arial"/>
                <w:bCs/>
                <w:i/>
                <w:sz w:val="20"/>
                <w:szCs w:val="20"/>
                <w:highlight w:val="green"/>
                <w:lang w:val="es-PE"/>
              </w:rPr>
              <w:t>Agrario</w:t>
            </w:r>
            <w:r w:rsidRPr="00F559DA">
              <w:rPr>
                <w:rFonts w:ascii="Arial Narrow" w:hAnsi="Arial Narrow" w:cs="Arial"/>
                <w:i/>
                <w:sz w:val="20"/>
                <w:szCs w:val="20"/>
                <w:highlight w:val="green"/>
              </w:rPr>
              <w:t xml:space="preserve">/Acuicultura/Cooperativas Agrarias. Recuerde que, para </w:t>
            </w:r>
            <w:r w:rsidRPr="00F559DA">
              <w:rPr>
                <w:rFonts w:ascii="Arial Narrow" w:hAnsi="Arial Narrow" w:cs="Arial"/>
                <w:i/>
                <w:sz w:val="20"/>
                <w:szCs w:val="20"/>
                <w:highlight w:val="green"/>
                <w:shd w:val="clear" w:color="auto" w:fill="FFFFFF"/>
              </w:rPr>
              <w:t xml:space="preserve">el acogimiento a los beneficios de la Ley de Promoción del Sector Agrario, debe presentar </w:t>
            </w:r>
            <w:r w:rsidRPr="00F559DA">
              <w:rPr>
                <w:rFonts w:ascii="Arial Narrow" w:hAnsi="Arial Narrow" w:cs="Arial"/>
                <w:i/>
                <w:sz w:val="20"/>
                <w:szCs w:val="20"/>
                <w:highlight w:val="green"/>
              </w:rPr>
              <w:t xml:space="preserve"> el Formulario Nº 4888 - Declaración Jurada de Acogimiento a los beneficios tributarios de la Ley de promoción del sector agrario y de la Ley de promoción y desarrollo de la </w:t>
            </w:r>
            <w:r w:rsidRPr="00F559DA">
              <w:rPr>
                <w:rFonts w:ascii="Arial Narrow" w:hAnsi="Arial Narrow" w:cs="Arial"/>
                <w:i/>
                <w:sz w:val="20"/>
                <w:szCs w:val="20"/>
                <w:highlight w:val="green"/>
              </w:rPr>
              <w:lastRenderedPageBreak/>
              <w:t>acuicultura”</w:t>
            </w:r>
            <w:r w:rsidRPr="00F559DA">
              <w:rPr>
                <w:rFonts w:ascii="Arial Narrow" w:hAnsi="Arial Narrow" w:cs="Arial"/>
                <w:bCs/>
                <w:color w:val="000000" w:themeColor="text1"/>
                <w:sz w:val="20"/>
                <w:szCs w:val="20"/>
              </w:rPr>
              <w:t xml:space="preserve">  </w:t>
            </w:r>
          </w:p>
          <w:p w:rsidR="008A5262" w:rsidRPr="008A5262" w:rsidRDefault="008A5262" w:rsidP="00F559DA">
            <w:pPr>
              <w:pStyle w:val="Prrafodelista"/>
              <w:spacing w:before="60" w:after="120"/>
              <w:ind w:left="720"/>
              <w:rPr>
                <w:rFonts w:ascii="Arial Narrow" w:eastAsia="Calibri" w:hAnsi="Arial Narrow"/>
                <w:bCs/>
                <w:sz w:val="20"/>
                <w:szCs w:val="20"/>
                <w:highlight w:val="yellow"/>
                <w:lang w:val="es-PE"/>
              </w:rPr>
            </w:pPr>
            <w:r w:rsidRPr="008A5262">
              <w:rPr>
                <w:rFonts w:ascii="Arial Narrow" w:hAnsi="Arial Narrow" w:cs="Arial"/>
                <w:bCs/>
                <w:color w:val="000000" w:themeColor="text1"/>
                <w:sz w:val="20"/>
                <w:szCs w:val="20"/>
                <w:highlight w:val="green"/>
                <w:lang w:val="es-PE"/>
              </w:rPr>
              <w:t xml:space="preserve">Si el contribuyente ya </w:t>
            </w:r>
            <w:r w:rsidR="004F259E" w:rsidRPr="008A5262">
              <w:rPr>
                <w:rFonts w:ascii="Arial Narrow" w:hAnsi="Arial Narrow" w:cs="Arial"/>
                <w:bCs/>
                <w:color w:val="000000" w:themeColor="text1"/>
                <w:sz w:val="20"/>
                <w:szCs w:val="20"/>
                <w:highlight w:val="green"/>
                <w:lang w:val="es-PE"/>
              </w:rPr>
              <w:t>está</w:t>
            </w:r>
            <w:r w:rsidRPr="008A5262">
              <w:rPr>
                <w:rFonts w:ascii="Arial Narrow" w:hAnsi="Arial Narrow" w:cs="Arial"/>
                <w:bCs/>
                <w:color w:val="000000" w:themeColor="text1"/>
                <w:sz w:val="20"/>
                <w:szCs w:val="20"/>
                <w:highlight w:val="green"/>
                <w:lang w:val="es-PE"/>
              </w:rPr>
              <w:t xml:space="preserve"> afecto a este régimen se debe devolver 200</w:t>
            </w:r>
          </w:p>
        </w:tc>
        <w:tc>
          <w:tcPr>
            <w:tcW w:w="3402" w:type="dxa"/>
          </w:tcPr>
          <w:p w:rsidR="0074080B" w:rsidRPr="00AA6A91" w:rsidRDefault="0074080B" w:rsidP="00967B4E">
            <w:pPr>
              <w:numPr>
                <w:ilvl w:val="0"/>
                <w:numId w:val="22"/>
              </w:numPr>
              <w:rPr>
                <w:rFonts w:ascii="Arial Narrow" w:hAnsi="Arial Narrow" w:cs="Arial"/>
                <w:sz w:val="20"/>
                <w:szCs w:val="20"/>
              </w:rPr>
            </w:pPr>
            <w:r w:rsidRPr="00AA6A91">
              <w:rPr>
                <w:rFonts w:ascii="Arial Narrow" w:hAnsi="Arial Narrow" w:cs="Arial"/>
                <w:sz w:val="20"/>
                <w:szCs w:val="20"/>
              </w:rPr>
              <w:lastRenderedPageBreak/>
              <w:t>Retornar la respuesta de validación con código de error  exitoso  (‘00’).</w:t>
            </w:r>
          </w:p>
        </w:tc>
        <w:tc>
          <w:tcPr>
            <w:tcW w:w="1134" w:type="dxa"/>
          </w:tcPr>
          <w:p w:rsidR="0074080B" w:rsidRPr="00AA6A91" w:rsidRDefault="0074080B" w:rsidP="0074080B">
            <w:pPr>
              <w:spacing w:before="60" w:after="120"/>
              <w:jc w:val="center"/>
              <w:rPr>
                <w:rFonts w:cs="Arial"/>
                <w:sz w:val="18"/>
                <w:szCs w:val="18"/>
              </w:rPr>
            </w:pPr>
          </w:p>
        </w:tc>
        <w:tc>
          <w:tcPr>
            <w:tcW w:w="992" w:type="dxa"/>
          </w:tcPr>
          <w:p w:rsidR="0074080B" w:rsidRPr="00AA6A91" w:rsidRDefault="0074080B" w:rsidP="0074080B">
            <w:pPr>
              <w:spacing w:before="60" w:after="120"/>
              <w:jc w:val="center"/>
              <w:rPr>
                <w:rFonts w:cs="Arial"/>
                <w:sz w:val="18"/>
                <w:szCs w:val="18"/>
              </w:rPr>
            </w:pPr>
            <w:r w:rsidRPr="00AA6A91">
              <w:rPr>
                <w:rFonts w:cs="Arial"/>
                <w:sz w:val="18"/>
                <w:szCs w:val="18"/>
              </w:rPr>
              <w:t>4</w:t>
            </w:r>
          </w:p>
        </w:tc>
      </w:tr>
      <w:tr w:rsidR="00AD0736" w:rsidRPr="00AA6A91" w:rsidTr="00AD0736">
        <w:trPr>
          <w:trHeight w:val="1118"/>
        </w:trPr>
        <w:tc>
          <w:tcPr>
            <w:tcW w:w="709" w:type="dxa"/>
            <w:tcBorders>
              <w:top w:val="single" w:sz="4" w:space="0" w:color="auto"/>
              <w:left w:val="single" w:sz="4" w:space="0" w:color="auto"/>
              <w:bottom w:val="single" w:sz="4" w:space="0" w:color="auto"/>
              <w:right w:val="single" w:sz="4" w:space="0" w:color="auto"/>
            </w:tcBorders>
          </w:tcPr>
          <w:p w:rsidR="00AD0736" w:rsidRPr="00AD0736" w:rsidRDefault="00AD0736" w:rsidP="00F20A5F">
            <w:pPr>
              <w:spacing w:before="60" w:after="120"/>
              <w:rPr>
                <w:rFonts w:ascii="Arial Narrow" w:hAnsi="Arial Narrow" w:cs="Arial"/>
                <w:sz w:val="20"/>
                <w:szCs w:val="20"/>
                <w:highlight w:val="yellow"/>
              </w:rPr>
            </w:pPr>
            <w:r w:rsidRPr="00AD0736">
              <w:rPr>
                <w:rFonts w:ascii="Arial Narrow" w:hAnsi="Arial Narrow" w:cs="Arial"/>
                <w:sz w:val="20"/>
                <w:szCs w:val="20"/>
                <w:highlight w:val="yellow"/>
              </w:rPr>
              <w:lastRenderedPageBreak/>
              <w:t>RF007</w:t>
            </w:r>
          </w:p>
        </w:tc>
        <w:tc>
          <w:tcPr>
            <w:tcW w:w="2268" w:type="dxa"/>
            <w:tcBorders>
              <w:top w:val="single" w:sz="4" w:space="0" w:color="auto"/>
              <w:left w:val="single" w:sz="4" w:space="0" w:color="auto"/>
              <w:bottom w:val="single" w:sz="4" w:space="0" w:color="auto"/>
              <w:right w:val="single" w:sz="4" w:space="0" w:color="auto"/>
            </w:tcBorders>
          </w:tcPr>
          <w:p w:rsidR="00AD0736" w:rsidRPr="00AD0736" w:rsidRDefault="00AD0736" w:rsidP="00F20A5F">
            <w:pPr>
              <w:spacing w:before="60" w:after="120"/>
              <w:rPr>
                <w:rFonts w:ascii="Arial Narrow" w:hAnsi="Arial Narrow"/>
                <w:bCs/>
                <w:color w:val="000000"/>
                <w:sz w:val="20"/>
                <w:szCs w:val="20"/>
                <w:highlight w:val="yellow"/>
              </w:rPr>
            </w:pPr>
            <w:r w:rsidRPr="00AD0736">
              <w:rPr>
                <w:rFonts w:ascii="Arial Narrow" w:hAnsi="Arial Narrow"/>
                <w:bCs/>
                <w:color w:val="000000"/>
                <w:sz w:val="20"/>
                <w:szCs w:val="20"/>
                <w:highlight w:val="yellow"/>
              </w:rPr>
              <w:t>Validar cambio de régimen a  Régimen RMT-MYP ( tributo 031201)</w:t>
            </w:r>
          </w:p>
        </w:tc>
        <w:tc>
          <w:tcPr>
            <w:tcW w:w="5103" w:type="dxa"/>
            <w:tcBorders>
              <w:top w:val="single" w:sz="4" w:space="0" w:color="auto"/>
              <w:left w:val="single" w:sz="4" w:space="0" w:color="auto"/>
              <w:bottom w:val="single" w:sz="4" w:space="0" w:color="auto"/>
              <w:right w:val="single" w:sz="4" w:space="0" w:color="auto"/>
            </w:tcBorders>
          </w:tcPr>
          <w:p w:rsidR="00AD0736" w:rsidRDefault="00AD0736" w:rsidP="00F20A5F">
            <w:pPr>
              <w:spacing w:before="60" w:after="120"/>
              <w:rPr>
                <w:rFonts w:ascii="Arial Narrow" w:eastAsia="Calibri" w:hAnsi="Arial Narrow" w:cs="Arial"/>
                <w:sz w:val="20"/>
                <w:szCs w:val="20"/>
                <w:lang w:val="es-PE"/>
              </w:rPr>
            </w:pPr>
            <w:r w:rsidRPr="00AD0736">
              <w:rPr>
                <w:rFonts w:ascii="Arial Narrow" w:eastAsia="Calibri" w:hAnsi="Arial Narrow" w:cs="Arial"/>
                <w:sz w:val="20"/>
                <w:szCs w:val="20"/>
                <w:highlight w:val="yellow"/>
                <w:lang w:val="es-PE"/>
              </w:rPr>
              <w:t>El servicio web debe validar el cambio de régimen para los contribuyentes:</w:t>
            </w:r>
          </w:p>
          <w:p w:rsidR="00AD0736" w:rsidRPr="00363CFE" w:rsidRDefault="00AD0736" w:rsidP="00F20A5F">
            <w:pPr>
              <w:spacing w:before="60" w:after="120"/>
              <w:rPr>
                <w:rFonts w:ascii="Arial Narrow" w:eastAsia="Calibri" w:hAnsi="Arial Narrow" w:cs="Arial"/>
                <w:b/>
                <w:sz w:val="20"/>
                <w:szCs w:val="20"/>
                <w:highlight w:val="green"/>
                <w:lang w:val="es-PE"/>
              </w:rPr>
            </w:pPr>
            <w:r w:rsidRPr="00363CFE">
              <w:rPr>
                <w:rFonts w:ascii="Arial Narrow" w:eastAsia="Calibri" w:hAnsi="Arial Narrow" w:cs="Arial"/>
                <w:b/>
                <w:sz w:val="20"/>
                <w:szCs w:val="20"/>
                <w:highlight w:val="green"/>
                <w:lang w:val="es-PE"/>
              </w:rPr>
              <w:t xml:space="preserve"> </w:t>
            </w:r>
            <w:r w:rsidR="00363CFE" w:rsidRPr="00363CFE">
              <w:rPr>
                <w:rFonts w:ascii="Arial Narrow" w:eastAsia="Calibri" w:hAnsi="Arial Narrow" w:cs="Arial"/>
                <w:b/>
                <w:sz w:val="20"/>
                <w:szCs w:val="20"/>
                <w:highlight w:val="green"/>
                <w:lang w:val="es-PE"/>
              </w:rPr>
              <w:t>PRICOS Y MEPECOS</w:t>
            </w:r>
          </w:p>
          <w:p w:rsidR="00AD0736" w:rsidRPr="00AD0736" w:rsidRDefault="00AD0736" w:rsidP="00F20A5F">
            <w:pPr>
              <w:numPr>
                <w:ilvl w:val="0"/>
                <w:numId w:val="11"/>
              </w:numPr>
              <w:rPr>
                <w:rFonts w:ascii="Arial Narrow" w:eastAsia="Calibri" w:hAnsi="Arial Narrow" w:cs="Arial"/>
                <w:sz w:val="20"/>
                <w:szCs w:val="20"/>
                <w:highlight w:val="yellow"/>
                <w:lang w:val="es-PE"/>
              </w:rPr>
            </w:pPr>
            <w:r w:rsidRPr="00AD0736">
              <w:rPr>
                <w:rFonts w:ascii="Arial Narrow" w:eastAsia="Calibri" w:hAnsi="Arial Narrow" w:cs="Arial"/>
                <w:sz w:val="20"/>
                <w:szCs w:val="20"/>
                <w:highlight w:val="yellow"/>
                <w:lang w:val="es-PE"/>
              </w:rPr>
              <w:t>No d</w:t>
            </w:r>
            <w:r>
              <w:rPr>
                <w:rFonts w:ascii="Arial Narrow" w:eastAsia="Calibri" w:hAnsi="Arial Narrow" w:cs="Arial"/>
                <w:sz w:val="20"/>
                <w:szCs w:val="20"/>
                <w:highlight w:val="yellow"/>
                <w:lang w:val="es-PE"/>
              </w:rPr>
              <w:t xml:space="preserve">ebe ser tipo de contribuyente: </w:t>
            </w:r>
            <w:r w:rsidRPr="00AD0736">
              <w:rPr>
                <w:rFonts w:ascii="Arial Narrow" w:eastAsia="Calibri" w:hAnsi="Arial Narrow" w:cs="Arial"/>
                <w:sz w:val="20"/>
                <w:szCs w:val="20"/>
                <w:highlight w:val="yellow"/>
                <w:lang w:val="es-PE"/>
              </w:rPr>
              <w:t>Personas naturales sin negocio (01), Sociedad Conyugal (03), Sucesión Indivisa (05), Sucursal o Agencia de empresas extranjeras (29).</w:t>
            </w:r>
          </w:p>
          <w:p w:rsidR="00AD0736" w:rsidRPr="00AD0736" w:rsidRDefault="00AD0736" w:rsidP="00F20A5F">
            <w:pPr>
              <w:numPr>
                <w:ilvl w:val="0"/>
                <w:numId w:val="10"/>
              </w:numPr>
              <w:spacing w:before="60" w:after="120"/>
              <w:rPr>
                <w:rFonts w:ascii="Arial Narrow" w:eastAsia="Calibri" w:hAnsi="Arial Narrow" w:cs="Arial"/>
                <w:sz w:val="20"/>
                <w:szCs w:val="20"/>
                <w:highlight w:val="yellow"/>
                <w:lang w:val="es-PE"/>
              </w:rPr>
            </w:pPr>
            <w:r w:rsidRPr="00AD0736">
              <w:rPr>
                <w:rFonts w:ascii="Arial Narrow" w:eastAsia="Calibri" w:hAnsi="Arial Narrow" w:cs="Arial"/>
                <w:sz w:val="20"/>
                <w:szCs w:val="20"/>
                <w:highlight w:val="yellow"/>
                <w:lang w:val="es-PE"/>
              </w:rPr>
              <w:t>El contribuyente debe estar en los siguientes estados: Activo (00), Baja Provisional (01) y Baja Provisional de oficio (02),</w:t>
            </w:r>
            <w:r w:rsidRPr="00DC2828">
              <w:rPr>
                <w:rFonts w:ascii="Arial Narrow" w:eastAsia="Calibri" w:hAnsi="Arial Narrow" w:cs="Arial"/>
                <w:strike/>
                <w:sz w:val="20"/>
                <w:szCs w:val="20"/>
                <w:highlight w:val="yellow"/>
                <w:lang w:val="es-PE"/>
                <w:rPrChange w:id="143" w:author="etaboada" w:date="2018-09-06T11:28:00Z">
                  <w:rPr>
                    <w:rFonts w:ascii="Arial Narrow" w:eastAsia="Calibri" w:hAnsi="Arial Narrow" w:cs="Arial"/>
                    <w:sz w:val="20"/>
                    <w:szCs w:val="20"/>
                    <w:highlight w:val="yellow"/>
                    <w:lang w:val="es-PE"/>
                  </w:rPr>
                </w:rPrChange>
              </w:rPr>
              <w:t xml:space="preserve"> </w:t>
            </w:r>
            <w:r w:rsidRPr="00A769E8">
              <w:rPr>
                <w:rFonts w:ascii="Arial Narrow" w:eastAsia="Calibri" w:hAnsi="Arial Narrow" w:cs="Arial"/>
                <w:strike/>
                <w:color w:val="BFBFBF" w:themeColor="background1" w:themeShade="BF"/>
                <w:sz w:val="20"/>
                <w:szCs w:val="20"/>
                <w:highlight w:val="green"/>
                <w:lang w:val="es-PE"/>
                <w:rPrChange w:id="144" w:author="Cilliani Delgado Becker Carlos" w:date="2018-09-06T16:33:00Z">
                  <w:rPr>
                    <w:rFonts w:ascii="Arial Narrow" w:eastAsia="Calibri" w:hAnsi="Arial Narrow" w:cs="Arial"/>
                    <w:sz w:val="20"/>
                    <w:szCs w:val="20"/>
                    <w:highlight w:val="yellow"/>
                    <w:lang w:val="es-PE"/>
                  </w:rPr>
                </w:rPrChange>
              </w:rPr>
              <w:t>Suspensión Temporal (03)</w:t>
            </w:r>
            <w:r w:rsidRPr="00A769E8">
              <w:rPr>
                <w:rFonts w:ascii="Arial Narrow" w:eastAsia="Calibri" w:hAnsi="Arial Narrow" w:cs="Arial"/>
                <w:color w:val="BFBFBF" w:themeColor="background1" w:themeShade="BF"/>
                <w:sz w:val="20"/>
                <w:szCs w:val="20"/>
                <w:highlight w:val="green"/>
                <w:lang w:val="es-PE"/>
                <w:rPrChange w:id="145" w:author="Cilliani Delgado Becker Carlos" w:date="2018-09-06T16:33:00Z">
                  <w:rPr>
                    <w:rFonts w:ascii="Arial Narrow" w:eastAsia="Calibri" w:hAnsi="Arial Narrow" w:cs="Arial"/>
                    <w:sz w:val="20"/>
                    <w:szCs w:val="20"/>
                    <w:highlight w:val="yellow"/>
                    <w:lang w:val="es-PE"/>
                  </w:rPr>
                </w:rPrChange>
              </w:rPr>
              <w:t>.</w:t>
            </w:r>
          </w:p>
          <w:p w:rsidR="002978BB" w:rsidRPr="00F47408" w:rsidRDefault="00AD0736" w:rsidP="00F47408">
            <w:pPr>
              <w:numPr>
                <w:ilvl w:val="0"/>
                <w:numId w:val="10"/>
              </w:numPr>
              <w:spacing w:before="60" w:after="120"/>
              <w:rPr>
                <w:rFonts w:cs="Arial"/>
                <w:bCs/>
                <w:szCs w:val="22"/>
                <w:highlight w:val="green"/>
                <w:lang w:val="es-PE"/>
              </w:rPr>
            </w:pPr>
            <w:r w:rsidRPr="004F259E">
              <w:rPr>
                <w:rFonts w:ascii="Arial Narrow" w:eastAsia="Calibri" w:hAnsi="Arial Narrow" w:cs="Arial"/>
                <w:sz w:val="20"/>
                <w:szCs w:val="20"/>
                <w:highlight w:val="yellow"/>
                <w:lang w:val="es-PE"/>
              </w:rPr>
              <w:t>Tributos régimen de procedencia debe ser: del Régimen General, Régimen Especial, Régimen NRUS.</w:t>
            </w:r>
            <w:r w:rsidR="00363CFE" w:rsidRPr="004F259E">
              <w:rPr>
                <w:rFonts w:ascii="Arial Narrow" w:eastAsia="Calibri" w:hAnsi="Arial Narrow" w:cs="Arial"/>
                <w:sz w:val="20"/>
                <w:szCs w:val="20"/>
                <w:highlight w:val="yellow"/>
                <w:lang w:val="es-PE"/>
              </w:rPr>
              <w:t xml:space="preserve"> </w:t>
            </w:r>
            <w:r w:rsidR="00363CFE" w:rsidRPr="004F259E">
              <w:rPr>
                <w:rFonts w:ascii="Arial Narrow" w:hAnsi="Arial Narrow" w:cs="Arial"/>
                <w:bCs/>
                <w:color w:val="000000" w:themeColor="text1"/>
                <w:sz w:val="20"/>
                <w:szCs w:val="20"/>
                <w:highlight w:val="green"/>
                <w:lang w:val="es-PE"/>
              </w:rPr>
              <w:t>No considerar esta regla/validación en caso el contribuyente no se encuentre afecto a alguno de los regímenes</w:t>
            </w:r>
          </w:p>
          <w:p w:rsidR="004F259E" w:rsidRDefault="008A5262" w:rsidP="00CC2EBA">
            <w:pPr>
              <w:numPr>
                <w:ilvl w:val="1"/>
                <w:numId w:val="50"/>
              </w:numPr>
              <w:tabs>
                <w:tab w:val="left" w:pos="1091"/>
              </w:tabs>
              <w:spacing w:before="60" w:after="120"/>
              <w:rPr>
                <w:rFonts w:cs="Arial"/>
                <w:bCs/>
                <w:szCs w:val="22"/>
                <w:highlight w:val="green"/>
                <w:lang w:val="es-PE"/>
              </w:rPr>
            </w:pPr>
            <w:r w:rsidRPr="004F259E">
              <w:rPr>
                <w:rFonts w:cs="Arial"/>
                <w:bCs/>
                <w:szCs w:val="22"/>
                <w:highlight w:val="green"/>
                <w:lang w:val="es-PE"/>
              </w:rPr>
              <w:t>Régimen General (3031)</w:t>
            </w:r>
          </w:p>
          <w:p w:rsidR="008A5262" w:rsidRPr="004F259E" w:rsidRDefault="008A5262" w:rsidP="00CC2EBA">
            <w:pPr>
              <w:numPr>
                <w:ilvl w:val="1"/>
                <w:numId w:val="50"/>
              </w:numPr>
              <w:tabs>
                <w:tab w:val="left" w:pos="1091"/>
              </w:tabs>
              <w:spacing w:before="60" w:after="120"/>
              <w:rPr>
                <w:rFonts w:cs="Arial"/>
                <w:bCs/>
                <w:szCs w:val="22"/>
                <w:highlight w:val="green"/>
                <w:lang w:val="es-PE"/>
              </w:rPr>
            </w:pPr>
            <w:r w:rsidRPr="004F259E">
              <w:rPr>
                <w:rFonts w:cs="Arial"/>
                <w:bCs/>
                <w:szCs w:val="22"/>
                <w:highlight w:val="green"/>
                <w:lang w:val="es-PE"/>
              </w:rPr>
              <w:t>Régimen Especial (3111)</w:t>
            </w:r>
          </w:p>
          <w:p w:rsidR="008A5262" w:rsidRPr="00CC290C" w:rsidRDefault="008A5262" w:rsidP="00CC2EBA">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MYPE Tributario (3121)</w:t>
            </w:r>
          </w:p>
          <w:p w:rsidR="008A5262" w:rsidRPr="00CC290C" w:rsidRDefault="008A5262" w:rsidP="00CC2EBA">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de frontera (3611)</w:t>
            </w:r>
          </w:p>
          <w:p w:rsidR="006B4C6D" w:rsidRPr="006B4C6D" w:rsidRDefault="006B4C6D" w:rsidP="006B4C6D">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agrario</w:t>
            </w:r>
            <w:r>
              <w:rPr>
                <w:rFonts w:cs="Arial"/>
                <w:bCs/>
                <w:szCs w:val="22"/>
                <w:highlight w:val="green"/>
                <w:lang w:val="es-PE"/>
              </w:rPr>
              <w:t xml:space="preserve"> </w:t>
            </w:r>
            <w:r w:rsidRPr="006B4C6D">
              <w:rPr>
                <w:rFonts w:cs="Arial"/>
                <w:bCs/>
                <w:szCs w:val="22"/>
                <w:highlight w:val="green"/>
                <w:lang w:val="es-PE"/>
              </w:rPr>
              <w:t>885</w:t>
            </w:r>
            <w:r w:rsidR="00CE33CF">
              <w:rPr>
                <w:rFonts w:cs="Arial"/>
                <w:bCs/>
                <w:szCs w:val="22"/>
                <w:highlight w:val="green"/>
                <w:lang w:val="es-PE"/>
              </w:rPr>
              <w:t xml:space="preserve"> CP</w:t>
            </w:r>
            <w:r w:rsidRPr="006B4C6D">
              <w:rPr>
                <w:rFonts w:cs="Arial"/>
                <w:bCs/>
                <w:szCs w:val="22"/>
                <w:highlight w:val="green"/>
                <w:lang w:val="es-PE"/>
              </w:rPr>
              <w:t xml:space="preserve"> (3411)</w:t>
            </w:r>
          </w:p>
          <w:p w:rsidR="006B4C6D" w:rsidRPr="006B4C6D" w:rsidRDefault="006B4C6D" w:rsidP="006B4C6D">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Amazonía (3311)</w:t>
            </w:r>
          </w:p>
          <w:p w:rsidR="006B4C6D" w:rsidRPr="00CC290C" w:rsidRDefault="006B4C6D" w:rsidP="006B4C6D">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agrario CP (3</w:t>
            </w:r>
            <w:r>
              <w:rPr>
                <w:rFonts w:cs="Arial"/>
                <w:bCs/>
                <w:szCs w:val="22"/>
                <w:highlight w:val="green"/>
                <w:lang w:val="es-PE"/>
              </w:rPr>
              <w:t>5</w:t>
            </w:r>
            <w:r w:rsidRPr="006B4C6D">
              <w:rPr>
                <w:rFonts w:cs="Arial"/>
                <w:bCs/>
                <w:szCs w:val="22"/>
                <w:highlight w:val="green"/>
                <w:lang w:val="es-PE"/>
              </w:rPr>
              <w:t>11</w:t>
            </w:r>
            <w:r w:rsidRPr="00CC290C">
              <w:rPr>
                <w:rFonts w:cs="Arial"/>
                <w:bCs/>
                <w:szCs w:val="22"/>
                <w:highlight w:val="green"/>
                <w:lang w:val="es-PE"/>
              </w:rPr>
              <w:t>)</w:t>
            </w:r>
          </w:p>
          <w:p w:rsidR="00AD0736" w:rsidRPr="008401D1" w:rsidRDefault="008A5262" w:rsidP="004F259E">
            <w:pPr>
              <w:pStyle w:val="Prrafodelista"/>
              <w:numPr>
                <w:ilvl w:val="1"/>
                <w:numId w:val="50"/>
              </w:numPr>
              <w:tabs>
                <w:tab w:val="left" w:pos="1091"/>
              </w:tabs>
              <w:rPr>
                <w:rFonts w:ascii="Arial Narrow" w:eastAsia="Calibri" w:hAnsi="Arial Narrow"/>
                <w:bCs/>
                <w:color w:val="000000"/>
                <w:sz w:val="20"/>
                <w:szCs w:val="20"/>
                <w:highlight w:val="green"/>
                <w:lang w:val="es-PE"/>
              </w:rPr>
            </w:pPr>
            <w:r w:rsidRPr="00CC290C">
              <w:rPr>
                <w:rFonts w:cs="Arial"/>
                <w:bCs/>
                <w:szCs w:val="22"/>
                <w:highlight w:val="green"/>
                <w:lang w:val="es-PE"/>
              </w:rPr>
              <w:t>NRUS (</w:t>
            </w:r>
            <w:r w:rsidR="004F259E" w:rsidRPr="0009197A">
              <w:rPr>
                <w:rFonts w:cs="Arial"/>
                <w:bCs/>
                <w:szCs w:val="22"/>
                <w:highlight w:val="green"/>
                <w:lang w:val="es-PE"/>
              </w:rPr>
              <w:t>041101, 041102, 041103, 041104, 041105, 041201, 041202, 041203, 041204, 041205, 041301, 041302, 041303, 041304, 041305</w:t>
            </w:r>
            <w:r w:rsidRPr="00CC290C">
              <w:rPr>
                <w:rFonts w:ascii="Arial Narrow" w:hAnsi="Arial Narrow" w:cs="Arial"/>
                <w:bCs/>
                <w:color w:val="000000" w:themeColor="text1"/>
                <w:sz w:val="20"/>
                <w:szCs w:val="20"/>
                <w:highlight w:val="green"/>
                <w:lang w:val="es-PE"/>
              </w:rPr>
              <w:t>)</w:t>
            </w:r>
            <w:r w:rsidR="00363CFE" w:rsidRPr="00CC290C">
              <w:rPr>
                <w:rFonts w:ascii="Arial Narrow" w:hAnsi="Arial Narrow" w:cs="Arial"/>
                <w:bCs/>
                <w:color w:val="000000" w:themeColor="text1"/>
                <w:sz w:val="20"/>
                <w:szCs w:val="20"/>
                <w:highlight w:val="green"/>
                <w:lang w:val="es-PE"/>
              </w:rPr>
              <w:t>.</w:t>
            </w:r>
          </w:p>
          <w:p w:rsidR="008401D1" w:rsidRPr="008401D1" w:rsidRDefault="008401D1" w:rsidP="00F47408">
            <w:pPr>
              <w:spacing w:before="60" w:after="120"/>
              <w:ind w:left="720"/>
              <w:rPr>
                <w:rFonts w:ascii="Arial Narrow" w:eastAsia="Calibri" w:hAnsi="Arial Narrow"/>
                <w:bCs/>
                <w:color w:val="000000"/>
                <w:sz w:val="20"/>
                <w:szCs w:val="20"/>
                <w:highlight w:val="green"/>
                <w:lang w:val="es-PE"/>
              </w:rPr>
            </w:pPr>
            <w:r w:rsidRPr="008401D1">
              <w:rPr>
                <w:rFonts w:cs="Arial"/>
                <w:b/>
                <w:szCs w:val="20"/>
                <w:highlight w:val="green"/>
                <w:lang w:val="es-ES_tradnl"/>
              </w:rPr>
              <w:t>Contribuyentes de Regímenes Promocionales (Agrario, Amazonía, Frontera 033101, 034101, 036101)</w:t>
            </w:r>
            <w:r w:rsidRPr="008401D1">
              <w:rPr>
                <w:b/>
                <w:szCs w:val="20"/>
                <w:highlight w:val="green"/>
                <w:lang w:val="es-ES_tradnl"/>
              </w:rPr>
              <w:t xml:space="preserve">: </w:t>
            </w:r>
            <w:r w:rsidRPr="008401D1">
              <w:rPr>
                <w:rFonts w:cs="Arial"/>
                <w:szCs w:val="20"/>
                <w:highlight w:val="green"/>
                <w:lang w:val="es-ES_tradnl"/>
              </w:rPr>
              <w:t xml:space="preserve">No </w:t>
            </w:r>
            <w:r w:rsidRPr="008401D1">
              <w:rPr>
                <w:rFonts w:cs="Arial"/>
                <w:szCs w:val="20"/>
                <w:highlight w:val="green"/>
                <w:lang w:val="es-ES_tradnl"/>
              </w:rPr>
              <w:lastRenderedPageBreak/>
              <w:t>pueden ingresar al RMT</w:t>
            </w:r>
          </w:p>
          <w:p w:rsidR="0061140A" w:rsidRDefault="00437AB1" w:rsidP="00F20A5F">
            <w:pPr>
              <w:numPr>
                <w:ilvl w:val="0"/>
                <w:numId w:val="11"/>
              </w:numPr>
              <w:rPr>
                <w:ins w:id="146" w:author="Zumaeta Kawata Jesus" w:date="2018-09-04T11:17:00Z"/>
                <w:rFonts w:ascii="Arial Narrow" w:eastAsia="Calibri" w:hAnsi="Arial Narrow" w:cs="Arial"/>
                <w:sz w:val="20"/>
                <w:szCs w:val="20"/>
                <w:highlight w:val="yellow"/>
                <w:lang w:val="es-PE"/>
              </w:rPr>
            </w:pPr>
            <w:ins w:id="147" w:author="Zumaeta Kawata Jesus" w:date="2018-09-04T11:16:00Z">
              <w:r>
                <w:rPr>
                  <w:rFonts w:ascii="Arial Narrow" w:eastAsia="Calibri" w:hAnsi="Arial Narrow" w:cs="Arial"/>
                  <w:sz w:val="20"/>
                  <w:szCs w:val="20"/>
                  <w:highlight w:val="yellow"/>
                  <w:lang w:val="es-PE"/>
                </w:rPr>
                <w:t xml:space="preserve">Los ingresos netos del ejercicio anterior deben ser </w:t>
              </w:r>
            </w:ins>
            <w:ins w:id="148" w:author="Zumaeta Kawata Jesus" w:date="2018-09-04T11:17:00Z">
              <w:r>
                <w:rPr>
                  <w:rFonts w:ascii="Arial Narrow" w:eastAsia="Calibri" w:hAnsi="Arial Narrow" w:cs="Arial"/>
                  <w:sz w:val="20"/>
                  <w:szCs w:val="20"/>
                  <w:highlight w:val="yellow"/>
                  <w:lang w:val="es-PE"/>
                </w:rPr>
                <w:t>menores o iguales a 1700 UIT.</w:t>
              </w:r>
            </w:ins>
          </w:p>
          <w:p w:rsidR="00DC2828" w:rsidRDefault="00DC2828">
            <w:pPr>
              <w:ind w:left="720"/>
              <w:rPr>
                <w:ins w:id="149" w:author="Zumaeta Kawata Jesus" w:date="2018-09-04T11:16:00Z"/>
                <w:rFonts w:ascii="Arial Narrow" w:eastAsia="Calibri" w:hAnsi="Arial Narrow" w:cs="Arial"/>
                <w:sz w:val="20"/>
                <w:szCs w:val="20"/>
                <w:highlight w:val="yellow"/>
                <w:lang w:val="es-PE"/>
              </w:rPr>
              <w:pPrChange w:id="150" w:author="Zumaeta Kawata Jesus" w:date="2018-09-04T11:17:00Z">
                <w:pPr>
                  <w:numPr>
                    <w:numId w:val="11"/>
                  </w:numPr>
                  <w:ind w:left="720" w:hanging="360"/>
                </w:pPr>
              </w:pPrChange>
            </w:pPr>
          </w:p>
          <w:p w:rsidR="00AD0736" w:rsidRPr="00A769E8" w:rsidRDefault="00AD0736" w:rsidP="00F20A5F">
            <w:pPr>
              <w:numPr>
                <w:ilvl w:val="0"/>
                <w:numId w:val="11"/>
              </w:numPr>
              <w:rPr>
                <w:ins w:id="151" w:author="etaboada" w:date="2018-09-06T11:32:00Z"/>
                <w:rFonts w:ascii="Arial Narrow" w:eastAsia="Calibri" w:hAnsi="Arial Narrow" w:cs="Arial"/>
                <w:strike/>
                <w:color w:val="BFBFBF" w:themeColor="background1" w:themeShade="BF"/>
                <w:sz w:val="20"/>
                <w:szCs w:val="20"/>
                <w:highlight w:val="yellow"/>
                <w:lang w:val="es-PE"/>
                <w:rPrChange w:id="152" w:author="Cilliani Delgado Becker Carlos" w:date="2018-09-06T16:37:00Z">
                  <w:rPr>
                    <w:ins w:id="153" w:author="etaboada" w:date="2018-09-06T11:32:00Z"/>
                    <w:rFonts w:ascii="Arial Narrow" w:eastAsia="Calibri" w:hAnsi="Arial Narrow" w:cs="Arial"/>
                    <w:strike/>
                    <w:sz w:val="20"/>
                    <w:szCs w:val="20"/>
                    <w:highlight w:val="yellow"/>
                    <w:lang w:val="es-PE"/>
                  </w:rPr>
                </w:rPrChange>
              </w:rPr>
            </w:pPr>
            <w:r w:rsidRPr="00A769E8">
              <w:rPr>
                <w:rFonts w:ascii="Arial Narrow" w:eastAsia="Calibri" w:hAnsi="Arial Narrow" w:cs="Arial"/>
                <w:strike/>
                <w:color w:val="BFBFBF" w:themeColor="background1" w:themeShade="BF"/>
                <w:sz w:val="20"/>
                <w:szCs w:val="20"/>
                <w:highlight w:val="yellow"/>
                <w:lang w:val="es-PE"/>
                <w:rPrChange w:id="154" w:author="Cilliani Delgado Becker Carlos" w:date="2018-09-06T16:37:00Z">
                  <w:rPr>
                    <w:rFonts w:ascii="Arial Narrow" w:eastAsia="Calibri" w:hAnsi="Arial Narrow" w:cs="Arial"/>
                    <w:sz w:val="20"/>
                    <w:szCs w:val="20"/>
                    <w:highlight w:val="yellow"/>
                    <w:lang w:val="es-PE"/>
                  </w:rPr>
                </w:rPrChange>
              </w:rPr>
              <w:t xml:space="preserve">El periodo tributario de afectación </w:t>
            </w:r>
            <w:del w:id="155" w:author="Zumaeta Kawata Jesus" w:date="2018-09-04T11:16:00Z">
              <w:r w:rsidRPr="00A769E8" w:rsidDel="00437AB1">
                <w:rPr>
                  <w:rFonts w:ascii="Arial Narrow" w:eastAsia="Calibri" w:hAnsi="Arial Narrow" w:cs="Arial"/>
                  <w:strike/>
                  <w:color w:val="BFBFBF" w:themeColor="background1" w:themeShade="BF"/>
                  <w:sz w:val="20"/>
                  <w:szCs w:val="20"/>
                  <w:highlight w:val="yellow"/>
                  <w:lang w:val="es-PE"/>
                  <w:rPrChange w:id="156" w:author="Cilliani Delgado Becker Carlos" w:date="2018-09-06T16:37:00Z">
                    <w:rPr>
                      <w:rFonts w:ascii="Arial Narrow" w:eastAsia="Calibri" w:hAnsi="Arial Narrow" w:cs="Arial"/>
                      <w:sz w:val="20"/>
                      <w:szCs w:val="20"/>
                      <w:highlight w:val="yellow"/>
                      <w:lang w:val="es-PE"/>
                    </w:rPr>
                  </w:rPrChange>
                </w:rPr>
                <w:delText xml:space="preserve"> </w:delText>
              </w:r>
            </w:del>
            <w:r w:rsidRPr="00A769E8">
              <w:rPr>
                <w:rFonts w:ascii="Arial Narrow" w:eastAsia="Calibri" w:hAnsi="Arial Narrow" w:cs="Arial"/>
                <w:strike/>
                <w:color w:val="BFBFBF" w:themeColor="background1" w:themeShade="BF"/>
                <w:sz w:val="20"/>
                <w:szCs w:val="20"/>
                <w:highlight w:val="yellow"/>
                <w:lang w:val="es-PE"/>
                <w:rPrChange w:id="157" w:author="Cilliani Delgado Becker Carlos" w:date="2018-09-06T16:37:00Z">
                  <w:rPr>
                    <w:rFonts w:ascii="Arial Narrow" w:eastAsia="Calibri" w:hAnsi="Arial Narrow" w:cs="Arial"/>
                    <w:sz w:val="20"/>
                    <w:szCs w:val="20"/>
                    <w:highlight w:val="yellow"/>
                    <w:lang w:val="es-PE"/>
                  </w:rPr>
                </w:rPrChange>
              </w:rPr>
              <w:t>para acogerse al RMT debe ser en Enero del año fiscal en proceso una vez al año, sin embargo puede ser en cualquier periodo del año, en cualquiera de los siguientes casos:</w:t>
            </w:r>
          </w:p>
          <w:p w:rsidR="00DC2828" w:rsidRDefault="00DC2828">
            <w:pPr>
              <w:pStyle w:val="Prrafodelista"/>
              <w:rPr>
                <w:ins w:id="158" w:author="etaboada" w:date="2018-09-06T11:32:00Z"/>
                <w:rFonts w:ascii="Arial Narrow" w:eastAsia="Calibri" w:hAnsi="Arial Narrow" w:cs="Arial"/>
                <w:strike/>
                <w:sz w:val="20"/>
                <w:szCs w:val="20"/>
                <w:highlight w:val="yellow"/>
                <w:lang w:val="es-PE"/>
              </w:rPr>
              <w:pPrChange w:id="159" w:author="etaboada" w:date="2018-09-06T11:32:00Z">
                <w:pPr>
                  <w:numPr>
                    <w:numId w:val="11"/>
                  </w:numPr>
                  <w:ind w:left="720" w:hanging="360"/>
                </w:pPr>
              </w:pPrChange>
            </w:pPr>
          </w:p>
          <w:p w:rsidR="00DC2828" w:rsidRPr="005D5619" w:rsidRDefault="00DC2828" w:rsidP="00F20A5F">
            <w:pPr>
              <w:numPr>
                <w:ilvl w:val="0"/>
                <w:numId w:val="11"/>
              </w:numPr>
              <w:rPr>
                <w:ins w:id="160" w:author="etaboada" w:date="2018-09-06T11:32:00Z"/>
                <w:rFonts w:ascii="Arial Narrow" w:eastAsia="Calibri" w:hAnsi="Arial Narrow" w:cs="Arial"/>
                <w:sz w:val="20"/>
                <w:szCs w:val="20"/>
                <w:highlight w:val="yellow"/>
                <w:lang w:val="es-PE"/>
                <w:rPrChange w:id="161" w:author="etaboada" w:date="2018-09-06T12:03:00Z">
                  <w:rPr>
                    <w:ins w:id="162" w:author="etaboada" w:date="2018-09-06T11:32:00Z"/>
                    <w:rFonts w:ascii="Arial Narrow" w:eastAsia="Calibri" w:hAnsi="Arial Narrow" w:cs="Arial"/>
                    <w:strike/>
                    <w:sz w:val="20"/>
                    <w:szCs w:val="20"/>
                    <w:highlight w:val="yellow"/>
                    <w:lang w:val="es-PE"/>
                  </w:rPr>
                </w:rPrChange>
              </w:rPr>
            </w:pPr>
            <w:ins w:id="163" w:author="etaboada" w:date="2018-09-06T11:33:00Z">
              <w:r w:rsidRPr="005D5619">
                <w:rPr>
                  <w:rFonts w:ascii="Arial Narrow" w:eastAsia="Calibri" w:hAnsi="Arial Narrow" w:cs="Arial"/>
                  <w:sz w:val="20"/>
                  <w:szCs w:val="20"/>
                  <w:highlight w:val="yellow"/>
                  <w:lang w:val="es-PE"/>
                  <w:rPrChange w:id="164" w:author="etaboada" w:date="2018-09-06T12:03:00Z">
                    <w:rPr>
                      <w:rFonts w:ascii="Arial Narrow" w:eastAsia="Calibri" w:hAnsi="Arial Narrow" w:cs="Arial"/>
                      <w:strike/>
                      <w:sz w:val="20"/>
                      <w:szCs w:val="20"/>
                      <w:highlight w:val="yellow"/>
                      <w:lang w:val="es-PE"/>
                    </w:rPr>
                  </w:rPrChange>
                </w:rPr>
                <w:t>Validaciones del periodo declarado</w:t>
              </w:r>
            </w:ins>
            <w:ins w:id="165" w:author="etaboada" w:date="2018-09-06T11:32:00Z">
              <w:r w:rsidRPr="005D5619">
                <w:rPr>
                  <w:rFonts w:ascii="Arial Narrow" w:eastAsia="Calibri" w:hAnsi="Arial Narrow" w:cs="Arial"/>
                  <w:sz w:val="20"/>
                  <w:szCs w:val="20"/>
                  <w:highlight w:val="yellow"/>
                  <w:lang w:val="es-PE"/>
                  <w:rPrChange w:id="166" w:author="etaboada" w:date="2018-09-06T12:03:00Z">
                    <w:rPr>
                      <w:rFonts w:ascii="Arial Narrow" w:eastAsia="Calibri" w:hAnsi="Arial Narrow" w:cs="Arial"/>
                      <w:strike/>
                      <w:sz w:val="20"/>
                      <w:szCs w:val="20"/>
                      <w:highlight w:val="yellow"/>
                      <w:lang w:val="es-PE"/>
                    </w:rPr>
                  </w:rPrChange>
                </w:rPr>
                <w:t>:</w:t>
              </w:r>
            </w:ins>
          </w:p>
          <w:p w:rsidR="00DC2828" w:rsidRPr="00DC2828" w:rsidRDefault="00DC2828">
            <w:pPr>
              <w:rPr>
                <w:rFonts w:ascii="Arial Narrow" w:eastAsia="Calibri" w:hAnsi="Arial Narrow" w:cs="Arial"/>
                <w:sz w:val="20"/>
                <w:szCs w:val="20"/>
                <w:highlight w:val="yellow"/>
                <w:lang w:val="es-PE"/>
              </w:rPr>
              <w:pPrChange w:id="167" w:author="etaboada" w:date="2018-09-06T11:39:00Z">
                <w:pPr>
                  <w:numPr>
                    <w:numId w:val="11"/>
                  </w:numPr>
                  <w:ind w:left="720" w:hanging="360"/>
                </w:pPr>
              </w:pPrChange>
            </w:pPr>
          </w:p>
          <w:p w:rsidR="00AD0736" w:rsidRDefault="00AD0736" w:rsidP="00AD0736">
            <w:pPr>
              <w:numPr>
                <w:ilvl w:val="1"/>
                <w:numId w:val="45"/>
              </w:numPr>
              <w:rPr>
                <w:ins w:id="168" w:author="etaboada" w:date="2018-09-06T11:40:00Z"/>
                <w:rFonts w:ascii="Arial Narrow" w:eastAsia="Calibri" w:hAnsi="Arial Narrow" w:cs="Arial"/>
                <w:sz w:val="20"/>
                <w:szCs w:val="20"/>
                <w:highlight w:val="yellow"/>
                <w:lang w:val="es-PE"/>
              </w:rPr>
            </w:pPr>
            <w:r w:rsidRPr="00AD0736">
              <w:rPr>
                <w:rFonts w:ascii="Arial Narrow" w:eastAsia="Calibri" w:hAnsi="Arial Narrow" w:cs="Arial"/>
                <w:sz w:val="20"/>
                <w:szCs w:val="20"/>
                <w:highlight w:val="yellow"/>
                <w:lang w:val="es-PE"/>
              </w:rPr>
              <w:t>Tiene régimen de procedencia NRUS o RER</w:t>
            </w:r>
            <w:ins w:id="169" w:author="etaboada" w:date="2018-09-06T11:39:00Z">
              <w:r w:rsidR="001418FC">
                <w:rPr>
                  <w:rFonts w:ascii="Arial Narrow" w:eastAsia="Calibri" w:hAnsi="Arial Narrow" w:cs="Arial"/>
                  <w:sz w:val="20"/>
                  <w:szCs w:val="20"/>
                  <w:highlight w:val="yellow"/>
                  <w:lang w:val="es-PE"/>
                </w:rPr>
                <w:t xml:space="preserve"> no se valida el periodo</w:t>
              </w:r>
            </w:ins>
            <w:ins w:id="170" w:author="etaboada" w:date="2018-09-06T11:40:00Z">
              <w:r w:rsidR="001418FC">
                <w:rPr>
                  <w:rFonts w:ascii="Arial Narrow" w:eastAsia="Calibri" w:hAnsi="Arial Narrow" w:cs="Arial"/>
                  <w:sz w:val="20"/>
                  <w:szCs w:val="20"/>
                  <w:highlight w:val="yellow"/>
                  <w:lang w:val="es-PE"/>
                </w:rPr>
                <w:t>.</w:t>
              </w:r>
            </w:ins>
            <w:del w:id="171" w:author="etaboada" w:date="2018-09-06T11:40:00Z">
              <w:r w:rsidRPr="00AD0736" w:rsidDel="001418FC">
                <w:rPr>
                  <w:rFonts w:ascii="Arial Narrow" w:eastAsia="Calibri" w:hAnsi="Arial Narrow" w:cs="Arial"/>
                  <w:sz w:val="20"/>
                  <w:szCs w:val="20"/>
                  <w:highlight w:val="yellow"/>
                  <w:lang w:val="es-PE"/>
                </w:rPr>
                <w:delText>.</w:delText>
              </w:r>
            </w:del>
          </w:p>
          <w:p w:rsidR="001418FC" w:rsidRDefault="001418FC" w:rsidP="00AD0736">
            <w:pPr>
              <w:numPr>
                <w:ilvl w:val="1"/>
                <w:numId w:val="45"/>
              </w:numPr>
              <w:rPr>
                <w:ins w:id="172" w:author="Cilliani Delgado Becker Carlos" w:date="2018-09-07T15:39:00Z"/>
                <w:rFonts w:ascii="Arial Narrow" w:eastAsia="Calibri" w:hAnsi="Arial Narrow" w:cs="Arial"/>
                <w:sz w:val="20"/>
                <w:szCs w:val="20"/>
                <w:highlight w:val="yellow"/>
                <w:lang w:val="es-PE"/>
              </w:rPr>
            </w:pPr>
            <w:ins w:id="173" w:author="etaboada" w:date="2018-09-06T11:40:00Z">
              <w:r>
                <w:rPr>
                  <w:rFonts w:ascii="Arial Narrow" w:eastAsia="Calibri" w:hAnsi="Arial Narrow" w:cs="Arial"/>
                  <w:sz w:val="20"/>
                  <w:szCs w:val="20"/>
                  <w:highlight w:val="yellow"/>
                  <w:lang w:val="es-PE"/>
                </w:rPr>
                <w:t xml:space="preserve">Si el régimen de procedencia </w:t>
              </w:r>
            </w:ins>
            <w:ins w:id="174" w:author="etaboada" w:date="2018-09-06T11:41:00Z">
              <w:r>
                <w:rPr>
                  <w:rFonts w:ascii="Arial Narrow" w:eastAsia="Calibri" w:hAnsi="Arial Narrow" w:cs="Arial"/>
                  <w:sz w:val="20"/>
                  <w:szCs w:val="20"/>
                  <w:highlight w:val="yellow"/>
                  <w:lang w:val="es-PE"/>
                </w:rPr>
                <w:t xml:space="preserve">es régimen general, </w:t>
              </w:r>
            </w:ins>
            <w:ins w:id="175" w:author="etaboada" w:date="2018-09-06T11:44:00Z">
              <w:r>
                <w:rPr>
                  <w:rFonts w:ascii="Arial Narrow" w:eastAsia="Calibri" w:hAnsi="Arial Narrow" w:cs="Arial"/>
                  <w:sz w:val="20"/>
                  <w:szCs w:val="20"/>
                  <w:highlight w:val="yellow"/>
                  <w:lang w:val="es-PE"/>
                </w:rPr>
                <w:t>verificamos</w:t>
              </w:r>
            </w:ins>
            <w:ins w:id="176" w:author="etaboada" w:date="2018-09-06T11:41:00Z">
              <w:r>
                <w:rPr>
                  <w:rFonts w:ascii="Arial Narrow" w:eastAsia="Calibri" w:hAnsi="Arial Narrow" w:cs="Arial"/>
                  <w:sz w:val="20"/>
                  <w:szCs w:val="20"/>
                  <w:highlight w:val="yellow"/>
                  <w:lang w:val="es-PE"/>
                </w:rPr>
                <w:t xml:space="preserve"> que el periodo sea enero, Si no es enero se realizan las validaciones siguientes:</w:t>
              </w:r>
            </w:ins>
          </w:p>
          <w:p w:rsidR="003649A8" w:rsidRDefault="003649A8">
            <w:pPr>
              <w:ind w:left="1080"/>
              <w:rPr>
                <w:ins w:id="177" w:author="Cilliani Delgado Becker Carlos" w:date="2018-09-07T15:39:00Z"/>
                <w:rFonts w:ascii="Arial Narrow" w:eastAsia="Calibri" w:hAnsi="Arial Narrow" w:cs="Arial"/>
                <w:sz w:val="20"/>
                <w:szCs w:val="20"/>
                <w:highlight w:val="yellow"/>
                <w:lang w:val="es-PE"/>
              </w:rPr>
              <w:pPrChange w:id="178" w:author="Cilliani Delgado Becker Carlos" w:date="2018-09-07T15:39:00Z">
                <w:pPr>
                  <w:numPr>
                    <w:ilvl w:val="1"/>
                    <w:numId w:val="45"/>
                  </w:numPr>
                  <w:ind w:left="1440" w:hanging="360"/>
                </w:pPr>
              </w:pPrChange>
            </w:pPr>
            <w:ins w:id="179" w:author="Cilliani Delgado Becker Carlos" w:date="2018-09-07T15:39:00Z">
              <w:r>
                <w:rPr>
                  <w:rFonts w:ascii="Arial Narrow" w:eastAsia="Calibri" w:hAnsi="Arial Narrow" w:cs="Arial"/>
                  <w:sz w:val="20"/>
                  <w:szCs w:val="20"/>
                  <w:highlight w:val="yellow"/>
                  <w:lang w:val="es-PE"/>
                </w:rPr>
                <w:t>Para contribuyentes Nuevo</w:t>
              </w:r>
            </w:ins>
            <w:ins w:id="180" w:author="Cilliani Delgado Becker Carlos" w:date="2018-09-07T15:41:00Z">
              <w:r>
                <w:rPr>
                  <w:rFonts w:ascii="Arial Narrow" w:eastAsia="Calibri" w:hAnsi="Arial Narrow" w:cs="Arial"/>
                  <w:sz w:val="20"/>
                  <w:szCs w:val="20"/>
                  <w:highlight w:val="yellow"/>
                  <w:lang w:val="es-PE"/>
                </w:rPr>
                <w:t xml:space="preserve"> debe cumplir</w:t>
              </w:r>
            </w:ins>
            <w:ins w:id="181" w:author="Cilliani Delgado Becker Carlos" w:date="2018-09-07T15:39:00Z">
              <w:r>
                <w:rPr>
                  <w:rFonts w:ascii="Arial Narrow" w:eastAsia="Calibri" w:hAnsi="Arial Narrow" w:cs="Arial"/>
                  <w:sz w:val="20"/>
                  <w:szCs w:val="20"/>
                  <w:highlight w:val="yellow"/>
                  <w:lang w:val="es-PE"/>
                </w:rPr>
                <w:t>:</w:t>
              </w:r>
            </w:ins>
          </w:p>
          <w:p w:rsidR="003649A8" w:rsidRPr="003649A8" w:rsidRDefault="003649A8">
            <w:pPr>
              <w:pStyle w:val="Prrafodelista"/>
              <w:numPr>
                <w:ilvl w:val="0"/>
                <w:numId w:val="54"/>
              </w:numPr>
              <w:ind w:left="2198"/>
              <w:rPr>
                <w:ins w:id="182" w:author="Cilliani Delgado Becker Carlos" w:date="2018-09-07T15:39:00Z"/>
                <w:rFonts w:ascii="Arial Narrow" w:eastAsia="Calibri" w:hAnsi="Arial Narrow" w:cs="Arial"/>
                <w:sz w:val="20"/>
                <w:szCs w:val="20"/>
                <w:highlight w:val="yellow"/>
                <w:lang w:val="es-PE"/>
                <w:rPrChange w:id="183" w:author="Cilliani Delgado Becker Carlos" w:date="2018-09-07T15:40:00Z">
                  <w:rPr>
                    <w:ins w:id="184" w:author="Cilliani Delgado Becker Carlos" w:date="2018-09-07T15:39:00Z"/>
                    <w:rFonts w:eastAsia="Calibri"/>
                    <w:highlight w:val="yellow"/>
                    <w:lang w:val="es-PE"/>
                  </w:rPr>
                </w:rPrChange>
              </w:rPr>
              <w:pPrChange w:id="185" w:author="Cilliani Delgado Becker Carlos" w:date="2018-09-07T15:41:00Z">
                <w:pPr>
                  <w:numPr>
                    <w:ilvl w:val="1"/>
                    <w:numId w:val="45"/>
                  </w:numPr>
                  <w:ind w:left="1440" w:hanging="360"/>
                </w:pPr>
              </w:pPrChange>
            </w:pPr>
            <w:ins w:id="186" w:author="Cilliani Delgado Becker Carlos" w:date="2018-09-07T15:40:00Z">
              <w:r>
                <w:rPr>
                  <w:color w:val="FF0000"/>
                </w:rPr>
                <w:t>Verificar que la Fecha de Inicio de actividades corresponda al período que esta declarando</w:t>
              </w:r>
            </w:ins>
          </w:p>
          <w:p w:rsidR="003649A8" w:rsidRPr="00AD0736" w:rsidRDefault="003649A8">
            <w:pPr>
              <w:ind w:left="1080"/>
              <w:rPr>
                <w:rFonts w:ascii="Arial Narrow" w:eastAsia="Calibri" w:hAnsi="Arial Narrow" w:cs="Arial"/>
                <w:sz w:val="20"/>
                <w:szCs w:val="20"/>
                <w:highlight w:val="yellow"/>
                <w:lang w:val="es-PE"/>
              </w:rPr>
              <w:pPrChange w:id="187" w:author="Cilliani Delgado Becker Carlos" w:date="2018-09-07T15:39:00Z">
                <w:pPr>
                  <w:numPr>
                    <w:ilvl w:val="1"/>
                    <w:numId w:val="45"/>
                  </w:numPr>
                  <w:ind w:left="1440" w:hanging="360"/>
                </w:pPr>
              </w:pPrChange>
            </w:pPr>
            <w:ins w:id="188" w:author="Cilliani Delgado Becker Carlos" w:date="2018-09-07T15:39:00Z">
              <w:r>
                <w:rPr>
                  <w:rFonts w:ascii="Arial Narrow" w:eastAsia="Calibri" w:hAnsi="Arial Narrow" w:cs="Arial"/>
                  <w:sz w:val="20"/>
                  <w:szCs w:val="20"/>
                  <w:highlight w:val="yellow"/>
                  <w:lang w:val="es-PE"/>
                </w:rPr>
                <w:t>Para contribuyentes no Nuevos</w:t>
              </w:r>
            </w:ins>
            <w:ins w:id="189" w:author="Cilliani Delgado Becker Carlos" w:date="2018-09-07T15:41:00Z">
              <w:r>
                <w:rPr>
                  <w:rFonts w:ascii="Arial Narrow" w:eastAsia="Calibri" w:hAnsi="Arial Narrow" w:cs="Arial"/>
                  <w:sz w:val="20"/>
                  <w:szCs w:val="20"/>
                  <w:highlight w:val="yellow"/>
                  <w:lang w:val="es-PE"/>
                </w:rPr>
                <w:t xml:space="preserve"> debe cumplir</w:t>
              </w:r>
            </w:ins>
            <w:ins w:id="190" w:author="Cilliani Delgado Becker Carlos" w:date="2018-09-07T15:39:00Z">
              <w:r>
                <w:rPr>
                  <w:rFonts w:ascii="Arial Narrow" w:eastAsia="Calibri" w:hAnsi="Arial Narrow" w:cs="Arial"/>
                  <w:sz w:val="20"/>
                  <w:szCs w:val="20"/>
                  <w:highlight w:val="yellow"/>
                  <w:lang w:val="es-PE"/>
                </w:rPr>
                <w:t>;</w:t>
              </w:r>
            </w:ins>
          </w:p>
          <w:p w:rsidR="00E77009" w:rsidRDefault="00E77009">
            <w:pPr>
              <w:numPr>
                <w:ilvl w:val="2"/>
                <w:numId w:val="45"/>
              </w:numPr>
              <w:rPr>
                <w:ins w:id="191" w:author="etaboada" w:date="2018-09-06T11:50:00Z"/>
                <w:rFonts w:ascii="Arial Narrow" w:eastAsia="Calibri" w:hAnsi="Arial Narrow" w:cs="Arial"/>
                <w:sz w:val="20"/>
                <w:szCs w:val="20"/>
                <w:highlight w:val="yellow"/>
                <w:lang w:val="es-PE"/>
              </w:rPr>
              <w:pPrChange w:id="192" w:author="etaboada" w:date="2018-09-06T11:43:00Z">
                <w:pPr>
                  <w:numPr>
                    <w:ilvl w:val="1"/>
                    <w:numId w:val="45"/>
                  </w:numPr>
                  <w:ind w:left="1440" w:hanging="360"/>
                </w:pPr>
              </w:pPrChange>
            </w:pPr>
            <w:ins w:id="193" w:author="etaboada" w:date="2018-09-06T11:50:00Z">
              <w:r>
                <w:rPr>
                  <w:rFonts w:ascii="Arial Narrow" w:eastAsia="Calibri" w:hAnsi="Arial Narrow" w:cs="Arial"/>
                  <w:sz w:val="20"/>
                  <w:szCs w:val="20"/>
                  <w:highlight w:val="yellow"/>
                  <w:lang w:val="es-PE"/>
                </w:rPr>
                <w:t xml:space="preserve">El contribuyente se haya encontrado en </w:t>
              </w:r>
            </w:ins>
            <w:ins w:id="194" w:author="etaboada" w:date="2018-09-06T11:51:00Z">
              <w:r>
                <w:rPr>
                  <w:rFonts w:ascii="Arial Narrow" w:eastAsia="Calibri" w:hAnsi="Arial Narrow" w:cs="Arial"/>
                  <w:sz w:val="20"/>
                  <w:szCs w:val="20"/>
                  <w:highlight w:val="yellow"/>
                  <w:lang w:val="es-PE"/>
                </w:rPr>
                <w:t>suspensión</w:t>
              </w:r>
            </w:ins>
            <w:ins w:id="195" w:author="etaboada" w:date="2018-09-06T11:50:00Z">
              <w:r>
                <w:rPr>
                  <w:rFonts w:ascii="Arial Narrow" w:eastAsia="Calibri" w:hAnsi="Arial Narrow" w:cs="Arial"/>
                  <w:sz w:val="20"/>
                  <w:szCs w:val="20"/>
                  <w:highlight w:val="yellow"/>
                  <w:lang w:val="es-PE"/>
                </w:rPr>
                <w:t xml:space="preserve"> </w:t>
              </w:r>
            </w:ins>
            <w:ins w:id="196" w:author="etaboada" w:date="2018-09-06T11:51:00Z">
              <w:r>
                <w:rPr>
                  <w:rFonts w:ascii="Arial Narrow" w:eastAsia="Calibri" w:hAnsi="Arial Narrow" w:cs="Arial"/>
                  <w:sz w:val="20"/>
                  <w:szCs w:val="20"/>
                  <w:highlight w:val="yellow"/>
                  <w:lang w:val="es-PE"/>
                </w:rPr>
                <w:t>temporal todo el mes de enero.</w:t>
              </w:r>
            </w:ins>
          </w:p>
          <w:p w:rsidR="00E77009" w:rsidRDefault="00E77009">
            <w:pPr>
              <w:numPr>
                <w:ilvl w:val="2"/>
                <w:numId w:val="45"/>
              </w:numPr>
              <w:rPr>
                <w:ins w:id="197" w:author="etaboada" w:date="2018-09-06T11:58:00Z"/>
                <w:rFonts w:ascii="Arial Narrow" w:eastAsia="Calibri" w:hAnsi="Arial Narrow" w:cs="Arial"/>
                <w:sz w:val="20"/>
                <w:szCs w:val="20"/>
                <w:highlight w:val="yellow"/>
                <w:lang w:val="es-PE"/>
              </w:rPr>
              <w:pPrChange w:id="198" w:author="etaboada" w:date="2018-09-06T11:43:00Z">
                <w:pPr>
                  <w:numPr>
                    <w:ilvl w:val="1"/>
                    <w:numId w:val="45"/>
                  </w:numPr>
                  <w:ind w:left="1440" w:hanging="360"/>
                </w:pPr>
              </w:pPrChange>
            </w:pPr>
            <w:ins w:id="199" w:author="etaboada" w:date="2018-09-06T11:48:00Z">
              <w:r>
                <w:rPr>
                  <w:rFonts w:ascii="Arial Narrow" w:eastAsia="Calibri" w:hAnsi="Arial Narrow" w:cs="Arial"/>
                  <w:sz w:val="20"/>
                  <w:szCs w:val="20"/>
                  <w:highlight w:val="yellow"/>
                  <w:lang w:val="es-PE"/>
                </w:rPr>
                <w:t xml:space="preserve">Verificamos que el contribuyente </w:t>
              </w:r>
              <w:del w:id="200" w:author="Cilliani Delgado Becker Carlos" w:date="2018-09-07T15:39:00Z">
                <w:r w:rsidDel="003649A8">
                  <w:rPr>
                    <w:rFonts w:ascii="Arial Narrow" w:eastAsia="Calibri" w:hAnsi="Arial Narrow" w:cs="Arial"/>
                    <w:sz w:val="20"/>
                    <w:szCs w:val="20"/>
                    <w:highlight w:val="yellow"/>
                    <w:lang w:val="es-PE"/>
                  </w:rPr>
                  <w:delText>es nuevo</w:delText>
                </w:r>
              </w:del>
            </w:ins>
            <w:ins w:id="201" w:author="etaboada" w:date="2018-09-06T11:57:00Z">
              <w:del w:id="202" w:author="Cilliani Delgado Becker Carlos" w:date="2018-09-07T15:39:00Z">
                <w:r w:rsidR="00C457DA" w:rsidDel="003649A8">
                  <w:rPr>
                    <w:rFonts w:ascii="Arial Narrow" w:eastAsia="Calibri" w:hAnsi="Arial Narrow" w:cs="Arial"/>
                    <w:sz w:val="20"/>
                    <w:szCs w:val="20"/>
                    <w:highlight w:val="yellow"/>
                    <w:lang w:val="es-PE"/>
                  </w:rPr>
                  <w:delText xml:space="preserve"> o </w:delText>
                </w:r>
              </w:del>
              <w:r w:rsidR="00C457DA">
                <w:rPr>
                  <w:rFonts w:ascii="Arial Narrow" w:eastAsia="Calibri" w:hAnsi="Arial Narrow" w:cs="Arial"/>
                  <w:sz w:val="20"/>
                  <w:szCs w:val="20"/>
                  <w:highlight w:val="yellow"/>
                  <w:lang w:val="es-PE"/>
                </w:rPr>
                <w:t>esta reiniciando actividades</w:t>
              </w:r>
            </w:ins>
            <w:ins w:id="203" w:author="etaboada" w:date="2018-09-06T11:48:00Z">
              <w:r>
                <w:rPr>
                  <w:rFonts w:ascii="Arial Narrow" w:eastAsia="Calibri" w:hAnsi="Arial Narrow" w:cs="Arial"/>
                  <w:sz w:val="20"/>
                  <w:szCs w:val="20"/>
                  <w:highlight w:val="yellow"/>
                  <w:lang w:val="es-PE"/>
                </w:rPr>
                <w:t xml:space="preserve"> en el periodo declarado según la </w:t>
              </w:r>
              <w:del w:id="204" w:author="Cilliani Delgado Becker Carlos" w:date="2018-09-07T15:39:00Z">
                <w:r w:rsidDel="003649A8">
                  <w:rPr>
                    <w:rFonts w:ascii="Arial Narrow" w:eastAsia="Calibri" w:hAnsi="Arial Narrow" w:cs="Arial"/>
                    <w:sz w:val="20"/>
                    <w:szCs w:val="20"/>
                    <w:highlight w:val="yellow"/>
                    <w:lang w:val="es-PE"/>
                  </w:rPr>
                  <w:delText>fecha de inicio de actividades</w:delText>
                </w:r>
              </w:del>
            </w:ins>
            <w:ins w:id="205" w:author="etaboada" w:date="2018-09-06T11:56:00Z">
              <w:del w:id="206" w:author="Cilliani Delgado Becker Carlos" w:date="2018-09-07T15:39:00Z">
                <w:r w:rsidR="00C457DA" w:rsidDel="003649A8">
                  <w:rPr>
                    <w:rFonts w:ascii="Arial Narrow" w:eastAsia="Calibri" w:hAnsi="Arial Narrow" w:cs="Arial"/>
                    <w:sz w:val="20"/>
                    <w:szCs w:val="20"/>
                    <w:highlight w:val="yellow"/>
                    <w:lang w:val="es-PE"/>
                  </w:rPr>
                  <w:delText xml:space="preserve"> o </w:delText>
                </w:r>
              </w:del>
              <w:r w:rsidR="00C457DA">
                <w:rPr>
                  <w:rFonts w:ascii="Arial Narrow" w:eastAsia="Calibri" w:hAnsi="Arial Narrow" w:cs="Arial"/>
                  <w:sz w:val="20"/>
                  <w:szCs w:val="20"/>
                  <w:highlight w:val="yellow"/>
                  <w:lang w:val="es-PE"/>
                </w:rPr>
                <w:t>fecha de reinicio de actividades</w:t>
              </w:r>
            </w:ins>
            <w:ins w:id="207" w:author="etaboada" w:date="2018-09-06T11:48:00Z">
              <w:r>
                <w:rPr>
                  <w:rFonts w:ascii="Arial Narrow" w:eastAsia="Calibri" w:hAnsi="Arial Narrow" w:cs="Arial"/>
                  <w:sz w:val="20"/>
                  <w:szCs w:val="20"/>
                  <w:highlight w:val="yellow"/>
                  <w:lang w:val="es-PE"/>
                </w:rPr>
                <w:t>.</w:t>
              </w:r>
            </w:ins>
          </w:p>
          <w:p w:rsidR="00C457DA" w:rsidRDefault="00C457DA" w:rsidP="00C457DA">
            <w:pPr>
              <w:numPr>
                <w:ilvl w:val="1"/>
                <w:numId w:val="45"/>
              </w:numPr>
              <w:rPr>
                <w:ins w:id="208" w:author="etaboada" w:date="2018-09-06T11:59:00Z"/>
                <w:rFonts w:ascii="Arial Narrow" w:eastAsia="Calibri" w:hAnsi="Arial Narrow" w:cs="Arial"/>
                <w:sz w:val="20"/>
                <w:szCs w:val="20"/>
                <w:highlight w:val="yellow"/>
                <w:lang w:val="es-PE"/>
              </w:rPr>
            </w:pPr>
            <w:ins w:id="209" w:author="etaboada" w:date="2018-09-06T11:58:00Z">
              <w:r>
                <w:rPr>
                  <w:rFonts w:ascii="Arial Narrow" w:eastAsia="Calibri" w:hAnsi="Arial Narrow" w:cs="Arial"/>
                  <w:sz w:val="20"/>
                  <w:szCs w:val="20"/>
                  <w:highlight w:val="yellow"/>
                  <w:lang w:val="es-PE"/>
                </w:rPr>
                <w:t>Si el régimen de procedencia es distinto al NRUS, RER y Regimen General:</w:t>
              </w:r>
            </w:ins>
          </w:p>
          <w:p w:rsidR="00C457DA" w:rsidRPr="00AD0736" w:rsidRDefault="00C457DA">
            <w:pPr>
              <w:numPr>
                <w:ilvl w:val="2"/>
                <w:numId w:val="45"/>
              </w:numPr>
              <w:rPr>
                <w:ins w:id="210" w:author="etaboada" w:date="2018-09-06T11:58:00Z"/>
                <w:rFonts w:ascii="Arial Narrow" w:eastAsia="Calibri" w:hAnsi="Arial Narrow" w:cs="Arial"/>
                <w:sz w:val="20"/>
                <w:szCs w:val="20"/>
                <w:highlight w:val="yellow"/>
                <w:lang w:val="es-PE"/>
              </w:rPr>
              <w:pPrChange w:id="211" w:author="etaboada" w:date="2018-09-06T11:59:00Z">
                <w:pPr>
                  <w:numPr>
                    <w:ilvl w:val="1"/>
                    <w:numId w:val="45"/>
                  </w:numPr>
                  <w:ind w:left="1440" w:hanging="360"/>
                </w:pPr>
              </w:pPrChange>
            </w:pPr>
            <w:ins w:id="212" w:author="etaboada" w:date="2018-09-06T12:00:00Z">
              <w:r>
                <w:rPr>
                  <w:rFonts w:ascii="Arial Narrow" w:eastAsia="Calibri" w:hAnsi="Arial Narrow" w:cs="Arial"/>
                  <w:sz w:val="20"/>
                  <w:szCs w:val="20"/>
                  <w:highlight w:val="yellow"/>
                  <w:lang w:val="es-PE"/>
                </w:rPr>
                <w:t>No se valida periodo.</w:t>
              </w:r>
            </w:ins>
          </w:p>
          <w:p w:rsidR="00A55E86" w:rsidDel="00C457DA" w:rsidRDefault="00AD0736">
            <w:pPr>
              <w:ind w:left="1980"/>
              <w:rPr>
                <w:del w:id="213" w:author="etaboada" w:date="2018-09-06T12:00:00Z"/>
                <w:rFonts w:ascii="Arial Narrow" w:eastAsia="Calibri" w:hAnsi="Arial Narrow" w:cs="Arial"/>
                <w:sz w:val="20"/>
                <w:szCs w:val="20"/>
                <w:highlight w:val="yellow"/>
                <w:lang w:val="es-PE"/>
              </w:rPr>
              <w:pPrChange w:id="214" w:author="etaboada" w:date="2018-09-06T12:00:00Z">
                <w:pPr>
                  <w:numPr>
                    <w:ilvl w:val="1"/>
                    <w:numId w:val="45"/>
                  </w:numPr>
                  <w:ind w:left="1440" w:hanging="360"/>
                </w:pPr>
              </w:pPrChange>
            </w:pPr>
            <w:del w:id="215" w:author="etaboada" w:date="2018-09-06T12:00:00Z">
              <w:r w:rsidRPr="00F47408" w:rsidDel="00C457DA">
                <w:rPr>
                  <w:rFonts w:ascii="Arial Narrow" w:eastAsia="Calibri" w:hAnsi="Arial Narrow" w:cs="Arial"/>
                  <w:strike/>
                  <w:color w:val="BFBFBF" w:themeColor="background1" w:themeShade="BF"/>
                  <w:sz w:val="20"/>
                  <w:szCs w:val="20"/>
                  <w:highlight w:val="green"/>
                  <w:lang w:val="es-PE"/>
                </w:rPr>
                <w:delText>Contribuyente se encuentran con suspensión temporal</w:delText>
              </w:r>
              <w:r w:rsidRPr="00A55E86" w:rsidDel="00C457DA">
                <w:rPr>
                  <w:rFonts w:ascii="Arial Narrow" w:eastAsia="Calibri" w:hAnsi="Arial Narrow" w:cs="Arial"/>
                  <w:sz w:val="20"/>
                  <w:szCs w:val="20"/>
                  <w:highlight w:val="green"/>
                  <w:lang w:val="es-PE"/>
                </w:rPr>
                <w:delText xml:space="preserve"> </w:delText>
              </w:r>
              <w:r w:rsidRPr="00AD0736" w:rsidDel="00C457DA">
                <w:rPr>
                  <w:rFonts w:ascii="Arial Narrow" w:eastAsia="Calibri" w:hAnsi="Arial Narrow" w:cs="Arial"/>
                  <w:sz w:val="20"/>
                  <w:szCs w:val="20"/>
                  <w:highlight w:val="yellow"/>
                  <w:lang w:val="es-PE"/>
                </w:rPr>
                <w:delText xml:space="preserve">o es un contribuyente nuevo, ya sea en RUC (se </w:delText>
              </w:r>
              <w:r w:rsidRPr="00AD0736" w:rsidDel="00C457DA">
                <w:rPr>
                  <w:rFonts w:ascii="Arial Narrow" w:eastAsia="Calibri" w:hAnsi="Arial Narrow" w:cs="Arial"/>
                  <w:sz w:val="20"/>
                  <w:szCs w:val="20"/>
                  <w:highlight w:val="yellow"/>
                  <w:lang w:val="es-PE"/>
                </w:rPr>
                <w:lastRenderedPageBreak/>
                <w:delText>determina con la fecha de Inicio de Actividades) o en Régimen de tercera  (fecha de alta del tributo de tercera) a partir del 01/01/&lt;año del ejercicio a partir de 2017&gt;.</w:delText>
              </w:r>
            </w:del>
          </w:p>
          <w:p w:rsidR="00AD0736" w:rsidRPr="00A55E86" w:rsidDel="00C457DA" w:rsidRDefault="00CC290C">
            <w:pPr>
              <w:ind w:left="1980"/>
              <w:rPr>
                <w:del w:id="216" w:author="etaboada" w:date="2018-09-06T12:00:00Z"/>
                <w:rFonts w:ascii="Arial Narrow" w:eastAsia="Calibri" w:hAnsi="Arial Narrow" w:cs="Arial"/>
                <w:sz w:val="20"/>
                <w:szCs w:val="20"/>
                <w:highlight w:val="green"/>
                <w:lang w:val="es-PE"/>
              </w:rPr>
              <w:pPrChange w:id="217" w:author="etaboada" w:date="2018-09-06T12:00:00Z">
                <w:pPr>
                  <w:numPr>
                    <w:ilvl w:val="1"/>
                    <w:numId w:val="45"/>
                  </w:numPr>
                  <w:ind w:left="1440" w:hanging="360"/>
                </w:pPr>
              </w:pPrChange>
            </w:pPr>
            <w:del w:id="218" w:author="etaboada" w:date="2018-09-06T12:00:00Z">
              <w:r w:rsidRPr="00A55E86" w:rsidDel="00C457DA">
                <w:rPr>
                  <w:rFonts w:cs="Arial"/>
                  <w:b/>
                  <w:szCs w:val="20"/>
                  <w:highlight w:val="green"/>
                  <w:lang w:val="es-ES_tradnl"/>
                </w:rPr>
                <w:delText>Contribuyentes Nuevos (inscritos después del 31/12/2016)</w:delText>
              </w:r>
              <w:r w:rsidRPr="00A55E86" w:rsidDel="00C457DA">
                <w:rPr>
                  <w:rFonts w:cs="Arial"/>
                  <w:szCs w:val="20"/>
                  <w:highlight w:val="green"/>
                  <w:lang w:val="es-ES_tradnl"/>
                </w:rPr>
                <w:delText xml:space="preserve">: En cualquier mes del año: al momento de la inscripción o con la presentación de la primera declaración jurada del período </w:delText>
              </w:r>
            </w:del>
            <w:ins w:id="219" w:author="Zumaeta Kawata Jesus" w:date="2018-09-04T10:40:00Z">
              <w:del w:id="220" w:author="etaboada" w:date="2018-09-06T12:00:00Z">
                <w:r w:rsidR="004A69F9" w:rsidDel="00C457DA">
                  <w:rPr>
                    <w:rFonts w:cs="Arial"/>
                    <w:szCs w:val="20"/>
                    <w:highlight w:val="green"/>
                    <w:lang w:val="es-ES_tradnl"/>
                  </w:rPr>
                  <w:delText xml:space="preserve">de inicio de actividades </w:delText>
                </w:r>
              </w:del>
            </w:ins>
            <w:del w:id="221" w:author="etaboada" w:date="2018-09-06T12:00:00Z">
              <w:r w:rsidRPr="00A55E86" w:rsidDel="00C457DA">
                <w:rPr>
                  <w:szCs w:val="20"/>
                  <w:highlight w:val="green"/>
                </w:rPr>
                <w:delText>dentro de la fecha de vencimiento</w:delText>
              </w:r>
            </w:del>
          </w:p>
          <w:p w:rsidR="008401D1" w:rsidRPr="008401D1" w:rsidRDefault="008401D1">
            <w:pPr>
              <w:ind w:left="1980"/>
              <w:rPr>
                <w:rFonts w:cs="Arial"/>
                <w:bCs/>
                <w:szCs w:val="20"/>
                <w:highlight w:val="green"/>
                <w:lang w:val="es-PE"/>
              </w:rPr>
              <w:pPrChange w:id="222" w:author="etaboada" w:date="2018-09-06T12:00:00Z">
                <w:pPr>
                  <w:numPr>
                    <w:ilvl w:val="1"/>
                    <w:numId w:val="45"/>
                  </w:numPr>
                  <w:ind w:left="1440" w:hanging="360"/>
                </w:pPr>
              </w:pPrChange>
            </w:pPr>
            <w:del w:id="223" w:author="etaboada" w:date="2018-09-06T12:00:00Z">
              <w:r w:rsidRPr="008401D1" w:rsidDel="00C457DA">
                <w:rPr>
                  <w:rFonts w:cs="Arial"/>
                  <w:b/>
                  <w:szCs w:val="20"/>
                  <w:highlight w:val="green"/>
                  <w:lang w:val="es-ES_tradnl"/>
                </w:rPr>
                <w:delText xml:space="preserve">Contribuyentes con suspensión temporal: </w:delText>
              </w:r>
              <w:r w:rsidRPr="008401D1" w:rsidDel="00C457DA">
                <w:rPr>
                  <w:rFonts w:cs="Arial"/>
                  <w:szCs w:val="20"/>
                  <w:highlight w:val="green"/>
                  <w:lang w:val="es-ES_tradnl"/>
                </w:rPr>
                <w:delText>Al momento de reiniciar actividades, sólo si la suspensión temporal incluye Enero.</w:delText>
              </w:r>
              <w:r w:rsidRPr="008401D1" w:rsidDel="00C457DA">
                <w:rPr>
                  <w:rFonts w:cs="Arial"/>
                  <w:bCs/>
                  <w:szCs w:val="20"/>
                  <w:highlight w:val="green"/>
                  <w:lang w:val="es-PE"/>
                </w:rPr>
                <w:delText xml:space="preserve"> </w:delText>
              </w:r>
            </w:del>
          </w:p>
          <w:p w:rsidR="00363CFE" w:rsidRPr="00AD0736" w:rsidRDefault="00363CFE" w:rsidP="00363CFE">
            <w:pPr>
              <w:ind w:left="1440"/>
              <w:rPr>
                <w:rFonts w:ascii="Arial Narrow" w:eastAsia="Calibri" w:hAnsi="Arial Narrow" w:cs="Arial"/>
                <w:sz w:val="20"/>
                <w:szCs w:val="20"/>
                <w:highlight w:val="yellow"/>
                <w:lang w:val="es-PE"/>
              </w:rPr>
            </w:pPr>
          </w:p>
          <w:p w:rsidR="00AD0736" w:rsidRPr="00AD0736" w:rsidRDefault="00AD0736" w:rsidP="00F20A5F">
            <w:pPr>
              <w:numPr>
                <w:ilvl w:val="0"/>
                <w:numId w:val="11"/>
              </w:numPr>
              <w:rPr>
                <w:rFonts w:ascii="Arial Narrow" w:eastAsia="Calibri" w:hAnsi="Arial Narrow" w:cs="Arial"/>
                <w:sz w:val="20"/>
                <w:szCs w:val="20"/>
                <w:highlight w:val="yellow"/>
                <w:lang w:val="es-PE"/>
              </w:rPr>
            </w:pPr>
            <w:r w:rsidRPr="00AD0736">
              <w:rPr>
                <w:rFonts w:ascii="Arial Narrow" w:eastAsia="Calibri" w:hAnsi="Arial Narrow" w:cs="Arial"/>
                <w:sz w:val="20"/>
                <w:szCs w:val="20"/>
                <w:highlight w:val="yellow"/>
                <w:lang w:val="es-PE"/>
              </w:rPr>
              <w:t>La fecha de presentación de la Declaración deberá efectuarse hasta la fecha de vencimiento de la obligación tributaria (tomar en cuenta el vencimiento especial y vencimiento de Buenos Contribuyentes).</w:t>
            </w:r>
          </w:p>
          <w:p w:rsidR="00AD0736" w:rsidRPr="00CA62F9" w:rsidRDefault="00AD0736" w:rsidP="00AD0736">
            <w:pPr>
              <w:spacing w:before="60" w:after="120"/>
              <w:rPr>
                <w:rFonts w:ascii="Arial Narrow" w:eastAsia="Calibri" w:hAnsi="Arial Narrow" w:cs="Arial"/>
                <w:sz w:val="2"/>
                <w:szCs w:val="2"/>
                <w:highlight w:val="yellow"/>
                <w:lang w:val="es-PE"/>
              </w:rPr>
            </w:pPr>
          </w:p>
          <w:p w:rsidR="00AD0736" w:rsidRPr="00AD0736" w:rsidRDefault="00AD0736" w:rsidP="00AD0736">
            <w:pPr>
              <w:spacing w:before="60" w:after="120"/>
              <w:rPr>
                <w:rFonts w:ascii="Arial Narrow" w:eastAsia="Calibri" w:hAnsi="Arial Narrow" w:cs="Arial"/>
                <w:sz w:val="20"/>
                <w:szCs w:val="20"/>
                <w:highlight w:val="yellow"/>
                <w:lang w:val="es-PE"/>
              </w:rPr>
            </w:pPr>
            <w:r w:rsidRPr="00AD0736">
              <w:rPr>
                <w:rFonts w:ascii="Arial Narrow" w:eastAsia="Calibri" w:hAnsi="Arial Narrow" w:cs="Arial"/>
                <w:sz w:val="20"/>
                <w:szCs w:val="20"/>
                <w:highlight w:val="yellow"/>
                <w:lang w:val="es-PE"/>
              </w:rPr>
              <w:t>Aquellas consultas que no cumplan con la validación se deberán devolver de respuesta a la rutina el código de error y la descripción del error correspondiente (extraído desde el catálogo de errores).</w:t>
            </w:r>
          </w:p>
        </w:tc>
        <w:tc>
          <w:tcPr>
            <w:tcW w:w="3402" w:type="dxa"/>
            <w:tcBorders>
              <w:top w:val="single" w:sz="4" w:space="0" w:color="auto"/>
              <w:left w:val="single" w:sz="4" w:space="0" w:color="auto"/>
              <w:bottom w:val="single" w:sz="4" w:space="0" w:color="auto"/>
              <w:right w:val="single" w:sz="4" w:space="0" w:color="auto"/>
            </w:tcBorders>
          </w:tcPr>
          <w:p w:rsidR="00AD0736" w:rsidRPr="00AD0736" w:rsidRDefault="00AD0736" w:rsidP="00AD0736">
            <w:pPr>
              <w:numPr>
                <w:ilvl w:val="0"/>
                <w:numId w:val="22"/>
              </w:numPr>
              <w:rPr>
                <w:rFonts w:ascii="Arial Narrow" w:hAnsi="Arial Narrow" w:cs="Arial"/>
                <w:sz w:val="20"/>
                <w:szCs w:val="20"/>
                <w:highlight w:val="yellow"/>
              </w:rPr>
            </w:pPr>
            <w:r w:rsidRPr="00AD0736">
              <w:rPr>
                <w:rFonts w:ascii="Arial Narrow" w:hAnsi="Arial Narrow" w:cs="Arial"/>
                <w:sz w:val="20"/>
                <w:szCs w:val="20"/>
                <w:highlight w:val="yellow"/>
              </w:rPr>
              <w:lastRenderedPageBreak/>
              <w:t>Correcta validación para indicar si el contribuyente puede o no realizar el cambio de régimen a Régimen Especial.</w:t>
            </w:r>
          </w:p>
          <w:p w:rsidR="00AD0736" w:rsidRPr="00AD0736" w:rsidRDefault="00AD0736" w:rsidP="00AD0736">
            <w:pPr>
              <w:ind w:left="360" w:hanging="360"/>
              <w:rPr>
                <w:rFonts w:ascii="Arial Narrow" w:hAnsi="Arial Narrow" w:cs="Arial"/>
                <w:sz w:val="20"/>
                <w:szCs w:val="20"/>
                <w:highlight w:val="yellow"/>
              </w:rPr>
            </w:pPr>
          </w:p>
          <w:p w:rsidR="00AD0736" w:rsidRPr="00AD0736" w:rsidRDefault="00AD0736" w:rsidP="00AD0736">
            <w:pPr>
              <w:numPr>
                <w:ilvl w:val="0"/>
                <w:numId w:val="22"/>
              </w:numPr>
              <w:rPr>
                <w:rFonts w:ascii="Arial Narrow" w:hAnsi="Arial Narrow" w:cs="Arial"/>
                <w:sz w:val="20"/>
                <w:szCs w:val="20"/>
                <w:highlight w:val="yellow"/>
              </w:rPr>
            </w:pPr>
            <w:r w:rsidRPr="00AD0736">
              <w:rPr>
                <w:rFonts w:ascii="Arial Narrow" w:hAnsi="Arial Narrow" w:cs="Arial"/>
                <w:sz w:val="20"/>
                <w:szCs w:val="20"/>
                <w:highlight w:val="yellow"/>
              </w:rPr>
              <w:t>Retornar una lista de errores de validación en caso no cumpla con al menos una de las validaciones. Se concatenará el código de error y la descripción del error de acuerdo al Anexo 1.</w:t>
            </w:r>
          </w:p>
          <w:p w:rsidR="00AD0736" w:rsidRPr="00AD0736" w:rsidRDefault="00AD0736" w:rsidP="00AD0736">
            <w:pPr>
              <w:ind w:left="360" w:hanging="360"/>
              <w:rPr>
                <w:rFonts w:ascii="Arial Narrow" w:hAnsi="Arial Narrow" w:cs="Arial"/>
                <w:sz w:val="20"/>
                <w:szCs w:val="20"/>
                <w:highlight w:val="yellow"/>
              </w:rPr>
            </w:pPr>
          </w:p>
          <w:p w:rsidR="00AD0736" w:rsidRPr="00AD0736" w:rsidRDefault="00AD0736" w:rsidP="00AD0736">
            <w:pPr>
              <w:ind w:left="360" w:hanging="360"/>
              <w:rPr>
                <w:rFonts w:ascii="Arial Narrow" w:hAnsi="Arial Narrow" w:cs="Arial"/>
                <w:sz w:val="20"/>
                <w:szCs w:val="20"/>
                <w:highlight w:val="yellow"/>
              </w:rPr>
            </w:pPr>
          </w:p>
        </w:tc>
        <w:tc>
          <w:tcPr>
            <w:tcW w:w="1134" w:type="dxa"/>
            <w:tcBorders>
              <w:top w:val="single" w:sz="4" w:space="0" w:color="auto"/>
              <w:left w:val="single" w:sz="4" w:space="0" w:color="auto"/>
              <w:bottom w:val="single" w:sz="4" w:space="0" w:color="auto"/>
              <w:right w:val="single" w:sz="4" w:space="0" w:color="auto"/>
            </w:tcBorders>
          </w:tcPr>
          <w:p w:rsidR="00AD0736" w:rsidRPr="00AD0736" w:rsidRDefault="00AD0736" w:rsidP="00F20A5F">
            <w:pPr>
              <w:spacing w:before="60" w:after="120"/>
              <w:jc w:val="center"/>
              <w:rPr>
                <w:rFonts w:cs="Arial"/>
                <w:sz w:val="18"/>
                <w:szCs w:val="18"/>
                <w:highlight w:val="yellow"/>
              </w:rPr>
            </w:pPr>
          </w:p>
        </w:tc>
        <w:tc>
          <w:tcPr>
            <w:tcW w:w="992" w:type="dxa"/>
            <w:tcBorders>
              <w:top w:val="single" w:sz="4" w:space="0" w:color="auto"/>
              <w:left w:val="single" w:sz="4" w:space="0" w:color="auto"/>
              <w:bottom w:val="single" w:sz="4" w:space="0" w:color="auto"/>
              <w:right w:val="single" w:sz="4" w:space="0" w:color="auto"/>
            </w:tcBorders>
          </w:tcPr>
          <w:p w:rsidR="00AD0736" w:rsidRPr="00AD0736" w:rsidRDefault="00AD0736" w:rsidP="00F20A5F">
            <w:pPr>
              <w:spacing w:before="60" w:after="120"/>
              <w:jc w:val="center"/>
              <w:rPr>
                <w:rFonts w:cs="Arial"/>
                <w:sz w:val="18"/>
                <w:szCs w:val="18"/>
              </w:rPr>
            </w:pPr>
            <w:r w:rsidRPr="00AD0736">
              <w:rPr>
                <w:rFonts w:cs="Arial"/>
                <w:sz w:val="18"/>
                <w:szCs w:val="18"/>
                <w:highlight w:val="yellow"/>
              </w:rPr>
              <w:t>4</w:t>
            </w:r>
          </w:p>
        </w:tc>
      </w:tr>
    </w:tbl>
    <w:p w:rsidR="00285FAA" w:rsidRDefault="00285FAA" w:rsidP="00285FAA"/>
    <w:p w:rsidR="00AD0736" w:rsidRPr="00AA6A91" w:rsidRDefault="00AD0736" w:rsidP="00285FAA"/>
    <w:p w:rsidR="00285FAA" w:rsidRPr="00AA6A91" w:rsidRDefault="00285FAA" w:rsidP="00285FAA">
      <w:pPr>
        <w:ind w:left="360"/>
        <w:rPr>
          <w:rFonts w:cs="Arial"/>
          <w:sz w:val="18"/>
        </w:rPr>
      </w:pPr>
      <w:r w:rsidRPr="00AA6A91">
        <w:rPr>
          <w:rFonts w:cs="Arial"/>
          <w:sz w:val="18"/>
        </w:rPr>
        <w:t xml:space="preserve">Impacto: (1) Bajo, (2) Normal, (3) Alto, (4) Muy alto. </w:t>
      </w:r>
    </w:p>
    <w:p w:rsidR="00285FAA" w:rsidRPr="00AA6A91" w:rsidRDefault="00285FAA" w:rsidP="00285FAA"/>
    <w:p w:rsidR="00285FAA" w:rsidRPr="00AA6A91" w:rsidRDefault="00285FAA" w:rsidP="00285FAA">
      <w:pPr>
        <w:ind w:left="720"/>
      </w:pPr>
    </w:p>
    <w:p w:rsidR="00285FAA" w:rsidRPr="00AA6A91" w:rsidRDefault="00285FAA" w:rsidP="00285FAA">
      <w:pPr>
        <w:numPr>
          <w:ilvl w:val="1"/>
          <w:numId w:val="4"/>
        </w:numPr>
        <w:ind w:left="720"/>
        <w:sectPr w:rsidR="00285FAA" w:rsidRPr="00AA6A91" w:rsidSect="0047014F">
          <w:pgSz w:w="16840" w:h="11907" w:orient="landscape" w:code="9"/>
          <w:pgMar w:top="1418" w:right="1418" w:bottom="1418" w:left="1418" w:header="709" w:footer="709" w:gutter="0"/>
          <w:cols w:space="708"/>
          <w:docGrid w:linePitch="360"/>
        </w:sectPr>
      </w:pPr>
    </w:p>
    <w:p w:rsidR="00285FAA" w:rsidRPr="00101F8C" w:rsidRDefault="00285FAA" w:rsidP="00967B4E">
      <w:pPr>
        <w:numPr>
          <w:ilvl w:val="0"/>
          <w:numId w:val="38"/>
        </w:numPr>
        <w:rPr>
          <w:rFonts w:cs="Arial"/>
          <w:b/>
          <w:bCs/>
          <w:sz w:val="20"/>
          <w:szCs w:val="20"/>
        </w:rPr>
      </w:pPr>
      <w:r w:rsidRPr="00101F8C">
        <w:rPr>
          <w:rFonts w:cs="Arial"/>
          <w:b/>
          <w:bCs/>
          <w:sz w:val="20"/>
          <w:szCs w:val="20"/>
        </w:rPr>
        <w:lastRenderedPageBreak/>
        <w:t>Requisitos no Funcionales.</w:t>
      </w:r>
    </w:p>
    <w:p w:rsidR="00285FAA" w:rsidRPr="00AA6A91" w:rsidRDefault="00285FAA" w:rsidP="00285FAA">
      <w:pPr>
        <w:ind w:left="708"/>
        <w:rPr>
          <w:rFonts w:cs="Arial"/>
          <w:sz w:val="18"/>
        </w:rPr>
      </w:pPr>
    </w:p>
    <w:p w:rsidR="00285FAA" w:rsidRPr="00AA6A91" w:rsidRDefault="00285FAA" w:rsidP="00285FAA">
      <w:pPr>
        <w:tabs>
          <w:tab w:val="left" w:pos="1276"/>
          <w:tab w:val="left" w:pos="1418"/>
        </w:tabs>
        <w:rPr>
          <w:rFonts w:cs="Arial"/>
          <w:bCs/>
          <w:iCs/>
          <w:color w:val="339966"/>
          <w:sz w:val="20"/>
          <w:szCs w:val="20"/>
        </w:rPr>
      </w:pPr>
    </w:p>
    <w:tbl>
      <w:tblPr>
        <w:tblW w:w="9497"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6"/>
        <w:gridCol w:w="1559"/>
        <w:gridCol w:w="1417"/>
        <w:gridCol w:w="4678"/>
        <w:gridCol w:w="708"/>
        <w:gridCol w:w="709"/>
      </w:tblGrid>
      <w:tr w:rsidR="00285FAA" w:rsidRPr="00AA6A91" w:rsidTr="0047014F">
        <w:tc>
          <w:tcPr>
            <w:tcW w:w="426" w:type="dxa"/>
            <w:tcBorders>
              <w:bottom w:val="single" w:sz="4" w:space="0" w:color="auto"/>
            </w:tcBorders>
            <w:shd w:val="clear" w:color="auto" w:fill="D9D9D9"/>
          </w:tcPr>
          <w:p w:rsidR="00285FAA" w:rsidRPr="00AA6A91" w:rsidRDefault="00285FAA" w:rsidP="0047014F">
            <w:pPr>
              <w:jc w:val="center"/>
              <w:rPr>
                <w:rFonts w:ascii="Arial Narrow" w:hAnsi="Arial Narrow"/>
                <w:sz w:val="20"/>
                <w:szCs w:val="20"/>
              </w:rPr>
            </w:pPr>
            <w:r w:rsidRPr="00AA6A91">
              <w:rPr>
                <w:rFonts w:ascii="Arial Narrow" w:hAnsi="Arial Narrow"/>
                <w:sz w:val="20"/>
                <w:szCs w:val="20"/>
              </w:rPr>
              <w:t>Nro.</w:t>
            </w:r>
          </w:p>
        </w:tc>
        <w:tc>
          <w:tcPr>
            <w:tcW w:w="1559" w:type="dxa"/>
            <w:tcBorders>
              <w:bottom w:val="single" w:sz="4" w:space="0" w:color="auto"/>
            </w:tcBorders>
            <w:shd w:val="clear" w:color="auto" w:fill="D9D9D9"/>
          </w:tcPr>
          <w:p w:rsidR="00285FAA" w:rsidRPr="00AA6A91" w:rsidRDefault="00285FAA" w:rsidP="0047014F">
            <w:pPr>
              <w:jc w:val="center"/>
              <w:rPr>
                <w:rFonts w:ascii="Arial Narrow" w:hAnsi="Arial Narrow"/>
                <w:sz w:val="20"/>
                <w:szCs w:val="20"/>
              </w:rPr>
            </w:pPr>
            <w:r w:rsidRPr="00AA6A91">
              <w:rPr>
                <w:rFonts w:ascii="Arial Narrow" w:hAnsi="Arial Narrow"/>
                <w:sz w:val="20"/>
                <w:szCs w:val="20"/>
              </w:rPr>
              <w:t>Característica</w:t>
            </w:r>
          </w:p>
        </w:tc>
        <w:tc>
          <w:tcPr>
            <w:tcW w:w="1417" w:type="dxa"/>
            <w:tcBorders>
              <w:bottom w:val="single" w:sz="4" w:space="0" w:color="auto"/>
            </w:tcBorders>
            <w:shd w:val="clear" w:color="auto" w:fill="D9D9D9"/>
          </w:tcPr>
          <w:p w:rsidR="00285FAA" w:rsidRPr="00AA6A91" w:rsidRDefault="00285FAA" w:rsidP="0047014F">
            <w:pPr>
              <w:jc w:val="center"/>
              <w:rPr>
                <w:rFonts w:ascii="Arial Narrow" w:hAnsi="Arial Narrow"/>
                <w:sz w:val="20"/>
                <w:szCs w:val="20"/>
              </w:rPr>
            </w:pPr>
            <w:r w:rsidRPr="00AA6A91">
              <w:rPr>
                <w:rFonts w:ascii="Arial Narrow" w:hAnsi="Arial Narrow"/>
                <w:sz w:val="20"/>
                <w:szCs w:val="20"/>
              </w:rPr>
              <w:t xml:space="preserve">Nombre del Requisito </w:t>
            </w:r>
          </w:p>
          <w:p w:rsidR="00285FAA" w:rsidRPr="00AA6A91" w:rsidRDefault="00285FAA" w:rsidP="0047014F">
            <w:pPr>
              <w:jc w:val="center"/>
              <w:rPr>
                <w:rFonts w:ascii="Arial Narrow" w:hAnsi="Arial Narrow"/>
                <w:sz w:val="20"/>
                <w:szCs w:val="20"/>
              </w:rPr>
            </w:pPr>
            <w:r w:rsidRPr="00AA6A91">
              <w:rPr>
                <w:rFonts w:ascii="Arial Narrow" w:hAnsi="Arial Narrow"/>
                <w:sz w:val="20"/>
                <w:szCs w:val="20"/>
              </w:rPr>
              <w:t>No Funcional</w:t>
            </w:r>
          </w:p>
        </w:tc>
        <w:tc>
          <w:tcPr>
            <w:tcW w:w="4678" w:type="dxa"/>
            <w:tcBorders>
              <w:bottom w:val="single" w:sz="4" w:space="0" w:color="auto"/>
            </w:tcBorders>
            <w:shd w:val="clear" w:color="auto" w:fill="D9D9D9"/>
          </w:tcPr>
          <w:p w:rsidR="00285FAA" w:rsidRPr="00AA6A91" w:rsidRDefault="00285FAA" w:rsidP="0047014F">
            <w:pPr>
              <w:jc w:val="center"/>
              <w:rPr>
                <w:rFonts w:ascii="Arial Narrow" w:hAnsi="Arial Narrow"/>
                <w:sz w:val="20"/>
                <w:szCs w:val="20"/>
              </w:rPr>
            </w:pPr>
            <w:r w:rsidRPr="00AA6A91">
              <w:rPr>
                <w:rFonts w:ascii="Arial Narrow" w:hAnsi="Arial Narrow"/>
                <w:sz w:val="20"/>
                <w:szCs w:val="20"/>
              </w:rPr>
              <w:t>Descripción detallada</w:t>
            </w:r>
          </w:p>
        </w:tc>
        <w:tc>
          <w:tcPr>
            <w:tcW w:w="708" w:type="dxa"/>
            <w:tcBorders>
              <w:bottom w:val="single" w:sz="4" w:space="0" w:color="auto"/>
            </w:tcBorders>
            <w:shd w:val="clear" w:color="auto" w:fill="D9D9D9"/>
          </w:tcPr>
          <w:p w:rsidR="00285FAA" w:rsidRPr="00AA6A91" w:rsidRDefault="00285FAA" w:rsidP="0047014F">
            <w:pPr>
              <w:jc w:val="center"/>
              <w:rPr>
                <w:rFonts w:ascii="Arial Narrow" w:hAnsi="Arial Narrow"/>
                <w:sz w:val="20"/>
                <w:szCs w:val="20"/>
              </w:rPr>
            </w:pPr>
            <w:r w:rsidRPr="00AA6A91">
              <w:rPr>
                <w:rFonts w:ascii="Arial Narrow" w:hAnsi="Arial Narrow"/>
                <w:sz w:val="20"/>
                <w:szCs w:val="20"/>
              </w:rPr>
              <w:t>Rin asociado</w:t>
            </w:r>
          </w:p>
        </w:tc>
        <w:tc>
          <w:tcPr>
            <w:tcW w:w="709" w:type="dxa"/>
            <w:tcBorders>
              <w:bottom w:val="single" w:sz="4" w:space="0" w:color="auto"/>
            </w:tcBorders>
            <w:shd w:val="clear" w:color="auto" w:fill="D9D9D9"/>
          </w:tcPr>
          <w:p w:rsidR="00285FAA" w:rsidRPr="00AA6A91" w:rsidRDefault="00285FAA" w:rsidP="0047014F">
            <w:pPr>
              <w:jc w:val="center"/>
              <w:rPr>
                <w:rFonts w:ascii="Arial Narrow" w:hAnsi="Arial Narrow"/>
                <w:sz w:val="20"/>
                <w:szCs w:val="20"/>
              </w:rPr>
            </w:pPr>
            <w:r w:rsidRPr="00AA6A91">
              <w:rPr>
                <w:rFonts w:ascii="Arial Narrow" w:hAnsi="Arial Narrow"/>
                <w:sz w:val="20"/>
                <w:szCs w:val="20"/>
              </w:rPr>
              <w:t>Impacto (1..4)</w:t>
            </w:r>
          </w:p>
        </w:tc>
      </w:tr>
      <w:tr w:rsidR="00285FAA" w:rsidRPr="00AA6A91" w:rsidTr="0047014F">
        <w:tc>
          <w:tcPr>
            <w:tcW w:w="426" w:type="dxa"/>
            <w:shd w:val="clear" w:color="auto" w:fill="C6D9F1"/>
          </w:tcPr>
          <w:p w:rsidR="00285FAA" w:rsidRPr="00AA6A91" w:rsidRDefault="00285FAA" w:rsidP="0047014F">
            <w:pPr>
              <w:rPr>
                <w:rFonts w:ascii="Arial Narrow" w:hAnsi="Arial Narrow" w:cs="Arial"/>
                <w:b/>
                <w:sz w:val="20"/>
                <w:szCs w:val="20"/>
              </w:rPr>
            </w:pPr>
            <w:r w:rsidRPr="00AA6A91">
              <w:rPr>
                <w:rFonts w:ascii="Arial Narrow" w:hAnsi="Arial Narrow" w:cs="Arial"/>
                <w:b/>
                <w:sz w:val="20"/>
                <w:szCs w:val="20"/>
              </w:rPr>
              <w:t>1</w:t>
            </w:r>
          </w:p>
        </w:tc>
        <w:tc>
          <w:tcPr>
            <w:tcW w:w="9071" w:type="dxa"/>
            <w:gridSpan w:val="5"/>
            <w:shd w:val="clear" w:color="auto" w:fill="C6D9F1"/>
          </w:tcPr>
          <w:p w:rsidR="00285FAA" w:rsidRPr="00AA6A91" w:rsidRDefault="00285FAA" w:rsidP="0047014F">
            <w:pPr>
              <w:jc w:val="left"/>
              <w:rPr>
                <w:rFonts w:ascii="Arial Narrow" w:hAnsi="Arial Narrow" w:cs="Arial"/>
                <w:b/>
                <w:sz w:val="20"/>
                <w:szCs w:val="20"/>
              </w:rPr>
            </w:pPr>
            <w:r w:rsidRPr="00AA6A91">
              <w:rPr>
                <w:rFonts w:ascii="Arial Narrow" w:eastAsia="Arial Unicode MS" w:hAnsi="Arial Narrow" w:cs="Arial"/>
                <w:b/>
                <w:sz w:val="20"/>
                <w:szCs w:val="20"/>
              </w:rPr>
              <w:t>Fiabilidad</w:t>
            </w:r>
          </w:p>
        </w:tc>
      </w:tr>
      <w:tr w:rsidR="006D3732" w:rsidRPr="00AA6A91" w:rsidTr="0047014F">
        <w:tc>
          <w:tcPr>
            <w:tcW w:w="426" w:type="dxa"/>
          </w:tcPr>
          <w:p w:rsidR="006D3732" w:rsidRPr="00AA6A91" w:rsidRDefault="006D3732" w:rsidP="006D3732">
            <w:pPr>
              <w:rPr>
                <w:rFonts w:ascii="Arial Narrow" w:hAnsi="Arial Narrow" w:cs="Arial"/>
                <w:sz w:val="20"/>
                <w:szCs w:val="20"/>
              </w:rPr>
            </w:pPr>
            <w:r w:rsidRPr="00AA6A91">
              <w:rPr>
                <w:rFonts w:ascii="Arial Narrow" w:hAnsi="Arial Narrow" w:cs="Arial"/>
                <w:sz w:val="20"/>
                <w:szCs w:val="20"/>
              </w:rPr>
              <w:t>1.1</w:t>
            </w:r>
          </w:p>
        </w:tc>
        <w:tc>
          <w:tcPr>
            <w:tcW w:w="1559" w:type="dxa"/>
          </w:tcPr>
          <w:p w:rsidR="006D3732" w:rsidRDefault="006D3732" w:rsidP="006D3732">
            <w:pPr>
              <w:rPr>
                <w:rFonts w:cs="Arial"/>
                <w:sz w:val="20"/>
              </w:rPr>
            </w:pPr>
            <w:r w:rsidRPr="00390C2C">
              <w:rPr>
                <w:rFonts w:ascii="Arial Narrow" w:hAnsi="Arial Narrow"/>
                <w:sz w:val="20"/>
                <w:szCs w:val="20"/>
                <w:lang w:val="es-ES_tradnl" w:eastAsia="en-US"/>
              </w:rPr>
              <w:t>Confiabilidad</w:t>
            </w:r>
          </w:p>
        </w:tc>
        <w:tc>
          <w:tcPr>
            <w:tcW w:w="1417" w:type="dxa"/>
          </w:tcPr>
          <w:p w:rsidR="006D3732" w:rsidRPr="00390C2C" w:rsidRDefault="006D3732" w:rsidP="006D3732">
            <w:pPr>
              <w:rPr>
                <w:rFonts w:ascii="Arial Narrow" w:hAnsi="Arial Narrow"/>
                <w:sz w:val="20"/>
                <w:szCs w:val="20"/>
                <w:lang w:val="es-ES_tradnl" w:eastAsia="en-US"/>
              </w:rPr>
            </w:pPr>
            <w:r>
              <w:rPr>
                <w:rFonts w:ascii="Arial Narrow" w:hAnsi="Arial Narrow"/>
                <w:sz w:val="20"/>
                <w:szCs w:val="20"/>
                <w:lang w:val="es-ES_tradnl" w:eastAsia="en-US"/>
              </w:rPr>
              <w:t>T</w:t>
            </w:r>
            <w:r w:rsidRPr="00390C2C">
              <w:rPr>
                <w:rFonts w:ascii="Arial Narrow" w:hAnsi="Arial Narrow"/>
                <w:sz w:val="20"/>
                <w:szCs w:val="20"/>
                <w:lang w:val="es-ES_tradnl" w:eastAsia="en-US"/>
              </w:rPr>
              <w:t>iempo de respuesta</w:t>
            </w:r>
          </w:p>
          <w:p w:rsidR="006D3732" w:rsidRPr="00390C2C" w:rsidRDefault="006D3732" w:rsidP="006D3732">
            <w:pPr>
              <w:rPr>
                <w:rFonts w:ascii="Arial Narrow" w:hAnsi="Arial Narrow"/>
                <w:sz w:val="20"/>
                <w:szCs w:val="20"/>
                <w:lang w:val="es-ES_tradnl" w:eastAsia="en-US"/>
              </w:rPr>
            </w:pPr>
          </w:p>
        </w:tc>
        <w:tc>
          <w:tcPr>
            <w:tcW w:w="4678" w:type="dxa"/>
          </w:tcPr>
          <w:p w:rsidR="006D3732" w:rsidRPr="00390C2C" w:rsidRDefault="006D3732" w:rsidP="006D3732">
            <w:pPr>
              <w:jc w:val="left"/>
              <w:rPr>
                <w:rFonts w:ascii="Arial Narrow" w:hAnsi="Arial Narrow"/>
                <w:sz w:val="20"/>
                <w:szCs w:val="20"/>
                <w:lang w:val="es-ES_tradnl" w:eastAsia="en-US"/>
              </w:rPr>
            </w:pPr>
            <w:r w:rsidRPr="00390C2C">
              <w:rPr>
                <w:rFonts w:ascii="Arial Narrow" w:hAnsi="Arial Narrow"/>
                <w:sz w:val="20"/>
                <w:szCs w:val="20"/>
                <w:lang w:val="es-ES_tradnl" w:eastAsia="en-US"/>
              </w:rPr>
              <w:t xml:space="preserve">La ejecución de la aplicación deberá retornar la información consultada en un plazo  </w:t>
            </w:r>
            <w:r w:rsidRPr="002274A4">
              <w:rPr>
                <w:rFonts w:ascii="Arial Narrow" w:hAnsi="Arial Narrow"/>
                <w:sz w:val="20"/>
                <w:szCs w:val="20"/>
                <w:lang w:val="es-ES_tradnl" w:eastAsia="en-US"/>
              </w:rPr>
              <w:t>máximo de  2 segundos</w:t>
            </w:r>
            <w:r w:rsidRPr="00390C2C">
              <w:rPr>
                <w:rFonts w:ascii="Arial Narrow" w:hAnsi="Arial Narrow"/>
                <w:sz w:val="20"/>
                <w:szCs w:val="20"/>
                <w:lang w:val="es-ES_tradnl" w:eastAsia="en-US"/>
              </w:rPr>
              <w:t xml:space="preserve"> (de haberse solicitado el pedido).</w:t>
            </w:r>
          </w:p>
        </w:tc>
        <w:tc>
          <w:tcPr>
            <w:tcW w:w="708" w:type="dxa"/>
          </w:tcPr>
          <w:p w:rsidR="006D3732" w:rsidRPr="00AA6A91" w:rsidRDefault="006D3732" w:rsidP="006D3732">
            <w:pPr>
              <w:rPr>
                <w:rFonts w:ascii="Arial Narrow" w:hAnsi="Arial Narrow" w:cs="Arial"/>
                <w:sz w:val="20"/>
                <w:szCs w:val="20"/>
              </w:rPr>
            </w:pPr>
          </w:p>
        </w:tc>
        <w:tc>
          <w:tcPr>
            <w:tcW w:w="709" w:type="dxa"/>
          </w:tcPr>
          <w:p w:rsidR="006D3732" w:rsidRPr="00AA6A91" w:rsidRDefault="006D3732" w:rsidP="006D3732">
            <w:pPr>
              <w:jc w:val="center"/>
              <w:rPr>
                <w:rFonts w:ascii="Arial Narrow" w:hAnsi="Arial Narrow" w:cs="Arial"/>
                <w:sz w:val="20"/>
                <w:szCs w:val="20"/>
              </w:rPr>
            </w:pPr>
            <w:r>
              <w:rPr>
                <w:rFonts w:ascii="Arial Narrow" w:hAnsi="Arial Narrow" w:cs="Arial"/>
                <w:sz w:val="20"/>
                <w:szCs w:val="20"/>
              </w:rPr>
              <w:t>1</w:t>
            </w:r>
          </w:p>
        </w:tc>
      </w:tr>
      <w:tr w:rsidR="006D3732" w:rsidRPr="00AA6A91" w:rsidTr="0047014F">
        <w:tc>
          <w:tcPr>
            <w:tcW w:w="426" w:type="dxa"/>
          </w:tcPr>
          <w:p w:rsidR="006D3732" w:rsidRPr="00AA6A91" w:rsidRDefault="006D3732" w:rsidP="006D3732">
            <w:pPr>
              <w:rPr>
                <w:rFonts w:ascii="Arial Narrow" w:hAnsi="Arial Narrow" w:cs="Arial"/>
                <w:sz w:val="20"/>
                <w:szCs w:val="20"/>
              </w:rPr>
            </w:pPr>
            <w:r w:rsidRPr="00AA6A91">
              <w:rPr>
                <w:rFonts w:ascii="Arial Narrow" w:hAnsi="Arial Narrow" w:cs="Arial"/>
                <w:sz w:val="20"/>
                <w:szCs w:val="20"/>
              </w:rPr>
              <w:t>1.2</w:t>
            </w:r>
          </w:p>
        </w:tc>
        <w:tc>
          <w:tcPr>
            <w:tcW w:w="1559" w:type="dxa"/>
          </w:tcPr>
          <w:p w:rsidR="006D3732" w:rsidRDefault="006D3732" w:rsidP="006D3732">
            <w:pPr>
              <w:rPr>
                <w:rFonts w:cs="Arial"/>
                <w:sz w:val="20"/>
              </w:rPr>
            </w:pPr>
            <w:r w:rsidRPr="00390C2C">
              <w:rPr>
                <w:rFonts w:ascii="Arial Narrow" w:hAnsi="Arial Narrow"/>
                <w:sz w:val="20"/>
                <w:szCs w:val="20"/>
                <w:lang w:val="es-ES_tradnl" w:eastAsia="en-US"/>
              </w:rPr>
              <w:t>Disponibilidad</w:t>
            </w:r>
          </w:p>
        </w:tc>
        <w:tc>
          <w:tcPr>
            <w:tcW w:w="1417" w:type="dxa"/>
          </w:tcPr>
          <w:p w:rsidR="006D3732" w:rsidRPr="00390C2C" w:rsidRDefault="006D3732" w:rsidP="006D3732">
            <w:pPr>
              <w:rPr>
                <w:rFonts w:ascii="Arial Narrow" w:hAnsi="Arial Narrow"/>
                <w:sz w:val="20"/>
                <w:szCs w:val="20"/>
                <w:lang w:val="es-ES_tradnl" w:eastAsia="en-US"/>
              </w:rPr>
            </w:pPr>
            <w:r>
              <w:rPr>
                <w:rFonts w:ascii="Arial Narrow" w:hAnsi="Arial Narrow"/>
                <w:sz w:val="20"/>
                <w:szCs w:val="20"/>
                <w:lang w:val="es-ES_tradnl" w:eastAsia="en-US"/>
              </w:rPr>
              <w:t>Operatividad en horario laboral</w:t>
            </w:r>
          </w:p>
        </w:tc>
        <w:tc>
          <w:tcPr>
            <w:tcW w:w="4678" w:type="dxa"/>
          </w:tcPr>
          <w:p w:rsidR="006D3732" w:rsidRPr="00390C2C" w:rsidRDefault="006D3732" w:rsidP="002274A4">
            <w:pPr>
              <w:tabs>
                <w:tab w:val="left" w:pos="1276"/>
                <w:tab w:val="left" w:pos="1418"/>
              </w:tabs>
              <w:rPr>
                <w:rFonts w:ascii="Arial Narrow" w:hAnsi="Arial Narrow"/>
                <w:sz w:val="20"/>
                <w:szCs w:val="20"/>
                <w:lang w:val="es-ES_tradnl" w:eastAsia="en-US"/>
              </w:rPr>
            </w:pPr>
            <w:r>
              <w:rPr>
                <w:rFonts w:ascii="Arial Narrow" w:hAnsi="Arial Narrow"/>
                <w:sz w:val="20"/>
                <w:szCs w:val="20"/>
                <w:lang w:val="es-ES_tradnl" w:eastAsia="en-US"/>
              </w:rPr>
              <w:t xml:space="preserve">Para el servicio web de Cambio de Régimen, se </w:t>
            </w:r>
            <w:r w:rsidRPr="00390C2C">
              <w:rPr>
                <w:rFonts w:ascii="Arial Narrow" w:hAnsi="Arial Narrow"/>
                <w:sz w:val="20"/>
                <w:szCs w:val="20"/>
                <w:lang w:val="es-ES_tradnl" w:eastAsia="en-US"/>
              </w:rPr>
              <w:t xml:space="preserve">requiere que estén completamente operativos durante el horario de trabajo del usuario. Por lo tanto se sugiere que los servicios </w:t>
            </w:r>
            <w:r w:rsidR="002274A4">
              <w:rPr>
                <w:rFonts w:ascii="Arial Narrow" w:hAnsi="Arial Narrow"/>
                <w:sz w:val="20"/>
                <w:szCs w:val="20"/>
                <w:lang w:val="es-ES_tradnl" w:eastAsia="en-US"/>
              </w:rPr>
              <w:t xml:space="preserve">siempre estén levantados las </w:t>
            </w:r>
            <w:r w:rsidRPr="00390C2C">
              <w:rPr>
                <w:rFonts w:ascii="Arial Narrow" w:hAnsi="Arial Narrow"/>
                <w:sz w:val="20"/>
                <w:szCs w:val="20"/>
                <w:lang w:val="es-ES_tradnl" w:eastAsia="en-US"/>
              </w:rPr>
              <w:t xml:space="preserve"> </w:t>
            </w:r>
            <w:r w:rsidR="002274A4">
              <w:rPr>
                <w:rFonts w:ascii="Arial Narrow" w:hAnsi="Arial Narrow"/>
                <w:sz w:val="20"/>
                <w:szCs w:val="20"/>
                <w:lang w:val="es-ES_tradnl" w:eastAsia="en-US"/>
              </w:rPr>
              <w:t>24 horas de lunes a domingos.</w:t>
            </w:r>
          </w:p>
        </w:tc>
        <w:tc>
          <w:tcPr>
            <w:tcW w:w="708" w:type="dxa"/>
          </w:tcPr>
          <w:p w:rsidR="006D3732" w:rsidRPr="00AA6A91" w:rsidRDefault="006D3732" w:rsidP="006D3732">
            <w:pPr>
              <w:rPr>
                <w:rFonts w:ascii="Arial Narrow" w:hAnsi="Arial Narrow" w:cs="Arial"/>
                <w:sz w:val="20"/>
                <w:szCs w:val="20"/>
              </w:rPr>
            </w:pPr>
          </w:p>
        </w:tc>
        <w:tc>
          <w:tcPr>
            <w:tcW w:w="709" w:type="dxa"/>
          </w:tcPr>
          <w:p w:rsidR="006D3732" w:rsidRPr="00AA6A91" w:rsidRDefault="006D3732" w:rsidP="006D3732">
            <w:pPr>
              <w:jc w:val="center"/>
              <w:rPr>
                <w:rFonts w:ascii="Arial Narrow" w:hAnsi="Arial Narrow" w:cs="Arial"/>
                <w:sz w:val="20"/>
                <w:szCs w:val="20"/>
              </w:rPr>
            </w:pPr>
            <w:r w:rsidRPr="00AA6A91">
              <w:rPr>
                <w:rFonts w:ascii="Arial Narrow" w:hAnsi="Arial Narrow" w:cs="Arial"/>
                <w:sz w:val="20"/>
                <w:szCs w:val="20"/>
              </w:rPr>
              <w:t>4</w:t>
            </w:r>
          </w:p>
        </w:tc>
      </w:tr>
      <w:tr w:rsidR="006D3732" w:rsidRPr="00AA6A91" w:rsidTr="0047014F">
        <w:tc>
          <w:tcPr>
            <w:tcW w:w="426" w:type="dxa"/>
          </w:tcPr>
          <w:p w:rsidR="006D3732" w:rsidRPr="00AA6A91" w:rsidRDefault="006D3732" w:rsidP="006D3732">
            <w:pPr>
              <w:rPr>
                <w:rFonts w:ascii="Arial Narrow" w:hAnsi="Arial Narrow" w:cs="Arial"/>
                <w:sz w:val="20"/>
                <w:szCs w:val="20"/>
              </w:rPr>
            </w:pPr>
            <w:r>
              <w:rPr>
                <w:rFonts w:ascii="Arial Narrow" w:hAnsi="Arial Narrow" w:cs="Arial"/>
                <w:sz w:val="20"/>
                <w:szCs w:val="20"/>
              </w:rPr>
              <w:t>1.3</w:t>
            </w:r>
          </w:p>
        </w:tc>
        <w:tc>
          <w:tcPr>
            <w:tcW w:w="1559" w:type="dxa"/>
          </w:tcPr>
          <w:p w:rsidR="006D3732" w:rsidRPr="00390C2C" w:rsidRDefault="006D3732" w:rsidP="006D3732">
            <w:pPr>
              <w:rPr>
                <w:rFonts w:ascii="Arial Narrow" w:hAnsi="Arial Narrow"/>
                <w:sz w:val="20"/>
                <w:szCs w:val="20"/>
                <w:lang w:val="es-ES_tradnl" w:eastAsia="en-US"/>
              </w:rPr>
            </w:pPr>
            <w:r>
              <w:rPr>
                <w:rFonts w:ascii="Arial Narrow" w:hAnsi="Arial Narrow"/>
                <w:sz w:val="20"/>
                <w:szCs w:val="20"/>
                <w:lang w:val="es-ES_tradnl" w:eastAsia="en-US"/>
              </w:rPr>
              <w:t>Disponibilidad</w:t>
            </w:r>
          </w:p>
        </w:tc>
        <w:tc>
          <w:tcPr>
            <w:tcW w:w="1417" w:type="dxa"/>
          </w:tcPr>
          <w:p w:rsidR="006D3732" w:rsidRDefault="006D3732" w:rsidP="006D3732">
            <w:pPr>
              <w:rPr>
                <w:rFonts w:ascii="Arial Narrow" w:hAnsi="Arial Narrow"/>
                <w:sz w:val="20"/>
                <w:szCs w:val="20"/>
                <w:lang w:val="es-ES_tradnl" w:eastAsia="en-US"/>
              </w:rPr>
            </w:pPr>
            <w:r>
              <w:rPr>
                <w:rFonts w:ascii="Arial Narrow" w:hAnsi="Arial Narrow"/>
                <w:sz w:val="20"/>
                <w:szCs w:val="20"/>
                <w:lang w:val="es-ES_tradnl" w:eastAsia="en-US"/>
              </w:rPr>
              <w:t>Robustez</w:t>
            </w:r>
          </w:p>
        </w:tc>
        <w:tc>
          <w:tcPr>
            <w:tcW w:w="4678" w:type="dxa"/>
          </w:tcPr>
          <w:p w:rsidR="006D3732" w:rsidRDefault="006D3732" w:rsidP="00FC2598">
            <w:pPr>
              <w:tabs>
                <w:tab w:val="left" w:pos="1276"/>
                <w:tab w:val="left" w:pos="1418"/>
              </w:tabs>
              <w:rPr>
                <w:rFonts w:ascii="Arial Narrow" w:hAnsi="Arial Narrow"/>
                <w:sz w:val="20"/>
                <w:szCs w:val="20"/>
                <w:lang w:val="es-ES_tradnl" w:eastAsia="en-US"/>
              </w:rPr>
            </w:pPr>
            <w:r>
              <w:rPr>
                <w:rFonts w:ascii="Arial Narrow" w:hAnsi="Arial Narrow"/>
                <w:sz w:val="20"/>
                <w:szCs w:val="20"/>
                <w:lang w:val="es-ES_tradnl" w:eastAsia="en-US"/>
              </w:rPr>
              <w:t>El servicio web debe soportar una cantida</w:t>
            </w:r>
            <w:r w:rsidRPr="00B2514C">
              <w:rPr>
                <w:rFonts w:ascii="Arial Narrow" w:hAnsi="Arial Narrow"/>
                <w:sz w:val="20"/>
                <w:szCs w:val="20"/>
                <w:lang w:val="es-ES_tradnl" w:eastAsia="en-US"/>
              </w:rPr>
              <w:t xml:space="preserve">d de </w:t>
            </w:r>
            <w:r w:rsidR="00FC2598">
              <w:rPr>
                <w:rFonts w:ascii="Arial Narrow" w:hAnsi="Arial Narrow"/>
                <w:sz w:val="20"/>
                <w:szCs w:val="20"/>
                <w:lang w:val="es-ES_tradnl" w:eastAsia="en-US"/>
              </w:rPr>
              <w:t>200</w:t>
            </w:r>
            <w:r w:rsidRPr="00B2514C">
              <w:rPr>
                <w:rFonts w:ascii="Arial Narrow" w:hAnsi="Arial Narrow"/>
                <w:sz w:val="20"/>
                <w:szCs w:val="20"/>
                <w:lang w:val="es-ES_tradnl" w:eastAsia="en-US"/>
              </w:rPr>
              <w:t xml:space="preserve"> peticiones concurrentes.</w:t>
            </w:r>
          </w:p>
        </w:tc>
        <w:tc>
          <w:tcPr>
            <w:tcW w:w="708" w:type="dxa"/>
          </w:tcPr>
          <w:p w:rsidR="006D3732" w:rsidRPr="00AA6A91" w:rsidRDefault="006D3732" w:rsidP="006D3732">
            <w:pPr>
              <w:rPr>
                <w:rFonts w:ascii="Arial Narrow" w:hAnsi="Arial Narrow" w:cs="Arial"/>
                <w:sz w:val="20"/>
                <w:szCs w:val="20"/>
              </w:rPr>
            </w:pPr>
          </w:p>
        </w:tc>
        <w:tc>
          <w:tcPr>
            <w:tcW w:w="709" w:type="dxa"/>
          </w:tcPr>
          <w:p w:rsidR="006D3732" w:rsidRPr="00AA6A91" w:rsidRDefault="006D3732" w:rsidP="006D3732">
            <w:pPr>
              <w:jc w:val="center"/>
              <w:rPr>
                <w:rFonts w:ascii="Arial Narrow" w:hAnsi="Arial Narrow" w:cs="Arial"/>
                <w:sz w:val="20"/>
                <w:szCs w:val="20"/>
              </w:rPr>
            </w:pPr>
            <w:r>
              <w:rPr>
                <w:rFonts w:ascii="Arial Narrow" w:hAnsi="Arial Narrow" w:cs="Arial"/>
                <w:sz w:val="20"/>
                <w:szCs w:val="20"/>
              </w:rPr>
              <w:t>4</w:t>
            </w:r>
          </w:p>
        </w:tc>
      </w:tr>
      <w:tr w:rsidR="006D3732" w:rsidRPr="00AA6A91" w:rsidTr="0047014F">
        <w:tc>
          <w:tcPr>
            <w:tcW w:w="426" w:type="dxa"/>
          </w:tcPr>
          <w:p w:rsidR="006D3732" w:rsidRDefault="006D3732" w:rsidP="006D3732">
            <w:pPr>
              <w:rPr>
                <w:rFonts w:ascii="Arial Narrow" w:hAnsi="Arial Narrow" w:cs="Arial"/>
                <w:sz w:val="20"/>
              </w:rPr>
            </w:pPr>
            <w:r>
              <w:rPr>
                <w:rFonts w:ascii="Arial Narrow" w:hAnsi="Arial Narrow" w:cs="Arial"/>
                <w:sz w:val="20"/>
              </w:rPr>
              <w:t>1.4</w:t>
            </w:r>
          </w:p>
        </w:tc>
        <w:tc>
          <w:tcPr>
            <w:tcW w:w="1559" w:type="dxa"/>
          </w:tcPr>
          <w:p w:rsidR="006D3732" w:rsidRPr="00244517" w:rsidRDefault="006D3732" w:rsidP="006D3732">
            <w:pPr>
              <w:rPr>
                <w:rFonts w:ascii="Arial Narrow" w:hAnsi="Arial Narrow"/>
                <w:sz w:val="20"/>
                <w:szCs w:val="20"/>
                <w:lang w:val="es-ES_tradnl" w:eastAsia="en-US"/>
              </w:rPr>
            </w:pPr>
            <w:r>
              <w:rPr>
                <w:rFonts w:ascii="Arial Narrow" w:hAnsi="Arial Narrow"/>
                <w:sz w:val="20"/>
                <w:szCs w:val="20"/>
                <w:lang w:val="es-ES_tradnl" w:eastAsia="en-US"/>
              </w:rPr>
              <w:t xml:space="preserve">Interoperabilidad </w:t>
            </w:r>
          </w:p>
        </w:tc>
        <w:tc>
          <w:tcPr>
            <w:tcW w:w="1417" w:type="dxa"/>
          </w:tcPr>
          <w:p w:rsidR="006D3732" w:rsidRDefault="006D3732" w:rsidP="006D3732">
            <w:pPr>
              <w:jc w:val="left"/>
              <w:rPr>
                <w:rFonts w:ascii="Arial Narrow" w:hAnsi="Arial Narrow"/>
                <w:sz w:val="20"/>
                <w:szCs w:val="20"/>
                <w:lang w:val="es-ES_tradnl" w:eastAsia="en-US"/>
              </w:rPr>
            </w:pPr>
            <w:r>
              <w:rPr>
                <w:rFonts w:ascii="Arial Narrow" w:hAnsi="Arial Narrow"/>
                <w:sz w:val="20"/>
                <w:szCs w:val="20"/>
                <w:lang w:val="es-ES_tradnl" w:eastAsia="en-US"/>
              </w:rPr>
              <w:t xml:space="preserve">Intercambio de información </w:t>
            </w:r>
          </w:p>
        </w:tc>
        <w:tc>
          <w:tcPr>
            <w:tcW w:w="4678" w:type="dxa"/>
          </w:tcPr>
          <w:p w:rsidR="006D3732" w:rsidRPr="00EA6E3E" w:rsidRDefault="006D3732" w:rsidP="006D3732">
            <w:pPr>
              <w:tabs>
                <w:tab w:val="left" w:pos="1276"/>
                <w:tab w:val="left" w:pos="1418"/>
              </w:tabs>
              <w:rPr>
                <w:rFonts w:ascii="Arial Narrow" w:hAnsi="Arial Narrow"/>
                <w:sz w:val="20"/>
                <w:szCs w:val="20"/>
                <w:lang w:val="es-ES_tradnl" w:eastAsia="en-US"/>
              </w:rPr>
            </w:pPr>
            <w:r>
              <w:rPr>
                <w:rFonts w:ascii="Arial Narrow" w:hAnsi="Arial Narrow"/>
                <w:sz w:val="20"/>
                <w:szCs w:val="20"/>
                <w:lang w:val="es-ES_tradnl" w:eastAsia="en-US"/>
              </w:rPr>
              <w:t>Facilidad en el intercambio de información con protocolo de comunicación REST.</w:t>
            </w:r>
          </w:p>
        </w:tc>
        <w:tc>
          <w:tcPr>
            <w:tcW w:w="708" w:type="dxa"/>
          </w:tcPr>
          <w:p w:rsidR="006D3732" w:rsidRPr="00AA6A91" w:rsidRDefault="006D3732" w:rsidP="006D3732">
            <w:pPr>
              <w:rPr>
                <w:rFonts w:ascii="Arial Narrow" w:hAnsi="Arial Narrow" w:cs="Arial"/>
                <w:sz w:val="20"/>
                <w:szCs w:val="20"/>
              </w:rPr>
            </w:pPr>
          </w:p>
        </w:tc>
        <w:tc>
          <w:tcPr>
            <w:tcW w:w="709" w:type="dxa"/>
          </w:tcPr>
          <w:p w:rsidR="006D3732" w:rsidRPr="00AA6A91" w:rsidRDefault="006D3732" w:rsidP="006D3732">
            <w:pPr>
              <w:jc w:val="center"/>
              <w:rPr>
                <w:rFonts w:ascii="Arial Narrow" w:hAnsi="Arial Narrow" w:cs="Arial"/>
                <w:sz w:val="20"/>
                <w:szCs w:val="20"/>
              </w:rPr>
            </w:pPr>
            <w:r>
              <w:rPr>
                <w:rFonts w:ascii="Arial Narrow" w:hAnsi="Arial Narrow" w:cs="Arial"/>
                <w:sz w:val="20"/>
                <w:szCs w:val="20"/>
              </w:rPr>
              <w:t>4</w:t>
            </w:r>
          </w:p>
        </w:tc>
      </w:tr>
      <w:tr w:rsidR="006D3732" w:rsidRPr="00AA6A91" w:rsidTr="0047014F">
        <w:tc>
          <w:tcPr>
            <w:tcW w:w="426" w:type="dxa"/>
            <w:shd w:val="clear" w:color="auto" w:fill="9CC2E5"/>
          </w:tcPr>
          <w:p w:rsidR="006D3732" w:rsidRPr="00AA6A91" w:rsidRDefault="006D3732" w:rsidP="006D3732">
            <w:pPr>
              <w:rPr>
                <w:rFonts w:ascii="Arial Narrow" w:hAnsi="Arial Narrow" w:cs="Arial"/>
                <w:b/>
                <w:sz w:val="20"/>
                <w:szCs w:val="20"/>
              </w:rPr>
            </w:pPr>
            <w:r w:rsidRPr="00AA6A91">
              <w:rPr>
                <w:rFonts w:ascii="Arial Narrow" w:hAnsi="Arial Narrow" w:cs="Arial"/>
                <w:b/>
                <w:sz w:val="20"/>
                <w:szCs w:val="20"/>
              </w:rPr>
              <w:t>2</w:t>
            </w:r>
          </w:p>
        </w:tc>
        <w:tc>
          <w:tcPr>
            <w:tcW w:w="9071" w:type="dxa"/>
            <w:gridSpan w:val="5"/>
            <w:shd w:val="clear" w:color="auto" w:fill="9CC2E5"/>
          </w:tcPr>
          <w:p w:rsidR="006D3732" w:rsidRPr="00AA6A91" w:rsidRDefault="006D3732" w:rsidP="006D3732">
            <w:pPr>
              <w:rPr>
                <w:rFonts w:ascii="Arial Narrow" w:hAnsi="Arial Narrow" w:cs="Arial"/>
                <w:b/>
                <w:sz w:val="20"/>
                <w:szCs w:val="20"/>
              </w:rPr>
            </w:pPr>
            <w:r w:rsidRPr="00AA6A91">
              <w:rPr>
                <w:rFonts w:ascii="Arial Narrow" w:hAnsi="Arial Narrow" w:cs="Arial"/>
                <w:b/>
                <w:sz w:val="20"/>
                <w:szCs w:val="20"/>
              </w:rPr>
              <w:t>Carga Datos a Tablas Paramétricas.</w:t>
            </w:r>
          </w:p>
        </w:tc>
      </w:tr>
      <w:tr w:rsidR="006D3732" w:rsidRPr="00AA6A91" w:rsidTr="0047014F">
        <w:trPr>
          <w:trHeight w:val="1692"/>
        </w:trPr>
        <w:tc>
          <w:tcPr>
            <w:tcW w:w="426" w:type="dxa"/>
          </w:tcPr>
          <w:p w:rsidR="006D3732" w:rsidRPr="00AA6A91" w:rsidRDefault="006D3732" w:rsidP="006D3732">
            <w:pPr>
              <w:rPr>
                <w:rFonts w:ascii="Arial Narrow" w:hAnsi="Arial Narrow" w:cs="Arial"/>
                <w:sz w:val="20"/>
                <w:szCs w:val="20"/>
              </w:rPr>
            </w:pPr>
            <w:r w:rsidRPr="00AA6A91">
              <w:rPr>
                <w:rFonts w:ascii="Arial Narrow" w:hAnsi="Arial Narrow" w:cs="Arial"/>
                <w:sz w:val="20"/>
                <w:szCs w:val="20"/>
              </w:rPr>
              <w:t>2.1</w:t>
            </w:r>
          </w:p>
        </w:tc>
        <w:tc>
          <w:tcPr>
            <w:tcW w:w="1559" w:type="dxa"/>
          </w:tcPr>
          <w:p w:rsidR="006D3732" w:rsidRPr="00AA6A91" w:rsidRDefault="006D3732" w:rsidP="006D3732">
            <w:pPr>
              <w:rPr>
                <w:rFonts w:ascii="Arial Narrow" w:hAnsi="Arial Narrow" w:cs="Arial"/>
                <w:sz w:val="20"/>
                <w:szCs w:val="20"/>
              </w:rPr>
            </w:pPr>
            <w:r w:rsidRPr="00AA6A91">
              <w:rPr>
                <w:rFonts w:ascii="Arial Narrow" w:hAnsi="Arial Narrow" w:cs="Arial"/>
                <w:sz w:val="20"/>
                <w:szCs w:val="20"/>
              </w:rPr>
              <w:t>Carga de Datos</w:t>
            </w:r>
          </w:p>
        </w:tc>
        <w:tc>
          <w:tcPr>
            <w:tcW w:w="1417" w:type="dxa"/>
          </w:tcPr>
          <w:p w:rsidR="006D3732" w:rsidRPr="00AA6A91" w:rsidRDefault="006D3732" w:rsidP="006D3732">
            <w:pPr>
              <w:rPr>
                <w:rFonts w:ascii="Arial Narrow" w:hAnsi="Arial Narrow" w:cs="Arial"/>
                <w:sz w:val="20"/>
                <w:szCs w:val="20"/>
              </w:rPr>
            </w:pPr>
            <w:r w:rsidRPr="00AA6A91">
              <w:rPr>
                <w:rFonts w:ascii="Arial Narrow" w:hAnsi="Arial Narrow" w:cs="Arial"/>
                <w:sz w:val="20"/>
                <w:szCs w:val="20"/>
              </w:rPr>
              <w:t>Adición de datos en la tabla</w:t>
            </w:r>
          </w:p>
        </w:tc>
        <w:tc>
          <w:tcPr>
            <w:tcW w:w="4678" w:type="dxa"/>
          </w:tcPr>
          <w:p w:rsidR="006D3732" w:rsidRPr="00AA6A91" w:rsidRDefault="006D3732" w:rsidP="006D3732">
            <w:pPr>
              <w:rPr>
                <w:rFonts w:ascii="Arial Narrow" w:hAnsi="Arial Narrow" w:cs="Arial"/>
                <w:sz w:val="20"/>
                <w:szCs w:val="20"/>
              </w:rPr>
            </w:pPr>
          </w:p>
          <w:p w:rsidR="006D3732" w:rsidRDefault="006D3732" w:rsidP="006D3732">
            <w:pPr>
              <w:rPr>
                <w:rFonts w:ascii="Arial Narrow" w:hAnsi="Arial Narrow" w:cs="Arial"/>
                <w:b/>
                <w:sz w:val="20"/>
                <w:szCs w:val="20"/>
                <w:u w:val="single"/>
              </w:rPr>
            </w:pPr>
            <w:r w:rsidRPr="00AA6A91">
              <w:rPr>
                <w:rFonts w:ascii="Arial Narrow" w:hAnsi="Arial Narrow" w:cs="Arial"/>
                <w:b/>
                <w:sz w:val="20"/>
                <w:szCs w:val="20"/>
                <w:u w:val="single"/>
              </w:rPr>
              <w:t xml:space="preserve">Mensajes de Error: </w:t>
            </w:r>
          </w:p>
          <w:p w:rsidR="006D3732" w:rsidRDefault="006D3732" w:rsidP="006D3732">
            <w:pPr>
              <w:rPr>
                <w:rFonts w:ascii="Arial Narrow" w:hAnsi="Arial Narrow" w:cs="Arial"/>
                <w:b/>
                <w:sz w:val="20"/>
                <w:szCs w:val="20"/>
                <w:u w:val="single"/>
              </w:rPr>
            </w:pPr>
          </w:p>
          <w:p w:rsidR="006D3732" w:rsidRDefault="006D3732" w:rsidP="006D3732">
            <w:pPr>
              <w:rPr>
                <w:rFonts w:ascii="Arial Narrow" w:hAnsi="Arial Narrow" w:cs="Arial"/>
                <w:b/>
                <w:sz w:val="20"/>
                <w:szCs w:val="20"/>
                <w:u w:val="single"/>
                <w:lang w:val="es-PE"/>
              </w:rPr>
            </w:pPr>
          </w:p>
          <w:tbl>
            <w:tblPr>
              <w:tblW w:w="4253" w:type="dxa"/>
              <w:tblInd w:w="67" w:type="dxa"/>
              <w:tblLayout w:type="fixed"/>
              <w:tblCellMar>
                <w:left w:w="70" w:type="dxa"/>
                <w:right w:w="70" w:type="dxa"/>
              </w:tblCellMar>
              <w:tblLook w:val="04A0" w:firstRow="1" w:lastRow="0" w:firstColumn="1" w:lastColumn="0" w:noHBand="0" w:noVBand="1"/>
              <w:tblPrChange w:id="224" w:author="Cilliani Delgado Becker Carlos" w:date="2018-09-11T18:04:00Z">
                <w:tblPr>
                  <w:tblW w:w="5314" w:type="dxa"/>
                  <w:tblInd w:w="67" w:type="dxa"/>
                  <w:tblLayout w:type="fixed"/>
                  <w:tblCellMar>
                    <w:left w:w="70" w:type="dxa"/>
                    <w:right w:w="70" w:type="dxa"/>
                  </w:tblCellMar>
                  <w:tblLook w:val="04A0" w:firstRow="1" w:lastRow="0" w:firstColumn="1" w:lastColumn="0" w:noHBand="0" w:noVBand="1"/>
                </w:tblPr>
              </w:tblPrChange>
            </w:tblPr>
            <w:tblGrid>
              <w:gridCol w:w="851"/>
              <w:gridCol w:w="3402"/>
              <w:tblGridChange w:id="225">
                <w:tblGrid>
                  <w:gridCol w:w="851"/>
                  <w:gridCol w:w="3402"/>
                </w:tblGrid>
              </w:tblGridChange>
            </w:tblGrid>
            <w:tr w:rsidR="006D3732" w:rsidRPr="00DE5643" w:rsidTr="006D229C">
              <w:trPr>
                <w:trHeight w:val="300"/>
                <w:trPrChange w:id="226"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Change w:id="227"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rsidR="006D3732" w:rsidRPr="00DE5643" w:rsidRDefault="006D3732" w:rsidP="006D3732">
                  <w:pPr>
                    <w:rPr>
                      <w:rFonts w:ascii="Arial Narrow" w:hAnsi="Arial Narrow" w:cs="Arial"/>
                      <w:b/>
                      <w:bCs/>
                      <w:sz w:val="20"/>
                      <w:szCs w:val="20"/>
                      <w:lang w:val="es-PE" w:eastAsia="es-PE"/>
                    </w:rPr>
                  </w:pPr>
                  <w:r w:rsidRPr="00DE5643">
                    <w:rPr>
                      <w:rFonts w:ascii="Arial Narrow" w:hAnsi="Arial Narrow" w:cs="Arial"/>
                      <w:b/>
                      <w:bCs/>
                      <w:sz w:val="20"/>
                      <w:szCs w:val="20"/>
                      <w:lang w:val="es-PE" w:eastAsia="es-PE"/>
                    </w:rPr>
                    <w:t>Código</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Change w:id="228"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hideMark/>
                    </w:tcPr>
                  </w:tcPrChange>
                </w:tcPr>
                <w:p w:rsidR="006D3732" w:rsidRPr="00DE5643" w:rsidRDefault="006D3732" w:rsidP="006D3732">
                  <w:pPr>
                    <w:jc w:val="center"/>
                    <w:rPr>
                      <w:rFonts w:ascii="Arial Narrow" w:hAnsi="Arial Narrow" w:cs="Arial"/>
                      <w:b/>
                      <w:bCs/>
                      <w:sz w:val="20"/>
                      <w:szCs w:val="20"/>
                      <w:lang w:val="es-PE" w:eastAsia="es-PE"/>
                    </w:rPr>
                  </w:pPr>
                  <w:r w:rsidRPr="00DE5643">
                    <w:rPr>
                      <w:rFonts w:ascii="Arial Narrow" w:hAnsi="Arial Narrow" w:cs="Arial"/>
                      <w:b/>
                      <w:bCs/>
                      <w:sz w:val="20"/>
                      <w:szCs w:val="20"/>
                      <w:lang w:val="es-PE" w:eastAsia="es-PE"/>
                    </w:rPr>
                    <w:t>Descripción</w:t>
                  </w:r>
                </w:p>
              </w:tc>
            </w:tr>
            <w:tr w:rsidR="006D3732" w:rsidRPr="00DE5643" w:rsidTr="006D229C">
              <w:trPr>
                <w:trHeight w:val="300"/>
                <w:trPrChange w:id="229"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30"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01</w:t>
                  </w:r>
                </w:p>
              </w:tc>
              <w:tc>
                <w:tcPr>
                  <w:tcW w:w="3402" w:type="dxa"/>
                  <w:tcBorders>
                    <w:top w:val="nil"/>
                    <w:left w:val="nil"/>
                    <w:bottom w:val="single" w:sz="4" w:space="0" w:color="auto"/>
                    <w:right w:val="single" w:sz="4" w:space="0" w:color="auto"/>
                  </w:tcBorders>
                  <w:shd w:val="clear" w:color="auto" w:fill="auto"/>
                  <w:noWrap/>
                  <w:vAlign w:val="bottom"/>
                  <w:hideMark/>
                  <w:tcPrChange w:id="231"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Es una persona natural sin negocio                                                                               </w:t>
                  </w:r>
                </w:p>
              </w:tc>
            </w:tr>
            <w:tr w:rsidR="006D3732" w:rsidRPr="00DE5643" w:rsidTr="006D229C">
              <w:trPr>
                <w:trHeight w:val="300"/>
                <w:trPrChange w:id="232"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33"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02</w:t>
                  </w:r>
                </w:p>
              </w:tc>
              <w:tc>
                <w:tcPr>
                  <w:tcW w:w="3402" w:type="dxa"/>
                  <w:tcBorders>
                    <w:top w:val="nil"/>
                    <w:left w:val="nil"/>
                    <w:bottom w:val="single" w:sz="4" w:space="0" w:color="auto"/>
                    <w:right w:val="single" w:sz="4" w:space="0" w:color="auto"/>
                  </w:tcBorders>
                  <w:shd w:val="clear" w:color="auto" w:fill="auto"/>
                  <w:noWrap/>
                  <w:vAlign w:val="bottom"/>
                  <w:hideMark/>
                  <w:tcPrChange w:id="234"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El estado de su RUC es XXXX                                                                       </w:t>
                  </w:r>
                </w:p>
              </w:tc>
            </w:tr>
            <w:tr w:rsidR="006D3732" w:rsidRPr="00DE5643" w:rsidTr="006D229C">
              <w:trPr>
                <w:trHeight w:val="300"/>
                <w:trPrChange w:id="235"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36"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03</w:t>
                  </w:r>
                </w:p>
              </w:tc>
              <w:tc>
                <w:tcPr>
                  <w:tcW w:w="3402" w:type="dxa"/>
                  <w:tcBorders>
                    <w:top w:val="nil"/>
                    <w:left w:val="nil"/>
                    <w:bottom w:val="single" w:sz="4" w:space="0" w:color="auto"/>
                    <w:right w:val="single" w:sz="4" w:space="0" w:color="auto"/>
                  </w:tcBorders>
                  <w:shd w:val="clear" w:color="auto" w:fill="auto"/>
                  <w:noWrap/>
                  <w:vAlign w:val="bottom"/>
                  <w:hideMark/>
                  <w:tcPrChange w:id="237"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El Régimen de Renta no permite seleccionar el Régimen XXXXXXXX                                                   </w:t>
                  </w:r>
                </w:p>
              </w:tc>
            </w:tr>
            <w:tr w:rsidR="006D3732" w:rsidRPr="00DE5643" w:rsidTr="006D229C">
              <w:trPr>
                <w:trHeight w:val="300"/>
                <w:trPrChange w:id="238"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39"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04</w:t>
                  </w:r>
                </w:p>
              </w:tc>
              <w:tc>
                <w:tcPr>
                  <w:tcW w:w="3402" w:type="dxa"/>
                  <w:tcBorders>
                    <w:top w:val="nil"/>
                    <w:left w:val="nil"/>
                    <w:bottom w:val="single" w:sz="4" w:space="0" w:color="auto"/>
                    <w:right w:val="single" w:sz="4" w:space="0" w:color="auto"/>
                  </w:tcBorders>
                  <w:shd w:val="clear" w:color="auto" w:fill="auto"/>
                  <w:noWrap/>
                  <w:vAlign w:val="bottom"/>
                  <w:hideMark/>
                  <w:tcPrChange w:id="240"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Ha estado afecto al RER en este ejercicio                                                                        </w:t>
                  </w:r>
                </w:p>
              </w:tc>
            </w:tr>
            <w:tr w:rsidR="006D3732" w:rsidRPr="00DE5643" w:rsidTr="006D229C">
              <w:trPr>
                <w:trHeight w:val="300"/>
                <w:trPrChange w:id="241"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42"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05</w:t>
                  </w:r>
                </w:p>
              </w:tc>
              <w:tc>
                <w:tcPr>
                  <w:tcW w:w="3402" w:type="dxa"/>
                  <w:tcBorders>
                    <w:top w:val="nil"/>
                    <w:left w:val="nil"/>
                    <w:bottom w:val="single" w:sz="4" w:space="0" w:color="auto"/>
                    <w:right w:val="single" w:sz="4" w:space="0" w:color="auto"/>
                  </w:tcBorders>
                  <w:shd w:val="clear" w:color="auto" w:fill="auto"/>
                  <w:noWrap/>
                  <w:vAlign w:val="bottom"/>
                  <w:hideMark/>
                  <w:tcPrChange w:id="243"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Realiza actividades de XXXXX (mostrar la actividad y la descripción del CIIU que no se considera).                                </w:t>
                  </w:r>
                </w:p>
              </w:tc>
            </w:tr>
            <w:tr w:rsidR="006D3732" w:rsidRPr="00DE5643" w:rsidTr="006D229C">
              <w:trPr>
                <w:trHeight w:val="300"/>
                <w:trPrChange w:id="244"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45"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06</w:t>
                  </w:r>
                </w:p>
              </w:tc>
              <w:tc>
                <w:tcPr>
                  <w:tcW w:w="3402" w:type="dxa"/>
                  <w:tcBorders>
                    <w:top w:val="nil"/>
                    <w:left w:val="nil"/>
                    <w:bottom w:val="single" w:sz="4" w:space="0" w:color="auto"/>
                    <w:right w:val="single" w:sz="4" w:space="0" w:color="auto"/>
                  </w:tcBorders>
                  <w:shd w:val="clear" w:color="auto" w:fill="auto"/>
                  <w:noWrap/>
                  <w:vAlign w:val="bottom"/>
                  <w:hideMark/>
                  <w:tcPrChange w:id="246"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Está afecto al impuesto a los casinos (código 071101) y/o al impuesto a las máquinas tragamonedas (código 071201)</w:t>
                  </w:r>
                </w:p>
              </w:tc>
            </w:tr>
            <w:tr w:rsidR="006D3732" w:rsidRPr="00DE5643" w:rsidTr="006D229C">
              <w:trPr>
                <w:trHeight w:val="300"/>
                <w:trPrChange w:id="247"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48"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07</w:t>
                  </w:r>
                </w:p>
              </w:tc>
              <w:tc>
                <w:tcPr>
                  <w:tcW w:w="3402" w:type="dxa"/>
                  <w:tcBorders>
                    <w:top w:val="nil"/>
                    <w:left w:val="nil"/>
                    <w:bottom w:val="single" w:sz="4" w:space="0" w:color="auto"/>
                    <w:right w:val="single" w:sz="4" w:space="0" w:color="auto"/>
                  </w:tcBorders>
                  <w:shd w:val="clear" w:color="auto" w:fill="auto"/>
                  <w:noWrap/>
                  <w:vAlign w:val="bottom"/>
                  <w:hideMark/>
                  <w:tcPrChange w:id="249"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Declara un periodo tributario distinto a Enero                                                              </w:t>
                  </w:r>
                </w:p>
              </w:tc>
            </w:tr>
            <w:tr w:rsidR="006D3732" w:rsidRPr="00DE5643" w:rsidTr="006D229C">
              <w:trPr>
                <w:trHeight w:val="300"/>
                <w:trPrChange w:id="250"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51"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08</w:t>
                  </w:r>
                </w:p>
              </w:tc>
              <w:tc>
                <w:tcPr>
                  <w:tcW w:w="3402" w:type="dxa"/>
                  <w:tcBorders>
                    <w:top w:val="nil"/>
                    <w:left w:val="nil"/>
                    <w:bottom w:val="single" w:sz="4" w:space="0" w:color="auto"/>
                    <w:right w:val="single" w:sz="4" w:space="0" w:color="auto"/>
                  </w:tcBorders>
                  <w:shd w:val="clear" w:color="auto" w:fill="auto"/>
                  <w:noWrap/>
                  <w:vAlign w:val="bottom"/>
                  <w:hideMark/>
                  <w:tcPrChange w:id="252"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No tiene el UBIGEO de Zona de Amazonía                                                                          </w:t>
                  </w:r>
                </w:p>
              </w:tc>
            </w:tr>
            <w:tr w:rsidR="006D3732" w:rsidRPr="00DE5643" w:rsidTr="006D229C">
              <w:trPr>
                <w:trHeight w:val="300"/>
                <w:trPrChange w:id="253" w:author="Cilliani Delgado Becker Carlos" w:date="2018-09-11T18:04:00Z">
                  <w:trPr>
                    <w:wAfter w:w="1061" w:type="dxa"/>
                    <w:trHeight w:val="300"/>
                  </w:trPr>
                </w:trPrChange>
              </w:trPr>
              <w:tc>
                <w:tcPr>
                  <w:tcW w:w="851" w:type="dxa"/>
                  <w:tcBorders>
                    <w:top w:val="nil"/>
                    <w:left w:val="single" w:sz="4" w:space="0" w:color="auto"/>
                    <w:bottom w:val="single" w:sz="4" w:space="0" w:color="auto"/>
                    <w:right w:val="single" w:sz="4" w:space="0" w:color="auto"/>
                  </w:tcBorders>
                  <w:shd w:val="clear" w:color="auto" w:fill="auto"/>
                  <w:noWrap/>
                  <w:vAlign w:val="bottom"/>
                  <w:hideMark/>
                  <w:tcPrChange w:id="254" w:author="Cilliani Delgado Becker Carlos" w:date="2018-09-11T18:04:00Z">
                    <w:tcPr>
                      <w:tcW w:w="851" w:type="dxa"/>
                      <w:tcBorders>
                        <w:top w:val="nil"/>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10</w:t>
                  </w:r>
                </w:p>
              </w:tc>
              <w:tc>
                <w:tcPr>
                  <w:tcW w:w="3402" w:type="dxa"/>
                  <w:tcBorders>
                    <w:top w:val="nil"/>
                    <w:left w:val="nil"/>
                    <w:bottom w:val="single" w:sz="4" w:space="0" w:color="auto"/>
                    <w:right w:val="single" w:sz="4" w:space="0" w:color="auto"/>
                  </w:tcBorders>
                  <w:shd w:val="clear" w:color="auto" w:fill="auto"/>
                  <w:noWrap/>
                  <w:vAlign w:val="bottom"/>
                  <w:hideMark/>
                  <w:tcPrChange w:id="255" w:author="Cilliani Delgado Becker Carlos" w:date="2018-09-11T18:04:00Z">
                    <w:tcPr>
                      <w:tcW w:w="3402" w:type="dxa"/>
                      <w:tcBorders>
                        <w:top w:val="nil"/>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No tiene el UBIGEO de Zona de Frontera                                                                          </w:t>
                  </w:r>
                </w:p>
              </w:tc>
            </w:tr>
            <w:tr w:rsidR="006D3732" w:rsidRPr="00DE5643" w:rsidTr="006D229C">
              <w:trPr>
                <w:trHeight w:val="300"/>
                <w:trPrChange w:id="256"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Change w:id="257"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11</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Change w:id="258"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hideMark/>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 xml:space="preserve">Presenta la Declaración Jurada después de fecha de vencimiento                                                   </w:t>
                  </w:r>
                </w:p>
              </w:tc>
            </w:tr>
            <w:tr w:rsidR="006D3732" w:rsidRPr="00DE5643" w:rsidTr="006D229C">
              <w:trPr>
                <w:trHeight w:val="300"/>
                <w:trPrChange w:id="259"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60"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12</w:t>
                  </w:r>
                </w:p>
              </w:tc>
              <w:tc>
                <w:tcPr>
                  <w:tcW w:w="3402" w:type="dxa"/>
                  <w:tcBorders>
                    <w:top w:val="single" w:sz="4" w:space="0" w:color="auto"/>
                    <w:left w:val="nil"/>
                    <w:bottom w:val="single" w:sz="4" w:space="0" w:color="auto"/>
                    <w:right w:val="single" w:sz="4" w:space="0" w:color="auto"/>
                  </w:tcBorders>
                  <w:shd w:val="clear" w:color="auto" w:fill="auto"/>
                  <w:noWrap/>
                  <w:vAlign w:val="bottom"/>
                  <w:tcPrChange w:id="261"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sz w:val="18"/>
                      <w:szCs w:val="18"/>
                    </w:rPr>
                    <w:t>RUC Inválido</w:t>
                  </w:r>
                </w:p>
              </w:tc>
            </w:tr>
            <w:tr w:rsidR="006D3732" w:rsidRPr="00DE5643" w:rsidTr="006D229C">
              <w:trPr>
                <w:trHeight w:val="300"/>
                <w:trPrChange w:id="262"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63"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13</w:t>
                  </w:r>
                </w:p>
              </w:tc>
              <w:tc>
                <w:tcPr>
                  <w:tcW w:w="3402" w:type="dxa"/>
                  <w:tcBorders>
                    <w:top w:val="single" w:sz="4" w:space="0" w:color="auto"/>
                    <w:left w:val="nil"/>
                    <w:bottom w:val="single" w:sz="4" w:space="0" w:color="auto"/>
                    <w:right w:val="single" w:sz="4" w:space="0" w:color="auto"/>
                  </w:tcBorders>
                  <w:shd w:val="clear" w:color="auto" w:fill="auto"/>
                  <w:noWrap/>
                  <w:vAlign w:val="bottom"/>
                  <w:tcPrChange w:id="264"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sz w:val="18"/>
                      <w:szCs w:val="18"/>
                    </w:rPr>
                    <w:t>No Existe RUC</w:t>
                  </w:r>
                </w:p>
              </w:tc>
            </w:tr>
            <w:tr w:rsidR="006D3732" w:rsidRPr="00DE5643" w:rsidTr="006D229C">
              <w:trPr>
                <w:trHeight w:val="300"/>
                <w:trPrChange w:id="265"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66"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14</w:t>
                  </w:r>
                </w:p>
              </w:tc>
              <w:tc>
                <w:tcPr>
                  <w:tcW w:w="3402" w:type="dxa"/>
                  <w:tcBorders>
                    <w:top w:val="single" w:sz="4" w:space="0" w:color="auto"/>
                    <w:left w:val="nil"/>
                    <w:bottom w:val="single" w:sz="4" w:space="0" w:color="auto"/>
                    <w:right w:val="single" w:sz="4" w:space="0" w:color="auto"/>
                  </w:tcBorders>
                  <w:shd w:val="clear" w:color="auto" w:fill="auto"/>
                  <w:noWrap/>
                  <w:vAlign w:val="bottom"/>
                  <w:tcPrChange w:id="267"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sz w:val="18"/>
                      <w:szCs w:val="18"/>
                    </w:rPr>
                    <w:t>Periodo inválido</w:t>
                  </w:r>
                </w:p>
              </w:tc>
            </w:tr>
            <w:tr w:rsidR="006D3732" w:rsidRPr="00DE5643" w:rsidTr="006D229C">
              <w:trPr>
                <w:trHeight w:val="300"/>
                <w:trPrChange w:id="268"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69"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6D3732" w:rsidRPr="00BF1440" w:rsidRDefault="006D3732" w:rsidP="006D3732">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15</w:t>
                  </w:r>
                </w:p>
              </w:tc>
              <w:tc>
                <w:tcPr>
                  <w:tcW w:w="3402" w:type="dxa"/>
                  <w:tcBorders>
                    <w:top w:val="single" w:sz="4" w:space="0" w:color="auto"/>
                    <w:left w:val="nil"/>
                    <w:bottom w:val="single" w:sz="4" w:space="0" w:color="auto"/>
                    <w:right w:val="single" w:sz="4" w:space="0" w:color="auto"/>
                  </w:tcBorders>
                  <w:shd w:val="clear" w:color="auto" w:fill="auto"/>
                  <w:noWrap/>
                  <w:vAlign w:val="bottom"/>
                  <w:tcPrChange w:id="270"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6D3732" w:rsidRPr="00BF1440" w:rsidRDefault="006D3732" w:rsidP="006D3732">
                  <w:pPr>
                    <w:jc w:val="left"/>
                    <w:rPr>
                      <w:rFonts w:ascii="Arial Narrow" w:hAnsi="Arial Narrow" w:cs="Arial"/>
                      <w:color w:val="000000"/>
                      <w:sz w:val="18"/>
                      <w:szCs w:val="18"/>
                      <w:lang w:val="es-PE" w:eastAsia="es-PE"/>
                    </w:rPr>
                  </w:pPr>
                  <w:r w:rsidRPr="00BF1440">
                    <w:rPr>
                      <w:rFonts w:ascii="Arial Narrow" w:hAnsi="Arial Narrow"/>
                      <w:sz w:val="18"/>
                      <w:szCs w:val="18"/>
                    </w:rPr>
                    <w:t>Tributo Inválido</w:t>
                  </w:r>
                </w:p>
              </w:tc>
            </w:tr>
            <w:tr w:rsidR="00926ABF" w:rsidRPr="00DE5643" w:rsidTr="006D229C">
              <w:trPr>
                <w:trHeight w:val="300"/>
                <w:trPrChange w:id="271"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72"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926ABF" w:rsidRPr="00BF1440" w:rsidRDefault="00926ABF" w:rsidP="00F20A5F">
                  <w:pPr>
                    <w:jc w:val="center"/>
                    <w:rPr>
                      <w:rFonts w:ascii="Arial Narrow" w:hAnsi="Arial Narrow" w:cs="Arial"/>
                      <w:color w:val="000000"/>
                      <w:sz w:val="18"/>
                      <w:szCs w:val="18"/>
                      <w:lang w:val="es-PE" w:eastAsia="es-PE"/>
                    </w:rPr>
                  </w:pPr>
                  <w:r w:rsidRPr="00BF1440">
                    <w:rPr>
                      <w:rFonts w:ascii="Arial Narrow" w:hAnsi="Arial Narrow" w:cs="Arial"/>
                      <w:color w:val="000000"/>
                      <w:sz w:val="18"/>
                      <w:szCs w:val="18"/>
                      <w:lang w:val="es-PE" w:eastAsia="es-PE"/>
                    </w:rPr>
                    <w:t>16</w:t>
                  </w:r>
                </w:p>
              </w:tc>
              <w:tc>
                <w:tcPr>
                  <w:tcW w:w="3402" w:type="dxa"/>
                  <w:tcBorders>
                    <w:top w:val="single" w:sz="4" w:space="0" w:color="auto"/>
                    <w:left w:val="nil"/>
                    <w:bottom w:val="single" w:sz="4" w:space="0" w:color="auto"/>
                    <w:right w:val="single" w:sz="4" w:space="0" w:color="auto"/>
                  </w:tcBorders>
                  <w:shd w:val="clear" w:color="auto" w:fill="auto"/>
                  <w:noWrap/>
                  <w:vAlign w:val="bottom"/>
                  <w:tcPrChange w:id="273"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926ABF" w:rsidRPr="00BF1440" w:rsidRDefault="00926ABF" w:rsidP="00F20A5F">
                  <w:pPr>
                    <w:jc w:val="left"/>
                    <w:rPr>
                      <w:rFonts w:ascii="Arial Narrow" w:hAnsi="Arial Narrow" w:cs="Arial"/>
                      <w:color w:val="000000"/>
                      <w:sz w:val="18"/>
                      <w:szCs w:val="18"/>
                      <w:lang w:val="es-PE" w:eastAsia="es-PE"/>
                    </w:rPr>
                  </w:pPr>
                  <w:r w:rsidRPr="00BF1440">
                    <w:rPr>
                      <w:rFonts w:ascii="Arial Narrow" w:hAnsi="Arial Narrow"/>
                      <w:sz w:val="18"/>
                      <w:szCs w:val="18"/>
                    </w:rPr>
                    <w:t>Régimen no se valida</w:t>
                  </w:r>
                </w:p>
              </w:tc>
            </w:tr>
            <w:tr w:rsidR="00926ABF" w:rsidRPr="00DE5643" w:rsidTr="006D229C">
              <w:trPr>
                <w:trHeight w:val="300"/>
                <w:trPrChange w:id="274"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75"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926ABF" w:rsidRPr="006C52A8" w:rsidRDefault="00926ABF" w:rsidP="00F20A5F">
                  <w:pPr>
                    <w:jc w:val="center"/>
                    <w:rPr>
                      <w:rFonts w:ascii="Arial Narrow" w:hAnsi="Arial Narrow" w:cs="Arial"/>
                      <w:color w:val="000000"/>
                      <w:sz w:val="20"/>
                      <w:szCs w:val="20"/>
                      <w:highlight w:val="yellow"/>
                      <w:lang w:val="es-PE" w:eastAsia="es-PE"/>
                    </w:rPr>
                  </w:pPr>
                  <w:r>
                    <w:rPr>
                      <w:rFonts w:ascii="Arial Narrow" w:hAnsi="Arial Narrow" w:cs="Arial"/>
                      <w:color w:val="000000"/>
                      <w:sz w:val="20"/>
                      <w:szCs w:val="20"/>
                      <w:highlight w:val="yellow"/>
                      <w:lang w:val="es-PE" w:eastAsia="es-PE"/>
                    </w:rPr>
                    <w:t>17</w:t>
                  </w:r>
                </w:p>
              </w:tc>
              <w:tc>
                <w:tcPr>
                  <w:tcW w:w="3402" w:type="dxa"/>
                  <w:tcBorders>
                    <w:top w:val="single" w:sz="4" w:space="0" w:color="auto"/>
                    <w:left w:val="nil"/>
                    <w:bottom w:val="single" w:sz="4" w:space="0" w:color="auto"/>
                    <w:right w:val="single" w:sz="4" w:space="0" w:color="auto"/>
                  </w:tcBorders>
                  <w:shd w:val="clear" w:color="auto" w:fill="auto"/>
                  <w:noWrap/>
                  <w:vAlign w:val="bottom"/>
                  <w:tcPrChange w:id="276"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926ABF" w:rsidRPr="006C52A8" w:rsidRDefault="00926ABF" w:rsidP="00F20A5F">
                  <w:pPr>
                    <w:jc w:val="left"/>
                    <w:rPr>
                      <w:rFonts w:ascii="Arial Narrow" w:hAnsi="Arial Narrow" w:cs="Arial"/>
                      <w:color w:val="000000"/>
                      <w:sz w:val="20"/>
                      <w:szCs w:val="20"/>
                      <w:highlight w:val="yellow"/>
                      <w:lang w:val="es-PE" w:eastAsia="es-PE"/>
                    </w:rPr>
                  </w:pPr>
                  <w:r w:rsidRPr="006C52A8">
                    <w:rPr>
                      <w:rFonts w:ascii="Arial Narrow" w:hAnsi="Arial Narrow" w:cs="Arial"/>
                      <w:color w:val="000000"/>
                      <w:sz w:val="20"/>
                      <w:szCs w:val="20"/>
                      <w:highlight w:val="yellow"/>
                      <w:lang w:val="es-PE" w:eastAsia="es-PE"/>
                    </w:rPr>
                    <w:t xml:space="preserve">Es una persona natural sin negocio, sociedad conyugal o sucesión Indivisa                                                                               </w:t>
                  </w:r>
                </w:p>
              </w:tc>
            </w:tr>
            <w:tr w:rsidR="00926ABF" w:rsidRPr="00DE5643" w:rsidTr="006D229C">
              <w:trPr>
                <w:trHeight w:val="300"/>
                <w:trPrChange w:id="277" w:author="Cilliani Delgado Becker Carlos" w:date="2018-09-11T18:04:00Z">
                  <w:trPr>
                    <w:wAfter w:w="1061" w:type="dxa"/>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78"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926ABF" w:rsidRPr="007B2105" w:rsidRDefault="00926ABF" w:rsidP="00F20A5F">
                  <w:pPr>
                    <w:jc w:val="center"/>
                    <w:rPr>
                      <w:rFonts w:ascii="Arial Narrow" w:hAnsi="Arial Narrow" w:cs="Arial"/>
                      <w:color w:val="000000"/>
                      <w:sz w:val="20"/>
                      <w:szCs w:val="20"/>
                      <w:highlight w:val="yellow"/>
                      <w:lang w:val="es-PE" w:eastAsia="es-PE"/>
                    </w:rPr>
                  </w:pPr>
                  <w:r w:rsidRPr="007B2105">
                    <w:rPr>
                      <w:rFonts w:ascii="Arial Narrow" w:hAnsi="Arial Narrow" w:cs="Arial"/>
                      <w:color w:val="000000"/>
                      <w:sz w:val="20"/>
                      <w:szCs w:val="20"/>
                      <w:highlight w:val="yellow"/>
                      <w:lang w:val="es-PE" w:eastAsia="es-PE"/>
                    </w:rPr>
                    <w:t>18</w:t>
                  </w:r>
                </w:p>
              </w:tc>
              <w:tc>
                <w:tcPr>
                  <w:tcW w:w="3402" w:type="dxa"/>
                  <w:tcBorders>
                    <w:top w:val="single" w:sz="4" w:space="0" w:color="auto"/>
                    <w:left w:val="nil"/>
                    <w:bottom w:val="single" w:sz="4" w:space="0" w:color="auto"/>
                    <w:right w:val="single" w:sz="4" w:space="0" w:color="auto"/>
                  </w:tcBorders>
                  <w:shd w:val="clear" w:color="auto" w:fill="auto"/>
                  <w:noWrap/>
                  <w:vAlign w:val="bottom"/>
                  <w:tcPrChange w:id="279"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926ABF" w:rsidRPr="007B2105" w:rsidRDefault="00926ABF" w:rsidP="00F20A5F">
                  <w:pPr>
                    <w:jc w:val="left"/>
                    <w:rPr>
                      <w:rFonts w:ascii="Arial Narrow" w:hAnsi="Arial Narrow" w:cs="Arial"/>
                      <w:color w:val="000000"/>
                      <w:sz w:val="20"/>
                      <w:szCs w:val="20"/>
                      <w:lang w:val="es-PE" w:eastAsia="es-PE"/>
                    </w:rPr>
                  </w:pPr>
                  <w:r w:rsidRPr="007B2105">
                    <w:rPr>
                      <w:rFonts w:ascii="Arial Narrow" w:hAnsi="Arial Narrow"/>
                      <w:szCs w:val="22"/>
                      <w:highlight w:val="yellow"/>
                    </w:rPr>
                    <w:t>Solo puede afectarse en cualquier periodo si el régimen origen es RER o NRUS, está en suspensión temporal o es contribuyente nuevo.</w:t>
                  </w:r>
                </w:p>
              </w:tc>
            </w:tr>
            <w:tr w:rsidR="006D229C" w:rsidRPr="00DE5643" w:rsidTr="006D229C">
              <w:trPr>
                <w:trHeight w:val="300"/>
                <w:ins w:id="280" w:author="Cilliani Delgado Becker Carlos" w:date="2018-09-11T18:04:00Z"/>
                <w:trPrChange w:id="281" w:author="Cilliani Delgado Becker Carlos" w:date="2018-09-11T18:04:00Z">
                  <w:trPr>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82"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6D229C" w:rsidRPr="007B2105" w:rsidRDefault="006D229C" w:rsidP="00F20A5F">
                  <w:pPr>
                    <w:jc w:val="center"/>
                    <w:rPr>
                      <w:ins w:id="283" w:author="Cilliani Delgado Becker Carlos" w:date="2018-09-11T18:04:00Z"/>
                      <w:rFonts w:ascii="Arial Narrow" w:hAnsi="Arial Narrow" w:cs="Arial"/>
                      <w:color w:val="000000"/>
                      <w:sz w:val="20"/>
                      <w:szCs w:val="20"/>
                      <w:highlight w:val="yellow"/>
                      <w:lang w:val="es-PE" w:eastAsia="es-PE"/>
                    </w:rPr>
                  </w:pPr>
                  <w:ins w:id="284" w:author="Cilliani Delgado Becker Carlos" w:date="2018-09-11T18:04:00Z">
                    <w:r w:rsidRPr="00F94FE3">
                      <w:rPr>
                        <w:rFonts w:ascii="Arial Narrow" w:hAnsi="Arial Narrow" w:cs="Arial"/>
                        <w:color w:val="000000"/>
                        <w:sz w:val="20"/>
                        <w:szCs w:val="20"/>
                        <w:highlight w:val="green"/>
                        <w:lang w:val="es-PE" w:eastAsia="es-PE"/>
                      </w:rPr>
                      <w:t>19</w:t>
                    </w:r>
                  </w:ins>
                </w:p>
              </w:tc>
              <w:tc>
                <w:tcPr>
                  <w:tcW w:w="3402" w:type="dxa"/>
                  <w:tcBorders>
                    <w:top w:val="single" w:sz="4" w:space="0" w:color="auto"/>
                    <w:left w:val="nil"/>
                    <w:bottom w:val="single" w:sz="4" w:space="0" w:color="auto"/>
                    <w:right w:val="single" w:sz="4" w:space="0" w:color="auto"/>
                  </w:tcBorders>
                  <w:shd w:val="clear" w:color="auto" w:fill="auto"/>
                  <w:noWrap/>
                  <w:vAlign w:val="bottom"/>
                  <w:tcPrChange w:id="285"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6D229C" w:rsidRPr="007B2105" w:rsidRDefault="006D229C" w:rsidP="00F20A5F">
                  <w:pPr>
                    <w:jc w:val="left"/>
                    <w:rPr>
                      <w:ins w:id="286" w:author="Cilliani Delgado Becker Carlos" w:date="2018-09-11T18:04:00Z"/>
                      <w:rFonts w:ascii="Arial Narrow" w:hAnsi="Arial Narrow"/>
                      <w:szCs w:val="22"/>
                      <w:highlight w:val="yellow"/>
                    </w:rPr>
                  </w:pPr>
                  <w:ins w:id="287" w:author="Cilliani Delgado Becker Carlos" w:date="2018-09-11T18:04:00Z">
                    <w:r w:rsidRPr="00F94FE3">
                      <w:rPr>
                        <w:rFonts w:ascii="Arial Narrow" w:hAnsi="Arial Narrow" w:cs="Arial"/>
                        <w:i/>
                        <w:sz w:val="20"/>
                        <w:szCs w:val="20"/>
                        <w:highlight w:val="green"/>
                      </w:rPr>
                      <w:t>Sr. Contribuyente, en el periodo xx/xxxx&lt;mostrar</w:t>
                    </w:r>
                    <w:r w:rsidRPr="00F94FE3">
                      <w:rPr>
                        <w:rFonts w:ascii="Arial Narrow" w:hAnsi="Arial Narrow"/>
                        <w:i/>
                        <w:sz w:val="20"/>
                        <w:szCs w:val="20"/>
                        <w:highlight w:val="green"/>
                      </w:rPr>
                      <w:t xml:space="preserve"> el periodo tributario de la Declaración</w:t>
                    </w:r>
                    <w:r w:rsidRPr="00F94FE3">
                      <w:rPr>
                        <w:rFonts w:ascii="Arial Narrow" w:hAnsi="Arial Narrow" w:cs="Arial"/>
                        <w:i/>
                        <w:sz w:val="20"/>
                        <w:szCs w:val="20"/>
                        <w:highlight w:val="green"/>
                      </w:rPr>
                      <w:t xml:space="preserve">&gt; usted no se encuentra afecto al Régimen </w:t>
                    </w:r>
                    <w:r w:rsidRPr="00F94FE3">
                      <w:rPr>
                        <w:rFonts w:ascii="Arial Narrow" w:hAnsi="Arial Narrow" w:cs="Arial"/>
                        <w:bCs/>
                        <w:i/>
                        <w:sz w:val="20"/>
                        <w:szCs w:val="20"/>
                        <w:highlight w:val="green"/>
                        <w:lang w:val="es-PE"/>
                      </w:rPr>
                      <w:t>Agrario</w:t>
                    </w:r>
                    <w:r w:rsidRPr="00F94FE3">
                      <w:rPr>
                        <w:rFonts w:ascii="Arial Narrow" w:hAnsi="Arial Narrow" w:cs="Arial"/>
                        <w:i/>
                        <w:sz w:val="20"/>
                        <w:szCs w:val="20"/>
                        <w:highlight w:val="green"/>
                      </w:rPr>
                      <w:t xml:space="preserve">/Acuicultura/Cooperativas Agrarias. </w:t>
                    </w:r>
                    <w:r w:rsidRPr="00F94FE3">
                      <w:rPr>
                        <w:rFonts w:ascii="Arial Narrow" w:hAnsi="Arial Narrow" w:cs="Arial"/>
                        <w:i/>
                        <w:sz w:val="20"/>
                        <w:szCs w:val="20"/>
                        <w:highlight w:val="green"/>
                      </w:rPr>
                      <w:lastRenderedPageBreak/>
                      <w:t xml:space="preserve">Recuerde que, para </w:t>
                    </w:r>
                    <w:r w:rsidRPr="00F94FE3">
                      <w:rPr>
                        <w:rFonts w:ascii="Arial Narrow" w:hAnsi="Arial Narrow" w:cs="Arial"/>
                        <w:i/>
                        <w:sz w:val="20"/>
                        <w:szCs w:val="20"/>
                        <w:highlight w:val="green"/>
                        <w:shd w:val="clear" w:color="auto" w:fill="FFFFFF"/>
                      </w:rPr>
                      <w:t xml:space="preserve">el acogimiento a los beneficios de la Ley de Promoción del Sector Agrario, debe presentar </w:t>
                    </w:r>
                    <w:r w:rsidRPr="00F94FE3">
                      <w:rPr>
                        <w:rFonts w:ascii="Arial Narrow" w:hAnsi="Arial Narrow" w:cs="Arial"/>
                        <w:i/>
                        <w:sz w:val="20"/>
                        <w:szCs w:val="20"/>
                        <w:highlight w:val="green"/>
                      </w:rPr>
                      <w:t xml:space="preserve"> el </w:t>
                    </w:r>
                    <w:bookmarkStart w:id="288" w:name="_GoBack"/>
                    <w:bookmarkEnd w:id="288"/>
                    <w:r w:rsidRPr="00F94FE3">
                      <w:rPr>
                        <w:rFonts w:ascii="Arial Narrow" w:hAnsi="Arial Narrow" w:cs="Arial"/>
                        <w:i/>
                        <w:sz w:val="20"/>
                        <w:szCs w:val="20"/>
                        <w:highlight w:val="green"/>
                      </w:rPr>
                      <w:t>Formulario Nº 4888 - Declaración Jurada de Acogimiento a los beneficios tributarios de la Ley de promoción del sector agrario y de la Ley de promoción y desarrollo de la acuicultura</w:t>
                    </w:r>
                  </w:ins>
                </w:p>
              </w:tc>
            </w:tr>
            <w:tr w:rsidR="006D229C" w:rsidRPr="00DE5643" w:rsidTr="006D229C">
              <w:trPr>
                <w:trHeight w:val="300"/>
                <w:ins w:id="289" w:author="Cilliani Delgado Becker Carlos" w:date="2018-09-11T18:04:00Z"/>
                <w:trPrChange w:id="290" w:author="Cilliani Delgado Becker Carlos" w:date="2018-09-11T18:04:00Z">
                  <w:trPr>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91"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6D229C" w:rsidRPr="00F94FE3" w:rsidRDefault="006D229C" w:rsidP="00F20A5F">
                  <w:pPr>
                    <w:jc w:val="center"/>
                    <w:rPr>
                      <w:ins w:id="292" w:author="Cilliani Delgado Becker Carlos" w:date="2018-09-11T18:04:00Z"/>
                      <w:rFonts w:ascii="Arial Narrow" w:hAnsi="Arial Narrow" w:cs="Arial"/>
                      <w:color w:val="000000"/>
                      <w:sz w:val="20"/>
                      <w:szCs w:val="20"/>
                      <w:highlight w:val="green"/>
                      <w:lang w:val="es-PE" w:eastAsia="es-PE"/>
                    </w:rPr>
                  </w:pPr>
                  <w:ins w:id="293" w:author="Cilliani Delgado Becker Carlos" w:date="2018-09-11T18:04:00Z">
                    <w:r>
                      <w:rPr>
                        <w:rFonts w:ascii="Arial Narrow" w:hAnsi="Arial Narrow" w:cs="Arial"/>
                        <w:color w:val="000000"/>
                        <w:sz w:val="20"/>
                        <w:szCs w:val="20"/>
                        <w:highlight w:val="green"/>
                        <w:lang w:val="es-PE" w:eastAsia="es-PE"/>
                      </w:rPr>
                      <w:lastRenderedPageBreak/>
                      <w:t>20</w:t>
                    </w:r>
                  </w:ins>
                </w:p>
              </w:tc>
              <w:tc>
                <w:tcPr>
                  <w:tcW w:w="3402" w:type="dxa"/>
                  <w:tcBorders>
                    <w:top w:val="single" w:sz="4" w:space="0" w:color="auto"/>
                    <w:left w:val="nil"/>
                    <w:bottom w:val="single" w:sz="4" w:space="0" w:color="auto"/>
                    <w:right w:val="single" w:sz="4" w:space="0" w:color="auto"/>
                  </w:tcBorders>
                  <w:shd w:val="clear" w:color="auto" w:fill="auto"/>
                  <w:noWrap/>
                  <w:vAlign w:val="bottom"/>
                  <w:tcPrChange w:id="294"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6D229C" w:rsidRPr="00F94FE3" w:rsidRDefault="006D229C" w:rsidP="00F20A5F">
                  <w:pPr>
                    <w:jc w:val="left"/>
                    <w:rPr>
                      <w:ins w:id="295" w:author="Cilliani Delgado Becker Carlos" w:date="2018-09-11T18:04:00Z"/>
                      <w:rFonts w:ascii="Arial Narrow" w:hAnsi="Arial Narrow" w:cs="Arial"/>
                      <w:i/>
                      <w:sz w:val="20"/>
                      <w:szCs w:val="20"/>
                      <w:highlight w:val="green"/>
                    </w:rPr>
                  </w:pPr>
                  <w:ins w:id="296" w:author="Cilliani Delgado Becker Carlos" w:date="2018-09-11T18:04:00Z">
                    <w:r w:rsidRPr="00F07345">
                      <w:rPr>
                        <w:rFonts w:ascii="Arial Narrow" w:hAnsi="Arial Narrow" w:cs="Arial"/>
                        <w:color w:val="000000"/>
                        <w:sz w:val="20"/>
                        <w:szCs w:val="20"/>
                        <w:lang w:val="es-PE" w:eastAsia="es-PE"/>
                      </w:rPr>
                      <w:t xml:space="preserve">Declara un periodo tributario distinto a </w:t>
                    </w:r>
                    <w:r>
                      <w:rPr>
                        <w:b/>
                        <w:i/>
                        <w:szCs w:val="20"/>
                        <w:highlight w:val="green"/>
                      </w:rPr>
                      <w:t>01</w:t>
                    </w:r>
                    <w:r w:rsidRPr="00AA6793">
                      <w:rPr>
                        <w:b/>
                        <w:i/>
                        <w:szCs w:val="20"/>
                        <w:highlight w:val="green"/>
                      </w:rPr>
                      <w:t>/XXXX</w:t>
                    </w:r>
                    <w:r w:rsidRPr="00F07345">
                      <w:rPr>
                        <w:rFonts w:ascii="Arial Narrow" w:hAnsi="Arial Narrow" w:cs="Arial"/>
                        <w:color w:val="000000"/>
                        <w:sz w:val="20"/>
                        <w:szCs w:val="20"/>
                        <w:lang w:val="es-PE" w:eastAsia="es-PE"/>
                      </w:rPr>
                      <w:t xml:space="preserve">                                                              </w:t>
                    </w:r>
                  </w:ins>
                </w:p>
              </w:tc>
            </w:tr>
            <w:tr w:rsidR="006D229C" w:rsidRPr="00DE5643" w:rsidTr="006D229C">
              <w:trPr>
                <w:trHeight w:val="300"/>
                <w:ins w:id="297" w:author="Cilliani Delgado Becker Carlos" w:date="2018-09-11T18:04:00Z"/>
                <w:trPrChange w:id="298" w:author="Cilliani Delgado Becker Carlos" w:date="2018-09-11T18:04:00Z">
                  <w:trPr>
                    <w:trHeight w:val="300"/>
                  </w:trPr>
                </w:trPrChange>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Change w:id="299" w:author="Cilliani Delgado Becker Carlos" w:date="2018-09-11T18:04:00Z">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tcPrChange>
                </w:tcPr>
                <w:p w:rsidR="006D229C" w:rsidRDefault="006D229C" w:rsidP="00F20A5F">
                  <w:pPr>
                    <w:jc w:val="center"/>
                    <w:rPr>
                      <w:ins w:id="300" w:author="Cilliani Delgado Becker Carlos" w:date="2018-09-11T18:04:00Z"/>
                      <w:rFonts w:ascii="Arial Narrow" w:hAnsi="Arial Narrow" w:cs="Arial"/>
                      <w:color w:val="000000"/>
                      <w:sz w:val="20"/>
                      <w:szCs w:val="20"/>
                      <w:highlight w:val="green"/>
                      <w:lang w:val="es-PE" w:eastAsia="es-PE"/>
                    </w:rPr>
                  </w:pPr>
                  <w:ins w:id="301" w:author="Cilliani Delgado Becker Carlos" w:date="2018-09-11T18:04:00Z">
                    <w:r>
                      <w:rPr>
                        <w:rFonts w:ascii="Arial Narrow" w:hAnsi="Arial Narrow" w:cs="Arial"/>
                        <w:color w:val="000000"/>
                        <w:sz w:val="20"/>
                        <w:szCs w:val="20"/>
                        <w:highlight w:val="green"/>
                        <w:lang w:val="es-PE" w:eastAsia="es-PE"/>
                      </w:rPr>
                      <w:t>21</w:t>
                    </w:r>
                  </w:ins>
                </w:p>
              </w:tc>
              <w:tc>
                <w:tcPr>
                  <w:tcW w:w="3402" w:type="dxa"/>
                  <w:tcBorders>
                    <w:top w:val="single" w:sz="4" w:space="0" w:color="auto"/>
                    <w:left w:val="nil"/>
                    <w:bottom w:val="single" w:sz="4" w:space="0" w:color="auto"/>
                    <w:right w:val="single" w:sz="4" w:space="0" w:color="auto"/>
                  </w:tcBorders>
                  <w:shd w:val="clear" w:color="auto" w:fill="auto"/>
                  <w:noWrap/>
                  <w:vAlign w:val="bottom"/>
                  <w:tcPrChange w:id="302" w:author="Cilliani Delgado Becker Carlos" w:date="2018-09-11T18:04:00Z">
                    <w:tcPr>
                      <w:tcW w:w="3402" w:type="dxa"/>
                      <w:tcBorders>
                        <w:top w:val="single" w:sz="4" w:space="0" w:color="auto"/>
                        <w:left w:val="nil"/>
                        <w:bottom w:val="single" w:sz="4" w:space="0" w:color="auto"/>
                        <w:right w:val="single" w:sz="4" w:space="0" w:color="auto"/>
                      </w:tcBorders>
                      <w:shd w:val="clear" w:color="auto" w:fill="auto"/>
                      <w:noWrap/>
                      <w:vAlign w:val="bottom"/>
                    </w:tcPr>
                  </w:tcPrChange>
                </w:tcPr>
                <w:p w:rsidR="006D229C" w:rsidRPr="00F07345" w:rsidRDefault="006D229C" w:rsidP="00F20A5F">
                  <w:pPr>
                    <w:jc w:val="left"/>
                    <w:rPr>
                      <w:ins w:id="303" w:author="Cilliani Delgado Becker Carlos" w:date="2018-09-11T18:04:00Z"/>
                      <w:rFonts w:ascii="Arial Narrow" w:hAnsi="Arial Narrow" w:cs="Arial"/>
                      <w:color w:val="000000"/>
                      <w:sz w:val="20"/>
                      <w:szCs w:val="20"/>
                      <w:lang w:val="es-PE" w:eastAsia="es-PE"/>
                    </w:rPr>
                  </w:pPr>
                  <w:ins w:id="304" w:author="Cilliani Delgado Becker Carlos" w:date="2018-09-11T18:04:00Z">
                    <w:r w:rsidRPr="00AA6793">
                      <w:rPr>
                        <w:rFonts w:cs="Arial"/>
                        <w:b/>
                        <w:bCs/>
                        <w:i/>
                        <w:szCs w:val="20"/>
                        <w:highlight w:val="green"/>
                      </w:rPr>
                      <w:t xml:space="preserve">El periodo </w:t>
                    </w:r>
                    <w:r>
                      <w:rPr>
                        <w:rFonts w:cs="Arial"/>
                        <w:b/>
                        <w:bCs/>
                        <w:i/>
                        <w:szCs w:val="20"/>
                        <w:highlight w:val="green"/>
                      </w:rPr>
                      <w:t>xx/</w:t>
                    </w:r>
                    <w:r w:rsidRPr="00AA6793">
                      <w:rPr>
                        <w:rFonts w:cs="Arial"/>
                        <w:b/>
                        <w:bCs/>
                        <w:i/>
                        <w:szCs w:val="20"/>
                        <w:highlight w:val="green"/>
                      </w:rPr>
                      <w:t>xxxx no permite el acogimiento al Régimen MYPE Tributario</w:t>
                    </w:r>
                    <w:r w:rsidRPr="00F07345">
                      <w:rPr>
                        <w:rFonts w:ascii="Arial Narrow" w:hAnsi="Arial Narrow" w:cs="Arial"/>
                        <w:color w:val="000000"/>
                        <w:sz w:val="20"/>
                        <w:szCs w:val="20"/>
                        <w:lang w:val="es-PE" w:eastAsia="es-PE"/>
                      </w:rPr>
                      <w:t xml:space="preserve">                                                             </w:t>
                    </w:r>
                  </w:ins>
                </w:p>
              </w:tc>
            </w:tr>
          </w:tbl>
          <w:p w:rsidR="006D3732" w:rsidRDefault="006D3732" w:rsidP="006D3732">
            <w:pPr>
              <w:rPr>
                <w:rFonts w:ascii="Arial Narrow" w:hAnsi="Arial Narrow" w:cs="Arial"/>
                <w:sz w:val="20"/>
                <w:szCs w:val="20"/>
              </w:rPr>
            </w:pPr>
          </w:p>
          <w:p w:rsidR="006D3732" w:rsidRPr="00AA6A91" w:rsidRDefault="006D3732" w:rsidP="006D3732">
            <w:pPr>
              <w:rPr>
                <w:rFonts w:ascii="Arial Narrow" w:hAnsi="Arial Narrow" w:cs="Arial"/>
                <w:sz w:val="20"/>
                <w:szCs w:val="20"/>
              </w:rPr>
            </w:pPr>
          </w:p>
        </w:tc>
        <w:tc>
          <w:tcPr>
            <w:tcW w:w="708" w:type="dxa"/>
          </w:tcPr>
          <w:p w:rsidR="006D3732" w:rsidRPr="00AA6A91" w:rsidRDefault="006D3732" w:rsidP="006D3732">
            <w:pPr>
              <w:rPr>
                <w:rFonts w:ascii="Arial Narrow" w:hAnsi="Arial Narrow" w:cs="Arial"/>
                <w:sz w:val="20"/>
                <w:szCs w:val="20"/>
              </w:rPr>
            </w:pPr>
          </w:p>
        </w:tc>
        <w:tc>
          <w:tcPr>
            <w:tcW w:w="709" w:type="dxa"/>
          </w:tcPr>
          <w:p w:rsidR="006D3732" w:rsidRPr="00AA6A91" w:rsidRDefault="006D3732" w:rsidP="006D3732">
            <w:pPr>
              <w:jc w:val="center"/>
              <w:rPr>
                <w:rFonts w:ascii="Arial Narrow" w:hAnsi="Arial Narrow" w:cs="Arial"/>
                <w:sz w:val="20"/>
                <w:szCs w:val="20"/>
              </w:rPr>
            </w:pPr>
          </w:p>
        </w:tc>
      </w:tr>
    </w:tbl>
    <w:p w:rsidR="00285FAA" w:rsidRPr="00AA6A91" w:rsidRDefault="00285FAA" w:rsidP="00285FAA">
      <w:pPr>
        <w:rPr>
          <w:rFonts w:cs="Arial"/>
          <w:sz w:val="18"/>
        </w:rPr>
      </w:pPr>
    </w:p>
    <w:p w:rsidR="00285FAA" w:rsidRPr="00AA6A91" w:rsidRDefault="00285FAA" w:rsidP="00285FAA">
      <w:pPr>
        <w:ind w:left="708"/>
        <w:rPr>
          <w:rFonts w:ascii="Arial Narrow" w:hAnsi="Arial Narrow" w:cs="Arial"/>
          <w:sz w:val="20"/>
          <w:szCs w:val="20"/>
        </w:rPr>
      </w:pPr>
    </w:p>
    <w:p w:rsidR="00285FAA" w:rsidRPr="00AA6A91" w:rsidRDefault="00285FAA" w:rsidP="00285FAA">
      <w:pPr>
        <w:ind w:left="708"/>
        <w:rPr>
          <w:rFonts w:ascii="Arial Narrow" w:hAnsi="Arial Narrow" w:cs="Arial"/>
          <w:sz w:val="20"/>
          <w:szCs w:val="20"/>
        </w:rPr>
      </w:pPr>
      <w:r w:rsidRPr="00AA6A91">
        <w:rPr>
          <w:rFonts w:ascii="Arial Narrow" w:hAnsi="Arial Narrow" w:cs="Arial"/>
          <w:sz w:val="20"/>
          <w:szCs w:val="20"/>
        </w:rPr>
        <w:t xml:space="preserve">Impacto: (1) Bajo, (2) Normal, (3) Alto, (4) Muy alto. </w:t>
      </w:r>
    </w:p>
    <w:p w:rsidR="00285FAA" w:rsidRPr="00AA6A91" w:rsidRDefault="00285FAA" w:rsidP="00285FAA">
      <w:pPr>
        <w:ind w:left="708"/>
        <w:rPr>
          <w:rFonts w:cs="Arial"/>
          <w:sz w:val="18"/>
        </w:rPr>
        <w:sectPr w:rsidR="00285FAA" w:rsidRPr="00AA6A91" w:rsidSect="0047014F">
          <w:pgSz w:w="11907" w:h="16840" w:code="9"/>
          <w:pgMar w:top="1418" w:right="1418" w:bottom="1418" w:left="1418" w:header="709" w:footer="709" w:gutter="0"/>
          <w:cols w:space="708"/>
          <w:docGrid w:linePitch="360"/>
        </w:sectPr>
      </w:pPr>
    </w:p>
    <w:p w:rsidR="00285FAA" w:rsidRPr="00AA6A91" w:rsidRDefault="00285FAA" w:rsidP="00285FAA">
      <w:pPr>
        <w:ind w:left="708"/>
        <w:rPr>
          <w:rFonts w:cs="Arial"/>
          <w:sz w:val="18"/>
        </w:rPr>
      </w:pPr>
    </w:p>
    <w:p w:rsidR="00285FAA" w:rsidRPr="00AA6A91" w:rsidRDefault="00285FAA" w:rsidP="00967B4E">
      <w:pPr>
        <w:pStyle w:val="Ttulo3"/>
        <w:numPr>
          <w:ilvl w:val="2"/>
          <w:numId w:val="37"/>
        </w:numPr>
        <w:ind w:left="709"/>
      </w:pPr>
      <w:bookmarkStart w:id="305" w:name="_Toc52788284"/>
      <w:bookmarkStart w:id="306" w:name="_Toc169932802"/>
      <w:bookmarkStart w:id="307" w:name="_Toc428377640"/>
      <w:bookmarkStart w:id="308" w:name="_Toc449428567"/>
      <w:r w:rsidRPr="00AA6A91">
        <w:t>Especificación de los Casos de Uso del Sistema (ASI 1.3)</w:t>
      </w:r>
      <w:bookmarkEnd w:id="305"/>
      <w:bookmarkEnd w:id="306"/>
      <w:bookmarkEnd w:id="307"/>
      <w:bookmarkEnd w:id="308"/>
    </w:p>
    <w:p w:rsidR="00285FAA" w:rsidRPr="00AA6A91" w:rsidRDefault="00285FAA" w:rsidP="00285FAA">
      <w:pPr>
        <w:tabs>
          <w:tab w:val="left" w:pos="1276"/>
        </w:tabs>
        <w:rPr>
          <w:color w:val="008000"/>
          <w:sz w:val="20"/>
        </w:rPr>
      </w:pPr>
    </w:p>
    <w:p w:rsidR="00285FAA" w:rsidRPr="00AA6A91" w:rsidRDefault="00285FAA" w:rsidP="00967B4E">
      <w:pPr>
        <w:keepNext/>
        <w:numPr>
          <w:ilvl w:val="0"/>
          <w:numId w:val="38"/>
        </w:numPr>
        <w:outlineLvl w:val="3"/>
        <w:rPr>
          <w:b/>
          <w:bCs/>
          <w:iCs/>
          <w:sz w:val="20"/>
          <w:szCs w:val="20"/>
        </w:rPr>
      </w:pPr>
      <w:r w:rsidRPr="00AA6A91">
        <w:rPr>
          <w:b/>
          <w:bCs/>
          <w:iCs/>
          <w:sz w:val="20"/>
          <w:szCs w:val="20"/>
        </w:rPr>
        <w:t>Trazabilidad Requerimiento- Casos de Uso</w:t>
      </w:r>
    </w:p>
    <w:p w:rsidR="00285FAA" w:rsidRPr="00AA6A91" w:rsidRDefault="00285FAA" w:rsidP="00285FAA">
      <w:pPr>
        <w:tabs>
          <w:tab w:val="left" w:pos="1418"/>
        </w:tabs>
        <w:ind w:left="862"/>
        <w:rPr>
          <w:sz w:val="20"/>
        </w:rPr>
      </w:pPr>
    </w:p>
    <w:p w:rsidR="00285FAA" w:rsidRPr="00AA6A91" w:rsidRDefault="00285FAA" w:rsidP="00285FAA">
      <w:pPr>
        <w:tabs>
          <w:tab w:val="left" w:pos="1418"/>
        </w:tabs>
        <w:ind w:left="862"/>
        <w:rPr>
          <w:sz w:val="20"/>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2"/>
        <w:gridCol w:w="3564"/>
      </w:tblGrid>
      <w:tr w:rsidR="00285FAA" w:rsidRPr="00AA6A91" w:rsidTr="0047014F">
        <w:tc>
          <w:tcPr>
            <w:tcW w:w="2912" w:type="dxa"/>
            <w:shd w:val="clear" w:color="auto" w:fill="D9D9D9"/>
          </w:tcPr>
          <w:p w:rsidR="00285FAA" w:rsidRPr="00AA6A91" w:rsidRDefault="00285FAA" w:rsidP="0047014F">
            <w:pPr>
              <w:tabs>
                <w:tab w:val="left" w:pos="1418"/>
              </w:tabs>
              <w:rPr>
                <w:sz w:val="20"/>
              </w:rPr>
            </w:pPr>
            <w:r w:rsidRPr="00AA6A91">
              <w:rPr>
                <w:sz w:val="20"/>
              </w:rPr>
              <w:t xml:space="preserve">Requerimiento </w:t>
            </w:r>
            <w:r w:rsidRPr="00AA6A91">
              <w:rPr>
                <w:rFonts w:cs="Arial"/>
                <w:sz w:val="20"/>
              </w:rPr>
              <w:t>\</w:t>
            </w:r>
            <w:r w:rsidRPr="00AA6A91">
              <w:rPr>
                <w:sz w:val="20"/>
              </w:rPr>
              <w:t xml:space="preserve"> Caso de Uso</w:t>
            </w:r>
          </w:p>
        </w:tc>
        <w:tc>
          <w:tcPr>
            <w:tcW w:w="3564" w:type="dxa"/>
            <w:shd w:val="clear" w:color="auto" w:fill="D9D9D9"/>
          </w:tcPr>
          <w:p w:rsidR="00285FAA" w:rsidRPr="00AA6A91" w:rsidRDefault="00285FAA" w:rsidP="0047014F">
            <w:pPr>
              <w:tabs>
                <w:tab w:val="left" w:pos="1418"/>
              </w:tabs>
              <w:jc w:val="center"/>
              <w:rPr>
                <w:sz w:val="20"/>
              </w:rPr>
            </w:pPr>
            <w:r w:rsidRPr="00AA6A91">
              <w:rPr>
                <w:sz w:val="20"/>
              </w:rPr>
              <w:t xml:space="preserve">CU01 </w:t>
            </w:r>
            <w:r w:rsidRPr="00AA6A91">
              <w:rPr>
                <w:rFonts w:cs="Arial"/>
                <w:color w:val="000000"/>
                <w:sz w:val="20"/>
                <w:szCs w:val="20"/>
                <w:lang w:eastAsia="es-PE"/>
              </w:rPr>
              <w:t>Validar Cambio de Régimen Tributario</w:t>
            </w:r>
          </w:p>
        </w:tc>
      </w:tr>
      <w:tr w:rsidR="00285FAA" w:rsidRPr="00AA6A91" w:rsidTr="0047014F">
        <w:tc>
          <w:tcPr>
            <w:tcW w:w="2912" w:type="dxa"/>
            <w:shd w:val="clear" w:color="auto" w:fill="D9D9D9"/>
          </w:tcPr>
          <w:p w:rsidR="00285FAA" w:rsidRPr="00AA6A91" w:rsidRDefault="00285FAA" w:rsidP="0047014F">
            <w:pPr>
              <w:tabs>
                <w:tab w:val="left" w:pos="1418"/>
              </w:tabs>
              <w:rPr>
                <w:rFonts w:cs="Arial"/>
                <w:sz w:val="20"/>
              </w:rPr>
            </w:pPr>
            <w:r w:rsidRPr="00AA6A91">
              <w:rPr>
                <w:rFonts w:cs="Arial"/>
                <w:sz w:val="20"/>
              </w:rPr>
              <w:t>RF001</w:t>
            </w:r>
          </w:p>
        </w:tc>
        <w:tc>
          <w:tcPr>
            <w:tcW w:w="3564" w:type="dxa"/>
            <w:shd w:val="clear" w:color="auto" w:fill="auto"/>
          </w:tcPr>
          <w:p w:rsidR="00285FAA" w:rsidRPr="00926ABF" w:rsidRDefault="00285FAA" w:rsidP="0047014F">
            <w:pPr>
              <w:tabs>
                <w:tab w:val="left" w:pos="1418"/>
              </w:tabs>
              <w:jc w:val="center"/>
              <w:rPr>
                <w:rFonts w:cs="Arial"/>
                <w:b/>
                <w:sz w:val="20"/>
                <w:highlight w:val="yellow"/>
              </w:rPr>
            </w:pPr>
            <w:r w:rsidRPr="00926ABF">
              <w:rPr>
                <w:rFonts w:cs="Arial"/>
                <w:b/>
                <w:sz w:val="20"/>
                <w:highlight w:val="yellow"/>
              </w:rPr>
              <w:t>X</w:t>
            </w:r>
          </w:p>
        </w:tc>
      </w:tr>
      <w:tr w:rsidR="00285FAA" w:rsidRPr="00AA6A91" w:rsidTr="0047014F">
        <w:tc>
          <w:tcPr>
            <w:tcW w:w="2912" w:type="dxa"/>
            <w:shd w:val="clear" w:color="auto" w:fill="D9D9D9"/>
          </w:tcPr>
          <w:p w:rsidR="00285FAA" w:rsidRPr="00AA6A91" w:rsidRDefault="00285FAA" w:rsidP="0047014F">
            <w:pPr>
              <w:tabs>
                <w:tab w:val="left" w:pos="1418"/>
              </w:tabs>
              <w:rPr>
                <w:rFonts w:cs="Arial"/>
                <w:sz w:val="20"/>
              </w:rPr>
            </w:pPr>
            <w:r w:rsidRPr="00AA6A91">
              <w:rPr>
                <w:rFonts w:cs="Arial"/>
                <w:sz w:val="20"/>
              </w:rPr>
              <w:t>RF002</w:t>
            </w:r>
          </w:p>
        </w:tc>
        <w:tc>
          <w:tcPr>
            <w:tcW w:w="3564" w:type="dxa"/>
            <w:shd w:val="clear" w:color="auto" w:fill="auto"/>
          </w:tcPr>
          <w:p w:rsidR="00285FAA" w:rsidRPr="00926ABF" w:rsidRDefault="00285FAA" w:rsidP="0047014F">
            <w:pPr>
              <w:tabs>
                <w:tab w:val="left" w:pos="1418"/>
              </w:tabs>
              <w:jc w:val="center"/>
              <w:rPr>
                <w:rFonts w:cs="Arial"/>
                <w:b/>
                <w:sz w:val="20"/>
                <w:highlight w:val="yellow"/>
              </w:rPr>
            </w:pPr>
            <w:r w:rsidRPr="00926ABF">
              <w:rPr>
                <w:rFonts w:cs="Arial"/>
                <w:b/>
                <w:sz w:val="20"/>
                <w:highlight w:val="yellow"/>
              </w:rPr>
              <w:t>X</w:t>
            </w:r>
          </w:p>
        </w:tc>
      </w:tr>
      <w:tr w:rsidR="00285FAA" w:rsidRPr="00AA6A91" w:rsidTr="0047014F">
        <w:tc>
          <w:tcPr>
            <w:tcW w:w="2912" w:type="dxa"/>
            <w:shd w:val="clear" w:color="auto" w:fill="D9D9D9"/>
          </w:tcPr>
          <w:p w:rsidR="00285FAA" w:rsidRPr="00AA6A91" w:rsidRDefault="00285FAA" w:rsidP="0047014F">
            <w:pPr>
              <w:tabs>
                <w:tab w:val="left" w:pos="1418"/>
              </w:tabs>
              <w:rPr>
                <w:rFonts w:cs="Arial"/>
                <w:sz w:val="20"/>
              </w:rPr>
            </w:pPr>
            <w:r w:rsidRPr="00AA6A91">
              <w:rPr>
                <w:rFonts w:cs="Arial"/>
                <w:sz w:val="20"/>
              </w:rPr>
              <w:t>RF003</w:t>
            </w:r>
          </w:p>
        </w:tc>
        <w:tc>
          <w:tcPr>
            <w:tcW w:w="3564" w:type="dxa"/>
            <w:shd w:val="clear" w:color="auto" w:fill="auto"/>
          </w:tcPr>
          <w:p w:rsidR="00285FAA" w:rsidRPr="00926ABF" w:rsidRDefault="00285FAA" w:rsidP="0047014F">
            <w:pPr>
              <w:tabs>
                <w:tab w:val="left" w:pos="1418"/>
              </w:tabs>
              <w:jc w:val="center"/>
              <w:rPr>
                <w:rFonts w:cs="Arial"/>
                <w:b/>
                <w:sz w:val="20"/>
                <w:highlight w:val="yellow"/>
              </w:rPr>
            </w:pPr>
            <w:r w:rsidRPr="00926ABF">
              <w:rPr>
                <w:rFonts w:cs="Arial"/>
                <w:b/>
                <w:sz w:val="20"/>
                <w:highlight w:val="yellow"/>
              </w:rPr>
              <w:t>X</w:t>
            </w:r>
          </w:p>
        </w:tc>
      </w:tr>
      <w:tr w:rsidR="00285FAA" w:rsidRPr="00AA6A91" w:rsidTr="0047014F">
        <w:tc>
          <w:tcPr>
            <w:tcW w:w="2912" w:type="dxa"/>
            <w:shd w:val="clear" w:color="auto" w:fill="D9D9D9"/>
          </w:tcPr>
          <w:p w:rsidR="00285FAA" w:rsidRPr="00AA6A91" w:rsidRDefault="00285FAA" w:rsidP="0047014F">
            <w:pPr>
              <w:tabs>
                <w:tab w:val="left" w:pos="1418"/>
              </w:tabs>
              <w:rPr>
                <w:rFonts w:cs="Arial"/>
                <w:sz w:val="20"/>
              </w:rPr>
            </w:pPr>
            <w:r w:rsidRPr="00AA6A91">
              <w:rPr>
                <w:rFonts w:cs="Arial"/>
                <w:sz w:val="20"/>
              </w:rPr>
              <w:t>RF004</w:t>
            </w:r>
          </w:p>
        </w:tc>
        <w:tc>
          <w:tcPr>
            <w:tcW w:w="3564" w:type="dxa"/>
            <w:shd w:val="clear" w:color="auto" w:fill="auto"/>
          </w:tcPr>
          <w:p w:rsidR="00285FAA" w:rsidRPr="00926ABF" w:rsidRDefault="00285FAA" w:rsidP="0047014F">
            <w:pPr>
              <w:tabs>
                <w:tab w:val="left" w:pos="1418"/>
              </w:tabs>
              <w:jc w:val="center"/>
              <w:rPr>
                <w:rFonts w:cs="Arial"/>
                <w:b/>
                <w:sz w:val="20"/>
                <w:highlight w:val="yellow"/>
              </w:rPr>
            </w:pPr>
            <w:r w:rsidRPr="00926ABF">
              <w:rPr>
                <w:rFonts w:cs="Arial"/>
                <w:b/>
                <w:sz w:val="20"/>
                <w:highlight w:val="yellow"/>
              </w:rPr>
              <w:t>X</w:t>
            </w:r>
          </w:p>
        </w:tc>
      </w:tr>
      <w:tr w:rsidR="00285FAA" w:rsidRPr="00AA6A91" w:rsidTr="0047014F">
        <w:tc>
          <w:tcPr>
            <w:tcW w:w="2912" w:type="dxa"/>
            <w:shd w:val="clear" w:color="auto" w:fill="D9D9D9"/>
          </w:tcPr>
          <w:p w:rsidR="00285FAA" w:rsidRPr="00AA6A91" w:rsidRDefault="00285FAA" w:rsidP="0047014F">
            <w:pPr>
              <w:tabs>
                <w:tab w:val="left" w:pos="1418"/>
              </w:tabs>
              <w:rPr>
                <w:rFonts w:cs="Arial"/>
                <w:sz w:val="20"/>
              </w:rPr>
            </w:pPr>
            <w:r w:rsidRPr="00AA6A91">
              <w:rPr>
                <w:rFonts w:cs="Arial"/>
                <w:sz w:val="20"/>
              </w:rPr>
              <w:t>RF005</w:t>
            </w:r>
          </w:p>
        </w:tc>
        <w:tc>
          <w:tcPr>
            <w:tcW w:w="3564" w:type="dxa"/>
            <w:shd w:val="clear" w:color="auto" w:fill="auto"/>
          </w:tcPr>
          <w:p w:rsidR="00285FAA" w:rsidRPr="00926ABF" w:rsidRDefault="00285FAA" w:rsidP="0047014F">
            <w:pPr>
              <w:tabs>
                <w:tab w:val="left" w:pos="1418"/>
              </w:tabs>
              <w:jc w:val="center"/>
              <w:rPr>
                <w:rFonts w:cs="Arial"/>
                <w:b/>
                <w:sz w:val="20"/>
                <w:highlight w:val="yellow"/>
              </w:rPr>
            </w:pPr>
            <w:r w:rsidRPr="00926ABF">
              <w:rPr>
                <w:rFonts w:cs="Arial"/>
                <w:b/>
                <w:sz w:val="20"/>
                <w:highlight w:val="yellow"/>
              </w:rPr>
              <w:t>X</w:t>
            </w:r>
          </w:p>
        </w:tc>
      </w:tr>
      <w:tr w:rsidR="00926ABF" w:rsidRPr="00AA6A91" w:rsidTr="00F20A5F">
        <w:tc>
          <w:tcPr>
            <w:tcW w:w="2912" w:type="dxa"/>
            <w:shd w:val="clear" w:color="auto" w:fill="D9D9D9"/>
          </w:tcPr>
          <w:p w:rsidR="00926ABF" w:rsidRPr="00AA6A91" w:rsidRDefault="00926ABF" w:rsidP="00F20A5F">
            <w:pPr>
              <w:tabs>
                <w:tab w:val="left" w:pos="1418"/>
              </w:tabs>
              <w:rPr>
                <w:rFonts w:cs="Arial"/>
                <w:sz w:val="20"/>
              </w:rPr>
            </w:pPr>
            <w:r>
              <w:rPr>
                <w:rFonts w:cs="Arial"/>
                <w:sz w:val="20"/>
              </w:rPr>
              <w:t>RF006</w:t>
            </w:r>
          </w:p>
        </w:tc>
        <w:tc>
          <w:tcPr>
            <w:tcW w:w="3564" w:type="dxa"/>
            <w:shd w:val="clear" w:color="auto" w:fill="auto"/>
          </w:tcPr>
          <w:p w:rsidR="00926ABF" w:rsidRPr="00926ABF" w:rsidRDefault="00926ABF" w:rsidP="00F20A5F">
            <w:pPr>
              <w:tabs>
                <w:tab w:val="left" w:pos="1418"/>
              </w:tabs>
              <w:jc w:val="center"/>
              <w:rPr>
                <w:rFonts w:cs="Arial"/>
                <w:b/>
                <w:sz w:val="20"/>
                <w:highlight w:val="yellow"/>
              </w:rPr>
            </w:pPr>
            <w:r w:rsidRPr="00926ABF">
              <w:rPr>
                <w:rFonts w:cs="Arial"/>
                <w:b/>
                <w:sz w:val="20"/>
                <w:highlight w:val="yellow"/>
              </w:rPr>
              <w:t>X</w:t>
            </w:r>
          </w:p>
        </w:tc>
      </w:tr>
      <w:tr w:rsidR="00AE7342" w:rsidRPr="00AA6A91" w:rsidTr="0047014F">
        <w:tc>
          <w:tcPr>
            <w:tcW w:w="2912" w:type="dxa"/>
            <w:shd w:val="clear" w:color="auto" w:fill="D9D9D9"/>
          </w:tcPr>
          <w:p w:rsidR="00AE7342" w:rsidRPr="00926ABF" w:rsidRDefault="00AE7342" w:rsidP="00926ABF">
            <w:pPr>
              <w:tabs>
                <w:tab w:val="left" w:pos="1418"/>
              </w:tabs>
              <w:rPr>
                <w:rFonts w:cs="Arial"/>
                <w:sz w:val="20"/>
                <w:highlight w:val="yellow"/>
              </w:rPr>
            </w:pPr>
            <w:r w:rsidRPr="00926ABF">
              <w:rPr>
                <w:rFonts w:cs="Arial"/>
                <w:sz w:val="20"/>
                <w:highlight w:val="yellow"/>
              </w:rPr>
              <w:t>RF00</w:t>
            </w:r>
            <w:r w:rsidR="00926ABF" w:rsidRPr="00926ABF">
              <w:rPr>
                <w:rFonts w:cs="Arial"/>
                <w:sz w:val="20"/>
                <w:highlight w:val="yellow"/>
              </w:rPr>
              <w:t>7</w:t>
            </w:r>
          </w:p>
        </w:tc>
        <w:tc>
          <w:tcPr>
            <w:tcW w:w="3564" w:type="dxa"/>
            <w:shd w:val="clear" w:color="auto" w:fill="auto"/>
          </w:tcPr>
          <w:p w:rsidR="00AE7342" w:rsidRPr="00926ABF" w:rsidRDefault="00AE7342" w:rsidP="0047014F">
            <w:pPr>
              <w:tabs>
                <w:tab w:val="left" w:pos="1418"/>
              </w:tabs>
              <w:jc w:val="center"/>
              <w:rPr>
                <w:rFonts w:cs="Arial"/>
                <w:b/>
                <w:sz w:val="20"/>
                <w:highlight w:val="yellow"/>
              </w:rPr>
            </w:pPr>
            <w:r w:rsidRPr="00926ABF">
              <w:rPr>
                <w:rFonts w:cs="Arial"/>
                <w:b/>
                <w:sz w:val="20"/>
                <w:highlight w:val="yellow"/>
              </w:rPr>
              <w:t>X</w:t>
            </w:r>
          </w:p>
        </w:tc>
      </w:tr>
    </w:tbl>
    <w:p w:rsidR="00285FAA" w:rsidRPr="00AA6A91" w:rsidRDefault="00285FAA" w:rsidP="00285FAA">
      <w:pPr>
        <w:tabs>
          <w:tab w:val="left" w:pos="1418"/>
        </w:tabs>
        <w:ind w:left="862"/>
        <w:rPr>
          <w:sz w:val="20"/>
        </w:rPr>
      </w:pPr>
    </w:p>
    <w:p w:rsidR="00285FAA" w:rsidRPr="00AA6A91" w:rsidRDefault="00285FAA" w:rsidP="00285FAA">
      <w:pPr>
        <w:keepNext/>
        <w:ind w:left="1222"/>
        <w:outlineLvl w:val="3"/>
        <w:rPr>
          <w:b/>
          <w:bCs/>
          <w:iCs/>
          <w:sz w:val="20"/>
          <w:szCs w:val="20"/>
        </w:rPr>
      </w:pPr>
    </w:p>
    <w:p w:rsidR="00285FAA" w:rsidRPr="00AA6A91" w:rsidRDefault="00285FAA" w:rsidP="00967B4E">
      <w:pPr>
        <w:keepNext/>
        <w:numPr>
          <w:ilvl w:val="0"/>
          <w:numId w:val="38"/>
        </w:numPr>
        <w:outlineLvl w:val="3"/>
        <w:rPr>
          <w:b/>
          <w:bCs/>
          <w:iCs/>
          <w:sz w:val="20"/>
          <w:szCs w:val="20"/>
        </w:rPr>
      </w:pPr>
      <w:r w:rsidRPr="00AA6A91">
        <w:rPr>
          <w:b/>
          <w:bCs/>
          <w:iCs/>
          <w:sz w:val="20"/>
          <w:szCs w:val="20"/>
        </w:rPr>
        <w:t>Actores del Sistema</w:t>
      </w:r>
    </w:p>
    <w:p w:rsidR="00285FAA" w:rsidRPr="00AA6A91" w:rsidRDefault="00285FAA" w:rsidP="00285FAA">
      <w:pPr>
        <w:tabs>
          <w:tab w:val="left" w:pos="1418"/>
        </w:tabs>
        <w:ind w:left="862"/>
        <w:rPr>
          <w:sz w:val="20"/>
        </w:rPr>
      </w:pPr>
    </w:p>
    <w:tbl>
      <w:tblPr>
        <w:tblW w:w="8850" w:type="dxa"/>
        <w:tblInd w:w="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864"/>
        <w:gridCol w:w="3333"/>
        <w:gridCol w:w="4653"/>
      </w:tblGrid>
      <w:tr w:rsidR="00285FAA" w:rsidRPr="00AA6A91" w:rsidTr="0047014F">
        <w:trPr>
          <w:trHeight w:val="387"/>
        </w:trPr>
        <w:tc>
          <w:tcPr>
            <w:tcW w:w="864" w:type="dxa"/>
            <w:shd w:val="clear" w:color="auto" w:fill="C0C0C0"/>
          </w:tcPr>
          <w:p w:rsidR="00285FAA" w:rsidRPr="00AA6A91" w:rsidRDefault="00285FAA" w:rsidP="0047014F">
            <w:pPr>
              <w:keepLines/>
              <w:widowControl w:val="0"/>
              <w:spacing w:after="120" w:line="240" w:lineRule="atLeast"/>
              <w:ind w:left="214"/>
              <w:jc w:val="left"/>
              <w:rPr>
                <w:rFonts w:cs="Arial"/>
                <w:sz w:val="20"/>
                <w:szCs w:val="20"/>
                <w:lang w:val="es-ES_tradnl" w:eastAsia="en-US"/>
              </w:rPr>
            </w:pPr>
            <w:r w:rsidRPr="00AA6A91">
              <w:rPr>
                <w:rFonts w:cs="Arial"/>
                <w:sz w:val="20"/>
                <w:szCs w:val="20"/>
                <w:lang w:val="es-ES_tradnl" w:eastAsia="en-US"/>
              </w:rPr>
              <w:t>Núm.</w:t>
            </w:r>
          </w:p>
        </w:tc>
        <w:tc>
          <w:tcPr>
            <w:tcW w:w="3333" w:type="dxa"/>
            <w:shd w:val="clear" w:color="auto" w:fill="C0C0C0"/>
          </w:tcPr>
          <w:p w:rsidR="00285FAA" w:rsidRPr="00AA6A91" w:rsidRDefault="00285FAA" w:rsidP="0047014F">
            <w:pPr>
              <w:keepLines/>
              <w:widowControl w:val="0"/>
              <w:spacing w:after="120" w:line="240" w:lineRule="atLeast"/>
              <w:ind w:left="214"/>
              <w:jc w:val="left"/>
              <w:rPr>
                <w:rFonts w:cs="Arial"/>
                <w:sz w:val="20"/>
                <w:szCs w:val="20"/>
                <w:lang w:val="es-ES_tradnl" w:eastAsia="en-US"/>
              </w:rPr>
            </w:pPr>
            <w:r w:rsidRPr="00AA6A91">
              <w:rPr>
                <w:rFonts w:cs="Arial"/>
                <w:sz w:val="20"/>
                <w:szCs w:val="20"/>
                <w:lang w:val="es-ES_tradnl" w:eastAsia="en-US"/>
              </w:rPr>
              <w:t>Actor del sistema</w:t>
            </w:r>
          </w:p>
        </w:tc>
        <w:tc>
          <w:tcPr>
            <w:tcW w:w="4653" w:type="dxa"/>
            <w:shd w:val="clear" w:color="auto" w:fill="C0C0C0"/>
          </w:tcPr>
          <w:p w:rsidR="00285FAA" w:rsidRPr="00AA6A91" w:rsidRDefault="00285FAA" w:rsidP="0047014F">
            <w:pPr>
              <w:keepLines/>
              <w:widowControl w:val="0"/>
              <w:spacing w:after="120" w:line="240" w:lineRule="atLeast"/>
              <w:ind w:left="720"/>
              <w:jc w:val="left"/>
              <w:rPr>
                <w:rFonts w:cs="Arial"/>
                <w:sz w:val="20"/>
                <w:szCs w:val="20"/>
                <w:lang w:val="es-ES_tradnl" w:eastAsia="en-US"/>
              </w:rPr>
            </w:pPr>
            <w:r w:rsidRPr="00AA6A91">
              <w:rPr>
                <w:rFonts w:cs="Arial"/>
                <w:sz w:val="20"/>
                <w:szCs w:val="20"/>
                <w:lang w:val="es-ES_tradnl" w:eastAsia="en-US"/>
              </w:rPr>
              <w:t>Descripción</w:t>
            </w:r>
          </w:p>
        </w:tc>
      </w:tr>
      <w:tr w:rsidR="00285FAA" w:rsidRPr="00AA6A91" w:rsidTr="0047014F">
        <w:trPr>
          <w:trHeight w:val="387"/>
        </w:trPr>
        <w:tc>
          <w:tcPr>
            <w:tcW w:w="864" w:type="dxa"/>
          </w:tcPr>
          <w:p w:rsidR="00285FAA" w:rsidRPr="00AA6A91" w:rsidRDefault="00285FAA" w:rsidP="00285FAA">
            <w:pPr>
              <w:keepLines/>
              <w:widowControl w:val="0"/>
              <w:numPr>
                <w:ilvl w:val="0"/>
                <w:numId w:val="1"/>
              </w:numPr>
              <w:spacing w:after="120" w:line="240" w:lineRule="atLeast"/>
              <w:jc w:val="left"/>
              <w:rPr>
                <w:rFonts w:cs="Arial"/>
                <w:sz w:val="20"/>
                <w:szCs w:val="20"/>
                <w:lang w:val="es-ES_tradnl" w:eastAsia="en-US"/>
              </w:rPr>
            </w:pPr>
          </w:p>
        </w:tc>
        <w:tc>
          <w:tcPr>
            <w:tcW w:w="3333" w:type="dxa"/>
          </w:tcPr>
          <w:p w:rsidR="00285FAA" w:rsidRPr="005452F0" w:rsidRDefault="00285FAA" w:rsidP="0047014F">
            <w:pPr>
              <w:keepLines/>
              <w:widowControl w:val="0"/>
              <w:spacing w:after="120" w:line="240" w:lineRule="atLeast"/>
              <w:jc w:val="left"/>
              <w:rPr>
                <w:rFonts w:cs="Arial"/>
                <w:sz w:val="20"/>
                <w:szCs w:val="20"/>
                <w:highlight w:val="yellow"/>
                <w:lang w:val="es-ES_tradnl" w:eastAsia="en-US"/>
              </w:rPr>
            </w:pPr>
            <w:r w:rsidRPr="00BF1440">
              <w:rPr>
                <w:rFonts w:cs="Arial"/>
                <w:sz w:val="20"/>
                <w:szCs w:val="20"/>
                <w:lang w:val="es-ES_tradnl" w:eastAsia="en-US"/>
              </w:rPr>
              <w:t>Sistema</w:t>
            </w:r>
            <w:r w:rsidR="00BF1440" w:rsidRPr="00BF1440">
              <w:rPr>
                <w:rFonts w:cs="Arial"/>
                <w:sz w:val="20"/>
                <w:szCs w:val="20"/>
                <w:lang w:val="es-ES_tradnl" w:eastAsia="en-US"/>
              </w:rPr>
              <w:t xml:space="preserve"> Externo</w:t>
            </w:r>
          </w:p>
        </w:tc>
        <w:tc>
          <w:tcPr>
            <w:tcW w:w="4653" w:type="dxa"/>
          </w:tcPr>
          <w:p w:rsidR="00285FAA" w:rsidRPr="005452F0" w:rsidRDefault="00285FAA" w:rsidP="0047014F">
            <w:pPr>
              <w:keepLines/>
              <w:widowControl w:val="0"/>
              <w:spacing w:after="120" w:line="240" w:lineRule="atLeast"/>
              <w:jc w:val="left"/>
              <w:rPr>
                <w:rFonts w:cs="Arial"/>
                <w:sz w:val="20"/>
                <w:szCs w:val="20"/>
                <w:highlight w:val="yellow"/>
                <w:lang w:val="es-ES_tradnl" w:eastAsia="en-US"/>
              </w:rPr>
            </w:pPr>
            <w:r w:rsidRPr="00BF1440">
              <w:rPr>
                <w:rFonts w:cs="Arial"/>
                <w:sz w:val="20"/>
                <w:szCs w:val="20"/>
                <w:lang w:val="es-ES_tradnl" w:eastAsia="en-US"/>
              </w:rPr>
              <w:t>Ejecutará el servicio de validación.</w:t>
            </w:r>
          </w:p>
        </w:tc>
      </w:tr>
    </w:tbl>
    <w:p w:rsidR="00285FAA" w:rsidRPr="00AA6A91" w:rsidRDefault="00285FAA" w:rsidP="00285FAA">
      <w:pPr>
        <w:tabs>
          <w:tab w:val="left" w:pos="1418"/>
        </w:tabs>
        <w:ind w:left="862"/>
        <w:rPr>
          <w:color w:val="0070C0"/>
          <w:sz w:val="20"/>
        </w:rPr>
      </w:pPr>
    </w:p>
    <w:p w:rsidR="00285FAA" w:rsidRPr="00AA6A91" w:rsidRDefault="00285FAA" w:rsidP="00285FAA">
      <w:pPr>
        <w:keepNext/>
        <w:ind w:left="1222"/>
        <w:outlineLvl w:val="3"/>
        <w:rPr>
          <w:b/>
          <w:bCs/>
          <w:iCs/>
          <w:sz w:val="20"/>
          <w:szCs w:val="20"/>
        </w:rPr>
      </w:pPr>
    </w:p>
    <w:p w:rsidR="00285FAA" w:rsidRPr="00AA6A91" w:rsidRDefault="00285FAA" w:rsidP="00285FAA"/>
    <w:p w:rsidR="00285FAA" w:rsidRPr="00BF1440" w:rsidRDefault="00285FAA" w:rsidP="00967B4E">
      <w:pPr>
        <w:keepNext/>
        <w:numPr>
          <w:ilvl w:val="0"/>
          <w:numId w:val="38"/>
        </w:numPr>
        <w:outlineLvl w:val="3"/>
        <w:rPr>
          <w:b/>
          <w:bCs/>
          <w:iCs/>
          <w:sz w:val="20"/>
          <w:szCs w:val="20"/>
        </w:rPr>
      </w:pPr>
      <w:r w:rsidRPr="00BF1440">
        <w:rPr>
          <w:b/>
          <w:bCs/>
          <w:iCs/>
          <w:sz w:val="20"/>
          <w:szCs w:val="20"/>
        </w:rPr>
        <w:t>Diagrama de Actores del Sistema.</w:t>
      </w:r>
    </w:p>
    <w:p w:rsidR="00285FAA" w:rsidRPr="00AA6A91" w:rsidRDefault="00285FAA" w:rsidP="00285FAA"/>
    <w:p w:rsidR="00285FAA" w:rsidRPr="00AA6A91" w:rsidRDefault="00285FAA" w:rsidP="00285FAA"/>
    <w:p w:rsidR="00285FAA" w:rsidRPr="00AA6A91" w:rsidRDefault="00483BAD" w:rsidP="00285FAA">
      <w:pPr>
        <w:ind w:left="1416"/>
        <w:jc w:val="center"/>
      </w:pPr>
      <w:r>
        <w:rPr>
          <w:noProof/>
          <w:lang w:val="es-PE" w:eastAsia="es-PE"/>
        </w:rPr>
        <w:drawing>
          <wp:inline distT="0" distB="0" distL="0" distR="0">
            <wp:extent cx="819785" cy="61277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9785" cy="612775"/>
                    </a:xfrm>
                    <a:prstGeom prst="rect">
                      <a:avLst/>
                    </a:prstGeom>
                    <a:noFill/>
                    <a:ln>
                      <a:noFill/>
                    </a:ln>
                  </pic:spPr>
                </pic:pic>
              </a:graphicData>
            </a:graphic>
          </wp:inline>
        </w:drawing>
      </w:r>
    </w:p>
    <w:p w:rsidR="00285FAA" w:rsidRPr="00AA6A91" w:rsidRDefault="00285FAA" w:rsidP="00285FAA">
      <w:pPr>
        <w:tabs>
          <w:tab w:val="left" w:pos="1418"/>
        </w:tabs>
      </w:pPr>
      <w:r w:rsidRPr="00AA6A91">
        <w:t xml:space="preserve"> </w:t>
      </w:r>
    </w:p>
    <w:p w:rsidR="00285FAA" w:rsidRPr="00AA6A91" w:rsidRDefault="00285FAA" w:rsidP="00285FAA">
      <w:pPr>
        <w:tabs>
          <w:tab w:val="left" w:pos="1418"/>
        </w:tabs>
      </w:pPr>
    </w:p>
    <w:p w:rsidR="00285FAA" w:rsidRPr="009A3EF9" w:rsidRDefault="00285FAA" w:rsidP="00967B4E">
      <w:pPr>
        <w:keepNext/>
        <w:numPr>
          <w:ilvl w:val="0"/>
          <w:numId w:val="38"/>
        </w:numPr>
        <w:outlineLvl w:val="3"/>
        <w:rPr>
          <w:b/>
          <w:bCs/>
          <w:iCs/>
          <w:sz w:val="20"/>
          <w:szCs w:val="20"/>
        </w:rPr>
      </w:pPr>
      <w:r w:rsidRPr="009A3EF9">
        <w:rPr>
          <w:b/>
          <w:bCs/>
          <w:iCs/>
          <w:sz w:val="20"/>
          <w:szCs w:val="20"/>
        </w:rPr>
        <w:t>Elaborar Diagrama de Casos de Uso del Sistema (Gráfico).</w:t>
      </w:r>
    </w:p>
    <w:p w:rsidR="00285FAA" w:rsidRPr="00AA6A91" w:rsidRDefault="00285FAA" w:rsidP="00285FAA"/>
    <w:p w:rsidR="00285FAA" w:rsidRPr="00AA6A91" w:rsidRDefault="00285FAA" w:rsidP="00285FAA">
      <w:pPr>
        <w:tabs>
          <w:tab w:val="left" w:pos="1418"/>
        </w:tabs>
        <w:rPr>
          <w:color w:val="FF0000"/>
        </w:rPr>
      </w:pPr>
    </w:p>
    <w:p w:rsidR="00285FAA" w:rsidRPr="00AA6A91" w:rsidRDefault="00285FAA" w:rsidP="00285FAA">
      <w:pPr>
        <w:tabs>
          <w:tab w:val="left" w:pos="1418"/>
        </w:tabs>
        <w:ind w:left="708"/>
        <w:rPr>
          <w:color w:val="FF0000"/>
        </w:rPr>
      </w:pPr>
    </w:p>
    <w:p w:rsidR="00285FAA" w:rsidRPr="00AA6A91" w:rsidRDefault="00483BAD" w:rsidP="00285FAA">
      <w:pPr>
        <w:keepNext/>
        <w:ind w:left="862"/>
        <w:jc w:val="center"/>
        <w:outlineLvl w:val="3"/>
        <w:rPr>
          <w:b/>
          <w:bCs/>
          <w:iCs/>
          <w:sz w:val="20"/>
          <w:szCs w:val="20"/>
        </w:rPr>
      </w:pPr>
      <w:r>
        <w:rPr>
          <w:b/>
          <w:bCs/>
          <w:iCs/>
          <w:noProof/>
          <w:sz w:val="20"/>
          <w:szCs w:val="20"/>
          <w:lang w:val="es-PE" w:eastAsia="es-PE"/>
        </w:rPr>
        <w:drawing>
          <wp:inline distT="0" distB="0" distL="0" distR="0">
            <wp:extent cx="3881755" cy="888365"/>
            <wp:effectExtent l="0" t="0" r="444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881755" cy="888365"/>
                    </a:xfrm>
                    <a:prstGeom prst="rect">
                      <a:avLst/>
                    </a:prstGeom>
                    <a:noFill/>
                    <a:ln>
                      <a:noFill/>
                    </a:ln>
                  </pic:spPr>
                </pic:pic>
              </a:graphicData>
            </a:graphic>
          </wp:inline>
        </w:drawing>
      </w:r>
      <w:r w:rsidR="00285FAA" w:rsidRPr="00AA6A91">
        <w:rPr>
          <w:b/>
          <w:bCs/>
          <w:iCs/>
          <w:sz w:val="20"/>
          <w:szCs w:val="20"/>
        </w:rPr>
        <w:br w:type="page"/>
      </w:r>
    </w:p>
    <w:p w:rsidR="00285FAA" w:rsidRPr="00AA6A91" w:rsidRDefault="00285FAA" w:rsidP="00967B4E">
      <w:pPr>
        <w:keepNext/>
        <w:numPr>
          <w:ilvl w:val="0"/>
          <w:numId w:val="38"/>
        </w:numPr>
        <w:outlineLvl w:val="3"/>
        <w:rPr>
          <w:b/>
          <w:bCs/>
          <w:iCs/>
          <w:sz w:val="20"/>
          <w:szCs w:val="20"/>
        </w:rPr>
      </w:pPr>
      <w:r w:rsidRPr="00AA6A91">
        <w:rPr>
          <w:b/>
          <w:bCs/>
          <w:iCs/>
          <w:sz w:val="20"/>
          <w:szCs w:val="20"/>
        </w:rPr>
        <w:lastRenderedPageBreak/>
        <w:t>Especificar los Casos de Uso del Sistema</w:t>
      </w:r>
    </w:p>
    <w:p w:rsidR="00285FAA" w:rsidRPr="00AA6A91" w:rsidRDefault="00285FAA" w:rsidP="00285FAA"/>
    <w:p w:rsidR="00285FAA" w:rsidRPr="00AA6A91" w:rsidRDefault="00285FAA" w:rsidP="00285FAA">
      <w:pPr>
        <w:outlineLvl w:val="2"/>
        <w:rPr>
          <w:rFonts w:eastAsia="Arial Unicode MS"/>
          <w:b/>
          <w:bCs/>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20"/>
        <w:gridCol w:w="2882"/>
        <w:gridCol w:w="1159"/>
        <w:gridCol w:w="4795"/>
      </w:tblGrid>
      <w:tr w:rsidR="00285FAA" w:rsidRPr="00AA6A91" w:rsidTr="0047014F">
        <w:tc>
          <w:tcPr>
            <w:tcW w:w="4561" w:type="dxa"/>
            <w:gridSpan w:val="3"/>
            <w:shd w:val="clear" w:color="auto" w:fill="BFBFBF"/>
          </w:tcPr>
          <w:p w:rsidR="00285FAA" w:rsidRPr="00AA6A91" w:rsidRDefault="00285FAA" w:rsidP="0047014F">
            <w:pPr>
              <w:spacing w:before="60" w:after="60"/>
              <w:rPr>
                <w:rFonts w:ascii="Arial Narrow" w:hAnsi="Arial Narrow" w:cs="Arial"/>
                <w:b/>
                <w:szCs w:val="22"/>
              </w:rPr>
            </w:pPr>
            <w:r w:rsidRPr="00AA6A91">
              <w:rPr>
                <w:rFonts w:ascii="Arial Narrow" w:hAnsi="Arial Narrow" w:cs="Arial"/>
                <w:b/>
                <w:szCs w:val="22"/>
              </w:rPr>
              <w:t>1. Nombre del Caso de Uso del Sistema</w:t>
            </w:r>
          </w:p>
        </w:tc>
        <w:tc>
          <w:tcPr>
            <w:tcW w:w="4795" w:type="dxa"/>
            <w:shd w:val="clear" w:color="auto" w:fill="BFBFBF"/>
          </w:tcPr>
          <w:p w:rsidR="00285FAA" w:rsidRPr="00AA6A91" w:rsidRDefault="00285FAA" w:rsidP="0047014F">
            <w:pPr>
              <w:rPr>
                <w:rFonts w:ascii="Arial Narrow" w:hAnsi="Arial Narrow" w:cs="Arial"/>
                <w:b/>
                <w:szCs w:val="22"/>
              </w:rPr>
            </w:pPr>
            <w:r w:rsidRPr="00AA6A91">
              <w:rPr>
                <w:rFonts w:ascii="Arial Narrow" w:hAnsi="Arial Narrow" w:cs="Arial"/>
                <w:b/>
                <w:szCs w:val="22"/>
              </w:rPr>
              <w:t xml:space="preserve">CUS001 – </w:t>
            </w:r>
            <w:r w:rsidRPr="00AA6A91">
              <w:rPr>
                <w:rFonts w:ascii="Arial Narrow" w:hAnsi="Arial Narrow" w:cs="Arial"/>
                <w:color w:val="000000"/>
                <w:szCs w:val="22"/>
                <w:lang w:val="es-PE" w:eastAsia="es-PE"/>
              </w:rPr>
              <w:t>Validar Cambio de Régimen Tributario</w:t>
            </w:r>
          </w:p>
        </w:tc>
      </w:tr>
      <w:tr w:rsidR="00285FAA" w:rsidRPr="00AA6A91" w:rsidTr="0047014F">
        <w:tc>
          <w:tcPr>
            <w:tcW w:w="9356" w:type="dxa"/>
            <w:gridSpan w:val="4"/>
            <w:shd w:val="clear" w:color="auto" w:fill="BFBFBF"/>
          </w:tcPr>
          <w:p w:rsidR="00285FAA" w:rsidRPr="00AA6A91" w:rsidRDefault="00285FAA" w:rsidP="0047014F">
            <w:pPr>
              <w:rPr>
                <w:rFonts w:ascii="Arial Narrow" w:eastAsia="Arial Unicode MS" w:hAnsi="Arial Narrow" w:cs="Arial"/>
                <w:b/>
                <w:szCs w:val="22"/>
              </w:rPr>
            </w:pPr>
            <w:r w:rsidRPr="00AA6A91">
              <w:rPr>
                <w:rFonts w:ascii="Arial Narrow" w:hAnsi="Arial Narrow" w:cs="Arial"/>
                <w:b/>
                <w:szCs w:val="22"/>
              </w:rPr>
              <w:t>2</w:t>
            </w:r>
            <w:r w:rsidRPr="00AA6A91">
              <w:rPr>
                <w:rFonts w:ascii="Arial Narrow" w:hAnsi="Arial Narrow" w:cs="Arial"/>
                <w:b/>
                <w:szCs w:val="22"/>
                <w:shd w:val="clear" w:color="auto" w:fill="BFBFBF"/>
              </w:rPr>
              <w:t>. Descripción del Caso de Uso</w:t>
            </w:r>
          </w:p>
        </w:tc>
      </w:tr>
      <w:tr w:rsidR="00285FAA" w:rsidRPr="00AA6A91" w:rsidTr="0047014F">
        <w:tc>
          <w:tcPr>
            <w:tcW w:w="9356" w:type="dxa"/>
            <w:gridSpan w:val="4"/>
          </w:tcPr>
          <w:p w:rsidR="00285FAA" w:rsidRPr="00AA6A91" w:rsidRDefault="00285FAA" w:rsidP="0047014F">
            <w:pPr>
              <w:rPr>
                <w:rFonts w:ascii="Arial Narrow" w:hAnsi="Arial Narrow"/>
                <w:szCs w:val="22"/>
              </w:rPr>
            </w:pPr>
            <w:r w:rsidRPr="00AA6A91">
              <w:rPr>
                <w:rFonts w:ascii="Arial Narrow" w:hAnsi="Arial Narrow"/>
                <w:szCs w:val="22"/>
              </w:rPr>
              <w:t xml:space="preserve">El caso de uso comienza cuando </w:t>
            </w:r>
            <w:r w:rsidR="007678AD">
              <w:rPr>
                <w:rFonts w:ascii="Arial Narrow" w:hAnsi="Arial Narrow"/>
                <w:szCs w:val="22"/>
              </w:rPr>
              <w:t xml:space="preserve">el servicio web es invocado </w:t>
            </w:r>
            <w:r w:rsidR="00BF1440">
              <w:rPr>
                <w:rFonts w:ascii="Arial Narrow" w:hAnsi="Arial Narrow"/>
                <w:szCs w:val="22"/>
              </w:rPr>
              <w:t>desde un sistema externo</w:t>
            </w:r>
            <w:r w:rsidRPr="00AA6A91">
              <w:rPr>
                <w:rFonts w:ascii="Arial Narrow" w:hAnsi="Arial Narrow"/>
                <w:szCs w:val="22"/>
              </w:rPr>
              <w:t>, recibiendo como parámetros tres datos:</w:t>
            </w:r>
          </w:p>
          <w:p w:rsidR="00285FAA" w:rsidRPr="00AA6A91" w:rsidRDefault="00285FAA" w:rsidP="0047014F">
            <w:pPr>
              <w:rPr>
                <w:rFonts w:ascii="Arial Narrow" w:hAnsi="Arial Narrow"/>
                <w:szCs w:val="22"/>
              </w:rPr>
            </w:pPr>
          </w:p>
          <w:p w:rsidR="00285FAA" w:rsidRPr="00AA6A91" w:rsidRDefault="00285FAA" w:rsidP="00285FAA">
            <w:pPr>
              <w:numPr>
                <w:ilvl w:val="0"/>
                <w:numId w:val="14"/>
              </w:numPr>
              <w:rPr>
                <w:rFonts w:ascii="Arial Narrow" w:hAnsi="Arial Narrow" w:cs="Arial"/>
                <w:szCs w:val="22"/>
              </w:rPr>
            </w:pPr>
            <w:r w:rsidRPr="00AA6A91">
              <w:rPr>
                <w:rFonts w:ascii="Arial Narrow" w:hAnsi="Arial Narrow" w:cs="Arial"/>
                <w:szCs w:val="22"/>
              </w:rPr>
              <w:t>Nro. de Ruc del contribuyente.</w:t>
            </w:r>
          </w:p>
          <w:p w:rsidR="00285FAA" w:rsidRPr="00AA6A91" w:rsidRDefault="00285FAA" w:rsidP="00285FAA">
            <w:pPr>
              <w:numPr>
                <w:ilvl w:val="0"/>
                <w:numId w:val="14"/>
              </w:numPr>
              <w:rPr>
                <w:rFonts w:ascii="Arial Narrow" w:hAnsi="Arial Narrow" w:cs="Arial"/>
                <w:szCs w:val="22"/>
              </w:rPr>
            </w:pPr>
            <w:r w:rsidRPr="00AA6A91">
              <w:rPr>
                <w:rFonts w:ascii="Arial Narrow" w:hAnsi="Arial Narrow" w:cs="Arial"/>
                <w:szCs w:val="22"/>
              </w:rPr>
              <w:t>Período de declaración que se está presentando.</w:t>
            </w:r>
          </w:p>
          <w:p w:rsidR="00285FAA" w:rsidRPr="00AA6A91" w:rsidRDefault="00285FAA" w:rsidP="00285FAA">
            <w:pPr>
              <w:numPr>
                <w:ilvl w:val="0"/>
                <w:numId w:val="14"/>
              </w:numPr>
              <w:rPr>
                <w:rFonts w:ascii="Arial Narrow" w:hAnsi="Arial Narrow"/>
                <w:szCs w:val="22"/>
              </w:rPr>
            </w:pPr>
            <w:r w:rsidRPr="00AA6A91">
              <w:rPr>
                <w:rFonts w:ascii="Arial Narrow" w:hAnsi="Arial Narrow" w:cs="Arial"/>
                <w:szCs w:val="22"/>
              </w:rPr>
              <w:t>Nu</w:t>
            </w:r>
            <w:r w:rsidR="007678AD">
              <w:rPr>
                <w:rFonts w:ascii="Arial Narrow" w:hAnsi="Arial Narrow" w:cs="Arial"/>
                <w:szCs w:val="22"/>
              </w:rPr>
              <w:t>evo tributo o régimen de renta.</w:t>
            </w:r>
          </w:p>
          <w:p w:rsidR="00285FAA" w:rsidRPr="00AA6A91" w:rsidRDefault="00285FAA" w:rsidP="0047014F">
            <w:pPr>
              <w:rPr>
                <w:rFonts w:ascii="Arial Narrow" w:hAnsi="Arial Narrow"/>
                <w:szCs w:val="22"/>
              </w:rPr>
            </w:pPr>
          </w:p>
          <w:p w:rsidR="00285FAA" w:rsidRPr="00AA6A91" w:rsidRDefault="00285FAA" w:rsidP="0047014F">
            <w:pPr>
              <w:rPr>
                <w:rFonts w:ascii="Arial Narrow" w:hAnsi="Arial Narrow"/>
                <w:szCs w:val="22"/>
              </w:rPr>
            </w:pPr>
            <w:r w:rsidRPr="00AA6A91">
              <w:rPr>
                <w:rFonts w:ascii="Arial Narrow" w:hAnsi="Arial Narrow"/>
                <w:szCs w:val="22"/>
              </w:rPr>
              <w:t xml:space="preserve">El caso de uso termina cuando el servicio </w:t>
            </w:r>
            <w:r w:rsidR="007678AD">
              <w:rPr>
                <w:rFonts w:ascii="Arial Narrow" w:hAnsi="Arial Narrow"/>
                <w:szCs w:val="22"/>
              </w:rPr>
              <w:t xml:space="preserve">web </w:t>
            </w:r>
            <w:r w:rsidRPr="00AA6A91">
              <w:rPr>
                <w:rFonts w:ascii="Arial Narrow" w:hAnsi="Arial Narrow"/>
                <w:szCs w:val="22"/>
              </w:rPr>
              <w:t xml:space="preserve">devuelve una respuesta positiva o negativa y el mensaje de error. </w:t>
            </w:r>
          </w:p>
        </w:tc>
      </w:tr>
      <w:tr w:rsidR="00285FAA" w:rsidRPr="00AA6A91" w:rsidTr="0047014F">
        <w:tc>
          <w:tcPr>
            <w:tcW w:w="9356" w:type="dxa"/>
            <w:gridSpan w:val="4"/>
            <w:shd w:val="clear" w:color="auto" w:fill="BFBFBF"/>
          </w:tcPr>
          <w:p w:rsidR="00285FAA" w:rsidRPr="00AA6A91" w:rsidRDefault="00285FAA" w:rsidP="0047014F">
            <w:pPr>
              <w:rPr>
                <w:rFonts w:ascii="Arial Narrow" w:eastAsia="Arial Unicode MS" w:hAnsi="Arial Narrow" w:cs="Arial"/>
                <w:szCs w:val="22"/>
              </w:rPr>
            </w:pPr>
            <w:r w:rsidRPr="00AA6A91">
              <w:rPr>
                <w:rFonts w:ascii="Arial Narrow" w:hAnsi="Arial Narrow" w:cs="Arial"/>
                <w:b/>
                <w:szCs w:val="22"/>
              </w:rPr>
              <w:t>3. Actor(es)</w:t>
            </w:r>
          </w:p>
        </w:tc>
      </w:tr>
      <w:tr w:rsidR="00285FAA" w:rsidRPr="00AA6A91" w:rsidTr="0047014F">
        <w:tc>
          <w:tcPr>
            <w:tcW w:w="9356" w:type="dxa"/>
            <w:gridSpan w:val="4"/>
          </w:tcPr>
          <w:p w:rsidR="00285FAA" w:rsidRPr="00AA6A91" w:rsidRDefault="00285FAA" w:rsidP="0047014F">
            <w:pPr>
              <w:rPr>
                <w:rFonts w:ascii="Arial Narrow" w:hAnsi="Arial Narrow"/>
                <w:szCs w:val="22"/>
              </w:rPr>
            </w:pPr>
            <w:r w:rsidRPr="00BF1440">
              <w:rPr>
                <w:rFonts w:ascii="Arial Narrow" w:hAnsi="Arial Narrow"/>
                <w:szCs w:val="22"/>
              </w:rPr>
              <w:t>Sistema</w:t>
            </w:r>
            <w:r w:rsidR="00BF1440" w:rsidRPr="00BF1440">
              <w:rPr>
                <w:rFonts w:ascii="Arial Narrow" w:hAnsi="Arial Narrow"/>
                <w:szCs w:val="22"/>
              </w:rPr>
              <w:t xml:space="preserve"> externo</w:t>
            </w:r>
          </w:p>
        </w:tc>
      </w:tr>
      <w:tr w:rsidR="00285FAA" w:rsidRPr="00AA6A91" w:rsidTr="0047014F">
        <w:tc>
          <w:tcPr>
            <w:tcW w:w="9356" w:type="dxa"/>
            <w:gridSpan w:val="4"/>
            <w:shd w:val="clear" w:color="auto" w:fill="BFBFBF"/>
          </w:tcPr>
          <w:p w:rsidR="00285FAA" w:rsidRPr="00AA6A91" w:rsidRDefault="00285FAA" w:rsidP="0047014F">
            <w:pPr>
              <w:rPr>
                <w:rFonts w:ascii="Arial Narrow" w:eastAsia="Arial Unicode MS" w:hAnsi="Arial Narrow" w:cs="Arial"/>
                <w:szCs w:val="22"/>
              </w:rPr>
            </w:pPr>
            <w:r w:rsidRPr="00AA6A91">
              <w:rPr>
                <w:rFonts w:ascii="Arial Narrow" w:hAnsi="Arial Narrow" w:cs="Arial"/>
                <w:b/>
                <w:szCs w:val="22"/>
              </w:rPr>
              <w:t>4. Precondiciones</w:t>
            </w:r>
          </w:p>
        </w:tc>
      </w:tr>
      <w:tr w:rsidR="00285FAA" w:rsidRPr="00AA6A91" w:rsidTr="0047014F">
        <w:tc>
          <w:tcPr>
            <w:tcW w:w="9356" w:type="dxa"/>
            <w:gridSpan w:val="4"/>
          </w:tcPr>
          <w:p w:rsidR="00285FAA" w:rsidRPr="00AA6A91" w:rsidRDefault="0010669D" w:rsidP="0047014F">
            <w:pPr>
              <w:rPr>
                <w:rFonts w:ascii="Arial Narrow" w:hAnsi="Arial Narrow" w:cs="Arial"/>
                <w:szCs w:val="22"/>
              </w:rPr>
            </w:pPr>
            <w:r>
              <w:rPr>
                <w:rFonts w:ascii="Arial Narrow" w:hAnsi="Arial Narrow" w:cs="Arial"/>
                <w:szCs w:val="22"/>
              </w:rPr>
              <w:t xml:space="preserve">El servicio web </w:t>
            </w:r>
            <w:r w:rsidR="00285FAA" w:rsidRPr="00AA6A91">
              <w:rPr>
                <w:rFonts w:ascii="Arial Narrow" w:hAnsi="Arial Narrow" w:cs="Arial"/>
                <w:szCs w:val="22"/>
              </w:rPr>
              <w:t>debe recibir como parámetros de entrada:</w:t>
            </w:r>
          </w:p>
          <w:p w:rsidR="00285FAA" w:rsidRPr="00AA6A91" w:rsidRDefault="00285FAA" w:rsidP="0047014F">
            <w:pPr>
              <w:rPr>
                <w:rFonts w:ascii="Arial Narrow" w:hAnsi="Arial Narrow"/>
                <w:szCs w:val="22"/>
              </w:rPr>
            </w:pPr>
          </w:p>
          <w:p w:rsidR="00285FAA" w:rsidRPr="00AA6A91" w:rsidRDefault="00285FAA" w:rsidP="00285FAA">
            <w:pPr>
              <w:numPr>
                <w:ilvl w:val="0"/>
                <w:numId w:val="14"/>
              </w:numPr>
              <w:rPr>
                <w:rFonts w:ascii="Arial Narrow" w:hAnsi="Arial Narrow" w:cs="Arial"/>
                <w:szCs w:val="22"/>
              </w:rPr>
            </w:pPr>
            <w:r w:rsidRPr="00AA6A91">
              <w:rPr>
                <w:rFonts w:ascii="Arial Narrow" w:hAnsi="Arial Narrow" w:cs="Arial"/>
                <w:szCs w:val="22"/>
              </w:rPr>
              <w:t>Nro. de Ruc del contribuyente.</w:t>
            </w:r>
          </w:p>
          <w:p w:rsidR="00285FAA" w:rsidRPr="00AA6A91" w:rsidRDefault="00285FAA" w:rsidP="00285FAA">
            <w:pPr>
              <w:numPr>
                <w:ilvl w:val="0"/>
                <w:numId w:val="14"/>
              </w:numPr>
              <w:rPr>
                <w:rFonts w:ascii="Arial Narrow" w:hAnsi="Arial Narrow" w:cs="Arial"/>
                <w:szCs w:val="22"/>
              </w:rPr>
            </w:pPr>
            <w:r w:rsidRPr="00AA6A91">
              <w:rPr>
                <w:rFonts w:ascii="Arial Narrow" w:hAnsi="Arial Narrow" w:cs="Arial"/>
                <w:szCs w:val="22"/>
              </w:rPr>
              <w:t>Período de declaración que se está presentando.</w:t>
            </w:r>
          </w:p>
          <w:p w:rsidR="00285FAA" w:rsidRPr="00AA6A91" w:rsidRDefault="00285FAA" w:rsidP="00285FAA">
            <w:pPr>
              <w:numPr>
                <w:ilvl w:val="0"/>
                <w:numId w:val="14"/>
              </w:numPr>
              <w:rPr>
                <w:rFonts w:ascii="Arial Narrow" w:hAnsi="Arial Narrow" w:cs="Arial"/>
                <w:szCs w:val="22"/>
              </w:rPr>
            </w:pPr>
            <w:r w:rsidRPr="00AA6A91">
              <w:rPr>
                <w:rFonts w:ascii="Arial Narrow" w:hAnsi="Arial Narrow" w:cs="Arial"/>
                <w:szCs w:val="22"/>
              </w:rPr>
              <w:t>Nuevo tributo o régimen de renta.</w:t>
            </w:r>
          </w:p>
          <w:p w:rsidR="00285FAA" w:rsidRPr="00AA6A91" w:rsidRDefault="00285FAA" w:rsidP="0047014F">
            <w:pPr>
              <w:rPr>
                <w:rFonts w:ascii="Arial Narrow" w:hAnsi="Arial Narrow" w:cs="Arial"/>
                <w:szCs w:val="22"/>
              </w:rPr>
            </w:pPr>
            <w:r w:rsidRPr="00AA6A91">
              <w:rPr>
                <w:rFonts w:ascii="Arial Narrow" w:hAnsi="Arial Narrow" w:cs="Arial"/>
                <w:szCs w:val="22"/>
              </w:rPr>
              <w:t>Ejemplo:</w:t>
            </w:r>
          </w:p>
          <w:p w:rsidR="00285FAA" w:rsidRPr="00AA6A91" w:rsidRDefault="00285FAA" w:rsidP="0047014F">
            <w:pPr>
              <w:rPr>
                <w:rFonts w:ascii="Arial Narrow" w:hAnsi="Arial Narrow" w:cs="Arial"/>
                <w:szCs w:val="22"/>
              </w:rPr>
            </w:pPr>
            <w:r w:rsidRPr="00AA6A91">
              <w:rPr>
                <w:rFonts w:ascii="Arial Narrow" w:hAnsi="Arial Narrow" w:cs="Arial"/>
                <w:szCs w:val="22"/>
              </w:rPr>
              <w:t xml:space="preserve">Numero de ruc, Periodo de Declaración, Código de tributo </w:t>
            </w:r>
          </w:p>
          <w:p w:rsidR="00285FAA" w:rsidRPr="00AA6A91" w:rsidRDefault="00285FAA" w:rsidP="0047014F">
            <w:pPr>
              <w:rPr>
                <w:rFonts w:ascii="Arial Narrow" w:hAnsi="Arial Narrow" w:cs="Arial"/>
                <w:szCs w:val="22"/>
              </w:rPr>
            </w:pPr>
            <w:r w:rsidRPr="00AA6A91">
              <w:rPr>
                <w:rFonts w:ascii="Arial Narrow" w:hAnsi="Arial Narrow" w:cs="Arial"/>
                <w:szCs w:val="22"/>
              </w:rPr>
              <w:t>10180770556,201501,030301   --  &gt;   Régimen General</w:t>
            </w:r>
          </w:p>
          <w:p w:rsidR="00285FAA" w:rsidRPr="00AA6A91" w:rsidRDefault="00285FAA" w:rsidP="0047014F">
            <w:pPr>
              <w:rPr>
                <w:rFonts w:ascii="Arial Narrow" w:hAnsi="Arial Narrow" w:cs="Arial"/>
                <w:szCs w:val="22"/>
              </w:rPr>
            </w:pPr>
            <w:r w:rsidRPr="00AA6A91">
              <w:rPr>
                <w:rFonts w:ascii="Arial Narrow" w:hAnsi="Arial Narrow" w:cs="Arial"/>
                <w:szCs w:val="22"/>
              </w:rPr>
              <w:t>99898444577,201505,031101   --  &gt;   Régimen Especial</w:t>
            </w:r>
          </w:p>
          <w:p w:rsidR="00285FAA" w:rsidRPr="00AA6A91" w:rsidRDefault="00285FAA" w:rsidP="0047014F">
            <w:pPr>
              <w:ind w:left="1076"/>
              <w:rPr>
                <w:rFonts w:ascii="Arial Narrow" w:hAnsi="Arial Narrow" w:cs="Arial"/>
                <w:szCs w:val="22"/>
              </w:rPr>
            </w:pPr>
          </w:p>
        </w:tc>
      </w:tr>
      <w:tr w:rsidR="00285FAA" w:rsidRPr="00AA6A91" w:rsidTr="0047014F">
        <w:tc>
          <w:tcPr>
            <w:tcW w:w="9356" w:type="dxa"/>
            <w:gridSpan w:val="4"/>
            <w:shd w:val="clear" w:color="auto" w:fill="BFBFBF"/>
          </w:tcPr>
          <w:p w:rsidR="00285FAA" w:rsidRPr="00AA6A91" w:rsidRDefault="00285FAA" w:rsidP="0047014F">
            <w:pPr>
              <w:rPr>
                <w:rFonts w:ascii="Arial Narrow" w:eastAsia="Arial Unicode MS" w:hAnsi="Arial Narrow" w:cs="Arial"/>
                <w:szCs w:val="22"/>
              </w:rPr>
            </w:pPr>
            <w:r w:rsidRPr="00AA6A91">
              <w:rPr>
                <w:rFonts w:ascii="Arial Narrow" w:hAnsi="Arial Narrow" w:cs="Arial"/>
                <w:b/>
                <w:szCs w:val="22"/>
              </w:rPr>
              <w:t>5. Post condiciones</w:t>
            </w:r>
          </w:p>
        </w:tc>
      </w:tr>
      <w:tr w:rsidR="00285FAA" w:rsidRPr="00AA6A91" w:rsidTr="0047014F">
        <w:tc>
          <w:tcPr>
            <w:tcW w:w="9356" w:type="dxa"/>
            <w:gridSpan w:val="4"/>
          </w:tcPr>
          <w:p w:rsidR="00285FAA" w:rsidRPr="00AA6A91" w:rsidRDefault="00285FAA" w:rsidP="0047014F">
            <w:pPr>
              <w:ind w:left="1076"/>
              <w:rPr>
                <w:rFonts w:ascii="Arial Narrow" w:hAnsi="Arial Narrow" w:cs="Arial"/>
                <w:szCs w:val="22"/>
              </w:rPr>
            </w:pPr>
          </w:p>
          <w:p w:rsidR="00285FAA" w:rsidRPr="00AA6A91" w:rsidRDefault="00285FAA" w:rsidP="00285FAA">
            <w:pPr>
              <w:numPr>
                <w:ilvl w:val="0"/>
                <w:numId w:val="14"/>
              </w:numPr>
              <w:rPr>
                <w:rFonts w:ascii="Arial Narrow" w:hAnsi="Arial Narrow" w:cs="Arial"/>
                <w:szCs w:val="22"/>
              </w:rPr>
            </w:pPr>
            <w:r w:rsidRPr="00AA6A91">
              <w:rPr>
                <w:rFonts w:ascii="Arial Narrow" w:hAnsi="Arial Narrow" w:cs="Arial"/>
                <w:szCs w:val="22"/>
              </w:rPr>
              <w:t>Resultado de la validación con respuesta positiva o negativa para el posible cambio de régimen.</w:t>
            </w:r>
            <w:r w:rsidRPr="00AA6A91">
              <w:rPr>
                <w:rFonts w:ascii="Arial Narrow" w:hAnsi="Arial Narrow" w:cs="Arial"/>
                <w:color w:val="000000"/>
                <w:szCs w:val="22"/>
                <w:lang w:val="es-PE" w:eastAsia="es-PE"/>
              </w:rPr>
              <w:t xml:space="preserve"> </w:t>
            </w:r>
          </w:p>
          <w:p w:rsidR="00285FAA" w:rsidRPr="00AA6A91" w:rsidRDefault="00285FAA" w:rsidP="0047014F">
            <w:pPr>
              <w:ind w:left="1076"/>
              <w:rPr>
                <w:rFonts w:ascii="Arial Narrow" w:hAnsi="Arial Narrow" w:cs="Arial"/>
                <w:szCs w:val="22"/>
              </w:rPr>
            </w:pPr>
          </w:p>
        </w:tc>
      </w:tr>
      <w:tr w:rsidR="00285FAA" w:rsidRPr="00AA6A91" w:rsidTr="0047014F">
        <w:trPr>
          <w:trHeight w:val="223"/>
        </w:trPr>
        <w:tc>
          <w:tcPr>
            <w:tcW w:w="9356" w:type="dxa"/>
            <w:gridSpan w:val="4"/>
            <w:shd w:val="clear" w:color="auto" w:fill="BFBFBF"/>
          </w:tcPr>
          <w:p w:rsidR="00285FAA" w:rsidRPr="00AA6A91" w:rsidRDefault="00285FAA" w:rsidP="0047014F">
            <w:pPr>
              <w:rPr>
                <w:rFonts w:ascii="Arial Narrow" w:hAnsi="Arial Narrow" w:cs="Arial"/>
                <w:b/>
                <w:szCs w:val="22"/>
              </w:rPr>
            </w:pPr>
            <w:r w:rsidRPr="00AA6A91">
              <w:rPr>
                <w:rFonts w:ascii="Arial Narrow" w:hAnsi="Arial Narrow" w:cs="Arial"/>
                <w:b/>
                <w:szCs w:val="22"/>
              </w:rPr>
              <w:t>6. Flujo de eventos *</w:t>
            </w:r>
          </w:p>
        </w:tc>
      </w:tr>
      <w:tr w:rsidR="00285FAA" w:rsidRPr="00AA6A91" w:rsidTr="0047014F">
        <w:tc>
          <w:tcPr>
            <w:tcW w:w="520" w:type="dxa"/>
            <w:shd w:val="clear" w:color="auto" w:fill="BFBFBF"/>
          </w:tcPr>
          <w:p w:rsidR="00285FAA" w:rsidRPr="00AA6A91" w:rsidRDefault="00285FAA" w:rsidP="0047014F">
            <w:pPr>
              <w:rPr>
                <w:rFonts w:ascii="Arial Narrow" w:hAnsi="Arial Narrow" w:cs="Arial"/>
                <w:b/>
                <w:szCs w:val="22"/>
              </w:rPr>
            </w:pPr>
            <w:r w:rsidRPr="00AA6A91">
              <w:rPr>
                <w:rFonts w:ascii="Arial Narrow" w:hAnsi="Arial Narrow" w:cs="Arial"/>
                <w:b/>
                <w:szCs w:val="22"/>
              </w:rPr>
              <w:t>Nro.</w:t>
            </w:r>
          </w:p>
        </w:tc>
        <w:tc>
          <w:tcPr>
            <w:tcW w:w="2882" w:type="dxa"/>
            <w:shd w:val="clear" w:color="auto" w:fill="BFBFBF"/>
          </w:tcPr>
          <w:p w:rsidR="00285FAA" w:rsidRPr="00AA6A91" w:rsidRDefault="00285FAA" w:rsidP="0047014F">
            <w:pPr>
              <w:rPr>
                <w:rFonts w:ascii="Arial Narrow" w:hAnsi="Arial Narrow" w:cs="Arial"/>
                <w:b/>
                <w:szCs w:val="22"/>
              </w:rPr>
            </w:pPr>
            <w:r w:rsidRPr="00AA6A91">
              <w:rPr>
                <w:rFonts w:ascii="Arial Narrow" w:hAnsi="Arial Narrow" w:cs="Arial"/>
                <w:b/>
                <w:szCs w:val="22"/>
              </w:rPr>
              <w:t>Acción del Actor</w:t>
            </w:r>
          </w:p>
        </w:tc>
        <w:tc>
          <w:tcPr>
            <w:tcW w:w="5954" w:type="dxa"/>
            <w:gridSpan w:val="2"/>
            <w:shd w:val="clear" w:color="auto" w:fill="BFBFBF"/>
          </w:tcPr>
          <w:p w:rsidR="00285FAA" w:rsidRPr="00AA6A91" w:rsidRDefault="00285FAA" w:rsidP="0047014F">
            <w:pPr>
              <w:rPr>
                <w:rFonts w:ascii="Arial Narrow" w:hAnsi="Arial Narrow" w:cs="Arial"/>
                <w:b/>
                <w:szCs w:val="22"/>
              </w:rPr>
            </w:pPr>
            <w:r w:rsidRPr="00AA6A91">
              <w:rPr>
                <w:rFonts w:ascii="Arial Narrow" w:hAnsi="Arial Narrow" w:cs="Arial"/>
                <w:b/>
                <w:szCs w:val="22"/>
              </w:rPr>
              <w:t>Respuesta del Sistema</w:t>
            </w:r>
          </w:p>
        </w:tc>
      </w:tr>
      <w:tr w:rsidR="00285FAA" w:rsidRPr="00AA6A91" w:rsidTr="0047014F">
        <w:trPr>
          <w:trHeight w:val="269"/>
        </w:trPr>
        <w:tc>
          <w:tcPr>
            <w:tcW w:w="520" w:type="dxa"/>
          </w:tcPr>
          <w:p w:rsidR="00285FAA" w:rsidRPr="00AA6A91" w:rsidRDefault="00285FAA" w:rsidP="0047014F">
            <w:pPr>
              <w:jc w:val="center"/>
              <w:rPr>
                <w:rFonts w:ascii="Arial Narrow" w:hAnsi="Arial Narrow" w:cs="Arial"/>
                <w:szCs w:val="22"/>
                <w:highlight w:val="green"/>
                <w:lang w:val="es-PE"/>
              </w:rPr>
            </w:pPr>
            <w:r w:rsidRPr="00AA6A91">
              <w:rPr>
                <w:rFonts w:ascii="Arial Narrow" w:hAnsi="Arial Narrow" w:cs="Arial"/>
                <w:szCs w:val="22"/>
                <w:lang w:val="es-PE"/>
              </w:rPr>
              <w:t>1</w:t>
            </w:r>
          </w:p>
        </w:tc>
        <w:tc>
          <w:tcPr>
            <w:tcW w:w="2882" w:type="dxa"/>
          </w:tcPr>
          <w:p w:rsidR="00285FAA" w:rsidRDefault="00285FAA" w:rsidP="0047014F">
            <w:pPr>
              <w:rPr>
                <w:rFonts w:ascii="Arial Narrow" w:hAnsi="Arial Narrow"/>
                <w:szCs w:val="22"/>
              </w:rPr>
            </w:pPr>
            <w:r w:rsidRPr="00AA6A91">
              <w:rPr>
                <w:rFonts w:ascii="Arial Narrow" w:hAnsi="Arial Narrow"/>
                <w:szCs w:val="22"/>
              </w:rPr>
              <w:t xml:space="preserve">El </w:t>
            </w:r>
            <w:r w:rsidR="008C2ABB">
              <w:rPr>
                <w:rFonts w:ascii="Arial Narrow" w:hAnsi="Arial Narrow"/>
                <w:szCs w:val="22"/>
              </w:rPr>
              <w:t>actor invoca el servicio web con la operación:</w:t>
            </w:r>
          </w:p>
          <w:p w:rsidR="008C2ABB" w:rsidRPr="00AA6A91" w:rsidRDefault="008C2ABB" w:rsidP="0047014F">
            <w:pPr>
              <w:rPr>
                <w:rFonts w:ascii="Arial Narrow" w:hAnsi="Arial Narrow"/>
                <w:b/>
                <w:i/>
                <w:szCs w:val="22"/>
              </w:rPr>
            </w:pPr>
          </w:p>
          <w:p w:rsidR="00285FAA" w:rsidRPr="00AA6A91" w:rsidRDefault="00496C32" w:rsidP="0047014F">
            <w:pPr>
              <w:rPr>
                <w:rFonts w:ascii="Arial Narrow" w:hAnsi="Arial Narrow" w:cs="Arial"/>
                <w:i/>
                <w:szCs w:val="22"/>
              </w:rPr>
            </w:pPr>
            <w:r>
              <w:rPr>
                <w:rFonts w:ascii="Arial Narrow" w:hAnsi="Arial Narrow"/>
                <w:b/>
                <w:lang w:val="es-ES_tradnl"/>
              </w:rPr>
              <w:t>S1: Validar Cambio de Régimen Tributario</w:t>
            </w:r>
          </w:p>
        </w:tc>
        <w:tc>
          <w:tcPr>
            <w:tcW w:w="5954" w:type="dxa"/>
            <w:gridSpan w:val="2"/>
          </w:tcPr>
          <w:p w:rsidR="00285FAA" w:rsidRPr="00AA6A91" w:rsidRDefault="00285FAA" w:rsidP="0047014F">
            <w:pPr>
              <w:rPr>
                <w:rFonts w:ascii="Arial Narrow" w:hAnsi="Arial Narrow"/>
                <w:b/>
                <w:szCs w:val="22"/>
              </w:rPr>
            </w:pPr>
          </w:p>
          <w:p w:rsidR="00285FAA" w:rsidRPr="00496C32" w:rsidRDefault="00285FAA" w:rsidP="0047014F">
            <w:pPr>
              <w:rPr>
                <w:rFonts w:ascii="Arial Narrow" w:hAnsi="Arial Narrow"/>
                <w:szCs w:val="22"/>
              </w:rPr>
            </w:pPr>
            <w:r w:rsidRPr="00496C32">
              <w:rPr>
                <w:rFonts w:ascii="Arial Narrow" w:hAnsi="Arial Narrow"/>
                <w:szCs w:val="22"/>
              </w:rPr>
              <w:t xml:space="preserve">El </w:t>
            </w:r>
            <w:r w:rsidR="00B747BF" w:rsidRPr="00496C32">
              <w:rPr>
                <w:rFonts w:ascii="Arial Narrow" w:hAnsi="Arial Narrow"/>
                <w:szCs w:val="22"/>
              </w:rPr>
              <w:t xml:space="preserve">servicio web </w:t>
            </w:r>
            <w:r w:rsidRPr="00496C32">
              <w:rPr>
                <w:rFonts w:ascii="Arial Narrow" w:hAnsi="Arial Narrow"/>
                <w:szCs w:val="22"/>
              </w:rPr>
              <w:t>verifica que se haya recibido los parámetros de entrada:</w:t>
            </w:r>
          </w:p>
          <w:p w:rsidR="00285FAA" w:rsidRPr="00AA6A91" w:rsidRDefault="00285FAA" w:rsidP="0047014F">
            <w:pPr>
              <w:rPr>
                <w:rFonts w:ascii="Arial Narrow" w:hAnsi="Arial Narrow"/>
                <w:szCs w:val="22"/>
              </w:rPr>
            </w:pPr>
          </w:p>
          <w:p w:rsidR="00285FAA" w:rsidRPr="00AA6A91" w:rsidRDefault="00285FAA" w:rsidP="00285FAA">
            <w:pPr>
              <w:numPr>
                <w:ilvl w:val="0"/>
                <w:numId w:val="15"/>
              </w:numPr>
              <w:ind w:left="1068"/>
              <w:rPr>
                <w:rFonts w:ascii="Arial Narrow" w:hAnsi="Arial Narrow"/>
                <w:szCs w:val="22"/>
              </w:rPr>
            </w:pPr>
            <w:r w:rsidRPr="00AA6A91">
              <w:rPr>
                <w:rFonts w:ascii="Arial Narrow" w:hAnsi="Arial Narrow"/>
                <w:szCs w:val="22"/>
              </w:rPr>
              <w:t>Número de ruc del contribuyente.</w:t>
            </w:r>
          </w:p>
          <w:p w:rsidR="00285FAA" w:rsidRPr="00AA6A91" w:rsidRDefault="00285FAA" w:rsidP="0047014F">
            <w:pPr>
              <w:ind w:left="1068"/>
              <w:rPr>
                <w:rFonts w:ascii="Arial Narrow" w:hAnsi="Arial Narrow"/>
                <w:szCs w:val="22"/>
              </w:rPr>
            </w:pPr>
            <w:r w:rsidRPr="00AA6A91">
              <w:rPr>
                <w:rFonts w:ascii="Arial Narrow" w:hAnsi="Arial Narrow"/>
                <w:szCs w:val="22"/>
              </w:rPr>
              <w:t>Longitud = 11 posiciones.</w:t>
            </w:r>
          </w:p>
          <w:p w:rsidR="00285FAA" w:rsidRPr="00AA6A91" w:rsidRDefault="00285FAA" w:rsidP="0047014F">
            <w:pPr>
              <w:ind w:left="1068"/>
              <w:rPr>
                <w:rFonts w:ascii="Arial Narrow" w:hAnsi="Arial Narrow"/>
                <w:szCs w:val="22"/>
              </w:rPr>
            </w:pPr>
            <w:r w:rsidRPr="00AA6A91">
              <w:rPr>
                <w:rFonts w:ascii="Arial Narrow" w:hAnsi="Arial Narrow"/>
                <w:szCs w:val="22"/>
              </w:rPr>
              <w:t>Formato = Numérico</w:t>
            </w:r>
          </w:p>
          <w:p w:rsidR="00285FAA" w:rsidRPr="00AA6A91" w:rsidRDefault="00285FAA" w:rsidP="00285FAA">
            <w:pPr>
              <w:numPr>
                <w:ilvl w:val="0"/>
                <w:numId w:val="15"/>
              </w:numPr>
              <w:ind w:left="1068"/>
              <w:rPr>
                <w:rFonts w:ascii="Arial Narrow" w:hAnsi="Arial Narrow"/>
                <w:szCs w:val="22"/>
              </w:rPr>
            </w:pPr>
            <w:r w:rsidRPr="00AA6A91">
              <w:rPr>
                <w:rFonts w:ascii="Arial Narrow" w:hAnsi="Arial Narrow"/>
                <w:szCs w:val="22"/>
              </w:rPr>
              <w:t xml:space="preserve">Periodo de declaración </w:t>
            </w:r>
          </w:p>
          <w:p w:rsidR="00285FAA" w:rsidRPr="00AA6A91" w:rsidRDefault="00285FAA" w:rsidP="0047014F">
            <w:pPr>
              <w:ind w:left="1068"/>
              <w:rPr>
                <w:rFonts w:ascii="Arial Narrow" w:hAnsi="Arial Narrow"/>
                <w:szCs w:val="22"/>
              </w:rPr>
            </w:pPr>
            <w:r w:rsidRPr="00AA6A91">
              <w:rPr>
                <w:rFonts w:ascii="Arial Narrow" w:hAnsi="Arial Narrow"/>
                <w:szCs w:val="22"/>
              </w:rPr>
              <w:t>Longitud :  06 posiciones</w:t>
            </w:r>
          </w:p>
          <w:p w:rsidR="00285FAA" w:rsidRPr="00AA6A91" w:rsidRDefault="00285FAA" w:rsidP="0047014F">
            <w:pPr>
              <w:ind w:left="1068"/>
              <w:rPr>
                <w:rFonts w:ascii="Arial Narrow" w:hAnsi="Arial Narrow"/>
                <w:szCs w:val="22"/>
              </w:rPr>
            </w:pPr>
            <w:r w:rsidRPr="00AA6A91">
              <w:rPr>
                <w:rFonts w:ascii="Arial Narrow" w:hAnsi="Arial Narrow"/>
                <w:szCs w:val="22"/>
              </w:rPr>
              <w:t>Formato : AAAAMM</w:t>
            </w:r>
          </w:p>
          <w:p w:rsidR="00285FAA" w:rsidRPr="00AA6A91" w:rsidRDefault="00285FAA" w:rsidP="0047014F">
            <w:pPr>
              <w:ind w:left="1068"/>
              <w:rPr>
                <w:rFonts w:ascii="Arial Narrow" w:hAnsi="Arial Narrow"/>
                <w:szCs w:val="22"/>
              </w:rPr>
            </w:pPr>
            <w:r w:rsidRPr="00AA6A91">
              <w:rPr>
                <w:rFonts w:ascii="Arial Narrow" w:hAnsi="Arial Narrow"/>
                <w:szCs w:val="22"/>
              </w:rPr>
              <w:t xml:space="preserve">Dónde : </w:t>
            </w:r>
          </w:p>
          <w:p w:rsidR="00285FAA" w:rsidRPr="00AA6A91" w:rsidRDefault="00285FAA" w:rsidP="0047014F">
            <w:pPr>
              <w:ind w:left="1068"/>
              <w:rPr>
                <w:rFonts w:ascii="Arial Narrow" w:hAnsi="Arial Narrow"/>
                <w:szCs w:val="22"/>
              </w:rPr>
            </w:pPr>
            <w:r w:rsidRPr="00AA6A91">
              <w:rPr>
                <w:rFonts w:ascii="Arial Narrow" w:hAnsi="Arial Narrow"/>
                <w:szCs w:val="22"/>
              </w:rPr>
              <w:t>MM: Mes</w:t>
            </w:r>
          </w:p>
          <w:p w:rsidR="00285FAA" w:rsidRPr="00AA6A91" w:rsidRDefault="00285FAA" w:rsidP="0047014F">
            <w:pPr>
              <w:ind w:left="1068"/>
              <w:rPr>
                <w:rFonts w:ascii="Arial Narrow" w:hAnsi="Arial Narrow"/>
                <w:szCs w:val="22"/>
              </w:rPr>
            </w:pPr>
            <w:r w:rsidRPr="00AA6A91">
              <w:rPr>
                <w:rFonts w:ascii="Arial Narrow" w:hAnsi="Arial Narrow"/>
                <w:szCs w:val="22"/>
              </w:rPr>
              <w:t>AAAA: Año</w:t>
            </w:r>
          </w:p>
          <w:p w:rsidR="00285FAA" w:rsidRPr="00AA6A91" w:rsidRDefault="00285FAA" w:rsidP="00285FAA">
            <w:pPr>
              <w:numPr>
                <w:ilvl w:val="0"/>
                <w:numId w:val="15"/>
              </w:numPr>
              <w:ind w:left="1068"/>
              <w:rPr>
                <w:rFonts w:ascii="Arial Narrow" w:hAnsi="Arial Narrow"/>
                <w:szCs w:val="22"/>
              </w:rPr>
            </w:pPr>
            <w:r w:rsidRPr="00AA6A91">
              <w:rPr>
                <w:rFonts w:ascii="Arial Narrow" w:hAnsi="Arial Narrow"/>
                <w:szCs w:val="22"/>
              </w:rPr>
              <w:t>Nuevo régimen de Tributo.</w:t>
            </w:r>
          </w:p>
          <w:p w:rsidR="00285FAA" w:rsidRPr="00AA6A91" w:rsidRDefault="00285FAA" w:rsidP="0047014F">
            <w:pPr>
              <w:ind w:left="1068"/>
              <w:rPr>
                <w:rFonts w:ascii="Arial Narrow" w:hAnsi="Arial Narrow"/>
                <w:szCs w:val="22"/>
              </w:rPr>
            </w:pPr>
            <w:r w:rsidRPr="00AA6A91">
              <w:rPr>
                <w:rFonts w:ascii="Arial Narrow" w:hAnsi="Arial Narrow"/>
                <w:szCs w:val="22"/>
              </w:rPr>
              <w:t>Longitud = 6 posiciones.</w:t>
            </w:r>
          </w:p>
          <w:p w:rsidR="00285FAA" w:rsidRPr="00AA6A91" w:rsidRDefault="00285FAA" w:rsidP="0047014F">
            <w:pPr>
              <w:ind w:left="1068"/>
              <w:rPr>
                <w:rFonts w:ascii="Arial Narrow" w:hAnsi="Arial Narrow"/>
                <w:szCs w:val="22"/>
              </w:rPr>
            </w:pPr>
            <w:r w:rsidRPr="00AA6A91">
              <w:rPr>
                <w:rFonts w:ascii="Arial Narrow" w:hAnsi="Arial Narrow"/>
                <w:szCs w:val="22"/>
              </w:rPr>
              <w:t xml:space="preserve">Formato = Numérico. </w:t>
            </w:r>
          </w:p>
          <w:p w:rsidR="00285FAA" w:rsidRPr="00AA6A91" w:rsidRDefault="00285FAA" w:rsidP="0047014F">
            <w:pPr>
              <w:rPr>
                <w:rFonts w:ascii="Arial Narrow" w:hAnsi="Arial Narrow"/>
                <w:szCs w:val="22"/>
              </w:rPr>
            </w:pPr>
          </w:p>
          <w:p w:rsidR="00285FAA" w:rsidRPr="00AA6A91" w:rsidRDefault="00285FAA" w:rsidP="0047014F">
            <w:pPr>
              <w:rPr>
                <w:rFonts w:ascii="Arial Narrow" w:hAnsi="Arial Narrow" w:cs="Arial"/>
                <w:szCs w:val="22"/>
              </w:rPr>
            </w:pPr>
            <w:r w:rsidRPr="00AA6A91">
              <w:rPr>
                <w:rFonts w:ascii="Arial Narrow" w:hAnsi="Arial Narrow" w:cs="Arial"/>
                <w:szCs w:val="22"/>
              </w:rPr>
              <w:t>El sistema realiza las validaciones iniciales con los parámetros ingresados:</w:t>
            </w:r>
          </w:p>
          <w:p w:rsidR="00285FAA" w:rsidRPr="00AA6A91" w:rsidRDefault="00285FAA" w:rsidP="0047014F"/>
          <w:p w:rsidR="00285FAA" w:rsidRPr="00AA6A91" w:rsidRDefault="00285FAA" w:rsidP="0047014F"/>
          <w:p w:rsidR="00285FAA" w:rsidRPr="00AA6A91" w:rsidRDefault="00285FAA" w:rsidP="0047014F"/>
          <w:tbl>
            <w:tblPr>
              <w:tblW w:w="0" w:type="auto"/>
              <w:tblInd w:w="204" w:type="dxa"/>
              <w:tblCellMar>
                <w:left w:w="0" w:type="dxa"/>
                <w:right w:w="0" w:type="dxa"/>
              </w:tblCellMar>
              <w:tblLook w:val="04A0" w:firstRow="1" w:lastRow="0" w:firstColumn="1" w:lastColumn="0" w:noHBand="0" w:noVBand="1"/>
            </w:tblPr>
            <w:tblGrid>
              <w:gridCol w:w="1281"/>
              <w:gridCol w:w="2098"/>
              <w:gridCol w:w="838"/>
              <w:gridCol w:w="1056"/>
            </w:tblGrid>
            <w:tr w:rsidR="00A858C0" w:rsidRPr="00AA6A91" w:rsidTr="00A858C0">
              <w:tc>
                <w:tcPr>
                  <w:tcW w:w="1281" w:type="dxa"/>
                  <w:tcBorders>
                    <w:top w:val="single" w:sz="8" w:space="0" w:color="auto"/>
                    <w:left w:val="single" w:sz="4" w:space="0" w:color="auto"/>
                    <w:bottom w:val="single" w:sz="8" w:space="0" w:color="auto"/>
                    <w:right w:val="single" w:sz="8" w:space="0" w:color="auto"/>
                  </w:tcBorders>
                </w:tcPr>
                <w:p w:rsidR="00A858C0" w:rsidRPr="00AA6A91" w:rsidRDefault="00A858C0" w:rsidP="0047014F">
                  <w:pPr>
                    <w:spacing w:before="100" w:beforeAutospacing="1"/>
                    <w:rPr>
                      <w:rFonts w:ascii="Arial Narrow" w:hAnsi="Arial Narrow"/>
                      <w:b/>
                      <w:szCs w:val="22"/>
                    </w:rPr>
                  </w:pPr>
                  <w:r w:rsidRPr="00AA6A91">
                    <w:rPr>
                      <w:rFonts w:ascii="Arial Narrow" w:hAnsi="Arial Narrow"/>
                      <w:b/>
                      <w:szCs w:val="22"/>
                    </w:rPr>
                    <w:lastRenderedPageBreak/>
                    <w:t>Parámetro de Entrada</w:t>
                  </w:r>
                </w:p>
              </w:tc>
              <w:tc>
                <w:tcPr>
                  <w:tcW w:w="209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b/>
                      <w:szCs w:val="22"/>
                    </w:rPr>
                  </w:pPr>
                  <w:r w:rsidRPr="00AA6A91">
                    <w:rPr>
                      <w:rFonts w:ascii="Arial Narrow" w:hAnsi="Arial Narrow"/>
                      <w:b/>
                      <w:szCs w:val="22"/>
                    </w:rPr>
                    <w:t xml:space="preserve">Validación </w:t>
                  </w:r>
                </w:p>
              </w:tc>
              <w:tc>
                <w:tcPr>
                  <w:tcW w:w="23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b/>
                      <w:szCs w:val="22"/>
                    </w:rPr>
                  </w:pPr>
                  <w:r w:rsidRPr="00AA6A91">
                    <w:rPr>
                      <w:rFonts w:ascii="Arial Narrow" w:hAnsi="Arial Narrow"/>
                      <w:b/>
                      <w:szCs w:val="22"/>
                    </w:rPr>
                    <w:t>Código</w:t>
                  </w:r>
                </w:p>
              </w:tc>
              <w:tc>
                <w:tcPr>
                  <w:tcW w:w="105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b/>
                      <w:szCs w:val="22"/>
                    </w:rPr>
                  </w:pPr>
                  <w:r w:rsidRPr="00AA6A91">
                    <w:rPr>
                      <w:rFonts w:ascii="Arial Narrow" w:hAnsi="Arial Narrow"/>
                      <w:b/>
                      <w:szCs w:val="22"/>
                    </w:rPr>
                    <w:t>Mensaje</w:t>
                  </w:r>
                </w:p>
              </w:tc>
            </w:tr>
            <w:tr w:rsidR="00A858C0" w:rsidRPr="00AA6A91" w:rsidTr="00A858C0">
              <w:tc>
                <w:tcPr>
                  <w:tcW w:w="1281" w:type="dxa"/>
                  <w:vMerge w:val="restart"/>
                  <w:tcBorders>
                    <w:top w:val="nil"/>
                    <w:left w:val="single" w:sz="4" w:space="0" w:color="auto"/>
                    <w:bottom w:val="single" w:sz="8" w:space="0" w:color="auto"/>
                    <w:right w:val="single" w:sz="8" w:space="0" w:color="auto"/>
                  </w:tcBorders>
                  <w:vAlign w:val="center"/>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Nro. de RUC</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Si RUC no tiene formato correcto</w:t>
                  </w:r>
                  <w:r>
                    <w:rPr>
                      <w:rFonts w:ascii="Arial Narrow" w:hAnsi="Arial Narrow"/>
                      <w:szCs w:val="22"/>
                    </w:rPr>
                    <w:t xml:space="preserve"> </w:t>
                  </w:r>
                  <w:r w:rsidRPr="00AA6A91">
                    <w:rPr>
                      <w:rFonts w:ascii="Arial Narrow" w:hAnsi="Arial Narrow"/>
                      <w:szCs w:val="22"/>
                    </w:rPr>
                    <w:t>( 11 caracteres de tipo numérico)</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12</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RUC Inválido</w:t>
                  </w:r>
                </w:p>
              </w:tc>
            </w:tr>
            <w:tr w:rsidR="00A858C0" w:rsidRPr="00AA6A91" w:rsidTr="00A858C0">
              <w:tc>
                <w:tcPr>
                  <w:tcW w:w="1281" w:type="dxa"/>
                  <w:vMerge/>
                  <w:tcBorders>
                    <w:top w:val="nil"/>
                    <w:left w:val="single" w:sz="4" w:space="0" w:color="auto"/>
                    <w:bottom w:val="single" w:sz="8" w:space="0" w:color="auto"/>
                    <w:right w:val="single" w:sz="8" w:space="0" w:color="auto"/>
                  </w:tcBorders>
                  <w:vAlign w:val="center"/>
                </w:tcPr>
                <w:p w:rsidR="00A858C0" w:rsidRPr="00AA6A91" w:rsidRDefault="00A858C0" w:rsidP="0047014F">
                  <w:pPr>
                    <w:rPr>
                      <w:rFonts w:ascii="Arial Narrow" w:hAnsi="Arial Narrow"/>
                      <w:szCs w:val="22"/>
                    </w:rPr>
                  </w:pP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Si RUC no existe en el padrón de RUCs</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13</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 xml:space="preserve">No Existe RUC </w:t>
                  </w:r>
                </w:p>
              </w:tc>
            </w:tr>
            <w:tr w:rsidR="00A858C0" w:rsidRPr="00AA6A91" w:rsidTr="00A858C0">
              <w:tc>
                <w:tcPr>
                  <w:tcW w:w="1281" w:type="dxa"/>
                  <w:tcBorders>
                    <w:top w:val="nil"/>
                    <w:left w:val="single" w:sz="4" w:space="0" w:color="auto"/>
                    <w:bottom w:val="single" w:sz="8" w:space="0" w:color="auto"/>
                    <w:right w:val="single" w:sz="8" w:space="0" w:color="auto"/>
                  </w:tcBorders>
                  <w:vAlign w:val="center"/>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Periodo de Declaración</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Si periodo no tiene formato correcto</w:t>
                  </w:r>
                  <w:ins w:id="309" w:author="Zumaeta Kawata Jesus" w:date="2018-09-04T11:25:00Z">
                    <w:r w:rsidR="006235B2">
                      <w:rPr>
                        <w:rFonts w:ascii="Arial Narrow" w:hAnsi="Arial Narrow"/>
                        <w:szCs w:val="22"/>
                      </w:rPr>
                      <w:t xml:space="preserve"> </w:t>
                    </w:r>
                  </w:ins>
                  <w:r w:rsidRPr="00AA6A91">
                    <w:rPr>
                      <w:rFonts w:ascii="Arial Narrow" w:hAnsi="Arial Narrow"/>
                      <w:szCs w:val="22"/>
                    </w:rPr>
                    <w:t>(6 caracteres de tipo numérico en formato AAAAMM)</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14</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Periodo inválido</w:t>
                  </w:r>
                </w:p>
              </w:tc>
            </w:tr>
            <w:tr w:rsidR="00A858C0" w:rsidRPr="00AA6A91" w:rsidTr="00A858C0">
              <w:tc>
                <w:tcPr>
                  <w:tcW w:w="1281" w:type="dxa"/>
                  <w:vMerge w:val="restart"/>
                  <w:tcBorders>
                    <w:top w:val="nil"/>
                    <w:left w:val="single" w:sz="4" w:space="0" w:color="auto"/>
                    <w:bottom w:val="single" w:sz="8" w:space="0" w:color="auto"/>
                    <w:right w:val="single" w:sz="8" w:space="0" w:color="auto"/>
                  </w:tcBorders>
                  <w:vAlign w:val="center"/>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Tributo Régimen</w:t>
                  </w: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Si Tributo Régimen no tiene formato correcto</w:t>
                  </w:r>
                  <w:ins w:id="310" w:author="Zumaeta Kawata Jesus" w:date="2018-09-04T11:25:00Z">
                    <w:r w:rsidR="006235B2">
                      <w:rPr>
                        <w:rFonts w:ascii="Arial Narrow" w:hAnsi="Arial Narrow"/>
                        <w:szCs w:val="22"/>
                      </w:rPr>
                      <w:t xml:space="preserve"> </w:t>
                    </w:r>
                  </w:ins>
                  <w:r w:rsidRPr="00AA6A91">
                    <w:rPr>
                      <w:rFonts w:ascii="Arial Narrow" w:hAnsi="Arial Narrow"/>
                      <w:szCs w:val="22"/>
                    </w:rPr>
                    <w:t>(6 caracteres de tipo numérico)</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15</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Tributo Inválido</w:t>
                  </w:r>
                </w:p>
              </w:tc>
            </w:tr>
            <w:tr w:rsidR="00A858C0" w:rsidRPr="00AA6A91" w:rsidTr="00A858C0">
              <w:tc>
                <w:tcPr>
                  <w:tcW w:w="1281" w:type="dxa"/>
                  <w:vMerge/>
                  <w:tcBorders>
                    <w:top w:val="nil"/>
                    <w:left w:val="single" w:sz="4" w:space="0" w:color="auto"/>
                    <w:bottom w:val="single" w:sz="8" w:space="0" w:color="auto"/>
                    <w:right w:val="single" w:sz="8" w:space="0" w:color="auto"/>
                  </w:tcBorders>
                  <w:vAlign w:val="center"/>
                </w:tcPr>
                <w:p w:rsidR="00A858C0" w:rsidRPr="00AA6A91" w:rsidRDefault="00A858C0" w:rsidP="0047014F">
                  <w:pPr>
                    <w:rPr>
                      <w:rFonts w:ascii="Arial Narrow" w:hAnsi="Arial Narrow"/>
                      <w:szCs w:val="22"/>
                    </w:rPr>
                  </w:pPr>
                </w:p>
              </w:tc>
              <w:tc>
                <w:tcPr>
                  <w:tcW w:w="2098"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B747BF">
                  <w:pPr>
                    <w:spacing w:before="100" w:beforeAutospacing="1"/>
                    <w:rPr>
                      <w:rFonts w:ascii="Arial Narrow" w:hAnsi="Arial Narrow"/>
                      <w:szCs w:val="22"/>
                    </w:rPr>
                  </w:pPr>
                  <w:r w:rsidRPr="00AA6A91">
                    <w:rPr>
                      <w:rFonts w:ascii="Arial Narrow" w:hAnsi="Arial Narrow"/>
                      <w:szCs w:val="22"/>
                    </w:rPr>
                    <w:t>Si Tributo Régimen no se encuentra dentro d</w:t>
                  </w:r>
                  <w:r>
                    <w:rPr>
                      <w:rFonts w:ascii="Arial Narrow" w:hAnsi="Arial Narrow"/>
                      <w:szCs w:val="22"/>
                    </w:rPr>
                    <w:t xml:space="preserve">e los tributos a validar </w:t>
                  </w:r>
                  <w:r w:rsidRPr="00AA6A91">
                    <w:rPr>
                      <w:rFonts w:ascii="Arial Narrow" w:hAnsi="Arial Narrow"/>
                      <w:szCs w:val="22"/>
                    </w:rPr>
                    <w:t>(030301, 031101, 034101, 033101, 036101)</w:t>
                  </w:r>
                </w:p>
              </w:tc>
              <w:tc>
                <w:tcPr>
                  <w:tcW w:w="23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16</w:t>
                  </w:r>
                </w:p>
              </w:tc>
              <w:tc>
                <w:tcPr>
                  <w:tcW w:w="1056" w:type="dxa"/>
                  <w:tcBorders>
                    <w:top w:val="nil"/>
                    <w:left w:val="nil"/>
                    <w:bottom w:val="single" w:sz="8" w:space="0" w:color="auto"/>
                    <w:right w:val="single" w:sz="8" w:space="0" w:color="auto"/>
                  </w:tcBorders>
                  <w:tcMar>
                    <w:top w:w="0" w:type="dxa"/>
                    <w:left w:w="108" w:type="dxa"/>
                    <w:bottom w:w="0" w:type="dxa"/>
                    <w:right w:w="108" w:type="dxa"/>
                  </w:tcMar>
                  <w:hideMark/>
                </w:tcPr>
                <w:p w:rsidR="00A858C0" w:rsidRPr="00AA6A91" w:rsidRDefault="00A858C0" w:rsidP="0047014F">
                  <w:pPr>
                    <w:spacing w:before="100" w:beforeAutospacing="1"/>
                    <w:rPr>
                      <w:rFonts w:ascii="Arial Narrow" w:hAnsi="Arial Narrow"/>
                      <w:szCs w:val="22"/>
                    </w:rPr>
                  </w:pPr>
                  <w:r w:rsidRPr="00AA6A91">
                    <w:rPr>
                      <w:rFonts w:ascii="Arial Narrow" w:hAnsi="Arial Narrow"/>
                      <w:szCs w:val="22"/>
                    </w:rPr>
                    <w:t>Régimen no se valida</w:t>
                  </w:r>
                </w:p>
              </w:tc>
            </w:tr>
          </w:tbl>
          <w:p w:rsidR="00285FAA" w:rsidRPr="00AA6A91" w:rsidRDefault="00285FAA" w:rsidP="0047014F">
            <w:pPr>
              <w:rPr>
                <w:rFonts w:ascii="Calibri" w:eastAsia="Calibri" w:hAnsi="Calibri" w:cs="Calibri"/>
                <w:szCs w:val="22"/>
              </w:rPr>
            </w:pPr>
            <w:r w:rsidRPr="00AA6A91">
              <w:rPr>
                <w:color w:val="1F497D"/>
              </w:rPr>
              <w:t> </w:t>
            </w:r>
          </w:p>
          <w:p w:rsidR="00285FAA" w:rsidRPr="00AA6A91" w:rsidRDefault="00285FAA" w:rsidP="0047014F">
            <w:pPr>
              <w:rPr>
                <w:rFonts w:ascii="Arial Narrow" w:hAnsi="Arial Narrow"/>
                <w:b/>
                <w:szCs w:val="22"/>
              </w:rPr>
            </w:pPr>
            <w:r w:rsidRPr="00AA6A91">
              <w:rPr>
                <w:rFonts w:ascii="Arial Narrow" w:hAnsi="Arial Narrow"/>
                <w:b/>
                <w:szCs w:val="22"/>
              </w:rPr>
              <w:t>Superadas las validaciones iniciales, el sistema procede a realizar las validaciones para cambio de régimen:</w:t>
            </w:r>
          </w:p>
          <w:p w:rsidR="00285FAA" w:rsidRPr="00AA6A91" w:rsidRDefault="00285FAA" w:rsidP="0047014F">
            <w:pPr>
              <w:ind w:left="432"/>
              <w:rPr>
                <w:rFonts w:ascii="Arial Narrow" w:hAnsi="Arial Narrow"/>
                <w:szCs w:val="22"/>
              </w:rPr>
            </w:pPr>
          </w:p>
          <w:p w:rsidR="00285FAA" w:rsidRPr="00AA6A91" w:rsidRDefault="00285FAA" w:rsidP="0047014F">
            <w:pPr>
              <w:ind w:left="708"/>
              <w:rPr>
                <w:rFonts w:ascii="Arial Narrow" w:hAnsi="Arial Narrow"/>
                <w:szCs w:val="22"/>
              </w:rPr>
            </w:pPr>
            <w:r w:rsidRPr="00AA6A91">
              <w:rPr>
                <w:rFonts w:ascii="Arial Narrow" w:hAnsi="Arial Narrow"/>
                <w:b/>
                <w:szCs w:val="22"/>
                <w:u w:val="single"/>
              </w:rPr>
              <w:t>Si el cambio  de  régimen es hacia el</w:t>
            </w:r>
            <w:r w:rsidRPr="00AA6A91">
              <w:rPr>
                <w:rFonts w:ascii="Arial Narrow" w:hAnsi="Arial Narrow"/>
                <w:szCs w:val="22"/>
              </w:rPr>
              <w:t xml:space="preserve">  :</w:t>
            </w:r>
          </w:p>
          <w:p w:rsidR="00285FAA" w:rsidRPr="00AA6A91" w:rsidRDefault="00285FAA" w:rsidP="0047014F">
            <w:pPr>
              <w:ind w:left="708"/>
              <w:rPr>
                <w:rFonts w:ascii="Arial Narrow" w:hAnsi="Arial Narrow"/>
                <w:szCs w:val="22"/>
              </w:rPr>
            </w:pPr>
          </w:p>
          <w:p w:rsidR="00285FAA" w:rsidRPr="00AA6A91" w:rsidRDefault="00285FAA" w:rsidP="0047014F">
            <w:pPr>
              <w:ind w:left="708"/>
              <w:rPr>
                <w:rFonts w:ascii="Arial Narrow" w:hAnsi="Arial Narrow"/>
                <w:b/>
                <w:szCs w:val="22"/>
              </w:rPr>
            </w:pPr>
            <w:r w:rsidRPr="00AA6A91">
              <w:rPr>
                <w:rFonts w:ascii="Arial Narrow" w:hAnsi="Arial Narrow"/>
                <w:szCs w:val="22"/>
              </w:rPr>
              <w:t xml:space="preserve">Régimen General (tributo 3031) se ejecuta el Flujo Alterno </w:t>
            </w:r>
            <w:r w:rsidRPr="00AA6A91">
              <w:rPr>
                <w:rFonts w:ascii="Arial Narrow" w:hAnsi="Arial Narrow"/>
                <w:b/>
                <w:szCs w:val="22"/>
              </w:rPr>
              <w:t>FA001-Valida Régimen General.</w:t>
            </w:r>
          </w:p>
          <w:p w:rsidR="00285FAA" w:rsidRPr="00AA6A91" w:rsidRDefault="00285FAA" w:rsidP="0047014F">
            <w:pPr>
              <w:ind w:left="708"/>
              <w:rPr>
                <w:rFonts w:ascii="Arial Narrow" w:hAnsi="Arial Narrow"/>
                <w:szCs w:val="22"/>
              </w:rPr>
            </w:pPr>
          </w:p>
          <w:p w:rsidR="00285FAA" w:rsidRPr="00AA6A91" w:rsidRDefault="00285FAA" w:rsidP="0047014F">
            <w:pPr>
              <w:ind w:left="708"/>
              <w:rPr>
                <w:rFonts w:ascii="Arial Narrow" w:hAnsi="Arial Narrow"/>
                <w:b/>
                <w:szCs w:val="22"/>
              </w:rPr>
            </w:pPr>
            <w:r w:rsidRPr="00AA6A91">
              <w:rPr>
                <w:rFonts w:ascii="Arial Narrow" w:hAnsi="Arial Narrow"/>
                <w:bCs/>
                <w:color w:val="000000"/>
                <w:szCs w:val="22"/>
              </w:rPr>
              <w:t xml:space="preserve">Régimen Especial (tributo 3111) </w:t>
            </w:r>
            <w:r w:rsidRPr="00AA6A91">
              <w:rPr>
                <w:rFonts w:ascii="Arial Narrow" w:hAnsi="Arial Narrow"/>
                <w:szCs w:val="22"/>
              </w:rPr>
              <w:t xml:space="preserve">se ejecuta el Flujo Alterno </w:t>
            </w:r>
            <w:r w:rsidRPr="00AA6A91">
              <w:rPr>
                <w:rFonts w:ascii="Arial Narrow" w:hAnsi="Arial Narrow"/>
                <w:b/>
                <w:szCs w:val="22"/>
              </w:rPr>
              <w:t>FA002-Valida Régimen Especial.</w:t>
            </w:r>
          </w:p>
          <w:p w:rsidR="00285FAA" w:rsidRPr="00AA6A91" w:rsidRDefault="00285FAA" w:rsidP="0047014F">
            <w:pPr>
              <w:rPr>
                <w:rFonts w:ascii="Arial Narrow" w:hAnsi="Arial Narrow"/>
                <w:szCs w:val="22"/>
              </w:rPr>
            </w:pPr>
          </w:p>
          <w:p w:rsidR="00285FAA" w:rsidRPr="00AA6A91" w:rsidRDefault="00285FAA" w:rsidP="0047014F">
            <w:pPr>
              <w:rPr>
                <w:rFonts w:ascii="Arial Narrow" w:hAnsi="Arial Narrow"/>
                <w:szCs w:val="22"/>
              </w:rPr>
            </w:pPr>
          </w:p>
          <w:p w:rsidR="00285FAA" w:rsidRPr="00AA6A91" w:rsidRDefault="00285FAA" w:rsidP="0047014F">
            <w:pPr>
              <w:ind w:left="708"/>
              <w:rPr>
                <w:rFonts w:ascii="Arial Narrow" w:hAnsi="Arial Narrow"/>
                <w:b/>
                <w:szCs w:val="22"/>
              </w:rPr>
            </w:pPr>
            <w:r w:rsidRPr="00AA6A91">
              <w:rPr>
                <w:rFonts w:ascii="Arial Narrow" w:hAnsi="Arial Narrow"/>
                <w:bCs/>
                <w:color w:val="000000"/>
                <w:szCs w:val="22"/>
              </w:rPr>
              <w:t xml:space="preserve">Régimen Agrario (tributo 3411) </w:t>
            </w:r>
            <w:r w:rsidRPr="00AA6A91">
              <w:rPr>
                <w:rFonts w:ascii="Arial Narrow" w:hAnsi="Arial Narrow"/>
                <w:szCs w:val="22"/>
              </w:rPr>
              <w:t xml:space="preserve">se ejecuta el Flujo Alterno </w:t>
            </w:r>
            <w:r w:rsidRPr="00AA6A91">
              <w:rPr>
                <w:rFonts w:ascii="Arial Narrow" w:hAnsi="Arial Narrow"/>
                <w:b/>
                <w:szCs w:val="22"/>
              </w:rPr>
              <w:t>FA003-Valida Régimen Agrario.</w:t>
            </w:r>
          </w:p>
          <w:p w:rsidR="00285FAA" w:rsidRPr="00AA6A91" w:rsidRDefault="00285FAA" w:rsidP="0047014F">
            <w:pPr>
              <w:rPr>
                <w:rFonts w:ascii="Arial Narrow" w:hAnsi="Arial Narrow" w:cs="Arial"/>
                <w:szCs w:val="22"/>
              </w:rPr>
            </w:pPr>
          </w:p>
          <w:p w:rsidR="00285FAA" w:rsidRPr="00AA6A91" w:rsidRDefault="00285FAA" w:rsidP="0047014F">
            <w:pPr>
              <w:rPr>
                <w:rFonts w:ascii="Arial Narrow" w:hAnsi="Arial Narrow" w:cs="Arial"/>
                <w:szCs w:val="22"/>
              </w:rPr>
            </w:pPr>
          </w:p>
          <w:p w:rsidR="00285FAA" w:rsidRPr="00AA6A91" w:rsidRDefault="00285FAA" w:rsidP="0047014F">
            <w:pPr>
              <w:ind w:left="708"/>
              <w:rPr>
                <w:rFonts w:ascii="Arial Narrow" w:hAnsi="Arial Narrow"/>
                <w:b/>
                <w:szCs w:val="22"/>
              </w:rPr>
            </w:pPr>
            <w:r w:rsidRPr="00AA6A91">
              <w:rPr>
                <w:rFonts w:ascii="Arial Narrow" w:hAnsi="Arial Narrow"/>
                <w:bCs/>
                <w:color w:val="000000"/>
                <w:szCs w:val="22"/>
              </w:rPr>
              <w:t xml:space="preserve">Régimen de Amazonía </w:t>
            </w:r>
            <w:r w:rsidRPr="00AA6A91">
              <w:rPr>
                <w:rFonts w:ascii="Arial Narrow" w:hAnsi="Arial Narrow"/>
                <w:szCs w:val="22"/>
              </w:rPr>
              <w:t xml:space="preserve">(tributo 3311) se ejecuta el Flujo Alterno </w:t>
            </w:r>
            <w:r w:rsidRPr="00AA6A91">
              <w:rPr>
                <w:rFonts w:ascii="Arial Narrow" w:hAnsi="Arial Narrow"/>
                <w:b/>
                <w:szCs w:val="22"/>
              </w:rPr>
              <w:t>FA004-Valida Régimen Amazonía.</w:t>
            </w:r>
          </w:p>
          <w:p w:rsidR="00285FAA" w:rsidRPr="00AA6A91" w:rsidRDefault="00285FAA" w:rsidP="0047014F">
            <w:pPr>
              <w:rPr>
                <w:rFonts w:ascii="Arial Narrow" w:hAnsi="Arial Narrow"/>
                <w:szCs w:val="22"/>
              </w:rPr>
            </w:pPr>
          </w:p>
          <w:p w:rsidR="00285FAA" w:rsidRPr="00AA6A91" w:rsidRDefault="00285FAA" w:rsidP="0047014F">
            <w:pPr>
              <w:rPr>
                <w:rFonts w:ascii="Arial Narrow" w:hAnsi="Arial Narrow"/>
                <w:szCs w:val="22"/>
              </w:rPr>
            </w:pPr>
          </w:p>
          <w:p w:rsidR="00285FAA" w:rsidRPr="00AA6A91" w:rsidDel="006235B2" w:rsidRDefault="00285FAA" w:rsidP="0047014F">
            <w:pPr>
              <w:ind w:left="708"/>
              <w:rPr>
                <w:del w:id="311" w:author="Zumaeta Kawata Jesus" w:date="2018-09-04T11:22:00Z"/>
                <w:rFonts w:ascii="Arial Narrow" w:hAnsi="Arial Narrow"/>
                <w:b/>
                <w:szCs w:val="22"/>
              </w:rPr>
            </w:pPr>
            <w:del w:id="312" w:author="Zumaeta Kawata Jesus" w:date="2018-09-04T11:22:00Z">
              <w:r w:rsidRPr="00AA6A91" w:rsidDel="006235B2">
                <w:rPr>
                  <w:rFonts w:ascii="Arial Narrow" w:hAnsi="Arial Narrow"/>
                  <w:bCs/>
                  <w:color w:val="000000"/>
                  <w:szCs w:val="22"/>
                </w:rPr>
                <w:delText xml:space="preserve">Régimen de Frontera </w:delText>
              </w:r>
              <w:r w:rsidRPr="00AA6A91" w:rsidDel="006235B2">
                <w:rPr>
                  <w:rFonts w:ascii="Arial Narrow" w:hAnsi="Arial Narrow"/>
                  <w:szCs w:val="22"/>
                </w:rPr>
                <w:delText xml:space="preserve">(tributo 3611) se ejecuta el Flujo Alterno </w:delText>
              </w:r>
              <w:r w:rsidRPr="00AA6A91" w:rsidDel="006235B2">
                <w:rPr>
                  <w:rFonts w:ascii="Arial Narrow" w:hAnsi="Arial Narrow"/>
                  <w:b/>
                  <w:szCs w:val="22"/>
                </w:rPr>
                <w:delText>FA005-Valida Régimen de Fronteras.</w:delText>
              </w:r>
            </w:del>
          </w:p>
          <w:p w:rsidR="00285FAA" w:rsidRPr="00AA6A91" w:rsidDel="006235B2" w:rsidRDefault="00285FAA" w:rsidP="0047014F">
            <w:pPr>
              <w:rPr>
                <w:del w:id="313" w:author="Zumaeta Kawata Jesus" w:date="2018-09-04T11:22:00Z"/>
                <w:rFonts w:ascii="Arial Narrow" w:hAnsi="Arial Narrow"/>
                <w:szCs w:val="22"/>
              </w:rPr>
            </w:pPr>
          </w:p>
          <w:p w:rsidR="00B7718F" w:rsidRPr="00022E1A" w:rsidRDefault="00022E1A" w:rsidP="00022E1A">
            <w:pPr>
              <w:pStyle w:val="Textoindependiente2"/>
              <w:autoSpaceDE w:val="0"/>
              <w:autoSpaceDN w:val="0"/>
              <w:adjustRightInd w:val="0"/>
              <w:ind w:left="708"/>
              <w:rPr>
                <w:rFonts w:cs="Arial"/>
                <w:iCs/>
                <w:sz w:val="20"/>
                <w:lang w:val="es-PE"/>
              </w:rPr>
            </w:pPr>
            <w:r w:rsidRPr="00022E1A">
              <w:rPr>
                <w:rFonts w:ascii="Arial Narrow" w:hAnsi="Arial Narrow"/>
                <w:bCs/>
                <w:color w:val="000000"/>
                <w:szCs w:val="22"/>
                <w:highlight w:val="yellow"/>
                <w:lang w:val="es-PE"/>
              </w:rPr>
              <w:t xml:space="preserve">Régimen MYPE Tributario </w:t>
            </w:r>
            <w:r w:rsidRPr="00022E1A">
              <w:rPr>
                <w:rFonts w:ascii="Arial Narrow" w:hAnsi="Arial Narrow"/>
                <w:szCs w:val="22"/>
                <w:highlight w:val="yellow"/>
                <w:lang w:val="es-PE"/>
              </w:rPr>
              <w:t xml:space="preserve">(tributo 3121) se ejecuta el Flujo Alterno </w:t>
            </w:r>
            <w:r w:rsidRPr="00022E1A">
              <w:rPr>
                <w:rFonts w:ascii="Arial Narrow" w:hAnsi="Arial Narrow"/>
                <w:b/>
                <w:szCs w:val="22"/>
                <w:highlight w:val="yellow"/>
                <w:lang w:val="es-PE"/>
              </w:rPr>
              <w:t>FA006-Valida Régimen MYPE Tributario.</w:t>
            </w:r>
          </w:p>
          <w:p w:rsidR="00B7718F" w:rsidRDefault="00B7718F" w:rsidP="00B7718F">
            <w:pPr>
              <w:pStyle w:val="Textoindependiente2"/>
              <w:autoSpaceDE w:val="0"/>
              <w:autoSpaceDN w:val="0"/>
              <w:adjustRightInd w:val="0"/>
              <w:rPr>
                <w:rFonts w:cs="Arial"/>
                <w:iCs/>
                <w:sz w:val="20"/>
                <w:lang w:val="es-ES"/>
              </w:rPr>
            </w:pPr>
          </w:p>
          <w:p w:rsidR="00B7718F" w:rsidRDefault="00B7718F" w:rsidP="00B7718F">
            <w:pPr>
              <w:pStyle w:val="Textoindependiente2"/>
              <w:autoSpaceDE w:val="0"/>
              <w:autoSpaceDN w:val="0"/>
              <w:adjustRightInd w:val="0"/>
              <w:rPr>
                <w:rFonts w:cs="Arial"/>
                <w:iCs/>
                <w:sz w:val="20"/>
                <w:lang w:val="es-ES"/>
              </w:rPr>
            </w:pPr>
          </w:p>
          <w:p w:rsidR="00B7718F" w:rsidRDefault="00B7718F" w:rsidP="00B7718F">
            <w:pPr>
              <w:pStyle w:val="Textoindependiente2"/>
              <w:autoSpaceDE w:val="0"/>
              <w:autoSpaceDN w:val="0"/>
              <w:adjustRightInd w:val="0"/>
              <w:rPr>
                <w:rFonts w:cs="Arial"/>
                <w:iCs/>
                <w:sz w:val="20"/>
                <w:lang w:val="es-ES"/>
              </w:rPr>
            </w:pPr>
          </w:p>
          <w:p w:rsidR="00B7718F" w:rsidRDefault="00B7718F" w:rsidP="00B7718F">
            <w:pPr>
              <w:pStyle w:val="Textoindependiente2"/>
              <w:autoSpaceDE w:val="0"/>
              <w:autoSpaceDN w:val="0"/>
              <w:adjustRightInd w:val="0"/>
              <w:rPr>
                <w:rFonts w:cs="Arial"/>
                <w:iCs/>
                <w:sz w:val="20"/>
                <w:lang w:val="es-ES"/>
              </w:rPr>
            </w:pPr>
          </w:p>
          <w:p w:rsidR="00B7718F" w:rsidRPr="00763DC7" w:rsidRDefault="00B7718F" w:rsidP="00B7718F">
            <w:pPr>
              <w:pStyle w:val="Textoindependiente2"/>
              <w:autoSpaceDE w:val="0"/>
              <w:autoSpaceDN w:val="0"/>
              <w:adjustRightInd w:val="0"/>
              <w:rPr>
                <w:rFonts w:cs="Arial"/>
                <w:iCs/>
                <w:sz w:val="20"/>
                <w:lang w:val="es-ES"/>
              </w:rPr>
            </w:pPr>
            <w:r w:rsidRPr="00763DC7">
              <w:rPr>
                <w:rFonts w:cs="Arial"/>
                <w:iCs/>
                <w:sz w:val="20"/>
                <w:lang w:val="es-ES"/>
              </w:rPr>
              <w:t>Terminado de invocar el servicio web:</w:t>
            </w:r>
          </w:p>
          <w:p w:rsidR="00B7718F" w:rsidRPr="00293E95" w:rsidRDefault="00B7718F" w:rsidP="00967B4E">
            <w:pPr>
              <w:pStyle w:val="Textoindependiente2"/>
              <w:numPr>
                <w:ilvl w:val="0"/>
                <w:numId w:val="35"/>
              </w:numPr>
              <w:tabs>
                <w:tab w:val="clear" w:pos="851"/>
                <w:tab w:val="clear" w:pos="1191"/>
                <w:tab w:val="clear" w:pos="1531"/>
              </w:tabs>
              <w:autoSpaceDE w:val="0"/>
              <w:autoSpaceDN w:val="0"/>
              <w:adjustRightInd w:val="0"/>
              <w:ind w:left="725"/>
              <w:rPr>
                <w:rFonts w:cs="Arial"/>
                <w:b/>
                <w:i/>
                <w:sz w:val="20"/>
                <w:lang w:val="es-ES_tradnl" w:eastAsia="en-US"/>
              </w:rPr>
            </w:pPr>
            <w:r>
              <w:rPr>
                <w:rFonts w:cs="Arial"/>
                <w:b/>
                <w:i/>
                <w:sz w:val="20"/>
                <w:lang w:val="es-ES_tradnl" w:eastAsia="en-US"/>
              </w:rPr>
              <w:lastRenderedPageBreak/>
              <w:t xml:space="preserve">S1. </w:t>
            </w:r>
            <w:r w:rsidR="00A858C0">
              <w:rPr>
                <w:rFonts w:cs="Arial"/>
                <w:b/>
                <w:i/>
                <w:sz w:val="20"/>
                <w:lang w:val="es-ES_tradnl" w:eastAsia="en-US"/>
              </w:rPr>
              <w:t>Validar cambio de Régimen Tributario</w:t>
            </w:r>
          </w:p>
          <w:p w:rsidR="00B7718F" w:rsidRPr="00763DC7" w:rsidRDefault="00B7718F" w:rsidP="00B7718F">
            <w:pPr>
              <w:pStyle w:val="Textoindependiente2"/>
              <w:tabs>
                <w:tab w:val="clear" w:pos="851"/>
                <w:tab w:val="clear" w:pos="1191"/>
                <w:tab w:val="clear" w:pos="1531"/>
              </w:tabs>
              <w:autoSpaceDE w:val="0"/>
              <w:autoSpaceDN w:val="0"/>
              <w:adjustRightInd w:val="0"/>
              <w:ind w:left="725"/>
              <w:rPr>
                <w:rFonts w:cs="Arial"/>
                <w:sz w:val="20"/>
                <w:lang w:val="es-ES_tradnl" w:eastAsia="en-US"/>
              </w:rPr>
            </w:pPr>
          </w:p>
          <w:p w:rsidR="00B7718F" w:rsidRPr="00763DC7" w:rsidRDefault="00B7718F" w:rsidP="00B7718F">
            <w:pPr>
              <w:pStyle w:val="Textoindependiente2"/>
              <w:tabs>
                <w:tab w:val="clear" w:pos="851"/>
                <w:tab w:val="clear" w:pos="1191"/>
                <w:tab w:val="clear" w:pos="1531"/>
              </w:tabs>
              <w:autoSpaceDE w:val="0"/>
              <w:autoSpaceDN w:val="0"/>
              <w:adjustRightInd w:val="0"/>
              <w:ind w:left="386"/>
              <w:rPr>
                <w:rFonts w:cs="Arial"/>
                <w:i/>
                <w:iCs/>
                <w:sz w:val="20"/>
                <w:lang w:val="es-ES"/>
              </w:rPr>
            </w:pPr>
            <w:r w:rsidRPr="00763DC7">
              <w:rPr>
                <w:rFonts w:cs="Arial"/>
                <w:iCs/>
                <w:sz w:val="20"/>
                <w:lang w:val="es-ES"/>
              </w:rPr>
              <w:t xml:space="preserve">El aplicativo muestra los datos de parámetros de salida en </w:t>
            </w:r>
            <w:r>
              <w:rPr>
                <w:rFonts w:cs="Arial"/>
                <w:iCs/>
                <w:sz w:val="20"/>
                <w:lang w:val="es-ES"/>
              </w:rPr>
              <w:t>formato JSON (protocolo REST)</w:t>
            </w:r>
            <w:r w:rsidRPr="00763DC7">
              <w:rPr>
                <w:rFonts w:cs="Arial"/>
                <w:iCs/>
                <w:sz w:val="20"/>
                <w:lang w:val="es-ES"/>
              </w:rPr>
              <w:t xml:space="preserve"> y en una interfaz </w:t>
            </w:r>
            <w:r w:rsidRPr="00763DC7">
              <w:rPr>
                <w:rFonts w:cs="Arial"/>
                <w:i/>
                <w:iCs/>
                <w:sz w:val="20"/>
                <w:lang w:val="es-ES"/>
              </w:rPr>
              <w:t>(ver IU01).</w:t>
            </w:r>
          </w:p>
          <w:p w:rsidR="00B7718F" w:rsidRPr="00763DC7" w:rsidRDefault="00B7718F" w:rsidP="00B7718F">
            <w:pPr>
              <w:pStyle w:val="Textoindependiente2"/>
              <w:autoSpaceDE w:val="0"/>
              <w:autoSpaceDN w:val="0"/>
              <w:adjustRightInd w:val="0"/>
              <w:ind w:left="1085"/>
              <w:rPr>
                <w:rFonts w:cs="Arial"/>
                <w:iCs/>
                <w:sz w:val="20"/>
                <w:lang w:val="es-ES"/>
              </w:rPr>
            </w:pPr>
          </w:p>
          <w:p w:rsidR="00B7718F" w:rsidRPr="00852B9F" w:rsidRDefault="00B7718F" w:rsidP="00B7718F">
            <w:pPr>
              <w:rPr>
                <w:rFonts w:cs="Arial"/>
                <w:iCs/>
                <w:sz w:val="20"/>
                <w:szCs w:val="20"/>
              </w:rPr>
            </w:pPr>
            <w:r w:rsidRPr="00852B9F">
              <w:rPr>
                <w:rFonts w:cs="Arial"/>
                <w:iCs/>
                <w:sz w:val="20"/>
                <w:szCs w:val="20"/>
              </w:rPr>
              <w:t xml:space="preserve">Para mayor detalle ver en el </w:t>
            </w:r>
            <w:hyperlink w:anchor="_Anexo_11_–" w:history="1">
              <w:r w:rsidRPr="00852B9F">
                <w:rPr>
                  <w:rStyle w:val="Hipervnculo"/>
                  <w:rFonts w:eastAsia="Arial Unicode MS" w:cs="Arial"/>
                  <w:b/>
                  <w:iCs/>
                  <w:szCs w:val="20"/>
                </w:rPr>
                <w:t>Anexo 1</w:t>
              </w:r>
            </w:hyperlink>
            <w:r w:rsidRPr="00852B9F">
              <w:rPr>
                <w:rFonts w:cs="Arial"/>
                <w:iCs/>
                <w:sz w:val="20"/>
                <w:szCs w:val="20"/>
              </w:rPr>
              <w:t xml:space="preserve"> las siguientes tablas: </w:t>
            </w:r>
          </w:p>
          <w:p w:rsidR="00B7718F" w:rsidRPr="00852B9F" w:rsidRDefault="00B7718F" w:rsidP="00967B4E">
            <w:pPr>
              <w:numPr>
                <w:ilvl w:val="3"/>
                <w:numId w:val="34"/>
              </w:numPr>
              <w:ind w:left="441"/>
              <w:rPr>
                <w:rFonts w:cs="Arial"/>
                <w:iCs/>
                <w:sz w:val="20"/>
                <w:szCs w:val="20"/>
              </w:rPr>
            </w:pPr>
            <w:r w:rsidRPr="00852B9F">
              <w:rPr>
                <w:rFonts w:cs="Arial"/>
                <w:iCs/>
                <w:sz w:val="20"/>
                <w:szCs w:val="20"/>
              </w:rPr>
              <w:t>Tabla 1 – Formato Lista de Servicios Candidatos</w:t>
            </w:r>
          </w:p>
          <w:p w:rsidR="00B7718F" w:rsidRPr="00852B9F" w:rsidRDefault="00B7718F" w:rsidP="00967B4E">
            <w:pPr>
              <w:numPr>
                <w:ilvl w:val="3"/>
                <w:numId w:val="34"/>
              </w:numPr>
              <w:ind w:left="441"/>
              <w:rPr>
                <w:rFonts w:cs="Arial"/>
                <w:iCs/>
                <w:sz w:val="20"/>
                <w:szCs w:val="20"/>
              </w:rPr>
            </w:pPr>
            <w:r w:rsidRPr="00852B9F">
              <w:rPr>
                <w:rFonts w:cs="Arial"/>
                <w:iCs/>
                <w:sz w:val="20"/>
              </w:rPr>
              <w:t xml:space="preserve">Tabla 2 – </w:t>
            </w:r>
            <w:r w:rsidRPr="00852B9F">
              <w:rPr>
                <w:rFonts w:cs="Arial"/>
                <w:iCs/>
                <w:sz w:val="20"/>
                <w:szCs w:val="20"/>
              </w:rPr>
              <w:t>Formato de Descripción de Servicio Candidato</w:t>
            </w:r>
          </w:p>
          <w:p w:rsidR="00B7718F" w:rsidRDefault="00B7718F" w:rsidP="00B7718F">
            <w:pPr>
              <w:rPr>
                <w:sz w:val="20"/>
              </w:rPr>
            </w:pPr>
          </w:p>
          <w:p w:rsidR="00B7718F" w:rsidRDefault="00B7718F" w:rsidP="00B7718F">
            <w:pPr>
              <w:rPr>
                <w:sz w:val="20"/>
              </w:rPr>
            </w:pPr>
            <w:r>
              <w:rPr>
                <w:sz w:val="20"/>
              </w:rPr>
              <w:t>El caso de uso finaliza.</w:t>
            </w:r>
          </w:p>
          <w:p w:rsidR="00285FAA" w:rsidRPr="00AA6A91" w:rsidRDefault="00285FAA" w:rsidP="0047014F">
            <w:pPr>
              <w:rPr>
                <w:rFonts w:ascii="Arial Narrow" w:hAnsi="Arial Narrow" w:cs="Arial"/>
                <w:szCs w:val="22"/>
              </w:rPr>
            </w:pPr>
          </w:p>
        </w:tc>
      </w:tr>
      <w:tr w:rsidR="00285FAA" w:rsidRPr="00AA6A91" w:rsidTr="0047014F">
        <w:tc>
          <w:tcPr>
            <w:tcW w:w="520" w:type="dxa"/>
          </w:tcPr>
          <w:p w:rsidR="00285FAA" w:rsidRPr="00AA6A91" w:rsidRDefault="00285FAA" w:rsidP="0047014F">
            <w:pPr>
              <w:jc w:val="center"/>
              <w:rPr>
                <w:rFonts w:ascii="Arial Narrow" w:hAnsi="Arial Narrow" w:cs="Arial"/>
                <w:szCs w:val="22"/>
              </w:rPr>
            </w:pPr>
            <w:r w:rsidRPr="00AA6A91">
              <w:rPr>
                <w:rFonts w:ascii="Arial Narrow" w:hAnsi="Arial Narrow" w:cs="Arial"/>
                <w:szCs w:val="22"/>
              </w:rPr>
              <w:lastRenderedPageBreak/>
              <w:t>2</w:t>
            </w:r>
          </w:p>
        </w:tc>
        <w:tc>
          <w:tcPr>
            <w:tcW w:w="2882" w:type="dxa"/>
          </w:tcPr>
          <w:p w:rsidR="00285FAA" w:rsidRPr="00AA6A91" w:rsidRDefault="00285FAA" w:rsidP="0047014F">
            <w:pPr>
              <w:rPr>
                <w:rFonts w:ascii="Arial Narrow" w:hAnsi="Arial Narrow" w:cs="Arial"/>
                <w:szCs w:val="22"/>
              </w:rPr>
            </w:pPr>
            <w:r w:rsidRPr="00AA6A91">
              <w:rPr>
                <w:rFonts w:ascii="Arial Narrow" w:hAnsi="Arial Narrow" w:cs="Arial"/>
                <w:szCs w:val="22"/>
              </w:rPr>
              <w:t>Fin del caso de uso</w:t>
            </w:r>
          </w:p>
        </w:tc>
        <w:tc>
          <w:tcPr>
            <w:tcW w:w="5954" w:type="dxa"/>
            <w:gridSpan w:val="2"/>
          </w:tcPr>
          <w:p w:rsidR="00285FAA" w:rsidRPr="00AA6A91" w:rsidRDefault="00285FAA" w:rsidP="0047014F">
            <w:pPr>
              <w:rPr>
                <w:rFonts w:ascii="Arial Narrow" w:hAnsi="Arial Narrow" w:cs="Arial"/>
                <w:b/>
                <w:szCs w:val="22"/>
              </w:rPr>
            </w:pPr>
          </w:p>
        </w:tc>
      </w:tr>
      <w:tr w:rsidR="00285FAA" w:rsidRPr="00AA6A91" w:rsidTr="0047014F">
        <w:trPr>
          <w:trHeight w:val="223"/>
        </w:trPr>
        <w:tc>
          <w:tcPr>
            <w:tcW w:w="9356" w:type="dxa"/>
            <w:gridSpan w:val="4"/>
            <w:shd w:val="clear" w:color="auto" w:fill="BFBFBF"/>
          </w:tcPr>
          <w:p w:rsidR="00285FAA" w:rsidRPr="00AA6A91" w:rsidRDefault="00285FAA" w:rsidP="0047014F">
            <w:pPr>
              <w:rPr>
                <w:rFonts w:ascii="Arial Narrow" w:eastAsia="Arial Unicode MS" w:hAnsi="Arial Narrow" w:cs="Arial"/>
                <w:b/>
                <w:szCs w:val="22"/>
              </w:rPr>
            </w:pPr>
            <w:r w:rsidRPr="00AA6A91">
              <w:rPr>
                <w:rFonts w:ascii="Arial Narrow" w:hAnsi="Arial Narrow" w:cs="Arial"/>
                <w:b/>
                <w:szCs w:val="22"/>
              </w:rPr>
              <w:t>7. Flujo alternativo</w:t>
            </w:r>
          </w:p>
        </w:tc>
      </w:tr>
      <w:tr w:rsidR="00285FAA" w:rsidRPr="00AA6A91" w:rsidTr="0047014F">
        <w:tc>
          <w:tcPr>
            <w:tcW w:w="520" w:type="dxa"/>
            <w:shd w:val="clear" w:color="auto" w:fill="BFBFBF"/>
          </w:tcPr>
          <w:p w:rsidR="00285FAA" w:rsidRPr="00AA6A91" w:rsidRDefault="00285FAA" w:rsidP="0047014F">
            <w:pPr>
              <w:jc w:val="center"/>
              <w:rPr>
                <w:rFonts w:ascii="Arial Narrow" w:hAnsi="Arial Narrow" w:cs="Arial"/>
                <w:b/>
                <w:szCs w:val="22"/>
              </w:rPr>
            </w:pPr>
            <w:r w:rsidRPr="00AA6A91">
              <w:rPr>
                <w:rFonts w:ascii="Arial Narrow" w:hAnsi="Arial Narrow" w:cs="Arial"/>
                <w:b/>
                <w:szCs w:val="22"/>
              </w:rPr>
              <w:t>Nro.</w:t>
            </w:r>
          </w:p>
        </w:tc>
        <w:tc>
          <w:tcPr>
            <w:tcW w:w="2882" w:type="dxa"/>
            <w:shd w:val="clear" w:color="auto" w:fill="BFBFBF"/>
          </w:tcPr>
          <w:p w:rsidR="00285FAA" w:rsidRPr="00AA6A91" w:rsidRDefault="00285FAA" w:rsidP="0047014F">
            <w:pPr>
              <w:jc w:val="center"/>
              <w:rPr>
                <w:rFonts w:ascii="Arial Narrow" w:hAnsi="Arial Narrow" w:cs="Arial"/>
                <w:b/>
                <w:szCs w:val="22"/>
              </w:rPr>
            </w:pPr>
            <w:r w:rsidRPr="00AA6A91">
              <w:rPr>
                <w:rFonts w:ascii="Arial Narrow" w:hAnsi="Arial Narrow" w:cs="Arial"/>
                <w:b/>
                <w:szCs w:val="22"/>
              </w:rPr>
              <w:t>Acción del Actor</w:t>
            </w:r>
          </w:p>
        </w:tc>
        <w:tc>
          <w:tcPr>
            <w:tcW w:w="5954" w:type="dxa"/>
            <w:gridSpan w:val="2"/>
            <w:shd w:val="clear" w:color="auto" w:fill="BFBFBF"/>
          </w:tcPr>
          <w:p w:rsidR="00285FAA" w:rsidRPr="00AA6A91" w:rsidRDefault="00285FAA" w:rsidP="0047014F">
            <w:pPr>
              <w:jc w:val="center"/>
              <w:rPr>
                <w:rFonts w:ascii="Arial Narrow" w:hAnsi="Arial Narrow" w:cs="Arial"/>
                <w:b/>
                <w:szCs w:val="22"/>
              </w:rPr>
            </w:pPr>
            <w:r w:rsidRPr="00AA6A91">
              <w:rPr>
                <w:rFonts w:ascii="Arial Narrow" w:hAnsi="Arial Narrow" w:cs="Arial"/>
                <w:b/>
                <w:szCs w:val="22"/>
              </w:rPr>
              <w:t>Respuesta del Sistema</w:t>
            </w:r>
          </w:p>
        </w:tc>
      </w:tr>
      <w:tr w:rsidR="00285FAA" w:rsidRPr="00AA6A91" w:rsidTr="0047014F">
        <w:tc>
          <w:tcPr>
            <w:tcW w:w="9356" w:type="dxa"/>
            <w:gridSpan w:val="4"/>
          </w:tcPr>
          <w:p w:rsidR="00285FAA" w:rsidRPr="00AA6A91" w:rsidRDefault="00285FAA" w:rsidP="0047014F">
            <w:pPr>
              <w:rPr>
                <w:rFonts w:ascii="Arial Narrow" w:hAnsi="Arial Narrow" w:cs="Arial"/>
                <w:szCs w:val="22"/>
              </w:rPr>
            </w:pPr>
            <w:r w:rsidRPr="00AA6A91">
              <w:rPr>
                <w:rFonts w:ascii="Arial Narrow" w:hAnsi="Arial Narrow"/>
                <w:b/>
                <w:szCs w:val="22"/>
              </w:rPr>
              <w:t>FA001-Validar Régimen General</w:t>
            </w:r>
          </w:p>
        </w:tc>
      </w:tr>
      <w:tr w:rsidR="00285FAA" w:rsidRPr="00AA6A91" w:rsidTr="0047014F">
        <w:tc>
          <w:tcPr>
            <w:tcW w:w="520" w:type="dxa"/>
          </w:tcPr>
          <w:p w:rsidR="00285FAA" w:rsidRPr="00AA6A91" w:rsidRDefault="00285FAA" w:rsidP="0047014F">
            <w:pPr>
              <w:rPr>
                <w:rFonts w:ascii="Arial Narrow" w:hAnsi="Arial Narrow" w:cs="Arial"/>
                <w:b/>
                <w:szCs w:val="22"/>
              </w:rPr>
            </w:pPr>
            <w:r w:rsidRPr="00AA6A91">
              <w:rPr>
                <w:rFonts w:ascii="Arial Narrow" w:hAnsi="Arial Narrow" w:cs="Arial"/>
                <w:b/>
                <w:szCs w:val="22"/>
              </w:rPr>
              <w:t>1</w:t>
            </w:r>
          </w:p>
        </w:tc>
        <w:tc>
          <w:tcPr>
            <w:tcW w:w="2882" w:type="dxa"/>
          </w:tcPr>
          <w:p w:rsidR="00285FAA" w:rsidRPr="00AA6A91" w:rsidRDefault="00285FAA" w:rsidP="0047014F">
            <w:pPr>
              <w:rPr>
                <w:rFonts w:ascii="Arial Narrow" w:hAnsi="Arial Narrow" w:cs="Arial"/>
                <w:szCs w:val="22"/>
              </w:rPr>
            </w:pPr>
            <w:r w:rsidRPr="00AA6A91">
              <w:rPr>
                <w:rFonts w:ascii="Arial Narrow" w:hAnsi="Arial Narrow" w:cs="Arial"/>
                <w:szCs w:val="22"/>
              </w:rPr>
              <w:t>Valida tipo de contribuyente</w:t>
            </w:r>
          </w:p>
        </w:tc>
        <w:tc>
          <w:tcPr>
            <w:tcW w:w="5954" w:type="dxa"/>
            <w:gridSpan w:val="2"/>
          </w:tcPr>
          <w:p w:rsidR="00285FAA" w:rsidRPr="00AA6A91" w:rsidRDefault="00285FAA" w:rsidP="0047014F">
            <w:pPr>
              <w:rPr>
                <w:rFonts w:ascii="Arial Narrow" w:hAnsi="Arial Narrow" w:cs="Arial"/>
                <w:szCs w:val="22"/>
              </w:rPr>
            </w:pPr>
            <w:r w:rsidRPr="00AA6A91">
              <w:rPr>
                <w:rFonts w:ascii="Arial Narrow" w:hAnsi="Arial Narrow" w:cs="Arial"/>
                <w:szCs w:val="22"/>
              </w:rPr>
              <w:t>El sistema evalúa que el contribuyente sea:</w:t>
            </w:r>
          </w:p>
          <w:p w:rsidR="00285FAA" w:rsidRPr="00AA6A91" w:rsidRDefault="00285FAA" w:rsidP="0047014F">
            <w:pPr>
              <w:rPr>
                <w:rFonts w:ascii="Arial Narrow" w:hAnsi="Arial Narrow" w:cs="Arial"/>
                <w:szCs w:val="22"/>
              </w:rPr>
            </w:pPr>
          </w:p>
          <w:p w:rsidR="00285FAA" w:rsidRPr="000C3212" w:rsidRDefault="00285FAA" w:rsidP="0047014F">
            <w:pPr>
              <w:rPr>
                <w:rFonts w:ascii="Arial Narrow" w:hAnsi="Arial Narrow" w:cs="Arial"/>
                <w:strike/>
                <w:color w:val="BFBFBF" w:themeColor="background1" w:themeShade="BF"/>
                <w:szCs w:val="22"/>
              </w:rPr>
            </w:pPr>
            <w:r w:rsidRPr="000C3212">
              <w:rPr>
                <w:rFonts w:ascii="Arial Narrow" w:hAnsi="Arial Narrow" w:cs="Arial"/>
                <w:b/>
                <w:strike/>
                <w:color w:val="BFBFBF" w:themeColor="background1" w:themeShade="BF"/>
                <w:szCs w:val="22"/>
                <w:u w:val="single"/>
              </w:rPr>
              <w:t>PRICO</w:t>
            </w:r>
            <w:r w:rsidRPr="000C3212">
              <w:rPr>
                <w:rFonts w:ascii="Arial Narrow" w:hAnsi="Arial Narrow" w:cs="Arial"/>
                <w:strike/>
                <w:color w:val="BFBFBF" w:themeColor="background1" w:themeShade="BF"/>
                <w:szCs w:val="22"/>
              </w:rPr>
              <w:t xml:space="preserve">: </w:t>
            </w:r>
          </w:p>
          <w:p w:rsidR="00285FAA" w:rsidRPr="000C3212" w:rsidRDefault="00285FAA" w:rsidP="0047014F">
            <w:pPr>
              <w:rPr>
                <w:rFonts w:ascii="Arial Narrow" w:hAnsi="Arial Narrow" w:cs="Arial"/>
                <w:strike/>
                <w:color w:val="BFBFBF" w:themeColor="background1" w:themeShade="BF"/>
                <w:szCs w:val="22"/>
              </w:rPr>
            </w:pPr>
          </w:p>
          <w:p w:rsidR="00285FAA" w:rsidRPr="000C3212" w:rsidRDefault="00285FAA" w:rsidP="0047014F">
            <w:pPr>
              <w:rPr>
                <w:rFonts w:ascii="Arial Narrow" w:hAnsi="Arial Narrow" w:cs="Arial"/>
                <w:strike/>
                <w:color w:val="BFBFBF" w:themeColor="background1" w:themeShade="BF"/>
                <w:szCs w:val="22"/>
              </w:rPr>
            </w:pPr>
            <w:r w:rsidRPr="000C3212">
              <w:rPr>
                <w:rFonts w:ascii="Arial Narrow" w:hAnsi="Arial Narrow" w:cs="Arial"/>
                <w:strike/>
                <w:color w:val="BFBFBF" w:themeColor="background1" w:themeShade="BF"/>
                <w:szCs w:val="22"/>
              </w:rPr>
              <w:t>No aplica regla de validación, por lo tanto los datos  de salida del servicio son:</w:t>
            </w:r>
          </w:p>
          <w:p w:rsidR="00285FAA" w:rsidRPr="000C3212" w:rsidRDefault="00285FAA" w:rsidP="00285FAA">
            <w:pPr>
              <w:numPr>
                <w:ilvl w:val="0"/>
                <w:numId w:val="16"/>
              </w:numPr>
              <w:rPr>
                <w:rFonts w:ascii="Arial Narrow" w:hAnsi="Arial Narrow" w:cs="Arial"/>
                <w:strike/>
                <w:color w:val="BFBFBF" w:themeColor="background1" w:themeShade="BF"/>
                <w:szCs w:val="22"/>
              </w:rPr>
            </w:pPr>
            <w:r w:rsidRPr="000C3212">
              <w:rPr>
                <w:rFonts w:ascii="Arial Narrow" w:hAnsi="Arial Narrow" w:cs="Arial"/>
                <w:strike/>
                <w:color w:val="BFBFBF" w:themeColor="background1" w:themeShade="BF"/>
                <w:szCs w:val="22"/>
              </w:rPr>
              <w:t>Respuesta de la validación = 00</w:t>
            </w:r>
            <w:r w:rsidR="005C0B62" w:rsidRPr="000C3212">
              <w:rPr>
                <w:rFonts w:ascii="Arial Narrow" w:hAnsi="Arial Narrow" w:cs="Arial"/>
                <w:strike/>
                <w:color w:val="BFBFBF" w:themeColor="background1" w:themeShade="BF"/>
                <w:szCs w:val="22"/>
              </w:rPr>
              <w:t xml:space="preserve"> (Ver Anexo 5)</w:t>
            </w:r>
            <w:r w:rsidRPr="000C3212">
              <w:rPr>
                <w:rFonts w:ascii="Arial Narrow" w:hAnsi="Arial Narrow" w:cs="Arial"/>
                <w:strike/>
                <w:color w:val="BFBFBF" w:themeColor="background1" w:themeShade="BF"/>
                <w:szCs w:val="22"/>
              </w:rPr>
              <w:t>.</w:t>
            </w:r>
          </w:p>
          <w:p w:rsidR="00285FAA" w:rsidRPr="000C3212" w:rsidRDefault="00285FAA" w:rsidP="00285FAA">
            <w:pPr>
              <w:numPr>
                <w:ilvl w:val="0"/>
                <w:numId w:val="16"/>
              </w:numPr>
              <w:rPr>
                <w:rFonts w:ascii="Arial Narrow" w:hAnsi="Arial Narrow" w:cs="Arial"/>
                <w:strike/>
                <w:color w:val="BFBFBF" w:themeColor="background1" w:themeShade="BF"/>
                <w:szCs w:val="22"/>
              </w:rPr>
            </w:pPr>
            <w:r w:rsidRPr="000C3212">
              <w:rPr>
                <w:rFonts w:ascii="Arial Narrow" w:hAnsi="Arial Narrow" w:cs="Arial"/>
                <w:strike/>
                <w:color w:val="BFBFBF" w:themeColor="background1" w:themeShade="BF"/>
                <w:szCs w:val="22"/>
              </w:rPr>
              <w:t>Lista de errores en la validación = Vacío</w:t>
            </w:r>
          </w:p>
          <w:p w:rsidR="00285FAA" w:rsidRPr="00AA6A91" w:rsidRDefault="009E7C9C" w:rsidP="0047014F">
            <w:pPr>
              <w:rPr>
                <w:rFonts w:ascii="Arial Narrow" w:hAnsi="Arial Narrow" w:cs="Arial"/>
                <w:szCs w:val="22"/>
              </w:rPr>
            </w:pPr>
            <w:r w:rsidRPr="009E7C9C">
              <w:rPr>
                <w:rFonts w:ascii="Arial Narrow" w:hAnsi="Arial Narrow" w:cs="Arial"/>
                <w:b/>
                <w:szCs w:val="22"/>
                <w:highlight w:val="green"/>
                <w:u w:val="single"/>
              </w:rPr>
              <w:t>PRICO</w:t>
            </w:r>
            <w:r w:rsidRPr="009E7C9C">
              <w:rPr>
                <w:rFonts w:ascii="Arial Narrow" w:hAnsi="Arial Narrow" w:cs="Arial"/>
                <w:szCs w:val="22"/>
                <w:highlight w:val="green"/>
                <w:u w:val="single"/>
              </w:rPr>
              <w:t xml:space="preserve"> o</w:t>
            </w:r>
            <w:r w:rsidRPr="009E7C9C">
              <w:rPr>
                <w:rFonts w:ascii="Arial Narrow" w:hAnsi="Arial Narrow" w:cs="Arial"/>
                <w:szCs w:val="22"/>
                <w:u w:val="single"/>
              </w:rPr>
              <w:t xml:space="preserve"> </w:t>
            </w:r>
            <w:r w:rsidR="00285FAA" w:rsidRPr="00AA6A91">
              <w:rPr>
                <w:rFonts w:ascii="Arial Narrow" w:hAnsi="Arial Narrow" w:cs="Arial"/>
                <w:b/>
                <w:szCs w:val="22"/>
                <w:u w:val="single"/>
              </w:rPr>
              <w:t>MEPECO</w:t>
            </w:r>
          </w:p>
          <w:p w:rsidR="00285FAA" w:rsidRPr="00AA6A91" w:rsidRDefault="00285FAA" w:rsidP="0047014F">
            <w:pPr>
              <w:rPr>
                <w:rFonts w:ascii="Arial Narrow" w:hAnsi="Arial Narrow" w:cs="Arial"/>
                <w:szCs w:val="22"/>
              </w:rPr>
            </w:pPr>
          </w:p>
          <w:p w:rsidR="00285FAA" w:rsidRPr="00AA6A91" w:rsidRDefault="00285FAA" w:rsidP="0047014F">
            <w:pPr>
              <w:rPr>
                <w:rFonts w:ascii="Arial Narrow" w:hAnsi="Arial Narrow" w:cs="Arial"/>
                <w:szCs w:val="22"/>
              </w:rPr>
            </w:pPr>
            <w:r w:rsidRPr="00AA6A91">
              <w:rPr>
                <w:rFonts w:ascii="Arial Narrow" w:hAnsi="Arial Narrow" w:cs="Arial"/>
                <w:szCs w:val="22"/>
              </w:rPr>
              <w:t xml:space="preserve">Realiza las siguientes validaciones : </w:t>
            </w:r>
          </w:p>
          <w:p w:rsidR="00285FAA" w:rsidRPr="00AA6A91" w:rsidRDefault="00285FAA" w:rsidP="0047014F">
            <w:pPr>
              <w:rPr>
                <w:rFonts w:ascii="Arial Narrow" w:hAnsi="Arial Narrow" w:cs="Arial"/>
                <w:szCs w:val="22"/>
              </w:rPr>
            </w:pPr>
          </w:p>
          <w:p w:rsidR="00285FAA" w:rsidRPr="00AA6A91" w:rsidRDefault="00285FAA" w:rsidP="00285FAA">
            <w:pPr>
              <w:numPr>
                <w:ilvl w:val="0"/>
                <w:numId w:val="17"/>
              </w:numPr>
              <w:rPr>
                <w:rFonts w:ascii="Arial Narrow" w:hAnsi="Arial Narrow"/>
                <w:bCs/>
                <w:color w:val="000000"/>
                <w:szCs w:val="22"/>
              </w:rPr>
            </w:pPr>
            <w:r w:rsidRPr="00AA6A91">
              <w:rPr>
                <w:rFonts w:ascii="Arial Narrow" w:hAnsi="Arial Narrow"/>
                <w:bCs/>
                <w:color w:val="000000"/>
                <w:szCs w:val="22"/>
              </w:rPr>
              <w:t>Que el contribuyente no sea de tipo Persona natural, sin negocio (01).</w:t>
            </w:r>
          </w:p>
          <w:p w:rsidR="00285FAA" w:rsidRPr="00AA6A91" w:rsidRDefault="00285FAA" w:rsidP="0047014F">
            <w:pPr>
              <w:ind w:left="720"/>
              <w:rPr>
                <w:rFonts w:ascii="Arial Narrow" w:hAnsi="Arial Narrow"/>
                <w:bCs/>
                <w:color w:val="000000"/>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720"/>
              <w:rPr>
                <w:rFonts w:ascii="Arial Narrow" w:hAnsi="Arial Narrow"/>
                <w:bCs/>
                <w:color w:val="000000"/>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01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w:t>
            </w:r>
            <w:r w:rsidR="008569D8">
              <w:rPr>
                <w:rFonts w:ascii="Arial Narrow" w:hAnsi="Arial Narrow" w:cs="Arial"/>
                <w:szCs w:val="22"/>
              </w:rPr>
              <w:t>A</w:t>
            </w:r>
            <w:r w:rsidRPr="00AA6A91">
              <w:rPr>
                <w:rFonts w:ascii="Arial Narrow" w:hAnsi="Arial Narrow" w:cs="Arial"/>
                <w:szCs w:val="22"/>
              </w:rPr>
              <w:t xml:space="preserve">nexo </w:t>
            </w:r>
            <w:r w:rsidR="008569D8">
              <w:rPr>
                <w:rFonts w:ascii="Arial Narrow" w:hAnsi="Arial Narrow" w:cs="Arial"/>
                <w:szCs w:val="22"/>
              </w:rPr>
              <w:t>2</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0"/>
                <w:numId w:val="17"/>
              </w:numPr>
              <w:rPr>
                <w:rFonts w:ascii="Arial Narrow" w:hAnsi="Arial Narrow"/>
                <w:bCs/>
                <w:color w:val="000000"/>
                <w:szCs w:val="22"/>
              </w:rPr>
            </w:pPr>
            <w:r w:rsidRPr="00AA6A91">
              <w:rPr>
                <w:rFonts w:ascii="Arial Narrow" w:hAnsi="Arial Narrow"/>
                <w:bCs/>
                <w:color w:val="000000"/>
                <w:szCs w:val="22"/>
              </w:rPr>
              <w:t>Que el contribuyente se encuentre Activo (00), Baja Provisional (01) y Baja Provisional de oficio (02)</w:t>
            </w:r>
          </w:p>
          <w:p w:rsidR="00285FAA" w:rsidRPr="00AA6A91" w:rsidRDefault="00285FAA" w:rsidP="0047014F">
            <w:pPr>
              <w:ind w:left="720"/>
              <w:rPr>
                <w:rFonts w:ascii="Arial Narrow" w:hAnsi="Arial Narrow"/>
                <w:bCs/>
                <w:color w:val="000000"/>
                <w:szCs w:val="22"/>
              </w:rPr>
            </w:pPr>
          </w:p>
          <w:p w:rsidR="00285FAA" w:rsidRPr="00AA6A91" w:rsidRDefault="00285FAA" w:rsidP="0047014F">
            <w:pPr>
              <w:ind w:left="720"/>
              <w:rPr>
                <w:rFonts w:ascii="Arial Narrow" w:hAnsi="Arial Narrow"/>
                <w:b/>
                <w:bCs/>
                <w:color w:val="000000"/>
                <w:szCs w:val="22"/>
                <w:u w:val="single"/>
              </w:rPr>
            </w:pPr>
            <w:r w:rsidRPr="00AA6A91">
              <w:rPr>
                <w:rFonts w:ascii="Arial Narrow" w:hAnsi="Arial Narrow"/>
                <w:b/>
                <w:bCs/>
                <w:color w:val="000000"/>
                <w:szCs w:val="22"/>
                <w:u w:val="single"/>
              </w:rPr>
              <w:t>Si no cumple la validación</w:t>
            </w:r>
          </w:p>
          <w:p w:rsidR="00285FAA" w:rsidRPr="00AA6A91" w:rsidRDefault="00285FAA" w:rsidP="0047014F">
            <w:pPr>
              <w:ind w:left="72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02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8569D8" w:rsidP="00285FAA">
            <w:pPr>
              <w:numPr>
                <w:ilvl w:val="1"/>
                <w:numId w:val="18"/>
              </w:numPr>
              <w:rPr>
                <w:rFonts w:ascii="Arial Narrow" w:hAnsi="Arial Narrow" w:cs="Arial"/>
                <w:szCs w:val="22"/>
              </w:rPr>
            </w:pPr>
            <w:r>
              <w:rPr>
                <w:rFonts w:ascii="Arial Narrow" w:hAnsi="Arial Narrow" w:cs="Arial"/>
                <w:szCs w:val="22"/>
              </w:rPr>
              <w:t>Mensaje =   Ver Anexo 2</w:t>
            </w:r>
            <w:r w:rsidR="00285FAA" w:rsidRPr="00AA6A91">
              <w:rPr>
                <w:rFonts w:ascii="Arial Narrow" w:hAnsi="Arial Narrow" w:cs="Arial"/>
                <w:szCs w:val="22"/>
              </w:rPr>
              <w:t>.</w:t>
            </w:r>
          </w:p>
          <w:p w:rsidR="00285FAA" w:rsidRPr="00AA6A91" w:rsidRDefault="00285FAA" w:rsidP="0047014F">
            <w:pPr>
              <w:rPr>
                <w:rFonts w:ascii="Arial Narrow" w:hAnsi="Arial Narrow"/>
                <w:bCs/>
                <w:color w:val="000000"/>
                <w:szCs w:val="22"/>
              </w:rPr>
            </w:pPr>
          </w:p>
          <w:p w:rsidR="009E7C9C" w:rsidRPr="00C76408" w:rsidRDefault="00285FAA" w:rsidP="006F2178">
            <w:pPr>
              <w:numPr>
                <w:ilvl w:val="0"/>
                <w:numId w:val="17"/>
              </w:numPr>
              <w:rPr>
                <w:rFonts w:cs="Arial"/>
                <w:bCs/>
                <w:szCs w:val="22"/>
                <w:highlight w:val="green"/>
                <w:lang w:val="es-PE"/>
              </w:rPr>
            </w:pPr>
            <w:r w:rsidRPr="00AA6A91">
              <w:rPr>
                <w:rFonts w:ascii="Arial Narrow" w:hAnsi="Arial Narrow"/>
                <w:bCs/>
                <w:color w:val="000000"/>
                <w:szCs w:val="22"/>
              </w:rPr>
              <w:t>Tributos régimen de procedencia (origen) del contribuyente debe ser: Régimen Especial, Régimen de Amazonia, Régimen de Frontera, Régimen NRUS, Régimen Agrario o Régimen pequeño agrario</w:t>
            </w:r>
            <w:r w:rsidR="00022E1A">
              <w:rPr>
                <w:rFonts w:ascii="Arial Narrow" w:hAnsi="Arial Narrow"/>
                <w:bCs/>
                <w:color w:val="000000"/>
                <w:szCs w:val="22"/>
              </w:rPr>
              <w:t xml:space="preserve"> o </w:t>
            </w:r>
            <w:r w:rsidR="00022E1A" w:rsidRPr="000660DB">
              <w:rPr>
                <w:rFonts w:ascii="Arial Narrow" w:hAnsi="Arial Narrow"/>
                <w:bCs/>
                <w:color w:val="000000"/>
                <w:sz w:val="20"/>
                <w:szCs w:val="20"/>
                <w:highlight w:val="yellow"/>
              </w:rPr>
              <w:t>Régimen RMT</w:t>
            </w:r>
            <w:r w:rsidR="00022E1A">
              <w:rPr>
                <w:rFonts w:ascii="Arial Narrow" w:hAnsi="Arial Narrow"/>
                <w:bCs/>
                <w:color w:val="000000"/>
                <w:sz w:val="20"/>
                <w:szCs w:val="20"/>
                <w:highlight w:val="yellow"/>
              </w:rPr>
              <w:t>-MYP</w:t>
            </w:r>
            <w:r w:rsidR="00022E1A">
              <w:rPr>
                <w:rFonts w:ascii="Arial Narrow" w:hAnsi="Arial Narrow"/>
                <w:bCs/>
                <w:color w:val="000000"/>
                <w:sz w:val="20"/>
                <w:szCs w:val="20"/>
              </w:rPr>
              <w:t>.</w:t>
            </w:r>
            <w:r w:rsidR="009E7C9C">
              <w:rPr>
                <w:rFonts w:ascii="Arial Narrow" w:hAnsi="Arial Narrow"/>
                <w:bCs/>
                <w:color w:val="000000"/>
                <w:sz w:val="20"/>
                <w:szCs w:val="20"/>
              </w:rPr>
              <w:t xml:space="preserve"> </w:t>
            </w:r>
            <w:r w:rsidR="009E7C9C" w:rsidRPr="008A5262">
              <w:rPr>
                <w:rFonts w:ascii="Arial Narrow" w:hAnsi="Arial Narrow" w:cs="Arial"/>
                <w:bCs/>
                <w:color w:val="000000" w:themeColor="text1"/>
                <w:sz w:val="20"/>
                <w:szCs w:val="20"/>
                <w:highlight w:val="green"/>
                <w:lang w:val="es-PE"/>
              </w:rPr>
              <w:t>No considerar esta regla/validación en caso el contribuyente no se encuentre afecto</w:t>
            </w:r>
            <w:r w:rsidR="009E7C9C">
              <w:rPr>
                <w:rFonts w:ascii="Arial Narrow" w:hAnsi="Arial Narrow" w:cs="Arial"/>
                <w:bCs/>
                <w:color w:val="000000" w:themeColor="text1"/>
                <w:sz w:val="20"/>
                <w:szCs w:val="20"/>
                <w:highlight w:val="green"/>
                <w:lang w:val="es-PE"/>
              </w:rPr>
              <w:t xml:space="preserve"> a </w:t>
            </w:r>
            <w:r w:rsidR="009E7C9C" w:rsidRPr="00817630">
              <w:rPr>
                <w:rFonts w:ascii="Arial Narrow" w:hAnsi="Arial Narrow" w:cs="Arial"/>
                <w:bCs/>
                <w:color w:val="000000" w:themeColor="text1"/>
                <w:sz w:val="20"/>
                <w:szCs w:val="20"/>
                <w:highlight w:val="green"/>
                <w:lang w:val="es-PE"/>
              </w:rPr>
              <w:t>alguno de los</w:t>
            </w:r>
            <w:r w:rsidR="009E7C9C">
              <w:rPr>
                <w:rFonts w:ascii="Arial Narrow" w:hAnsi="Arial Narrow" w:cs="Arial"/>
                <w:bCs/>
                <w:color w:val="000000" w:themeColor="text1"/>
                <w:sz w:val="20"/>
                <w:szCs w:val="20"/>
                <w:highlight w:val="green"/>
                <w:lang w:val="es-PE"/>
              </w:rPr>
              <w:t xml:space="preserve"> siguientes</w:t>
            </w:r>
            <w:r w:rsidR="009E7C9C" w:rsidRPr="00817630">
              <w:rPr>
                <w:rFonts w:ascii="Arial Narrow" w:hAnsi="Arial Narrow" w:cs="Arial"/>
                <w:bCs/>
                <w:color w:val="000000" w:themeColor="text1"/>
                <w:sz w:val="20"/>
                <w:szCs w:val="20"/>
                <w:highlight w:val="green"/>
                <w:lang w:val="es-PE"/>
              </w:rPr>
              <w:t xml:space="preserve"> </w:t>
            </w:r>
            <w:r w:rsidR="009E7C9C">
              <w:rPr>
                <w:rFonts w:ascii="Arial Narrow" w:hAnsi="Arial Narrow" w:cs="Arial"/>
                <w:bCs/>
                <w:color w:val="000000" w:themeColor="text1"/>
                <w:sz w:val="20"/>
                <w:szCs w:val="20"/>
                <w:highlight w:val="green"/>
                <w:lang w:val="es-PE"/>
              </w:rPr>
              <w:t>regímenes:</w:t>
            </w:r>
          </w:p>
          <w:p w:rsidR="009E7C9C" w:rsidRPr="00CC290C" w:rsidRDefault="009E7C9C" w:rsidP="009E7C9C">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General (3031)</w:t>
            </w:r>
          </w:p>
          <w:p w:rsidR="009E7C9C" w:rsidRPr="00CC290C" w:rsidRDefault="009E7C9C" w:rsidP="009E7C9C">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Especial (3111)</w:t>
            </w:r>
          </w:p>
          <w:p w:rsidR="009E7C9C" w:rsidRPr="00CC290C" w:rsidRDefault="009E7C9C" w:rsidP="009E7C9C">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MYPE Tributario (3121)</w:t>
            </w:r>
          </w:p>
          <w:p w:rsidR="009E7C9C" w:rsidRPr="00CC290C" w:rsidRDefault="009E7C9C" w:rsidP="009E7C9C">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t>Régimen de frontera (3611)</w:t>
            </w:r>
          </w:p>
          <w:p w:rsidR="009E7C9C" w:rsidRPr="006B4C6D" w:rsidRDefault="009E7C9C" w:rsidP="009E7C9C">
            <w:pPr>
              <w:pStyle w:val="Prrafodelista"/>
              <w:numPr>
                <w:ilvl w:val="1"/>
                <w:numId w:val="50"/>
              </w:numPr>
              <w:tabs>
                <w:tab w:val="left" w:pos="1091"/>
              </w:tabs>
              <w:rPr>
                <w:rFonts w:cs="Arial"/>
                <w:bCs/>
                <w:szCs w:val="22"/>
                <w:highlight w:val="green"/>
                <w:lang w:val="es-PE"/>
              </w:rPr>
            </w:pPr>
            <w:r w:rsidRPr="00CC290C">
              <w:rPr>
                <w:rFonts w:cs="Arial"/>
                <w:bCs/>
                <w:szCs w:val="22"/>
                <w:highlight w:val="green"/>
                <w:lang w:val="es-PE"/>
              </w:rPr>
              <w:lastRenderedPageBreak/>
              <w:t>Régimen agrario</w:t>
            </w:r>
            <w:r>
              <w:rPr>
                <w:rFonts w:cs="Arial"/>
                <w:bCs/>
                <w:szCs w:val="22"/>
                <w:highlight w:val="green"/>
                <w:lang w:val="es-PE"/>
              </w:rPr>
              <w:t xml:space="preserve"> </w:t>
            </w:r>
            <w:r w:rsidRPr="006B4C6D">
              <w:rPr>
                <w:rFonts w:cs="Arial"/>
                <w:bCs/>
                <w:szCs w:val="22"/>
                <w:highlight w:val="green"/>
                <w:lang w:val="es-PE"/>
              </w:rPr>
              <w:t>885</w:t>
            </w:r>
            <w:r w:rsidR="000C3212">
              <w:rPr>
                <w:rFonts w:cs="Arial"/>
                <w:bCs/>
                <w:szCs w:val="22"/>
                <w:highlight w:val="green"/>
                <w:lang w:val="es-PE"/>
              </w:rPr>
              <w:t xml:space="preserve"> CP</w:t>
            </w:r>
            <w:r w:rsidRPr="006B4C6D">
              <w:rPr>
                <w:rFonts w:cs="Arial"/>
                <w:bCs/>
                <w:szCs w:val="22"/>
                <w:highlight w:val="green"/>
                <w:lang w:val="es-PE"/>
              </w:rPr>
              <w:t xml:space="preserve"> (3411)</w:t>
            </w:r>
          </w:p>
          <w:p w:rsidR="009E7C9C" w:rsidRPr="006B4C6D" w:rsidRDefault="009E7C9C" w:rsidP="009E7C9C">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Amazonía (3311)</w:t>
            </w:r>
          </w:p>
          <w:p w:rsidR="000C3212" w:rsidRDefault="009E7C9C" w:rsidP="000C3212">
            <w:pPr>
              <w:pStyle w:val="Prrafodelista"/>
              <w:numPr>
                <w:ilvl w:val="1"/>
                <w:numId w:val="50"/>
              </w:numPr>
              <w:tabs>
                <w:tab w:val="left" w:pos="1091"/>
              </w:tabs>
              <w:rPr>
                <w:rFonts w:cs="Arial"/>
                <w:bCs/>
                <w:szCs w:val="22"/>
                <w:highlight w:val="green"/>
                <w:lang w:val="es-PE"/>
              </w:rPr>
            </w:pPr>
            <w:r w:rsidRPr="006B4C6D">
              <w:rPr>
                <w:rFonts w:cs="Arial"/>
                <w:bCs/>
                <w:szCs w:val="22"/>
                <w:highlight w:val="green"/>
                <w:lang w:val="es-PE"/>
              </w:rPr>
              <w:t>Régimen agrario CP (3</w:t>
            </w:r>
            <w:r>
              <w:rPr>
                <w:rFonts w:cs="Arial"/>
                <w:bCs/>
                <w:szCs w:val="22"/>
                <w:highlight w:val="green"/>
                <w:lang w:val="es-PE"/>
              </w:rPr>
              <w:t>5</w:t>
            </w:r>
            <w:r w:rsidRPr="006B4C6D">
              <w:rPr>
                <w:rFonts w:cs="Arial"/>
                <w:bCs/>
                <w:szCs w:val="22"/>
                <w:highlight w:val="green"/>
                <w:lang w:val="es-PE"/>
              </w:rPr>
              <w:t>11</w:t>
            </w:r>
            <w:r w:rsidRPr="00CC290C">
              <w:rPr>
                <w:rFonts w:cs="Arial"/>
                <w:bCs/>
                <w:szCs w:val="22"/>
                <w:highlight w:val="green"/>
                <w:lang w:val="es-PE"/>
              </w:rPr>
              <w:t>)</w:t>
            </w:r>
          </w:p>
          <w:p w:rsidR="00285FAA" w:rsidRPr="000C3212" w:rsidRDefault="009E7C9C" w:rsidP="000C3212">
            <w:pPr>
              <w:pStyle w:val="Prrafodelista"/>
              <w:numPr>
                <w:ilvl w:val="1"/>
                <w:numId w:val="50"/>
              </w:numPr>
              <w:tabs>
                <w:tab w:val="left" w:pos="1091"/>
              </w:tabs>
              <w:rPr>
                <w:rFonts w:cs="Arial"/>
                <w:bCs/>
                <w:szCs w:val="22"/>
                <w:highlight w:val="green"/>
                <w:lang w:val="es-PE"/>
              </w:rPr>
            </w:pPr>
            <w:r w:rsidRPr="000C3212">
              <w:rPr>
                <w:rFonts w:cs="Arial"/>
                <w:bCs/>
                <w:szCs w:val="22"/>
                <w:highlight w:val="green"/>
                <w:lang w:val="es-PE"/>
              </w:rPr>
              <w:t>NRUS (041101, 041102, 041103, 041104, 041105, 041201, 041202, 041203, 041204, 041205, 041301, 041302, 041303, 041304, 041305</w:t>
            </w:r>
            <w:r w:rsidRPr="000C3212">
              <w:rPr>
                <w:rFonts w:ascii="Arial Narrow" w:hAnsi="Arial Narrow" w:cs="Arial"/>
                <w:bCs/>
                <w:color w:val="000000" w:themeColor="text1"/>
                <w:sz w:val="20"/>
                <w:szCs w:val="20"/>
                <w:highlight w:val="green"/>
                <w:lang w:val="es-PE"/>
              </w:rPr>
              <w:t>).</w:t>
            </w:r>
          </w:p>
          <w:p w:rsidR="00285FAA" w:rsidRPr="00AA6A91" w:rsidRDefault="00285FAA" w:rsidP="0047014F">
            <w:pPr>
              <w:rPr>
                <w:rFonts w:ascii="Arial Narrow" w:hAnsi="Arial Narrow" w:cs="Arial"/>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72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03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ind w:left="144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Si se supera todas las validaciones los datos de salida del servicio son:</w:t>
            </w:r>
          </w:p>
          <w:p w:rsidR="00285FAA" w:rsidRPr="00AA6A91" w:rsidRDefault="00285FAA" w:rsidP="0047014F">
            <w:pPr>
              <w:ind w:left="360"/>
              <w:rPr>
                <w:rFonts w:ascii="Arial Narrow" w:hAnsi="Arial Narrow" w:cs="Arial"/>
                <w:szCs w:val="22"/>
              </w:rPr>
            </w:pP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Respuesta de la validación = 00</w:t>
            </w:r>
            <w:r w:rsidR="005C0B62">
              <w:rPr>
                <w:rFonts w:ascii="Arial Narrow" w:hAnsi="Arial Narrow" w:cs="Arial"/>
                <w:szCs w:val="22"/>
              </w:rPr>
              <w:t xml:space="preserve"> (Ver Anexo 5)</w:t>
            </w:r>
            <w:r w:rsidRPr="00AA6A91">
              <w:rPr>
                <w:rFonts w:ascii="Arial Narrow" w:hAnsi="Arial Narrow" w:cs="Arial"/>
                <w:szCs w:val="22"/>
              </w:rPr>
              <w:t>.</w:t>
            </w: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Lista de errores en la validación = Vacío.</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Si no se supera alguna de las validaciones los datos de salida del servicio son:</w:t>
            </w:r>
          </w:p>
          <w:p w:rsidR="00285FAA" w:rsidRPr="00AA6A91" w:rsidRDefault="00285FAA" w:rsidP="0047014F">
            <w:pPr>
              <w:ind w:left="360"/>
              <w:rPr>
                <w:rFonts w:ascii="Arial Narrow" w:hAnsi="Arial Narrow" w:cs="Arial"/>
                <w:szCs w:val="22"/>
              </w:rPr>
            </w:pP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Respuesta de la validación = 01</w:t>
            </w:r>
            <w:r w:rsidR="005C0B62">
              <w:rPr>
                <w:rFonts w:ascii="Arial Narrow" w:hAnsi="Arial Narrow" w:cs="Arial"/>
                <w:szCs w:val="22"/>
              </w:rPr>
              <w:t xml:space="preserve"> (Ver Anexo 5)</w:t>
            </w:r>
            <w:r w:rsidRPr="00AA6A91">
              <w:rPr>
                <w:rFonts w:ascii="Arial Narrow" w:hAnsi="Arial Narrow" w:cs="Arial"/>
                <w:szCs w:val="22"/>
              </w:rPr>
              <w:t>.</w:t>
            </w: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Lista de errores en la validación =  Lista de todos las validaciones no superadas.</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Almacenar la lista de errores en una cadena, los datos a considerar son :</w:t>
            </w:r>
          </w:p>
          <w:p w:rsidR="00285FAA" w:rsidRPr="00AA6A91" w:rsidRDefault="00285FAA" w:rsidP="00967B4E">
            <w:pPr>
              <w:numPr>
                <w:ilvl w:val="0"/>
                <w:numId w:val="23"/>
              </w:numPr>
              <w:ind w:left="1080"/>
              <w:rPr>
                <w:rFonts w:ascii="Arial Narrow" w:hAnsi="Arial Narrow" w:cs="Arial"/>
                <w:szCs w:val="22"/>
              </w:rPr>
            </w:pPr>
            <w:r w:rsidRPr="00AA6A91">
              <w:rPr>
                <w:rFonts w:ascii="Arial Narrow" w:hAnsi="Arial Narrow" w:cs="Arial"/>
                <w:szCs w:val="22"/>
              </w:rPr>
              <w:t>Código de error</w:t>
            </w:r>
          </w:p>
          <w:p w:rsidR="00285FAA" w:rsidRPr="00AA6A91" w:rsidRDefault="00285FAA" w:rsidP="00967B4E">
            <w:pPr>
              <w:numPr>
                <w:ilvl w:val="0"/>
                <w:numId w:val="23"/>
              </w:numPr>
              <w:ind w:left="1080"/>
              <w:rPr>
                <w:rFonts w:ascii="Arial Narrow" w:hAnsi="Arial Narrow" w:cs="Arial"/>
                <w:szCs w:val="22"/>
              </w:rPr>
            </w:pPr>
            <w:r w:rsidRPr="00AA6A91">
              <w:rPr>
                <w:rFonts w:ascii="Arial Narrow" w:hAnsi="Arial Narrow" w:cs="Arial"/>
                <w:szCs w:val="22"/>
              </w:rPr>
              <w:t xml:space="preserve">Descripción del error </w:t>
            </w:r>
          </w:p>
          <w:p w:rsidR="00285FAA" w:rsidRPr="00AA6A91" w:rsidRDefault="00285FAA" w:rsidP="0047014F">
            <w:pPr>
              <w:ind w:left="108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Cada error deberá estar separado por palotes ‘|’ , ejemplo:</w:t>
            </w:r>
          </w:p>
          <w:p w:rsidR="00285FAA" w:rsidRPr="00AA6A91" w:rsidRDefault="00285FAA" w:rsidP="0047014F">
            <w:pPr>
              <w:ind w:left="360"/>
              <w:rPr>
                <w:rFonts w:ascii="Arial Narrow" w:hAnsi="Arial Narrow"/>
                <w:szCs w:val="22"/>
              </w:rPr>
            </w:pPr>
            <w:r w:rsidRPr="00AA6A91">
              <w:rPr>
                <w:rFonts w:ascii="Arial Narrow" w:hAnsi="Arial Narrow"/>
                <w:szCs w:val="22"/>
              </w:rPr>
              <w:t>01 Es una persona natural sin negocio| 02 El estado de su RUC no se encuentra Activo|</w:t>
            </w:r>
          </w:p>
          <w:p w:rsidR="00285FAA" w:rsidRPr="00AA6A91" w:rsidRDefault="00285FAA" w:rsidP="0047014F">
            <w:pPr>
              <w:rPr>
                <w:rFonts w:ascii="Arial Narrow" w:hAnsi="Arial Narrow" w:cs="Arial"/>
                <w:szCs w:val="22"/>
              </w:rPr>
            </w:pPr>
          </w:p>
          <w:p w:rsidR="00285FAA" w:rsidRPr="00AA6A91" w:rsidRDefault="00285FAA" w:rsidP="0047014F">
            <w:pPr>
              <w:ind w:left="356" w:hanging="356"/>
              <w:rPr>
                <w:rFonts w:ascii="Arial Narrow" w:hAnsi="Arial Narrow" w:cs="Arial"/>
                <w:szCs w:val="22"/>
              </w:rPr>
            </w:pPr>
            <w:r w:rsidRPr="00AA6A91">
              <w:rPr>
                <w:rFonts w:ascii="Arial Narrow" w:hAnsi="Arial Narrow" w:cs="Arial"/>
                <w:szCs w:val="22"/>
              </w:rPr>
              <w:t xml:space="preserve">       Ver Anexo </w:t>
            </w:r>
            <w:r w:rsidR="008569D8" w:rsidRPr="008569D8">
              <w:rPr>
                <w:rFonts w:ascii="Arial Narrow" w:hAnsi="Arial Narrow"/>
                <w:szCs w:val="22"/>
              </w:rPr>
              <w:t>1</w:t>
            </w:r>
            <w:r w:rsidRPr="008569D8">
              <w:rPr>
                <w:rFonts w:ascii="Arial Narrow" w:hAnsi="Arial Narrow"/>
                <w:szCs w:val="22"/>
              </w:rPr>
              <w:t xml:space="preserve"> -   </w:t>
            </w:r>
            <w:r w:rsidR="008569D8" w:rsidRPr="008569D8">
              <w:rPr>
                <w:rFonts w:ascii="Arial Narrow" w:hAnsi="Arial Narrow"/>
                <w:szCs w:val="22"/>
              </w:rPr>
              <w:t>Formato de Especificación de Servicio REST</w:t>
            </w:r>
          </w:p>
          <w:p w:rsidR="00285FAA" w:rsidRPr="00AA6A91" w:rsidRDefault="00285FAA" w:rsidP="0047014F">
            <w:pPr>
              <w:rPr>
                <w:rFonts w:ascii="Arial Narrow" w:hAnsi="Arial Narrow" w:cs="Arial"/>
                <w:szCs w:val="22"/>
              </w:rPr>
            </w:pPr>
            <w:r w:rsidRPr="00AA6A91">
              <w:rPr>
                <w:rFonts w:ascii="Arial Narrow" w:hAnsi="Arial Narrow" w:cs="Arial"/>
                <w:szCs w:val="22"/>
              </w:rPr>
              <w:t xml:space="preserve"> </w:t>
            </w:r>
          </w:p>
        </w:tc>
      </w:tr>
      <w:tr w:rsidR="00285FAA" w:rsidRPr="00AA6A91" w:rsidTr="0047014F">
        <w:tc>
          <w:tcPr>
            <w:tcW w:w="9356" w:type="dxa"/>
            <w:gridSpan w:val="4"/>
          </w:tcPr>
          <w:p w:rsidR="00285FAA" w:rsidRPr="00AA6A91" w:rsidRDefault="00285FAA" w:rsidP="0047014F">
            <w:pPr>
              <w:rPr>
                <w:rFonts w:ascii="Arial Narrow" w:hAnsi="Arial Narrow" w:cs="Arial"/>
                <w:szCs w:val="22"/>
              </w:rPr>
            </w:pPr>
            <w:r w:rsidRPr="00AA6A91">
              <w:rPr>
                <w:rFonts w:ascii="Arial Narrow" w:hAnsi="Arial Narrow"/>
                <w:b/>
                <w:szCs w:val="22"/>
              </w:rPr>
              <w:lastRenderedPageBreak/>
              <w:t>FA002-Validar Régimen Especial.</w:t>
            </w:r>
          </w:p>
        </w:tc>
      </w:tr>
      <w:tr w:rsidR="00285FAA" w:rsidRPr="00AA6A91" w:rsidTr="0047014F">
        <w:tc>
          <w:tcPr>
            <w:tcW w:w="520" w:type="dxa"/>
          </w:tcPr>
          <w:p w:rsidR="00285FAA" w:rsidRPr="00AA6A91" w:rsidRDefault="00285FAA" w:rsidP="0047014F">
            <w:pPr>
              <w:rPr>
                <w:rFonts w:ascii="Arial Narrow" w:hAnsi="Arial Narrow" w:cs="Arial"/>
                <w:b/>
                <w:szCs w:val="22"/>
              </w:rPr>
            </w:pPr>
            <w:r w:rsidRPr="00AA6A91">
              <w:rPr>
                <w:rFonts w:ascii="Arial Narrow" w:hAnsi="Arial Narrow" w:cs="Arial"/>
                <w:b/>
                <w:szCs w:val="22"/>
              </w:rPr>
              <w:t>1</w:t>
            </w:r>
          </w:p>
        </w:tc>
        <w:tc>
          <w:tcPr>
            <w:tcW w:w="2882" w:type="dxa"/>
          </w:tcPr>
          <w:p w:rsidR="00285FAA" w:rsidRPr="00AA6A91" w:rsidRDefault="00285FAA" w:rsidP="0047014F">
            <w:pPr>
              <w:rPr>
                <w:rFonts w:ascii="Arial Narrow" w:hAnsi="Arial Narrow" w:cs="Arial"/>
                <w:szCs w:val="22"/>
              </w:rPr>
            </w:pPr>
            <w:r w:rsidRPr="00AA6A91">
              <w:rPr>
                <w:rFonts w:ascii="Arial Narrow" w:hAnsi="Arial Narrow" w:cs="Arial"/>
                <w:szCs w:val="22"/>
              </w:rPr>
              <w:t>Validar tipo de contribuyente.</w:t>
            </w:r>
          </w:p>
        </w:tc>
        <w:tc>
          <w:tcPr>
            <w:tcW w:w="5954" w:type="dxa"/>
            <w:gridSpan w:val="2"/>
          </w:tcPr>
          <w:p w:rsidR="00285FAA" w:rsidRPr="00AA6A91" w:rsidRDefault="00285FAA" w:rsidP="0047014F">
            <w:pPr>
              <w:rPr>
                <w:rFonts w:ascii="Arial Narrow" w:hAnsi="Arial Narrow" w:cs="Arial"/>
                <w:szCs w:val="22"/>
              </w:rPr>
            </w:pPr>
            <w:r w:rsidRPr="00AA6A91">
              <w:rPr>
                <w:rFonts w:ascii="Arial Narrow" w:hAnsi="Arial Narrow" w:cs="Arial"/>
                <w:szCs w:val="22"/>
              </w:rPr>
              <w:t>El sistema evalúa que el contribuyente sea:</w:t>
            </w:r>
          </w:p>
          <w:p w:rsidR="00285FAA" w:rsidRPr="00AA6A91" w:rsidRDefault="00285FAA" w:rsidP="0047014F">
            <w:pPr>
              <w:rPr>
                <w:rFonts w:ascii="Arial Narrow" w:hAnsi="Arial Narrow" w:cs="Arial"/>
                <w:szCs w:val="22"/>
              </w:rPr>
            </w:pPr>
          </w:p>
          <w:p w:rsidR="00285FAA" w:rsidRPr="00AA6A91" w:rsidDel="00053C14" w:rsidRDefault="00285FAA" w:rsidP="0047014F">
            <w:pPr>
              <w:rPr>
                <w:del w:id="314" w:author="Zumaeta Kawata Jesus" w:date="2018-09-04T14:18:00Z"/>
                <w:rFonts w:ascii="Arial Narrow" w:hAnsi="Arial Narrow" w:cs="Arial"/>
                <w:szCs w:val="22"/>
              </w:rPr>
            </w:pPr>
            <w:del w:id="315" w:author="Zumaeta Kawata Jesus" w:date="2018-09-04T14:18:00Z">
              <w:r w:rsidRPr="00AA6A91" w:rsidDel="00053C14">
                <w:rPr>
                  <w:rFonts w:ascii="Arial Narrow" w:hAnsi="Arial Narrow" w:cs="Arial"/>
                  <w:b/>
                  <w:szCs w:val="22"/>
                  <w:u w:val="single"/>
                </w:rPr>
                <w:delText>PRICO</w:delText>
              </w:r>
              <w:r w:rsidRPr="00AA6A91" w:rsidDel="00053C14">
                <w:rPr>
                  <w:rFonts w:ascii="Arial Narrow" w:hAnsi="Arial Narrow" w:cs="Arial"/>
                  <w:szCs w:val="22"/>
                </w:rPr>
                <w:delText xml:space="preserve">: </w:delText>
              </w:r>
            </w:del>
          </w:p>
          <w:p w:rsidR="00285FAA" w:rsidRPr="00AA6A91" w:rsidDel="00053C14" w:rsidRDefault="00285FAA" w:rsidP="0047014F">
            <w:pPr>
              <w:rPr>
                <w:del w:id="316" w:author="Zumaeta Kawata Jesus" w:date="2018-09-04T14:18:00Z"/>
                <w:rFonts w:ascii="Arial Narrow" w:hAnsi="Arial Narrow" w:cs="Arial"/>
                <w:szCs w:val="22"/>
              </w:rPr>
            </w:pPr>
          </w:p>
          <w:p w:rsidR="00285FAA" w:rsidRPr="00AA6A91" w:rsidDel="00053C14" w:rsidRDefault="00285FAA" w:rsidP="0047014F">
            <w:pPr>
              <w:rPr>
                <w:del w:id="317" w:author="Zumaeta Kawata Jesus" w:date="2018-09-04T14:18:00Z"/>
                <w:rFonts w:ascii="Arial Narrow" w:hAnsi="Arial Narrow" w:cs="Arial"/>
                <w:szCs w:val="22"/>
              </w:rPr>
            </w:pPr>
            <w:del w:id="318" w:author="Zumaeta Kawata Jesus" w:date="2018-09-04T14:18:00Z">
              <w:r w:rsidRPr="00AA6A91" w:rsidDel="00053C14">
                <w:rPr>
                  <w:rFonts w:ascii="Arial Narrow" w:hAnsi="Arial Narrow" w:cs="Arial"/>
                  <w:szCs w:val="22"/>
                </w:rPr>
                <w:delText>No aplica regla de validación, por lo tanto los datos  de salida del servicio son:</w:delText>
              </w:r>
            </w:del>
          </w:p>
          <w:p w:rsidR="00285FAA" w:rsidRPr="00AA6A91" w:rsidDel="00053C14" w:rsidRDefault="00285FAA" w:rsidP="00285FAA">
            <w:pPr>
              <w:numPr>
                <w:ilvl w:val="0"/>
                <w:numId w:val="16"/>
              </w:numPr>
              <w:rPr>
                <w:del w:id="319" w:author="Zumaeta Kawata Jesus" w:date="2018-09-04T14:18:00Z"/>
                <w:rFonts w:ascii="Arial Narrow" w:hAnsi="Arial Narrow" w:cs="Arial"/>
                <w:szCs w:val="22"/>
              </w:rPr>
            </w:pPr>
            <w:del w:id="320" w:author="Zumaeta Kawata Jesus" w:date="2018-09-04T14:18:00Z">
              <w:r w:rsidRPr="00AA6A91" w:rsidDel="00053C14">
                <w:rPr>
                  <w:rFonts w:ascii="Arial Narrow" w:hAnsi="Arial Narrow" w:cs="Arial"/>
                  <w:szCs w:val="22"/>
                </w:rPr>
                <w:delText>Respuesta de la validación = 00</w:delText>
              </w:r>
              <w:r w:rsidR="005C0B62" w:rsidDel="00053C14">
                <w:rPr>
                  <w:rFonts w:ascii="Arial Narrow" w:hAnsi="Arial Narrow" w:cs="Arial"/>
                  <w:szCs w:val="22"/>
                </w:rPr>
                <w:delText xml:space="preserve"> (Ver Anexo 5)</w:delText>
              </w:r>
              <w:r w:rsidRPr="00AA6A91" w:rsidDel="00053C14">
                <w:rPr>
                  <w:rFonts w:ascii="Arial Narrow" w:hAnsi="Arial Narrow" w:cs="Arial"/>
                  <w:szCs w:val="22"/>
                </w:rPr>
                <w:delText>.</w:delText>
              </w:r>
            </w:del>
          </w:p>
          <w:p w:rsidR="00285FAA" w:rsidRPr="00AA6A91" w:rsidDel="00053C14" w:rsidRDefault="00285FAA" w:rsidP="00285FAA">
            <w:pPr>
              <w:numPr>
                <w:ilvl w:val="0"/>
                <w:numId w:val="16"/>
              </w:numPr>
              <w:rPr>
                <w:del w:id="321" w:author="Zumaeta Kawata Jesus" w:date="2018-09-04T14:18:00Z"/>
                <w:rFonts w:ascii="Arial Narrow" w:hAnsi="Arial Narrow" w:cs="Arial"/>
                <w:szCs w:val="22"/>
              </w:rPr>
            </w:pPr>
            <w:del w:id="322" w:author="Zumaeta Kawata Jesus" w:date="2018-09-04T14:18:00Z">
              <w:r w:rsidRPr="00AA6A91" w:rsidDel="00053C14">
                <w:rPr>
                  <w:rFonts w:ascii="Arial Narrow" w:hAnsi="Arial Narrow" w:cs="Arial"/>
                  <w:szCs w:val="22"/>
                </w:rPr>
                <w:delText xml:space="preserve">Lista de errores en la validación = Vacío </w:delText>
              </w:r>
            </w:del>
          </w:p>
          <w:p w:rsidR="00285FAA" w:rsidRPr="00AA6A91" w:rsidRDefault="00285FAA" w:rsidP="0047014F">
            <w:pPr>
              <w:ind w:left="720"/>
              <w:rPr>
                <w:rFonts w:ascii="Arial Narrow" w:hAnsi="Arial Narrow" w:cs="Arial"/>
                <w:szCs w:val="22"/>
              </w:rPr>
            </w:pPr>
          </w:p>
          <w:p w:rsidR="00285FAA" w:rsidRPr="00AA6A91" w:rsidRDefault="00053C14" w:rsidP="0047014F">
            <w:pPr>
              <w:rPr>
                <w:rFonts w:ascii="Arial Narrow" w:hAnsi="Arial Narrow" w:cs="Arial"/>
                <w:szCs w:val="22"/>
              </w:rPr>
            </w:pPr>
            <w:ins w:id="323" w:author="Zumaeta Kawata Jesus" w:date="2018-09-04T14:18:00Z">
              <w:r>
                <w:rPr>
                  <w:rFonts w:ascii="Arial Narrow" w:hAnsi="Arial Narrow" w:cs="Arial"/>
                  <w:b/>
                  <w:szCs w:val="22"/>
                  <w:u w:val="single"/>
                </w:rPr>
                <w:t xml:space="preserve">PRICO Y </w:t>
              </w:r>
            </w:ins>
            <w:r w:rsidR="00285FAA" w:rsidRPr="00AA6A91">
              <w:rPr>
                <w:rFonts w:ascii="Arial Narrow" w:hAnsi="Arial Narrow" w:cs="Arial"/>
                <w:b/>
                <w:szCs w:val="22"/>
                <w:u w:val="single"/>
              </w:rPr>
              <w:t>MEPECO</w:t>
            </w:r>
          </w:p>
          <w:p w:rsidR="00285FAA" w:rsidRPr="00AA6A91" w:rsidRDefault="00285FAA" w:rsidP="0047014F">
            <w:pPr>
              <w:rPr>
                <w:rFonts w:ascii="Arial Narrow" w:hAnsi="Arial Narrow" w:cs="Arial"/>
                <w:szCs w:val="22"/>
              </w:rPr>
            </w:pPr>
          </w:p>
          <w:p w:rsidR="00285FAA" w:rsidRPr="00AA6A91" w:rsidRDefault="00285FAA" w:rsidP="0047014F">
            <w:pPr>
              <w:rPr>
                <w:rFonts w:ascii="Arial Narrow" w:hAnsi="Arial Narrow" w:cs="Arial"/>
                <w:szCs w:val="22"/>
              </w:rPr>
            </w:pPr>
            <w:r w:rsidRPr="00AA6A91">
              <w:rPr>
                <w:rFonts w:ascii="Arial Narrow" w:hAnsi="Arial Narrow" w:cs="Arial"/>
                <w:szCs w:val="22"/>
              </w:rPr>
              <w:t xml:space="preserve">Realiza las siguientes validaciones : </w:t>
            </w:r>
          </w:p>
          <w:p w:rsidR="00285FAA" w:rsidRPr="00AA6A91" w:rsidRDefault="00285FAA" w:rsidP="0047014F">
            <w:pPr>
              <w:rPr>
                <w:rFonts w:ascii="Arial Narrow" w:hAnsi="Arial Narrow" w:cs="Arial"/>
                <w:szCs w:val="22"/>
              </w:rPr>
            </w:pPr>
          </w:p>
          <w:p w:rsidR="00285FAA" w:rsidRPr="00AA6A91" w:rsidRDefault="00285FAA" w:rsidP="00285FAA">
            <w:pPr>
              <w:numPr>
                <w:ilvl w:val="0"/>
                <w:numId w:val="19"/>
              </w:numPr>
              <w:rPr>
                <w:rFonts w:ascii="Arial Narrow" w:hAnsi="Arial Narrow"/>
                <w:bCs/>
                <w:color w:val="000000"/>
                <w:szCs w:val="22"/>
              </w:rPr>
            </w:pPr>
            <w:r w:rsidRPr="00AA6A91">
              <w:rPr>
                <w:rFonts w:ascii="Arial Narrow" w:hAnsi="Arial Narrow"/>
                <w:bCs/>
                <w:color w:val="000000"/>
                <w:szCs w:val="22"/>
              </w:rPr>
              <w:t>Que el contribuyente no sea  de tipo Persona natural, sin negocio (01).</w:t>
            </w:r>
          </w:p>
          <w:p w:rsidR="00285FAA" w:rsidRPr="00AA6A91" w:rsidRDefault="00285FAA" w:rsidP="0047014F">
            <w:pPr>
              <w:ind w:left="720"/>
              <w:rPr>
                <w:rFonts w:ascii="Arial Narrow" w:hAnsi="Arial Narrow"/>
                <w:bCs/>
                <w:color w:val="000000"/>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01 ( Parámetro de errores</w:t>
            </w:r>
            <w:r w:rsidR="005C0B62">
              <w:rPr>
                <w:rFonts w:ascii="Arial Narrow" w:hAnsi="Arial Narrow" w:cs="Arial"/>
                <w:szCs w:val="22"/>
              </w:rPr>
              <w:t xml:space="preserve">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0"/>
                <w:numId w:val="19"/>
              </w:numPr>
              <w:rPr>
                <w:rFonts w:ascii="Arial Narrow" w:hAnsi="Arial Narrow"/>
                <w:bCs/>
                <w:color w:val="000000"/>
                <w:szCs w:val="22"/>
              </w:rPr>
            </w:pPr>
            <w:r w:rsidRPr="00AA6A91">
              <w:rPr>
                <w:rFonts w:ascii="Arial Narrow" w:hAnsi="Arial Narrow"/>
                <w:bCs/>
                <w:color w:val="000000"/>
                <w:szCs w:val="22"/>
              </w:rPr>
              <w:t>Que el contribuyente se encuentre Activo (00), Baja Provisional (01) y Baja Provisional de oficio (02)</w:t>
            </w:r>
          </w:p>
          <w:p w:rsidR="00285FAA" w:rsidRPr="00AA6A91" w:rsidRDefault="00285FAA" w:rsidP="0047014F">
            <w:pPr>
              <w:ind w:left="720"/>
              <w:rPr>
                <w:rFonts w:ascii="Arial Narrow" w:hAnsi="Arial Narrow"/>
                <w:bCs/>
                <w:color w:val="000000"/>
                <w:szCs w:val="22"/>
              </w:rPr>
            </w:pPr>
          </w:p>
          <w:p w:rsidR="00285FAA" w:rsidRPr="00AA6A91" w:rsidRDefault="00285FAA" w:rsidP="0047014F">
            <w:pPr>
              <w:ind w:left="720"/>
              <w:rPr>
                <w:rFonts w:ascii="Arial Narrow" w:hAnsi="Arial Narrow" w:cs="Arial"/>
                <w:szCs w:val="22"/>
              </w:rPr>
            </w:pPr>
            <w:r w:rsidRPr="00AA6A91">
              <w:rPr>
                <w:rFonts w:ascii="Arial Narrow" w:hAnsi="Arial Narrow"/>
                <w:b/>
                <w:bCs/>
                <w:color w:val="000000"/>
                <w:szCs w:val="22"/>
                <w:u w:val="single"/>
              </w:rPr>
              <w:t>Si no cumple la validación</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02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8569D8" w:rsidP="00285FAA">
            <w:pPr>
              <w:numPr>
                <w:ilvl w:val="1"/>
                <w:numId w:val="18"/>
              </w:numPr>
              <w:rPr>
                <w:rFonts w:ascii="Arial Narrow" w:hAnsi="Arial Narrow" w:cs="Arial"/>
                <w:szCs w:val="22"/>
              </w:rPr>
            </w:pPr>
            <w:r>
              <w:rPr>
                <w:rFonts w:ascii="Arial Narrow" w:hAnsi="Arial Narrow" w:cs="Arial"/>
                <w:szCs w:val="22"/>
              </w:rPr>
              <w:t>Mensaje =   Ver Anexo 2</w:t>
            </w:r>
            <w:r w:rsidR="00285FAA" w:rsidRPr="00AA6A91">
              <w:rPr>
                <w:rFonts w:ascii="Arial Narrow" w:hAnsi="Arial Narrow" w:cs="Arial"/>
                <w:szCs w:val="22"/>
              </w:rPr>
              <w:t>.</w:t>
            </w:r>
          </w:p>
          <w:p w:rsidR="00285FAA" w:rsidRPr="00AA6A91" w:rsidRDefault="00285FAA" w:rsidP="0047014F">
            <w:pPr>
              <w:rPr>
                <w:rFonts w:ascii="Arial Narrow" w:hAnsi="Arial Narrow"/>
                <w:bCs/>
                <w:color w:val="000000"/>
                <w:szCs w:val="22"/>
              </w:rPr>
            </w:pPr>
          </w:p>
          <w:p w:rsidR="00285FAA" w:rsidRPr="006F2178" w:rsidRDefault="00285FAA" w:rsidP="00285FAA">
            <w:pPr>
              <w:numPr>
                <w:ilvl w:val="0"/>
                <w:numId w:val="19"/>
              </w:numPr>
              <w:rPr>
                <w:rFonts w:ascii="Arial Narrow" w:hAnsi="Arial Narrow"/>
                <w:bCs/>
                <w:color w:val="000000"/>
                <w:szCs w:val="22"/>
              </w:rPr>
            </w:pPr>
            <w:r w:rsidRPr="00AA6A91">
              <w:rPr>
                <w:rFonts w:ascii="Arial Narrow" w:hAnsi="Arial Narrow"/>
                <w:bCs/>
                <w:color w:val="000000"/>
                <w:szCs w:val="22"/>
              </w:rPr>
              <w:t xml:space="preserve">Tributos régimen de procedencia (origen) del contribuyente debe ser: Régimen general, Régimen de Amazonia, </w:t>
            </w:r>
            <w:del w:id="324" w:author="Zumaeta Kawata Jesus" w:date="2018-09-04T17:51:00Z">
              <w:r w:rsidRPr="00AA6A91" w:rsidDel="000B0297">
                <w:rPr>
                  <w:rFonts w:ascii="Arial Narrow" w:hAnsi="Arial Narrow"/>
                  <w:bCs/>
                  <w:color w:val="000000"/>
                  <w:szCs w:val="22"/>
                </w:rPr>
                <w:delText xml:space="preserve">Régimen de Frontera, </w:delText>
              </w:r>
            </w:del>
            <w:r w:rsidRPr="00AA6A91">
              <w:rPr>
                <w:rFonts w:ascii="Arial Narrow" w:hAnsi="Arial Narrow"/>
                <w:bCs/>
                <w:color w:val="000000"/>
                <w:szCs w:val="22"/>
              </w:rPr>
              <w:t>Régimen NRUS, Régimen Agrario o Régimen pequeño agrario</w:t>
            </w:r>
            <w:r w:rsidR="00022E1A">
              <w:rPr>
                <w:rFonts w:ascii="Arial Narrow" w:hAnsi="Arial Narrow"/>
                <w:bCs/>
                <w:color w:val="000000"/>
                <w:szCs w:val="22"/>
              </w:rPr>
              <w:t xml:space="preserve"> o </w:t>
            </w:r>
            <w:r w:rsidR="00022E1A" w:rsidRPr="000660DB">
              <w:rPr>
                <w:rFonts w:ascii="Arial Narrow" w:hAnsi="Arial Narrow"/>
                <w:bCs/>
                <w:color w:val="000000"/>
                <w:sz w:val="20"/>
                <w:szCs w:val="20"/>
                <w:highlight w:val="yellow"/>
              </w:rPr>
              <w:t>Régimen RMT</w:t>
            </w:r>
            <w:r w:rsidR="00022E1A">
              <w:rPr>
                <w:rFonts w:ascii="Arial Narrow" w:hAnsi="Arial Narrow"/>
                <w:bCs/>
                <w:color w:val="000000"/>
                <w:sz w:val="20"/>
                <w:szCs w:val="20"/>
                <w:highlight w:val="yellow"/>
              </w:rPr>
              <w:t>-MYP</w:t>
            </w:r>
            <w:r w:rsidRPr="00AA6A91">
              <w:rPr>
                <w:rFonts w:ascii="Arial Narrow" w:hAnsi="Arial Narrow"/>
                <w:bCs/>
                <w:color w:val="000000"/>
                <w:szCs w:val="22"/>
              </w:rPr>
              <w:t>.</w:t>
            </w:r>
            <w:r w:rsidR="000C3212">
              <w:rPr>
                <w:rFonts w:ascii="Arial Narrow" w:hAnsi="Arial Narrow"/>
                <w:bCs/>
                <w:color w:val="000000"/>
                <w:szCs w:val="22"/>
              </w:rPr>
              <w:t xml:space="preserve"> </w:t>
            </w:r>
            <w:r w:rsidR="006F2178" w:rsidRPr="008A5262">
              <w:rPr>
                <w:rFonts w:ascii="Arial Narrow" w:hAnsi="Arial Narrow" w:cs="Arial"/>
                <w:bCs/>
                <w:color w:val="000000" w:themeColor="text1"/>
                <w:sz w:val="20"/>
                <w:szCs w:val="20"/>
                <w:highlight w:val="green"/>
                <w:lang w:val="es-PE"/>
              </w:rPr>
              <w:t>No considerar esta regla/validación en caso el contribuyente no se encuentre afecto</w:t>
            </w:r>
            <w:r w:rsidR="006F2178">
              <w:rPr>
                <w:rFonts w:ascii="Arial Narrow" w:hAnsi="Arial Narrow" w:cs="Arial"/>
                <w:bCs/>
                <w:color w:val="000000" w:themeColor="text1"/>
                <w:sz w:val="20"/>
                <w:szCs w:val="20"/>
                <w:highlight w:val="green"/>
                <w:lang w:val="es-PE"/>
              </w:rPr>
              <w:t xml:space="preserve"> a </w:t>
            </w:r>
            <w:r w:rsidR="006F2178" w:rsidRPr="00817630">
              <w:rPr>
                <w:rFonts w:ascii="Arial Narrow" w:hAnsi="Arial Narrow" w:cs="Arial"/>
                <w:bCs/>
                <w:color w:val="000000" w:themeColor="text1"/>
                <w:sz w:val="20"/>
                <w:szCs w:val="20"/>
                <w:highlight w:val="green"/>
                <w:lang w:val="es-PE"/>
              </w:rPr>
              <w:t>alguno de los</w:t>
            </w:r>
            <w:r w:rsidR="006F2178">
              <w:rPr>
                <w:rFonts w:ascii="Arial Narrow" w:hAnsi="Arial Narrow" w:cs="Arial"/>
                <w:bCs/>
                <w:color w:val="000000" w:themeColor="text1"/>
                <w:sz w:val="20"/>
                <w:szCs w:val="20"/>
                <w:highlight w:val="green"/>
                <w:lang w:val="es-PE"/>
              </w:rPr>
              <w:t xml:space="preserve"> siguientes</w:t>
            </w:r>
            <w:r w:rsidR="006F2178" w:rsidRPr="00817630">
              <w:rPr>
                <w:rFonts w:ascii="Arial Narrow" w:hAnsi="Arial Narrow" w:cs="Arial"/>
                <w:bCs/>
                <w:color w:val="000000" w:themeColor="text1"/>
                <w:sz w:val="20"/>
                <w:szCs w:val="20"/>
                <w:highlight w:val="green"/>
                <w:lang w:val="es-PE"/>
              </w:rPr>
              <w:t xml:space="preserve"> </w:t>
            </w:r>
            <w:r w:rsidR="006F2178">
              <w:rPr>
                <w:rFonts w:ascii="Arial Narrow" w:hAnsi="Arial Narrow" w:cs="Arial"/>
                <w:bCs/>
                <w:color w:val="000000" w:themeColor="text1"/>
                <w:sz w:val="20"/>
                <w:szCs w:val="20"/>
                <w:highlight w:val="green"/>
                <w:lang w:val="es-PE"/>
              </w:rPr>
              <w:t>regímenes:</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Régimen General (3031)</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Régimen Especial (3111)</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Régimen MYPE Tributario (3121)</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Régimen de frontera (3611)</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Régimen agrario 885 CP (3411)</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Régimen Amazonía (3311)</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Régimen agrario CP (3511)</w:t>
            </w:r>
          </w:p>
          <w:p w:rsidR="006F2178" w:rsidRPr="006F2178" w:rsidRDefault="006F2178" w:rsidP="006F2178">
            <w:pPr>
              <w:numPr>
                <w:ilvl w:val="1"/>
                <w:numId w:val="19"/>
              </w:numPr>
              <w:rPr>
                <w:rFonts w:ascii="Arial Narrow" w:hAnsi="Arial Narrow"/>
                <w:bCs/>
                <w:color w:val="000000"/>
                <w:szCs w:val="22"/>
                <w:highlight w:val="green"/>
              </w:rPr>
            </w:pPr>
            <w:r w:rsidRPr="006F2178">
              <w:rPr>
                <w:rFonts w:ascii="Arial Narrow" w:hAnsi="Arial Narrow"/>
                <w:bCs/>
                <w:color w:val="000000"/>
                <w:szCs w:val="22"/>
                <w:highlight w:val="green"/>
              </w:rPr>
              <w:t>NRUS (041101, 041102, 041103, 041104, 041105, 041201, 041202, 041203, 041204, 041205, 041301, 041302, 041303, 041304, 041305).</w:t>
            </w:r>
          </w:p>
          <w:p w:rsidR="00285FAA" w:rsidRPr="00AA6A91" w:rsidRDefault="00285FAA" w:rsidP="0047014F">
            <w:pPr>
              <w:rPr>
                <w:rFonts w:ascii="Arial Narrow" w:hAnsi="Arial Narrow" w:cs="Arial"/>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03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ind w:left="1440"/>
              <w:rPr>
                <w:rFonts w:ascii="Arial Narrow" w:hAnsi="Arial Narrow" w:cs="Arial"/>
                <w:szCs w:val="22"/>
              </w:rPr>
            </w:pPr>
          </w:p>
          <w:p w:rsidR="00285FAA" w:rsidRPr="00AA6A91" w:rsidRDefault="00022E1A" w:rsidP="00285FAA">
            <w:pPr>
              <w:numPr>
                <w:ilvl w:val="0"/>
                <w:numId w:val="19"/>
              </w:numPr>
              <w:rPr>
                <w:rFonts w:ascii="Arial Narrow" w:hAnsi="Arial Narrow"/>
                <w:bCs/>
                <w:color w:val="000000"/>
                <w:szCs w:val="22"/>
              </w:rPr>
            </w:pPr>
            <w:r w:rsidRPr="00983D8E">
              <w:rPr>
                <w:rFonts w:ascii="Arial Narrow" w:hAnsi="Arial Narrow"/>
                <w:bCs/>
                <w:color w:val="000000"/>
                <w:szCs w:val="22"/>
              </w:rPr>
              <w:t xml:space="preserve">Que el contribuyente se pudo haber acogido al RER </w:t>
            </w:r>
            <w:r w:rsidRPr="00983D8E">
              <w:rPr>
                <w:rFonts w:ascii="Arial Narrow" w:hAnsi="Arial Narrow"/>
                <w:sz w:val="20"/>
                <w:szCs w:val="20"/>
              </w:rPr>
              <w:t>solo una vez en el ejercicio gravable, en cualquier mes del año en caso el régimen origen sea</w:t>
            </w:r>
            <w:r w:rsidRPr="00022E1A">
              <w:rPr>
                <w:rFonts w:ascii="Arial Narrow" w:hAnsi="Arial Narrow"/>
                <w:sz w:val="20"/>
                <w:szCs w:val="20"/>
                <w:highlight w:val="yellow"/>
              </w:rPr>
              <w:t xml:space="preserve"> </w:t>
            </w:r>
            <w:ins w:id="325" w:author="Zumaeta Kawata Jesus" w:date="2018-09-04T18:05:00Z">
              <w:r w:rsidR="006E796C">
                <w:rPr>
                  <w:rFonts w:ascii="Arial Narrow" w:hAnsi="Arial Narrow"/>
                  <w:sz w:val="20"/>
                  <w:szCs w:val="20"/>
                  <w:highlight w:val="yellow"/>
                </w:rPr>
                <w:t xml:space="preserve">Régimen general, MYPE Tributario, </w:t>
              </w:r>
            </w:ins>
            <w:r w:rsidRPr="00022E1A">
              <w:rPr>
                <w:rFonts w:ascii="Arial Narrow" w:hAnsi="Arial Narrow"/>
                <w:bCs/>
                <w:color w:val="000000"/>
                <w:szCs w:val="22"/>
                <w:highlight w:val="yellow"/>
              </w:rPr>
              <w:t xml:space="preserve">Régimen de Amazonia, </w:t>
            </w:r>
            <w:del w:id="326" w:author="Zumaeta Kawata Jesus" w:date="2018-09-04T18:04:00Z">
              <w:r w:rsidRPr="00022E1A" w:rsidDel="006E796C">
                <w:rPr>
                  <w:rFonts w:ascii="Arial Narrow" w:hAnsi="Arial Narrow"/>
                  <w:bCs/>
                  <w:color w:val="000000"/>
                  <w:szCs w:val="22"/>
                  <w:highlight w:val="yellow"/>
                </w:rPr>
                <w:delText>Régimen de Frontera</w:delText>
              </w:r>
            </w:del>
            <w:r w:rsidRPr="00022E1A">
              <w:rPr>
                <w:rFonts w:ascii="Arial Narrow" w:hAnsi="Arial Narrow"/>
                <w:bCs/>
                <w:color w:val="000000"/>
                <w:szCs w:val="22"/>
                <w:highlight w:val="yellow"/>
              </w:rPr>
              <w:t xml:space="preserve">, Régimen Agrario, Régimen pequeño agrario. </w:t>
            </w:r>
            <w:r>
              <w:rPr>
                <w:rFonts w:ascii="Arial Narrow" w:hAnsi="Arial Narrow"/>
                <w:bCs/>
                <w:color w:val="000000"/>
                <w:szCs w:val="22"/>
              </w:rPr>
              <w:t>E</w:t>
            </w:r>
            <w:r w:rsidRPr="00AA6A91">
              <w:rPr>
                <w:rFonts w:ascii="Arial Narrow" w:hAnsi="Arial Narrow"/>
                <w:bCs/>
                <w:color w:val="000000"/>
                <w:szCs w:val="22"/>
              </w:rPr>
              <w:t>n el caso del NRUS no hay restricción y se puede acoger más de una vez en el año.</w:t>
            </w:r>
          </w:p>
          <w:p w:rsidR="00285FAA" w:rsidRPr="00AA6A91" w:rsidRDefault="00285FAA" w:rsidP="0047014F">
            <w:pPr>
              <w:ind w:left="720"/>
              <w:rPr>
                <w:rFonts w:ascii="Arial Narrow" w:hAnsi="Arial Narrow"/>
                <w:bCs/>
                <w:color w:val="000000"/>
                <w:szCs w:val="22"/>
              </w:rPr>
            </w:pPr>
          </w:p>
          <w:p w:rsidR="00285FAA" w:rsidRPr="00AA6A91" w:rsidRDefault="00285FAA" w:rsidP="0047014F">
            <w:pPr>
              <w:ind w:left="720"/>
              <w:rPr>
                <w:rFonts w:ascii="Arial Narrow" w:hAnsi="Arial Narrow" w:cs="Arial"/>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72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04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022E1A" w:rsidRDefault="00022E1A" w:rsidP="00022E1A">
            <w:pPr>
              <w:rPr>
                <w:rFonts w:ascii="Arial Narrow" w:hAnsi="Arial Narrow" w:cs="Arial"/>
                <w:szCs w:val="22"/>
              </w:rPr>
            </w:pPr>
          </w:p>
          <w:p w:rsidR="00022E1A" w:rsidRPr="00022E1A" w:rsidRDefault="00022E1A" w:rsidP="00022E1A">
            <w:pPr>
              <w:pStyle w:val="Prrafodelista"/>
              <w:numPr>
                <w:ilvl w:val="0"/>
                <w:numId w:val="19"/>
              </w:numPr>
              <w:rPr>
                <w:rFonts w:ascii="Arial Narrow" w:hAnsi="Arial Narrow"/>
                <w:bCs/>
                <w:color w:val="000000"/>
                <w:szCs w:val="22"/>
                <w:highlight w:val="yellow"/>
              </w:rPr>
            </w:pPr>
            <w:r w:rsidRPr="00022E1A">
              <w:rPr>
                <w:rFonts w:ascii="Arial Narrow" w:hAnsi="Arial Narrow"/>
                <w:bCs/>
                <w:color w:val="000000"/>
                <w:szCs w:val="22"/>
                <w:highlight w:val="yellow"/>
              </w:rPr>
              <w:t xml:space="preserve">Que el contribuyente se pudo haber acogido al RER </w:t>
            </w:r>
            <w:del w:id="327" w:author="Zumaeta Kawata Jesus" w:date="2018-09-04T18:21:00Z">
              <w:r w:rsidRPr="00022E1A" w:rsidDel="00067A5E">
                <w:rPr>
                  <w:rFonts w:ascii="Arial Narrow" w:hAnsi="Arial Narrow"/>
                  <w:bCs/>
                  <w:color w:val="000000"/>
                  <w:szCs w:val="22"/>
                  <w:highlight w:val="yellow"/>
                </w:rPr>
                <w:delText xml:space="preserve"> </w:delText>
              </w:r>
            </w:del>
            <w:r w:rsidRPr="00022E1A">
              <w:rPr>
                <w:rFonts w:ascii="Arial Narrow" w:hAnsi="Arial Narrow"/>
                <w:bCs/>
                <w:color w:val="000000"/>
                <w:szCs w:val="22"/>
                <w:highlight w:val="yellow"/>
              </w:rPr>
              <w:t xml:space="preserve">una vez al año en el periodo de Enero si el Régimen origen es RMTMYP o Régimen General. </w:t>
            </w:r>
          </w:p>
          <w:p w:rsidR="00022E1A" w:rsidRPr="00022E1A" w:rsidRDefault="00022E1A" w:rsidP="00022E1A">
            <w:pPr>
              <w:pStyle w:val="Prrafodelista"/>
              <w:rPr>
                <w:rFonts w:ascii="Arial Narrow" w:hAnsi="Arial Narrow"/>
                <w:sz w:val="20"/>
                <w:szCs w:val="20"/>
                <w:highlight w:val="yellow"/>
              </w:rPr>
            </w:pPr>
          </w:p>
          <w:p w:rsidR="00022E1A" w:rsidRPr="00022E1A" w:rsidRDefault="00022E1A" w:rsidP="00022E1A">
            <w:pPr>
              <w:ind w:left="720"/>
              <w:rPr>
                <w:rFonts w:ascii="Arial Narrow" w:hAnsi="Arial Narrow" w:cs="Arial"/>
                <w:szCs w:val="22"/>
                <w:highlight w:val="yellow"/>
              </w:rPr>
            </w:pPr>
            <w:r w:rsidRPr="00022E1A">
              <w:rPr>
                <w:rFonts w:ascii="Arial Narrow" w:hAnsi="Arial Narrow"/>
                <w:b/>
                <w:bCs/>
                <w:color w:val="000000"/>
                <w:szCs w:val="22"/>
                <w:highlight w:val="yellow"/>
                <w:u w:val="single"/>
              </w:rPr>
              <w:t>Si no cumple la validación</w:t>
            </w:r>
            <w:r w:rsidRPr="00022E1A">
              <w:rPr>
                <w:rFonts w:ascii="Arial Narrow" w:hAnsi="Arial Narrow"/>
                <w:bCs/>
                <w:color w:val="000000"/>
                <w:szCs w:val="22"/>
                <w:highlight w:val="yellow"/>
              </w:rPr>
              <w:t xml:space="preserve"> </w:t>
            </w:r>
          </w:p>
          <w:p w:rsidR="00022E1A" w:rsidRPr="00022E1A" w:rsidRDefault="00022E1A" w:rsidP="00022E1A">
            <w:pPr>
              <w:ind w:left="720"/>
              <w:rPr>
                <w:rFonts w:ascii="Arial Narrow" w:hAnsi="Arial Narrow" w:cs="Arial"/>
                <w:szCs w:val="22"/>
                <w:highlight w:val="yellow"/>
              </w:rPr>
            </w:pPr>
          </w:p>
          <w:p w:rsidR="00022E1A" w:rsidRPr="005C0B62" w:rsidRDefault="00022E1A" w:rsidP="00022E1A">
            <w:pPr>
              <w:numPr>
                <w:ilvl w:val="1"/>
                <w:numId w:val="18"/>
              </w:numPr>
              <w:rPr>
                <w:rFonts w:ascii="Arial Narrow" w:hAnsi="Arial Narrow" w:cs="Arial"/>
                <w:szCs w:val="22"/>
                <w:highlight w:val="yellow"/>
              </w:rPr>
            </w:pPr>
            <w:r w:rsidRPr="00022E1A">
              <w:rPr>
                <w:rFonts w:ascii="Arial Narrow" w:hAnsi="Arial Narrow" w:cs="Arial"/>
                <w:szCs w:val="22"/>
                <w:highlight w:val="yellow"/>
              </w:rPr>
              <w:t xml:space="preserve">Código de Mensaje = 7 ( Parámetro de </w:t>
            </w:r>
            <w:r w:rsidRPr="005C0B62">
              <w:rPr>
                <w:rFonts w:ascii="Arial Narrow" w:hAnsi="Arial Narrow" w:cs="Arial"/>
                <w:szCs w:val="22"/>
                <w:highlight w:val="yellow"/>
              </w:rPr>
              <w:t>errores</w:t>
            </w:r>
            <w:r w:rsidR="005C0B62" w:rsidRPr="005C0B62">
              <w:rPr>
                <w:rFonts w:ascii="Arial Narrow" w:hAnsi="Arial Narrow" w:cs="Arial"/>
                <w:szCs w:val="22"/>
                <w:highlight w:val="yellow"/>
              </w:rPr>
              <w:t xml:space="preserve"> – Ver Anexo 5</w:t>
            </w:r>
            <w:r w:rsidRPr="005C0B62">
              <w:rPr>
                <w:rFonts w:ascii="Arial Narrow" w:hAnsi="Arial Narrow" w:cs="Arial"/>
                <w:szCs w:val="22"/>
                <w:highlight w:val="yellow"/>
              </w:rPr>
              <w:t>)</w:t>
            </w:r>
          </w:p>
          <w:p w:rsidR="00022E1A" w:rsidRDefault="00022E1A" w:rsidP="00022E1A">
            <w:pPr>
              <w:numPr>
                <w:ilvl w:val="3"/>
                <w:numId w:val="34"/>
              </w:numPr>
              <w:rPr>
                <w:rFonts w:ascii="Arial Narrow" w:hAnsi="Arial Narrow" w:cs="Arial"/>
                <w:szCs w:val="22"/>
              </w:rPr>
            </w:pPr>
            <w:r w:rsidRPr="00022E1A">
              <w:rPr>
                <w:rFonts w:ascii="Arial Narrow" w:hAnsi="Arial Narrow" w:cs="Arial"/>
                <w:szCs w:val="22"/>
                <w:highlight w:val="yellow"/>
              </w:rPr>
              <w:t>Mensaje =   Ver Anexo 1.</w:t>
            </w:r>
          </w:p>
          <w:p w:rsidR="00022E1A" w:rsidRPr="00AA6A91" w:rsidRDefault="00022E1A" w:rsidP="00022E1A">
            <w:pPr>
              <w:rPr>
                <w:rFonts w:ascii="Arial Narrow" w:hAnsi="Arial Narrow" w:cs="Arial"/>
                <w:szCs w:val="22"/>
              </w:rPr>
            </w:pPr>
          </w:p>
          <w:p w:rsidR="00285FAA" w:rsidRPr="00AA6A91" w:rsidRDefault="00285FAA" w:rsidP="0047014F">
            <w:pPr>
              <w:rPr>
                <w:rFonts w:ascii="Arial Narrow" w:hAnsi="Arial Narrow" w:cs="Arial"/>
                <w:szCs w:val="22"/>
              </w:rPr>
            </w:pPr>
          </w:p>
          <w:p w:rsidR="00285FAA" w:rsidRDefault="00506DBA" w:rsidP="00285FAA">
            <w:pPr>
              <w:numPr>
                <w:ilvl w:val="0"/>
                <w:numId w:val="19"/>
              </w:numPr>
              <w:rPr>
                <w:rFonts w:ascii="Arial Narrow" w:hAnsi="Arial Narrow"/>
                <w:szCs w:val="22"/>
                <w:highlight w:val="yellow"/>
              </w:rPr>
            </w:pPr>
            <w:r w:rsidRPr="00506DBA">
              <w:rPr>
                <w:rFonts w:ascii="Arial Narrow" w:hAnsi="Arial Narrow"/>
                <w:szCs w:val="22"/>
              </w:rPr>
              <w:t xml:space="preserve">El contribuyente no debe tener asignado los siguientes CIIU4: </w:t>
            </w:r>
            <w:r w:rsidRPr="00506DBA">
              <w:rPr>
                <w:rFonts w:ascii="Arial Narrow" w:hAnsi="Arial Narrow"/>
                <w:sz w:val="20"/>
                <w:szCs w:val="20"/>
              </w:rPr>
              <w:t>6202, 6201,6311, 5812, 9511, 6209, 6910, 6920, 7020, 7110,</w:t>
            </w:r>
            <w:r w:rsidRPr="00AA6A91">
              <w:rPr>
                <w:rFonts w:ascii="Arial Narrow" w:hAnsi="Arial Narrow"/>
                <w:sz w:val="20"/>
                <w:szCs w:val="20"/>
              </w:rPr>
              <w:t xml:space="preserve"> 8620, 7500</w:t>
            </w:r>
            <w:r>
              <w:rPr>
                <w:rFonts w:ascii="Arial Narrow" w:hAnsi="Arial Narrow"/>
                <w:sz w:val="20"/>
                <w:szCs w:val="20"/>
              </w:rPr>
              <w:t xml:space="preserve">, </w:t>
            </w:r>
            <w:r w:rsidRPr="009449BE">
              <w:rPr>
                <w:rFonts w:ascii="Arial Narrow" w:hAnsi="Arial Narrow"/>
                <w:sz w:val="20"/>
                <w:szCs w:val="20"/>
                <w:highlight w:val="yellow"/>
              </w:rPr>
              <w:t>6312, 6391, 6399, 5820, 9512, 7010, 7490, 8550, 4100, 4210, 4220, 4290, 4390, 6622, 6629</w:t>
            </w:r>
            <w:r w:rsidRPr="00506DBA">
              <w:rPr>
                <w:rFonts w:ascii="Arial Narrow" w:hAnsi="Arial Narrow"/>
                <w:szCs w:val="22"/>
                <w:highlight w:val="yellow"/>
              </w:rPr>
              <w:t>.</w:t>
            </w:r>
          </w:p>
          <w:p w:rsidR="00506DBA" w:rsidRPr="00506DBA" w:rsidRDefault="00506DBA" w:rsidP="00506DBA">
            <w:pPr>
              <w:ind w:left="720"/>
              <w:rPr>
                <w:rFonts w:ascii="Arial Narrow" w:hAnsi="Arial Narrow"/>
                <w:szCs w:val="22"/>
                <w:highlight w:val="yellow"/>
              </w:rPr>
            </w:pPr>
          </w:p>
          <w:p w:rsidR="00285FAA" w:rsidRPr="00AA6A91" w:rsidRDefault="00285FAA" w:rsidP="0047014F">
            <w:pPr>
              <w:ind w:left="720"/>
              <w:rPr>
                <w:rFonts w:ascii="Arial Narrow" w:hAnsi="Arial Narrow"/>
                <w:szCs w:val="22"/>
              </w:rPr>
            </w:pPr>
            <w:r w:rsidRPr="00AA6A91">
              <w:rPr>
                <w:rFonts w:ascii="Arial Narrow" w:hAnsi="Arial Narrow"/>
                <w:szCs w:val="22"/>
              </w:rPr>
              <w:t>De no utilizar el CIIU4, se debe verificar que no tenga los siguientes CIIU3:</w:t>
            </w:r>
            <w:r w:rsidRPr="00AA6A91">
              <w:rPr>
                <w:rFonts w:ascii="Arial Narrow" w:hAnsi="Arial Narrow"/>
                <w:sz w:val="20"/>
                <w:szCs w:val="20"/>
              </w:rPr>
              <w:t xml:space="preserve"> </w:t>
            </w:r>
            <w:r w:rsidR="00506DBA" w:rsidRPr="00292B0A">
              <w:rPr>
                <w:rFonts w:ascii="Arial Narrow" w:hAnsi="Arial Narrow"/>
                <w:szCs w:val="22"/>
              </w:rPr>
              <w:t xml:space="preserve">85124, 85200, 74117, 74120, 74218, 72101, 72202, 72303, 72404, 72505, 72909, 74145, </w:t>
            </w:r>
            <w:r w:rsidR="00506DBA" w:rsidRPr="00506DBA">
              <w:rPr>
                <w:rFonts w:ascii="Arial Narrow" w:hAnsi="Arial Narrow"/>
                <w:szCs w:val="22"/>
                <w:highlight w:val="yellow"/>
              </w:rPr>
              <w:t>92209, 74996, 32200, 52600, 45207 y 67206</w:t>
            </w:r>
            <w:r w:rsidRPr="00AA6A91">
              <w:rPr>
                <w:rFonts w:ascii="Arial Narrow" w:hAnsi="Arial Narrow"/>
                <w:szCs w:val="22"/>
              </w:rPr>
              <w:t>.</w:t>
            </w:r>
          </w:p>
          <w:p w:rsidR="00285FAA" w:rsidRPr="00AA6A91" w:rsidRDefault="00285FAA" w:rsidP="0047014F">
            <w:pPr>
              <w:ind w:left="720"/>
              <w:rPr>
                <w:rFonts w:ascii="Arial Narrow" w:hAnsi="Arial Narrow"/>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720"/>
              <w:rPr>
                <w:rFonts w:ascii="Arial Narrow" w:hAnsi="Arial Narrow"/>
                <w:bCs/>
                <w:color w:val="000000"/>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05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rPr>
                <w:rFonts w:ascii="Arial Narrow" w:hAnsi="Arial Narrow" w:cs="Arial"/>
                <w:szCs w:val="22"/>
              </w:rPr>
            </w:pPr>
          </w:p>
          <w:p w:rsidR="00285FAA" w:rsidRPr="00AA6A91" w:rsidRDefault="00285FAA" w:rsidP="00285FAA">
            <w:pPr>
              <w:numPr>
                <w:ilvl w:val="0"/>
                <w:numId w:val="19"/>
              </w:numPr>
              <w:rPr>
                <w:rFonts w:ascii="Arial Narrow" w:hAnsi="Arial Narrow"/>
                <w:szCs w:val="22"/>
              </w:rPr>
            </w:pPr>
            <w:r w:rsidRPr="00AA6A91">
              <w:rPr>
                <w:rFonts w:ascii="Arial Narrow" w:hAnsi="Arial Narrow"/>
                <w:szCs w:val="22"/>
              </w:rPr>
              <w:t>El contribuyente no debe estar afecto al impuesto a los casinos (código 071101) y/o al impuesto a las máquinas tragamonedas (código 071201), por el período que declara.</w:t>
            </w:r>
          </w:p>
          <w:p w:rsidR="00285FAA" w:rsidRPr="00AA6A91" w:rsidRDefault="00285FAA" w:rsidP="0047014F">
            <w:pPr>
              <w:ind w:left="720"/>
              <w:rPr>
                <w:rFonts w:ascii="Arial Narrow" w:hAnsi="Arial Narrow"/>
                <w:szCs w:val="22"/>
              </w:rPr>
            </w:pPr>
          </w:p>
          <w:p w:rsidR="00285FAA" w:rsidRPr="00AA6A91" w:rsidRDefault="00285FAA" w:rsidP="0047014F">
            <w:pPr>
              <w:ind w:left="720"/>
              <w:rPr>
                <w:rFonts w:ascii="Arial Narrow" w:hAnsi="Arial Narrow"/>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06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rPr>
                <w:rFonts w:ascii="Arial Narrow" w:hAnsi="Arial Narrow" w:cs="Arial"/>
                <w:szCs w:val="22"/>
              </w:rPr>
            </w:pPr>
          </w:p>
          <w:p w:rsidR="00285FAA" w:rsidRPr="00AA6A91" w:rsidRDefault="00285FAA" w:rsidP="00285FAA">
            <w:pPr>
              <w:numPr>
                <w:ilvl w:val="0"/>
                <w:numId w:val="19"/>
              </w:numPr>
              <w:rPr>
                <w:rFonts w:ascii="Arial Narrow" w:hAnsi="Arial Narrow" w:cs="Arial"/>
                <w:szCs w:val="22"/>
              </w:rPr>
            </w:pPr>
            <w:r w:rsidRPr="00AA6A91">
              <w:rPr>
                <w:rFonts w:ascii="Arial Narrow" w:hAnsi="Arial Narrow"/>
                <w:szCs w:val="22"/>
              </w:rPr>
              <w:t xml:space="preserve">La fecha de presentación de la Declaración deberá efectuarse hasta la fecha de vencimiento de la obligación tributaria (tomar en cuenta </w:t>
            </w:r>
            <w:ins w:id="328" w:author="Zumaeta Kawata Jesus" w:date="2018-09-04T18:22:00Z">
              <w:r w:rsidR="00067A5E">
                <w:rPr>
                  <w:rFonts w:ascii="Arial Narrow" w:hAnsi="Arial Narrow"/>
                  <w:szCs w:val="22"/>
                </w:rPr>
                <w:t xml:space="preserve">los vencimientos </w:t>
              </w:r>
            </w:ins>
            <w:del w:id="329" w:author="Zumaeta Kawata Jesus" w:date="2018-09-04T18:22:00Z">
              <w:r w:rsidRPr="00AA6A91" w:rsidDel="00067A5E">
                <w:rPr>
                  <w:rFonts w:ascii="Arial Narrow" w:hAnsi="Arial Narrow"/>
                  <w:szCs w:val="22"/>
                </w:rPr>
                <w:delText xml:space="preserve">el vencimiento </w:delText>
              </w:r>
            </w:del>
            <w:r w:rsidRPr="00AA6A91">
              <w:rPr>
                <w:rFonts w:ascii="Arial Narrow" w:hAnsi="Arial Narrow"/>
                <w:szCs w:val="22"/>
              </w:rPr>
              <w:t>especial</w:t>
            </w:r>
            <w:ins w:id="330" w:author="Zumaeta Kawata Jesus" w:date="2018-09-04T18:22:00Z">
              <w:r w:rsidR="00067A5E">
                <w:rPr>
                  <w:rFonts w:ascii="Arial Narrow" w:hAnsi="Arial Narrow"/>
                  <w:szCs w:val="22"/>
                </w:rPr>
                <w:t>es y el ve</w:t>
              </w:r>
            </w:ins>
            <w:ins w:id="331" w:author="Zumaeta Kawata Jesus" w:date="2018-09-04T18:23:00Z">
              <w:r w:rsidR="00067A5E">
                <w:rPr>
                  <w:rFonts w:ascii="Arial Narrow" w:hAnsi="Arial Narrow"/>
                  <w:szCs w:val="22"/>
                </w:rPr>
                <w:t>c</w:t>
              </w:r>
            </w:ins>
            <w:ins w:id="332" w:author="Zumaeta Kawata Jesus" w:date="2018-09-04T18:22:00Z">
              <w:r w:rsidR="00067A5E">
                <w:rPr>
                  <w:rFonts w:ascii="Arial Narrow" w:hAnsi="Arial Narrow"/>
                  <w:szCs w:val="22"/>
                </w:rPr>
                <w:t>imiento</w:t>
              </w:r>
            </w:ins>
            <w:r w:rsidRPr="00AA6A91">
              <w:rPr>
                <w:rFonts w:ascii="Arial Narrow" w:hAnsi="Arial Narrow"/>
                <w:szCs w:val="22"/>
              </w:rPr>
              <w:t xml:space="preserve"> de Buenos Contribuyentes).</w:t>
            </w:r>
          </w:p>
          <w:p w:rsidR="00285FAA" w:rsidRPr="00AA6A91" w:rsidRDefault="00285FAA" w:rsidP="0047014F">
            <w:pPr>
              <w:ind w:left="720"/>
              <w:rPr>
                <w:rFonts w:ascii="Arial Narrow" w:hAnsi="Arial Narrow"/>
                <w:b/>
                <w:bCs/>
                <w:color w:val="000000"/>
                <w:szCs w:val="22"/>
                <w:u w:val="single"/>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720"/>
              <w:rPr>
                <w:rFonts w:ascii="Arial Narrow" w:hAnsi="Arial Narrow" w:cs="Arial"/>
                <w:szCs w:val="22"/>
              </w:rPr>
            </w:pPr>
            <w:r w:rsidRPr="00AA6A91">
              <w:rPr>
                <w:rFonts w:ascii="Arial Narrow" w:hAnsi="Arial Narrow"/>
                <w:szCs w:val="22"/>
              </w:rPr>
              <w:t xml:space="preserve"> </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11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Si se supera todas las validaciones los datos de salida del servicio son:</w:t>
            </w:r>
          </w:p>
          <w:p w:rsidR="00285FAA" w:rsidRPr="00AA6A91" w:rsidRDefault="00285FAA" w:rsidP="0047014F">
            <w:pPr>
              <w:ind w:left="360"/>
              <w:rPr>
                <w:rFonts w:ascii="Arial Narrow" w:hAnsi="Arial Narrow" w:cs="Arial"/>
                <w:szCs w:val="22"/>
              </w:rPr>
            </w:pP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Respuesta de la validación = 00.</w:t>
            </w: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Lista de errores en la validación = Vacío.</w:t>
            </w:r>
          </w:p>
          <w:p w:rsidR="00285FAA" w:rsidRPr="00AA6A91" w:rsidRDefault="00285FAA" w:rsidP="0047014F">
            <w:pPr>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Si no se supera alguna de las validaciones los datos de salida del servicio son:</w:t>
            </w:r>
          </w:p>
          <w:p w:rsidR="00285FAA" w:rsidRPr="00AA6A91" w:rsidRDefault="00285FAA" w:rsidP="0047014F">
            <w:pPr>
              <w:ind w:left="360"/>
              <w:rPr>
                <w:rFonts w:ascii="Arial Narrow" w:hAnsi="Arial Narrow" w:cs="Arial"/>
                <w:szCs w:val="22"/>
              </w:rPr>
            </w:pP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Respuesta de la validación = 01.</w:t>
            </w: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lastRenderedPageBreak/>
              <w:t>Lista de errores en la validación =  Lista de todos las validaciones no superadas.</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Almacenar la lista de errores en una cadena, los datos a considerar es :</w:t>
            </w:r>
          </w:p>
          <w:p w:rsidR="00285FAA" w:rsidRPr="00AA6A91" w:rsidRDefault="00285FAA" w:rsidP="00967B4E">
            <w:pPr>
              <w:numPr>
                <w:ilvl w:val="0"/>
                <w:numId w:val="23"/>
              </w:numPr>
              <w:ind w:left="1080"/>
              <w:rPr>
                <w:rFonts w:ascii="Arial Narrow" w:hAnsi="Arial Narrow" w:cs="Arial"/>
                <w:szCs w:val="22"/>
              </w:rPr>
            </w:pPr>
            <w:r w:rsidRPr="00AA6A91">
              <w:rPr>
                <w:rFonts w:ascii="Arial Narrow" w:hAnsi="Arial Narrow" w:cs="Arial"/>
                <w:szCs w:val="22"/>
              </w:rPr>
              <w:t>Código de error</w:t>
            </w:r>
          </w:p>
          <w:p w:rsidR="00285FAA" w:rsidRPr="00AA6A91" w:rsidRDefault="00285FAA" w:rsidP="00967B4E">
            <w:pPr>
              <w:numPr>
                <w:ilvl w:val="0"/>
                <w:numId w:val="23"/>
              </w:numPr>
              <w:ind w:left="1080"/>
              <w:rPr>
                <w:rFonts w:ascii="Arial Narrow" w:hAnsi="Arial Narrow" w:cs="Arial"/>
                <w:szCs w:val="22"/>
              </w:rPr>
            </w:pPr>
            <w:r w:rsidRPr="00AA6A91">
              <w:rPr>
                <w:rFonts w:ascii="Arial Narrow" w:hAnsi="Arial Narrow" w:cs="Arial"/>
                <w:szCs w:val="22"/>
              </w:rPr>
              <w:t>Descripción del error.</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Cada error deberá estar separado por palotes ‘|’ , ejemplo:</w:t>
            </w:r>
          </w:p>
          <w:p w:rsidR="00285FAA" w:rsidRPr="001D55FB" w:rsidRDefault="00285FAA" w:rsidP="0047014F">
            <w:pPr>
              <w:ind w:left="360"/>
              <w:rPr>
                <w:ins w:id="333" w:author="Veronica Rojas" w:date="2015-08-10T15:33:00Z"/>
                <w:rFonts w:ascii="Arial Narrow" w:hAnsi="Arial Narrow" w:cs="Arial"/>
                <w:szCs w:val="22"/>
              </w:rPr>
            </w:pPr>
            <w:r w:rsidRPr="000060D6">
              <w:rPr>
                <w:rFonts w:ascii="Arial Narrow" w:hAnsi="Arial Narrow" w:cs="Arial"/>
                <w:szCs w:val="22"/>
              </w:rPr>
              <w:t>01 Es una persona natural sin negocio| 02 El estado de su RUC no se encuentra Activo|</w:t>
            </w:r>
          </w:p>
          <w:p w:rsidR="00285FAA" w:rsidRPr="00AA6A91" w:rsidRDefault="00285FAA" w:rsidP="0047014F">
            <w:pPr>
              <w:rPr>
                <w:rFonts w:ascii="Arial Narrow" w:hAnsi="Arial Narrow" w:cs="Arial"/>
                <w:szCs w:val="22"/>
              </w:rPr>
            </w:pPr>
          </w:p>
          <w:p w:rsidR="008569D8" w:rsidRPr="00AA6A91" w:rsidRDefault="008569D8" w:rsidP="008569D8">
            <w:pPr>
              <w:ind w:left="356" w:hanging="356"/>
              <w:rPr>
                <w:rFonts w:ascii="Arial Narrow" w:hAnsi="Arial Narrow" w:cs="Arial"/>
                <w:szCs w:val="22"/>
              </w:rPr>
            </w:pPr>
            <w:r w:rsidRPr="00AA6A91">
              <w:rPr>
                <w:rFonts w:ascii="Arial Narrow" w:hAnsi="Arial Narrow" w:cs="Arial"/>
                <w:szCs w:val="22"/>
              </w:rPr>
              <w:t xml:space="preserve">       Ver Anexo </w:t>
            </w:r>
            <w:r w:rsidRPr="008569D8">
              <w:rPr>
                <w:rFonts w:ascii="Arial Narrow" w:hAnsi="Arial Narrow"/>
                <w:szCs w:val="22"/>
              </w:rPr>
              <w:t>1 -   Formato de Especificación de Servicio REST</w:t>
            </w:r>
          </w:p>
          <w:p w:rsidR="00285FAA" w:rsidRPr="00AA6A91" w:rsidRDefault="00285FAA" w:rsidP="0047014F">
            <w:pPr>
              <w:ind w:left="356"/>
              <w:rPr>
                <w:rFonts w:ascii="Arial Narrow" w:hAnsi="Arial Narrow" w:cs="Arial"/>
                <w:szCs w:val="22"/>
              </w:rPr>
            </w:pPr>
          </w:p>
        </w:tc>
      </w:tr>
      <w:tr w:rsidR="00285FAA" w:rsidRPr="00AA6A91" w:rsidTr="0047014F">
        <w:tc>
          <w:tcPr>
            <w:tcW w:w="520" w:type="dxa"/>
          </w:tcPr>
          <w:p w:rsidR="00285FAA" w:rsidRPr="00AA6A91" w:rsidRDefault="00285FAA" w:rsidP="0047014F">
            <w:pPr>
              <w:rPr>
                <w:rFonts w:ascii="Arial Narrow" w:hAnsi="Arial Narrow" w:cs="Arial"/>
                <w:b/>
                <w:szCs w:val="22"/>
              </w:rPr>
            </w:pPr>
          </w:p>
        </w:tc>
        <w:tc>
          <w:tcPr>
            <w:tcW w:w="2882" w:type="dxa"/>
          </w:tcPr>
          <w:p w:rsidR="00285FAA" w:rsidRPr="00AA6A91" w:rsidRDefault="00285FAA" w:rsidP="0047014F">
            <w:pPr>
              <w:rPr>
                <w:rFonts w:ascii="Arial Narrow" w:hAnsi="Arial Narrow" w:cs="Arial"/>
                <w:szCs w:val="22"/>
              </w:rPr>
            </w:pPr>
          </w:p>
        </w:tc>
        <w:tc>
          <w:tcPr>
            <w:tcW w:w="5954" w:type="dxa"/>
            <w:gridSpan w:val="2"/>
          </w:tcPr>
          <w:p w:rsidR="00285FAA" w:rsidRPr="00AA6A91" w:rsidRDefault="00285FAA" w:rsidP="0047014F">
            <w:pPr>
              <w:rPr>
                <w:rFonts w:ascii="Arial Narrow" w:hAnsi="Arial Narrow" w:cs="Arial"/>
                <w:szCs w:val="22"/>
              </w:rPr>
            </w:pPr>
          </w:p>
        </w:tc>
      </w:tr>
      <w:tr w:rsidR="00285FAA" w:rsidRPr="00AA6A91" w:rsidTr="0047014F">
        <w:tc>
          <w:tcPr>
            <w:tcW w:w="9356" w:type="dxa"/>
            <w:gridSpan w:val="4"/>
          </w:tcPr>
          <w:p w:rsidR="00285FAA" w:rsidRPr="00AA6A91" w:rsidRDefault="00285FAA" w:rsidP="0047014F">
            <w:pPr>
              <w:rPr>
                <w:rFonts w:ascii="Arial Narrow" w:hAnsi="Arial Narrow" w:cs="Arial"/>
                <w:szCs w:val="22"/>
              </w:rPr>
            </w:pPr>
            <w:r w:rsidRPr="00AA6A91">
              <w:rPr>
                <w:rFonts w:ascii="Arial Narrow" w:hAnsi="Arial Narrow"/>
                <w:b/>
                <w:szCs w:val="22"/>
              </w:rPr>
              <w:t>FA003-Validar Régimen Agrario.</w:t>
            </w:r>
          </w:p>
        </w:tc>
      </w:tr>
      <w:tr w:rsidR="00285FAA" w:rsidRPr="00AA6A91" w:rsidTr="0047014F">
        <w:tc>
          <w:tcPr>
            <w:tcW w:w="520" w:type="dxa"/>
          </w:tcPr>
          <w:p w:rsidR="00285FAA" w:rsidRPr="00AA6A91" w:rsidRDefault="00285FAA" w:rsidP="0047014F">
            <w:pPr>
              <w:rPr>
                <w:rFonts w:ascii="Arial Narrow" w:hAnsi="Arial Narrow" w:cs="Arial"/>
                <w:b/>
                <w:szCs w:val="22"/>
              </w:rPr>
            </w:pPr>
            <w:r w:rsidRPr="00AA6A91">
              <w:rPr>
                <w:rFonts w:ascii="Arial Narrow" w:hAnsi="Arial Narrow" w:cs="Arial"/>
                <w:b/>
                <w:szCs w:val="22"/>
              </w:rPr>
              <w:t>1</w:t>
            </w:r>
          </w:p>
        </w:tc>
        <w:tc>
          <w:tcPr>
            <w:tcW w:w="2882" w:type="dxa"/>
          </w:tcPr>
          <w:p w:rsidR="00285FAA" w:rsidRPr="00AA6A91" w:rsidRDefault="00285FAA" w:rsidP="0047014F">
            <w:pPr>
              <w:rPr>
                <w:rFonts w:ascii="Arial Narrow" w:hAnsi="Arial Narrow" w:cs="Arial"/>
                <w:szCs w:val="22"/>
              </w:rPr>
            </w:pPr>
            <w:r w:rsidRPr="00AA6A91">
              <w:rPr>
                <w:rFonts w:ascii="Arial Narrow" w:hAnsi="Arial Narrow" w:cs="Arial"/>
                <w:szCs w:val="22"/>
              </w:rPr>
              <w:t>Validar tipo de contribuyente.</w:t>
            </w:r>
          </w:p>
        </w:tc>
        <w:tc>
          <w:tcPr>
            <w:tcW w:w="5954" w:type="dxa"/>
            <w:gridSpan w:val="2"/>
          </w:tcPr>
          <w:p w:rsidR="00285FAA" w:rsidRPr="00AA6A91" w:rsidRDefault="00285FAA" w:rsidP="0047014F">
            <w:pPr>
              <w:rPr>
                <w:rFonts w:ascii="Arial Narrow" w:hAnsi="Arial Narrow" w:cs="Arial"/>
                <w:szCs w:val="22"/>
              </w:rPr>
            </w:pPr>
            <w:r w:rsidRPr="00AA6A91">
              <w:rPr>
                <w:rFonts w:ascii="Arial Narrow" w:hAnsi="Arial Narrow" w:cs="Arial"/>
                <w:szCs w:val="22"/>
              </w:rPr>
              <w:t>El sistema evalúa que el contribuyente sea:</w:t>
            </w:r>
          </w:p>
          <w:p w:rsidR="00285FAA" w:rsidRPr="00AA6A91" w:rsidRDefault="00285FAA" w:rsidP="0047014F">
            <w:pPr>
              <w:rPr>
                <w:rFonts w:ascii="Arial Narrow" w:hAnsi="Arial Narrow" w:cs="Arial"/>
                <w:szCs w:val="22"/>
              </w:rPr>
            </w:pPr>
          </w:p>
          <w:p w:rsidR="00285FAA" w:rsidRPr="00AA6A91" w:rsidRDefault="00285FAA" w:rsidP="0047014F">
            <w:pPr>
              <w:rPr>
                <w:rFonts w:ascii="Arial Narrow" w:hAnsi="Arial Narrow" w:cs="Arial"/>
                <w:b/>
                <w:szCs w:val="22"/>
                <w:u w:val="single"/>
              </w:rPr>
            </w:pPr>
            <w:r w:rsidRPr="00AA6A91">
              <w:rPr>
                <w:rFonts w:ascii="Arial Narrow" w:hAnsi="Arial Narrow" w:cs="Arial"/>
                <w:b/>
                <w:szCs w:val="22"/>
                <w:u w:val="single"/>
              </w:rPr>
              <w:t>PRICO y MEPECO.</w:t>
            </w:r>
          </w:p>
          <w:p w:rsidR="00285FAA" w:rsidRPr="00AA6A91" w:rsidRDefault="00285FAA" w:rsidP="0047014F">
            <w:pPr>
              <w:rPr>
                <w:rFonts w:ascii="Arial Narrow" w:hAnsi="Arial Narrow" w:cs="Arial"/>
                <w:szCs w:val="22"/>
              </w:rPr>
            </w:pPr>
          </w:p>
          <w:p w:rsidR="00285FAA" w:rsidRPr="00F94FE3" w:rsidRDefault="00285FAA" w:rsidP="0047014F">
            <w:pPr>
              <w:rPr>
                <w:rFonts w:ascii="Arial Narrow" w:hAnsi="Arial Narrow" w:cs="Arial"/>
                <w:strike/>
                <w:color w:val="BFBFBF" w:themeColor="background1" w:themeShade="BF"/>
                <w:szCs w:val="22"/>
              </w:rPr>
            </w:pPr>
            <w:r w:rsidRPr="00F94FE3">
              <w:rPr>
                <w:rFonts w:ascii="Arial Narrow" w:hAnsi="Arial Narrow" w:cs="Arial"/>
                <w:strike/>
                <w:color w:val="BFBFBF" w:themeColor="background1" w:themeShade="BF"/>
                <w:szCs w:val="22"/>
              </w:rPr>
              <w:t>No aplica regla de validación, por lo tanto los datos  de salida del servicio son:</w:t>
            </w:r>
          </w:p>
          <w:p w:rsidR="00285FAA" w:rsidRPr="00F94FE3" w:rsidRDefault="00285FAA" w:rsidP="00285FAA">
            <w:pPr>
              <w:numPr>
                <w:ilvl w:val="0"/>
                <w:numId w:val="16"/>
              </w:numPr>
              <w:rPr>
                <w:rFonts w:ascii="Arial Narrow" w:hAnsi="Arial Narrow" w:cs="Arial"/>
                <w:strike/>
                <w:color w:val="BFBFBF" w:themeColor="background1" w:themeShade="BF"/>
                <w:szCs w:val="22"/>
              </w:rPr>
            </w:pPr>
            <w:r w:rsidRPr="00F94FE3">
              <w:rPr>
                <w:rFonts w:ascii="Arial Narrow" w:hAnsi="Arial Narrow" w:cs="Arial"/>
                <w:strike/>
                <w:color w:val="BFBFBF" w:themeColor="background1" w:themeShade="BF"/>
                <w:szCs w:val="22"/>
              </w:rPr>
              <w:t>Respuesta de la validación = 00</w:t>
            </w:r>
            <w:r w:rsidR="005C0B62" w:rsidRPr="00F94FE3">
              <w:rPr>
                <w:rFonts w:ascii="Arial Narrow" w:hAnsi="Arial Narrow" w:cs="Arial"/>
                <w:strike/>
                <w:color w:val="BFBFBF" w:themeColor="background1" w:themeShade="BF"/>
                <w:szCs w:val="22"/>
              </w:rPr>
              <w:t xml:space="preserve"> (Ver Anexo 5)</w:t>
            </w:r>
            <w:r w:rsidRPr="00F94FE3">
              <w:rPr>
                <w:rFonts w:ascii="Arial Narrow" w:hAnsi="Arial Narrow" w:cs="Arial"/>
                <w:strike/>
                <w:color w:val="BFBFBF" w:themeColor="background1" w:themeShade="BF"/>
                <w:szCs w:val="22"/>
              </w:rPr>
              <w:t>.</w:t>
            </w:r>
          </w:p>
          <w:p w:rsidR="00285FAA" w:rsidRPr="00F94FE3" w:rsidRDefault="00285FAA" w:rsidP="00285FAA">
            <w:pPr>
              <w:numPr>
                <w:ilvl w:val="0"/>
                <w:numId w:val="16"/>
              </w:numPr>
              <w:rPr>
                <w:rFonts w:ascii="Arial Narrow" w:hAnsi="Arial Narrow" w:cs="Arial"/>
                <w:strike/>
                <w:color w:val="BFBFBF" w:themeColor="background1" w:themeShade="BF"/>
                <w:szCs w:val="22"/>
              </w:rPr>
            </w:pPr>
            <w:r w:rsidRPr="00F94FE3">
              <w:rPr>
                <w:rFonts w:ascii="Arial Narrow" w:hAnsi="Arial Narrow" w:cs="Arial"/>
                <w:strike/>
                <w:color w:val="BFBFBF" w:themeColor="background1" w:themeShade="BF"/>
                <w:szCs w:val="22"/>
              </w:rPr>
              <w:t>Lista de errores en la validación = Vacío</w:t>
            </w:r>
          </w:p>
          <w:p w:rsidR="00506DBA" w:rsidRPr="00F94FE3" w:rsidRDefault="00506DBA" w:rsidP="00506DBA">
            <w:pPr>
              <w:rPr>
                <w:rFonts w:ascii="Arial Narrow" w:hAnsi="Arial Narrow" w:cs="Arial"/>
                <w:strike/>
                <w:color w:val="BFBFBF" w:themeColor="background1" w:themeShade="BF"/>
                <w:szCs w:val="22"/>
              </w:rPr>
            </w:pPr>
          </w:p>
          <w:p w:rsidR="00506DBA" w:rsidRPr="00F94FE3" w:rsidRDefault="00506DBA" w:rsidP="00CC2EBA">
            <w:pPr>
              <w:pStyle w:val="Prrafodelista"/>
              <w:numPr>
                <w:ilvl w:val="0"/>
                <w:numId w:val="47"/>
              </w:numPr>
              <w:spacing w:before="60" w:after="120"/>
              <w:rPr>
                <w:rFonts w:ascii="Arial Narrow" w:eastAsia="Calibri" w:hAnsi="Arial Narrow" w:cs="Arial"/>
                <w:strike/>
                <w:color w:val="BFBFBF" w:themeColor="background1" w:themeShade="BF"/>
                <w:sz w:val="20"/>
                <w:szCs w:val="20"/>
                <w:lang w:val="es-PE"/>
              </w:rPr>
            </w:pPr>
            <w:r w:rsidRPr="00F94FE3">
              <w:rPr>
                <w:rFonts w:ascii="Arial Narrow" w:hAnsi="Arial Narrow"/>
                <w:strike/>
                <w:color w:val="BFBFBF" w:themeColor="background1" w:themeShade="BF"/>
              </w:rPr>
              <w:t>Tributos régimen de procedencia (origen) del contribuyente debe ser: Régimen Especial, Régimen de Amazonia, Régimen General, Régimen NRUS, Régimen pequeño agrario o Régimen RMT-MYP.</w:t>
            </w:r>
          </w:p>
          <w:p w:rsidR="00506DBA" w:rsidRPr="00F94FE3" w:rsidRDefault="00506DBA" w:rsidP="00506DBA">
            <w:pPr>
              <w:spacing w:before="60" w:after="120"/>
              <w:rPr>
                <w:rFonts w:ascii="Arial Narrow" w:eastAsia="Calibri" w:hAnsi="Arial Narrow" w:cs="Arial"/>
                <w:strike/>
                <w:color w:val="BFBFBF" w:themeColor="background1" w:themeShade="BF"/>
                <w:sz w:val="20"/>
                <w:szCs w:val="20"/>
                <w:lang w:val="es-PE"/>
              </w:rPr>
            </w:pPr>
          </w:p>
          <w:p w:rsidR="00506DBA" w:rsidRPr="00F94FE3" w:rsidRDefault="00506DBA" w:rsidP="00506DBA">
            <w:pPr>
              <w:ind w:left="720"/>
              <w:rPr>
                <w:rFonts w:ascii="Arial Narrow" w:hAnsi="Arial Narrow"/>
                <w:bCs/>
                <w:strike/>
                <w:color w:val="BFBFBF" w:themeColor="background1" w:themeShade="BF"/>
                <w:szCs w:val="22"/>
              </w:rPr>
            </w:pPr>
            <w:r w:rsidRPr="00F94FE3">
              <w:rPr>
                <w:rFonts w:ascii="Arial Narrow" w:hAnsi="Arial Narrow"/>
                <w:b/>
                <w:bCs/>
                <w:strike/>
                <w:color w:val="BFBFBF" w:themeColor="background1" w:themeShade="BF"/>
                <w:szCs w:val="22"/>
                <w:u w:val="single"/>
              </w:rPr>
              <w:t>Si no cumple la validación</w:t>
            </w:r>
            <w:r w:rsidRPr="00F94FE3">
              <w:rPr>
                <w:rFonts w:ascii="Arial Narrow" w:hAnsi="Arial Narrow"/>
                <w:bCs/>
                <w:strike/>
                <w:color w:val="BFBFBF" w:themeColor="background1" w:themeShade="BF"/>
                <w:szCs w:val="22"/>
              </w:rPr>
              <w:t xml:space="preserve"> </w:t>
            </w:r>
          </w:p>
          <w:p w:rsidR="00506DBA" w:rsidRPr="00F94FE3" w:rsidRDefault="00506DBA" w:rsidP="00506DBA">
            <w:pPr>
              <w:ind w:left="1440"/>
              <w:rPr>
                <w:rFonts w:ascii="Arial Narrow" w:hAnsi="Arial Narrow" w:cs="Arial"/>
                <w:strike/>
                <w:color w:val="BFBFBF" w:themeColor="background1" w:themeShade="BF"/>
                <w:szCs w:val="22"/>
              </w:rPr>
            </w:pPr>
          </w:p>
          <w:p w:rsidR="00506DBA" w:rsidRPr="00F94FE3" w:rsidRDefault="00506DBA" w:rsidP="00506DBA">
            <w:pPr>
              <w:numPr>
                <w:ilvl w:val="1"/>
                <w:numId w:val="18"/>
              </w:numPr>
              <w:rPr>
                <w:rFonts w:ascii="Arial Narrow" w:hAnsi="Arial Narrow" w:cs="Arial"/>
                <w:strike/>
                <w:color w:val="BFBFBF" w:themeColor="background1" w:themeShade="BF"/>
                <w:szCs w:val="22"/>
              </w:rPr>
            </w:pPr>
            <w:r w:rsidRPr="00F94FE3">
              <w:rPr>
                <w:rFonts w:ascii="Arial Narrow" w:hAnsi="Arial Narrow" w:cs="Arial"/>
                <w:strike/>
                <w:color w:val="BFBFBF" w:themeColor="background1" w:themeShade="BF"/>
                <w:szCs w:val="22"/>
              </w:rPr>
              <w:t>Código de Mensaje = 03 ( Parámetro de errores</w:t>
            </w:r>
            <w:r w:rsidR="005C0B62" w:rsidRPr="00F94FE3">
              <w:rPr>
                <w:rFonts w:ascii="Arial Narrow" w:hAnsi="Arial Narrow" w:cs="Arial"/>
                <w:strike/>
                <w:color w:val="BFBFBF" w:themeColor="background1" w:themeShade="BF"/>
                <w:szCs w:val="22"/>
              </w:rPr>
              <w:t xml:space="preserve"> – Ver Anexo 5</w:t>
            </w:r>
            <w:r w:rsidRPr="00F94FE3">
              <w:rPr>
                <w:rFonts w:ascii="Arial Narrow" w:hAnsi="Arial Narrow" w:cs="Arial"/>
                <w:strike/>
                <w:color w:val="BFBFBF" w:themeColor="background1" w:themeShade="BF"/>
                <w:szCs w:val="22"/>
              </w:rPr>
              <w:t>)</w:t>
            </w:r>
          </w:p>
          <w:p w:rsidR="00506DBA" w:rsidRPr="00F94FE3" w:rsidRDefault="00506DBA" w:rsidP="00506DBA">
            <w:pPr>
              <w:pStyle w:val="Prrafodelista"/>
              <w:numPr>
                <w:ilvl w:val="1"/>
                <w:numId w:val="46"/>
              </w:numPr>
              <w:spacing w:before="60" w:after="120"/>
              <w:rPr>
                <w:rFonts w:ascii="Arial Narrow" w:eastAsia="Calibri" w:hAnsi="Arial Narrow" w:cs="Arial"/>
                <w:strike/>
                <w:color w:val="BFBFBF" w:themeColor="background1" w:themeShade="BF"/>
                <w:sz w:val="20"/>
                <w:szCs w:val="20"/>
                <w:lang w:val="es-PE"/>
              </w:rPr>
            </w:pPr>
            <w:r w:rsidRPr="00F94FE3">
              <w:rPr>
                <w:rFonts w:ascii="Arial Narrow" w:hAnsi="Arial Narrow" w:cs="Arial"/>
                <w:strike/>
                <w:color w:val="BFBFBF" w:themeColor="background1" w:themeShade="BF"/>
                <w:szCs w:val="22"/>
              </w:rPr>
              <w:t>Mensaje =   Ver Anexo 1.</w:t>
            </w:r>
          </w:p>
          <w:p w:rsidR="00506DBA" w:rsidRPr="00F94FE3" w:rsidRDefault="00506DBA" w:rsidP="00506DBA">
            <w:pPr>
              <w:pStyle w:val="Prrafodelista"/>
              <w:spacing w:before="60" w:after="120"/>
              <w:ind w:left="1440"/>
              <w:rPr>
                <w:rFonts w:ascii="Arial Narrow" w:eastAsia="Calibri" w:hAnsi="Arial Narrow" w:cs="Arial"/>
                <w:strike/>
                <w:color w:val="BFBFBF" w:themeColor="background1" w:themeShade="BF"/>
                <w:sz w:val="20"/>
                <w:szCs w:val="20"/>
                <w:lang w:val="es-PE"/>
              </w:rPr>
            </w:pPr>
          </w:p>
          <w:p w:rsidR="00506DBA" w:rsidRPr="00F94FE3" w:rsidRDefault="00506DBA" w:rsidP="00CC2EBA">
            <w:pPr>
              <w:pStyle w:val="Prrafodelista"/>
              <w:numPr>
                <w:ilvl w:val="0"/>
                <w:numId w:val="47"/>
              </w:numPr>
              <w:spacing w:before="60" w:after="120"/>
              <w:rPr>
                <w:rFonts w:ascii="Arial Narrow" w:eastAsia="Calibri" w:hAnsi="Arial Narrow"/>
                <w:bCs/>
                <w:strike/>
                <w:color w:val="BFBFBF" w:themeColor="background1" w:themeShade="BF"/>
                <w:sz w:val="20"/>
                <w:szCs w:val="20"/>
                <w:lang w:val="es-PE"/>
              </w:rPr>
            </w:pPr>
            <w:r w:rsidRPr="00F94FE3">
              <w:rPr>
                <w:rFonts w:ascii="Arial Narrow" w:eastAsia="Calibri" w:hAnsi="Arial Narrow"/>
                <w:bCs/>
                <w:strike/>
                <w:color w:val="BFBFBF" w:themeColor="background1" w:themeShade="BF"/>
                <w:sz w:val="20"/>
                <w:szCs w:val="20"/>
                <w:lang w:val="es-PE"/>
              </w:rPr>
              <w:t>El periodo tributario debe ser enero.</w:t>
            </w:r>
          </w:p>
          <w:p w:rsidR="00506DBA" w:rsidRPr="00F94FE3" w:rsidRDefault="00506DBA" w:rsidP="00506DBA">
            <w:pPr>
              <w:spacing w:before="60" w:after="120"/>
              <w:rPr>
                <w:rFonts w:ascii="Arial Narrow" w:eastAsia="Calibri" w:hAnsi="Arial Narrow"/>
                <w:bCs/>
                <w:strike/>
                <w:color w:val="BFBFBF" w:themeColor="background1" w:themeShade="BF"/>
                <w:sz w:val="20"/>
                <w:szCs w:val="20"/>
                <w:lang w:val="es-PE"/>
              </w:rPr>
            </w:pPr>
          </w:p>
          <w:p w:rsidR="00506DBA" w:rsidRPr="00F94FE3" w:rsidRDefault="00506DBA" w:rsidP="00506DBA">
            <w:pPr>
              <w:ind w:left="720"/>
              <w:rPr>
                <w:rFonts w:ascii="Arial Narrow" w:hAnsi="Arial Narrow"/>
                <w:bCs/>
                <w:strike/>
                <w:color w:val="BFBFBF" w:themeColor="background1" w:themeShade="BF"/>
                <w:szCs w:val="22"/>
              </w:rPr>
            </w:pPr>
            <w:r w:rsidRPr="00F94FE3">
              <w:rPr>
                <w:rFonts w:ascii="Arial Narrow" w:hAnsi="Arial Narrow"/>
                <w:b/>
                <w:bCs/>
                <w:strike/>
                <w:color w:val="BFBFBF" w:themeColor="background1" w:themeShade="BF"/>
                <w:szCs w:val="22"/>
                <w:u w:val="single"/>
              </w:rPr>
              <w:t>Si no cumple la validación</w:t>
            </w:r>
            <w:r w:rsidRPr="00F94FE3">
              <w:rPr>
                <w:rFonts w:ascii="Arial Narrow" w:hAnsi="Arial Narrow"/>
                <w:bCs/>
                <w:strike/>
                <w:color w:val="BFBFBF" w:themeColor="background1" w:themeShade="BF"/>
                <w:szCs w:val="22"/>
              </w:rPr>
              <w:t xml:space="preserve"> </w:t>
            </w:r>
          </w:p>
          <w:p w:rsidR="00506DBA" w:rsidRPr="00F94FE3" w:rsidRDefault="00506DBA" w:rsidP="00506DBA">
            <w:pPr>
              <w:ind w:left="1440"/>
              <w:rPr>
                <w:rFonts w:ascii="Arial Narrow" w:hAnsi="Arial Narrow" w:cs="Arial"/>
                <w:strike/>
                <w:color w:val="BFBFBF" w:themeColor="background1" w:themeShade="BF"/>
                <w:szCs w:val="22"/>
              </w:rPr>
            </w:pPr>
          </w:p>
          <w:p w:rsidR="00506DBA" w:rsidRPr="00F94FE3" w:rsidRDefault="00506DBA" w:rsidP="00506DBA">
            <w:pPr>
              <w:numPr>
                <w:ilvl w:val="1"/>
                <w:numId w:val="18"/>
              </w:numPr>
              <w:rPr>
                <w:rFonts w:ascii="Arial Narrow" w:hAnsi="Arial Narrow" w:cs="Arial"/>
                <w:strike/>
                <w:color w:val="BFBFBF" w:themeColor="background1" w:themeShade="BF"/>
                <w:szCs w:val="22"/>
              </w:rPr>
            </w:pPr>
            <w:r w:rsidRPr="00F94FE3">
              <w:rPr>
                <w:rFonts w:ascii="Arial Narrow" w:hAnsi="Arial Narrow" w:cs="Arial"/>
                <w:strike/>
                <w:color w:val="BFBFBF" w:themeColor="background1" w:themeShade="BF"/>
                <w:szCs w:val="22"/>
              </w:rPr>
              <w:t>Código de Mensaje = 07 ( Parámetro de errores</w:t>
            </w:r>
            <w:r w:rsidR="005C0B62" w:rsidRPr="00F94FE3">
              <w:rPr>
                <w:rFonts w:ascii="Arial Narrow" w:hAnsi="Arial Narrow" w:cs="Arial"/>
                <w:strike/>
                <w:color w:val="BFBFBF" w:themeColor="background1" w:themeShade="BF"/>
                <w:szCs w:val="22"/>
              </w:rPr>
              <w:t xml:space="preserve"> – Ver Anexo 5</w:t>
            </w:r>
            <w:r w:rsidRPr="00F94FE3">
              <w:rPr>
                <w:rFonts w:ascii="Arial Narrow" w:hAnsi="Arial Narrow" w:cs="Arial"/>
                <w:strike/>
                <w:color w:val="BFBFBF" w:themeColor="background1" w:themeShade="BF"/>
                <w:szCs w:val="22"/>
              </w:rPr>
              <w:t>)</w:t>
            </w:r>
          </w:p>
          <w:p w:rsidR="00506DBA" w:rsidRPr="00F94FE3" w:rsidRDefault="00506DBA" w:rsidP="00506DBA">
            <w:pPr>
              <w:pStyle w:val="Prrafodelista"/>
              <w:numPr>
                <w:ilvl w:val="1"/>
                <w:numId w:val="46"/>
              </w:numPr>
              <w:spacing w:before="60" w:after="120"/>
              <w:rPr>
                <w:rFonts w:ascii="Arial Narrow" w:eastAsia="Calibri" w:hAnsi="Arial Narrow"/>
                <w:bCs/>
                <w:strike/>
                <w:color w:val="BFBFBF" w:themeColor="background1" w:themeShade="BF"/>
                <w:sz w:val="20"/>
                <w:szCs w:val="20"/>
                <w:lang w:val="es-PE"/>
              </w:rPr>
            </w:pPr>
            <w:r w:rsidRPr="00F94FE3">
              <w:rPr>
                <w:rFonts w:ascii="Arial Narrow" w:hAnsi="Arial Narrow" w:cs="Arial"/>
                <w:strike/>
                <w:color w:val="BFBFBF" w:themeColor="background1" w:themeShade="BF"/>
                <w:szCs w:val="22"/>
              </w:rPr>
              <w:t>Mensaje =   Ver Anexo 1.</w:t>
            </w:r>
          </w:p>
          <w:p w:rsidR="00506DBA" w:rsidRPr="00F94FE3" w:rsidRDefault="00506DBA" w:rsidP="00506DBA">
            <w:pPr>
              <w:spacing w:before="60" w:after="120"/>
              <w:rPr>
                <w:rFonts w:ascii="Arial Narrow" w:eastAsia="Calibri" w:hAnsi="Arial Narrow"/>
                <w:bCs/>
                <w:strike/>
                <w:color w:val="BFBFBF" w:themeColor="background1" w:themeShade="BF"/>
                <w:sz w:val="20"/>
                <w:szCs w:val="20"/>
                <w:lang w:val="es-PE"/>
              </w:rPr>
            </w:pPr>
          </w:p>
          <w:p w:rsidR="00506DBA" w:rsidRPr="00F94FE3" w:rsidRDefault="00506DBA" w:rsidP="00CC2EBA">
            <w:pPr>
              <w:pStyle w:val="Prrafodelista"/>
              <w:numPr>
                <w:ilvl w:val="0"/>
                <w:numId w:val="47"/>
              </w:numPr>
              <w:rPr>
                <w:rFonts w:ascii="Arial Narrow" w:hAnsi="Arial Narrow" w:cs="Arial"/>
                <w:strike/>
                <w:color w:val="BFBFBF" w:themeColor="background1" w:themeShade="BF"/>
                <w:szCs w:val="22"/>
              </w:rPr>
            </w:pPr>
            <w:r w:rsidRPr="00F94FE3">
              <w:rPr>
                <w:rFonts w:ascii="Arial Narrow" w:eastAsia="Calibri" w:hAnsi="Arial Narrow"/>
                <w:bCs/>
                <w:strike/>
                <w:color w:val="BFBFBF" w:themeColor="background1" w:themeShade="BF"/>
                <w:sz w:val="20"/>
                <w:szCs w:val="20"/>
                <w:lang w:val="es-PE"/>
              </w:rPr>
              <w:t>La fecha de presentación de la Declaración deberá efectuarse hasta la fecha de vencimiento de la obligación tributaria (tomar en cuenta el vencimiento especial de Buenos Contribuyentes).</w:t>
            </w:r>
          </w:p>
          <w:p w:rsidR="00506DBA" w:rsidRPr="00F94FE3" w:rsidRDefault="00506DBA" w:rsidP="00506DBA">
            <w:pPr>
              <w:pStyle w:val="Prrafodelista"/>
              <w:ind w:left="360"/>
              <w:rPr>
                <w:rFonts w:ascii="Arial Narrow" w:hAnsi="Arial Narrow" w:cs="Arial"/>
                <w:strike/>
                <w:color w:val="BFBFBF" w:themeColor="background1" w:themeShade="BF"/>
                <w:szCs w:val="22"/>
              </w:rPr>
            </w:pPr>
          </w:p>
          <w:p w:rsidR="00506DBA" w:rsidRPr="00F94FE3" w:rsidRDefault="00506DBA" w:rsidP="00506DBA">
            <w:pPr>
              <w:ind w:left="720"/>
              <w:rPr>
                <w:rFonts w:ascii="Arial Narrow" w:hAnsi="Arial Narrow"/>
                <w:bCs/>
                <w:strike/>
                <w:color w:val="BFBFBF" w:themeColor="background1" w:themeShade="BF"/>
                <w:szCs w:val="22"/>
              </w:rPr>
            </w:pPr>
            <w:r w:rsidRPr="00F94FE3">
              <w:rPr>
                <w:rFonts w:ascii="Arial Narrow" w:hAnsi="Arial Narrow"/>
                <w:b/>
                <w:bCs/>
                <w:strike/>
                <w:color w:val="BFBFBF" w:themeColor="background1" w:themeShade="BF"/>
                <w:szCs w:val="22"/>
                <w:u w:val="single"/>
              </w:rPr>
              <w:t>Si no cumple la validación</w:t>
            </w:r>
            <w:r w:rsidRPr="00F94FE3">
              <w:rPr>
                <w:rFonts w:ascii="Arial Narrow" w:hAnsi="Arial Narrow"/>
                <w:bCs/>
                <w:strike/>
                <w:color w:val="BFBFBF" w:themeColor="background1" w:themeShade="BF"/>
                <w:szCs w:val="22"/>
              </w:rPr>
              <w:t xml:space="preserve"> </w:t>
            </w:r>
          </w:p>
          <w:p w:rsidR="00506DBA" w:rsidRPr="00F94FE3" w:rsidRDefault="00506DBA" w:rsidP="00506DBA">
            <w:pPr>
              <w:ind w:left="720"/>
              <w:rPr>
                <w:rFonts w:ascii="Arial Narrow" w:hAnsi="Arial Narrow" w:cs="Arial"/>
                <w:strike/>
                <w:color w:val="BFBFBF" w:themeColor="background1" w:themeShade="BF"/>
                <w:szCs w:val="22"/>
              </w:rPr>
            </w:pPr>
            <w:r w:rsidRPr="00F94FE3">
              <w:rPr>
                <w:rFonts w:ascii="Arial Narrow" w:hAnsi="Arial Narrow"/>
                <w:strike/>
                <w:color w:val="BFBFBF" w:themeColor="background1" w:themeShade="BF"/>
                <w:szCs w:val="22"/>
              </w:rPr>
              <w:t xml:space="preserve"> </w:t>
            </w:r>
          </w:p>
          <w:p w:rsidR="00506DBA" w:rsidRPr="00F94FE3" w:rsidRDefault="00506DBA" w:rsidP="00506DBA">
            <w:pPr>
              <w:numPr>
                <w:ilvl w:val="1"/>
                <w:numId w:val="18"/>
              </w:numPr>
              <w:rPr>
                <w:rFonts w:ascii="Arial Narrow" w:hAnsi="Arial Narrow" w:cs="Arial"/>
                <w:strike/>
                <w:color w:val="BFBFBF" w:themeColor="background1" w:themeShade="BF"/>
                <w:szCs w:val="22"/>
              </w:rPr>
            </w:pPr>
            <w:r w:rsidRPr="00F94FE3">
              <w:rPr>
                <w:rFonts w:ascii="Arial Narrow" w:hAnsi="Arial Narrow" w:cs="Arial"/>
                <w:strike/>
                <w:color w:val="BFBFBF" w:themeColor="background1" w:themeShade="BF"/>
                <w:szCs w:val="22"/>
              </w:rPr>
              <w:t>Código de Mensaje = 11 ( Parámetro de errores</w:t>
            </w:r>
            <w:r w:rsidR="005C0B62" w:rsidRPr="00F94FE3">
              <w:rPr>
                <w:rFonts w:ascii="Arial Narrow" w:hAnsi="Arial Narrow" w:cs="Arial"/>
                <w:strike/>
                <w:color w:val="BFBFBF" w:themeColor="background1" w:themeShade="BF"/>
                <w:szCs w:val="22"/>
              </w:rPr>
              <w:t xml:space="preserve"> – Ver </w:t>
            </w:r>
            <w:r w:rsidR="005C0B62" w:rsidRPr="00F94FE3">
              <w:rPr>
                <w:rFonts w:ascii="Arial Narrow" w:hAnsi="Arial Narrow" w:cs="Arial"/>
                <w:strike/>
                <w:color w:val="BFBFBF" w:themeColor="background1" w:themeShade="BF"/>
                <w:szCs w:val="22"/>
              </w:rPr>
              <w:lastRenderedPageBreak/>
              <w:t>Anexo 5</w:t>
            </w:r>
            <w:r w:rsidRPr="00F94FE3">
              <w:rPr>
                <w:rFonts w:ascii="Arial Narrow" w:hAnsi="Arial Narrow" w:cs="Arial"/>
                <w:strike/>
                <w:color w:val="BFBFBF" w:themeColor="background1" w:themeShade="BF"/>
                <w:szCs w:val="22"/>
              </w:rPr>
              <w:t>)</w:t>
            </w:r>
          </w:p>
          <w:p w:rsidR="00506DBA" w:rsidRPr="00F94FE3" w:rsidRDefault="00506DBA" w:rsidP="00506DBA">
            <w:pPr>
              <w:numPr>
                <w:ilvl w:val="1"/>
                <w:numId w:val="18"/>
              </w:numPr>
              <w:rPr>
                <w:rFonts w:ascii="Arial Narrow" w:hAnsi="Arial Narrow" w:cs="Arial"/>
                <w:strike/>
                <w:color w:val="BFBFBF" w:themeColor="background1" w:themeShade="BF"/>
                <w:szCs w:val="22"/>
              </w:rPr>
            </w:pPr>
            <w:r w:rsidRPr="00F94FE3">
              <w:rPr>
                <w:rFonts w:ascii="Arial Narrow" w:hAnsi="Arial Narrow" w:cs="Arial"/>
                <w:strike/>
                <w:color w:val="BFBFBF" w:themeColor="background1" w:themeShade="BF"/>
                <w:szCs w:val="22"/>
              </w:rPr>
              <w:t>Mensaje =   Ver Anexo 1.</w:t>
            </w:r>
          </w:p>
          <w:p w:rsidR="00506DBA" w:rsidRPr="00F94FE3" w:rsidRDefault="00506DBA" w:rsidP="00506DBA">
            <w:pPr>
              <w:rPr>
                <w:rFonts w:ascii="Arial Narrow" w:hAnsi="Arial Narrow" w:cs="Arial"/>
                <w:strike/>
                <w:color w:val="BFBFBF" w:themeColor="background1" w:themeShade="BF"/>
                <w:szCs w:val="22"/>
              </w:rPr>
            </w:pPr>
          </w:p>
          <w:p w:rsidR="00506DBA" w:rsidRDefault="00506DBA" w:rsidP="00506DBA">
            <w:pPr>
              <w:ind w:left="360"/>
              <w:rPr>
                <w:rFonts w:ascii="Arial Narrow" w:hAnsi="Arial Narrow" w:cs="Arial"/>
                <w:szCs w:val="22"/>
                <w:highlight w:val="yellow"/>
              </w:rPr>
            </w:pPr>
          </w:p>
          <w:p w:rsidR="00F94FE3" w:rsidRPr="00254D8A" w:rsidRDefault="00F94FE3" w:rsidP="00F94FE3">
            <w:pPr>
              <w:pStyle w:val="Prrafodelista"/>
              <w:numPr>
                <w:ilvl w:val="0"/>
                <w:numId w:val="53"/>
              </w:numPr>
              <w:rPr>
                <w:rFonts w:ascii="Arial Narrow" w:hAnsi="Arial Narrow" w:cs="Arial"/>
                <w:szCs w:val="22"/>
                <w:highlight w:val="green"/>
              </w:rPr>
            </w:pPr>
            <w:r w:rsidRPr="00254D8A">
              <w:rPr>
                <w:rFonts w:ascii="Arial Narrow" w:hAnsi="Arial Narrow" w:cs="Arial"/>
                <w:szCs w:val="22"/>
                <w:highlight w:val="green"/>
              </w:rPr>
              <w:t>El contribuyente debe estar afecto al Régimen Agrario (3411)</w:t>
            </w:r>
          </w:p>
          <w:p w:rsidR="00F94FE3" w:rsidRPr="00254D8A" w:rsidRDefault="00F94FE3" w:rsidP="00F94FE3">
            <w:pPr>
              <w:pStyle w:val="Prrafodelista"/>
              <w:ind w:left="360"/>
              <w:rPr>
                <w:rFonts w:ascii="Arial Narrow" w:hAnsi="Arial Narrow" w:cs="Arial"/>
                <w:szCs w:val="22"/>
                <w:highlight w:val="green"/>
              </w:rPr>
            </w:pPr>
          </w:p>
          <w:p w:rsidR="00F94FE3" w:rsidRPr="00254D8A" w:rsidRDefault="00F94FE3" w:rsidP="00F94FE3">
            <w:pPr>
              <w:ind w:left="720"/>
              <w:rPr>
                <w:rFonts w:ascii="Arial Narrow" w:hAnsi="Arial Narrow"/>
                <w:bCs/>
                <w:szCs w:val="22"/>
                <w:highlight w:val="green"/>
              </w:rPr>
            </w:pPr>
            <w:r w:rsidRPr="00254D8A">
              <w:rPr>
                <w:rFonts w:ascii="Arial Narrow" w:hAnsi="Arial Narrow"/>
                <w:b/>
                <w:bCs/>
                <w:szCs w:val="22"/>
                <w:highlight w:val="green"/>
                <w:u w:val="single"/>
              </w:rPr>
              <w:t>Si no cumple la validación</w:t>
            </w:r>
            <w:r w:rsidRPr="00254D8A">
              <w:rPr>
                <w:rFonts w:ascii="Arial Narrow" w:hAnsi="Arial Narrow"/>
                <w:bCs/>
                <w:szCs w:val="22"/>
                <w:highlight w:val="green"/>
              </w:rPr>
              <w:t xml:space="preserve"> </w:t>
            </w:r>
          </w:p>
          <w:p w:rsidR="00F94FE3" w:rsidRPr="00254D8A" w:rsidRDefault="00F94FE3" w:rsidP="00F94FE3">
            <w:pPr>
              <w:ind w:left="720"/>
              <w:rPr>
                <w:rFonts w:ascii="Arial Narrow" w:hAnsi="Arial Narrow" w:cs="Arial"/>
                <w:szCs w:val="22"/>
                <w:highlight w:val="green"/>
              </w:rPr>
            </w:pPr>
            <w:r w:rsidRPr="00254D8A">
              <w:rPr>
                <w:rFonts w:ascii="Arial Narrow" w:hAnsi="Arial Narrow"/>
                <w:szCs w:val="22"/>
                <w:highlight w:val="green"/>
              </w:rPr>
              <w:t xml:space="preserve"> </w:t>
            </w:r>
          </w:p>
          <w:p w:rsidR="00F94FE3" w:rsidRPr="00254D8A" w:rsidRDefault="00F94FE3" w:rsidP="00F94FE3">
            <w:pPr>
              <w:numPr>
                <w:ilvl w:val="1"/>
                <w:numId w:val="18"/>
              </w:numPr>
              <w:rPr>
                <w:rFonts w:ascii="Arial Narrow" w:hAnsi="Arial Narrow" w:cs="Arial"/>
                <w:szCs w:val="22"/>
                <w:highlight w:val="green"/>
              </w:rPr>
            </w:pPr>
            <w:r w:rsidRPr="00254D8A">
              <w:rPr>
                <w:rFonts w:ascii="Arial Narrow" w:hAnsi="Arial Narrow" w:cs="Arial"/>
                <w:szCs w:val="22"/>
                <w:highlight w:val="green"/>
              </w:rPr>
              <w:t>Código de Mensaje = 1</w:t>
            </w:r>
            <w:r w:rsidR="00254D8A" w:rsidRPr="00254D8A">
              <w:rPr>
                <w:rFonts w:ascii="Arial Narrow" w:hAnsi="Arial Narrow" w:cs="Arial"/>
                <w:szCs w:val="22"/>
                <w:highlight w:val="green"/>
              </w:rPr>
              <w:t>9</w:t>
            </w:r>
            <w:r w:rsidRPr="00254D8A">
              <w:rPr>
                <w:rFonts w:ascii="Arial Narrow" w:hAnsi="Arial Narrow" w:cs="Arial"/>
                <w:szCs w:val="22"/>
                <w:highlight w:val="green"/>
              </w:rPr>
              <w:t xml:space="preserve"> ( Parámetro de errores – Ver Anexo 5)</w:t>
            </w:r>
          </w:p>
          <w:p w:rsidR="00F94FE3" w:rsidRDefault="00F94FE3" w:rsidP="00506DBA">
            <w:pPr>
              <w:ind w:left="360"/>
              <w:rPr>
                <w:rFonts w:ascii="Arial Narrow" w:hAnsi="Arial Narrow" w:cs="Arial"/>
                <w:szCs w:val="22"/>
                <w:highlight w:val="yellow"/>
              </w:rPr>
            </w:pPr>
          </w:p>
          <w:p w:rsidR="00254D8A" w:rsidRPr="00254D8A" w:rsidRDefault="00254D8A" w:rsidP="00254D8A">
            <w:pPr>
              <w:ind w:left="360"/>
              <w:rPr>
                <w:rFonts w:ascii="Arial Narrow" w:hAnsi="Arial Narrow" w:cs="Arial"/>
                <w:szCs w:val="22"/>
              </w:rPr>
            </w:pPr>
            <w:r w:rsidRPr="00254D8A">
              <w:rPr>
                <w:rFonts w:ascii="Arial Narrow" w:hAnsi="Arial Narrow" w:cs="Arial"/>
                <w:szCs w:val="22"/>
              </w:rPr>
              <w:t>Si se supera todas las validaciones los datos de salida del servicio son:</w:t>
            </w:r>
          </w:p>
          <w:p w:rsidR="00254D8A" w:rsidRPr="00254D8A" w:rsidRDefault="00254D8A" w:rsidP="00254D8A">
            <w:pPr>
              <w:ind w:left="360"/>
              <w:rPr>
                <w:rFonts w:ascii="Arial Narrow" w:hAnsi="Arial Narrow" w:cs="Arial"/>
                <w:szCs w:val="22"/>
              </w:rPr>
            </w:pPr>
          </w:p>
          <w:p w:rsidR="00254D8A" w:rsidRPr="00254D8A" w:rsidRDefault="00254D8A" w:rsidP="00254D8A">
            <w:pPr>
              <w:numPr>
                <w:ilvl w:val="0"/>
                <w:numId w:val="16"/>
              </w:numPr>
              <w:rPr>
                <w:rFonts w:ascii="Arial Narrow" w:hAnsi="Arial Narrow" w:cs="Arial"/>
                <w:szCs w:val="22"/>
              </w:rPr>
            </w:pPr>
            <w:r w:rsidRPr="00254D8A">
              <w:rPr>
                <w:rFonts w:ascii="Arial Narrow" w:hAnsi="Arial Narrow" w:cs="Arial"/>
                <w:szCs w:val="22"/>
              </w:rPr>
              <w:t>Respuesta de la validación = 00 (Ver Anexo 5).</w:t>
            </w:r>
          </w:p>
          <w:p w:rsidR="00254D8A" w:rsidRPr="00254D8A" w:rsidRDefault="00254D8A" w:rsidP="00254D8A">
            <w:pPr>
              <w:numPr>
                <w:ilvl w:val="0"/>
                <w:numId w:val="16"/>
              </w:numPr>
              <w:rPr>
                <w:rFonts w:ascii="Arial Narrow" w:hAnsi="Arial Narrow" w:cs="Arial"/>
                <w:szCs w:val="22"/>
              </w:rPr>
            </w:pPr>
            <w:r w:rsidRPr="00254D8A">
              <w:rPr>
                <w:rFonts w:ascii="Arial Narrow" w:hAnsi="Arial Narrow" w:cs="Arial"/>
                <w:szCs w:val="22"/>
              </w:rPr>
              <w:t>Lista de errores en la validación = Vacío.</w:t>
            </w:r>
          </w:p>
          <w:p w:rsidR="00254D8A" w:rsidRPr="00254D8A" w:rsidRDefault="00254D8A" w:rsidP="00254D8A">
            <w:pPr>
              <w:rPr>
                <w:rFonts w:ascii="Arial Narrow" w:hAnsi="Arial Narrow" w:cs="Arial"/>
                <w:szCs w:val="22"/>
              </w:rPr>
            </w:pPr>
          </w:p>
          <w:p w:rsidR="00254D8A" w:rsidRPr="00254D8A" w:rsidRDefault="00254D8A" w:rsidP="00254D8A">
            <w:pPr>
              <w:ind w:left="360"/>
              <w:rPr>
                <w:rFonts w:ascii="Arial Narrow" w:hAnsi="Arial Narrow" w:cs="Arial"/>
                <w:szCs w:val="22"/>
              </w:rPr>
            </w:pPr>
            <w:r w:rsidRPr="00254D8A">
              <w:rPr>
                <w:rFonts w:ascii="Arial Narrow" w:hAnsi="Arial Narrow" w:cs="Arial"/>
                <w:szCs w:val="22"/>
              </w:rPr>
              <w:t>Si no se supera alguna de las validaciones los datos de salida del servicio son:</w:t>
            </w:r>
          </w:p>
          <w:p w:rsidR="00254D8A" w:rsidRPr="00254D8A" w:rsidRDefault="00254D8A" w:rsidP="00254D8A">
            <w:pPr>
              <w:ind w:left="360"/>
              <w:rPr>
                <w:rFonts w:ascii="Arial Narrow" w:hAnsi="Arial Narrow" w:cs="Arial"/>
                <w:szCs w:val="22"/>
              </w:rPr>
            </w:pPr>
          </w:p>
          <w:p w:rsidR="00254D8A" w:rsidRPr="00254D8A" w:rsidRDefault="00254D8A" w:rsidP="00254D8A">
            <w:pPr>
              <w:numPr>
                <w:ilvl w:val="0"/>
                <w:numId w:val="16"/>
              </w:numPr>
              <w:rPr>
                <w:rFonts w:ascii="Arial Narrow" w:hAnsi="Arial Narrow" w:cs="Arial"/>
                <w:szCs w:val="22"/>
              </w:rPr>
            </w:pPr>
            <w:r w:rsidRPr="00254D8A">
              <w:rPr>
                <w:rFonts w:ascii="Arial Narrow" w:hAnsi="Arial Narrow" w:cs="Arial"/>
                <w:szCs w:val="22"/>
              </w:rPr>
              <w:t>Respuesta de la validación = 01.</w:t>
            </w:r>
          </w:p>
          <w:p w:rsidR="00254D8A" w:rsidRPr="00254D8A" w:rsidRDefault="00254D8A" w:rsidP="00254D8A">
            <w:pPr>
              <w:numPr>
                <w:ilvl w:val="0"/>
                <w:numId w:val="16"/>
              </w:numPr>
              <w:rPr>
                <w:rFonts w:ascii="Arial Narrow" w:hAnsi="Arial Narrow" w:cs="Arial"/>
                <w:szCs w:val="22"/>
              </w:rPr>
            </w:pPr>
            <w:r w:rsidRPr="00254D8A">
              <w:rPr>
                <w:rFonts w:ascii="Arial Narrow" w:hAnsi="Arial Narrow" w:cs="Arial"/>
                <w:szCs w:val="22"/>
              </w:rPr>
              <w:t>Lista de errores en la validación =  Lista de todos las validaciones no superadas.</w:t>
            </w:r>
          </w:p>
          <w:p w:rsidR="00254D8A" w:rsidRPr="00254D8A" w:rsidRDefault="00254D8A" w:rsidP="00254D8A">
            <w:pPr>
              <w:ind w:left="360"/>
              <w:rPr>
                <w:rFonts w:ascii="Arial Narrow" w:hAnsi="Arial Narrow" w:cs="Arial"/>
                <w:szCs w:val="22"/>
              </w:rPr>
            </w:pPr>
          </w:p>
          <w:p w:rsidR="00254D8A" w:rsidRPr="00254D8A" w:rsidRDefault="00254D8A" w:rsidP="00254D8A">
            <w:pPr>
              <w:ind w:left="360"/>
              <w:rPr>
                <w:rFonts w:ascii="Arial Narrow" w:hAnsi="Arial Narrow" w:cs="Arial"/>
                <w:szCs w:val="22"/>
              </w:rPr>
            </w:pPr>
            <w:r w:rsidRPr="00254D8A">
              <w:rPr>
                <w:rFonts w:ascii="Arial Narrow" w:hAnsi="Arial Narrow" w:cs="Arial"/>
                <w:szCs w:val="22"/>
              </w:rPr>
              <w:t>Almacenar la lista de errores en una cadena, los datos a considerar es :</w:t>
            </w:r>
          </w:p>
          <w:p w:rsidR="00254D8A" w:rsidRPr="00254D8A" w:rsidRDefault="00254D8A" w:rsidP="00254D8A">
            <w:pPr>
              <w:numPr>
                <w:ilvl w:val="0"/>
                <w:numId w:val="23"/>
              </w:numPr>
              <w:ind w:left="1080"/>
              <w:rPr>
                <w:rFonts w:ascii="Arial Narrow" w:hAnsi="Arial Narrow" w:cs="Arial"/>
                <w:szCs w:val="22"/>
              </w:rPr>
            </w:pPr>
            <w:r w:rsidRPr="00254D8A">
              <w:rPr>
                <w:rFonts w:ascii="Arial Narrow" w:hAnsi="Arial Narrow" w:cs="Arial"/>
                <w:szCs w:val="22"/>
              </w:rPr>
              <w:t>Código de error</w:t>
            </w:r>
          </w:p>
          <w:p w:rsidR="00254D8A" w:rsidRPr="00254D8A" w:rsidRDefault="00254D8A" w:rsidP="00254D8A">
            <w:pPr>
              <w:numPr>
                <w:ilvl w:val="0"/>
                <w:numId w:val="23"/>
              </w:numPr>
              <w:ind w:left="1080"/>
              <w:rPr>
                <w:rFonts w:ascii="Arial Narrow" w:hAnsi="Arial Narrow" w:cs="Arial"/>
                <w:szCs w:val="22"/>
              </w:rPr>
            </w:pPr>
            <w:r w:rsidRPr="00254D8A">
              <w:rPr>
                <w:rFonts w:ascii="Arial Narrow" w:hAnsi="Arial Narrow" w:cs="Arial"/>
                <w:szCs w:val="22"/>
              </w:rPr>
              <w:t>Descripción del error.</w:t>
            </w:r>
          </w:p>
          <w:p w:rsidR="00F94FE3" w:rsidRDefault="00F94FE3" w:rsidP="00506DBA">
            <w:pPr>
              <w:ind w:left="360"/>
              <w:rPr>
                <w:rFonts w:ascii="Arial Narrow" w:hAnsi="Arial Narrow" w:cs="Arial"/>
                <w:szCs w:val="22"/>
                <w:highlight w:val="yellow"/>
              </w:rPr>
            </w:pPr>
          </w:p>
          <w:p w:rsidR="00254D8A" w:rsidRPr="00506DBA" w:rsidRDefault="00254D8A" w:rsidP="00506DBA">
            <w:pPr>
              <w:ind w:left="360"/>
              <w:rPr>
                <w:rFonts w:ascii="Arial Narrow" w:hAnsi="Arial Narrow" w:cs="Arial"/>
                <w:szCs w:val="22"/>
                <w:highlight w:val="yellow"/>
              </w:rPr>
            </w:pPr>
          </w:p>
          <w:p w:rsidR="00506DBA" w:rsidRPr="00506DBA" w:rsidRDefault="00506DBA" w:rsidP="00506DBA">
            <w:pPr>
              <w:ind w:left="360"/>
              <w:rPr>
                <w:rFonts w:ascii="Arial Narrow" w:hAnsi="Arial Narrow" w:cs="Arial"/>
                <w:szCs w:val="22"/>
                <w:highlight w:val="yellow"/>
              </w:rPr>
            </w:pPr>
            <w:r w:rsidRPr="00506DBA">
              <w:rPr>
                <w:rFonts w:ascii="Arial Narrow" w:hAnsi="Arial Narrow" w:cs="Arial"/>
                <w:szCs w:val="22"/>
                <w:highlight w:val="yellow"/>
              </w:rPr>
              <w:t>Cada error deberá estar separado por palotes ‘|’ , ejemplo:</w:t>
            </w:r>
          </w:p>
          <w:p w:rsidR="00506DBA" w:rsidRPr="00506DBA" w:rsidRDefault="00506DBA" w:rsidP="00506DBA">
            <w:pPr>
              <w:ind w:left="360"/>
              <w:rPr>
                <w:ins w:id="334" w:author="Veronica Rojas" w:date="2015-08-10T15:33:00Z"/>
                <w:rFonts w:ascii="Arial Narrow" w:hAnsi="Arial Narrow" w:cs="Arial"/>
                <w:szCs w:val="22"/>
                <w:highlight w:val="yellow"/>
              </w:rPr>
            </w:pPr>
            <w:r w:rsidRPr="00506DBA">
              <w:rPr>
                <w:rFonts w:ascii="Arial Narrow" w:hAnsi="Arial Narrow" w:cs="Arial"/>
                <w:szCs w:val="22"/>
                <w:highlight w:val="yellow"/>
              </w:rPr>
              <w:t>01 Es una persona natural sin negocio| 02 El estado de su RUC no se encuentra Activo|</w:t>
            </w:r>
            <w:r w:rsidR="00FC7552">
              <w:rPr>
                <w:rFonts w:ascii="Arial Narrow" w:hAnsi="Arial Narrow" w:cs="Arial"/>
                <w:szCs w:val="22"/>
                <w:highlight w:val="yellow"/>
              </w:rPr>
              <w:t>.</w:t>
            </w:r>
          </w:p>
          <w:p w:rsidR="00506DBA" w:rsidRPr="00506DBA" w:rsidRDefault="00506DBA" w:rsidP="00506DBA">
            <w:pPr>
              <w:rPr>
                <w:rFonts w:ascii="Arial Narrow" w:hAnsi="Arial Narrow" w:cs="Arial"/>
                <w:szCs w:val="22"/>
                <w:highlight w:val="yellow"/>
              </w:rPr>
            </w:pPr>
          </w:p>
          <w:p w:rsidR="00506DBA" w:rsidRPr="00AA6A91" w:rsidRDefault="00506DBA" w:rsidP="00506DBA">
            <w:pPr>
              <w:rPr>
                <w:rFonts w:ascii="Arial Narrow" w:hAnsi="Arial Narrow" w:cs="Arial"/>
                <w:szCs w:val="22"/>
              </w:rPr>
            </w:pPr>
            <w:r w:rsidRPr="00506DBA">
              <w:rPr>
                <w:rFonts w:ascii="Arial Narrow" w:hAnsi="Arial Narrow" w:cs="Arial"/>
                <w:szCs w:val="22"/>
                <w:highlight w:val="yellow"/>
              </w:rPr>
              <w:t xml:space="preserve">       Ver Anexo </w:t>
            </w:r>
            <w:r w:rsidRPr="00506DBA">
              <w:rPr>
                <w:rFonts w:ascii="Arial Narrow" w:hAnsi="Arial Narrow"/>
                <w:szCs w:val="22"/>
                <w:highlight w:val="yellow"/>
              </w:rPr>
              <w:t>1 -   Formato de Especificación de Servicio REST</w:t>
            </w:r>
          </w:p>
          <w:p w:rsidR="00285FAA" w:rsidRPr="00AA6A91" w:rsidRDefault="00285FAA" w:rsidP="0047014F">
            <w:pPr>
              <w:rPr>
                <w:rFonts w:ascii="Arial Narrow" w:hAnsi="Arial Narrow" w:cs="Arial"/>
                <w:szCs w:val="22"/>
              </w:rPr>
            </w:pPr>
          </w:p>
        </w:tc>
      </w:tr>
      <w:tr w:rsidR="00285FAA" w:rsidRPr="00AA6A91" w:rsidTr="0047014F">
        <w:tc>
          <w:tcPr>
            <w:tcW w:w="9356" w:type="dxa"/>
            <w:gridSpan w:val="4"/>
          </w:tcPr>
          <w:p w:rsidR="00285FAA" w:rsidRPr="00AA6A91" w:rsidRDefault="00285FAA" w:rsidP="0047014F">
            <w:pPr>
              <w:rPr>
                <w:rFonts w:ascii="Arial Narrow" w:hAnsi="Arial Narrow" w:cs="Arial"/>
                <w:szCs w:val="22"/>
              </w:rPr>
            </w:pPr>
            <w:r w:rsidRPr="00AA6A91">
              <w:rPr>
                <w:rFonts w:ascii="Arial Narrow" w:hAnsi="Arial Narrow"/>
                <w:b/>
                <w:szCs w:val="22"/>
              </w:rPr>
              <w:lastRenderedPageBreak/>
              <w:t>FA004-Validar Régimen Amazonía</w:t>
            </w:r>
          </w:p>
        </w:tc>
      </w:tr>
      <w:tr w:rsidR="00285FAA" w:rsidRPr="00AA6A91" w:rsidTr="0047014F">
        <w:tc>
          <w:tcPr>
            <w:tcW w:w="520" w:type="dxa"/>
          </w:tcPr>
          <w:p w:rsidR="00285FAA" w:rsidRPr="00AA6A91" w:rsidRDefault="00285FAA" w:rsidP="0047014F">
            <w:pPr>
              <w:rPr>
                <w:rFonts w:ascii="Arial Narrow" w:hAnsi="Arial Narrow" w:cs="Arial"/>
                <w:b/>
                <w:szCs w:val="22"/>
              </w:rPr>
            </w:pPr>
            <w:r w:rsidRPr="00AA6A91">
              <w:rPr>
                <w:rFonts w:ascii="Arial Narrow" w:hAnsi="Arial Narrow" w:cs="Arial"/>
                <w:b/>
                <w:szCs w:val="22"/>
              </w:rPr>
              <w:t>1</w:t>
            </w:r>
          </w:p>
        </w:tc>
        <w:tc>
          <w:tcPr>
            <w:tcW w:w="2882" w:type="dxa"/>
          </w:tcPr>
          <w:p w:rsidR="00285FAA" w:rsidRPr="00AA6A91" w:rsidRDefault="00285FAA" w:rsidP="0047014F">
            <w:pPr>
              <w:rPr>
                <w:rFonts w:ascii="Arial Narrow" w:hAnsi="Arial Narrow" w:cs="Arial"/>
                <w:szCs w:val="22"/>
              </w:rPr>
            </w:pPr>
            <w:r w:rsidRPr="00AA6A91">
              <w:rPr>
                <w:rFonts w:ascii="Arial Narrow" w:hAnsi="Arial Narrow" w:cs="Arial"/>
                <w:szCs w:val="22"/>
              </w:rPr>
              <w:t>Validar tipo de contribuyente.</w:t>
            </w:r>
          </w:p>
        </w:tc>
        <w:tc>
          <w:tcPr>
            <w:tcW w:w="5954" w:type="dxa"/>
            <w:gridSpan w:val="2"/>
          </w:tcPr>
          <w:p w:rsidR="00285FAA" w:rsidRPr="00AA6A91" w:rsidRDefault="00285FAA" w:rsidP="0047014F">
            <w:pPr>
              <w:rPr>
                <w:rFonts w:ascii="Arial Narrow" w:hAnsi="Arial Narrow" w:cs="Arial"/>
                <w:szCs w:val="22"/>
              </w:rPr>
            </w:pPr>
            <w:r w:rsidRPr="00AA6A91">
              <w:rPr>
                <w:rFonts w:ascii="Arial Narrow" w:hAnsi="Arial Narrow" w:cs="Arial"/>
                <w:szCs w:val="22"/>
              </w:rPr>
              <w:t>El sistema evalúa que el contribuyente sea:</w:t>
            </w:r>
          </w:p>
          <w:p w:rsidR="00285FAA" w:rsidRPr="00AA6A91" w:rsidRDefault="00285FAA" w:rsidP="0047014F">
            <w:pPr>
              <w:tabs>
                <w:tab w:val="left" w:pos="1060"/>
              </w:tabs>
              <w:rPr>
                <w:rFonts w:ascii="Arial Narrow" w:hAnsi="Arial Narrow" w:cs="Arial"/>
                <w:szCs w:val="22"/>
              </w:rPr>
            </w:pPr>
            <w:r w:rsidRPr="00AA6A91">
              <w:rPr>
                <w:rFonts w:ascii="Arial Narrow" w:hAnsi="Arial Narrow" w:cs="Arial"/>
                <w:szCs w:val="22"/>
              </w:rPr>
              <w:tab/>
            </w:r>
          </w:p>
          <w:p w:rsidR="00285FAA" w:rsidRPr="00AA6A91" w:rsidRDefault="00285FAA" w:rsidP="0047014F">
            <w:pPr>
              <w:rPr>
                <w:rFonts w:ascii="Arial Narrow" w:hAnsi="Arial Narrow" w:cs="Arial"/>
                <w:b/>
                <w:szCs w:val="22"/>
                <w:u w:val="single"/>
              </w:rPr>
            </w:pPr>
            <w:r w:rsidRPr="00AA6A91">
              <w:rPr>
                <w:rFonts w:ascii="Arial Narrow" w:hAnsi="Arial Narrow" w:cs="Arial"/>
                <w:b/>
                <w:szCs w:val="22"/>
                <w:u w:val="single"/>
              </w:rPr>
              <w:t>PRICO</w:t>
            </w:r>
            <w:r w:rsidRPr="00AA6A91">
              <w:rPr>
                <w:rFonts w:ascii="Arial Narrow" w:hAnsi="Arial Narrow" w:cs="Arial"/>
                <w:szCs w:val="22"/>
                <w:u w:val="single"/>
              </w:rPr>
              <w:t xml:space="preserve"> </w:t>
            </w:r>
            <w:r w:rsidRPr="00AA6A91">
              <w:rPr>
                <w:rFonts w:ascii="Arial Narrow" w:hAnsi="Arial Narrow" w:cs="Arial"/>
                <w:b/>
                <w:szCs w:val="22"/>
                <w:u w:val="single"/>
              </w:rPr>
              <w:t>o MEPECO:</w:t>
            </w:r>
          </w:p>
          <w:p w:rsidR="00285FAA" w:rsidRPr="00AA6A91" w:rsidRDefault="00285FAA" w:rsidP="0047014F">
            <w:pPr>
              <w:rPr>
                <w:rFonts w:ascii="Arial Narrow" w:hAnsi="Arial Narrow" w:cs="Arial"/>
                <w:szCs w:val="22"/>
              </w:rPr>
            </w:pPr>
          </w:p>
          <w:p w:rsidR="00285FAA" w:rsidRPr="00AA6A91" w:rsidRDefault="00285FAA" w:rsidP="0047014F">
            <w:pPr>
              <w:rPr>
                <w:rFonts w:ascii="Arial Narrow" w:hAnsi="Arial Narrow" w:cs="Arial"/>
                <w:szCs w:val="22"/>
              </w:rPr>
            </w:pPr>
            <w:r w:rsidRPr="00AA6A91">
              <w:rPr>
                <w:rFonts w:ascii="Arial Narrow" w:hAnsi="Arial Narrow" w:cs="Arial"/>
                <w:szCs w:val="22"/>
              </w:rPr>
              <w:t xml:space="preserve">Realiza las siguientes validaciones : </w:t>
            </w:r>
          </w:p>
          <w:p w:rsidR="00285FAA" w:rsidRPr="00AA6A91" w:rsidRDefault="00285FAA" w:rsidP="0047014F">
            <w:pPr>
              <w:rPr>
                <w:rFonts w:ascii="Arial Narrow" w:hAnsi="Arial Narrow" w:cs="Arial"/>
                <w:szCs w:val="22"/>
              </w:rPr>
            </w:pPr>
          </w:p>
          <w:p w:rsidR="00285FAA" w:rsidRPr="00AA6A91" w:rsidRDefault="00285FAA" w:rsidP="00285FAA">
            <w:pPr>
              <w:numPr>
                <w:ilvl w:val="0"/>
                <w:numId w:val="20"/>
              </w:numPr>
              <w:rPr>
                <w:rFonts w:ascii="Arial Narrow" w:hAnsi="Arial Narrow"/>
                <w:bCs/>
                <w:color w:val="000000"/>
                <w:szCs w:val="22"/>
              </w:rPr>
            </w:pPr>
            <w:r w:rsidRPr="00AA6A91">
              <w:rPr>
                <w:rFonts w:ascii="Arial Narrow" w:hAnsi="Arial Narrow"/>
                <w:bCs/>
                <w:color w:val="000000"/>
                <w:szCs w:val="22"/>
              </w:rPr>
              <w:t>Que el contribuyente no sea  de tipo Persona natural, sin negocio (01).</w:t>
            </w:r>
          </w:p>
          <w:p w:rsidR="00285FAA" w:rsidRPr="00AA6A91" w:rsidRDefault="00285FAA" w:rsidP="0047014F">
            <w:pPr>
              <w:ind w:left="720"/>
              <w:rPr>
                <w:rFonts w:ascii="Arial Narrow" w:hAnsi="Arial Narrow"/>
                <w:bCs/>
                <w:color w:val="000000"/>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01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0"/>
                <w:numId w:val="20"/>
              </w:numPr>
              <w:rPr>
                <w:rFonts w:ascii="Arial Narrow" w:hAnsi="Arial Narrow"/>
                <w:bCs/>
                <w:color w:val="000000"/>
                <w:szCs w:val="22"/>
              </w:rPr>
            </w:pPr>
            <w:r w:rsidRPr="00AA6A91">
              <w:rPr>
                <w:rFonts w:ascii="Arial Narrow" w:hAnsi="Arial Narrow"/>
                <w:bCs/>
                <w:color w:val="000000"/>
                <w:szCs w:val="22"/>
              </w:rPr>
              <w:t>Que el contribuyente se encuentre Activo (00), Baja Provisional (01) y Baja Provisional de oficio (02)</w:t>
            </w:r>
          </w:p>
          <w:p w:rsidR="00285FAA" w:rsidRPr="00AA6A91" w:rsidRDefault="00285FAA" w:rsidP="0047014F">
            <w:pPr>
              <w:ind w:left="720"/>
              <w:rPr>
                <w:rFonts w:ascii="Arial Narrow" w:hAnsi="Arial Narrow"/>
                <w:bCs/>
                <w:color w:val="000000"/>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 xml:space="preserve"> </w:t>
            </w:r>
          </w:p>
          <w:p w:rsidR="00285FAA" w:rsidRPr="00AA6A91" w:rsidRDefault="00285FAA" w:rsidP="0047014F">
            <w:pPr>
              <w:ind w:left="720"/>
              <w:rPr>
                <w:rFonts w:ascii="Arial Narrow" w:hAnsi="Arial Narrow"/>
                <w:bCs/>
                <w:color w:val="000000"/>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02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DC2828" w:rsidRDefault="00DD1141">
            <w:pPr>
              <w:pStyle w:val="Prrafodelista"/>
              <w:numPr>
                <w:ilvl w:val="0"/>
                <w:numId w:val="20"/>
              </w:numPr>
              <w:rPr>
                <w:ins w:id="335" w:author="Zumaeta Kawata Jesus" w:date="2018-09-04T18:28:00Z"/>
                <w:rFonts w:ascii="Arial Narrow" w:hAnsi="Arial Narrow"/>
                <w:bCs/>
                <w:color w:val="000000"/>
                <w:szCs w:val="22"/>
                <w:rPrChange w:id="336" w:author="Zumaeta Kawata Jesus" w:date="2018-09-04T18:40:00Z">
                  <w:rPr>
                    <w:ins w:id="337" w:author="Zumaeta Kawata Jesus" w:date="2018-09-04T18:28:00Z"/>
                    <w:bCs/>
                    <w:color w:val="000000"/>
                  </w:rPr>
                </w:rPrChange>
              </w:rPr>
              <w:pPrChange w:id="338" w:author="Zumaeta Kawata Jesus" w:date="2018-09-04T18:40:00Z">
                <w:pPr>
                  <w:numPr>
                    <w:numId w:val="19"/>
                  </w:numPr>
                  <w:ind w:left="720" w:hanging="360"/>
                </w:pPr>
              </w:pPrChange>
            </w:pPr>
            <w:r w:rsidRPr="00DD1141">
              <w:rPr>
                <w:rFonts w:ascii="Arial Narrow" w:hAnsi="Arial Narrow" w:cs="Arial"/>
                <w:szCs w:val="22"/>
                <w:rPrChange w:id="339" w:author="Zumaeta Kawata Jesus" w:date="2018-09-04T18:40:00Z">
                  <w:rPr/>
                </w:rPrChange>
              </w:rPr>
              <w:t xml:space="preserve">Tributos régimen de procedencia (origen) del contribuyente debe ser: Régimen Especial, Régimen General, Régimen de Frontera, Régimen NRUS, Régimen Agrario o Régimen pequeño agrario o </w:t>
            </w:r>
            <w:r w:rsidRPr="00DD1141">
              <w:rPr>
                <w:rFonts w:ascii="Arial Narrow" w:hAnsi="Arial Narrow"/>
                <w:bCs/>
                <w:color w:val="000000"/>
                <w:sz w:val="20"/>
                <w:szCs w:val="20"/>
                <w:highlight w:val="yellow"/>
                <w:rPrChange w:id="340" w:author="Zumaeta Kawata Jesus" w:date="2018-09-04T18:40:00Z">
                  <w:rPr>
                    <w:bCs/>
                    <w:color w:val="000000"/>
                    <w:sz w:val="20"/>
                    <w:szCs w:val="20"/>
                    <w:highlight w:val="yellow"/>
                  </w:rPr>
                </w:rPrChange>
              </w:rPr>
              <w:t>Régimen RMT-MYP</w:t>
            </w:r>
            <w:r w:rsidRPr="00DD1141">
              <w:rPr>
                <w:rFonts w:ascii="Arial Narrow" w:hAnsi="Arial Narrow" w:cs="Arial"/>
                <w:szCs w:val="22"/>
                <w:rPrChange w:id="341" w:author="Zumaeta Kawata Jesus" w:date="2018-09-04T18:40:00Z">
                  <w:rPr/>
                </w:rPrChange>
              </w:rPr>
              <w:t>.</w:t>
            </w:r>
            <w:ins w:id="342" w:author="Zumaeta Kawata Jesus" w:date="2018-09-04T18:28:00Z">
              <w:r w:rsidRPr="00DD1141">
                <w:rPr>
                  <w:rFonts w:ascii="Arial Narrow" w:hAnsi="Arial Narrow" w:cs="Arial"/>
                  <w:bCs/>
                  <w:color w:val="000000" w:themeColor="text1"/>
                  <w:sz w:val="20"/>
                  <w:szCs w:val="20"/>
                  <w:highlight w:val="green"/>
                  <w:lang w:val="es-PE"/>
                  <w:rPrChange w:id="343" w:author="Zumaeta Kawata Jesus" w:date="2018-09-04T18:40:00Z">
                    <w:rPr>
                      <w:bCs/>
                      <w:color w:val="000000" w:themeColor="text1"/>
                      <w:sz w:val="20"/>
                      <w:szCs w:val="20"/>
                      <w:highlight w:val="green"/>
                      <w:lang w:val="es-PE"/>
                    </w:rPr>
                  </w:rPrChange>
                </w:rPr>
                <w:t xml:space="preserve"> No considerar esta regla/validación en caso el contribuyente no se encuentre afecto a alguno de los siguientes regímenes:</w:t>
              </w:r>
            </w:ins>
          </w:p>
          <w:p w:rsidR="00DC2828" w:rsidRDefault="00067A5E">
            <w:pPr>
              <w:numPr>
                <w:ilvl w:val="1"/>
                <w:numId w:val="20"/>
              </w:numPr>
              <w:rPr>
                <w:ins w:id="344" w:author="Zumaeta Kawata Jesus" w:date="2018-09-04T18:28:00Z"/>
                <w:rFonts w:ascii="Arial Narrow" w:hAnsi="Arial Narrow"/>
                <w:bCs/>
                <w:color w:val="000000"/>
                <w:szCs w:val="22"/>
                <w:highlight w:val="green"/>
              </w:rPr>
              <w:pPrChange w:id="345" w:author="Zumaeta Kawata Jesus" w:date="2018-09-04T18:40:00Z">
                <w:pPr>
                  <w:numPr>
                    <w:ilvl w:val="1"/>
                    <w:numId w:val="19"/>
                  </w:numPr>
                  <w:ind w:left="1440" w:hanging="360"/>
                </w:pPr>
              </w:pPrChange>
            </w:pPr>
            <w:ins w:id="346" w:author="Zumaeta Kawata Jesus" w:date="2018-09-04T18:28:00Z">
              <w:r w:rsidRPr="006F2178">
                <w:rPr>
                  <w:rFonts w:ascii="Arial Narrow" w:hAnsi="Arial Narrow"/>
                  <w:bCs/>
                  <w:color w:val="000000"/>
                  <w:szCs w:val="22"/>
                  <w:highlight w:val="green"/>
                </w:rPr>
                <w:t>Régimen General (3031)</w:t>
              </w:r>
            </w:ins>
          </w:p>
          <w:p w:rsidR="00DC2828" w:rsidRDefault="00067A5E">
            <w:pPr>
              <w:numPr>
                <w:ilvl w:val="1"/>
                <w:numId w:val="20"/>
              </w:numPr>
              <w:rPr>
                <w:ins w:id="347" w:author="Zumaeta Kawata Jesus" w:date="2018-09-04T18:28:00Z"/>
                <w:rFonts w:ascii="Arial Narrow" w:hAnsi="Arial Narrow"/>
                <w:bCs/>
                <w:color w:val="000000"/>
                <w:szCs w:val="22"/>
                <w:highlight w:val="green"/>
              </w:rPr>
              <w:pPrChange w:id="348" w:author="Zumaeta Kawata Jesus" w:date="2018-09-04T18:40:00Z">
                <w:pPr>
                  <w:numPr>
                    <w:ilvl w:val="1"/>
                    <w:numId w:val="19"/>
                  </w:numPr>
                  <w:ind w:left="1440" w:hanging="360"/>
                </w:pPr>
              </w:pPrChange>
            </w:pPr>
            <w:ins w:id="349" w:author="Zumaeta Kawata Jesus" w:date="2018-09-04T18:28:00Z">
              <w:r w:rsidRPr="006F2178">
                <w:rPr>
                  <w:rFonts w:ascii="Arial Narrow" w:hAnsi="Arial Narrow"/>
                  <w:bCs/>
                  <w:color w:val="000000"/>
                  <w:szCs w:val="22"/>
                  <w:highlight w:val="green"/>
                </w:rPr>
                <w:t>Régimen Especial (3111)</w:t>
              </w:r>
            </w:ins>
          </w:p>
          <w:p w:rsidR="00DC2828" w:rsidRDefault="00067A5E">
            <w:pPr>
              <w:numPr>
                <w:ilvl w:val="1"/>
                <w:numId w:val="20"/>
              </w:numPr>
              <w:rPr>
                <w:ins w:id="350" w:author="Zumaeta Kawata Jesus" w:date="2018-09-04T18:28:00Z"/>
                <w:rFonts w:ascii="Arial Narrow" w:hAnsi="Arial Narrow"/>
                <w:bCs/>
                <w:color w:val="000000"/>
                <w:szCs w:val="22"/>
                <w:highlight w:val="green"/>
              </w:rPr>
              <w:pPrChange w:id="351" w:author="Zumaeta Kawata Jesus" w:date="2018-09-04T18:40:00Z">
                <w:pPr>
                  <w:numPr>
                    <w:ilvl w:val="1"/>
                    <w:numId w:val="19"/>
                  </w:numPr>
                  <w:ind w:left="1440" w:hanging="360"/>
                </w:pPr>
              </w:pPrChange>
            </w:pPr>
            <w:ins w:id="352" w:author="Zumaeta Kawata Jesus" w:date="2018-09-04T18:28:00Z">
              <w:r w:rsidRPr="006F2178">
                <w:rPr>
                  <w:rFonts w:ascii="Arial Narrow" w:hAnsi="Arial Narrow"/>
                  <w:bCs/>
                  <w:color w:val="000000"/>
                  <w:szCs w:val="22"/>
                  <w:highlight w:val="green"/>
                </w:rPr>
                <w:t>Régimen MYPE Tributario (3121)</w:t>
              </w:r>
            </w:ins>
          </w:p>
          <w:p w:rsidR="00DC2828" w:rsidRDefault="00067A5E">
            <w:pPr>
              <w:numPr>
                <w:ilvl w:val="1"/>
                <w:numId w:val="20"/>
              </w:numPr>
              <w:rPr>
                <w:ins w:id="353" w:author="Zumaeta Kawata Jesus" w:date="2018-09-04T18:28:00Z"/>
                <w:rFonts w:ascii="Arial Narrow" w:hAnsi="Arial Narrow"/>
                <w:bCs/>
                <w:color w:val="000000"/>
                <w:szCs w:val="22"/>
                <w:highlight w:val="green"/>
              </w:rPr>
              <w:pPrChange w:id="354" w:author="Zumaeta Kawata Jesus" w:date="2018-09-04T18:40:00Z">
                <w:pPr>
                  <w:numPr>
                    <w:ilvl w:val="1"/>
                    <w:numId w:val="19"/>
                  </w:numPr>
                  <w:ind w:left="1440" w:hanging="360"/>
                </w:pPr>
              </w:pPrChange>
            </w:pPr>
            <w:ins w:id="355" w:author="Zumaeta Kawata Jesus" w:date="2018-09-04T18:28:00Z">
              <w:r w:rsidRPr="006F2178">
                <w:rPr>
                  <w:rFonts w:ascii="Arial Narrow" w:hAnsi="Arial Narrow"/>
                  <w:bCs/>
                  <w:color w:val="000000"/>
                  <w:szCs w:val="22"/>
                  <w:highlight w:val="green"/>
                </w:rPr>
                <w:t>Régimen de frontera (3611)</w:t>
              </w:r>
            </w:ins>
          </w:p>
          <w:p w:rsidR="00DC2828" w:rsidRDefault="00067A5E">
            <w:pPr>
              <w:numPr>
                <w:ilvl w:val="1"/>
                <w:numId w:val="20"/>
              </w:numPr>
              <w:rPr>
                <w:ins w:id="356" w:author="Zumaeta Kawata Jesus" w:date="2018-09-04T18:28:00Z"/>
                <w:rFonts w:ascii="Arial Narrow" w:hAnsi="Arial Narrow"/>
                <w:bCs/>
                <w:color w:val="000000"/>
                <w:szCs w:val="22"/>
                <w:highlight w:val="green"/>
              </w:rPr>
              <w:pPrChange w:id="357" w:author="Zumaeta Kawata Jesus" w:date="2018-09-04T18:40:00Z">
                <w:pPr>
                  <w:numPr>
                    <w:ilvl w:val="1"/>
                    <w:numId w:val="19"/>
                  </w:numPr>
                  <w:ind w:left="1440" w:hanging="360"/>
                </w:pPr>
              </w:pPrChange>
            </w:pPr>
            <w:ins w:id="358" w:author="Zumaeta Kawata Jesus" w:date="2018-09-04T18:28:00Z">
              <w:r w:rsidRPr="006F2178">
                <w:rPr>
                  <w:rFonts w:ascii="Arial Narrow" w:hAnsi="Arial Narrow"/>
                  <w:bCs/>
                  <w:color w:val="000000"/>
                  <w:szCs w:val="22"/>
                  <w:highlight w:val="green"/>
                </w:rPr>
                <w:t>Régimen agrario 885 CP (3411)</w:t>
              </w:r>
            </w:ins>
          </w:p>
          <w:p w:rsidR="00DC2828" w:rsidRDefault="00067A5E">
            <w:pPr>
              <w:numPr>
                <w:ilvl w:val="1"/>
                <w:numId w:val="20"/>
              </w:numPr>
              <w:rPr>
                <w:ins w:id="359" w:author="Zumaeta Kawata Jesus" w:date="2018-09-04T18:28:00Z"/>
                <w:rFonts w:ascii="Arial Narrow" w:hAnsi="Arial Narrow"/>
                <w:bCs/>
                <w:color w:val="000000"/>
                <w:szCs w:val="22"/>
                <w:highlight w:val="green"/>
              </w:rPr>
              <w:pPrChange w:id="360" w:author="Zumaeta Kawata Jesus" w:date="2018-09-04T18:40:00Z">
                <w:pPr>
                  <w:numPr>
                    <w:ilvl w:val="1"/>
                    <w:numId w:val="19"/>
                  </w:numPr>
                  <w:ind w:left="1440" w:hanging="360"/>
                </w:pPr>
              </w:pPrChange>
            </w:pPr>
            <w:ins w:id="361" w:author="Zumaeta Kawata Jesus" w:date="2018-09-04T18:28:00Z">
              <w:r w:rsidRPr="006F2178">
                <w:rPr>
                  <w:rFonts w:ascii="Arial Narrow" w:hAnsi="Arial Narrow"/>
                  <w:bCs/>
                  <w:color w:val="000000"/>
                  <w:szCs w:val="22"/>
                  <w:highlight w:val="green"/>
                </w:rPr>
                <w:t>Régimen Amazonía (3311)</w:t>
              </w:r>
            </w:ins>
          </w:p>
          <w:p w:rsidR="00DC2828" w:rsidRDefault="00067A5E">
            <w:pPr>
              <w:numPr>
                <w:ilvl w:val="1"/>
                <w:numId w:val="20"/>
              </w:numPr>
              <w:rPr>
                <w:ins w:id="362" w:author="Zumaeta Kawata Jesus" w:date="2018-09-04T18:28:00Z"/>
                <w:rFonts w:ascii="Arial Narrow" w:hAnsi="Arial Narrow"/>
                <w:bCs/>
                <w:color w:val="000000"/>
                <w:szCs w:val="22"/>
                <w:highlight w:val="green"/>
              </w:rPr>
              <w:pPrChange w:id="363" w:author="Zumaeta Kawata Jesus" w:date="2018-09-04T18:40:00Z">
                <w:pPr>
                  <w:numPr>
                    <w:ilvl w:val="1"/>
                    <w:numId w:val="19"/>
                  </w:numPr>
                  <w:ind w:left="1440" w:hanging="360"/>
                </w:pPr>
              </w:pPrChange>
            </w:pPr>
            <w:ins w:id="364" w:author="Zumaeta Kawata Jesus" w:date="2018-09-04T18:28:00Z">
              <w:r w:rsidRPr="006F2178">
                <w:rPr>
                  <w:rFonts w:ascii="Arial Narrow" w:hAnsi="Arial Narrow"/>
                  <w:bCs/>
                  <w:color w:val="000000"/>
                  <w:szCs w:val="22"/>
                  <w:highlight w:val="green"/>
                </w:rPr>
                <w:t>Régimen agrario CP (3511)</w:t>
              </w:r>
            </w:ins>
          </w:p>
          <w:p w:rsidR="00DC2828" w:rsidRDefault="00067A5E">
            <w:pPr>
              <w:numPr>
                <w:ilvl w:val="1"/>
                <w:numId w:val="20"/>
              </w:numPr>
              <w:rPr>
                <w:ins w:id="365" w:author="Zumaeta Kawata Jesus" w:date="2018-09-04T18:28:00Z"/>
                <w:rFonts w:ascii="Arial Narrow" w:hAnsi="Arial Narrow"/>
                <w:bCs/>
                <w:color w:val="000000"/>
                <w:szCs w:val="22"/>
                <w:highlight w:val="green"/>
              </w:rPr>
              <w:pPrChange w:id="366" w:author="Zumaeta Kawata Jesus" w:date="2018-09-04T18:40:00Z">
                <w:pPr>
                  <w:numPr>
                    <w:ilvl w:val="1"/>
                    <w:numId w:val="19"/>
                  </w:numPr>
                  <w:ind w:left="1440" w:hanging="360"/>
                </w:pPr>
              </w:pPrChange>
            </w:pPr>
            <w:ins w:id="367" w:author="Zumaeta Kawata Jesus" w:date="2018-09-04T18:28:00Z">
              <w:r w:rsidRPr="006F2178">
                <w:rPr>
                  <w:rFonts w:ascii="Arial Narrow" w:hAnsi="Arial Narrow"/>
                  <w:bCs/>
                  <w:color w:val="000000"/>
                  <w:szCs w:val="22"/>
                  <w:highlight w:val="green"/>
                </w:rPr>
                <w:t>NRUS (041101, 041102, 041103, 041104, 041105, 041201, 041202, 041203, 041204, 041205, 041301, 041302, 041303, 041304, 041305).</w:t>
              </w:r>
            </w:ins>
          </w:p>
          <w:p w:rsidR="00DC2828" w:rsidRDefault="00DC2828">
            <w:pPr>
              <w:ind w:left="720"/>
              <w:rPr>
                <w:rFonts w:ascii="Arial Narrow" w:hAnsi="Arial Narrow" w:cs="Arial"/>
                <w:szCs w:val="22"/>
              </w:rPr>
              <w:pPrChange w:id="368" w:author="Zumaeta Kawata Jesus" w:date="2018-09-04T18:40:00Z">
                <w:pPr>
                  <w:numPr>
                    <w:numId w:val="20"/>
                  </w:numPr>
                  <w:ind w:left="720" w:hanging="360"/>
                </w:pPr>
              </w:pPrChange>
            </w:pPr>
          </w:p>
          <w:p w:rsidR="00285FAA" w:rsidRPr="00AA6A91" w:rsidRDefault="00285FAA" w:rsidP="0047014F">
            <w:pPr>
              <w:rPr>
                <w:rFonts w:ascii="Arial Narrow" w:hAnsi="Arial Narrow" w:cs="Arial"/>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w:t>
            </w:r>
          </w:p>
          <w:p w:rsidR="00285FAA" w:rsidRPr="00AA6A91" w:rsidRDefault="00285FAA" w:rsidP="0047014F">
            <w:pPr>
              <w:ind w:left="720"/>
              <w:rPr>
                <w:rFonts w:ascii="Arial Narrow" w:hAnsi="Arial Narrow"/>
                <w:bCs/>
                <w:color w:val="000000"/>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03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ind w:left="1440"/>
              <w:rPr>
                <w:rFonts w:ascii="Arial Narrow" w:hAnsi="Arial Narrow" w:cs="Arial"/>
                <w:szCs w:val="22"/>
              </w:rPr>
            </w:pPr>
          </w:p>
          <w:p w:rsidR="00285FAA" w:rsidRDefault="00285FAA" w:rsidP="00285FAA">
            <w:pPr>
              <w:numPr>
                <w:ilvl w:val="0"/>
                <w:numId w:val="20"/>
              </w:numPr>
              <w:rPr>
                <w:rFonts w:ascii="Arial Narrow" w:hAnsi="Arial Narrow"/>
                <w:bCs/>
                <w:color w:val="000000"/>
                <w:szCs w:val="22"/>
              </w:rPr>
            </w:pPr>
            <w:r w:rsidRPr="00AA6A91">
              <w:rPr>
                <w:rFonts w:ascii="Arial Narrow" w:hAnsi="Arial Narrow"/>
                <w:bCs/>
                <w:color w:val="000000"/>
                <w:szCs w:val="22"/>
              </w:rPr>
              <w:t>El periodo tributario debe ser enero.</w:t>
            </w:r>
          </w:p>
          <w:p w:rsidR="0038355F" w:rsidRPr="00CC290C" w:rsidRDefault="0038355F" w:rsidP="0038355F">
            <w:pPr>
              <w:pStyle w:val="Prrafodelista"/>
              <w:numPr>
                <w:ilvl w:val="0"/>
                <w:numId w:val="51"/>
              </w:numPr>
              <w:tabs>
                <w:tab w:val="left" w:pos="1091"/>
              </w:tabs>
              <w:contextualSpacing/>
              <w:rPr>
                <w:rFonts w:cs="Arial"/>
                <w:bCs/>
                <w:szCs w:val="20"/>
                <w:highlight w:val="green"/>
                <w:lang w:val="es-PE"/>
              </w:rPr>
            </w:pPr>
            <w:r w:rsidRPr="00CC290C">
              <w:rPr>
                <w:rFonts w:eastAsiaTheme="minorHAnsi" w:cs="Arial"/>
                <w:szCs w:val="20"/>
                <w:highlight w:val="green"/>
                <w:lang w:val="es-PE" w:eastAsia="en-US"/>
              </w:rPr>
              <w:t xml:space="preserve">En el caso de las empresas que recién inicien actividades en el transcurso del ejercicio, el acogimiento se podría realizar hasta la fecha de vencimiento del periodo que corresponde a la fecha del inicio de actividades. </w:t>
            </w:r>
          </w:p>
          <w:p w:rsidR="0038355F" w:rsidRPr="009F5BA4" w:rsidRDefault="0038355F" w:rsidP="0038355F">
            <w:pPr>
              <w:tabs>
                <w:tab w:val="left" w:pos="1091"/>
              </w:tabs>
              <w:ind w:left="720"/>
              <w:rPr>
                <w:rFonts w:cs="Arial"/>
                <w:bCs/>
                <w:szCs w:val="20"/>
                <w:highlight w:val="green"/>
                <w:lang w:val="es-PE"/>
              </w:rPr>
            </w:pPr>
            <w:r w:rsidRPr="009F5BA4">
              <w:rPr>
                <w:rFonts w:eastAsiaTheme="minorHAnsi" w:cs="Arial"/>
                <w:szCs w:val="20"/>
                <w:highlight w:val="green"/>
                <w:lang w:val="es-PE" w:eastAsia="en-US"/>
              </w:rPr>
              <w:t>Ejemplo:</w:t>
            </w:r>
          </w:p>
          <w:p w:rsidR="0038355F" w:rsidRPr="0038355F" w:rsidRDefault="0038355F" w:rsidP="0038355F">
            <w:pPr>
              <w:pStyle w:val="Prrafodelista"/>
              <w:numPr>
                <w:ilvl w:val="0"/>
                <w:numId w:val="50"/>
              </w:numPr>
              <w:autoSpaceDE w:val="0"/>
              <w:autoSpaceDN w:val="0"/>
              <w:adjustRightInd w:val="0"/>
              <w:ind w:left="1064" w:hanging="284"/>
              <w:contextualSpacing/>
              <w:jc w:val="left"/>
              <w:rPr>
                <w:rFonts w:cs="Arial"/>
                <w:bCs/>
                <w:szCs w:val="20"/>
                <w:highlight w:val="green"/>
                <w:lang w:val="es-PE"/>
              </w:rPr>
            </w:pPr>
            <w:r w:rsidRPr="00CC290C">
              <w:rPr>
                <w:rFonts w:eastAsiaTheme="minorHAnsi" w:cs="Arial"/>
                <w:szCs w:val="20"/>
                <w:highlight w:val="green"/>
                <w:lang w:val="es-PE" w:eastAsia="en-US"/>
              </w:rPr>
              <w:t>Fecha de Inicio de Actividades: 01-07-2016</w:t>
            </w:r>
          </w:p>
          <w:p w:rsidR="00285FAA" w:rsidRPr="0038355F" w:rsidRDefault="0038355F" w:rsidP="0038355F">
            <w:pPr>
              <w:pStyle w:val="Prrafodelista"/>
              <w:numPr>
                <w:ilvl w:val="0"/>
                <w:numId w:val="50"/>
              </w:numPr>
              <w:autoSpaceDE w:val="0"/>
              <w:autoSpaceDN w:val="0"/>
              <w:adjustRightInd w:val="0"/>
              <w:ind w:left="1064" w:hanging="284"/>
              <w:contextualSpacing/>
              <w:jc w:val="left"/>
              <w:rPr>
                <w:rFonts w:cs="Arial"/>
                <w:bCs/>
                <w:szCs w:val="20"/>
                <w:highlight w:val="green"/>
                <w:lang w:val="es-PE"/>
              </w:rPr>
            </w:pPr>
            <w:r w:rsidRPr="0038355F">
              <w:rPr>
                <w:rFonts w:eastAsiaTheme="minorHAnsi" w:cs="Arial"/>
                <w:szCs w:val="20"/>
                <w:highlight w:val="green"/>
                <w:lang w:val="es-PE" w:eastAsia="en-US"/>
              </w:rPr>
              <w:t>Período de Declaración:  07-2016</w:t>
            </w: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w:t>
            </w:r>
          </w:p>
          <w:p w:rsidR="00285FAA" w:rsidRPr="00AA6A91" w:rsidRDefault="00285FAA" w:rsidP="0047014F">
            <w:pPr>
              <w:ind w:left="720"/>
              <w:rPr>
                <w:rFonts w:ascii="Arial Narrow" w:hAnsi="Arial Narrow"/>
                <w:bCs/>
                <w:color w:val="000000"/>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Código de Mensaje = </w:t>
            </w:r>
            <w:del w:id="369" w:author="Cilliani Delgado Becker Carlos" w:date="2018-09-06T17:15:00Z">
              <w:r w:rsidRPr="00AA6A91" w:rsidDel="00BA2BC0">
                <w:rPr>
                  <w:rFonts w:ascii="Arial Narrow" w:hAnsi="Arial Narrow" w:cs="Arial"/>
                  <w:szCs w:val="22"/>
                </w:rPr>
                <w:delText xml:space="preserve">07 </w:delText>
              </w:r>
            </w:del>
            <w:ins w:id="370" w:author="Cilliani Delgado Becker Carlos" w:date="2018-09-06T17:15:00Z">
              <w:r w:rsidR="00BA2BC0">
                <w:rPr>
                  <w:rFonts w:ascii="Arial Narrow" w:hAnsi="Arial Narrow" w:cs="Arial"/>
                  <w:szCs w:val="22"/>
                </w:rPr>
                <w:t>20</w:t>
              </w:r>
              <w:r w:rsidR="00BA2BC0" w:rsidRPr="00AA6A91">
                <w:rPr>
                  <w:rFonts w:ascii="Arial Narrow" w:hAnsi="Arial Narrow" w:cs="Arial"/>
                  <w:szCs w:val="22"/>
                </w:rPr>
                <w:t xml:space="preserve"> </w:t>
              </w:r>
            </w:ins>
            <w:r w:rsidRPr="00AA6A91">
              <w:rPr>
                <w:rFonts w:ascii="Arial Narrow" w:hAnsi="Arial Narrow" w:cs="Arial"/>
                <w:szCs w:val="22"/>
              </w:rPr>
              <w:t>(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w:t>
            </w:r>
            <w:r w:rsidR="008569D8">
              <w:rPr>
                <w:rFonts w:ascii="Arial Narrow" w:hAnsi="Arial Narrow" w:cs="Arial"/>
                <w:szCs w:val="22"/>
              </w:rPr>
              <w:t>Anexo 2</w:t>
            </w:r>
            <w:r w:rsidRPr="00AA6A91">
              <w:rPr>
                <w:rFonts w:ascii="Arial Narrow" w:hAnsi="Arial Narrow" w:cs="Arial"/>
                <w:szCs w:val="22"/>
              </w:rPr>
              <w:t>.</w:t>
            </w:r>
          </w:p>
          <w:p w:rsidR="00285FAA" w:rsidRPr="00AA6A91" w:rsidRDefault="00285FAA" w:rsidP="0047014F">
            <w:pPr>
              <w:ind w:left="1440"/>
              <w:rPr>
                <w:rFonts w:ascii="Arial Narrow" w:hAnsi="Arial Narrow" w:cs="Arial"/>
                <w:szCs w:val="22"/>
              </w:rPr>
            </w:pPr>
          </w:p>
          <w:p w:rsidR="00285FAA" w:rsidRPr="00AA6A91" w:rsidRDefault="00285FAA" w:rsidP="00285FAA">
            <w:pPr>
              <w:numPr>
                <w:ilvl w:val="0"/>
                <w:numId w:val="20"/>
              </w:numPr>
              <w:rPr>
                <w:rFonts w:ascii="Arial Narrow" w:hAnsi="Arial Narrow" w:cs="Arial"/>
                <w:szCs w:val="22"/>
              </w:rPr>
            </w:pPr>
            <w:r w:rsidRPr="00AA6A91">
              <w:rPr>
                <w:rFonts w:ascii="Arial Narrow" w:hAnsi="Arial Narrow"/>
                <w:szCs w:val="22"/>
              </w:rPr>
              <w:t xml:space="preserve">La fecha de presentación de la Declaración deberá efectuarse hasta la fecha de vencimiento de la obligación tributaria (tomar en cuenta el vencimiento especial </w:t>
            </w:r>
            <w:ins w:id="371" w:author="Zumaeta Kawata Jesus" w:date="2018-09-04T18:28:00Z">
              <w:r w:rsidR="00067A5E">
                <w:rPr>
                  <w:rFonts w:ascii="Arial Narrow" w:hAnsi="Arial Narrow"/>
                  <w:szCs w:val="22"/>
                </w:rPr>
                <w:t xml:space="preserve">y vencimiento </w:t>
              </w:r>
            </w:ins>
            <w:r w:rsidRPr="00AA6A91">
              <w:rPr>
                <w:rFonts w:ascii="Arial Narrow" w:hAnsi="Arial Narrow"/>
                <w:szCs w:val="22"/>
              </w:rPr>
              <w:t>de Buenos Contribuyentes).</w:t>
            </w:r>
          </w:p>
          <w:p w:rsidR="00285FAA" w:rsidRPr="00AA6A91" w:rsidRDefault="00285FAA" w:rsidP="0047014F">
            <w:pPr>
              <w:ind w:left="720"/>
              <w:rPr>
                <w:rFonts w:ascii="Arial Narrow" w:hAnsi="Arial Narrow"/>
                <w:b/>
                <w:bCs/>
                <w:color w:val="000000"/>
                <w:szCs w:val="22"/>
                <w:u w:val="single"/>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w:t>
            </w:r>
          </w:p>
          <w:p w:rsidR="00285FAA" w:rsidRPr="00AA6A91" w:rsidRDefault="00285FAA" w:rsidP="0047014F">
            <w:pPr>
              <w:ind w:left="720"/>
              <w:rPr>
                <w:rFonts w:ascii="Arial Narrow" w:hAnsi="Arial Narrow"/>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11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lastRenderedPageBreak/>
              <w:t xml:space="preserve">Mensaje =   Ver Anexo </w:t>
            </w:r>
            <w:r w:rsidR="008569D8">
              <w:rPr>
                <w:rFonts w:ascii="Arial Narrow" w:hAnsi="Arial Narrow" w:cs="Arial"/>
                <w:szCs w:val="22"/>
              </w:rPr>
              <w:t>2.</w:t>
            </w:r>
          </w:p>
          <w:p w:rsidR="00285FAA" w:rsidRPr="00AA6A91" w:rsidRDefault="00285FAA" w:rsidP="0047014F">
            <w:pPr>
              <w:rPr>
                <w:rFonts w:ascii="Arial Narrow" w:hAnsi="Arial Narrow" w:cs="Arial"/>
                <w:szCs w:val="22"/>
              </w:rPr>
            </w:pPr>
          </w:p>
          <w:p w:rsidR="00285FAA" w:rsidRPr="00AA6A91" w:rsidRDefault="00285FAA" w:rsidP="00285FAA">
            <w:pPr>
              <w:numPr>
                <w:ilvl w:val="0"/>
                <w:numId w:val="20"/>
              </w:numPr>
              <w:rPr>
                <w:rFonts w:ascii="Arial Narrow" w:hAnsi="Arial Narrow" w:cs="Arial"/>
                <w:strike/>
                <w:szCs w:val="22"/>
              </w:rPr>
            </w:pPr>
            <w:r w:rsidRPr="00AA6A91">
              <w:rPr>
                <w:rFonts w:ascii="Arial Narrow" w:hAnsi="Arial Narrow"/>
                <w:bCs/>
                <w:color w:val="000000"/>
                <w:szCs w:val="22"/>
              </w:rPr>
              <w:t>El ubigeo del contribuyente debe encontrarse en la entidad parámetros 001 con el indicador de amazonia (</w:t>
            </w:r>
            <w:del w:id="372" w:author="Zumaeta Kawata Jesus" w:date="2018-09-04T18:40:00Z">
              <w:r w:rsidRPr="00AA6A91" w:rsidDel="00455155">
                <w:rPr>
                  <w:rFonts w:ascii="Arial Narrow" w:hAnsi="Arial Narrow"/>
                  <w:bCs/>
                  <w:color w:val="000000"/>
                  <w:szCs w:val="22"/>
                </w:rPr>
                <w:delText xml:space="preserve"> </w:delText>
              </w:r>
            </w:del>
            <w:r w:rsidRPr="00AA6A91">
              <w:rPr>
                <w:rFonts w:ascii="Arial Narrow" w:hAnsi="Arial Narrow"/>
                <w:bCs/>
                <w:color w:val="000000"/>
                <w:szCs w:val="22"/>
              </w:rPr>
              <w:t xml:space="preserve">entidad </w:t>
            </w:r>
            <w:r w:rsidRPr="00AA6A91">
              <w:rPr>
                <w:lang w:val="es-PE"/>
              </w:rPr>
              <w:t xml:space="preserve">t01param ) </w:t>
            </w:r>
          </w:p>
          <w:p w:rsidR="00285FAA" w:rsidRPr="00AA6A91" w:rsidRDefault="00285FAA" w:rsidP="0047014F">
            <w:pPr>
              <w:rPr>
                <w:rFonts w:ascii="Arial Narrow" w:hAnsi="Arial Narrow" w:cs="Arial"/>
                <w:szCs w:val="22"/>
              </w:rPr>
            </w:pPr>
          </w:p>
          <w:p w:rsidR="00285FAA" w:rsidRPr="00AA6A91" w:rsidRDefault="00285FAA" w:rsidP="0047014F">
            <w:pPr>
              <w:ind w:left="720"/>
              <w:rPr>
                <w:rFonts w:ascii="Arial Narrow" w:hAnsi="Arial Narrow"/>
                <w:bCs/>
                <w:color w:val="000000"/>
                <w:szCs w:val="22"/>
              </w:rPr>
            </w:pPr>
            <w:r w:rsidRPr="00AA6A91">
              <w:rPr>
                <w:rFonts w:ascii="Arial Narrow" w:hAnsi="Arial Narrow"/>
                <w:b/>
                <w:bCs/>
                <w:color w:val="000000"/>
                <w:szCs w:val="22"/>
                <w:u w:val="single"/>
              </w:rPr>
              <w:t>Si no cumple la validación</w:t>
            </w:r>
            <w:r w:rsidRPr="00AA6A91">
              <w:rPr>
                <w:rFonts w:ascii="Arial Narrow" w:hAnsi="Arial Narrow"/>
                <w:bCs/>
                <w:color w:val="000000"/>
                <w:szCs w:val="22"/>
              </w:rPr>
              <w:t>:</w:t>
            </w:r>
          </w:p>
          <w:p w:rsidR="00285FAA" w:rsidRPr="00AA6A91" w:rsidRDefault="00285FAA" w:rsidP="0047014F">
            <w:pPr>
              <w:ind w:left="720"/>
              <w:rPr>
                <w:rFonts w:ascii="Arial Narrow" w:hAnsi="Arial Narrow"/>
                <w:bCs/>
                <w:color w:val="000000"/>
                <w:szCs w:val="22"/>
              </w:rPr>
            </w:pP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Código de Mensaje = 08 ( Parámetro de errores</w:t>
            </w:r>
            <w:r w:rsidR="005C0B62">
              <w:rPr>
                <w:rFonts w:ascii="Arial Narrow" w:hAnsi="Arial Narrow" w:cs="Arial"/>
                <w:szCs w:val="22"/>
              </w:rPr>
              <w:t xml:space="preserve"> – Ver Anexo 5</w:t>
            </w:r>
            <w:r w:rsidRPr="00AA6A91">
              <w:rPr>
                <w:rFonts w:ascii="Arial Narrow" w:hAnsi="Arial Narrow" w:cs="Arial"/>
                <w:szCs w:val="22"/>
              </w:rPr>
              <w:t>)</w:t>
            </w:r>
          </w:p>
          <w:p w:rsidR="00285FAA" w:rsidRPr="00AA6A91" w:rsidRDefault="00285FAA" w:rsidP="00285FAA">
            <w:pPr>
              <w:numPr>
                <w:ilvl w:val="1"/>
                <w:numId w:val="18"/>
              </w:numPr>
              <w:rPr>
                <w:rFonts w:ascii="Arial Narrow" w:hAnsi="Arial Narrow" w:cs="Arial"/>
                <w:szCs w:val="22"/>
              </w:rPr>
            </w:pPr>
            <w:r w:rsidRPr="00AA6A91">
              <w:rPr>
                <w:rFonts w:ascii="Arial Narrow" w:hAnsi="Arial Narrow" w:cs="Arial"/>
                <w:szCs w:val="22"/>
              </w:rPr>
              <w:t xml:space="preserve">Mensaje =   Ver Anexo </w:t>
            </w:r>
            <w:r w:rsidR="008569D8">
              <w:rPr>
                <w:rFonts w:ascii="Arial Narrow" w:hAnsi="Arial Narrow" w:cs="Arial"/>
                <w:szCs w:val="22"/>
              </w:rPr>
              <w:t>2</w:t>
            </w:r>
            <w:r w:rsidRPr="00AA6A91">
              <w:rPr>
                <w:rFonts w:ascii="Arial Narrow" w:hAnsi="Arial Narrow" w:cs="Arial"/>
                <w:szCs w:val="22"/>
              </w:rPr>
              <w:t>.</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Si se supera todas las validaciones los datos de salida del servicio son:</w:t>
            </w:r>
          </w:p>
          <w:p w:rsidR="00285FAA" w:rsidRPr="00AA6A91" w:rsidRDefault="00285FAA" w:rsidP="0047014F">
            <w:pPr>
              <w:ind w:left="360"/>
              <w:rPr>
                <w:rFonts w:ascii="Arial Narrow" w:hAnsi="Arial Narrow" w:cs="Arial"/>
                <w:szCs w:val="22"/>
              </w:rPr>
            </w:pP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Respuesta de la validación = 00</w:t>
            </w:r>
            <w:r w:rsidR="005C0B62">
              <w:rPr>
                <w:rFonts w:ascii="Arial Narrow" w:hAnsi="Arial Narrow" w:cs="Arial"/>
                <w:szCs w:val="22"/>
              </w:rPr>
              <w:t xml:space="preserve"> (Ver Anexo 5)</w:t>
            </w:r>
            <w:r w:rsidRPr="00AA6A91">
              <w:rPr>
                <w:rFonts w:ascii="Arial Narrow" w:hAnsi="Arial Narrow" w:cs="Arial"/>
                <w:szCs w:val="22"/>
              </w:rPr>
              <w:t>.</w:t>
            </w: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Lista de errores en la validación = Vacío.</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Si no se supera alguna de las validaciones los datos de salida del servicio son:</w:t>
            </w:r>
          </w:p>
          <w:p w:rsidR="00285FAA" w:rsidRPr="00AA6A91" w:rsidRDefault="00285FAA" w:rsidP="0047014F">
            <w:pPr>
              <w:ind w:left="360"/>
              <w:rPr>
                <w:rFonts w:ascii="Arial Narrow" w:hAnsi="Arial Narrow" w:cs="Arial"/>
                <w:szCs w:val="22"/>
              </w:rPr>
            </w:pP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Respuesta de la validación = 01.</w:t>
            </w:r>
          </w:p>
          <w:p w:rsidR="00285FAA" w:rsidRPr="00AA6A91" w:rsidRDefault="00285FAA" w:rsidP="00285FAA">
            <w:pPr>
              <w:numPr>
                <w:ilvl w:val="0"/>
                <w:numId w:val="16"/>
              </w:numPr>
              <w:rPr>
                <w:rFonts w:ascii="Arial Narrow" w:hAnsi="Arial Narrow" w:cs="Arial"/>
                <w:szCs w:val="22"/>
              </w:rPr>
            </w:pPr>
            <w:r w:rsidRPr="00AA6A91">
              <w:rPr>
                <w:rFonts w:ascii="Arial Narrow" w:hAnsi="Arial Narrow" w:cs="Arial"/>
                <w:szCs w:val="22"/>
              </w:rPr>
              <w:t>Lista de errores en la validación =  Lista de todos las validaciones no superadas.</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Almacenar la lista de errores en una cadena, los datos a considerar es :</w:t>
            </w:r>
          </w:p>
          <w:p w:rsidR="00285FAA" w:rsidRPr="00AA6A91" w:rsidRDefault="00285FAA" w:rsidP="00967B4E">
            <w:pPr>
              <w:numPr>
                <w:ilvl w:val="0"/>
                <w:numId w:val="23"/>
              </w:numPr>
              <w:ind w:left="1080"/>
              <w:rPr>
                <w:rFonts w:ascii="Arial Narrow" w:hAnsi="Arial Narrow" w:cs="Arial"/>
                <w:szCs w:val="22"/>
              </w:rPr>
            </w:pPr>
            <w:r w:rsidRPr="00AA6A91">
              <w:rPr>
                <w:rFonts w:ascii="Arial Narrow" w:hAnsi="Arial Narrow" w:cs="Arial"/>
                <w:szCs w:val="22"/>
              </w:rPr>
              <w:t>Código de error</w:t>
            </w:r>
          </w:p>
          <w:p w:rsidR="00285FAA" w:rsidRPr="00AA6A91" w:rsidRDefault="00285FAA" w:rsidP="00967B4E">
            <w:pPr>
              <w:numPr>
                <w:ilvl w:val="0"/>
                <w:numId w:val="23"/>
              </w:numPr>
              <w:ind w:left="1080"/>
              <w:rPr>
                <w:rFonts w:ascii="Arial Narrow" w:hAnsi="Arial Narrow" w:cs="Arial"/>
                <w:szCs w:val="22"/>
              </w:rPr>
            </w:pPr>
            <w:r w:rsidRPr="00AA6A91">
              <w:rPr>
                <w:rFonts w:ascii="Arial Narrow" w:hAnsi="Arial Narrow" w:cs="Arial"/>
                <w:szCs w:val="22"/>
              </w:rPr>
              <w:t xml:space="preserve">Descripción del error </w:t>
            </w:r>
          </w:p>
          <w:p w:rsidR="00285FAA" w:rsidRPr="00AA6A91" w:rsidRDefault="00285FAA" w:rsidP="0047014F">
            <w:pPr>
              <w:ind w:left="360"/>
              <w:rPr>
                <w:rFonts w:ascii="Arial Narrow" w:hAnsi="Arial Narrow" w:cs="Arial"/>
                <w:szCs w:val="22"/>
              </w:rPr>
            </w:pPr>
          </w:p>
          <w:p w:rsidR="00285FAA" w:rsidRPr="00AA6A91" w:rsidRDefault="00285FAA" w:rsidP="0047014F">
            <w:pPr>
              <w:ind w:left="360"/>
              <w:rPr>
                <w:rFonts w:ascii="Arial Narrow" w:hAnsi="Arial Narrow" w:cs="Arial"/>
                <w:szCs w:val="22"/>
              </w:rPr>
            </w:pPr>
            <w:r w:rsidRPr="00AA6A91">
              <w:rPr>
                <w:rFonts w:ascii="Arial Narrow" w:hAnsi="Arial Narrow" w:cs="Arial"/>
                <w:szCs w:val="22"/>
              </w:rPr>
              <w:t>Cada error deberá estar separado por palotes ‘|’ , ejemplo:</w:t>
            </w:r>
          </w:p>
          <w:p w:rsidR="00285FAA" w:rsidRPr="00AA6A91" w:rsidRDefault="00285FAA" w:rsidP="0047014F">
            <w:pPr>
              <w:ind w:left="360"/>
              <w:rPr>
                <w:rFonts w:ascii="Arial Narrow" w:hAnsi="Arial Narrow"/>
                <w:szCs w:val="22"/>
              </w:rPr>
            </w:pPr>
            <w:r w:rsidRPr="00AA6A91">
              <w:rPr>
                <w:rFonts w:ascii="Arial Narrow" w:hAnsi="Arial Narrow"/>
                <w:szCs w:val="22"/>
              </w:rPr>
              <w:t>01 Es una persona natural sin negocio| 02 El estado de su RUC no se encuentra Activo|</w:t>
            </w:r>
          </w:p>
          <w:p w:rsidR="00285FAA" w:rsidRPr="00AA6A91" w:rsidRDefault="00285FAA" w:rsidP="0047014F">
            <w:pPr>
              <w:rPr>
                <w:rFonts w:ascii="Arial Narrow" w:hAnsi="Arial Narrow" w:cs="Arial"/>
                <w:szCs w:val="22"/>
              </w:rPr>
            </w:pPr>
          </w:p>
          <w:p w:rsidR="008569D8" w:rsidRPr="00AA6A91" w:rsidRDefault="00285FAA" w:rsidP="008569D8">
            <w:pPr>
              <w:ind w:left="356" w:hanging="356"/>
              <w:rPr>
                <w:rFonts w:ascii="Arial Narrow" w:hAnsi="Arial Narrow" w:cs="Arial"/>
                <w:szCs w:val="22"/>
              </w:rPr>
            </w:pPr>
            <w:r w:rsidRPr="00AA6A91">
              <w:rPr>
                <w:rFonts w:ascii="Arial Narrow" w:hAnsi="Arial Narrow" w:cs="Arial"/>
                <w:szCs w:val="22"/>
              </w:rPr>
              <w:t xml:space="preserve">         </w:t>
            </w:r>
            <w:r w:rsidR="008569D8" w:rsidRPr="00AA6A91">
              <w:rPr>
                <w:rFonts w:ascii="Arial Narrow" w:hAnsi="Arial Narrow" w:cs="Arial"/>
                <w:szCs w:val="22"/>
              </w:rPr>
              <w:t xml:space="preserve">       Ver Anexo </w:t>
            </w:r>
            <w:r w:rsidR="008569D8" w:rsidRPr="008569D8">
              <w:rPr>
                <w:rFonts w:ascii="Arial Narrow" w:hAnsi="Arial Narrow"/>
                <w:szCs w:val="22"/>
              </w:rPr>
              <w:t>1 -   Formato de Especificación de Servicio REST</w:t>
            </w:r>
          </w:p>
          <w:p w:rsidR="00285FAA" w:rsidRPr="00AA6A91" w:rsidRDefault="00285FAA" w:rsidP="0047014F">
            <w:pPr>
              <w:rPr>
                <w:rFonts w:ascii="Arial Narrow" w:hAnsi="Arial Narrow" w:cs="Arial"/>
                <w:szCs w:val="22"/>
              </w:rPr>
            </w:pPr>
          </w:p>
          <w:p w:rsidR="00285FAA" w:rsidRPr="00AA6A91" w:rsidRDefault="00285FAA" w:rsidP="0047014F">
            <w:pPr>
              <w:rPr>
                <w:rFonts w:ascii="Arial Narrow" w:hAnsi="Arial Narrow" w:cs="Arial"/>
                <w:szCs w:val="22"/>
              </w:rPr>
            </w:pPr>
          </w:p>
        </w:tc>
      </w:tr>
      <w:tr w:rsidR="00285FAA" w:rsidRPr="00AA6A91" w:rsidTr="0047014F">
        <w:tc>
          <w:tcPr>
            <w:tcW w:w="9356" w:type="dxa"/>
            <w:gridSpan w:val="4"/>
          </w:tcPr>
          <w:p w:rsidR="00285FAA" w:rsidRPr="00AA6A91" w:rsidRDefault="00285FAA" w:rsidP="0047014F">
            <w:pPr>
              <w:rPr>
                <w:rFonts w:ascii="Arial Narrow" w:hAnsi="Arial Narrow" w:cs="Arial"/>
                <w:szCs w:val="22"/>
              </w:rPr>
            </w:pPr>
            <w:del w:id="373" w:author="Zumaeta Kawata Jesus" w:date="2018-09-04T18:30:00Z">
              <w:r w:rsidRPr="00AA6A91" w:rsidDel="00067A5E">
                <w:rPr>
                  <w:rFonts w:ascii="Arial Narrow" w:hAnsi="Arial Narrow"/>
                  <w:b/>
                  <w:szCs w:val="22"/>
                </w:rPr>
                <w:lastRenderedPageBreak/>
                <w:delText>FA005-Validar Régimen de Fronteras</w:delText>
              </w:r>
            </w:del>
          </w:p>
        </w:tc>
      </w:tr>
      <w:tr w:rsidR="00FC7552" w:rsidRPr="00AA6A91" w:rsidTr="00F20A5F">
        <w:tc>
          <w:tcPr>
            <w:tcW w:w="520" w:type="dxa"/>
          </w:tcPr>
          <w:p w:rsidR="00FC7552" w:rsidRPr="00AA6A91" w:rsidRDefault="00FC7552" w:rsidP="00F20A5F">
            <w:pPr>
              <w:rPr>
                <w:rFonts w:ascii="Arial Narrow" w:hAnsi="Arial Narrow" w:cs="Arial"/>
                <w:b/>
                <w:szCs w:val="22"/>
              </w:rPr>
            </w:pPr>
            <w:del w:id="374" w:author="Zumaeta Kawata Jesus" w:date="2018-09-04T18:30:00Z">
              <w:r w:rsidRPr="00AA6A91" w:rsidDel="00067A5E">
                <w:rPr>
                  <w:rFonts w:ascii="Arial Narrow" w:hAnsi="Arial Narrow" w:cs="Arial"/>
                  <w:b/>
                  <w:szCs w:val="22"/>
                </w:rPr>
                <w:delText>1</w:delText>
              </w:r>
            </w:del>
          </w:p>
        </w:tc>
        <w:tc>
          <w:tcPr>
            <w:tcW w:w="2882" w:type="dxa"/>
          </w:tcPr>
          <w:p w:rsidR="00FC7552" w:rsidRPr="00AA6A91" w:rsidRDefault="00FC7552" w:rsidP="00F20A5F">
            <w:pPr>
              <w:rPr>
                <w:rFonts w:ascii="Arial Narrow" w:hAnsi="Arial Narrow" w:cs="Arial"/>
                <w:szCs w:val="22"/>
              </w:rPr>
            </w:pPr>
            <w:del w:id="375" w:author="Zumaeta Kawata Jesus" w:date="2018-09-04T18:30:00Z">
              <w:r w:rsidRPr="00AA6A91" w:rsidDel="00067A5E">
                <w:rPr>
                  <w:rFonts w:ascii="Arial Narrow" w:hAnsi="Arial Narrow" w:cs="Arial"/>
                  <w:szCs w:val="22"/>
                </w:rPr>
                <w:delText>Validar tipo de contribuyente.</w:delText>
              </w:r>
            </w:del>
          </w:p>
        </w:tc>
        <w:tc>
          <w:tcPr>
            <w:tcW w:w="5954" w:type="dxa"/>
            <w:gridSpan w:val="2"/>
          </w:tcPr>
          <w:p w:rsidR="00FC7552" w:rsidRPr="00AA6A91" w:rsidDel="00067A5E" w:rsidRDefault="00FC7552" w:rsidP="00F20A5F">
            <w:pPr>
              <w:rPr>
                <w:del w:id="376" w:author="Zumaeta Kawata Jesus" w:date="2018-09-04T18:30:00Z"/>
                <w:rFonts w:ascii="Arial Narrow" w:hAnsi="Arial Narrow" w:cs="Arial"/>
                <w:szCs w:val="22"/>
              </w:rPr>
            </w:pPr>
            <w:del w:id="377" w:author="Zumaeta Kawata Jesus" w:date="2018-09-04T18:30:00Z">
              <w:r w:rsidRPr="00AA6A91" w:rsidDel="00067A5E">
                <w:rPr>
                  <w:rFonts w:ascii="Arial Narrow" w:hAnsi="Arial Narrow" w:cs="Arial"/>
                  <w:szCs w:val="22"/>
                </w:rPr>
                <w:delText>El sistema evalúa que el contribuyente sea:</w:delText>
              </w:r>
            </w:del>
          </w:p>
          <w:p w:rsidR="00FC7552" w:rsidRPr="00AA6A91" w:rsidDel="00067A5E" w:rsidRDefault="00FC7552" w:rsidP="00F20A5F">
            <w:pPr>
              <w:rPr>
                <w:del w:id="378" w:author="Zumaeta Kawata Jesus" w:date="2018-09-04T18:30:00Z"/>
                <w:rFonts w:ascii="Arial Narrow" w:hAnsi="Arial Narrow" w:cs="Arial"/>
                <w:szCs w:val="22"/>
              </w:rPr>
            </w:pPr>
          </w:p>
          <w:p w:rsidR="00FC7552" w:rsidRPr="00AA6A91" w:rsidDel="00067A5E" w:rsidRDefault="00FC7552" w:rsidP="00F20A5F">
            <w:pPr>
              <w:rPr>
                <w:del w:id="379" w:author="Zumaeta Kawata Jesus" w:date="2018-09-04T18:30:00Z"/>
                <w:rFonts w:ascii="Arial Narrow" w:hAnsi="Arial Narrow" w:cs="Arial"/>
                <w:b/>
                <w:szCs w:val="22"/>
                <w:u w:val="single"/>
              </w:rPr>
            </w:pPr>
            <w:del w:id="380" w:author="Zumaeta Kawata Jesus" w:date="2018-09-04T18:30:00Z">
              <w:r w:rsidRPr="00AA6A91" w:rsidDel="00067A5E">
                <w:rPr>
                  <w:rFonts w:ascii="Arial Narrow" w:hAnsi="Arial Narrow" w:cs="Arial"/>
                  <w:b/>
                  <w:szCs w:val="22"/>
                  <w:u w:val="single"/>
                </w:rPr>
                <w:delText>PRICO</w:delText>
              </w:r>
              <w:r w:rsidRPr="00AA6A91" w:rsidDel="00067A5E">
                <w:rPr>
                  <w:rFonts w:ascii="Arial Narrow" w:hAnsi="Arial Narrow" w:cs="Arial"/>
                  <w:szCs w:val="22"/>
                  <w:u w:val="single"/>
                </w:rPr>
                <w:delText xml:space="preserve"> </w:delText>
              </w:r>
              <w:r w:rsidRPr="00AA6A91" w:rsidDel="00067A5E">
                <w:rPr>
                  <w:rFonts w:ascii="Arial Narrow" w:hAnsi="Arial Narrow" w:cs="Arial"/>
                  <w:b/>
                  <w:szCs w:val="22"/>
                  <w:u w:val="single"/>
                </w:rPr>
                <w:delText>o MEPECO:</w:delText>
              </w:r>
            </w:del>
          </w:p>
          <w:p w:rsidR="00FC7552" w:rsidRPr="00AA6A91" w:rsidDel="00067A5E" w:rsidRDefault="00FC7552" w:rsidP="00F20A5F">
            <w:pPr>
              <w:rPr>
                <w:del w:id="381" w:author="Zumaeta Kawata Jesus" w:date="2018-09-04T18:30:00Z"/>
                <w:rFonts w:ascii="Arial Narrow" w:hAnsi="Arial Narrow" w:cs="Arial"/>
                <w:szCs w:val="22"/>
              </w:rPr>
            </w:pPr>
          </w:p>
          <w:p w:rsidR="00FC7552" w:rsidRPr="00AA6A91" w:rsidDel="00067A5E" w:rsidRDefault="00FC7552" w:rsidP="00F20A5F">
            <w:pPr>
              <w:rPr>
                <w:del w:id="382" w:author="Zumaeta Kawata Jesus" w:date="2018-09-04T18:30:00Z"/>
                <w:rFonts w:ascii="Arial Narrow" w:hAnsi="Arial Narrow" w:cs="Arial"/>
                <w:szCs w:val="22"/>
              </w:rPr>
            </w:pPr>
            <w:del w:id="383" w:author="Zumaeta Kawata Jesus" w:date="2018-09-04T18:30:00Z">
              <w:r w:rsidRPr="00AA6A91" w:rsidDel="00067A5E">
                <w:rPr>
                  <w:rFonts w:ascii="Arial Narrow" w:hAnsi="Arial Narrow" w:cs="Arial"/>
                  <w:szCs w:val="22"/>
                </w:rPr>
                <w:delText xml:space="preserve">Realiza las siguientes validaciones : </w:delText>
              </w:r>
            </w:del>
          </w:p>
          <w:p w:rsidR="00FC7552" w:rsidRPr="00AA6A91" w:rsidDel="00067A5E" w:rsidRDefault="00FC7552" w:rsidP="00F20A5F">
            <w:pPr>
              <w:rPr>
                <w:del w:id="384" w:author="Zumaeta Kawata Jesus" w:date="2018-09-04T18:30:00Z"/>
                <w:rFonts w:ascii="Arial Narrow" w:hAnsi="Arial Narrow" w:cs="Arial"/>
                <w:szCs w:val="22"/>
              </w:rPr>
            </w:pPr>
          </w:p>
          <w:p w:rsidR="00FC7552" w:rsidRPr="00AA6A91" w:rsidDel="00067A5E" w:rsidRDefault="00FC7552" w:rsidP="00F20A5F">
            <w:pPr>
              <w:numPr>
                <w:ilvl w:val="0"/>
                <w:numId w:val="24"/>
              </w:numPr>
              <w:rPr>
                <w:del w:id="385" w:author="Zumaeta Kawata Jesus" w:date="2018-09-04T18:30:00Z"/>
                <w:rFonts w:ascii="Arial Narrow" w:hAnsi="Arial Narrow"/>
                <w:bCs/>
                <w:color w:val="000000"/>
                <w:szCs w:val="22"/>
              </w:rPr>
            </w:pPr>
            <w:del w:id="386" w:author="Zumaeta Kawata Jesus" w:date="2018-09-04T18:30:00Z">
              <w:r w:rsidRPr="00AA6A91" w:rsidDel="00067A5E">
                <w:rPr>
                  <w:rFonts w:ascii="Arial Narrow" w:hAnsi="Arial Narrow"/>
                  <w:bCs/>
                  <w:color w:val="000000"/>
                  <w:szCs w:val="22"/>
                </w:rPr>
                <w:delText>Que el contribuyente no sea  de tipo Persona natural, sin negocio (01).</w:delText>
              </w:r>
            </w:del>
          </w:p>
          <w:p w:rsidR="00FC7552" w:rsidRPr="00AA6A91" w:rsidDel="00067A5E" w:rsidRDefault="00FC7552" w:rsidP="00F20A5F">
            <w:pPr>
              <w:ind w:left="720"/>
              <w:rPr>
                <w:del w:id="387" w:author="Zumaeta Kawata Jesus" w:date="2018-09-04T18:30:00Z"/>
                <w:rFonts w:ascii="Arial Narrow" w:hAnsi="Arial Narrow"/>
                <w:bCs/>
                <w:color w:val="000000"/>
                <w:szCs w:val="22"/>
              </w:rPr>
            </w:pPr>
          </w:p>
          <w:p w:rsidR="00FC7552" w:rsidRPr="00AA6A91" w:rsidDel="00067A5E" w:rsidRDefault="00FC7552" w:rsidP="00F20A5F">
            <w:pPr>
              <w:ind w:left="720"/>
              <w:rPr>
                <w:del w:id="388" w:author="Zumaeta Kawata Jesus" w:date="2018-09-04T18:30:00Z"/>
                <w:rFonts w:ascii="Arial Narrow" w:hAnsi="Arial Narrow"/>
                <w:bCs/>
                <w:color w:val="000000"/>
                <w:szCs w:val="22"/>
              </w:rPr>
            </w:pPr>
            <w:del w:id="389" w:author="Zumaeta Kawata Jesus" w:date="2018-09-04T18:30:00Z">
              <w:r w:rsidRPr="00AA6A91" w:rsidDel="00067A5E">
                <w:rPr>
                  <w:rFonts w:ascii="Arial Narrow" w:hAnsi="Arial Narrow"/>
                  <w:b/>
                  <w:bCs/>
                  <w:color w:val="000000"/>
                  <w:szCs w:val="22"/>
                  <w:u w:val="single"/>
                </w:rPr>
                <w:delText>Si no cumple la validación</w:delText>
              </w:r>
              <w:r w:rsidRPr="00AA6A91" w:rsidDel="00067A5E">
                <w:rPr>
                  <w:rFonts w:ascii="Arial Narrow" w:hAnsi="Arial Narrow"/>
                  <w:bCs/>
                  <w:color w:val="000000"/>
                  <w:szCs w:val="22"/>
                </w:rPr>
                <w:delText>:</w:delText>
              </w:r>
            </w:del>
          </w:p>
          <w:p w:rsidR="00FC7552" w:rsidRPr="00AA6A91" w:rsidDel="00067A5E" w:rsidRDefault="00FC7552" w:rsidP="00F20A5F">
            <w:pPr>
              <w:ind w:left="720"/>
              <w:rPr>
                <w:del w:id="390" w:author="Zumaeta Kawata Jesus" w:date="2018-09-04T18:30:00Z"/>
                <w:rFonts w:ascii="Arial Narrow" w:hAnsi="Arial Narrow"/>
                <w:bCs/>
                <w:color w:val="000000"/>
                <w:szCs w:val="22"/>
              </w:rPr>
            </w:pPr>
          </w:p>
          <w:p w:rsidR="00FC7552" w:rsidRPr="00AA6A91" w:rsidDel="00067A5E" w:rsidRDefault="00FC7552" w:rsidP="00F20A5F">
            <w:pPr>
              <w:numPr>
                <w:ilvl w:val="1"/>
                <w:numId w:val="24"/>
              </w:numPr>
              <w:rPr>
                <w:del w:id="391" w:author="Zumaeta Kawata Jesus" w:date="2018-09-04T18:30:00Z"/>
                <w:rFonts w:ascii="Arial Narrow" w:hAnsi="Arial Narrow" w:cs="Arial"/>
                <w:szCs w:val="22"/>
              </w:rPr>
            </w:pPr>
            <w:del w:id="392" w:author="Zumaeta Kawata Jesus" w:date="2018-09-04T18:30:00Z">
              <w:r w:rsidRPr="00AA6A91" w:rsidDel="00067A5E">
                <w:rPr>
                  <w:rFonts w:ascii="Arial Narrow" w:hAnsi="Arial Narrow" w:cs="Arial"/>
                  <w:szCs w:val="22"/>
                </w:rPr>
                <w:delText>Código de Mensaje = 01 ( Parámetro de errores</w:delText>
              </w:r>
              <w:r w:rsidR="005C0B62" w:rsidDel="00067A5E">
                <w:rPr>
                  <w:rFonts w:ascii="Arial Narrow" w:hAnsi="Arial Narrow" w:cs="Arial"/>
                  <w:szCs w:val="22"/>
                </w:rPr>
                <w:delText xml:space="preserve"> – Ver Anexo 5</w:delText>
              </w:r>
              <w:r w:rsidRPr="00AA6A91" w:rsidDel="00067A5E">
                <w:rPr>
                  <w:rFonts w:ascii="Arial Narrow" w:hAnsi="Arial Narrow" w:cs="Arial"/>
                  <w:szCs w:val="22"/>
                </w:rPr>
                <w:delText>)</w:delText>
              </w:r>
            </w:del>
          </w:p>
          <w:p w:rsidR="00FC7552" w:rsidRPr="00AA6A91" w:rsidDel="00067A5E" w:rsidRDefault="00FC7552" w:rsidP="00F20A5F">
            <w:pPr>
              <w:numPr>
                <w:ilvl w:val="1"/>
                <w:numId w:val="24"/>
              </w:numPr>
              <w:rPr>
                <w:del w:id="393" w:author="Zumaeta Kawata Jesus" w:date="2018-09-04T18:30:00Z"/>
                <w:rFonts w:ascii="Arial Narrow" w:hAnsi="Arial Narrow" w:cs="Arial"/>
                <w:szCs w:val="22"/>
              </w:rPr>
            </w:pPr>
            <w:del w:id="394" w:author="Zumaeta Kawata Jesus" w:date="2018-09-04T18:30:00Z">
              <w:r w:rsidRPr="00AA6A91" w:rsidDel="00067A5E">
                <w:rPr>
                  <w:rFonts w:ascii="Arial Narrow" w:hAnsi="Arial Narrow" w:cs="Arial"/>
                  <w:szCs w:val="22"/>
                </w:rPr>
                <w:delText xml:space="preserve">Mensaje =   Ver Anexo </w:delText>
              </w:r>
              <w:r w:rsidDel="00067A5E">
                <w:rPr>
                  <w:rFonts w:ascii="Arial Narrow" w:hAnsi="Arial Narrow" w:cs="Arial"/>
                  <w:szCs w:val="22"/>
                </w:rPr>
                <w:delText>2</w:delText>
              </w:r>
              <w:r w:rsidRPr="00AA6A91" w:rsidDel="00067A5E">
                <w:rPr>
                  <w:rFonts w:ascii="Arial Narrow" w:hAnsi="Arial Narrow" w:cs="Arial"/>
                  <w:szCs w:val="22"/>
                </w:rPr>
                <w:delText>.</w:delText>
              </w:r>
            </w:del>
          </w:p>
          <w:p w:rsidR="00FC7552" w:rsidRPr="00AA6A91" w:rsidDel="00067A5E" w:rsidRDefault="00FC7552" w:rsidP="00F20A5F">
            <w:pPr>
              <w:ind w:left="1440"/>
              <w:rPr>
                <w:del w:id="395" w:author="Zumaeta Kawata Jesus" w:date="2018-09-04T18:30:00Z"/>
                <w:rFonts w:ascii="Arial Narrow" w:hAnsi="Arial Narrow" w:cs="Arial"/>
                <w:szCs w:val="22"/>
              </w:rPr>
            </w:pPr>
          </w:p>
          <w:p w:rsidR="00FC7552" w:rsidRPr="00AA6A91" w:rsidDel="00067A5E" w:rsidRDefault="00FC7552" w:rsidP="00F20A5F">
            <w:pPr>
              <w:numPr>
                <w:ilvl w:val="0"/>
                <w:numId w:val="24"/>
              </w:numPr>
              <w:rPr>
                <w:del w:id="396" w:author="Zumaeta Kawata Jesus" w:date="2018-09-04T18:30:00Z"/>
                <w:rFonts w:ascii="Arial Narrow" w:hAnsi="Arial Narrow"/>
                <w:bCs/>
                <w:color w:val="000000"/>
                <w:szCs w:val="22"/>
              </w:rPr>
            </w:pPr>
            <w:del w:id="397" w:author="Zumaeta Kawata Jesus" w:date="2018-09-04T18:30:00Z">
              <w:r w:rsidRPr="00AA6A91" w:rsidDel="00067A5E">
                <w:rPr>
                  <w:rFonts w:ascii="Arial Narrow" w:hAnsi="Arial Narrow"/>
                  <w:bCs/>
                  <w:color w:val="000000"/>
                  <w:szCs w:val="22"/>
                </w:rPr>
                <w:delText xml:space="preserve">Que el contribuyente se encuentre Activo (00), Baja Provisional </w:delText>
              </w:r>
              <w:r w:rsidRPr="00AA6A91" w:rsidDel="00067A5E">
                <w:rPr>
                  <w:rFonts w:ascii="Arial Narrow" w:hAnsi="Arial Narrow"/>
                  <w:bCs/>
                  <w:color w:val="000000"/>
                  <w:szCs w:val="22"/>
                </w:rPr>
                <w:lastRenderedPageBreak/>
                <w:delText>(01) y Baja Provisional de oficio (02)</w:delText>
              </w:r>
            </w:del>
          </w:p>
          <w:p w:rsidR="00FC7552" w:rsidRPr="00AA6A91" w:rsidDel="00067A5E" w:rsidRDefault="00FC7552" w:rsidP="00F20A5F">
            <w:pPr>
              <w:ind w:left="720"/>
              <w:rPr>
                <w:del w:id="398" w:author="Zumaeta Kawata Jesus" w:date="2018-09-04T18:30:00Z"/>
                <w:rFonts w:ascii="Arial Narrow" w:hAnsi="Arial Narrow"/>
                <w:bCs/>
                <w:color w:val="000000"/>
                <w:szCs w:val="22"/>
              </w:rPr>
            </w:pPr>
          </w:p>
          <w:p w:rsidR="00FC7552" w:rsidRPr="00AA6A91" w:rsidDel="00067A5E" w:rsidRDefault="00FC7552" w:rsidP="00F20A5F">
            <w:pPr>
              <w:ind w:left="720"/>
              <w:rPr>
                <w:del w:id="399" w:author="Zumaeta Kawata Jesus" w:date="2018-09-04T18:30:00Z"/>
                <w:rFonts w:ascii="Arial Narrow" w:hAnsi="Arial Narrow"/>
                <w:bCs/>
                <w:color w:val="000000"/>
                <w:szCs w:val="22"/>
              </w:rPr>
            </w:pPr>
            <w:del w:id="400" w:author="Zumaeta Kawata Jesus" w:date="2018-09-04T18:30:00Z">
              <w:r w:rsidRPr="00AA6A91" w:rsidDel="00067A5E">
                <w:rPr>
                  <w:rFonts w:ascii="Arial Narrow" w:hAnsi="Arial Narrow"/>
                  <w:b/>
                  <w:bCs/>
                  <w:color w:val="000000"/>
                  <w:szCs w:val="22"/>
                  <w:u w:val="single"/>
                </w:rPr>
                <w:delText>Si no cumple la validación</w:delText>
              </w:r>
              <w:r w:rsidRPr="00AA6A91" w:rsidDel="00067A5E">
                <w:rPr>
                  <w:rFonts w:ascii="Arial Narrow" w:hAnsi="Arial Narrow"/>
                  <w:bCs/>
                  <w:color w:val="000000"/>
                  <w:szCs w:val="22"/>
                </w:rPr>
                <w:delText>:</w:delText>
              </w:r>
            </w:del>
          </w:p>
          <w:p w:rsidR="00FC7552" w:rsidRPr="00AA6A91" w:rsidDel="00067A5E" w:rsidRDefault="00FC7552" w:rsidP="00F20A5F">
            <w:pPr>
              <w:ind w:left="720"/>
              <w:rPr>
                <w:del w:id="401" w:author="Zumaeta Kawata Jesus" w:date="2018-09-04T18:30:00Z"/>
                <w:rFonts w:ascii="Arial Narrow" w:hAnsi="Arial Narrow"/>
                <w:bCs/>
                <w:color w:val="000000"/>
                <w:szCs w:val="22"/>
              </w:rPr>
            </w:pPr>
          </w:p>
          <w:p w:rsidR="00FC7552" w:rsidRPr="00AA6A91" w:rsidDel="00067A5E" w:rsidRDefault="00FC7552" w:rsidP="00F20A5F">
            <w:pPr>
              <w:numPr>
                <w:ilvl w:val="1"/>
                <w:numId w:val="24"/>
              </w:numPr>
              <w:rPr>
                <w:del w:id="402" w:author="Zumaeta Kawata Jesus" w:date="2018-09-04T18:30:00Z"/>
                <w:rFonts w:ascii="Arial Narrow" w:hAnsi="Arial Narrow" w:cs="Arial"/>
                <w:szCs w:val="22"/>
              </w:rPr>
            </w:pPr>
            <w:del w:id="403" w:author="Zumaeta Kawata Jesus" w:date="2018-09-04T18:30:00Z">
              <w:r w:rsidRPr="00AA6A91" w:rsidDel="00067A5E">
                <w:rPr>
                  <w:rFonts w:ascii="Arial Narrow" w:hAnsi="Arial Narrow" w:cs="Arial"/>
                  <w:szCs w:val="22"/>
                </w:rPr>
                <w:delText>Código de Mensaje = 02 ( Parámetro de errores</w:delText>
              </w:r>
              <w:r w:rsidR="005C0B62" w:rsidDel="00067A5E">
                <w:rPr>
                  <w:rFonts w:ascii="Arial Narrow" w:hAnsi="Arial Narrow" w:cs="Arial"/>
                  <w:szCs w:val="22"/>
                </w:rPr>
                <w:delText xml:space="preserve"> – Ver Anexo 5</w:delText>
              </w:r>
              <w:r w:rsidRPr="00AA6A91" w:rsidDel="00067A5E">
                <w:rPr>
                  <w:rFonts w:ascii="Arial Narrow" w:hAnsi="Arial Narrow" w:cs="Arial"/>
                  <w:szCs w:val="22"/>
                </w:rPr>
                <w:delText>)</w:delText>
              </w:r>
            </w:del>
          </w:p>
          <w:p w:rsidR="00FC7552" w:rsidRPr="00AA6A91" w:rsidDel="00067A5E" w:rsidRDefault="00FC7552" w:rsidP="00F20A5F">
            <w:pPr>
              <w:numPr>
                <w:ilvl w:val="1"/>
                <w:numId w:val="24"/>
              </w:numPr>
              <w:rPr>
                <w:del w:id="404" w:author="Zumaeta Kawata Jesus" w:date="2018-09-04T18:30:00Z"/>
                <w:rFonts w:ascii="Arial Narrow" w:hAnsi="Arial Narrow" w:cs="Arial"/>
                <w:szCs w:val="22"/>
              </w:rPr>
            </w:pPr>
            <w:del w:id="405" w:author="Zumaeta Kawata Jesus" w:date="2018-09-04T18:30:00Z">
              <w:r w:rsidRPr="00AA6A91" w:rsidDel="00067A5E">
                <w:rPr>
                  <w:rFonts w:ascii="Arial Narrow" w:hAnsi="Arial Narrow" w:cs="Arial"/>
                  <w:szCs w:val="22"/>
                </w:rPr>
                <w:delText xml:space="preserve">Mensaje =   Ver Anexo </w:delText>
              </w:r>
              <w:r w:rsidDel="00067A5E">
                <w:rPr>
                  <w:rFonts w:ascii="Arial Narrow" w:hAnsi="Arial Narrow" w:cs="Arial"/>
                  <w:szCs w:val="22"/>
                </w:rPr>
                <w:delText>2</w:delText>
              </w:r>
              <w:r w:rsidRPr="00AA6A91" w:rsidDel="00067A5E">
                <w:rPr>
                  <w:rFonts w:ascii="Arial Narrow" w:hAnsi="Arial Narrow" w:cs="Arial"/>
                  <w:szCs w:val="22"/>
                </w:rPr>
                <w:delText>.</w:delText>
              </w:r>
            </w:del>
          </w:p>
          <w:p w:rsidR="00FC7552" w:rsidRPr="00AA6A91" w:rsidDel="00067A5E" w:rsidRDefault="00FC7552" w:rsidP="00F20A5F">
            <w:pPr>
              <w:rPr>
                <w:del w:id="406" w:author="Zumaeta Kawata Jesus" w:date="2018-09-04T18:30:00Z"/>
                <w:rFonts w:ascii="Arial Narrow" w:hAnsi="Arial Narrow"/>
                <w:bCs/>
                <w:color w:val="000000"/>
                <w:szCs w:val="22"/>
              </w:rPr>
            </w:pPr>
          </w:p>
          <w:p w:rsidR="00F94FE3" w:rsidRPr="006F2178" w:rsidDel="00067A5E" w:rsidRDefault="00FC7552" w:rsidP="00F94FE3">
            <w:pPr>
              <w:numPr>
                <w:ilvl w:val="0"/>
                <w:numId w:val="24"/>
              </w:numPr>
              <w:rPr>
                <w:del w:id="407" w:author="Zumaeta Kawata Jesus" w:date="2018-09-04T18:30:00Z"/>
                <w:rFonts w:ascii="Arial Narrow" w:hAnsi="Arial Narrow"/>
                <w:bCs/>
                <w:color w:val="000000"/>
                <w:szCs w:val="22"/>
              </w:rPr>
            </w:pPr>
            <w:del w:id="408" w:author="Zumaeta Kawata Jesus" w:date="2018-09-04T18:30:00Z">
              <w:r w:rsidRPr="00AA6A91" w:rsidDel="00067A5E">
                <w:rPr>
                  <w:rFonts w:ascii="Arial Narrow" w:hAnsi="Arial Narrow"/>
                  <w:bCs/>
                  <w:color w:val="000000"/>
                  <w:szCs w:val="22"/>
                </w:rPr>
                <w:delText>Tributos régimen de procedencia (origen) del contribuyente debe ser: Régimen Especial, Régimen de Amazonia, Régimen General, Régimen NRUS, Régimen Agrario</w:delText>
              </w:r>
              <w:r w:rsidDel="00067A5E">
                <w:rPr>
                  <w:rFonts w:ascii="Arial Narrow" w:hAnsi="Arial Narrow"/>
                  <w:bCs/>
                  <w:color w:val="000000"/>
                  <w:szCs w:val="22"/>
                </w:rPr>
                <w:delText xml:space="preserve">, </w:delText>
              </w:r>
              <w:r w:rsidRPr="00AA6A91" w:rsidDel="00067A5E">
                <w:rPr>
                  <w:rFonts w:ascii="Arial Narrow" w:hAnsi="Arial Narrow"/>
                  <w:bCs/>
                  <w:color w:val="000000"/>
                  <w:szCs w:val="22"/>
                </w:rPr>
                <w:delText>Régimen pequeño agrario</w:delText>
              </w:r>
              <w:r w:rsidDel="00067A5E">
                <w:rPr>
                  <w:rFonts w:ascii="Arial Narrow" w:hAnsi="Arial Narrow" w:cs="Arial"/>
                  <w:szCs w:val="22"/>
                </w:rPr>
                <w:delText xml:space="preserve"> o </w:delText>
              </w:r>
              <w:r w:rsidRPr="000660DB" w:rsidDel="00067A5E">
                <w:rPr>
                  <w:rFonts w:ascii="Arial Narrow" w:hAnsi="Arial Narrow"/>
                  <w:bCs/>
                  <w:color w:val="000000"/>
                  <w:sz w:val="20"/>
                  <w:szCs w:val="20"/>
                  <w:highlight w:val="yellow"/>
                </w:rPr>
                <w:delText>Régimen RMT</w:delText>
              </w:r>
              <w:r w:rsidDel="00067A5E">
                <w:rPr>
                  <w:rFonts w:ascii="Arial Narrow" w:hAnsi="Arial Narrow"/>
                  <w:bCs/>
                  <w:color w:val="000000"/>
                  <w:sz w:val="20"/>
                  <w:szCs w:val="20"/>
                  <w:highlight w:val="yellow"/>
                </w:rPr>
                <w:delText>-MYP</w:delText>
              </w:r>
              <w:r w:rsidRPr="00AA6A91" w:rsidDel="00067A5E">
                <w:rPr>
                  <w:rFonts w:ascii="Arial Narrow" w:hAnsi="Arial Narrow"/>
                  <w:bCs/>
                  <w:color w:val="000000"/>
                  <w:szCs w:val="22"/>
                </w:rPr>
                <w:delText>.</w:delText>
              </w:r>
              <w:r w:rsidR="00F94FE3" w:rsidDel="00067A5E">
                <w:rPr>
                  <w:rFonts w:ascii="Arial Narrow" w:hAnsi="Arial Narrow"/>
                  <w:bCs/>
                  <w:color w:val="000000"/>
                  <w:szCs w:val="22"/>
                </w:rPr>
                <w:delText xml:space="preserve"> </w:delText>
              </w:r>
              <w:r w:rsidR="00F94FE3" w:rsidRPr="008A5262" w:rsidDel="00067A5E">
                <w:rPr>
                  <w:rFonts w:ascii="Arial Narrow" w:hAnsi="Arial Narrow" w:cs="Arial"/>
                  <w:bCs/>
                  <w:color w:val="000000" w:themeColor="text1"/>
                  <w:sz w:val="20"/>
                  <w:szCs w:val="20"/>
                  <w:highlight w:val="green"/>
                  <w:lang w:val="es-PE"/>
                </w:rPr>
                <w:delText>No considerar esta regla/validación en caso el contribuyente no se encuentre afecto</w:delText>
              </w:r>
              <w:r w:rsidR="00F94FE3" w:rsidDel="00067A5E">
                <w:rPr>
                  <w:rFonts w:ascii="Arial Narrow" w:hAnsi="Arial Narrow" w:cs="Arial"/>
                  <w:bCs/>
                  <w:color w:val="000000" w:themeColor="text1"/>
                  <w:sz w:val="20"/>
                  <w:szCs w:val="20"/>
                  <w:highlight w:val="green"/>
                  <w:lang w:val="es-PE"/>
                </w:rPr>
                <w:delText xml:space="preserve"> a </w:delText>
              </w:r>
              <w:r w:rsidR="00F94FE3" w:rsidRPr="00817630" w:rsidDel="00067A5E">
                <w:rPr>
                  <w:rFonts w:ascii="Arial Narrow" w:hAnsi="Arial Narrow" w:cs="Arial"/>
                  <w:bCs/>
                  <w:color w:val="000000" w:themeColor="text1"/>
                  <w:sz w:val="20"/>
                  <w:szCs w:val="20"/>
                  <w:highlight w:val="green"/>
                  <w:lang w:val="es-PE"/>
                </w:rPr>
                <w:delText>alguno de los</w:delText>
              </w:r>
              <w:r w:rsidR="00F94FE3" w:rsidDel="00067A5E">
                <w:rPr>
                  <w:rFonts w:ascii="Arial Narrow" w:hAnsi="Arial Narrow" w:cs="Arial"/>
                  <w:bCs/>
                  <w:color w:val="000000" w:themeColor="text1"/>
                  <w:sz w:val="20"/>
                  <w:szCs w:val="20"/>
                  <w:highlight w:val="green"/>
                  <w:lang w:val="es-PE"/>
                </w:rPr>
                <w:delText xml:space="preserve"> siguientes</w:delText>
              </w:r>
              <w:r w:rsidR="00F94FE3" w:rsidRPr="00817630" w:rsidDel="00067A5E">
                <w:rPr>
                  <w:rFonts w:ascii="Arial Narrow" w:hAnsi="Arial Narrow" w:cs="Arial"/>
                  <w:bCs/>
                  <w:color w:val="000000" w:themeColor="text1"/>
                  <w:sz w:val="20"/>
                  <w:szCs w:val="20"/>
                  <w:highlight w:val="green"/>
                  <w:lang w:val="es-PE"/>
                </w:rPr>
                <w:delText xml:space="preserve"> </w:delText>
              </w:r>
              <w:r w:rsidR="00F94FE3" w:rsidDel="00067A5E">
                <w:rPr>
                  <w:rFonts w:ascii="Arial Narrow" w:hAnsi="Arial Narrow" w:cs="Arial"/>
                  <w:bCs/>
                  <w:color w:val="000000" w:themeColor="text1"/>
                  <w:sz w:val="20"/>
                  <w:szCs w:val="20"/>
                  <w:highlight w:val="green"/>
                  <w:lang w:val="es-PE"/>
                </w:rPr>
                <w:delText>regímenes:</w:delText>
              </w:r>
            </w:del>
          </w:p>
          <w:p w:rsidR="00DC2828" w:rsidRDefault="00F94FE3">
            <w:pPr>
              <w:numPr>
                <w:ilvl w:val="1"/>
                <w:numId w:val="20"/>
              </w:numPr>
              <w:rPr>
                <w:del w:id="409" w:author="Zumaeta Kawata Jesus" w:date="2018-09-04T18:30:00Z"/>
                <w:rFonts w:ascii="Arial Narrow" w:hAnsi="Arial Narrow"/>
                <w:bCs/>
                <w:color w:val="000000"/>
                <w:szCs w:val="22"/>
                <w:highlight w:val="green"/>
              </w:rPr>
              <w:pPrChange w:id="410" w:author="Zumaeta Kawata Jesus" w:date="2018-09-04T18:40:00Z">
                <w:pPr>
                  <w:numPr>
                    <w:ilvl w:val="1"/>
                    <w:numId w:val="19"/>
                  </w:numPr>
                  <w:ind w:left="1440" w:hanging="360"/>
                </w:pPr>
              </w:pPrChange>
            </w:pPr>
            <w:del w:id="411" w:author="Zumaeta Kawata Jesus" w:date="2018-09-04T18:30:00Z">
              <w:r w:rsidRPr="006F2178" w:rsidDel="00067A5E">
                <w:rPr>
                  <w:rFonts w:ascii="Arial Narrow" w:hAnsi="Arial Narrow"/>
                  <w:bCs/>
                  <w:color w:val="000000"/>
                  <w:szCs w:val="22"/>
                  <w:highlight w:val="green"/>
                </w:rPr>
                <w:delText>Régimen General (3031)</w:delText>
              </w:r>
            </w:del>
          </w:p>
          <w:p w:rsidR="00DC2828" w:rsidRDefault="00F94FE3">
            <w:pPr>
              <w:numPr>
                <w:ilvl w:val="1"/>
                <w:numId w:val="20"/>
              </w:numPr>
              <w:rPr>
                <w:del w:id="412" w:author="Zumaeta Kawata Jesus" w:date="2018-09-04T18:30:00Z"/>
                <w:rFonts w:ascii="Arial Narrow" w:hAnsi="Arial Narrow"/>
                <w:bCs/>
                <w:color w:val="000000"/>
                <w:szCs w:val="22"/>
                <w:highlight w:val="green"/>
              </w:rPr>
              <w:pPrChange w:id="413" w:author="Zumaeta Kawata Jesus" w:date="2018-09-04T18:40:00Z">
                <w:pPr>
                  <w:numPr>
                    <w:ilvl w:val="1"/>
                    <w:numId w:val="19"/>
                  </w:numPr>
                  <w:ind w:left="1440" w:hanging="360"/>
                </w:pPr>
              </w:pPrChange>
            </w:pPr>
            <w:del w:id="414" w:author="Zumaeta Kawata Jesus" w:date="2018-09-04T18:30:00Z">
              <w:r w:rsidRPr="006F2178" w:rsidDel="00067A5E">
                <w:rPr>
                  <w:rFonts w:ascii="Arial Narrow" w:hAnsi="Arial Narrow"/>
                  <w:bCs/>
                  <w:color w:val="000000"/>
                  <w:szCs w:val="22"/>
                  <w:highlight w:val="green"/>
                </w:rPr>
                <w:delText>Régimen Especial (3111)</w:delText>
              </w:r>
            </w:del>
          </w:p>
          <w:p w:rsidR="00DC2828" w:rsidRDefault="00F94FE3">
            <w:pPr>
              <w:numPr>
                <w:ilvl w:val="1"/>
                <w:numId w:val="20"/>
              </w:numPr>
              <w:rPr>
                <w:del w:id="415" w:author="Zumaeta Kawata Jesus" w:date="2018-09-04T18:30:00Z"/>
                <w:rFonts w:ascii="Arial Narrow" w:hAnsi="Arial Narrow"/>
                <w:bCs/>
                <w:color w:val="000000"/>
                <w:szCs w:val="22"/>
                <w:highlight w:val="green"/>
              </w:rPr>
              <w:pPrChange w:id="416" w:author="Zumaeta Kawata Jesus" w:date="2018-09-04T18:40:00Z">
                <w:pPr>
                  <w:numPr>
                    <w:ilvl w:val="1"/>
                    <w:numId w:val="19"/>
                  </w:numPr>
                  <w:ind w:left="1440" w:hanging="360"/>
                </w:pPr>
              </w:pPrChange>
            </w:pPr>
            <w:del w:id="417" w:author="Zumaeta Kawata Jesus" w:date="2018-09-04T18:30:00Z">
              <w:r w:rsidRPr="006F2178" w:rsidDel="00067A5E">
                <w:rPr>
                  <w:rFonts w:ascii="Arial Narrow" w:hAnsi="Arial Narrow"/>
                  <w:bCs/>
                  <w:color w:val="000000"/>
                  <w:szCs w:val="22"/>
                  <w:highlight w:val="green"/>
                </w:rPr>
                <w:delText>Régimen MYPE Tributario (3121)</w:delText>
              </w:r>
            </w:del>
          </w:p>
          <w:p w:rsidR="00DC2828" w:rsidRDefault="00F94FE3">
            <w:pPr>
              <w:numPr>
                <w:ilvl w:val="1"/>
                <w:numId w:val="20"/>
              </w:numPr>
              <w:rPr>
                <w:del w:id="418" w:author="Zumaeta Kawata Jesus" w:date="2018-09-04T18:30:00Z"/>
                <w:rFonts w:ascii="Arial Narrow" w:hAnsi="Arial Narrow"/>
                <w:bCs/>
                <w:color w:val="000000"/>
                <w:szCs w:val="22"/>
                <w:highlight w:val="green"/>
              </w:rPr>
              <w:pPrChange w:id="419" w:author="Zumaeta Kawata Jesus" w:date="2018-09-04T18:40:00Z">
                <w:pPr>
                  <w:numPr>
                    <w:ilvl w:val="1"/>
                    <w:numId w:val="19"/>
                  </w:numPr>
                  <w:ind w:left="1440" w:hanging="360"/>
                </w:pPr>
              </w:pPrChange>
            </w:pPr>
            <w:del w:id="420" w:author="Zumaeta Kawata Jesus" w:date="2018-09-04T18:30:00Z">
              <w:r w:rsidRPr="006F2178" w:rsidDel="00067A5E">
                <w:rPr>
                  <w:rFonts w:ascii="Arial Narrow" w:hAnsi="Arial Narrow"/>
                  <w:bCs/>
                  <w:color w:val="000000"/>
                  <w:szCs w:val="22"/>
                  <w:highlight w:val="green"/>
                </w:rPr>
                <w:delText>Régimen de frontera (3611)</w:delText>
              </w:r>
            </w:del>
          </w:p>
          <w:p w:rsidR="00DC2828" w:rsidRDefault="00F94FE3">
            <w:pPr>
              <w:numPr>
                <w:ilvl w:val="1"/>
                <w:numId w:val="20"/>
              </w:numPr>
              <w:rPr>
                <w:del w:id="421" w:author="Zumaeta Kawata Jesus" w:date="2018-09-04T18:30:00Z"/>
                <w:rFonts w:ascii="Arial Narrow" w:hAnsi="Arial Narrow"/>
                <w:bCs/>
                <w:color w:val="000000"/>
                <w:szCs w:val="22"/>
                <w:highlight w:val="green"/>
              </w:rPr>
              <w:pPrChange w:id="422" w:author="Zumaeta Kawata Jesus" w:date="2018-09-04T18:40:00Z">
                <w:pPr>
                  <w:numPr>
                    <w:ilvl w:val="1"/>
                    <w:numId w:val="19"/>
                  </w:numPr>
                  <w:ind w:left="1440" w:hanging="360"/>
                </w:pPr>
              </w:pPrChange>
            </w:pPr>
            <w:del w:id="423" w:author="Zumaeta Kawata Jesus" w:date="2018-09-04T18:30:00Z">
              <w:r w:rsidRPr="006F2178" w:rsidDel="00067A5E">
                <w:rPr>
                  <w:rFonts w:ascii="Arial Narrow" w:hAnsi="Arial Narrow"/>
                  <w:bCs/>
                  <w:color w:val="000000"/>
                  <w:szCs w:val="22"/>
                  <w:highlight w:val="green"/>
                </w:rPr>
                <w:delText>Régimen agrario 885 CP (3411)</w:delText>
              </w:r>
            </w:del>
          </w:p>
          <w:p w:rsidR="00DC2828" w:rsidRDefault="00F94FE3">
            <w:pPr>
              <w:numPr>
                <w:ilvl w:val="1"/>
                <w:numId w:val="20"/>
              </w:numPr>
              <w:rPr>
                <w:del w:id="424" w:author="Zumaeta Kawata Jesus" w:date="2018-09-04T18:30:00Z"/>
                <w:rFonts w:ascii="Arial Narrow" w:hAnsi="Arial Narrow"/>
                <w:bCs/>
                <w:color w:val="000000"/>
                <w:szCs w:val="22"/>
                <w:highlight w:val="green"/>
              </w:rPr>
              <w:pPrChange w:id="425" w:author="Zumaeta Kawata Jesus" w:date="2018-09-04T18:40:00Z">
                <w:pPr>
                  <w:numPr>
                    <w:ilvl w:val="1"/>
                    <w:numId w:val="19"/>
                  </w:numPr>
                  <w:ind w:left="1440" w:hanging="360"/>
                </w:pPr>
              </w:pPrChange>
            </w:pPr>
            <w:del w:id="426" w:author="Zumaeta Kawata Jesus" w:date="2018-09-04T18:30:00Z">
              <w:r w:rsidRPr="006F2178" w:rsidDel="00067A5E">
                <w:rPr>
                  <w:rFonts w:ascii="Arial Narrow" w:hAnsi="Arial Narrow"/>
                  <w:bCs/>
                  <w:color w:val="000000"/>
                  <w:szCs w:val="22"/>
                  <w:highlight w:val="green"/>
                </w:rPr>
                <w:delText>Régimen Amazonía (3311)</w:delText>
              </w:r>
            </w:del>
          </w:p>
          <w:p w:rsidR="00DC2828" w:rsidRDefault="00F94FE3">
            <w:pPr>
              <w:numPr>
                <w:ilvl w:val="1"/>
                <w:numId w:val="20"/>
              </w:numPr>
              <w:rPr>
                <w:del w:id="427" w:author="Zumaeta Kawata Jesus" w:date="2018-09-04T18:30:00Z"/>
                <w:rFonts w:ascii="Arial Narrow" w:hAnsi="Arial Narrow"/>
                <w:bCs/>
                <w:color w:val="000000"/>
                <w:szCs w:val="22"/>
                <w:highlight w:val="green"/>
              </w:rPr>
              <w:pPrChange w:id="428" w:author="Zumaeta Kawata Jesus" w:date="2018-09-04T18:40:00Z">
                <w:pPr>
                  <w:numPr>
                    <w:ilvl w:val="1"/>
                    <w:numId w:val="19"/>
                  </w:numPr>
                  <w:ind w:left="1440" w:hanging="360"/>
                </w:pPr>
              </w:pPrChange>
            </w:pPr>
            <w:del w:id="429" w:author="Zumaeta Kawata Jesus" w:date="2018-09-04T18:30:00Z">
              <w:r w:rsidRPr="006F2178" w:rsidDel="00067A5E">
                <w:rPr>
                  <w:rFonts w:ascii="Arial Narrow" w:hAnsi="Arial Narrow"/>
                  <w:bCs/>
                  <w:color w:val="000000"/>
                  <w:szCs w:val="22"/>
                  <w:highlight w:val="green"/>
                </w:rPr>
                <w:delText>Régimen agrario CP (3511)</w:delText>
              </w:r>
            </w:del>
          </w:p>
          <w:p w:rsidR="00DC2828" w:rsidRDefault="00F94FE3">
            <w:pPr>
              <w:numPr>
                <w:ilvl w:val="1"/>
                <w:numId w:val="20"/>
              </w:numPr>
              <w:rPr>
                <w:del w:id="430" w:author="Zumaeta Kawata Jesus" w:date="2018-09-04T18:30:00Z"/>
                <w:rFonts w:ascii="Arial Narrow" w:hAnsi="Arial Narrow"/>
                <w:bCs/>
                <w:color w:val="000000"/>
                <w:szCs w:val="22"/>
                <w:highlight w:val="green"/>
              </w:rPr>
              <w:pPrChange w:id="431" w:author="Zumaeta Kawata Jesus" w:date="2018-09-04T18:40:00Z">
                <w:pPr>
                  <w:numPr>
                    <w:ilvl w:val="1"/>
                    <w:numId w:val="19"/>
                  </w:numPr>
                  <w:ind w:left="1440" w:hanging="360"/>
                </w:pPr>
              </w:pPrChange>
            </w:pPr>
            <w:del w:id="432" w:author="Zumaeta Kawata Jesus" w:date="2018-09-04T18:30:00Z">
              <w:r w:rsidRPr="00F94FE3" w:rsidDel="00067A5E">
                <w:rPr>
                  <w:rFonts w:ascii="Arial Narrow" w:hAnsi="Arial Narrow"/>
                  <w:bCs/>
                  <w:color w:val="000000"/>
                  <w:szCs w:val="22"/>
                  <w:highlight w:val="green"/>
                </w:rPr>
                <w:delText>NRUS (041101, 041102, 041103, 041104, 041105, 041201, 041202, 041203, 041204, 041205, 041301, 041302, 041303, 041304, 041305)</w:delText>
              </w:r>
              <w:r w:rsidR="00F06EE0" w:rsidDel="00067A5E">
                <w:rPr>
                  <w:rFonts w:ascii="Arial Narrow" w:hAnsi="Arial Narrow"/>
                  <w:bCs/>
                  <w:color w:val="000000"/>
                  <w:szCs w:val="22"/>
                  <w:highlight w:val="green"/>
                </w:rPr>
                <w:delText>.</w:delText>
              </w:r>
            </w:del>
          </w:p>
          <w:p w:rsidR="00FC7552" w:rsidRPr="00AA6A91" w:rsidDel="00067A5E" w:rsidRDefault="00FC7552" w:rsidP="00F20A5F">
            <w:pPr>
              <w:rPr>
                <w:del w:id="433" w:author="Zumaeta Kawata Jesus" w:date="2018-09-04T18:30:00Z"/>
                <w:rFonts w:ascii="Arial Narrow" w:hAnsi="Arial Narrow" w:cs="Arial"/>
                <w:szCs w:val="22"/>
              </w:rPr>
            </w:pPr>
          </w:p>
          <w:p w:rsidR="00FC7552" w:rsidRPr="00AA6A91" w:rsidDel="00067A5E" w:rsidRDefault="00FC7552" w:rsidP="00F20A5F">
            <w:pPr>
              <w:ind w:left="720"/>
              <w:rPr>
                <w:del w:id="434" w:author="Zumaeta Kawata Jesus" w:date="2018-09-04T18:30:00Z"/>
                <w:rFonts w:ascii="Arial Narrow" w:hAnsi="Arial Narrow"/>
                <w:bCs/>
                <w:color w:val="000000"/>
                <w:szCs w:val="22"/>
              </w:rPr>
            </w:pPr>
            <w:del w:id="435" w:author="Zumaeta Kawata Jesus" w:date="2018-09-04T18:30:00Z">
              <w:r w:rsidRPr="00AA6A91" w:rsidDel="00067A5E">
                <w:rPr>
                  <w:rFonts w:ascii="Arial Narrow" w:hAnsi="Arial Narrow"/>
                  <w:b/>
                  <w:bCs/>
                  <w:color w:val="000000"/>
                  <w:szCs w:val="22"/>
                  <w:u w:val="single"/>
                </w:rPr>
                <w:delText>Si no cumple la validación</w:delText>
              </w:r>
              <w:r w:rsidRPr="00AA6A91" w:rsidDel="00067A5E">
                <w:rPr>
                  <w:rFonts w:ascii="Arial Narrow" w:hAnsi="Arial Narrow"/>
                  <w:bCs/>
                  <w:color w:val="000000"/>
                  <w:szCs w:val="22"/>
                </w:rPr>
                <w:delText>:</w:delText>
              </w:r>
            </w:del>
          </w:p>
          <w:p w:rsidR="00FC7552" w:rsidRPr="00AA6A91" w:rsidDel="00067A5E" w:rsidRDefault="00FC7552" w:rsidP="00F20A5F">
            <w:pPr>
              <w:ind w:left="720"/>
              <w:rPr>
                <w:del w:id="436" w:author="Zumaeta Kawata Jesus" w:date="2018-09-04T18:30:00Z"/>
                <w:rFonts w:ascii="Arial Narrow" w:hAnsi="Arial Narrow"/>
                <w:bCs/>
                <w:color w:val="000000"/>
                <w:szCs w:val="22"/>
              </w:rPr>
            </w:pPr>
          </w:p>
          <w:p w:rsidR="00FC7552" w:rsidRPr="00AA6A91" w:rsidDel="00067A5E" w:rsidRDefault="00FC7552" w:rsidP="00F20A5F">
            <w:pPr>
              <w:numPr>
                <w:ilvl w:val="1"/>
                <w:numId w:val="24"/>
              </w:numPr>
              <w:rPr>
                <w:del w:id="437" w:author="Zumaeta Kawata Jesus" w:date="2018-09-04T18:30:00Z"/>
                <w:rFonts w:ascii="Arial Narrow" w:hAnsi="Arial Narrow" w:cs="Arial"/>
                <w:szCs w:val="22"/>
              </w:rPr>
            </w:pPr>
            <w:del w:id="438" w:author="Zumaeta Kawata Jesus" w:date="2018-09-04T18:30:00Z">
              <w:r w:rsidRPr="00AA6A91" w:rsidDel="00067A5E">
                <w:rPr>
                  <w:rFonts w:ascii="Arial Narrow" w:hAnsi="Arial Narrow" w:cs="Arial"/>
                  <w:szCs w:val="22"/>
                </w:rPr>
                <w:delText>Código de Mensaje = 03 ( Parámetro de errores</w:delText>
              </w:r>
              <w:r w:rsidR="005C0B62" w:rsidDel="00067A5E">
                <w:rPr>
                  <w:rFonts w:ascii="Arial Narrow" w:hAnsi="Arial Narrow" w:cs="Arial"/>
                  <w:szCs w:val="22"/>
                </w:rPr>
                <w:delText xml:space="preserve"> – Ver Anexo 5</w:delText>
              </w:r>
              <w:r w:rsidRPr="00AA6A91" w:rsidDel="00067A5E">
                <w:rPr>
                  <w:rFonts w:ascii="Arial Narrow" w:hAnsi="Arial Narrow" w:cs="Arial"/>
                  <w:szCs w:val="22"/>
                </w:rPr>
                <w:delText>)</w:delText>
              </w:r>
            </w:del>
          </w:p>
          <w:p w:rsidR="00FC7552" w:rsidRPr="00AA6A91" w:rsidDel="00067A5E" w:rsidRDefault="00FC7552" w:rsidP="00F20A5F">
            <w:pPr>
              <w:numPr>
                <w:ilvl w:val="1"/>
                <w:numId w:val="24"/>
              </w:numPr>
              <w:rPr>
                <w:del w:id="439" w:author="Zumaeta Kawata Jesus" w:date="2018-09-04T18:30:00Z"/>
                <w:rFonts w:ascii="Arial Narrow" w:hAnsi="Arial Narrow" w:cs="Arial"/>
                <w:szCs w:val="22"/>
              </w:rPr>
            </w:pPr>
            <w:del w:id="440" w:author="Zumaeta Kawata Jesus" w:date="2018-09-04T18:30:00Z">
              <w:r w:rsidRPr="00AA6A91" w:rsidDel="00067A5E">
                <w:rPr>
                  <w:rFonts w:ascii="Arial Narrow" w:hAnsi="Arial Narrow" w:cs="Arial"/>
                  <w:szCs w:val="22"/>
                </w:rPr>
                <w:delText xml:space="preserve">Mensaje =   Ver Anexo </w:delText>
              </w:r>
              <w:r w:rsidDel="00067A5E">
                <w:rPr>
                  <w:rFonts w:ascii="Arial Narrow" w:hAnsi="Arial Narrow" w:cs="Arial"/>
                  <w:szCs w:val="22"/>
                </w:rPr>
                <w:delText>2</w:delText>
              </w:r>
              <w:r w:rsidRPr="00AA6A91" w:rsidDel="00067A5E">
                <w:rPr>
                  <w:rFonts w:ascii="Arial Narrow" w:hAnsi="Arial Narrow" w:cs="Arial"/>
                  <w:szCs w:val="22"/>
                </w:rPr>
                <w:delText>.</w:delText>
              </w:r>
            </w:del>
          </w:p>
          <w:p w:rsidR="00FC7552" w:rsidRPr="00AA6A91" w:rsidDel="00067A5E" w:rsidRDefault="00FC7552" w:rsidP="00F20A5F">
            <w:pPr>
              <w:ind w:left="1440"/>
              <w:rPr>
                <w:del w:id="441" w:author="Zumaeta Kawata Jesus" w:date="2018-09-04T18:30:00Z"/>
                <w:rFonts w:ascii="Arial Narrow" w:hAnsi="Arial Narrow" w:cs="Arial"/>
                <w:szCs w:val="22"/>
              </w:rPr>
            </w:pPr>
          </w:p>
          <w:p w:rsidR="00FC7552" w:rsidRPr="00AA6A91" w:rsidDel="00067A5E" w:rsidRDefault="00FC7552" w:rsidP="00F20A5F">
            <w:pPr>
              <w:numPr>
                <w:ilvl w:val="0"/>
                <w:numId w:val="24"/>
              </w:numPr>
              <w:rPr>
                <w:del w:id="442" w:author="Zumaeta Kawata Jesus" w:date="2018-09-04T18:30:00Z"/>
                <w:rFonts w:ascii="Arial Narrow" w:hAnsi="Arial Narrow"/>
                <w:bCs/>
                <w:color w:val="000000"/>
                <w:szCs w:val="22"/>
              </w:rPr>
            </w:pPr>
            <w:del w:id="443" w:author="Zumaeta Kawata Jesus" w:date="2018-09-04T18:30:00Z">
              <w:r w:rsidRPr="00AA6A91" w:rsidDel="00067A5E">
                <w:rPr>
                  <w:rFonts w:ascii="Arial Narrow" w:hAnsi="Arial Narrow"/>
                  <w:bCs/>
                  <w:color w:val="000000"/>
                  <w:szCs w:val="22"/>
                </w:rPr>
                <w:delText>El periodo tributario debe ser enero.</w:delText>
              </w:r>
            </w:del>
          </w:p>
          <w:p w:rsidR="00FC7552" w:rsidRPr="00AA6A91" w:rsidDel="00067A5E" w:rsidRDefault="00FC7552" w:rsidP="00F20A5F">
            <w:pPr>
              <w:ind w:left="720"/>
              <w:rPr>
                <w:del w:id="444" w:author="Zumaeta Kawata Jesus" w:date="2018-09-04T18:30:00Z"/>
                <w:rFonts w:ascii="Arial Narrow" w:hAnsi="Arial Narrow"/>
                <w:bCs/>
                <w:color w:val="000000"/>
                <w:szCs w:val="22"/>
              </w:rPr>
            </w:pPr>
          </w:p>
          <w:p w:rsidR="00FC7552" w:rsidRPr="00AA6A91" w:rsidDel="00067A5E" w:rsidRDefault="00FC7552" w:rsidP="00F20A5F">
            <w:pPr>
              <w:ind w:left="720"/>
              <w:rPr>
                <w:del w:id="445" w:author="Zumaeta Kawata Jesus" w:date="2018-09-04T18:30:00Z"/>
                <w:rFonts w:ascii="Arial Narrow" w:hAnsi="Arial Narrow"/>
                <w:bCs/>
                <w:color w:val="000000"/>
                <w:szCs w:val="22"/>
              </w:rPr>
            </w:pPr>
            <w:del w:id="446" w:author="Zumaeta Kawata Jesus" w:date="2018-09-04T18:30:00Z">
              <w:r w:rsidRPr="00AA6A91" w:rsidDel="00067A5E">
                <w:rPr>
                  <w:rFonts w:ascii="Arial Narrow" w:hAnsi="Arial Narrow"/>
                  <w:b/>
                  <w:bCs/>
                  <w:color w:val="000000"/>
                  <w:szCs w:val="22"/>
                  <w:u w:val="single"/>
                </w:rPr>
                <w:delText>Si no cumple la validación</w:delText>
              </w:r>
              <w:r w:rsidRPr="00AA6A91" w:rsidDel="00067A5E">
                <w:rPr>
                  <w:rFonts w:ascii="Arial Narrow" w:hAnsi="Arial Narrow"/>
                  <w:bCs/>
                  <w:color w:val="000000"/>
                  <w:szCs w:val="22"/>
                </w:rPr>
                <w:delText>:</w:delText>
              </w:r>
            </w:del>
          </w:p>
          <w:p w:rsidR="00FC7552" w:rsidRPr="00AA6A91" w:rsidDel="00067A5E" w:rsidRDefault="00FC7552" w:rsidP="00F20A5F">
            <w:pPr>
              <w:ind w:left="720"/>
              <w:rPr>
                <w:del w:id="447" w:author="Zumaeta Kawata Jesus" w:date="2018-09-04T18:30:00Z"/>
                <w:rFonts w:ascii="Arial Narrow" w:hAnsi="Arial Narrow"/>
                <w:bCs/>
                <w:color w:val="000000"/>
                <w:szCs w:val="22"/>
              </w:rPr>
            </w:pPr>
          </w:p>
          <w:p w:rsidR="00FC7552" w:rsidRPr="00AA6A91" w:rsidDel="00067A5E" w:rsidRDefault="00FC7552" w:rsidP="00F20A5F">
            <w:pPr>
              <w:numPr>
                <w:ilvl w:val="1"/>
                <w:numId w:val="24"/>
              </w:numPr>
              <w:rPr>
                <w:del w:id="448" w:author="Zumaeta Kawata Jesus" w:date="2018-09-04T18:30:00Z"/>
                <w:rFonts w:ascii="Arial Narrow" w:hAnsi="Arial Narrow" w:cs="Arial"/>
                <w:szCs w:val="22"/>
              </w:rPr>
            </w:pPr>
            <w:del w:id="449" w:author="Zumaeta Kawata Jesus" w:date="2018-09-04T18:30:00Z">
              <w:r w:rsidRPr="00AA6A91" w:rsidDel="00067A5E">
                <w:rPr>
                  <w:rFonts w:ascii="Arial Narrow" w:hAnsi="Arial Narrow" w:cs="Arial"/>
                  <w:szCs w:val="22"/>
                </w:rPr>
                <w:delText>Código de Mensaje = 07 ( Parámetro de errores</w:delText>
              </w:r>
              <w:r w:rsidR="005C0B62" w:rsidDel="00067A5E">
                <w:rPr>
                  <w:rFonts w:ascii="Arial Narrow" w:hAnsi="Arial Narrow" w:cs="Arial"/>
                  <w:szCs w:val="22"/>
                </w:rPr>
                <w:delText xml:space="preserve"> – Ver Anexo 5</w:delText>
              </w:r>
              <w:r w:rsidRPr="00AA6A91" w:rsidDel="00067A5E">
                <w:rPr>
                  <w:rFonts w:ascii="Arial Narrow" w:hAnsi="Arial Narrow" w:cs="Arial"/>
                  <w:szCs w:val="22"/>
                </w:rPr>
                <w:delText>)</w:delText>
              </w:r>
            </w:del>
          </w:p>
          <w:p w:rsidR="00FC7552" w:rsidRPr="00AA6A91" w:rsidDel="00067A5E" w:rsidRDefault="00FC7552" w:rsidP="00F20A5F">
            <w:pPr>
              <w:numPr>
                <w:ilvl w:val="1"/>
                <w:numId w:val="24"/>
              </w:numPr>
              <w:rPr>
                <w:del w:id="450" w:author="Zumaeta Kawata Jesus" w:date="2018-09-04T18:30:00Z"/>
                <w:rFonts w:ascii="Arial Narrow" w:hAnsi="Arial Narrow" w:cs="Arial"/>
                <w:szCs w:val="22"/>
              </w:rPr>
            </w:pPr>
            <w:del w:id="451" w:author="Zumaeta Kawata Jesus" w:date="2018-09-04T18:30:00Z">
              <w:r w:rsidRPr="00AA6A91" w:rsidDel="00067A5E">
                <w:rPr>
                  <w:rFonts w:ascii="Arial Narrow" w:hAnsi="Arial Narrow" w:cs="Arial"/>
                  <w:szCs w:val="22"/>
                </w:rPr>
                <w:delText xml:space="preserve">Mensaje =   Ver Anexo </w:delText>
              </w:r>
              <w:r w:rsidDel="00067A5E">
                <w:rPr>
                  <w:rFonts w:ascii="Arial Narrow" w:hAnsi="Arial Narrow" w:cs="Arial"/>
                  <w:szCs w:val="22"/>
                </w:rPr>
                <w:delText>2</w:delText>
              </w:r>
              <w:r w:rsidRPr="00AA6A91" w:rsidDel="00067A5E">
                <w:rPr>
                  <w:rFonts w:ascii="Arial Narrow" w:hAnsi="Arial Narrow" w:cs="Arial"/>
                  <w:szCs w:val="22"/>
                </w:rPr>
                <w:delText>.</w:delText>
              </w:r>
            </w:del>
          </w:p>
          <w:p w:rsidR="00FC7552" w:rsidRPr="00AA6A91" w:rsidDel="00067A5E" w:rsidRDefault="00FC7552" w:rsidP="00F20A5F">
            <w:pPr>
              <w:ind w:left="1440"/>
              <w:rPr>
                <w:del w:id="452" w:author="Zumaeta Kawata Jesus" w:date="2018-09-04T18:30:00Z"/>
                <w:rFonts w:ascii="Arial Narrow" w:hAnsi="Arial Narrow" w:cs="Arial"/>
                <w:szCs w:val="22"/>
              </w:rPr>
            </w:pPr>
          </w:p>
          <w:p w:rsidR="00FC7552" w:rsidRPr="00AA6A91" w:rsidDel="00067A5E" w:rsidRDefault="00FC7552" w:rsidP="00F20A5F">
            <w:pPr>
              <w:numPr>
                <w:ilvl w:val="0"/>
                <w:numId w:val="24"/>
              </w:numPr>
              <w:rPr>
                <w:del w:id="453" w:author="Zumaeta Kawata Jesus" w:date="2018-09-04T18:30:00Z"/>
                <w:rFonts w:ascii="Arial Narrow" w:hAnsi="Arial Narrow" w:cs="Arial"/>
                <w:szCs w:val="22"/>
              </w:rPr>
            </w:pPr>
            <w:del w:id="454" w:author="Zumaeta Kawata Jesus" w:date="2018-09-04T18:30:00Z">
              <w:r w:rsidRPr="00AA6A91" w:rsidDel="00067A5E">
                <w:rPr>
                  <w:rFonts w:ascii="Arial Narrow" w:hAnsi="Arial Narrow"/>
                  <w:szCs w:val="22"/>
                </w:rPr>
                <w:delText>La fecha de presentación de la Declaración deberá efectuarse hasta la fecha de vencimiento de la obligación tributaria (tomar en cuenta el vencimiento especial de Buenos Contribuyentes).</w:delText>
              </w:r>
            </w:del>
          </w:p>
          <w:p w:rsidR="00FC7552" w:rsidRPr="00AA6A91" w:rsidDel="00067A5E" w:rsidRDefault="00FC7552" w:rsidP="00F20A5F">
            <w:pPr>
              <w:ind w:left="720"/>
              <w:rPr>
                <w:del w:id="455" w:author="Zumaeta Kawata Jesus" w:date="2018-09-04T18:30:00Z"/>
                <w:rFonts w:ascii="Arial Narrow" w:hAnsi="Arial Narrow"/>
                <w:b/>
                <w:bCs/>
                <w:color w:val="000000"/>
                <w:szCs w:val="22"/>
                <w:u w:val="single"/>
              </w:rPr>
            </w:pPr>
          </w:p>
          <w:p w:rsidR="00FC7552" w:rsidRPr="00AA6A91" w:rsidDel="00067A5E" w:rsidRDefault="00FC7552" w:rsidP="00F20A5F">
            <w:pPr>
              <w:ind w:left="720"/>
              <w:rPr>
                <w:del w:id="456" w:author="Zumaeta Kawata Jesus" w:date="2018-09-04T18:30:00Z"/>
                <w:rFonts w:ascii="Arial Narrow" w:hAnsi="Arial Narrow"/>
                <w:bCs/>
                <w:color w:val="000000"/>
                <w:szCs w:val="22"/>
              </w:rPr>
            </w:pPr>
            <w:del w:id="457" w:author="Zumaeta Kawata Jesus" w:date="2018-09-04T18:30:00Z">
              <w:r w:rsidRPr="00AA6A91" w:rsidDel="00067A5E">
                <w:rPr>
                  <w:rFonts w:ascii="Arial Narrow" w:hAnsi="Arial Narrow"/>
                  <w:b/>
                  <w:bCs/>
                  <w:color w:val="000000"/>
                  <w:szCs w:val="22"/>
                  <w:u w:val="single"/>
                </w:rPr>
                <w:delText>Si no cumple la validación:</w:delText>
              </w:r>
              <w:r w:rsidRPr="00AA6A91" w:rsidDel="00067A5E">
                <w:rPr>
                  <w:rFonts w:ascii="Arial Narrow" w:hAnsi="Arial Narrow"/>
                  <w:bCs/>
                  <w:color w:val="000000"/>
                  <w:szCs w:val="22"/>
                </w:rPr>
                <w:delText xml:space="preserve"> </w:delText>
              </w:r>
            </w:del>
          </w:p>
          <w:p w:rsidR="00FC7552" w:rsidRPr="00AA6A91" w:rsidDel="00067A5E" w:rsidRDefault="00FC7552" w:rsidP="00F20A5F">
            <w:pPr>
              <w:ind w:left="720"/>
              <w:rPr>
                <w:del w:id="458" w:author="Zumaeta Kawata Jesus" w:date="2018-09-04T18:30:00Z"/>
                <w:rFonts w:ascii="Arial Narrow" w:hAnsi="Arial Narrow" w:cs="Arial"/>
                <w:szCs w:val="22"/>
              </w:rPr>
            </w:pPr>
          </w:p>
          <w:p w:rsidR="00FC7552" w:rsidRPr="00AA6A91" w:rsidDel="00067A5E" w:rsidRDefault="00FC7552" w:rsidP="00F20A5F">
            <w:pPr>
              <w:numPr>
                <w:ilvl w:val="1"/>
                <w:numId w:val="24"/>
              </w:numPr>
              <w:rPr>
                <w:del w:id="459" w:author="Zumaeta Kawata Jesus" w:date="2018-09-04T18:30:00Z"/>
                <w:rFonts w:ascii="Arial Narrow" w:hAnsi="Arial Narrow" w:cs="Arial"/>
                <w:szCs w:val="22"/>
              </w:rPr>
            </w:pPr>
            <w:del w:id="460" w:author="Zumaeta Kawata Jesus" w:date="2018-09-04T18:30:00Z">
              <w:r w:rsidRPr="00AA6A91" w:rsidDel="00067A5E">
                <w:rPr>
                  <w:rFonts w:ascii="Arial Narrow" w:hAnsi="Arial Narrow" w:cs="Arial"/>
                  <w:szCs w:val="22"/>
                </w:rPr>
                <w:delText>Código de Mensaje = 11 (Parámetro de errores</w:delText>
              </w:r>
              <w:r w:rsidR="005C0B62" w:rsidDel="00067A5E">
                <w:rPr>
                  <w:rFonts w:ascii="Arial Narrow" w:hAnsi="Arial Narrow" w:cs="Arial"/>
                  <w:szCs w:val="22"/>
                </w:rPr>
                <w:delText xml:space="preserve"> – Ver Anexo 5</w:delText>
              </w:r>
              <w:r w:rsidRPr="00AA6A91" w:rsidDel="00067A5E">
                <w:rPr>
                  <w:rFonts w:ascii="Arial Narrow" w:hAnsi="Arial Narrow" w:cs="Arial"/>
                  <w:szCs w:val="22"/>
                </w:rPr>
                <w:delText>).</w:delText>
              </w:r>
            </w:del>
          </w:p>
          <w:p w:rsidR="00FC7552" w:rsidRPr="00AA6A91" w:rsidDel="00067A5E" w:rsidRDefault="00FC7552" w:rsidP="00F20A5F">
            <w:pPr>
              <w:numPr>
                <w:ilvl w:val="1"/>
                <w:numId w:val="24"/>
              </w:numPr>
              <w:rPr>
                <w:del w:id="461" w:author="Zumaeta Kawata Jesus" w:date="2018-09-04T18:30:00Z"/>
                <w:rFonts w:ascii="Arial Narrow" w:hAnsi="Arial Narrow" w:cs="Arial"/>
                <w:szCs w:val="22"/>
              </w:rPr>
            </w:pPr>
            <w:del w:id="462" w:author="Zumaeta Kawata Jesus" w:date="2018-09-04T18:30:00Z">
              <w:r w:rsidRPr="00AA6A91" w:rsidDel="00067A5E">
                <w:rPr>
                  <w:rFonts w:ascii="Arial Narrow" w:hAnsi="Arial Narrow" w:cs="Arial"/>
                  <w:szCs w:val="22"/>
                </w:rPr>
                <w:delText xml:space="preserve">Mensaje =   Ver Anexo </w:delText>
              </w:r>
              <w:r w:rsidDel="00067A5E">
                <w:rPr>
                  <w:rFonts w:ascii="Arial Narrow" w:hAnsi="Arial Narrow" w:cs="Arial"/>
                  <w:szCs w:val="22"/>
                </w:rPr>
                <w:delText>2</w:delText>
              </w:r>
              <w:r w:rsidRPr="00AA6A91" w:rsidDel="00067A5E">
                <w:rPr>
                  <w:rFonts w:ascii="Arial Narrow" w:hAnsi="Arial Narrow" w:cs="Arial"/>
                  <w:szCs w:val="22"/>
                </w:rPr>
                <w:delText>.</w:delText>
              </w:r>
            </w:del>
          </w:p>
          <w:p w:rsidR="00FC7552" w:rsidRPr="00AA6A91" w:rsidDel="00067A5E" w:rsidRDefault="00FC7552" w:rsidP="00F20A5F">
            <w:pPr>
              <w:ind w:left="1440"/>
              <w:rPr>
                <w:del w:id="463" w:author="Zumaeta Kawata Jesus" w:date="2018-09-04T18:30:00Z"/>
                <w:rFonts w:ascii="Arial Narrow" w:hAnsi="Arial Narrow" w:cs="Arial"/>
                <w:szCs w:val="22"/>
              </w:rPr>
            </w:pPr>
          </w:p>
          <w:p w:rsidR="00FC7552" w:rsidRPr="00AA6A91" w:rsidDel="00067A5E" w:rsidRDefault="00FC7552" w:rsidP="00F20A5F">
            <w:pPr>
              <w:numPr>
                <w:ilvl w:val="0"/>
                <w:numId w:val="24"/>
              </w:numPr>
              <w:rPr>
                <w:del w:id="464" w:author="Zumaeta Kawata Jesus" w:date="2018-09-04T18:30:00Z"/>
                <w:rFonts w:ascii="Arial Narrow" w:hAnsi="Arial Narrow" w:cs="Arial"/>
                <w:strike/>
                <w:szCs w:val="22"/>
              </w:rPr>
            </w:pPr>
            <w:del w:id="465" w:author="Zumaeta Kawata Jesus" w:date="2018-09-04T18:30:00Z">
              <w:r w:rsidRPr="00AA6A91" w:rsidDel="00067A5E">
                <w:rPr>
                  <w:rFonts w:ascii="Arial Narrow" w:hAnsi="Arial Narrow"/>
                  <w:bCs/>
                  <w:color w:val="000000"/>
                  <w:szCs w:val="22"/>
                </w:rPr>
                <w:delText xml:space="preserve">El ubigeo del contribuyente debe encontrarse en la entidad parámetros 001 con el indicador de Fronteras (entidad </w:delText>
              </w:r>
              <w:r w:rsidRPr="00AA6A91" w:rsidDel="00067A5E">
                <w:rPr>
                  <w:lang w:val="es-PE"/>
                </w:rPr>
                <w:delText>t01param).</w:delText>
              </w:r>
            </w:del>
          </w:p>
          <w:p w:rsidR="00FC7552" w:rsidRPr="00AA6A91" w:rsidDel="00067A5E" w:rsidRDefault="00FC7552" w:rsidP="00F20A5F">
            <w:pPr>
              <w:ind w:left="720"/>
              <w:rPr>
                <w:del w:id="466" w:author="Zumaeta Kawata Jesus" w:date="2018-09-04T18:30:00Z"/>
                <w:rFonts w:ascii="Arial Narrow" w:hAnsi="Arial Narrow"/>
                <w:bCs/>
                <w:color w:val="000000"/>
                <w:szCs w:val="22"/>
              </w:rPr>
            </w:pPr>
          </w:p>
          <w:p w:rsidR="00FC7552" w:rsidRPr="00AA6A91" w:rsidDel="00067A5E" w:rsidRDefault="00FC7552" w:rsidP="00F20A5F">
            <w:pPr>
              <w:ind w:left="720"/>
              <w:rPr>
                <w:del w:id="467" w:author="Zumaeta Kawata Jesus" w:date="2018-09-04T18:30:00Z"/>
                <w:rFonts w:ascii="Arial Narrow" w:hAnsi="Arial Narrow"/>
                <w:bCs/>
                <w:color w:val="000000"/>
                <w:szCs w:val="22"/>
              </w:rPr>
            </w:pPr>
          </w:p>
          <w:p w:rsidR="00FC7552" w:rsidRPr="00AA6A91" w:rsidDel="00067A5E" w:rsidRDefault="00FC7552" w:rsidP="00F20A5F">
            <w:pPr>
              <w:ind w:left="720"/>
              <w:rPr>
                <w:del w:id="468" w:author="Zumaeta Kawata Jesus" w:date="2018-09-04T18:30:00Z"/>
                <w:rFonts w:ascii="Arial Narrow" w:hAnsi="Arial Narrow"/>
                <w:bCs/>
                <w:color w:val="000000"/>
                <w:szCs w:val="22"/>
              </w:rPr>
            </w:pPr>
            <w:del w:id="469" w:author="Zumaeta Kawata Jesus" w:date="2018-09-04T18:30:00Z">
              <w:r w:rsidRPr="00AA6A91" w:rsidDel="00067A5E">
                <w:rPr>
                  <w:rFonts w:ascii="Arial Narrow" w:hAnsi="Arial Narrow"/>
                  <w:b/>
                  <w:bCs/>
                  <w:color w:val="000000"/>
                  <w:szCs w:val="22"/>
                  <w:u w:val="single"/>
                </w:rPr>
                <w:lastRenderedPageBreak/>
                <w:delText>Si no cumple la validación</w:delText>
              </w:r>
              <w:r w:rsidRPr="00AA6A91" w:rsidDel="00067A5E">
                <w:rPr>
                  <w:rFonts w:ascii="Arial Narrow" w:hAnsi="Arial Narrow"/>
                  <w:bCs/>
                  <w:color w:val="000000"/>
                  <w:szCs w:val="22"/>
                </w:rPr>
                <w:delText>:</w:delText>
              </w:r>
            </w:del>
          </w:p>
          <w:p w:rsidR="00FC7552" w:rsidRPr="00AA6A91" w:rsidDel="00067A5E" w:rsidRDefault="00FC7552" w:rsidP="00F20A5F">
            <w:pPr>
              <w:ind w:left="720"/>
              <w:rPr>
                <w:del w:id="470" w:author="Zumaeta Kawata Jesus" w:date="2018-09-04T18:30:00Z"/>
                <w:rFonts w:ascii="Arial Narrow" w:hAnsi="Arial Narrow"/>
                <w:bCs/>
                <w:color w:val="000000"/>
                <w:szCs w:val="22"/>
              </w:rPr>
            </w:pPr>
          </w:p>
          <w:p w:rsidR="00FC7552" w:rsidRPr="00AA6A91" w:rsidDel="00067A5E" w:rsidRDefault="00FC7552" w:rsidP="00F20A5F">
            <w:pPr>
              <w:numPr>
                <w:ilvl w:val="1"/>
                <w:numId w:val="24"/>
              </w:numPr>
              <w:rPr>
                <w:del w:id="471" w:author="Zumaeta Kawata Jesus" w:date="2018-09-04T18:30:00Z"/>
                <w:rFonts w:ascii="Arial Narrow" w:hAnsi="Arial Narrow" w:cs="Arial"/>
                <w:szCs w:val="22"/>
              </w:rPr>
            </w:pPr>
            <w:del w:id="472" w:author="Zumaeta Kawata Jesus" w:date="2018-09-04T18:30:00Z">
              <w:r w:rsidRPr="00AA6A91" w:rsidDel="00067A5E">
                <w:rPr>
                  <w:rFonts w:ascii="Arial Narrow" w:hAnsi="Arial Narrow" w:cs="Arial"/>
                  <w:szCs w:val="22"/>
                </w:rPr>
                <w:delText>Código de Mensaje = 10 ( Parámetro de errores</w:delText>
              </w:r>
              <w:r w:rsidR="005C0B62" w:rsidDel="00067A5E">
                <w:rPr>
                  <w:rFonts w:ascii="Arial Narrow" w:hAnsi="Arial Narrow" w:cs="Arial"/>
                  <w:szCs w:val="22"/>
                </w:rPr>
                <w:delText xml:space="preserve"> – Ver Anexo 5</w:delText>
              </w:r>
              <w:r w:rsidRPr="00AA6A91" w:rsidDel="00067A5E">
                <w:rPr>
                  <w:rFonts w:ascii="Arial Narrow" w:hAnsi="Arial Narrow" w:cs="Arial"/>
                  <w:szCs w:val="22"/>
                </w:rPr>
                <w:delText>)</w:delText>
              </w:r>
            </w:del>
          </w:p>
          <w:p w:rsidR="00FC7552" w:rsidRPr="00AA6A91" w:rsidDel="00067A5E" w:rsidRDefault="00FC7552" w:rsidP="00F20A5F">
            <w:pPr>
              <w:numPr>
                <w:ilvl w:val="1"/>
                <w:numId w:val="24"/>
              </w:numPr>
              <w:rPr>
                <w:del w:id="473" w:author="Zumaeta Kawata Jesus" w:date="2018-09-04T18:30:00Z"/>
                <w:rFonts w:ascii="Arial Narrow" w:hAnsi="Arial Narrow" w:cs="Arial"/>
                <w:szCs w:val="22"/>
              </w:rPr>
            </w:pPr>
            <w:del w:id="474" w:author="Zumaeta Kawata Jesus" w:date="2018-09-04T18:30:00Z">
              <w:r w:rsidRPr="00AA6A91" w:rsidDel="00067A5E">
                <w:rPr>
                  <w:rFonts w:ascii="Arial Narrow" w:hAnsi="Arial Narrow" w:cs="Arial"/>
                  <w:szCs w:val="22"/>
                </w:rPr>
                <w:delText xml:space="preserve">Mensaje =   Ver Anexo </w:delText>
              </w:r>
              <w:r w:rsidDel="00067A5E">
                <w:rPr>
                  <w:rFonts w:ascii="Arial Narrow" w:hAnsi="Arial Narrow" w:cs="Arial"/>
                  <w:szCs w:val="22"/>
                </w:rPr>
                <w:delText>2</w:delText>
              </w:r>
              <w:r w:rsidRPr="00AA6A91" w:rsidDel="00067A5E">
                <w:rPr>
                  <w:rFonts w:ascii="Arial Narrow" w:hAnsi="Arial Narrow" w:cs="Arial"/>
                  <w:szCs w:val="22"/>
                </w:rPr>
                <w:delText>.</w:delText>
              </w:r>
            </w:del>
          </w:p>
          <w:p w:rsidR="00FC7552" w:rsidRPr="00AA6A91" w:rsidDel="00067A5E" w:rsidRDefault="00FC7552" w:rsidP="00F20A5F">
            <w:pPr>
              <w:ind w:left="360"/>
              <w:rPr>
                <w:del w:id="475" w:author="Zumaeta Kawata Jesus" w:date="2018-09-04T18:30:00Z"/>
                <w:rFonts w:ascii="Arial Narrow" w:hAnsi="Arial Narrow" w:cs="Arial"/>
                <w:szCs w:val="22"/>
              </w:rPr>
            </w:pPr>
          </w:p>
          <w:p w:rsidR="00FC7552" w:rsidRPr="00AA6A91" w:rsidDel="00067A5E" w:rsidRDefault="00FC7552" w:rsidP="00F20A5F">
            <w:pPr>
              <w:ind w:left="360"/>
              <w:rPr>
                <w:del w:id="476" w:author="Zumaeta Kawata Jesus" w:date="2018-09-04T18:30:00Z"/>
                <w:rFonts w:ascii="Arial Narrow" w:hAnsi="Arial Narrow" w:cs="Arial"/>
                <w:szCs w:val="22"/>
              </w:rPr>
            </w:pPr>
            <w:del w:id="477" w:author="Zumaeta Kawata Jesus" w:date="2018-09-04T18:30:00Z">
              <w:r w:rsidRPr="00AA6A91" w:rsidDel="00067A5E">
                <w:rPr>
                  <w:rFonts w:ascii="Arial Narrow" w:hAnsi="Arial Narrow" w:cs="Arial"/>
                  <w:szCs w:val="22"/>
                </w:rPr>
                <w:delText>Si se supera todas las validaciones los datos de salida del servicio son:</w:delText>
              </w:r>
            </w:del>
          </w:p>
          <w:p w:rsidR="00FC7552" w:rsidRPr="00AA6A91" w:rsidDel="00067A5E" w:rsidRDefault="00FC7552" w:rsidP="00F20A5F">
            <w:pPr>
              <w:ind w:left="360"/>
              <w:rPr>
                <w:del w:id="478" w:author="Zumaeta Kawata Jesus" w:date="2018-09-04T18:30:00Z"/>
                <w:rFonts w:ascii="Arial Narrow" w:hAnsi="Arial Narrow" w:cs="Arial"/>
                <w:szCs w:val="22"/>
              </w:rPr>
            </w:pPr>
          </w:p>
          <w:p w:rsidR="00FC7552" w:rsidRPr="00AA6A91" w:rsidDel="00067A5E" w:rsidRDefault="00FC7552" w:rsidP="00F20A5F">
            <w:pPr>
              <w:numPr>
                <w:ilvl w:val="0"/>
                <w:numId w:val="16"/>
              </w:numPr>
              <w:rPr>
                <w:del w:id="479" w:author="Zumaeta Kawata Jesus" w:date="2018-09-04T18:30:00Z"/>
                <w:rFonts w:ascii="Arial Narrow" w:hAnsi="Arial Narrow" w:cs="Arial"/>
                <w:szCs w:val="22"/>
              </w:rPr>
            </w:pPr>
            <w:del w:id="480" w:author="Zumaeta Kawata Jesus" w:date="2018-09-04T18:30:00Z">
              <w:r w:rsidRPr="00AA6A91" w:rsidDel="00067A5E">
                <w:rPr>
                  <w:rFonts w:ascii="Arial Narrow" w:hAnsi="Arial Narrow" w:cs="Arial"/>
                  <w:szCs w:val="22"/>
                </w:rPr>
                <w:delText>Respuesta de la validación = 00.</w:delText>
              </w:r>
            </w:del>
          </w:p>
          <w:p w:rsidR="00FC7552" w:rsidRPr="00AA6A91" w:rsidDel="00067A5E" w:rsidRDefault="00FC7552" w:rsidP="00F20A5F">
            <w:pPr>
              <w:numPr>
                <w:ilvl w:val="0"/>
                <w:numId w:val="16"/>
              </w:numPr>
              <w:rPr>
                <w:del w:id="481" w:author="Zumaeta Kawata Jesus" w:date="2018-09-04T18:30:00Z"/>
                <w:rFonts w:ascii="Arial Narrow" w:hAnsi="Arial Narrow" w:cs="Arial"/>
                <w:szCs w:val="22"/>
              </w:rPr>
            </w:pPr>
            <w:del w:id="482" w:author="Zumaeta Kawata Jesus" w:date="2018-09-04T18:30:00Z">
              <w:r w:rsidRPr="00AA6A91" w:rsidDel="00067A5E">
                <w:rPr>
                  <w:rFonts w:ascii="Arial Narrow" w:hAnsi="Arial Narrow" w:cs="Arial"/>
                  <w:szCs w:val="22"/>
                </w:rPr>
                <w:delText>Lista de errores en la validación = Vacío.</w:delText>
              </w:r>
            </w:del>
          </w:p>
          <w:p w:rsidR="00FC7552" w:rsidRPr="00AA6A91" w:rsidDel="00067A5E" w:rsidRDefault="00FC7552" w:rsidP="00F20A5F">
            <w:pPr>
              <w:ind w:left="360"/>
              <w:rPr>
                <w:del w:id="483" w:author="Zumaeta Kawata Jesus" w:date="2018-09-04T18:30:00Z"/>
                <w:rFonts w:ascii="Arial Narrow" w:hAnsi="Arial Narrow" w:cs="Arial"/>
                <w:szCs w:val="22"/>
              </w:rPr>
            </w:pPr>
          </w:p>
          <w:p w:rsidR="00FC7552" w:rsidRPr="00AA6A91" w:rsidDel="00067A5E" w:rsidRDefault="00FC7552" w:rsidP="00F20A5F">
            <w:pPr>
              <w:ind w:left="360"/>
              <w:rPr>
                <w:del w:id="484" w:author="Zumaeta Kawata Jesus" w:date="2018-09-04T18:30:00Z"/>
                <w:rFonts w:ascii="Arial Narrow" w:hAnsi="Arial Narrow" w:cs="Arial"/>
                <w:szCs w:val="22"/>
              </w:rPr>
            </w:pPr>
            <w:del w:id="485" w:author="Zumaeta Kawata Jesus" w:date="2018-09-04T18:30:00Z">
              <w:r w:rsidRPr="00AA6A91" w:rsidDel="00067A5E">
                <w:rPr>
                  <w:rFonts w:ascii="Arial Narrow" w:hAnsi="Arial Narrow" w:cs="Arial"/>
                  <w:szCs w:val="22"/>
                </w:rPr>
                <w:delText>Si no se supera alguna de las validaciones los datos de salida del servicio son:</w:delText>
              </w:r>
            </w:del>
          </w:p>
          <w:p w:rsidR="00FC7552" w:rsidRPr="00AA6A91" w:rsidDel="00067A5E" w:rsidRDefault="00FC7552" w:rsidP="00F20A5F">
            <w:pPr>
              <w:ind w:left="360"/>
              <w:rPr>
                <w:del w:id="486" w:author="Zumaeta Kawata Jesus" w:date="2018-09-04T18:30:00Z"/>
                <w:rFonts w:ascii="Arial Narrow" w:hAnsi="Arial Narrow" w:cs="Arial"/>
                <w:szCs w:val="22"/>
              </w:rPr>
            </w:pPr>
          </w:p>
          <w:p w:rsidR="00FC7552" w:rsidRPr="00AA6A91" w:rsidDel="00067A5E" w:rsidRDefault="00FC7552" w:rsidP="00F20A5F">
            <w:pPr>
              <w:numPr>
                <w:ilvl w:val="0"/>
                <w:numId w:val="16"/>
              </w:numPr>
              <w:rPr>
                <w:del w:id="487" w:author="Zumaeta Kawata Jesus" w:date="2018-09-04T18:30:00Z"/>
                <w:rFonts w:ascii="Arial Narrow" w:hAnsi="Arial Narrow" w:cs="Arial"/>
                <w:szCs w:val="22"/>
              </w:rPr>
            </w:pPr>
            <w:del w:id="488" w:author="Zumaeta Kawata Jesus" w:date="2018-09-04T18:30:00Z">
              <w:r w:rsidRPr="00AA6A91" w:rsidDel="00067A5E">
                <w:rPr>
                  <w:rFonts w:ascii="Arial Narrow" w:hAnsi="Arial Narrow" w:cs="Arial"/>
                  <w:szCs w:val="22"/>
                </w:rPr>
                <w:delText>Respuesta de la validación = 01.</w:delText>
              </w:r>
            </w:del>
          </w:p>
          <w:p w:rsidR="00FC7552" w:rsidRPr="00AA6A91" w:rsidDel="00067A5E" w:rsidRDefault="00FC7552" w:rsidP="00F20A5F">
            <w:pPr>
              <w:numPr>
                <w:ilvl w:val="0"/>
                <w:numId w:val="16"/>
              </w:numPr>
              <w:rPr>
                <w:del w:id="489" w:author="Zumaeta Kawata Jesus" w:date="2018-09-04T18:30:00Z"/>
                <w:rFonts w:ascii="Arial Narrow" w:hAnsi="Arial Narrow" w:cs="Arial"/>
                <w:szCs w:val="22"/>
              </w:rPr>
            </w:pPr>
            <w:del w:id="490" w:author="Zumaeta Kawata Jesus" w:date="2018-09-04T18:30:00Z">
              <w:r w:rsidRPr="00AA6A91" w:rsidDel="00067A5E">
                <w:rPr>
                  <w:rFonts w:ascii="Arial Narrow" w:hAnsi="Arial Narrow" w:cs="Arial"/>
                  <w:szCs w:val="22"/>
                </w:rPr>
                <w:delText>Lista de errores en la validación =  Lista de todos las validaciones no superadas.</w:delText>
              </w:r>
            </w:del>
          </w:p>
          <w:p w:rsidR="00FC7552" w:rsidRPr="00AA6A91" w:rsidDel="00067A5E" w:rsidRDefault="00FC7552" w:rsidP="00F20A5F">
            <w:pPr>
              <w:ind w:left="360"/>
              <w:rPr>
                <w:del w:id="491" w:author="Zumaeta Kawata Jesus" w:date="2018-09-04T18:30:00Z"/>
                <w:rFonts w:ascii="Arial Narrow" w:hAnsi="Arial Narrow" w:cs="Arial"/>
                <w:szCs w:val="22"/>
              </w:rPr>
            </w:pPr>
          </w:p>
          <w:p w:rsidR="00FC7552" w:rsidRPr="00AA6A91" w:rsidDel="00067A5E" w:rsidRDefault="00FC7552" w:rsidP="00F20A5F">
            <w:pPr>
              <w:ind w:left="360"/>
              <w:rPr>
                <w:del w:id="492" w:author="Zumaeta Kawata Jesus" w:date="2018-09-04T18:30:00Z"/>
                <w:rFonts w:ascii="Arial Narrow" w:hAnsi="Arial Narrow" w:cs="Arial"/>
                <w:szCs w:val="22"/>
              </w:rPr>
            </w:pPr>
            <w:del w:id="493" w:author="Zumaeta Kawata Jesus" w:date="2018-09-04T18:30:00Z">
              <w:r w:rsidRPr="00AA6A91" w:rsidDel="00067A5E">
                <w:rPr>
                  <w:rFonts w:ascii="Arial Narrow" w:hAnsi="Arial Narrow" w:cs="Arial"/>
                  <w:szCs w:val="22"/>
                </w:rPr>
                <w:delText>Almacenar la lista de errores en una cadena, los datos a considerar es :</w:delText>
              </w:r>
            </w:del>
          </w:p>
          <w:p w:rsidR="00FC7552" w:rsidRPr="00AA6A91" w:rsidDel="00067A5E" w:rsidRDefault="00FC7552" w:rsidP="00F20A5F">
            <w:pPr>
              <w:numPr>
                <w:ilvl w:val="0"/>
                <w:numId w:val="23"/>
              </w:numPr>
              <w:ind w:left="1080"/>
              <w:rPr>
                <w:del w:id="494" w:author="Zumaeta Kawata Jesus" w:date="2018-09-04T18:30:00Z"/>
                <w:rFonts w:ascii="Arial Narrow" w:hAnsi="Arial Narrow" w:cs="Arial"/>
                <w:szCs w:val="22"/>
              </w:rPr>
            </w:pPr>
            <w:del w:id="495" w:author="Zumaeta Kawata Jesus" w:date="2018-09-04T18:30:00Z">
              <w:r w:rsidRPr="00AA6A91" w:rsidDel="00067A5E">
                <w:rPr>
                  <w:rFonts w:ascii="Arial Narrow" w:hAnsi="Arial Narrow" w:cs="Arial"/>
                  <w:szCs w:val="22"/>
                </w:rPr>
                <w:delText>Código de error</w:delText>
              </w:r>
            </w:del>
          </w:p>
          <w:p w:rsidR="00FC7552" w:rsidRPr="00AA6A91" w:rsidDel="00067A5E" w:rsidRDefault="00FC7552" w:rsidP="00F20A5F">
            <w:pPr>
              <w:numPr>
                <w:ilvl w:val="0"/>
                <w:numId w:val="23"/>
              </w:numPr>
              <w:ind w:left="1080"/>
              <w:rPr>
                <w:del w:id="496" w:author="Zumaeta Kawata Jesus" w:date="2018-09-04T18:30:00Z"/>
                <w:rFonts w:ascii="Arial Narrow" w:hAnsi="Arial Narrow" w:cs="Arial"/>
                <w:szCs w:val="22"/>
              </w:rPr>
            </w:pPr>
            <w:del w:id="497" w:author="Zumaeta Kawata Jesus" w:date="2018-09-04T18:30:00Z">
              <w:r w:rsidRPr="00AA6A91" w:rsidDel="00067A5E">
                <w:rPr>
                  <w:rFonts w:ascii="Arial Narrow" w:hAnsi="Arial Narrow" w:cs="Arial"/>
                  <w:szCs w:val="22"/>
                </w:rPr>
                <w:delText xml:space="preserve">Descripción del error </w:delText>
              </w:r>
            </w:del>
          </w:p>
          <w:p w:rsidR="00FC7552" w:rsidRPr="00AA6A91" w:rsidDel="00067A5E" w:rsidRDefault="00FC7552" w:rsidP="00F20A5F">
            <w:pPr>
              <w:ind w:left="1080"/>
              <w:rPr>
                <w:del w:id="498" w:author="Zumaeta Kawata Jesus" w:date="2018-09-04T18:30:00Z"/>
                <w:rFonts w:ascii="Arial Narrow" w:hAnsi="Arial Narrow" w:cs="Arial"/>
                <w:szCs w:val="22"/>
              </w:rPr>
            </w:pPr>
          </w:p>
          <w:p w:rsidR="00FC7552" w:rsidRPr="00AA6A91" w:rsidDel="00067A5E" w:rsidRDefault="00FC7552" w:rsidP="00F20A5F">
            <w:pPr>
              <w:ind w:left="360"/>
              <w:rPr>
                <w:del w:id="499" w:author="Zumaeta Kawata Jesus" w:date="2018-09-04T18:30:00Z"/>
                <w:rFonts w:ascii="Arial Narrow" w:hAnsi="Arial Narrow" w:cs="Arial"/>
                <w:szCs w:val="22"/>
              </w:rPr>
            </w:pPr>
            <w:del w:id="500" w:author="Zumaeta Kawata Jesus" w:date="2018-09-04T18:30:00Z">
              <w:r w:rsidRPr="00AA6A91" w:rsidDel="00067A5E">
                <w:rPr>
                  <w:rFonts w:ascii="Arial Narrow" w:hAnsi="Arial Narrow" w:cs="Arial"/>
                  <w:szCs w:val="22"/>
                </w:rPr>
                <w:delText>Cada error deberá estar separado por palotes ‘|’ , ejemplo:</w:delText>
              </w:r>
            </w:del>
          </w:p>
          <w:p w:rsidR="00FC7552" w:rsidRPr="00AA6A91" w:rsidDel="00067A5E" w:rsidRDefault="00FC7552" w:rsidP="00F20A5F">
            <w:pPr>
              <w:ind w:left="360"/>
              <w:rPr>
                <w:del w:id="501" w:author="Zumaeta Kawata Jesus" w:date="2018-09-04T18:30:00Z"/>
                <w:rFonts w:ascii="Arial Narrow" w:hAnsi="Arial Narrow"/>
                <w:szCs w:val="22"/>
              </w:rPr>
            </w:pPr>
            <w:del w:id="502" w:author="Zumaeta Kawata Jesus" w:date="2018-09-04T18:30:00Z">
              <w:r w:rsidRPr="00AA6A91" w:rsidDel="00067A5E">
                <w:rPr>
                  <w:rFonts w:ascii="Arial Narrow" w:hAnsi="Arial Narrow"/>
                  <w:szCs w:val="22"/>
                </w:rPr>
                <w:delText>01 Es una persona natural sin negocio| 02 El estado de su RUC no se encuentra Activo|</w:delText>
              </w:r>
            </w:del>
          </w:p>
          <w:p w:rsidR="00FC7552" w:rsidRPr="00AA6A91" w:rsidDel="00067A5E" w:rsidRDefault="00FC7552" w:rsidP="00F20A5F">
            <w:pPr>
              <w:rPr>
                <w:del w:id="503" w:author="Zumaeta Kawata Jesus" w:date="2018-09-04T18:30:00Z"/>
                <w:rFonts w:ascii="Arial Narrow" w:hAnsi="Arial Narrow" w:cs="Arial"/>
                <w:szCs w:val="22"/>
              </w:rPr>
            </w:pPr>
            <w:del w:id="504" w:author="Zumaeta Kawata Jesus" w:date="2018-09-04T18:30:00Z">
              <w:r w:rsidRPr="00AA6A91" w:rsidDel="00067A5E">
                <w:rPr>
                  <w:rFonts w:ascii="Arial Narrow" w:hAnsi="Arial Narrow" w:cs="Arial"/>
                  <w:szCs w:val="22"/>
                </w:rPr>
                <w:delText xml:space="preserve">      </w:delText>
              </w:r>
            </w:del>
          </w:p>
          <w:p w:rsidR="00FC7552" w:rsidRPr="00AA6A91" w:rsidDel="00067A5E" w:rsidRDefault="00FC7552" w:rsidP="00F20A5F">
            <w:pPr>
              <w:ind w:left="356" w:hanging="356"/>
              <w:rPr>
                <w:del w:id="505" w:author="Zumaeta Kawata Jesus" w:date="2018-09-04T18:30:00Z"/>
                <w:rFonts w:ascii="Arial Narrow" w:hAnsi="Arial Narrow" w:cs="Arial"/>
                <w:szCs w:val="22"/>
              </w:rPr>
            </w:pPr>
            <w:del w:id="506" w:author="Zumaeta Kawata Jesus" w:date="2018-09-04T18:30:00Z">
              <w:r w:rsidRPr="00AA6A91" w:rsidDel="00067A5E">
                <w:rPr>
                  <w:rFonts w:ascii="Arial Narrow" w:hAnsi="Arial Narrow" w:cs="Arial"/>
                  <w:szCs w:val="22"/>
                </w:rPr>
                <w:delText xml:space="preserve">        Ver Anexo </w:delText>
              </w:r>
              <w:r w:rsidRPr="008569D8" w:rsidDel="00067A5E">
                <w:rPr>
                  <w:rFonts w:ascii="Arial Narrow" w:hAnsi="Arial Narrow"/>
                  <w:szCs w:val="22"/>
                </w:rPr>
                <w:delText>1 -   Formato de Especificación de Servicio REST</w:delText>
              </w:r>
            </w:del>
          </w:p>
          <w:p w:rsidR="00FC7552" w:rsidRPr="00AA6A91" w:rsidRDefault="00FC7552" w:rsidP="00F20A5F">
            <w:pPr>
              <w:rPr>
                <w:rFonts w:ascii="Arial Narrow" w:hAnsi="Arial Narrow" w:cs="Arial"/>
                <w:szCs w:val="22"/>
              </w:rPr>
            </w:pPr>
          </w:p>
        </w:tc>
      </w:tr>
      <w:tr w:rsidR="00FC7552" w:rsidRPr="00AA6A91" w:rsidTr="00F20A5F">
        <w:tc>
          <w:tcPr>
            <w:tcW w:w="9356" w:type="dxa"/>
            <w:gridSpan w:val="4"/>
          </w:tcPr>
          <w:p w:rsidR="00FC7552" w:rsidRPr="00AA6A91" w:rsidRDefault="00FC7552" w:rsidP="00F20A5F">
            <w:pPr>
              <w:rPr>
                <w:rFonts w:ascii="Arial Narrow" w:hAnsi="Arial Narrow" w:cs="Arial"/>
                <w:szCs w:val="22"/>
              </w:rPr>
            </w:pPr>
            <w:r w:rsidRPr="00B8552B">
              <w:rPr>
                <w:rFonts w:ascii="Arial Narrow" w:hAnsi="Arial Narrow"/>
                <w:b/>
                <w:szCs w:val="22"/>
                <w:highlight w:val="yellow"/>
              </w:rPr>
              <w:lastRenderedPageBreak/>
              <w:t xml:space="preserve">FA006-Valida Régimen </w:t>
            </w:r>
            <w:r>
              <w:rPr>
                <w:rFonts w:ascii="Arial Narrow" w:hAnsi="Arial Narrow"/>
                <w:b/>
                <w:szCs w:val="22"/>
                <w:highlight w:val="yellow"/>
              </w:rPr>
              <w:t>RMT-MYP</w:t>
            </w:r>
          </w:p>
        </w:tc>
      </w:tr>
      <w:tr w:rsidR="00FC7552" w:rsidRPr="00AA6A91" w:rsidTr="0047014F">
        <w:tc>
          <w:tcPr>
            <w:tcW w:w="520" w:type="dxa"/>
          </w:tcPr>
          <w:p w:rsidR="00FC7552" w:rsidRPr="004A41B2" w:rsidRDefault="00FC7552" w:rsidP="00F20A5F">
            <w:pPr>
              <w:jc w:val="center"/>
              <w:rPr>
                <w:rFonts w:ascii="Arial Narrow" w:hAnsi="Arial Narrow" w:cs="Arial"/>
                <w:b/>
                <w:szCs w:val="22"/>
                <w:highlight w:val="yellow"/>
              </w:rPr>
            </w:pPr>
            <w:r>
              <w:rPr>
                <w:rFonts w:ascii="Arial Narrow" w:hAnsi="Arial Narrow" w:cs="Arial"/>
                <w:b/>
                <w:szCs w:val="22"/>
                <w:highlight w:val="yellow"/>
              </w:rPr>
              <w:t>1</w:t>
            </w:r>
          </w:p>
        </w:tc>
        <w:tc>
          <w:tcPr>
            <w:tcW w:w="2882" w:type="dxa"/>
          </w:tcPr>
          <w:p w:rsidR="00FC7552" w:rsidRPr="004A41B2" w:rsidRDefault="00FC7552" w:rsidP="00F20A5F">
            <w:pPr>
              <w:rPr>
                <w:rFonts w:ascii="Arial Narrow" w:hAnsi="Arial Narrow" w:cs="Arial"/>
                <w:szCs w:val="22"/>
                <w:highlight w:val="yellow"/>
              </w:rPr>
            </w:pPr>
            <w:r w:rsidRPr="004A41B2">
              <w:rPr>
                <w:rFonts w:ascii="Arial Narrow" w:hAnsi="Arial Narrow" w:cs="Arial"/>
                <w:szCs w:val="22"/>
                <w:highlight w:val="yellow"/>
              </w:rPr>
              <w:t>Validar tipo de contribuyente.</w:t>
            </w:r>
          </w:p>
        </w:tc>
        <w:tc>
          <w:tcPr>
            <w:tcW w:w="5954" w:type="dxa"/>
            <w:gridSpan w:val="2"/>
          </w:tcPr>
          <w:p w:rsidR="00FC7552" w:rsidRPr="004A41B2" w:rsidRDefault="00FC7552" w:rsidP="00F20A5F">
            <w:pPr>
              <w:rPr>
                <w:rFonts w:ascii="Arial Narrow" w:hAnsi="Arial Narrow" w:cs="Arial"/>
                <w:szCs w:val="22"/>
                <w:highlight w:val="yellow"/>
              </w:rPr>
            </w:pPr>
            <w:r w:rsidRPr="004A41B2">
              <w:rPr>
                <w:rFonts w:ascii="Arial Narrow" w:hAnsi="Arial Narrow" w:cs="Arial"/>
                <w:szCs w:val="22"/>
                <w:highlight w:val="yellow"/>
              </w:rPr>
              <w:t>El sistema evalúa que el contribuyente sea:</w:t>
            </w:r>
          </w:p>
          <w:p w:rsidR="00FC7552" w:rsidRPr="004A41B2" w:rsidRDefault="00FC7552" w:rsidP="00F20A5F">
            <w:pPr>
              <w:rPr>
                <w:rFonts w:ascii="Arial Narrow" w:hAnsi="Arial Narrow" w:cs="Arial"/>
                <w:szCs w:val="22"/>
                <w:highlight w:val="yellow"/>
              </w:rPr>
            </w:pPr>
          </w:p>
          <w:p w:rsidR="00FC7552" w:rsidDel="008E0706" w:rsidRDefault="00FC7552" w:rsidP="00F20A5F">
            <w:pPr>
              <w:rPr>
                <w:del w:id="507" w:author="Zumaeta Kawata Jesus" w:date="2018-09-04T18:33:00Z"/>
                <w:rFonts w:ascii="Arial Narrow" w:hAnsi="Arial Narrow" w:cs="Arial"/>
                <w:b/>
                <w:szCs w:val="22"/>
                <w:highlight w:val="yellow"/>
                <w:u w:val="single"/>
              </w:rPr>
            </w:pPr>
            <w:del w:id="508" w:author="Zumaeta Kawata Jesus" w:date="2018-09-04T18:33:00Z">
              <w:r w:rsidRPr="004A41B2" w:rsidDel="008E0706">
                <w:rPr>
                  <w:rFonts w:ascii="Arial Narrow" w:hAnsi="Arial Narrow" w:cs="Arial"/>
                  <w:b/>
                  <w:szCs w:val="22"/>
                  <w:highlight w:val="yellow"/>
                  <w:u w:val="single"/>
                </w:rPr>
                <w:delText>PRICO:</w:delText>
              </w:r>
            </w:del>
          </w:p>
          <w:p w:rsidR="00FC7552" w:rsidDel="008E0706" w:rsidRDefault="00FC7552" w:rsidP="00F20A5F">
            <w:pPr>
              <w:rPr>
                <w:del w:id="509" w:author="Zumaeta Kawata Jesus" w:date="2018-09-04T18:33:00Z"/>
                <w:rFonts w:ascii="Arial Narrow" w:hAnsi="Arial Narrow" w:cs="Arial"/>
                <w:b/>
                <w:szCs w:val="22"/>
                <w:highlight w:val="yellow"/>
                <w:u w:val="single"/>
              </w:rPr>
            </w:pPr>
          </w:p>
          <w:p w:rsidR="00FC7552" w:rsidRPr="000660DB" w:rsidDel="008E0706" w:rsidRDefault="00FC7552" w:rsidP="00F20A5F">
            <w:pPr>
              <w:numPr>
                <w:ilvl w:val="0"/>
                <w:numId w:val="10"/>
              </w:numPr>
              <w:spacing w:before="60" w:after="120"/>
              <w:rPr>
                <w:del w:id="510" w:author="Zumaeta Kawata Jesus" w:date="2018-09-04T18:33:00Z"/>
                <w:rFonts w:ascii="Arial Narrow" w:eastAsia="Calibri" w:hAnsi="Arial Narrow" w:cs="Arial"/>
                <w:sz w:val="20"/>
                <w:szCs w:val="20"/>
                <w:highlight w:val="yellow"/>
                <w:lang w:val="es-PE"/>
              </w:rPr>
            </w:pPr>
            <w:del w:id="511" w:author="Zumaeta Kawata Jesus" w:date="2018-09-04T18:33:00Z">
              <w:r w:rsidRPr="000660DB" w:rsidDel="008E0706">
                <w:rPr>
                  <w:rFonts w:ascii="Arial Narrow" w:eastAsia="Calibri" w:hAnsi="Arial Narrow" w:cs="Arial"/>
                  <w:sz w:val="20"/>
                  <w:szCs w:val="20"/>
                  <w:highlight w:val="yellow"/>
                  <w:lang w:val="es-PE"/>
                </w:rPr>
                <w:delText>No aplica validaciones para restringir el cambio de régimen.</w:delText>
              </w:r>
            </w:del>
          </w:p>
          <w:p w:rsidR="00FC7552" w:rsidRPr="000372B4" w:rsidRDefault="00FC7552" w:rsidP="00F20A5F">
            <w:pPr>
              <w:rPr>
                <w:rFonts w:ascii="Arial Narrow" w:hAnsi="Arial Narrow" w:cs="Arial"/>
                <w:b/>
                <w:szCs w:val="22"/>
                <w:highlight w:val="yellow"/>
                <w:u w:val="single"/>
                <w:lang w:val="es-PE"/>
              </w:rPr>
            </w:pPr>
          </w:p>
          <w:p w:rsidR="00FC7552" w:rsidRDefault="008E0706" w:rsidP="00F20A5F">
            <w:pPr>
              <w:rPr>
                <w:rFonts w:ascii="Arial Narrow" w:hAnsi="Arial Narrow" w:cs="Arial"/>
                <w:b/>
                <w:szCs w:val="22"/>
                <w:highlight w:val="yellow"/>
                <w:u w:val="single"/>
              </w:rPr>
            </w:pPr>
            <w:ins w:id="512" w:author="Zumaeta Kawata Jesus" w:date="2018-09-04T18:33:00Z">
              <w:r>
                <w:rPr>
                  <w:rFonts w:ascii="Arial Narrow" w:hAnsi="Arial Narrow" w:cs="Arial"/>
                  <w:b/>
                  <w:szCs w:val="22"/>
                  <w:highlight w:val="yellow"/>
                  <w:u w:val="single"/>
                </w:rPr>
                <w:t xml:space="preserve">PRICO Y </w:t>
              </w:r>
            </w:ins>
            <w:r w:rsidR="00FC7552" w:rsidRPr="004A41B2">
              <w:rPr>
                <w:rFonts w:ascii="Arial Narrow" w:hAnsi="Arial Narrow" w:cs="Arial"/>
                <w:b/>
                <w:szCs w:val="22"/>
                <w:highlight w:val="yellow"/>
                <w:u w:val="single"/>
              </w:rPr>
              <w:t>MEPECO</w:t>
            </w:r>
          </w:p>
          <w:p w:rsidR="00FC7552" w:rsidRPr="004A41B2" w:rsidRDefault="00FC7552" w:rsidP="00F20A5F">
            <w:pPr>
              <w:rPr>
                <w:rFonts w:ascii="Arial Narrow" w:hAnsi="Arial Narrow" w:cs="Arial"/>
                <w:szCs w:val="22"/>
                <w:highlight w:val="yellow"/>
              </w:rPr>
            </w:pPr>
          </w:p>
          <w:p w:rsidR="00FC7552" w:rsidRPr="004A41B2" w:rsidRDefault="00FC7552" w:rsidP="00F20A5F">
            <w:pPr>
              <w:rPr>
                <w:rFonts w:ascii="Arial Narrow" w:hAnsi="Arial Narrow" w:cs="Arial"/>
                <w:szCs w:val="22"/>
                <w:highlight w:val="yellow"/>
              </w:rPr>
            </w:pPr>
            <w:r w:rsidRPr="004A41B2">
              <w:rPr>
                <w:rFonts w:ascii="Arial Narrow" w:hAnsi="Arial Narrow" w:cs="Arial"/>
                <w:szCs w:val="22"/>
                <w:highlight w:val="yellow"/>
              </w:rPr>
              <w:t xml:space="preserve">Realiza las siguientes validaciones : </w:t>
            </w:r>
          </w:p>
          <w:p w:rsidR="00FC7552" w:rsidRPr="004A41B2" w:rsidRDefault="00FC7552" w:rsidP="00F20A5F">
            <w:pPr>
              <w:rPr>
                <w:rFonts w:ascii="Arial Narrow" w:hAnsi="Arial Narrow" w:cs="Arial"/>
                <w:szCs w:val="22"/>
                <w:highlight w:val="yellow"/>
              </w:rPr>
            </w:pPr>
          </w:p>
          <w:p w:rsidR="00FC7552" w:rsidRPr="00FC7552" w:rsidRDefault="00FC7552" w:rsidP="00CC2EBA">
            <w:pPr>
              <w:numPr>
                <w:ilvl w:val="0"/>
                <w:numId w:val="48"/>
              </w:numPr>
              <w:rPr>
                <w:rFonts w:ascii="Arial Narrow" w:hAnsi="Arial Narrow"/>
                <w:sz w:val="20"/>
                <w:szCs w:val="20"/>
                <w:highlight w:val="yellow"/>
              </w:rPr>
            </w:pPr>
            <w:r w:rsidRPr="004A41B2">
              <w:rPr>
                <w:rFonts w:ascii="Arial Narrow" w:hAnsi="Arial Narrow"/>
                <w:bCs/>
                <w:color w:val="000000"/>
                <w:szCs w:val="22"/>
                <w:highlight w:val="yellow"/>
              </w:rPr>
              <w:t xml:space="preserve">Que el contribuyente no sea  de tipo Persona natural, </w:t>
            </w:r>
            <w:r>
              <w:rPr>
                <w:rFonts w:ascii="Arial Narrow" w:hAnsi="Arial Narrow"/>
                <w:bCs/>
                <w:color w:val="000000"/>
                <w:szCs w:val="22"/>
                <w:highlight w:val="yellow"/>
              </w:rPr>
              <w:t xml:space="preserve">sin negocio (01), </w:t>
            </w:r>
            <w:r w:rsidRPr="000660DB">
              <w:rPr>
                <w:rFonts w:ascii="Arial Narrow" w:hAnsi="Arial Narrow"/>
                <w:sz w:val="20"/>
                <w:szCs w:val="20"/>
                <w:highlight w:val="yellow"/>
              </w:rPr>
              <w:t>Sociedad Conyugal (03) Sucesión Indivisa (05)</w:t>
            </w:r>
            <w:r>
              <w:rPr>
                <w:rFonts w:ascii="Arial Narrow" w:hAnsi="Arial Narrow"/>
                <w:sz w:val="20"/>
                <w:szCs w:val="20"/>
                <w:highlight w:val="yellow"/>
              </w:rPr>
              <w:t>,</w:t>
            </w:r>
            <w:r w:rsidRPr="00EE470F">
              <w:rPr>
                <w:rFonts w:ascii="Arial Narrow" w:hAnsi="Arial Narrow"/>
                <w:sz w:val="20"/>
                <w:szCs w:val="20"/>
                <w:highlight w:val="cyan"/>
              </w:rPr>
              <w:t xml:space="preserve"> </w:t>
            </w:r>
            <w:r w:rsidRPr="00FC7552">
              <w:rPr>
                <w:rFonts w:ascii="Arial Narrow" w:hAnsi="Arial Narrow"/>
                <w:sz w:val="20"/>
                <w:szCs w:val="20"/>
                <w:highlight w:val="yellow"/>
              </w:rPr>
              <w:t>Sucursal o Agencia de empresas extranjeras (29).</w:t>
            </w:r>
          </w:p>
          <w:p w:rsidR="00FC7552" w:rsidRPr="004A41B2" w:rsidRDefault="00FC7552" w:rsidP="00F20A5F">
            <w:pPr>
              <w:ind w:left="720"/>
              <w:rPr>
                <w:rFonts w:ascii="Arial Narrow" w:hAnsi="Arial Narrow"/>
                <w:bCs/>
                <w:color w:val="000000"/>
                <w:szCs w:val="22"/>
                <w:highlight w:val="yellow"/>
              </w:rPr>
            </w:pPr>
          </w:p>
          <w:p w:rsidR="00FC7552" w:rsidRPr="004A41B2" w:rsidRDefault="00FC7552" w:rsidP="00F20A5F">
            <w:pPr>
              <w:ind w:left="720"/>
              <w:rPr>
                <w:rFonts w:ascii="Arial Narrow" w:hAnsi="Arial Narrow"/>
                <w:bCs/>
                <w:color w:val="000000"/>
                <w:szCs w:val="22"/>
                <w:highlight w:val="yellow"/>
              </w:rPr>
            </w:pPr>
            <w:r w:rsidRPr="004A41B2">
              <w:rPr>
                <w:rFonts w:ascii="Arial Narrow" w:hAnsi="Arial Narrow"/>
                <w:b/>
                <w:bCs/>
                <w:color w:val="000000"/>
                <w:szCs w:val="22"/>
                <w:highlight w:val="yellow"/>
                <w:u w:val="single"/>
              </w:rPr>
              <w:t>Si no cumple la validación</w:t>
            </w:r>
            <w:r w:rsidRPr="004A41B2">
              <w:rPr>
                <w:rFonts w:ascii="Arial Narrow" w:hAnsi="Arial Narrow"/>
                <w:bCs/>
                <w:color w:val="000000"/>
                <w:szCs w:val="22"/>
                <w:highlight w:val="yellow"/>
              </w:rPr>
              <w:t>:</w:t>
            </w:r>
          </w:p>
          <w:p w:rsidR="00FC7552" w:rsidRPr="004A41B2" w:rsidRDefault="00FC7552" w:rsidP="00F20A5F">
            <w:pPr>
              <w:ind w:left="720"/>
              <w:rPr>
                <w:rFonts w:ascii="Arial Narrow" w:hAnsi="Arial Narrow"/>
                <w:bCs/>
                <w:color w:val="000000"/>
                <w:szCs w:val="22"/>
                <w:highlight w:val="yellow"/>
              </w:rPr>
            </w:pPr>
          </w:p>
          <w:p w:rsidR="00FC7552" w:rsidRPr="005C0B62" w:rsidRDefault="00FC7552" w:rsidP="00CC2EBA">
            <w:pPr>
              <w:numPr>
                <w:ilvl w:val="1"/>
                <w:numId w:val="48"/>
              </w:numPr>
              <w:rPr>
                <w:rFonts w:ascii="Arial Narrow" w:hAnsi="Arial Narrow" w:cs="Arial"/>
                <w:szCs w:val="22"/>
                <w:highlight w:val="yellow"/>
              </w:rPr>
            </w:pPr>
            <w:r>
              <w:rPr>
                <w:rFonts w:ascii="Arial Narrow" w:hAnsi="Arial Narrow" w:cs="Arial"/>
                <w:szCs w:val="22"/>
                <w:highlight w:val="yellow"/>
              </w:rPr>
              <w:t xml:space="preserve">Código de </w:t>
            </w:r>
            <w:r w:rsidRPr="005C0B62">
              <w:rPr>
                <w:rFonts w:ascii="Arial Narrow" w:hAnsi="Arial Narrow" w:cs="Arial"/>
                <w:szCs w:val="22"/>
                <w:highlight w:val="yellow"/>
              </w:rPr>
              <w:t>Mensaje = 17 ( Parámetro de errores</w:t>
            </w:r>
            <w:r w:rsidR="005C0B62" w:rsidRPr="005C0B62">
              <w:rPr>
                <w:rFonts w:ascii="Arial Narrow" w:hAnsi="Arial Narrow" w:cs="Arial"/>
                <w:szCs w:val="22"/>
                <w:highlight w:val="yellow"/>
              </w:rPr>
              <w:t xml:space="preserve"> – Ver Anexo 5</w:t>
            </w:r>
            <w:r w:rsidRPr="005C0B62">
              <w:rPr>
                <w:rFonts w:ascii="Arial Narrow" w:hAnsi="Arial Narrow" w:cs="Arial"/>
                <w:szCs w:val="22"/>
                <w:highlight w:val="yellow"/>
              </w:rPr>
              <w:t>)</w:t>
            </w:r>
          </w:p>
          <w:p w:rsidR="00FC7552" w:rsidRPr="004A41B2" w:rsidRDefault="00FC7552" w:rsidP="00CC2EBA">
            <w:pPr>
              <w:numPr>
                <w:ilvl w:val="1"/>
                <w:numId w:val="48"/>
              </w:numPr>
              <w:rPr>
                <w:rFonts w:ascii="Arial Narrow" w:hAnsi="Arial Narrow" w:cs="Arial"/>
                <w:szCs w:val="22"/>
                <w:highlight w:val="yellow"/>
              </w:rPr>
            </w:pPr>
            <w:r w:rsidRPr="004A41B2">
              <w:rPr>
                <w:rFonts w:ascii="Arial Narrow" w:hAnsi="Arial Narrow" w:cs="Arial"/>
                <w:szCs w:val="22"/>
                <w:highlight w:val="yellow"/>
              </w:rPr>
              <w:t>Mensaje =   Ver Anexo 1.</w:t>
            </w:r>
          </w:p>
          <w:p w:rsidR="00FC7552" w:rsidRPr="004A41B2" w:rsidRDefault="00FC7552" w:rsidP="00F20A5F">
            <w:pPr>
              <w:ind w:left="1440"/>
              <w:rPr>
                <w:rFonts w:ascii="Arial Narrow" w:hAnsi="Arial Narrow" w:cs="Arial"/>
                <w:szCs w:val="22"/>
                <w:highlight w:val="yellow"/>
              </w:rPr>
            </w:pPr>
          </w:p>
          <w:p w:rsidR="00FC7552" w:rsidRPr="004A41B2" w:rsidRDefault="00FC7552" w:rsidP="00CC2EBA">
            <w:pPr>
              <w:numPr>
                <w:ilvl w:val="0"/>
                <w:numId w:val="48"/>
              </w:numPr>
              <w:rPr>
                <w:rFonts w:ascii="Arial Narrow" w:hAnsi="Arial Narrow"/>
                <w:bCs/>
                <w:color w:val="000000"/>
                <w:szCs w:val="22"/>
                <w:highlight w:val="yellow"/>
              </w:rPr>
            </w:pPr>
            <w:r w:rsidRPr="004A41B2">
              <w:rPr>
                <w:rFonts w:ascii="Arial Narrow" w:hAnsi="Arial Narrow"/>
                <w:bCs/>
                <w:color w:val="000000"/>
                <w:szCs w:val="22"/>
                <w:highlight w:val="yellow"/>
              </w:rPr>
              <w:t>Que el contribuyente se encuentre Activo (00), Baja Provisional (01) y Baja Provisional de oficio (02</w:t>
            </w:r>
            <w:r w:rsidRPr="008D1259">
              <w:rPr>
                <w:rFonts w:ascii="Arial Narrow" w:hAnsi="Arial Narrow"/>
                <w:bCs/>
                <w:strike/>
                <w:color w:val="A6A6A6" w:themeColor="background1" w:themeShade="A6"/>
                <w:szCs w:val="22"/>
                <w:highlight w:val="yellow"/>
                <w:rPrChange w:id="513" w:author="Cilliani Delgado Becker Carlos" w:date="2018-09-06T18:08:00Z">
                  <w:rPr>
                    <w:rFonts w:ascii="Arial Narrow" w:hAnsi="Arial Narrow"/>
                    <w:bCs/>
                    <w:color w:val="000000"/>
                    <w:szCs w:val="22"/>
                    <w:highlight w:val="yellow"/>
                  </w:rPr>
                </w:rPrChange>
              </w:rPr>
              <w:t>)</w:t>
            </w:r>
            <w:r w:rsidRPr="008D1259">
              <w:rPr>
                <w:rFonts w:ascii="Arial Narrow" w:eastAsia="Calibri" w:hAnsi="Arial Narrow" w:cs="Arial"/>
                <w:bCs/>
                <w:strike/>
                <w:color w:val="A6A6A6" w:themeColor="background1" w:themeShade="A6"/>
                <w:sz w:val="20"/>
                <w:szCs w:val="20"/>
                <w:highlight w:val="green"/>
                <w:lang w:val="es-PE"/>
                <w:rPrChange w:id="514" w:author="Cilliani Delgado Becker Carlos" w:date="2018-09-06T18:08:00Z">
                  <w:rPr>
                    <w:rFonts w:ascii="Arial Narrow" w:eastAsia="Calibri" w:hAnsi="Arial Narrow" w:cs="Arial"/>
                    <w:bCs/>
                    <w:color w:val="000000"/>
                    <w:sz w:val="20"/>
                    <w:szCs w:val="20"/>
                    <w:highlight w:val="yellow"/>
                    <w:lang w:val="es-PE"/>
                  </w:rPr>
                </w:rPrChange>
              </w:rPr>
              <w:t>, Suspensión Temporal (03)</w:t>
            </w:r>
            <w:r w:rsidRPr="000660DB">
              <w:rPr>
                <w:rFonts w:ascii="Arial Narrow" w:eastAsia="Calibri" w:hAnsi="Arial Narrow" w:cs="Arial"/>
                <w:bCs/>
                <w:color w:val="000000"/>
                <w:sz w:val="20"/>
                <w:szCs w:val="20"/>
                <w:highlight w:val="yellow"/>
                <w:lang w:val="es-PE"/>
              </w:rPr>
              <w:t>.</w:t>
            </w:r>
          </w:p>
          <w:p w:rsidR="00FC7552" w:rsidRPr="004A41B2" w:rsidRDefault="00FC7552" w:rsidP="00F20A5F">
            <w:pPr>
              <w:ind w:left="720"/>
              <w:rPr>
                <w:rFonts w:ascii="Arial Narrow" w:hAnsi="Arial Narrow"/>
                <w:bCs/>
                <w:color w:val="000000"/>
                <w:szCs w:val="22"/>
                <w:highlight w:val="yellow"/>
              </w:rPr>
            </w:pPr>
          </w:p>
          <w:p w:rsidR="00FC7552" w:rsidRPr="004A41B2" w:rsidRDefault="00FC7552" w:rsidP="00F20A5F">
            <w:pPr>
              <w:ind w:left="720"/>
              <w:rPr>
                <w:rFonts w:ascii="Arial Narrow" w:hAnsi="Arial Narrow"/>
                <w:bCs/>
                <w:color w:val="000000"/>
                <w:szCs w:val="22"/>
                <w:highlight w:val="yellow"/>
              </w:rPr>
            </w:pPr>
            <w:r w:rsidRPr="004A41B2">
              <w:rPr>
                <w:rFonts w:ascii="Arial Narrow" w:hAnsi="Arial Narrow"/>
                <w:b/>
                <w:bCs/>
                <w:color w:val="000000"/>
                <w:szCs w:val="22"/>
                <w:highlight w:val="yellow"/>
                <w:u w:val="single"/>
              </w:rPr>
              <w:lastRenderedPageBreak/>
              <w:t>Si no cumple la validación</w:t>
            </w:r>
            <w:r w:rsidRPr="004A41B2">
              <w:rPr>
                <w:rFonts w:ascii="Arial Narrow" w:hAnsi="Arial Narrow"/>
                <w:bCs/>
                <w:color w:val="000000"/>
                <w:szCs w:val="22"/>
                <w:highlight w:val="yellow"/>
              </w:rPr>
              <w:t>:</w:t>
            </w:r>
          </w:p>
          <w:p w:rsidR="00FC7552" w:rsidRPr="004A41B2" w:rsidRDefault="00FC7552" w:rsidP="00F20A5F">
            <w:pPr>
              <w:ind w:left="720"/>
              <w:rPr>
                <w:rFonts w:ascii="Arial Narrow" w:hAnsi="Arial Narrow"/>
                <w:bCs/>
                <w:color w:val="000000"/>
                <w:szCs w:val="22"/>
                <w:highlight w:val="yellow"/>
              </w:rPr>
            </w:pPr>
          </w:p>
          <w:p w:rsidR="00FC7552" w:rsidRPr="005C0B62" w:rsidRDefault="00FC7552" w:rsidP="00CC2EBA">
            <w:pPr>
              <w:numPr>
                <w:ilvl w:val="1"/>
                <w:numId w:val="48"/>
              </w:numPr>
              <w:rPr>
                <w:rFonts w:ascii="Arial Narrow" w:hAnsi="Arial Narrow" w:cs="Arial"/>
                <w:szCs w:val="22"/>
                <w:highlight w:val="yellow"/>
              </w:rPr>
            </w:pPr>
            <w:r w:rsidRPr="004A41B2">
              <w:rPr>
                <w:rFonts w:ascii="Arial Narrow" w:hAnsi="Arial Narrow" w:cs="Arial"/>
                <w:szCs w:val="22"/>
                <w:highlight w:val="yellow"/>
              </w:rPr>
              <w:t xml:space="preserve">Código de Mensaje = 02 ( Parámetro de </w:t>
            </w:r>
            <w:r w:rsidRPr="005C0B62">
              <w:rPr>
                <w:rFonts w:ascii="Arial Narrow" w:hAnsi="Arial Narrow" w:cs="Arial"/>
                <w:szCs w:val="22"/>
                <w:highlight w:val="yellow"/>
              </w:rPr>
              <w:t>errores</w:t>
            </w:r>
            <w:r w:rsidR="005C0B62" w:rsidRPr="005C0B62">
              <w:rPr>
                <w:rFonts w:ascii="Arial Narrow" w:hAnsi="Arial Narrow" w:cs="Arial"/>
                <w:szCs w:val="22"/>
                <w:highlight w:val="yellow"/>
              </w:rPr>
              <w:t xml:space="preserve"> – Ver Anexo 5</w:t>
            </w:r>
            <w:r w:rsidRPr="005C0B62">
              <w:rPr>
                <w:rFonts w:ascii="Arial Narrow" w:hAnsi="Arial Narrow" w:cs="Arial"/>
                <w:szCs w:val="22"/>
                <w:highlight w:val="yellow"/>
              </w:rPr>
              <w:t>)</w:t>
            </w:r>
          </w:p>
          <w:p w:rsidR="00FC7552" w:rsidRPr="004A41B2" w:rsidRDefault="00FC7552" w:rsidP="00CC2EBA">
            <w:pPr>
              <w:numPr>
                <w:ilvl w:val="1"/>
                <w:numId w:val="48"/>
              </w:numPr>
              <w:rPr>
                <w:rFonts w:ascii="Arial Narrow" w:hAnsi="Arial Narrow" w:cs="Arial"/>
                <w:szCs w:val="22"/>
                <w:highlight w:val="yellow"/>
              </w:rPr>
            </w:pPr>
            <w:r w:rsidRPr="004A41B2">
              <w:rPr>
                <w:rFonts w:ascii="Arial Narrow" w:hAnsi="Arial Narrow" w:cs="Arial"/>
                <w:szCs w:val="22"/>
                <w:highlight w:val="yellow"/>
              </w:rPr>
              <w:t>Mensaje =   Ver Anexo 1.</w:t>
            </w:r>
          </w:p>
          <w:p w:rsidR="00FC7552" w:rsidRPr="004A41B2" w:rsidRDefault="00FC7552" w:rsidP="00F20A5F">
            <w:pPr>
              <w:rPr>
                <w:rFonts w:ascii="Arial Narrow" w:hAnsi="Arial Narrow"/>
                <w:bCs/>
                <w:color w:val="000000"/>
                <w:szCs w:val="22"/>
                <w:highlight w:val="yellow"/>
              </w:rPr>
            </w:pPr>
          </w:p>
          <w:p w:rsidR="00F06EE0" w:rsidRPr="006F2178" w:rsidRDefault="00FC7552" w:rsidP="00F06EE0">
            <w:pPr>
              <w:numPr>
                <w:ilvl w:val="0"/>
                <w:numId w:val="48"/>
              </w:numPr>
              <w:rPr>
                <w:rFonts w:ascii="Arial Narrow" w:hAnsi="Arial Narrow"/>
                <w:bCs/>
                <w:color w:val="000000"/>
                <w:szCs w:val="22"/>
              </w:rPr>
            </w:pPr>
            <w:r w:rsidRPr="004A41B2">
              <w:rPr>
                <w:rFonts w:ascii="Arial Narrow" w:hAnsi="Arial Narrow"/>
                <w:bCs/>
                <w:color w:val="000000"/>
                <w:szCs w:val="22"/>
                <w:highlight w:val="yellow"/>
              </w:rPr>
              <w:t xml:space="preserve">Tributos régimen de procedencia (origen) del contribuyente debe ser: </w:t>
            </w:r>
            <w:r w:rsidRPr="000660DB">
              <w:rPr>
                <w:rFonts w:ascii="Arial Narrow" w:hAnsi="Arial Narrow"/>
                <w:sz w:val="20"/>
                <w:szCs w:val="20"/>
                <w:highlight w:val="yellow"/>
              </w:rPr>
              <w:t>Régimen General, Régimen Especial, Régimen NRUS</w:t>
            </w:r>
            <w:r>
              <w:rPr>
                <w:rFonts w:ascii="Arial Narrow" w:hAnsi="Arial Narrow"/>
                <w:sz w:val="20"/>
                <w:szCs w:val="20"/>
                <w:highlight w:val="yellow"/>
              </w:rPr>
              <w:t>.</w:t>
            </w:r>
            <w:r w:rsidR="00F06EE0">
              <w:rPr>
                <w:rFonts w:ascii="Arial Narrow" w:hAnsi="Arial Narrow"/>
                <w:sz w:val="20"/>
                <w:szCs w:val="20"/>
                <w:highlight w:val="yellow"/>
              </w:rPr>
              <w:t xml:space="preserve"> </w:t>
            </w:r>
            <w:r w:rsidR="00F06EE0" w:rsidRPr="008A5262">
              <w:rPr>
                <w:rFonts w:ascii="Arial Narrow" w:hAnsi="Arial Narrow" w:cs="Arial"/>
                <w:bCs/>
                <w:color w:val="000000" w:themeColor="text1"/>
                <w:sz w:val="20"/>
                <w:szCs w:val="20"/>
                <w:highlight w:val="green"/>
                <w:lang w:val="es-PE"/>
              </w:rPr>
              <w:t>No considerar esta regla/validación en caso el contribuyente no se encuentre afecto</w:t>
            </w:r>
            <w:r w:rsidR="00F06EE0">
              <w:rPr>
                <w:rFonts w:ascii="Arial Narrow" w:hAnsi="Arial Narrow" w:cs="Arial"/>
                <w:bCs/>
                <w:color w:val="000000" w:themeColor="text1"/>
                <w:sz w:val="20"/>
                <w:szCs w:val="20"/>
                <w:highlight w:val="green"/>
                <w:lang w:val="es-PE"/>
              </w:rPr>
              <w:t xml:space="preserve"> a </w:t>
            </w:r>
            <w:r w:rsidR="00F06EE0" w:rsidRPr="00817630">
              <w:rPr>
                <w:rFonts w:ascii="Arial Narrow" w:hAnsi="Arial Narrow" w:cs="Arial"/>
                <w:bCs/>
                <w:color w:val="000000" w:themeColor="text1"/>
                <w:sz w:val="20"/>
                <w:szCs w:val="20"/>
                <w:highlight w:val="green"/>
                <w:lang w:val="es-PE"/>
              </w:rPr>
              <w:t>alguno de los</w:t>
            </w:r>
            <w:r w:rsidR="00F06EE0">
              <w:rPr>
                <w:rFonts w:ascii="Arial Narrow" w:hAnsi="Arial Narrow" w:cs="Arial"/>
                <w:bCs/>
                <w:color w:val="000000" w:themeColor="text1"/>
                <w:sz w:val="20"/>
                <w:szCs w:val="20"/>
                <w:highlight w:val="green"/>
                <w:lang w:val="es-PE"/>
              </w:rPr>
              <w:t xml:space="preserve"> siguientes</w:t>
            </w:r>
            <w:r w:rsidR="00F06EE0" w:rsidRPr="00817630">
              <w:rPr>
                <w:rFonts w:ascii="Arial Narrow" w:hAnsi="Arial Narrow" w:cs="Arial"/>
                <w:bCs/>
                <w:color w:val="000000" w:themeColor="text1"/>
                <w:sz w:val="20"/>
                <w:szCs w:val="20"/>
                <w:highlight w:val="green"/>
                <w:lang w:val="es-PE"/>
              </w:rPr>
              <w:t xml:space="preserve"> </w:t>
            </w:r>
            <w:r w:rsidR="00F06EE0">
              <w:rPr>
                <w:rFonts w:ascii="Arial Narrow" w:hAnsi="Arial Narrow" w:cs="Arial"/>
                <w:bCs/>
                <w:color w:val="000000" w:themeColor="text1"/>
                <w:sz w:val="20"/>
                <w:szCs w:val="20"/>
                <w:highlight w:val="green"/>
                <w:lang w:val="es-PE"/>
              </w:rPr>
              <w:t>regímenes:</w:t>
            </w:r>
          </w:p>
          <w:p w:rsidR="00DC2828" w:rsidRDefault="00F06EE0">
            <w:pPr>
              <w:numPr>
                <w:ilvl w:val="1"/>
                <w:numId w:val="20"/>
              </w:numPr>
              <w:rPr>
                <w:rFonts w:ascii="Arial Narrow" w:hAnsi="Arial Narrow"/>
                <w:bCs/>
                <w:color w:val="000000"/>
                <w:szCs w:val="22"/>
                <w:highlight w:val="green"/>
              </w:rPr>
              <w:pPrChange w:id="515" w:author="Zumaeta Kawata Jesus" w:date="2018-09-04T18:40:00Z">
                <w:pPr>
                  <w:numPr>
                    <w:ilvl w:val="1"/>
                    <w:numId w:val="19"/>
                  </w:numPr>
                  <w:ind w:left="1440" w:hanging="360"/>
                </w:pPr>
              </w:pPrChange>
            </w:pPr>
            <w:r w:rsidRPr="006F2178">
              <w:rPr>
                <w:rFonts w:ascii="Arial Narrow" w:hAnsi="Arial Narrow"/>
                <w:bCs/>
                <w:color w:val="000000"/>
                <w:szCs w:val="22"/>
                <w:highlight w:val="green"/>
              </w:rPr>
              <w:t>Régimen General (3031)</w:t>
            </w:r>
          </w:p>
          <w:p w:rsidR="00DC2828" w:rsidRDefault="00F06EE0">
            <w:pPr>
              <w:numPr>
                <w:ilvl w:val="1"/>
                <w:numId w:val="20"/>
              </w:numPr>
              <w:rPr>
                <w:rFonts w:ascii="Arial Narrow" w:hAnsi="Arial Narrow"/>
                <w:bCs/>
                <w:color w:val="000000"/>
                <w:szCs w:val="22"/>
                <w:highlight w:val="green"/>
              </w:rPr>
              <w:pPrChange w:id="516" w:author="Zumaeta Kawata Jesus" w:date="2018-09-04T18:40:00Z">
                <w:pPr>
                  <w:numPr>
                    <w:ilvl w:val="1"/>
                    <w:numId w:val="19"/>
                  </w:numPr>
                  <w:ind w:left="1440" w:hanging="360"/>
                </w:pPr>
              </w:pPrChange>
            </w:pPr>
            <w:r w:rsidRPr="006F2178">
              <w:rPr>
                <w:rFonts w:ascii="Arial Narrow" w:hAnsi="Arial Narrow"/>
                <w:bCs/>
                <w:color w:val="000000"/>
                <w:szCs w:val="22"/>
                <w:highlight w:val="green"/>
              </w:rPr>
              <w:t>Régimen Especial (3111)</w:t>
            </w:r>
          </w:p>
          <w:p w:rsidR="00DC2828" w:rsidRDefault="00F06EE0">
            <w:pPr>
              <w:numPr>
                <w:ilvl w:val="1"/>
                <w:numId w:val="20"/>
              </w:numPr>
              <w:rPr>
                <w:rFonts w:ascii="Arial Narrow" w:hAnsi="Arial Narrow"/>
                <w:bCs/>
                <w:color w:val="000000"/>
                <w:szCs w:val="22"/>
                <w:highlight w:val="green"/>
              </w:rPr>
              <w:pPrChange w:id="517" w:author="Zumaeta Kawata Jesus" w:date="2018-09-04T18:40:00Z">
                <w:pPr>
                  <w:numPr>
                    <w:ilvl w:val="1"/>
                    <w:numId w:val="19"/>
                  </w:numPr>
                  <w:ind w:left="1440" w:hanging="360"/>
                </w:pPr>
              </w:pPrChange>
            </w:pPr>
            <w:r w:rsidRPr="006F2178">
              <w:rPr>
                <w:rFonts w:ascii="Arial Narrow" w:hAnsi="Arial Narrow"/>
                <w:bCs/>
                <w:color w:val="000000"/>
                <w:szCs w:val="22"/>
                <w:highlight w:val="green"/>
              </w:rPr>
              <w:t>Régimen MYPE Tributario (3121)</w:t>
            </w:r>
          </w:p>
          <w:p w:rsidR="00DC2828" w:rsidRDefault="00F06EE0">
            <w:pPr>
              <w:numPr>
                <w:ilvl w:val="1"/>
                <w:numId w:val="20"/>
              </w:numPr>
              <w:rPr>
                <w:rFonts w:ascii="Arial Narrow" w:hAnsi="Arial Narrow"/>
                <w:bCs/>
                <w:color w:val="000000"/>
                <w:szCs w:val="22"/>
                <w:highlight w:val="green"/>
              </w:rPr>
              <w:pPrChange w:id="518" w:author="Zumaeta Kawata Jesus" w:date="2018-09-04T18:40:00Z">
                <w:pPr>
                  <w:numPr>
                    <w:ilvl w:val="1"/>
                    <w:numId w:val="19"/>
                  </w:numPr>
                  <w:ind w:left="1440" w:hanging="360"/>
                </w:pPr>
              </w:pPrChange>
            </w:pPr>
            <w:r w:rsidRPr="006F2178">
              <w:rPr>
                <w:rFonts w:ascii="Arial Narrow" w:hAnsi="Arial Narrow"/>
                <w:bCs/>
                <w:color w:val="000000"/>
                <w:szCs w:val="22"/>
                <w:highlight w:val="green"/>
              </w:rPr>
              <w:t>Régimen de frontera (3611)</w:t>
            </w:r>
          </w:p>
          <w:p w:rsidR="00DC2828" w:rsidRDefault="00F06EE0">
            <w:pPr>
              <w:numPr>
                <w:ilvl w:val="1"/>
                <w:numId w:val="20"/>
              </w:numPr>
              <w:rPr>
                <w:rFonts w:ascii="Arial Narrow" w:hAnsi="Arial Narrow"/>
                <w:bCs/>
                <w:color w:val="000000"/>
                <w:szCs w:val="22"/>
                <w:highlight w:val="green"/>
              </w:rPr>
              <w:pPrChange w:id="519" w:author="Zumaeta Kawata Jesus" w:date="2018-09-04T18:40:00Z">
                <w:pPr>
                  <w:numPr>
                    <w:ilvl w:val="1"/>
                    <w:numId w:val="19"/>
                  </w:numPr>
                  <w:ind w:left="1440" w:hanging="360"/>
                </w:pPr>
              </w:pPrChange>
            </w:pPr>
            <w:r w:rsidRPr="006F2178">
              <w:rPr>
                <w:rFonts w:ascii="Arial Narrow" w:hAnsi="Arial Narrow"/>
                <w:bCs/>
                <w:color w:val="000000"/>
                <w:szCs w:val="22"/>
                <w:highlight w:val="green"/>
              </w:rPr>
              <w:t>Régimen agrario 885 CP (3411)</w:t>
            </w:r>
          </w:p>
          <w:p w:rsidR="00DC2828" w:rsidRDefault="00F06EE0">
            <w:pPr>
              <w:numPr>
                <w:ilvl w:val="1"/>
                <w:numId w:val="20"/>
              </w:numPr>
              <w:rPr>
                <w:rFonts w:ascii="Arial Narrow" w:hAnsi="Arial Narrow"/>
                <w:bCs/>
                <w:color w:val="000000"/>
                <w:szCs w:val="22"/>
                <w:highlight w:val="green"/>
              </w:rPr>
              <w:pPrChange w:id="520" w:author="Zumaeta Kawata Jesus" w:date="2018-09-04T18:40:00Z">
                <w:pPr>
                  <w:numPr>
                    <w:ilvl w:val="1"/>
                    <w:numId w:val="19"/>
                  </w:numPr>
                  <w:ind w:left="1440" w:hanging="360"/>
                </w:pPr>
              </w:pPrChange>
            </w:pPr>
            <w:r w:rsidRPr="006F2178">
              <w:rPr>
                <w:rFonts w:ascii="Arial Narrow" w:hAnsi="Arial Narrow"/>
                <w:bCs/>
                <w:color w:val="000000"/>
                <w:szCs w:val="22"/>
                <w:highlight w:val="green"/>
              </w:rPr>
              <w:t>Régimen Amazonía (3311)</w:t>
            </w:r>
          </w:p>
          <w:p w:rsidR="00DC2828" w:rsidRDefault="00F06EE0">
            <w:pPr>
              <w:numPr>
                <w:ilvl w:val="1"/>
                <w:numId w:val="20"/>
              </w:numPr>
              <w:rPr>
                <w:rFonts w:ascii="Arial Narrow" w:hAnsi="Arial Narrow"/>
                <w:bCs/>
                <w:color w:val="000000"/>
                <w:szCs w:val="22"/>
                <w:highlight w:val="green"/>
              </w:rPr>
              <w:pPrChange w:id="521" w:author="Zumaeta Kawata Jesus" w:date="2018-09-04T18:40:00Z">
                <w:pPr>
                  <w:numPr>
                    <w:ilvl w:val="1"/>
                    <w:numId w:val="19"/>
                  </w:numPr>
                  <w:ind w:left="1440" w:hanging="360"/>
                </w:pPr>
              </w:pPrChange>
            </w:pPr>
            <w:r w:rsidRPr="006F2178">
              <w:rPr>
                <w:rFonts w:ascii="Arial Narrow" w:hAnsi="Arial Narrow"/>
                <w:bCs/>
                <w:color w:val="000000"/>
                <w:szCs w:val="22"/>
                <w:highlight w:val="green"/>
              </w:rPr>
              <w:t>Régimen agrario CP (3511)</w:t>
            </w:r>
          </w:p>
          <w:p w:rsidR="00DC2828" w:rsidRDefault="00F06EE0">
            <w:pPr>
              <w:numPr>
                <w:ilvl w:val="1"/>
                <w:numId w:val="20"/>
              </w:numPr>
              <w:rPr>
                <w:rFonts w:ascii="Arial Narrow" w:hAnsi="Arial Narrow"/>
                <w:bCs/>
                <w:color w:val="000000"/>
                <w:szCs w:val="22"/>
                <w:highlight w:val="green"/>
              </w:rPr>
              <w:pPrChange w:id="522" w:author="Zumaeta Kawata Jesus" w:date="2018-09-04T18:40:00Z">
                <w:pPr>
                  <w:numPr>
                    <w:ilvl w:val="1"/>
                    <w:numId w:val="19"/>
                  </w:numPr>
                  <w:ind w:left="1440" w:hanging="360"/>
                </w:pPr>
              </w:pPrChange>
            </w:pPr>
            <w:r w:rsidRPr="00F06EE0">
              <w:rPr>
                <w:rFonts w:ascii="Arial Narrow" w:hAnsi="Arial Narrow"/>
                <w:bCs/>
                <w:color w:val="000000"/>
                <w:szCs w:val="22"/>
                <w:highlight w:val="green"/>
              </w:rPr>
              <w:t>NRUS (041101, 041102, 041103, 041104, 041105, 041201, 041202, 041203, 041204, 041205, 041301, 041302, 041303, 041304, 041305)</w:t>
            </w:r>
          </w:p>
          <w:p w:rsidR="00497CDE" w:rsidRDefault="00497CDE" w:rsidP="00497CDE">
            <w:pPr>
              <w:ind w:left="1080"/>
              <w:rPr>
                <w:rFonts w:ascii="Arial Narrow" w:hAnsi="Arial Narrow"/>
                <w:bCs/>
                <w:color w:val="000000"/>
                <w:szCs w:val="22"/>
                <w:highlight w:val="green"/>
              </w:rPr>
            </w:pPr>
          </w:p>
          <w:p w:rsidR="00497CDE" w:rsidRPr="00497CDE" w:rsidRDefault="00497CDE" w:rsidP="00497CDE">
            <w:pPr>
              <w:ind w:left="1080"/>
              <w:rPr>
                <w:rFonts w:ascii="Arial Narrow" w:hAnsi="Arial Narrow"/>
                <w:bCs/>
                <w:color w:val="000000"/>
                <w:szCs w:val="22"/>
                <w:highlight w:val="green"/>
              </w:rPr>
            </w:pPr>
            <w:r w:rsidRPr="00497CDE">
              <w:rPr>
                <w:rFonts w:ascii="Arial Narrow" w:hAnsi="Arial Narrow"/>
                <w:bCs/>
                <w:color w:val="000000"/>
                <w:szCs w:val="22"/>
                <w:highlight w:val="green"/>
              </w:rPr>
              <w:t>Contribuyentes de Regímenes Promocionales (Agrario, Amazonía, Frontera 033101, 034101, 036101): No pueden ingresar al RMT</w:t>
            </w:r>
          </w:p>
          <w:p w:rsidR="00FC7552" w:rsidRPr="004A41B2" w:rsidRDefault="00FC7552" w:rsidP="00F20A5F">
            <w:pPr>
              <w:rPr>
                <w:rFonts w:ascii="Arial Narrow" w:hAnsi="Arial Narrow" w:cs="Arial"/>
                <w:szCs w:val="22"/>
                <w:highlight w:val="yellow"/>
              </w:rPr>
            </w:pPr>
          </w:p>
          <w:p w:rsidR="00FC7552" w:rsidRPr="004A41B2" w:rsidRDefault="00FC7552" w:rsidP="00F20A5F">
            <w:pPr>
              <w:ind w:left="720"/>
              <w:rPr>
                <w:rFonts w:ascii="Arial Narrow" w:hAnsi="Arial Narrow"/>
                <w:bCs/>
                <w:color w:val="000000"/>
                <w:szCs w:val="22"/>
                <w:highlight w:val="yellow"/>
              </w:rPr>
            </w:pPr>
            <w:r w:rsidRPr="004A41B2">
              <w:rPr>
                <w:rFonts w:ascii="Arial Narrow" w:hAnsi="Arial Narrow"/>
                <w:b/>
                <w:bCs/>
                <w:color w:val="000000"/>
                <w:szCs w:val="22"/>
                <w:highlight w:val="yellow"/>
                <w:u w:val="single"/>
              </w:rPr>
              <w:t>Si no cumple la validación</w:t>
            </w:r>
            <w:r w:rsidRPr="004A41B2">
              <w:rPr>
                <w:rFonts w:ascii="Arial Narrow" w:hAnsi="Arial Narrow"/>
                <w:bCs/>
                <w:color w:val="000000"/>
                <w:szCs w:val="22"/>
                <w:highlight w:val="yellow"/>
              </w:rPr>
              <w:t>:</w:t>
            </w:r>
          </w:p>
          <w:p w:rsidR="00FC7552" w:rsidRPr="004A41B2" w:rsidRDefault="00FC7552" w:rsidP="00F20A5F">
            <w:pPr>
              <w:ind w:left="720"/>
              <w:rPr>
                <w:rFonts w:ascii="Arial Narrow" w:hAnsi="Arial Narrow"/>
                <w:bCs/>
                <w:color w:val="000000"/>
                <w:szCs w:val="22"/>
                <w:highlight w:val="yellow"/>
              </w:rPr>
            </w:pPr>
          </w:p>
          <w:p w:rsidR="00FC7552" w:rsidRPr="005C0B62" w:rsidRDefault="00FC7552" w:rsidP="00CC2EBA">
            <w:pPr>
              <w:numPr>
                <w:ilvl w:val="1"/>
                <w:numId w:val="48"/>
              </w:numPr>
              <w:rPr>
                <w:rFonts w:ascii="Arial Narrow" w:hAnsi="Arial Narrow" w:cs="Arial"/>
                <w:szCs w:val="22"/>
                <w:highlight w:val="yellow"/>
              </w:rPr>
            </w:pPr>
            <w:r w:rsidRPr="004A41B2">
              <w:rPr>
                <w:rFonts w:ascii="Arial Narrow" w:hAnsi="Arial Narrow" w:cs="Arial"/>
                <w:szCs w:val="22"/>
                <w:highlight w:val="yellow"/>
              </w:rPr>
              <w:t xml:space="preserve">Código de Mensaje = 03 ( Parámetro de </w:t>
            </w:r>
            <w:r w:rsidRPr="005C0B62">
              <w:rPr>
                <w:rFonts w:ascii="Arial Narrow" w:hAnsi="Arial Narrow" w:cs="Arial"/>
                <w:szCs w:val="22"/>
                <w:highlight w:val="yellow"/>
              </w:rPr>
              <w:t>errores</w:t>
            </w:r>
            <w:r w:rsidR="005C0B62" w:rsidRPr="005C0B62">
              <w:rPr>
                <w:rFonts w:ascii="Arial Narrow" w:hAnsi="Arial Narrow" w:cs="Arial"/>
                <w:szCs w:val="22"/>
                <w:highlight w:val="yellow"/>
              </w:rPr>
              <w:t xml:space="preserve"> – Ver Anexo 5</w:t>
            </w:r>
            <w:r w:rsidRPr="005C0B62">
              <w:rPr>
                <w:rFonts w:ascii="Arial Narrow" w:hAnsi="Arial Narrow" w:cs="Arial"/>
                <w:szCs w:val="22"/>
                <w:highlight w:val="yellow"/>
              </w:rPr>
              <w:t>)</w:t>
            </w:r>
          </w:p>
          <w:p w:rsidR="00FC7552" w:rsidRPr="004A41B2" w:rsidRDefault="00FC7552" w:rsidP="00CC2EBA">
            <w:pPr>
              <w:numPr>
                <w:ilvl w:val="1"/>
                <w:numId w:val="48"/>
              </w:numPr>
              <w:rPr>
                <w:rFonts w:ascii="Arial Narrow" w:hAnsi="Arial Narrow" w:cs="Arial"/>
                <w:szCs w:val="22"/>
                <w:highlight w:val="yellow"/>
              </w:rPr>
            </w:pPr>
            <w:r w:rsidRPr="004A41B2">
              <w:rPr>
                <w:rFonts w:ascii="Arial Narrow" w:hAnsi="Arial Narrow" w:cs="Arial"/>
                <w:szCs w:val="22"/>
                <w:highlight w:val="yellow"/>
              </w:rPr>
              <w:t>Mensaje =   Ver Anexo 1.</w:t>
            </w:r>
          </w:p>
          <w:p w:rsidR="00FC7552" w:rsidRDefault="00FC7552" w:rsidP="00F20A5F">
            <w:pPr>
              <w:rPr>
                <w:rFonts w:ascii="Arial Narrow" w:hAnsi="Arial Narrow" w:cs="Arial"/>
                <w:szCs w:val="22"/>
                <w:highlight w:val="yellow"/>
              </w:rPr>
            </w:pPr>
          </w:p>
          <w:p w:rsidR="00FC7552" w:rsidRDefault="00FC7552" w:rsidP="00F20A5F">
            <w:pPr>
              <w:rPr>
                <w:rFonts w:ascii="Arial Narrow" w:hAnsi="Arial Narrow" w:cs="Arial"/>
                <w:szCs w:val="22"/>
                <w:highlight w:val="yellow"/>
              </w:rPr>
            </w:pPr>
          </w:p>
          <w:p w:rsidR="00EE30F0" w:rsidRPr="008D1259" w:rsidRDefault="00FC7552">
            <w:pPr>
              <w:pStyle w:val="Prrafodelista"/>
              <w:numPr>
                <w:ilvl w:val="0"/>
                <w:numId w:val="48"/>
              </w:numPr>
              <w:rPr>
                <w:ins w:id="523" w:author="Cilliani Delgado Becker Carlos" w:date="2018-09-06T16:59:00Z"/>
                <w:rFonts w:ascii="Arial Narrow" w:hAnsi="Arial Narrow"/>
                <w:sz w:val="20"/>
                <w:szCs w:val="20"/>
                <w:highlight w:val="green"/>
                <w:rPrChange w:id="524" w:author="Cilliani Delgado Becker Carlos" w:date="2018-09-06T18:09:00Z">
                  <w:rPr>
                    <w:ins w:id="525" w:author="Cilliani Delgado Becker Carlos" w:date="2018-09-06T16:59:00Z"/>
                    <w:rFonts w:eastAsia="Calibri"/>
                    <w:highlight w:val="yellow"/>
                    <w:lang w:val="es-PE"/>
                  </w:rPr>
                </w:rPrChange>
              </w:rPr>
              <w:pPrChange w:id="526" w:author="Cilliani Delgado Becker Carlos" w:date="2018-09-06T16:59:00Z">
                <w:pPr>
                  <w:numPr>
                    <w:numId w:val="11"/>
                  </w:numPr>
                  <w:ind w:left="720" w:hanging="360"/>
                </w:pPr>
              </w:pPrChange>
            </w:pPr>
            <w:del w:id="527" w:author="Cilliani Delgado Becker Carlos" w:date="2018-09-06T17:00:00Z">
              <w:r w:rsidRPr="008D1259" w:rsidDel="00EE30F0">
                <w:rPr>
                  <w:rFonts w:ascii="Arial Narrow" w:hAnsi="Arial Narrow"/>
                  <w:sz w:val="20"/>
                  <w:szCs w:val="20"/>
                  <w:highlight w:val="green"/>
                  <w:rPrChange w:id="528" w:author="Cilliani Delgado Becker Carlos" w:date="2018-09-06T18:09:00Z">
                    <w:rPr>
                      <w:rFonts w:ascii="Arial Narrow" w:hAnsi="Arial Narrow"/>
                      <w:sz w:val="20"/>
                      <w:szCs w:val="20"/>
                      <w:highlight w:val="yellow"/>
                    </w:rPr>
                  </w:rPrChange>
                </w:rPr>
                <w:delText>El periodo tributario de afectación  para acogerse al RMT debe ser en Enero del año fiscal en proceso en caso el origen sea Régimen General</w:delText>
              </w:r>
            </w:del>
            <w:del w:id="529" w:author="Cilliani Delgado Becker Carlos" w:date="2018-09-06T16:59:00Z">
              <w:r w:rsidRPr="008D1259" w:rsidDel="00EE30F0">
                <w:rPr>
                  <w:rFonts w:ascii="Arial Narrow" w:hAnsi="Arial Narrow"/>
                  <w:sz w:val="20"/>
                  <w:szCs w:val="20"/>
                  <w:highlight w:val="green"/>
                  <w:rPrChange w:id="530" w:author="Cilliani Delgado Becker Carlos" w:date="2018-09-06T18:09:00Z">
                    <w:rPr>
                      <w:rFonts w:ascii="Arial Narrow" w:hAnsi="Arial Narrow"/>
                      <w:sz w:val="20"/>
                      <w:szCs w:val="20"/>
                      <w:highlight w:val="yellow"/>
                    </w:rPr>
                  </w:rPrChange>
                </w:rPr>
                <w:delText>.</w:delText>
              </w:r>
            </w:del>
            <w:ins w:id="531" w:author="Cilliani Delgado Becker Carlos" w:date="2018-09-06T16:59:00Z">
              <w:r w:rsidR="00EE30F0" w:rsidRPr="008D1259">
                <w:rPr>
                  <w:rFonts w:ascii="Arial Narrow" w:eastAsia="Calibri" w:hAnsi="Arial Narrow" w:cs="Arial"/>
                  <w:sz w:val="20"/>
                  <w:szCs w:val="20"/>
                  <w:highlight w:val="green"/>
                  <w:lang w:val="es-PE"/>
                  <w:rPrChange w:id="532" w:author="Cilliani Delgado Becker Carlos" w:date="2018-09-06T18:09:00Z">
                    <w:rPr>
                      <w:rFonts w:eastAsia="Calibri"/>
                      <w:highlight w:val="yellow"/>
                      <w:lang w:val="es-PE"/>
                    </w:rPr>
                  </w:rPrChange>
                </w:rPr>
                <w:t>Validaciones del periodo declarado:</w:t>
              </w:r>
            </w:ins>
          </w:p>
          <w:p w:rsidR="00EE30F0" w:rsidRPr="008D1259" w:rsidRDefault="00EE30F0" w:rsidP="00EE30F0">
            <w:pPr>
              <w:rPr>
                <w:ins w:id="533" w:author="Cilliani Delgado Becker Carlos" w:date="2018-09-06T16:59:00Z"/>
                <w:rFonts w:ascii="Arial Narrow" w:eastAsia="Calibri" w:hAnsi="Arial Narrow" w:cs="Arial"/>
                <w:sz w:val="20"/>
                <w:szCs w:val="20"/>
                <w:highlight w:val="green"/>
                <w:lang w:val="es-PE"/>
                <w:rPrChange w:id="534" w:author="Cilliani Delgado Becker Carlos" w:date="2018-09-06T18:09:00Z">
                  <w:rPr>
                    <w:ins w:id="535" w:author="Cilliani Delgado Becker Carlos" w:date="2018-09-06T16:59:00Z"/>
                    <w:rFonts w:ascii="Arial Narrow" w:eastAsia="Calibri" w:hAnsi="Arial Narrow" w:cs="Arial"/>
                    <w:sz w:val="20"/>
                    <w:szCs w:val="20"/>
                    <w:highlight w:val="yellow"/>
                    <w:lang w:val="es-PE"/>
                  </w:rPr>
                </w:rPrChange>
              </w:rPr>
            </w:pPr>
          </w:p>
          <w:p w:rsidR="00EE30F0" w:rsidRPr="008D1259" w:rsidRDefault="00EE30F0" w:rsidP="00EE30F0">
            <w:pPr>
              <w:numPr>
                <w:ilvl w:val="1"/>
                <w:numId w:val="45"/>
              </w:numPr>
              <w:rPr>
                <w:ins w:id="536" w:author="Cilliani Delgado Becker Carlos" w:date="2018-09-06T16:59:00Z"/>
                <w:rFonts w:ascii="Arial Narrow" w:eastAsia="Calibri" w:hAnsi="Arial Narrow" w:cs="Arial"/>
                <w:sz w:val="20"/>
                <w:szCs w:val="20"/>
                <w:highlight w:val="green"/>
                <w:lang w:val="es-PE"/>
                <w:rPrChange w:id="537" w:author="Cilliani Delgado Becker Carlos" w:date="2018-09-06T18:09:00Z">
                  <w:rPr>
                    <w:ins w:id="538" w:author="Cilliani Delgado Becker Carlos" w:date="2018-09-06T16:59:00Z"/>
                    <w:rFonts w:ascii="Arial Narrow" w:eastAsia="Calibri" w:hAnsi="Arial Narrow" w:cs="Arial"/>
                    <w:sz w:val="20"/>
                    <w:szCs w:val="20"/>
                    <w:highlight w:val="yellow"/>
                    <w:lang w:val="es-PE"/>
                  </w:rPr>
                </w:rPrChange>
              </w:rPr>
            </w:pPr>
            <w:ins w:id="539" w:author="Cilliani Delgado Becker Carlos" w:date="2018-09-06T16:59:00Z">
              <w:r w:rsidRPr="008D1259">
                <w:rPr>
                  <w:rFonts w:ascii="Arial Narrow" w:eastAsia="Calibri" w:hAnsi="Arial Narrow" w:cs="Arial"/>
                  <w:sz w:val="20"/>
                  <w:szCs w:val="20"/>
                  <w:highlight w:val="green"/>
                  <w:lang w:val="es-PE"/>
                  <w:rPrChange w:id="540" w:author="Cilliani Delgado Becker Carlos" w:date="2018-09-06T18:09:00Z">
                    <w:rPr>
                      <w:rFonts w:ascii="Arial Narrow" w:eastAsia="Calibri" w:hAnsi="Arial Narrow" w:cs="Arial"/>
                      <w:sz w:val="20"/>
                      <w:szCs w:val="20"/>
                      <w:highlight w:val="yellow"/>
                      <w:lang w:val="es-PE"/>
                    </w:rPr>
                  </w:rPrChange>
                </w:rPr>
                <w:t>Tiene régimen de procedencia NRUS o RER no se valida el periodo.</w:t>
              </w:r>
            </w:ins>
          </w:p>
          <w:p w:rsidR="00EE30F0" w:rsidRPr="008D1259" w:rsidRDefault="00EE30F0" w:rsidP="00EE30F0">
            <w:pPr>
              <w:numPr>
                <w:ilvl w:val="1"/>
                <w:numId w:val="45"/>
              </w:numPr>
              <w:rPr>
                <w:ins w:id="541" w:author="Cilliani Delgado Becker Carlos" w:date="2018-09-06T16:59:00Z"/>
                <w:rFonts w:ascii="Arial Narrow" w:eastAsia="Calibri" w:hAnsi="Arial Narrow" w:cs="Arial"/>
                <w:sz w:val="20"/>
                <w:szCs w:val="20"/>
                <w:highlight w:val="green"/>
                <w:lang w:val="es-PE"/>
                <w:rPrChange w:id="542" w:author="Cilliani Delgado Becker Carlos" w:date="2018-09-06T18:09:00Z">
                  <w:rPr>
                    <w:ins w:id="543" w:author="Cilliani Delgado Becker Carlos" w:date="2018-09-06T16:59:00Z"/>
                    <w:rFonts w:ascii="Arial Narrow" w:eastAsia="Calibri" w:hAnsi="Arial Narrow" w:cs="Arial"/>
                    <w:sz w:val="20"/>
                    <w:szCs w:val="20"/>
                    <w:highlight w:val="yellow"/>
                    <w:lang w:val="es-PE"/>
                  </w:rPr>
                </w:rPrChange>
              </w:rPr>
            </w:pPr>
            <w:ins w:id="544" w:author="Cilliani Delgado Becker Carlos" w:date="2018-09-06T16:59:00Z">
              <w:r w:rsidRPr="008D1259">
                <w:rPr>
                  <w:rFonts w:ascii="Arial Narrow" w:eastAsia="Calibri" w:hAnsi="Arial Narrow" w:cs="Arial"/>
                  <w:sz w:val="20"/>
                  <w:szCs w:val="20"/>
                  <w:highlight w:val="green"/>
                  <w:lang w:val="es-PE"/>
                  <w:rPrChange w:id="545" w:author="Cilliani Delgado Becker Carlos" w:date="2018-09-06T18:09:00Z">
                    <w:rPr>
                      <w:rFonts w:ascii="Arial Narrow" w:eastAsia="Calibri" w:hAnsi="Arial Narrow" w:cs="Arial"/>
                      <w:sz w:val="20"/>
                      <w:szCs w:val="20"/>
                      <w:highlight w:val="yellow"/>
                      <w:lang w:val="es-PE"/>
                    </w:rPr>
                  </w:rPrChange>
                </w:rPr>
                <w:t>Si el régimen de procedencia es régimen general, verificamos que el periodo sea enero, Si no es enero se realizan las validaciones siguientes:</w:t>
              </w:r>
            </w:ins>
          </w:p>
          <w:p w:rsidR="001E5B17" w:rsidRPr="001E5B17" w:rsidRDefault="001E5B17">
            <w:pPr>
              <w:ind w:left="1490"/>
              <w:rPr>
                <w:ins w:id="546" w:author="Cilliani Delgado Becker Carlos" w:date="2018-09-07T15:42:00Z"/>
                <w:rFonts w:ascii="Arial Narrow" w:eastAsia="Calibri" w:hAnsi="Arial Narrow" w:cs="Arial"/>
                <w:sz w:val="20"/>
                <w:szCs w:val="20"/>
                <w:highlight w:val="green"/>
                <w:lang w:val="es-PE"/>
                <w:rPrChange w:id="547" w:author="Cilliani Delgado Becker Carlos" w:date="2018-09-07T15:43:00Z">
                  <w:rPr>
                    <w:ins w:id="548" w:author="Cilliani Delgado Becker Carlos" w:date="2018-09-07T15:42:00Z"/>
                    <w:rFonts w:ascii="Arial Narrow" w:eastAsia="Calibri" w:hAnsi="Arial Narrow" w:cs="Arial"/>
                    <w:sz w:val="20"/>
                    <w:szCs w:val="20"/>
                    <w:highlight w:val="yellow"/>
                    <w:lang w:val="es-PE"/>
                  </w:rPr>
                </w:rPrChange>
              </w:rPr>
              <w:pPrChange w:id="549" w:author="Cilliani Delgado Becker Carlos" w:date="2018-09-07T15:42:00Z">
                <w:pPr>
                  <w:ind w:left="1080"/>
                </w:pPr>
              </w:pPrChange>
            </w:pPr>
            <w:ins w:id="550" w:author="Cilliani Delgado Becker Carlos" w:date="2018-09-07T15:42:00Z">
              <w:r w:rsidRPr="001E5B17">
                <w:rPr>
                  <w:rFonts w:ascii="Arial Narrow" w:eastAsia="Calibri" w:hAnsi="Arial Narrow" w:cs="Arial"/>
                  <w:sz w:val="20"/>
                  <w:szCs w:val="20"/>
                  <w:highlight w:val="green"/>
                  <w:lang w:val="es-PE"/>
                  <w:rPrChange w:id="551" w:author="Cilliani Delgado Becker Carlos" w:date="2018-09-07T15:43:00Z">
                    <w:rPr>
                      <w:rFonts w:ascii="Arial Narrow" w:eastAsia="Calibri" w:hAnsi="Arial Narrow" w:cs="Arial"/>
                      <w:sz w:val="20"/>
                      <w:szCs w:val="20"/>
                      <w:highlight w:val="yellow"/>
                      <w:lang w:val="es-PE"/>
                    </w:rPr>
                  </w:rPrChange>
                </w:rPr>
                <w:t>Para contribuyentes Nuevo debe cumplir:</w:t>
              </w:r>
            </w:ins>
          </w:p>
          <w:p w:rsidR="001E5B17" w:rsidRPr="001E5B17" w:rsidRDefault="001E5B17">
            <w:pPr>
              <w:pStyle w:val="Prrafodelista"/>
              <w:numPr>
                <w:ilvl w:val="0"/>
                <w:numId w:val="55"/>
              </w:numPr>
              <w:ind w:left="2198"/>
              <w:rPr>
                <w:ins w:id="552" w:author="Cilliani Delgado Becker Carlos" w:date="2018-09-07T15:42:00Z"/>
                <w:rFonts w:ascii="Arial Narrow" w:eastAsia="Calibri" w:hAnsi="Arial Narrow" w:cs="Arial"/>
                <w:sz w:val="20"/>
                <w:szCs w:val="20"/>
                <w:highlight w:val="green"/>
                <w:lang w:val="es-PE"/>
                <w:rPrChange w:id="553" w:author="Cilliani Delgado Becker Carlos" w:date="2018-09-07T15:43:00Z">
                  <w:rPr>
                    <w:ins w:id="554" w:author="Cilliani Delgado Becker Carlos" w:date="2018-09-07T15:42:00Z"/>
                    <w:rFonts w:ascii="Arial Narrow" w:eastAsia="Calibri" w:hAnsi="Arial Narrow" w:cs="Arial"/>
                    <w:sz w:val="20"/>
                    <w:szCs w:val="20"/>
                    <w:highlight w:val="yellow"/>
                    <w:lang w:val="es-PE"/>
                  </w:rPr>
                </w:rPrChange>
              </w:rPr>
              <w:pPrChange w:id="555" w:author="Cilliani Delgado Becker Carlos" w:date="2018-09-07T15:44:00Z">
                <w:pPr>
                  <w:pStyle w:val="Prrafodelista"/>
                  <w:numPr>
                    <w:numId w:val="54"/>
                  </w:numPr>
                  <w:ind w:left="1800" w:hanging="360"/>
                </w:pPr>
              </w:pPrChange>
            </w:pPr>
            <w:ins w:id="556" w:author="Cilliani Delgado Becker Carlos" w:date="2018-09-07T15:42:00Z">
              <w:r w:rsidRPr="001E5B17">
                <w:rPr>
                  <w:color w:val="FF0000"/>
                  <w:highlight w:val="green"/>
                  <w:rPrChange w:id="557" w:author="Cilliani Delgado Becker Carlos" w:date="2018-09-07T15:43:00Z">
                    <w:rPr>
                      <w:color w:val="FF0000"/>
                    </w:rPr>
                  </w:rPrChange>
                </w:rPr>
                <w:t xml:space="preserve">Verificar que la Fecha de Inicio de actividades corresponda al período que </w:t>
              </w:r>
            </w:ins>
            <w:ins w:id="558" w:author="Cilliani Delgado Becker Carlos" w:date="2018-09-07T15:44:00Z">
              <w:r w:rsidR="0065205C" w:rsidRPr="0065205C">
                <w:rPr>
                  <w:color w:val="FF0000"/>
                  <w:highlight w:val="green"/>
                </w:rPr>
                <w:t>está</w:t>
              </w:r>
            </w:ins>
            <w:ins w:id="559" w:author="Cilliani Delgado Becker Carlos" w:date="2018-09-07T15:42:00Z">
              <w:r w:rsidRPr="001E5B17">
                <w:rPr>
                  <w:color w:val="FF0000"/>
                  <w:highlight w:val="green"/>
                  <w:rPrChange w:id="560" w:author="Cilliani Delgado Becker Carlos" w:date="2018-09-07T15:43:00Z">
                    <w:rPr>
                      <w:color w:val="FF0000"/>
                    </w:rPr>
                  </w:rPrChange>
                </w:rPr>
                <w:t xml:space="preserve"> declarando</w:t>
              </w:r>
            </w:ins>
            <w:ins w:id="561" w:author="Cilliani Delgado Becker Carlos" w:date="2018-09-07T15:44:00Z">
              <w:r w:rsidR="0065205C">
                <w:rPr>
                  <w:color w:val="FF0000"/>
                  <w:highlight w:val="green"/>
                </w:rPr>
                <w:t>.</w:t>
              </w:r>
            </w:ins>
          </w:p>
          <w:p w:rsidR="001E5B17" w:rsidRPr="001E5B17" w:rsidRDefault="001E5B17">
            <w:pPr>
              <w:ind w:left="1490"/>
              <w:rPr>
                <w:ins w:id="562" w:author="Cilliani Delgado Becker Carlos" w:date="2018-09-07T15:42:00Z"/>
                <w:rFonts w:ascii="Arial Narrow" w:eastAsia="Calibri" w:hAnsi="Arial Narrow" w:cs="Arial"/>
                <w:sz w:val="20"/>
                <w:szCs w:val="20"/>
                <w:highlight w:val="green"/>
                <w:lang w:val="es-PE"/>
                <w:rPrChange w:id="563" w:author="Cilliani Delgado Becker Carlos" w:date="2018-09-07T15:43:00Z">
                  <w:rPr>
                    <w:ins w:id="564" w:author="Cilliani Delgado Becker Carlos" w:date="2018-09-07T15:42:00Z"/>
                    <w:rFonts w:ascii="Arial Narrow" w:eastAsia="Calibri" w:hAnsi="Arial Narrow" w:cs="Arial"/>
                    <w:sz w:val="20"/>
                    <w:szCs w:val="20"/>
                    <w:highlight w:val="yellow"/>
                    <w:lang w:val="es-PE"/>
                  </w:rPr>
                </w:rPrChange>
              </w:rPr>
              <w:pPrChange w:id="565" w:author="Cilliani Delgado Becker Carlos" w:date="2018-09-07T15:43:00Z">
                <w:pPr>
                  <w:ind w:left="1080"/>
                </w:pPr>
              </w:pPrChange>
            </w:pPr>
            <w:ins w:id="566" w:author="Cilliani Delgado Becker Carlos" w:date="2018-09-07T15:42:00Z">
              <w:r w:rsidRPr="001E5B17">
                <w:rPr>
                  <w:rFonts w:ascii="Arial Narrow" w:eastAsia="Calibri" w:hAnsi="Arial Narrow" w:cs="Arial"/>
                  <w:sz w:val="20"/>
                  <w:szCs w:val="20"/>
                  <w:highlight w:val="green"/>
                  <w:lang w:val="es-PE"/>
                  <w:rPrChange w:id="567" w:author="Cilliani Delgado Becker Carlos" w:date="2018-09-07T15:43:00Z">
                    <w:rPr>
                      <w:rFonts w:ascii="Arial Narrow" w:eastAsia="Calibri" w:hAnsi="Arial Narrow" w:cs="Arial"/>
                      <w:sz w:val="20"/>
                      <w:szCs w:val="20"/>
                      <w:highlight w:val="yellow"/>
                      <w:lang w:val="es-PE"/>
                    </w:rPr>
                  </w:rPrChange>
                </w:rPr>
                <w:t>Para contribuyentes no Nuevos debe cumplir;</w:t>
              </w:r>
            </w:ins>
          </w:p>
          <w:p w:rsidR="001E5B17" w:rsidRPr="001E5B17" w:rsidRDefault="001E5B17" w:rsidP="001E5B17">
            <w:pPr>
              <w:numPr>
                <w:ilvl w:val="2"/>
                <w:numId w:val="45"/>
              </w:numPr>
              <w:rPr>
                <w:ins w:id="568" w:author="Cilliani Delgado Becker Carlos" w:date="2018-09-07T15:42:00Z"/>
                <w:rFonts w:ascii="Arial Narrow" w:eastAsia="Calibri" w:hAnsi="Arial Narrow" w:cs="Arial"/>
                <w:sz w:val="20"/>
                <w:szCs w:val="20"/>
                <w:highlight w:val="green"/>
                <w:lang w:val="es-PE"/>
                <w:rPrChange w:id="569" w:author="Cilliani Delgado Becker Carlos" w:date="2018-09-07T15:43:00Z">
                  <w:rPr>
                    <w:ins w:id="570" w:author="Cilliani Delgado Becker Carlos" w:date="2018-09-07T15:42:00Z"/>
                    <w:rFonts w:ascii="Arial Narrow" w:eastAsia="Calibri" w:hAnsi="Arial Narrow" w:cs="Arial"/>
                    <w:sz w:val="20"/>
                    <w:szCs w:val="20"/>
                    <w:highlight w:val="yellow"/>
                    <w:lang w:val="es-PE"/>
                  </w:rPr>
                </w:rPrChange>
              </w:rPr>
            </w:pPr>
            <w:ins w:id="571" w:author="Cilliani Delgado Becker Carlos" w:date="2018-09-07T15:42:00Z">
              <w:r w:rsidRPr="001E5B17">
                <w:rPr>
                  <w:rFonts w:ascii="Arial Narrow" w:eastAsia="Calibri" w:hAnsi="Arial Narrow" w:cs="Arial"/>
                  <w:sz w:val="20"/>
                  <w:szCs w:val="20"/>
                  <w:highlight w:val="green"/>
                  <w:lang w:val="es-PE"/>
                  <w:rPrChange w:id="572" w:author="Cilliani Delgado Becker Carlos" w:date="2018-09-07T15:43:00Z">
                    <w:rPr>
                      <w:rFonts w:ascii="Arial Narrow" w:eastAsia="Calibri" w:hAnsi="Arial Narrow" w:cs="Arial"/>
                      <w:sz w:val="20"/>
                      <w:szCs w:val="20"/>
                      <w:highlight w:val="yellow"/>
                      <w:lang w:val="es-PE"/>
                    </w:rPr>
                  </w:rPrChange>
                </w:rPr>
                <w:t>El contribuyente se haya encontrado en suspensión temporal todo el mes de enero.</w:t>
              </w:r>
            </w:ins>
          </w:p>
          <w:p w:rsidR="00EE30F0" w:rsidRPr="001E5B17" w:rsidRDefault="001E5B17" w:rsidP="001E5B17">
            <w:pPr>
              <w:numPr>
                <w:ilvl w:val="2"/>
                <w:numId w:val="45"/>
              </w:numPr>
              <w:rPr>
                <w:ins w:id="573" w:author="Cilliani Delgado Becker Carlos" w:date="2018-09-06T16:59:00Z"/>
                <w:rFonts w:ascii="Arial Narrow" w:eastAsia="Calibri" w:hAnsi="Arial Narrow" w:cs="Arial"/>
                <w:sz w:val="20"/>
                <w:szCs w:val="20"/>
                <w:highlight w:val="green"/>
                <w:lang w:val="es-PE"/>
                <w:rPrChange w:id="574" w:author="Cilliani Delgado Becker Carlos" w:date="2018-09-07T15:43:00Z">
                  <w:rPr>
                    <w:ins w:id="575" w:author="Cilliani Delgado Becker Carlos" w:date="2018-09-06T16:59:00Z"/>
                    <w:rFonts w:ascii="Arial Narrow" w:eastAsia="Calibri" w:hAnsi="Arial Narrow" w:cs="Arial"/>
                    <w:sz w:val="20"/>
                    <w:szCs w:val="20"/>
                    <w:highlight w:val="yellow"/>
                    <w:lang w:val="es-PE"/>
                  </w:rPr>
                </w:rPrChange>
              </w:rPr>
            </w:pPr>
            <w:ins w:id="576" w:author="Cilliani Delgado Becker Carlos" w:date="2018-09-07T15:42:00Z">
              <w:r w:rsidRPr="001E5B17">
                <w:rPr>
                  <w:rFonts w:ascii="Arial Narrow" w:eastAsia="Calibri" w:hAnsi="Arial Narrow" w:cs="Arial"/>
                  <w:sz w:val="20"/>
                  <w:szCs w:val="20"/>
                  <w:highlight w:val="green"/>
                  <w:lang w:val="es-PE"/>
                  <w:rPrChange w:id="577" w:author="Cilliani Delgado Becker Carlos" w:date="2018-09-07T15:43:00Z">
                    <w:rPr>
                      <w:rFonts w:ascii="Arial Narrow" w:eastAsia="Calibri" w:hAnsi="Arial Narrow" w:cs="Arial"/>
                      <w:sz w:val="20"/>
                      <w:szCs w:val="20"/>
                      <w:highlight w:val="yellow"/>
                      <w:lang w:val="es-PE"/>
                    </w:rPr>
                  </w:rPrChange>
                </w:rPr>
                <w:t>Verificamos que el contribuyente esta reiniciando actividades en el periodo declarado según la fecha de reinicio de actividades.</w:t>
              </w:r>
            </w:ins>
          </w:p>
          <w:p w:rsidR="00EE30F0" w:rsidRPr="008D1259" w:rsidRDefault="00EE30F0" w:rsidP="00EE30F0">
            <w:pPr>
              <w:numPr>
                <w:ilvl w:val="1"/>
                <w:numId w:val="45"/>
              </w:numPr>
              <w:rPr>
                <w:ins w:id="578" w:author="Cilliani Delgado Becker Carlos" w:date="2018-09-06T17:01:00Z"/>
                <w:rFonts w:ascii="Arial Narrow" w:eastAsia="Calibri" w:hAnsi="Arial Narrow" w:cs="Arial"/>
                <w:sz w:val="20"/>
                <w:szCs w:val="20"/>
                <w:highlight w:val="green"/>
                <w:lang w:val="es-PE"/>
                <w:rPrChange w:id="579" w:author="Cilliani Delgado Becker Carlos" w:date="2018-09-06T18:09:00Z">
                  <w:rPr>
                    <w:ins w:id="580" w:author="Cilliani Delgado Becker Carlos" w:date="2018-09-06T17:01:00Z"/>
                    <w:rFonts w:ascii="Arial Narrow" w:eastAsia="Calibri" w:hAnsi="Arial Narrow" w:cs="Arial"/>
                    <w:sz w:val="20"/>
                    <w:szCs w:val="20"/>
                    <w:highlight w:val="yellow"/>
                    <w:lang w:val="es-PE"/>
                  </w:rPr>
                </w:rPrChange>
              </w:rPr>
            </w:pPr>
            <w:ins w:id="581" w:author="Cilliani Delgado Becker Carlos" w:date="2018-09-06T16:59:00Z">
              <w:r w:rsidRPr="008D1259">
                <w:rPr>
                  <w:rFonts w:ascii="Arial Narrow" w:eastAsia="Calibri" w:hAnsi="Arial Narrow" w:cs="Arial"/>
                  <w:sz w:val="20"/>
                  <w:szCs w:val="20"/>
                  <w:highlight w:val="green"/>
                  <w:lang w:val="es-PE"/>
                  <w:rPrChange w:id="582" w:author="Cilliani Delgado Becker Carlos" w:date="2018-09-06T18:09:00Z">
                    <w:rPr>
                      <w:rFonts w:ascii="Arial Narrow" w:eastAsia="Calibri" w:hAnsi="Arial Narrow" w:cs="Arial"/>
                      <w:sz w:val="20"/>
                      <w:szCs w:val="20"/>
                      <w:highlight w:val="yellow"/>
                      <w:lang w:val="es-PE"/>
                    </w:rPr>
                  </w:rPrChange>
                </w:rPr>
                <w:t>Si el régimen de procedencia es distinto al NRUS, RER y Regimen General</w:t>
              </w:r>
            </w:ins>
            <w:ins w:id="583" w:author="Cilliani Delgado Becker Carlos" w:date="2018-09-06T17:04:00Z">
              <w:r w:rsidRPr="008D1259">
                <w:rPr>
                  <w:rFonts w:ascii="Arial Narrow" w:eastAsia="Calibri" w:hAnsi="Arial Narrow" w:cs="Arial"/>
                  <w:sz w:val="20"/>
                  <w:szCs w:val="20"/>
                  <w:highlight w:val="green"/>
                  <w:lang w:val="es-PE"/>
                  <w:rPrChange w:id="584" w:author="Cilliani Delgado Becker Carlos" w:date="2018-09-06T18:09:00Z">
                    <w:rPr>
                      <w:rFonts w:ascii="Arial Narrow" w:eastAsia="Calibri" w:hAnsi="Arial Narrow" w:cs="Arial"/>
                      <w:sz w:val="20"/>
                      <w:szCs w:val="20"/>
                      <w:highlight w:val="yellow"/>
                      <w:lang w:val="es-PE"/>
                    </w:rPr>
                  </w:rPrChange>
                </w:rPr>
                <w:t>, no se valida el periodo.</w:t>
              </w:r>
            </w:ins>
          </w:p>
          <w:p w:rsidR="00EE30F0" w:rsidRPr="00EE30F0" w:rsidDel="00EE30F0" w:rsidRDefault="00EE30F0">
            <w:pPr>
              <w:rPr>
                <w:del w:id="585" w:author="Cilliani Delgado Becker Carlos" w:date="2018-09-06T17:01:00Z"/>
                <w:rFonts w:ascii="Arial Narrow" w:eastAsia="Calibri" w:hAnsi="Arial Narrow" w:cs="Arial"/>
                <w:sz w:val="20"/>
                <w:szCs w:val="20"/>
                <w:highlight w:val="yellow"/>
                <w:lang w:val="es-PE"/>
                <w:rPrChange w:id="586" w:author="Cilliani Delgado Becker Carlos" w:date="2018-09-06T17:02:00Z">
                  <w:rPr>
                    <w:del w:id="587" w:author="Cilliani Delgado Becker Carlos" w:date="2018-09-06T17:01:00Z"/>
                    <w:highlight w:val="yellow"/>
                  </w:rPr>
                </w:rPrChange>
              </w:rPr>
              <w:pPrChange w:id="588" w:author="Cilliani Delgado Becker Carlos" w:date="2018-09-06T17:03:00Z">
                <w:pPr>
                  <w:pStyle w:val="Prrafodelista"/>
                  <w:numPr>
                    <w:numId w:val="48"/>
                  </w:numPr>
                  <w:ind w:left="720" w:hanging="360"/>
                </w:pPr>
              </w:pPrChange>
            </w:pPr>
          </w:p>
          <w:p w:rsidR="00FC7552" w:rsidRPr="00FC7552" w:rsidRDefault="00FC7552" w:rsidP="00F20A5F">
            <w:pPr>
              <w:ind w:left="720"/>
              <w:rPr>
                <w:rFonts w:ascii="Arial Narrow" w:eastAsia="Calibri" w:hAnsi="Arial Narrow"/>
                <w:sz w:val="20"/>
                <w:szCs w:val="20"/>
                <w:highlight w:val="yellow"/>
              </w:rPr>
            </w:pPr>
          </w:p>
          <w:p w:rsidR="00FC7552" w:rsidRPr="00FC7552" w:rsidRDefault="00FC7552" w:rsidP="00F20A5F">
            <w:pPr>
              <w:ind w:left="720"/>
              <w:rPr>
                <w:rFonts w:ascii="Arial Narrow" w:hAnsi="Arial Narrow"/>
                <w:color w:val="000000"/>
                <w:szCs w:val="22"/>
                <w:highlight w:val="yellow"/>
              </w:rPr>
            </w:pPr>
            <w:r w:rsidRPr="00FC7552">
              <w:rPr>
                <w:rFonts w:ascii="Arial Narrow" w:hAnsi="Arial Narrow"/>
                <w:b/>
                <w:bCs/>
                <w:color w:val="000000"/>
                <w:highlight w:val="yellow"/>
                <w:u w:val="single"/>
              </w:rPr>
              <w:t>Si no cumple la validación</w:t>
            </w:r>
            <w:r w:rsidRPr="00FC7552">
              <w:rPr>
                <w:rFonts w:ascii="Arial Narrow" w:hAnsi="Arial Narrow"/>
                <w:color w:val="000000"/>
                <w:highlight w:val="yellow"/>
              </w:rPr>
              <w:t>:</w:t>
            </w:r>
          </w:p>
          <w:p w:rsidR="00FC7552" w:rsidRPr="00FC7552" w:rsidRDefault="00FC7552" w:rsidP="00F20A5F">
            <w:pPr>
              <w:ind w:left="720"/>
              <w:rPr>
                <w:rFonts w:ascii="Arial Narrow" w:hAnsi="Arial Narrow"/>
                <w:color w:val="000000"/>
                <w:highlight w:val="yellow"/>
                <w:lang w:val="es-PE"/>
              </w:rPr>
            </w:pPr>
          </w:p>
          <w:p w:rsidR="00FC7552" w:rsidRPr="005C0B62" w:rsidRDefault="00FC7552" w:rsidP="00CC2EBA">
            <w:pPr>
              <w:numPr>
                <w:ilvl w:val="0"/>
                <w:numId w:val="49"/>
              </w:numPr>
              <w:rPr>
                <w:rFonts w:ascii="Arial Narrow" w:hAnsi="Arial Narrow"/>
                <w:highlight w:val="yellow"/>
              </w:rPr>
            </w:pPr>
            <w:r w:rsidRPr="00FC7552">
              <w:rPr>
                <w:rFonts w:ascii="Arial Narrow" w:hAnsi="Arial Narrow"/>
                <w:highlight w:val="yellow"/>
              </w:rPr>
              <w:t xml:space="preserve">Código de Mensaje = </w:t>
            </w:r>
            <w:del w:id="589" w:author="Cilliani Delgado Becker Carlos" w:date="2018-09-06T17:16:00Z">
              <w:r w:rsidRPr="00FC7552" w:rsidDel="00BA2BC0">
                <w:rPr>
                  <w:rFonts w:ascii="Arial Narrow" w:hAnsi="Arial Narrow"/>
                  <w:highlight w:val="yellow"/>
                </w:rPr>
                <w:delText xml:space="preserve">07 </w:delText>
              </w:r>
            </w:del>
            <w:ins w:id="590" w:author="Cilliani Delgado Becker Carlos" w:date="2018-09-06T17:16:00Z">
              <w:r w:rsidR="00BA2BC0" w:rsidRPr="008D1259">
                <w:rPr>
                  <w:rFonts w:ascii="Arial Narrow" w:hAnsi="Arial Narrow"/>
                  <w:highlight w:val="green"/>
                  <w:rPrChange w:id="591" w:author="Cilliani Delgado Becker Carlos" w:date="2018-09-06T18:09:00Z">
                    <w:rPr>
                      <w:rFonts w:ascii="Arial Narrow" w:hAnsi="Arial Narrow"/>
                      <w:highlight w:val="yellow"/>
                    </w:rPr>
                  </w:rPrChange>
                </w:rPr>
                <w:t xml:space="preserve">21 </w:t>
              </w:r>
            </w:ins>
            <w:r w:rsidRPr="00FC7552">
              <w:rPr>
                <w:rFonts w:ascii="Arial Narrow" w:hAnsi="Arial Narrow"/>
                <w:highlight w:val="yellow"/>
              </w:rPr>
              <w:t xml:space="preserve">( </w:t>
            </w:r>
            <w:r w:rsidRPr="005C0B62">
              <w:rPr>
                <w:rFonts w:ascii="Arial Narrow" w:hAnsi="Arial Narrow"/>
                <w:highlight w:val="yellow"/>
              </w:rPr>
              <w:t>Parámetro de errores</w:t>
            </w:r>
            <w:r w:rsidR="005C0B62" w:rsidRPr="005C0B62">
              <w:rPr>
                <w:rFonts w:ascii="Arial Narrow" w:hAnsi="Arial Narrow"/>
                <w:highlight w:val="yellow"/>
              </w:rPr>
              <w:t xml:space="preserve"> </w:t>
            </w:r>
            <w:r w:rsidR="005C0B62" w:rsidRPr="005C0B62">
              <w:rPr>
                <w:rFonts w:ascii="Arial Narrow" w:hAnsi="Arial Narrow" w:cs="Arial"/>
                <w:szCs w:val="22"/>
                <w:highlight w:val="yellow"/>
              </w:rPr>
              <w:t>– Ver Anexo 5</w:t>
            </w:r>
            <w:r w:rsidRPr="005C0B62">
              <w:rPr>
                <w:rFonts w:ascii="Arial Narrow" w:hAnsi="Arial Narrow"/>
                <w:highlight w:val="yellow"/>
              </w:rPr>
              <w:t>)</w:t>
            </w:r>
          </w:p>
          <w:p w:rsidR="00FC7552" w:rsidRPr="00FC7552" w:rsidRDefault="00FC7552" w:rsidP="00CC2EBA">
            <w:pPr>
              <w:pStyle w:val="Prrafodelista"/>
              <w:numPr>
                <w:ilvl w:val="0"/>
                <w:numId w:val="49"/>
              </w:numPr>
              <w:rPr>
                <w:rFonts w:ascii="Arial Narrow" w:hAnsi="Arial Narrow"/>
                <w:highlight w:val="yellow"/>
              </w:rPr>
            </w:pPr>
            <w:r w:rsidRPr="00FC7552">
              <w:rPr>
                <w:rFonts w:ascii="Arial Narrow" w:hAnsi="Arial Narrow"/>
                <w:highlight w:val="yellow"/>
              </w:rPr>
              <w:t>Mensaje =   Ver Anexo 1.</w:t>
            </w:r>
          </w:p>
          <w:p w:rsidR="00FC7552" w:rsidRPr="00FC7552" w:rsidRDefault="00FC7552" w:rsidP="00F20A5F">
            <w:pPr>
              <w:ind w:left="720"/>
              <w:rPr>
                <w:rFonts w:ascii="Arial Narrow" w:hAnsi="Arial Narrow"/>
                <w:sz w:val="20"/>
                <w:szCs w:val="20"/>
                <w:highlight w:val="yellow"/>
              </w:rPr>
            </w:pPr>
          </w:p>
          <w:p w:rsidR="00FC7552" w:rsidRPr="00EE30F0" w:rsidRDefault="00FC7552" w:rsidP="00CC2EBA">
            <w:pPr>
              <w:pStyle w:val="Prrafodelista"/>
              <w:numPr>
                <w:ilvl w:val="0"/>
                <w:numId w:val="48"/>
              </w:numPr>
              <w:rPr>
                <w:rFonts w:ascii="Arial Narrow" w:hAnsi="Arial Narrow"/>
                <w:strike/>
                <w:color w:val="BFBFBF" w:themeColor="background1" w:themeShade="BF"/>
                <w:sz w:val="20"/>
                <w:szCs w:val="20"/>
                <w:highlight w:val="green"/>
                <w:rPrChange w:id="592" w:author="Cilliani Delgado Becker Carlos" w:date="2018-09-06T16:57:00Z">
                  <w:rPr>
                    <w:rFonts w:ascii="Arial Narrow" w:hAnsi="Arial Narrow"/>
                    <w:sz w:val="20"/>
                    <w:szCs w:val="20"/>
                    <w:highlight w:val="yellow"/>
                  </w:rPr>
                </w:rPrChange>
              </w:rPr>
            </w:pPr>
            <w:r w:rsidRPr="00EE30F0">
              <w:rPr>
                <w:rFonts w:ascii="Arial Narrow" w:hAnsi="Arial Narrow"/>
                <w:strike/>
                <w:color w:val="BFBFBF" w:themeColor="background1" w:themeShade="BF"/>
                <w:sz w:val="20"/>
                <w:szCs w:val="20"/>
                <w:highlight w:val="green"/>
                <w:rPrChange w:id="593" w:author="Cilliani Delgado Becker Carlos" w:date="2018-09-06T16:57:00Z">
                  <w:rPr>
                    <w:rFonts w:ascii="Arial Narrow" w:hAnsi="Arial Narrow"/>
                    <w:sz w:val="20"/>
                    <w:szCs w:val="20"/>
                    <w:highlight w:val="yellow"/>
                  </w:rPr>
                </w:rPrChange>
              </w:rPr>
              <w:t>El periodo tributario de afectación  para acogerse al RMT puede ser en cualquier periodo del año, en cualquiera de los siguientes casos:</w:t>
            </w:r>
          </w:p>
          <w:p w:rsidR="00FC7552" w:rsidRPr="00EE30F0" w:rsidRDefault="00FC7552" w:rsidP="00CC2EBA">
            <w:pPr>
              <w:numPr>
                <w:ilvl w:val="1"/>
                <w:numId w:val="48"/>
              </w:numPr>
              <w:rPr>
                <w:rFonts w:ascii="Arial Narrow" w:eastAsia="Calibri" w:hAnsi="Arial Narrow"/>
                <w:strike/>
                <w:color w:val="BFBFBF" w:themeColor="background1" w:themeShade="BF"/>
                <w:sz w:val="20"/>
                <w:szCs w:val="20"/>
                <w:highlight w:val="green"/>
                <w:rPrChange w:id="594" w:author="Cilliani Delgado Becker Carlos" w:date="2018-09-06T16:57:00Z">
                  <w:rPr>
                    <w:rFonts w:ascii="Arial Narrow" w:eastAsia="Calibri" w:hAnsi="Arial Narrow"/>
                    <w:sz w:val="20"/>
                    <w:szCs w:val="20"/>
                    <w:highlight w:val="yellow"/>
                  </w:rPr>
                </w:rPrChange>
              </w:rPr>
            </w:pPr>
            <w:r w:rsidRPr="00EE30F0">
              <w:rPr>
                <w:rFonts w:ascii="Arial Narrow" w:hAnsi="Arial Narrow"/>
                <w:strike/>
                <w:color w:val="BFBFBF" w:themeColor="background1" w:themeShade="BF"/>
                <w:sz w:val="20"/>
                <w:szCs w:val="20"/>
                <w:highlight w:val="green"/>
                <w:rPrChange w:id="595" w:author="Cilliani Delgado Becker Carlos" w:date="2018-09-06T16:57:00Z">
                  <w:rPr>
                    <w:rFonts w:ascii="Arial Narrow" w:hAnsi="Arial Narrow"/>
                    <w:sz w:val="20"/>
                    <w:szCs w:val="20"/>
                    <w:highlight w:val="yellow"/>
                  </w:rPr>
                </w:rPrChange>
              </w:rPr>
              <w:t>Tiene régimen de procedencia NRUS o RER.</w:t>
            </w:r>
          </w:p>
          <w:p w:rsidR="00FC7552" w:rsidRPr="00EE30F0" w:rsidRDefault="00FC7552" w:rsidP="00CC2EBA">
            <w:pPr>
              <w:numPr>
                <w:ilvl w:val="1"/>
                <w:numId w:val="48"/>
              </w:numPr>
              <w:rPr>
                <w:rFonts w:ascii="Arial Narrow" w:hAnsi="Arial Narrow"/>
                <w:strike/>
                <w:color w:val="BFBFBF" w:themeColor="background1" w:themeShade="BF"/>
                <w:sz w:val="20"/>
                <w:szCs w:val="20"/>
                <w:highlight w:val="green"/>
                <w:rPrChange w:id="596" w:author="Cilliani Delgado Becker Carlos" w:date="2018-09-06T16:57:00Z">
                  <w:rPr>
                    <w:rFonts w:ascii="Arial Narrow" w:hAnsi="Arial Narrow"/>
                    <w:sz w:val="20"/>
                    <w:szCs w:val="20"/>
                    <w:highlight w:val="yellow"/>
                  </w:rPr>
                </w:rPrChange>
              </w:rPr>
            </w:pPr>
            <w:r w:rsidRPr="00EE30F0">
              <w:rPr>
                <w:rFonts w:ascii="Arial Narrow" w:hAnsi="Arial Narrow"/>
                <w:strike/>
                <w:color w:val="BFBFBF" w:themeColor="background1" w:themeShade="BF"/>
                <w:sz w:val="20"/>
                <w:szCs w:val="20"/>
                <w:highlight w:val="green"/>
              </w:rPr>
              <w:t>Contribuyente se encuentran con suspensión temporal</w:t>
            </w:r>
            <w:r w:rsidRPr="00EE30F0">
              <w:rPr>
                <w:rFonts w:ascii="Arial Narrow" w:hAnsi="Arial Narrow"/>
                <w:strike/>
                <w:color w:val="BFBFBF" w:themeColor="background1" w:themeShade="BF"/>
                <w:sz w:val="20"/>
                <w:szCs w:val="20"/>
                <w:highlight w:val="green"/>
                <w:rPrChange w:id="597" w:author="Cilliani Delgado Becker Carlos" w:date="2018-09-06T16:57:00Z">
                  <w:rPr>
                    <w:rFonts w:ascii="Arial Narrow" w:hAnsi="Arial Narrow"/>
                    <w:color w:val="000000"/>
                    <w:sz w:val="20"/>
                    <w:szCs w:val="20"/>
                    <w:highlight w:val="green"/>
                  </w:rPr>
                </w:rPrChange>
              </w:rPr>
              <w:t xml:space="preserve"> o es un contribuyente nuevo, ya sea en RUC (se determina con la fecha de Inicio de Actividades) o en Régimen de tercera  (fecha de alta del tributo de tercera) a partir del 01/01/&lt;año del ejercicio a partir de 2017&gt;.</w:t>
            </w:r>
          </w:p>
          <w:p w:rsidR="00497CDE" w:rsidRPr="00EE30F0" w:rsidRDefault="00497CDE" w:rsidP="00497CDE">
            <w:pPr>
              <w:numPr>
                <w:ilvl w:val="1"/>
                <w:numId w:val="48"/>
              </w:numPr>
              <w:rPr>
                <w:rFonts w:ascii="Arial Narrow" w:hAnsi="Arial Narrow"/>
                <w:strike/>
                <w:color w:val="BFBFBF" w:themeColor="background1" w:themeShade="BF"/>
                <w:sz w:val="20"/>
                <w:szCs w:val="20"/>
                <w:highlight w:val="green"/>
                <w:rPrChange w:id="598" w:author="Cilliani Delgado Becker Carlos" w:date="2018-09-06T16:57:00Z">
                  <w:rPr>
                    <w:rFonts w:ascii="Arial Narrow" w:hAnsi="Arial Narrow"/>
                    <w:sz w:val="20"/>
                    <w:szCs w:val="20"/>
                    <w:highlight w:val="green"/>
                  </w:rPr>
                </w:rPrChange>
              </w:rPr>
            </w:pPr>
            <w:r w:rsidRPr="00EE30F0">
              <w:rPr>
                <w:rFonts w:ascii="Arial Narrow" w:hAnsi="Arial Narrow"/>
                <w:strike/>
                <w:color w:val="BFBFBF" w:themeColor="background1" w:themeShade="BF"/>
                <w:sz w:val="20"/>
                <w:szCs w:val="20"/>
                <w:highlight w:val="green"/>
                <w:rPrChange w:id="599" w:author="Cilliani Delgado Becker Carlos" w:date="2018-09-06T16:57:00Z">
                  <w:rPr>
                    <w:rFonts w:ascii="Arial Narrow" w:hAnsi="Arial Narrow"/>
                    <w:sz w:val="20"/>
                    <w:szCs w:val="20"/>
                    <w:highlight w:val="green"/>
                  </w:rPr>
                </w:rPrChange>
              </w:rPr>
              <w:t>Contribuyentes con suspensión temporal: Al momento de reiniciar actividades, sólo si la suspensión temporal incluye Enero.</w:t>
            </w:r>
          </w:p>
          <w:p w:rsidR="00497CDE" w:rsidRPr="00EE30F0" w:rsidRDefault="00497CDE" w:rsidP="00497CDE">
            <w:pPr>
              <w:numPr>
                <w:ilvl w:val="1"/>
                <w:numId w:val="48"/>
              </w:numPr>
              <w:rPr>
                <w:rFonts w:ascii="Arial Narrow" w:hAnsi="Arial Narrow"/>
                <w:strike/>
                <w:color w:val="BFBFBF" w:themeColor="background1" w:themeShade="BF"/>
                <w:sz w:val="20"/>
                <w:szCs w:val="20"/>
                <w:highlight w:val="green"/>
                <w:rPrChange w:id="600" w:author="Cilliani Delgado Becker Carlos" w:date="2018-09-06T16:57:00Z">
                  <w:rPr>
                    <w:rFonts w:ascii="Arial Narrow" w:hAnsi="Arial Narrow"/>
                    <w:sz w:val="20"/>
                    <w:szCs w:val="20"/>
                    <w:highlight w:val="green"/>
                  </w:rPr>
                </w:rPrChange>
              </w:rPr>
            </w:pPr>
            <w:r w:rsidRPr="00EE30F0">
              <w:rPr>
                <w:rFonts w:ascii="Arial Narrow" w:hAnsi="Arial Narrow"/>
                <w:strike/>
                <w:color w:val="BFBFBF" w:themeColor="background1" w:themeShade="BF"/>
                <w:sz w:val="20"/>
                <w:szCs w:val="20"/>
                <w:highlight w:val="green"/>
                <w:rPrChange w:id="601" w:author="Cilliani Delgado Becker Carlos" w:date="2018-09-06T16:57:00Z">
                  <w:rPr>
                    <w:rFonts w:ascii="Arial Narrow" w:hAnsi="Arial Narrow"/>
                    <w:sz w:val="20"/>
                    <w:szCs w:val="20"/>
                    <w:highlight w:val="green"/>
                  </w:rPr>
                </w:rPrChange>
              </w:rPr>
              <w:t>Contribuyentes Nuevos</w:t>
            </w:r>
            <w:del w:id="602" w:author="Zumaeta Kawata Jesus" w:date="2018-09-04T18:35:00Z">
              <w:r w:rsidRPr="00EE30F0" w:rsidDel="008E0706">
                <w:rPr>
                  <w:rFonts w:ascii="Arial Narrow" w:hAnsi="Arial Narrow"/>
                  <w:strike/>
                  <w:color w:val="BFBFBF" w:themeColor="background1" w:themeShade="BF"/>
                  <w:sz w:val="20"/>
                  <w:szCs w:val="20"/>
                  <w:highlight w:val="green"/>
                  <w:rPrChange w:id="603" w:author="Cilliani Delgado Becker Carlos" w:date="2018-09-06T16:57:00Z">
                    <w:rPr>
                      <w:rFonts w:ascii="Arial Narrow" w:hAnsi="Arial Narrow"/>
                      <w:sz w:val="20"/>
                      <w:szCs w:val="20"/>
                      <w:highlight w:val="green"/>
                    </w:rPr>
                  </w:rPrChange>
                </w:rPr>
                <w:delText xml:space="preserve"> (inscritos después del 31/12/2016)</w:delText>
              </w:r>
            </w:del>
            <w:r w:rsidRPr="00EE30F0">
              <w:rPr>
                <w:rFonts w:ascii="Arial Narrow" w:hAnsi="Arial Narrow"/>
                <w:strike/>
                <w:color w:val="BFBFBF" w:themeColor="background1" w:themeShade="BF"/>
                <w:sz w:val="20"/>
                <w:szCs w:val="20"/>
                <w:highlight w:val="green"/>
                <w:rPrChange w:id="604" w:author="Cilliani Delgado Becker Carlos" w:date="2018-09-06T16:57:00Z">
                  <w:rPr>
                    <w:rFonts w:ascii="Arial Narrow" w:hAnsi="Arial Narrow"/>
                    <w:sz w:val="20"/>
                    <w:szCs w:val="20"/>
                    <w:highlight w:val="green"/>
                  </w:rPr>
                </w:rPrChange>
              </w:rPr>
              <w:t>: En cualquier mes del año: al momento de la inscripción o con la presentación de la primera declaración jurada del período dentro de la fecha de vencimiento</w:t>
            </w:r>
          </w:p>
          <w:p w:rsidR="00FC7552" w:rsidRPr="00EE30F0" w:rsidRDefault="00FC7552" w:rsidP="00F20A5F">
            <w:pPr>
              <w:ind w:left="720"/>
              <w:rPr>
                <w:rFonts w:ascii="Arial Narrow" w:hAnsi="Arial Narrow"/>
                <w:strike/>
                <w:color w:val="BFBFBF" w:themeColor="background1" w:themeShade="BF"/>
                <w:szCs w:val="22"/>
                <w:highlight w:val="green"/>
                <w:lang w:val="es-ES_tradnl"/>
                <w:rPrChange w:id="605" w:author="Cilliani Delgado Becker Carlos" w:date="2018-09-06T16:57:00Z">
                  <w:rPr>
                    <w:rFonts w:ascii="Arial Narrow" w:hAnsi="Arial Narrow"/>
                    <w:color w:val="000000"/>
                    <w:szCs w:val="22"/>
                    <w:highlight w:val="yellow"/>
                    <w:lang w:val="es-ES_tradnl"/>
                  </w:rPr>
                </w:rPrChange>
              </w:rPr>
            </w:pPr>
          </w:p>
          <w:p w:rsidR="00FC7552" w:rsidRPr="00EE30F0" w:rsidRDefault="00FC7552" w:rsidP="00F20A5F">
            <w:pPr>
              <w:ind w:left="720"/>
              <w:rPr>
                <w:rFonts w:ascii="Arial Narrow" w:hAnsi="Arial Narrow"/>
                <w:strike/>
                <w:color w:val="BFBFBF" w:themeColor="background1" w:themeShade="BF"/>
                <w:highlight w:val="green"/>
                <w:rPrChange w:id="606" w:author="Cilliani Delgado Becker Carlos" w:date="2018-09-06T16:57:00Z">
                  <w:rPr>
                    <w:rFonts w:ascii="Arial Narrow" w:hAnsi="Arial Narrow"/>
                    <w:color w:val="000000"/>
                    <w:highlight w:val="yellow"/>
                  </w:rPr>
                </w:rPrChange>
              </w:rPr>
            </w:pPr>
            <w:r w:rsidRPr="00EE30F0">
              <w:rPr>
                <w:rFonts w:ascii="Arial Narrow" w:hAnsi="Arial Narrow"/>
                <w:b/>
                <w:bCs/>
                <w:strike/>
                <w:color w:val="BFBFBF" w:themeColor="background1" w:themeShade="BF"/>
                <w:highlight w:val="green"/>
                <w:u w:val="single"/>
                <w:rPrChange w:id="607" w:author="Cilliani Delgado Becker Carlos" w:date="2018-09-06T16:57:00Z">
                  <w:rPr>
                    <w:rFonts w:ascii="Arial Narrow" w:hAnsi="Arial Narrow"/>
                    <w:b/>
                    <w:bCs/>
                    <w:color w:val="000000"/>
                    <w:highlight w:val="yellow"/>
                    <w:u w:val="single"/>
                  </w:rPr>
                </w:rPrChange>
              </w:rPr>
              <w:t>Si no cumple la validación</w:t>
            </w:r>
            <w:r w:rsidRPr="00EE30F0">
              <w:rPr>
                <w:rFonts w:ascii="Arial Narrow" w:hAnsi="Arial Narrow"/>
                <w:strike/>
                <w:color w:val="BFBFBF" w:themeColor="background1" w:themeShade="BF"/>
                <w:highlight w:val="green"/>
                <w:rPrChange w:id="608" w:author="Cilliani Delgado Becker Carlos" w:date="2018-09-06T16:57:00Z">
                  <w:rPr>
                    <w:rFonts w:ascii="Arial Narrow" w:hAnsi="Arial Narrow"/>
                    <w:color w:val="000000"/>
                    <w:highlight w:val="yellow"/>
                  </w:rPr>
                </w:rPrChange>
              </w:rPr>
              <w:t>:</w:t>
            </w:r>
          </w:p>
          <w:p w:rsidR="00FC7552" w:rsidRPr="00EE30F0" w:rsidRDefault="00FC7552" w:rsidP="00F20A5F">
            <w:pPr>
              <w:ind w:left="720"/>
              <w:rPr>
                <w:rFonts w:ascii="Arial Narrow" w:hAnsi="Arial Narrow"/>
                <w:strike/>
                <w:color w:val="BFBFBF" w:themeColor="background1" w:themeShade="BF"/>
                <w:highlight w:val="green"/>
                <w:lang w:val="es-PE"/>
                <w:rPrChange w:id="609" w:author="Cilliani Delgado Becker Carlos" w:date="2018-09-06T16:57:00Z">
                  <w:rPr>
                    <w:rFonts w:ascii="Arial Narrow" w:hAnsi="Arial Narrow"/>
                    <w:color w:val="000000"/>
                    <w:highlight w:val="yellow"/>
                    <w:lang w:val="es-PE"/>
                  </w:rPr>
                </w:rPrChange>
              </w:rPr>
            </w:pPr>
          </w:p>
          <w:p w:rsidR="00FC7552" w:rsidRPr="00EE30F0" w:rsidRDefault="00FC7552" w:rsidP="00CC2EBA">
            <w:pPr>
              <w:numPr>
                <w:ilvl w:val="1"/>
                <w:numId w:val="48"/>
              </w:numPr>
              <w:rPr>
                <w:rFonts w:ascii="Arial Narrow" w:hAnsi="Arial Narrow"/>
                <w:strike/>
                <w:color w:val="BFBFBF" w:themeColor="background1" w:themeShade="BF"/>
                <w:highlight w:val="green"/>
                <w:rPrChange w:id="610" w:author="Cilliani Delgado Becker Carlos" w:date="2018-09-06T16:57:00Z">
                  <w:rPr>
                    <w:rFonts w:ascii="Arial Narrow" w:hAnsi="Arial Narrow"/>
                    <w:highlight w:val="yellow"/>
                  </w:rPr>
                </w:rPrChange>
              </w:rPr>
            </w:pPr>
            <w:r w:rsidRPr="00EE30F0">
              <w:rPr>
                <w:rFonts w:ascii="Arial Narrow" w:hAnsi="Arial Narrow"/>
                <w:strike/>
                <w:color w:val="BFBFBF" w:themeColor="background1" w:themeShade="BF"/>
                <w:highlight w:val="green"/>
                <w:rPrChange w:id="611" w:author="Cilliani Delgado Becker Carlos" w:date="2018-09-06T16:57:00Z">
                  <w:rPr>
                    <w:rFonts w:ascii="Arial Narrow" w:hAnsi="Arial Narrow"/>
                    <w:highlight w:val="yellow"/>
                  </w:rPr>
                </w:rPrChange>
              </w:rPr>
              <w:t>Código de Mensaje = 18 ( Parámetro de errores</w:t>
            </w:r>
            <w:r w:rsidR="005C0B62" w:rsidRPr="00EE30F0">
              <w:rPr>
                <w:rFonts w:ascii="Arial Narrow" w:hAnsi="Arial Narrow"/>
                <w:strike/>
                <w:color w:val="BFBFBF" w:themeColor="background1" w:themeShade="BF"/>
                <w:highlight w:val="green"/>
                <w:rPrChange w:id="612" w:author="Cilliani Delgado Becker Carlos" w:date="2018-09-06T16:57:00Z">
                  <w:rPr>
                    <w:rFonts w:ascii="Arial Narrow" w:hAnsi="Arial Narrow"/>
                    <w:highlight w:val="yellow"/>
                  </w:rPr>
                </w:rPrChange>
              </w:rPr>
              <w:t xml:space="preserve"> </w:t>
            </w:r>
            <w:r w:rsidR="005C0B62" w:rsidRPr="00EE30F0">
              <w:rPr>
                <w:rFonts w:ascii="Arial Narrow" w:hAnsi="Arial Narrow" w:cs="Arial"/>
                <w:strike/>
                <w:color w:val="BFBFBF" w:themeColor="background1" w:themeShade="BF"/>
                <w:szCs w:val="22"/>
                <w:highlight w:val="green"/>
                <w:rPrChange w:id="613" w:author="Cilliani Delgado Becker Carlos" w:date="2018-09-06T16:57:00Z">
                  <w:rPr>
                    <w:rFonts w:ascii="Arial Narrow" w:hAnsi="Arial Narrow" w:cs="Arial"/>
                    <w:szCs w:val="22"/>
                    <w:highlight w:val="yellow"/>
                  </w:rPr>
                </w:rPrChange>
              </w:rPr>
              <w:t>– Ver Anexo 5</w:t>
            </w:r>
            <w:r w:rsidRPr="00EE30F0">
              <w:rPr>
                <w:rFonts w:ascii="Arial Narrow" w:hAnsi="Arial Narrow"/>
                <w:strike/>
                <w:color w:val="BFBFBF" w:themeColor="background1" w:themeShade="BF"/>
                <w:highlight w:val="green"/>
                <w:rPrChange w:id="614" w:author="Cilliani Delgado Becker Carlos" w:date="2018-09-06T16:57:00Z">
                  <w:rPr>
                    <w:rFonts w:ascii="Arial Narrow" w:hAnsi="Arial Narrow"/>
                    <w:highlight w:val="yellow"/>
                  </w:rPr>
                </w:rPrChange>
              </w:rPr>
              <w:t>)</w:t>
            </w:r>
          </w:p>
          <w:p w:rsidR="00FC7552" w:rsidRPr="00EE30F0" w:rsidRDefault="00FC7552" w:rsidP="00FC7552">
            <w:pPr>
              <w:pStyle w:val="Prrafodelista"/>
              <w:numPr>
                <w:ilvl w:val="1"/>
                <w:numId w:val="46"/>
              </w:numPr>
              <w:rPr>
                <w:rFonts w:ascii="Arial Narrow" w:hAnsi="Arial Narrow" w:cs="Arial"/>
                <w:strike/>
                <w:color w:val="BFBFBF" w:themeColor="background1" w:themeShade="BF"/>
                <w:szCs w:val="22"/>
                <w:highlight w:val="green"/>
                <w:rPrChange w:id="615" w:author="Cilliani Delgado Becker Carlos" w:date="2018-09-06T16:57:00Z">
                  <w:rPr>
                    <w:rFonts w:ascii="Arial Narrow" w:hAnsi="Arial Narrow" w:cs="Arial"/>
                    <w:szCs w:val="22"/>
                    <w:highlight w:val="yellow"/>
                  </w:rPr>
                </w:rPrChange>
              </w:rPr>
            </w:pPr>
            <w:r w:rsidRPr="00EE30F0">
              <w:rPr>
                <w:rFonts w:ascii="Arial Narrow" w:hAnsi="Arial Narrow"/>
                <w:strike/>
                <w:color w:val="BFBFBF" w:themeColor="background1" w:themeShade="BF"/>
                <w:highlight w:val="green"/>
                <w:rPrChange w:id="616" w:author="Cilliani Delgado Becker Carlos" w:date="2018-09-06T16:57:00Z">
                  <w:rPr>
                    <w:rFonts w:ascii="Arial Narrow" w:hAnsi="Arial Narrow"/>
                    <w:highlight w:val="yellow"/>
                  </w:rPr>
                </w:rPrChange>
              </w:rPr>
              <w:t>Mensaje =   Ver Anexo 1.</w:t>
            </w:r>
          </w:p>
          <w:p w:rsidR="00FC7552" w:rsidRPr="00EE30F0" w:rsidRDefault="00FC7552" w:rsidP="00F20A5F">
            <w:pPr>
              <w:rPr>
                <w:rFonts w:ascii="Arial Narrow" w:hAnsi="Arial Narrow" w:cs="Arial"/>
                <w:color w:val="BFBFBF" w:themeColor="background1" w:themeShade="BF"/>
                <w:szCs w:val="22"/>
                <w:highlight w:val="yellow"/>
                <w:rPrChange w:id="617" w:author="Cilliani Delgado Becker Carlos" w:date="2018-09-06T16:57:00Z">
                  <w:rPr>
                    <w:rFonts w:ascii="Arial Narrow" w:hAnsi="Arial Narrow" w:cs="Arial"/>
                    <w:szCs w:val="22"/>
                    <w:highlight w:val="yellow"/>
                  </w:rPr>
                </w:rPrChange>
              </w:rPr>
            </w:pPr>
          </w:p>
          <w:p w:rsidR="00FC7552" w:rsidRPr="00C970A3" w:rsidRDefault="00FC7552" w:rsidP="00CC2EBA">
            <w:pPr>
              <w:numPr>
                <w:ilvl w:val="0"/>
                <w:numId w:val="48"/>
              </w:numPr>
              <w:rPr>
                <w:rFonts w:ascii="Arial Narrow" w:hAnsi="Arial Narrow" w:cs="Arial"/>
                <w:szCs w:val="22"/>
                <w:highlight w:val="yellow"/>
              </w:rPr>
            </w:pPr>
            <w:r w:rsidRPr="00C970A3">
              <w:rPr>
                <w:rFonts w:ascii="Arial Narrow" w:hAnsi="Arial Narrow"/>
                <w:szCs w:val="22"/>
                <w:highlight w:val="yellow"/>
              </w:rPr>
              <w:t xml:space="preserve">La fecha de presentación de la Declaración deberá efectuarse hasta la fecha de vencimiento de la obligación tributaria (tomar en cuenta el vencimiento especial </w:t>
            </w:r>
            <w:ins w:id="618" w:author="Zumaeta Kawata Jesus" w:date="2018-09-04T18:35:00Z">
              <w:r w:rsidR="008E0706">
                <w:rPr>
                  <w:rFonts w:ascii="Arial Narrow" w:hAnsi="Arial Narrow"/>
                  <w:szCs w:val="22"/>
                  <w:highlight w:val="yellow"/>
                </w:rPr>
                <w:t xml:space="preserve">y el vencimiento </w:t>
              </w:r>
            </w:ins>
            <w:r w:rsidRPr="00C970A3">
              <w:rPr>
                <w:rFonts w:ascii="Arial Narrow" w:hAnsi="Arial Narrow"/>
                <w:szCs w:val="22"/>
                <w:highlight w:val="yellow"/>
              </w:rPr>
              <w:t>de Buenos Contribuyentes).</w:t>
            </w:r>
          </w:p>
          <w:p w:rsidR="00FC7552" w:rsidRPr="00C970A3" w:rsidRDefault="00FC7552" w:rsidP="00F20A5F">
            <w:pPr>
              <w:ind w:left="720"/>
              <w:rPr>
                <w:rFonts w:ascii="Arial Narrow" w:hAnsi="Arial Narrow"/>
                <w:b/>
                <w:bCs/>
                <w:color w:val="000000"/>
                <w:szCs w:val="22"/>
                <w:highlight w:val="yellow"/>
                <w:u w:val="single"/>
              </w:rPr>
            </w:pPr>
          </w:p>
          <w:p w:rsidR="00FC7552" w:rsidRPr="00C970A3" w:rsidRDefault="00FC7552" w:rsidP="00F20A5F">
            <w:pPr>
              <w:ind w:left="720"/>
              <w:rPr>
                <w:rFonts w:ascii="Arial Narrow" w:hAnsi="Arial Narrow"/>
                <w:bCs/>
                <w:color w:val="000000"/>
                <w:szCs w:val="22"/>
                <w:highlight w:val="yellow"/>
              </w:rPr>
            </w:pPr>
            <w:r w:rsidRPr="00C970A3">
              <w:rPr>
                <w:rFonts w:ascii="Arial Narrow" w:hAnsi="Arial Narrow"/>
                <w:b/>
                <w:bCs/>
                <w:color w:val="000000"/>
                <w:szCs w:val="22"/>
                <w:highlight w:val="yellow"/>
                <w:u w:val="single"/>
              </w:rPr>
              <w:t>Si no cumple la validación</w:t>
            </w:r>
            <w:r w:rsidRPr="00C970A3">
              <w:rPr>
                <w:rFonts w:ascii="Arial Narrow" w:hAnsi="Arial Narrow"/>
                <w:bCs/>
                <w:color w:val="000000"/>
                <w:szCs w:val="22"/>
                <w:highlight w:val="yellow"/>
              </w:rPr>
              <w:t xml:space="preserve"> </w:t>
            </w:r>
          </w:p>
          <w:p w:rsidR="00FC7552" w:rsidRPr="00C970A3" w:rsidRDefault="00FC7552" w:rsidP="00F20A5F">
            <w:pPr>
              <w:ind w:left="720"/>
              <w:rPr>
                <w:rFonts w:ascii="Arial Narrow" w:hAnsi="Arial Narrow" w:cs="Arial"/>
                <w:szCs w:val="22"/>
                <w:highlight w:val="yellow"/>
              </w:rPr>
            </w:pPr>
            <w:r w:rsidRPr="00C970A3">
              <w:rPr>
                <w:rFonts w:ascii="Arial Narrow" w:hAnsi="Arial Narrow"/>
                <w:szCs w:val="22"/>
                <w:highlight w:val="yellow"/>
              </w:rPr>
              <w:t xml:space="preserve"> </w:t>
            </w:r>
          </w:p>
          <w:p w:rsidR="00FC7552" w:rsidRPr="005C0B62" w:rsidRDefault="00FC7552" w:rsidP="00F20A5F">
            <w:pPr>
              <w:numPr>
                <w:ilvl w:val="1"/>
                <w:numId w:val="18"/>
              </w:numPr>
              <w:rPr>
                <w:rFonts w:ascii="Arial Narrow" w:hAnsi="Arial Narrow" w:cs="Arial"/>
                <w:szCs w:val="22"/>
                <w:highlight w:val="yellow"/>
              </w:rPr>
            </w:pPr>
            <w:r w:rsidRPr="00C970A3">
              <w:rPr>
                <w:rFonts w:ascii="Arial Narrow" w:hAnsi="Arial Narrow" w:cs="Arial"/>
                <w:szCs w:val="22"/>
                <w:highlight w:val="yellow"/>
              </w:rPr>
              <w:t xml:space="preserve">Código de Mensaje = 11 ( </w:t>
            </w:r>
            <w:r w:rsidRPr="005C0B62">
              <w:rPr>
                <w:rFonts w:ascii="Arial Narrow" w:hAnsi="Arial Narrow" w:cs="Arial"/>
                <w:szCs w:val="22"/>
                <w:highlight w:val="yellow"/>
              </w:rPr>
              <w:t>Parámetro de errores</w:t>
            </w:r>
            <w:r w:rsidR="005C0B62" w:rsidRPr="005C0B62">
              <w:rPr>
                <w:rFonts w:ascii="Arial Narrow" w:hAnsi="Arial Narrow" w:cs="Arial"/>
                <w:szCs w:val="22"/>
                <w:highlight w:val="yellow"/>
              </w:rPr>
              <w:t xml:space="preserve"> – Ver Anexo 5</w:t>
            </w:r>
            <w:r w:rsidRPr="005C0B62">
              <w:rPr>
                <w:rFonts w:ascii="Arial Narrow" w:hAnsi="Arial Narrow" w:cs="Arial"/>
                <w:szCs w:val="22"/>
                <w:highlight w:val="yellow"/>
              </w:rPr>
              <w:t>)</w:t>
            </w:r>
          </w:p>
          <w:p w:rsidR="00FC7552" w:rsidRPr="00C970A3" w:rsidRDefault="00FC7552" w:rsidP="00F20A5F">
            <w:pPr>
              <w:numPr>
                <w:ilvl w:val="1"/>
                <w:numId w:val="18"/>
              </w:numPr>
              <w:rPr>
                <w:rFonts w:ascii="Arial Narrow" w:hAnsi="Arial Narrow" w:cs="Arial"/>
                <w:szCs w:val="22"/>
                <w:highlight w:val="yellow"/>
              </w:rPr>
            </w:pPr>
            <w:r w:rsidRPr="00C970A3">
              <w:rPr>
                <w:rFonts w:ascii="Arial Narrow" w:hAnsi="Arial Narrow" w:cs="Arial"/>
                <w:szCs w:val="22"/>
                <w:highlight w:val="yellow"/>
              </w:rPr>
              <w:t>Mensaje =   Ver Anexo 1.</w:t>
            </w:r>
          </w:p>
          <w:p w:rsidR="00FC7552" w:rsidRPr="00C970A3" w:rsidRDefault="00FC7552" w:rsidP="00F20A5F">
            <w:pPr>
              <w:rPr>
                <w:rFonts w:ascii="Arial Narrow" w:hAnsi="Arial Narrow" w:cs="Arial"/>
                <w:szCs w:val="22"/>
                <w:highlight w:val="yellow"/>
              </w:rPr>
            </w:pPr>
          </w:p>
          <w:p w:rsidR="00FC7552" w:rsidRPr="00FC7552" w:rsidRDefault="00FC7552" w:rsidP="00FC7552">
            <w:pPr>
              <w:rPr>
                <w:rFonts w:ascii="Arial Narrow" w:hAnsi="Arial Narrow" w:cs="Arial"/>
                <w:szCs w:val="22"/>
                <w:highlight w:val="yellow"/>
              </w:rPr>
            </w:pPr>
            <w:r w:rsidRPr="00FC7552">
              <w:rPr>
                <w:rFonts w:ascii="Arial Narrow" w:hAnsi="Arial Narrow" w:cs="Arial"/>
                <w:szCs w:val="22"/>
                <w:highlight w:val="yellow"/>
              </w:rPr>
              <w:t>Si se supera todas las validaciones los datos de salida del servicio son:</w:t>
            </w:r>
          </w:p>
          <w:p w:rsidR="00FC7552" w:rsidRPr="00FC7552" w:rsidRDefault="00FC7552" w:rsidP="00FC7552">
            <w:pPr>
              <w:rPr>
                <w:rFonts w:ascii="Arial Narrow" w:hAnsi="Arial Narrow" w:cs="Arial"/>
                <w:szCs w:val="22"/>
                <w:highlight w:val="yellow"/>
              </w:rPr>
            </w:pPr>
          </w:p>
          <w:p w:rsidR="00FC7552" w:rsidRPr="00FC7552" w:rsidRDefault="00FC7552" w:rsidP="00FC7552">
            <w:pPr>
              <w:numPr>
                <w:ilvl w:val="0"/>
                <w:numId w:val="16"/>
              </w:numPr>
              <w:ind w:left="360"/>
              <w:rPr>
                <w:rFonts w:ascii="Arial Narrow" w:hAnsi="Arial Narrow" w:cs="Arial"/>
                <w:szCs w:val="22"/>
                <w:highlight w:val="yellow"/>
              </w:rPr>
            </w:pPr>
            <w:r w:rsidRPr="00FC7552">
              <w:rPr>
                <w:rFonts w:ascii="Arial Narrow" w:hAnsi="Arial Narrow" w:cs="Arial"/>
                <w:szCs w:val="22"/>
                <w:highlight w:val="yellow"/>
              </w:rPr>
              <w:t xml:space="preserve">Respuesta de la validación = </w:t>
            </w:r>
            <w:r w:rsidRPr="005C0B62">
              <w:rPr>
                <w:rFonts w:ascii="Arial Narrow" w:hAnsi="Arial Narrow" w:cs="Arial"/>
                <w:szCs w:val="22"/>
                <w:highlight w:val="yellow"/>
              </w:rPr>
              <w:t>00</w:t>
            </w:r>
            <w:r w:rsidR="005C0B62" w:rsidRPr="005C0B62">
              <w:rPr>
                <w:rFonts w:ascii="Arial Narrow" w:hAnsi="Arial Narrow" w:cs="Arial"/>
                <w:szCs w:val="22"/>
                <w:highlight w:val="yellow"/>
              </w:rPr>
              <w:t xml:space="preserve"> (Ver Anexo 5).</w:t>
            </w:r>
          </w:p>
          <w:p w:rsidR="00FC7552" w:rsidRPr="00FC7552" w:rsidRDefault="00FC7552" w:rsidP="00FC7552">
            <w:pPr>
              <w:numPr>
                <w:ilvl w:val="0"/>
                <w:numId w:val="16"/>
              </w:numPr>
              <w:ind w:left="360"/>
              <w:rPr>
                <w:rFonts w:ascii="Arial Narrow" w:hAnsi="Arial Narrow" w:cs="Arial"/>
                <w:szCs w:val="22"/>
                <w:highlight w:val="yellow"/>
              </w:rPr>
            </w:pPr>
            <w:r w:rsidRPr="00FC7552">
              <w:rPr>
                <w:rFonts w:ascii="Arial Narrow" w:hAnsi="Arial Narrow" w:cs="Arial"/>
                <w:szCs w:val="22"/>
                <w:highlight w:val="yellow"/>
              </w:rPr>
              <w:t>Lista de errores en la validación = Vacío.</w:t>
            </w:r>
          </w:p>
          <w:p w:rsidR="00FC7552" w:rsidRPr="00FC7552" w:rsidRDefault="00FC7552" w:rsidP="00FC7552">
            <w:pPr>
              <w:rPr>
                <w:rFonts w:ascii="Arial Narrow" w:hAnsi="Arial Narrow" w:cs="Arial"/>
                <w:szCs w:val="22"/>
                <w:highlight w:val="yellow"/>
              </w:rPr>
            </w:pPr>
          </w:p>
          <w:p w:rsidR="00FC7552" w:rsidRPr="00FC7552" w:rsidRDefault="00FC7552" w:rsidP="00FC7552">
            <w:pPr>
              <w:rPr>
                <w:rFonts w:ascii="Arial Narrow" w:hAnsi="Arial Narrow" w:cs="Arial"/>
                <w:szCs w:val="22"/>
                <w:highlight w:val="yellow"/>
              </w:rPr>
            </w:pPr>
            <w:r w:rsidRPr="00FC7552">
              <w:rPr>
                <w:rFonts w:ascii="Arial Narrow" w:hAnsi="Arial Narrow" w:cs="Arial"/>
                <w:szCs w:val="22"/>
                <w:highlight w:val="yellow"/>
              </w:rPr>
              <w:t>Si no se supera alguna de las validaciones los datos de salida del servicio son:</w:t>
            </w:r>
          </w:p>
          <w:p w:rsidR="00FC7552" w:rsidRPr="00FC7552" w:rsidRDefault="00FC7552" w:rsidP="00FC7552">
            <w:pPr>
              <w:rPr>
                <w:rFonts w:ascii="Arial Narrow" w:hAnsi="Arial Narrow" w:cs="Arial"/>
                <w:szCs w:val="22"/>
                <w:highlight w:val="yellow"/>
              </w:rPr>
            </w:pPr>
          </w:p>
          <w:p w:rsidR="00FC7552" w:rsidRPr="00FC7552" w:rsidRDefault="00FC7552" w:rsidP="00FC7552">
            <w:pPr>
              <w:numPr>
                <w:ilvl w:val="0"/>
                <w:numId w:val="16"/>
              </w:numPr>
              <w:ind w:left="360"/>
              <w:rPr>
                <w:rFonts w:ascii="Arial Narrow" w:hAnsi="Arial Narrow" w:cs="Arial"/>
                <w:szCs w:val="22"/>
                <w:highlight w:val="yellow"/>
              </w:rPr>
            </w:pPr>
            <w:r w:rsidRPr="00FC7552">
              <w:rPr>
                <w:rFonts w:ascii="Arial Narrow" w:hAnsi="Arial Narrow" w:cs="Arial"/>
                <w:szCs w:val="22"/>
                <w:highlight w:val="yellow"/>
              </w:rPr>
              <w:t>Respuesta de la validación = 01.</w:t>
            </w:r>
          </w:p>
          <w:p w:rsidR="00FC7552" w:rsidRPr="00FC7552" w:rsidRDefault="00FC7552" w:rsidP="00FC7552">
            <w:pPr>
              <w:numPr>
                <w:ilvl w:val="0"/>
                <w:numId w:val="16"/>
              </w:numPr>
              <w:ind w:left="360"/>
              <w:rPr>
                <w:rFonts w:ascii="Arial Narrow" w:hAnsi="Arial Narrow" w:cs="Arial"/>
                <w:szCs w:val="22"/>
                <w:highlight w:val="yellow"/>
              </w:rPr>
            </w:pPr>
            <w:r w:rsidRPr="00FC7552">
              <w:rPr>
                <w:rFonts w:ascii="Arial Narrow" w:hAnsi="Arial Narrow" w:cs="Arial"/>
                <w:szCs w:val="22"/>
                <w:highlight w:val="yellow"/>
              </w:rPr>
              <w:t>Lista de errores en la validación =  Lista de todos las validaciones no superadas.</w:t>
            </w:r>
          </w:p>
          <w:p w:rsidR="00FC7552" w:rsidRPr="00FC7552" w:rsidRDefault="00FC7552" w:rsidP="00FC7552">
            <w:pPr>
              <w:rPr>
                <w:rFonts w:ascii="Arial Narrow" w:hAnsi="Arial Narrow" w:cs="Arial"/>
                <w:szCs w:val="22"/>
                <w:highlight w:val="yellow"/>
              </w:rPr>
            </w:pPr>
          </w:p>
          <w:p w:rsidR="00FC7552" w:rsidRPr="00FC7552" w:rsidRDefault="00FC7552" w:rsidP="00FC7552">
            <w:pPr>
              <w:rPr>
                <w:rFonts w:ascii="Arial Narrow" w:hAnsi="Arial Narrow" w:cs="Arial"/>
                <w:szCs w:val="22"/>
                <w:highlight w:val="yellow"/>
              </w:rPr>
            </w:pPr>
            <w:r w:rsidRPr="00FC7552">
              <w:rPr>
                <w:rFonts w:ascii="Arial Narrow" w:hAnsi="Arial Narrow" w:cs="Arial"/>
                <w:szCs w:val="22"/>
                <w:highlight w:val="yellow"/>
              </w:rPr>
              <w:t>Almacenar la lista de errores en una cadena, los datos a considerar es :</w:t>
            </w:r>
          </w:p>
          <w:p w:rsidR="00FC7552" w:rsidRPr="00FC7552" w:rsidRDefault="00FC7552" w:rsidP="00FC7552">
            <w:pPr>
              <w:numPr>
                <w:ilvl w:val="0"/>
                <w:numId w:val="23"/>
              </w:numPr>
              <w:rPr>
                <w:rFonts w:ascii="Arial Narrow" w:hAnsi="Arial Narrow" w:cs="Arial"/>
                <w:szCs w:val="22"/>
                <w:highlight w:val="yellow"/>
              </w:rPr>
            </w:pPr>
            <w:r w:rsidRPr="00FC7552">
              <w:rPr>
                <w:rFonts w:ascii="Arial Narrow" w:hAnsi="Arial Narrow" w:cs="Arial"/>
                <w:szCs w:val="22"/>
                <w:highlight w:val="yellow"/>
              </w:rPr>
              <w:t>Código de error</w:t>
            </w:r>
          </w:p>
          <w:p w:rsidR="00FC7552" w:rsidRPr="00FC7552" w:rsidRDefault="00FC7552" w:rsidP="00FC7552">
            <w:pPr>
              <w:numPr>
                <w:ilvl w:val="0"/>
                <w:numId w:val="23"/>
              </w:numPr>
              <w:rPr>
                <w:rFonts w:ascii="Arial Narrow" w:hAnsi="Arial Narrow" w:cs="Arial"/>
                <w:szCs w:val="22"/>
                <w:highlight w:val="yellow"/>
              </w:rPr>
            </w:pPr>
            <w:r w:rsidRPr="00FC7552">
              <w:rPr>
                <w:rFonts w:ascii="Arial Narrow" w:hAnsi="Arial Narrow" w:cs="Arial"/>
                <w:szCs w:val="22"/>
                <w:highlight w:val="yellow"/>
              </w:rPr>
              <w:t xml:space="preserve">Descripción del error </w:t>
            </w:r>
          </w:p>
          <w:p w:rsidR="00FC7552" w:rsidRPr="00FC7552" w:rsidRDefault="00FC7552" w:rsidP="00FC7552">
            <w:pPr>
              <w:ind w:left="720"/>
              <w:rPr>
                <w:rFonts w:ascii="Arial Narrow" w:hAnsi="Arial Narrow" w:cs="Arial"/>
                <w:szCs w:val="22"/>
                <w:highlight w:val="yellow"/>
              </w:rPr>
            </w:pPr>
          </w:p>
          <w:p w:rsidR="00FC7552" w:rsidRPr="00FC7552" w:rsidRDefault="00FC7552" w:rsidP="00FC7552">
            <w:pPr>
              <w:rPr>
                <w:rFonts w:ascii="Arial Narrow" w:hAnsi="Arial Narrow" w:cs="Arial"/>
                <w:szCs w:val="22"/>
                <w:highlight w:val="yellow"/>
              </w:rPr>
            </w:pPr>
            <w:r w:rsidRPr="00FC7552">
              <w:rPr>
                <w:rFonts w:ascii="Arial Narrow" w:hAnsi="Arial Narrow" w:cs="Arial"/>
                <w:szCs w:val="22"/>
                <w:highlight w:val="yellow"/>
              </w:rPr>
              <w:t>Cada error deberá estar separado por palotes ‘|’ , ejemplo:</w:t>
            </w:r>
          </w:p>
          <w:p w:rsidR="00FC7552" w:rsidRPr="00FC7552" w:rsidRDefault="00FC7552" w:rsidP="00FC7552">
            <w:pPr>
              <w:rPr>
                <w:rFonts w:ascii="Arial Narrow" w:hAnsi="Arial Narrow"/>
                <w:szCs w:val="22"/>
                <w:highlight w:val="yellow"/>
              </w:rPr>
            </w:pPr>
            <w:r w:rsidRPr="00FC7552">
              <w:rPr>
                <w:rFonts w:ascii="Arial Narrow" w:hAnsi="Arial Narrow"/>
                <w:szCs w:val="22"/>
                <w:highlight w:val="yellow"/>
              </w:rPr>
              <w:t xml:space="preserve">01 Es una persona natural sin negocio| 02 El estado de su RUC no se </w:t>
            </w:r>
            <w:r w:rsidRPr="00FC7552">
              <w:rPr>
                <w:rFonts w:ascii="Arial Narrow" w:hAnsi="Arial Narrow"/>
                <w:szCs w:val="22"/>
                <w:highlight w:val="yellow"/>
              </w:rPr>
              <w:lastRenderedPageBreak/>
              <w:t>encuentra Activo|</w:t>
            </w:r>
          </w:p>
          <w:p w:rsidR="00FC7552" w:rsidRPr="00FC7552" w:rsidRDefault="00FC7552" w:rsidP="00FC7552">
            <w:pPr>
              <w:rPr>
                <w:rFonts w:ascii="Arial Narrow" w:hAnsi="Arial Narrow" w:cs="Arial"/>
                <w:szCs w:val="22"/>
                <w:highlight w:val="yellow"/>
              </w:rPr>
            </w:pPr>
            <w:r w:rsidRPr="00FC7552">
              <w:rPr>
                <w:rFonts w:ascii="Arial Narrow" w:hAnsi="Arial Narrow" w:cs="Arial"/>
                <w:szCs w:val="22"/>
                <w:highlight w:val="yellow"/>
              </w:rPr>
              <w:t xml:space="preserve">      </w:t>
            </w:r>
          </w:p>
          <w:p w:rsidR="00FC7552" w:rsidRPr="004A41B2" w:rsidRDefault="00FC7552" w:rsidP="00FC7552">
            <w:pPr>
              <w:rPr>
                <w:rFonts w:ascii="Arial Narrow" w:hAnsi="Arial Narrow" w:cs="Arial"/>
                <w:szCs w:val="22"/>
                <w:highlight w:val="yellow"/>
              </w:rPr>
            </w:pPr>
            <w:r>
              <w:rPr>
                <w:rFonts w:ascii="Arial Narrow" w:hAnsi="Arial Narrow" w:cs="Arial"/>
                <w:szCs w:val="22"/>
                <w:highlight w:val="yellow"/>
              </w:rPr>
              <w:t xml:space="preserve"> </w:t>
            </w:r>
            <w:r w:rsidRPr="00FC7552">
              <w:rPr>
                <w:rFonts w:ascii="Arial Narrow" w:hAnsi="Arial Narrow" w:cs="Arial"/>
                <w:szCs w:val="22"/>
                <w:highlight w:val="yellow"/>
              </w:rPr>
              <w:t xml:space="preserve">Ver Anexo </w:t>
            </w:r>
            <w:r w:rsidRPr="00FC7552">
              <w:rPr>
                <w:rFonts w:ascii="Arial Narrow" w:hAnsi="Arial Narrow"/>
                <w:szCs w:val="22"/>
                <w:highlight w:val="yellow"/>
              </w:rPr>
              <w:t>1 -   Formato de Especificación de Servicio REST</w:t>
            </w:r>
          </w:p>
        </w:tc>
      </w:tr>
      <w:tr w:rsidR="00285FAA" w:rsidRPr="00AA6A91" w:rsidTr="0047014F">
        <w:trPr>
          <w:trHeight w:val="223"/>
        </w:trPr>
        <w:tc>
          <w:tcPr>
            <w:tcW w:w="9356" w:type="dxa"/>
            <w:gridSpan w:val="4"/>
            <w:shd w:val="clear" w:color="auto" w:fill="BFBFBF"/>
          </w:tcPr>
          <w:p w:rsidR="00285FAA" w:rsidRPr="00AA6A91" w:rsidRDefault="00285FAA" w:rsidP="0047014F">
            <w:pPr>
              <w:rPr>
                <w:rFonts w:ascii="Arial Narrow" w:eastAsia="Arial Unicode MS" w:hAnsi="Arial Narrow" w:cs="Arial"/>
                <w:b/>
                <w:szCs w:val="22"/>
              </w:rPr>
            </w:pPr>
            <w:r w:rsidRPr="00AA6A91">
              <w:rPr>
                <w:rFonts w:ascii="Arial Narrow" w:hAnsi="Arial Narrow" w:cs="Arial"/>
                <w:b/>
                <w:szCs w:val="22"/>
              </w:rPr>
              <w:lastRenderedPageBreak/>
              <w:t>8. Excepciones</w:t>
            </w:r>
          </w:p>
        </w:tc>
      </w:tr>
      <w:tr w:rsidR="00285FAA" w:rsidRPr="00AA6A91" w:rsidTr="0047014F">
        <w:tc>
          <w:tcPr>
            <w:tcW w:w="520" w:type="dxa"/>
            <w:shd w:val="clear" w:color="auto" w:fill="BFBFBF"/>
          </w:tcPr>
          <w:p w:rsidR="00285FAA" w:rsidRPr="00AA6A91" w:rsidRDefault="00285FAA" w:rsidP="0047014F">
            <w:pPr>
              <w:jc w:val="center"/>
              <w:rPr>
                <w:rFonts w:ascii="Arial Narrow" w:hAnsi="Arial Narrow" w:cs="Arial"/>
                <w:szCs w:val="22"/>
              </w:rPr>
            </w:pPr>
            <w:r w:rsidRPr="00AA6A91">
              <w:rPr>
                <w:rFonts w:ascii="Arial Narrow" w:hAnsi="Arial Narrow" w:cs="Arial"/>
                <w:b/>
                <w:szCs w:val="22"/>
                <w:shd w:val="clear" w:color="auto" w:fill="BFBFBF"/>
              </w:rPr>
              <w:t>Nro</w:t>
            </w:r>
            <w:r w:rsidRPr="00AA6A91">
              <w:rPr>
                <w:rFonts w:ascii="Arial Narrow" w:hAnsi="Arial Narrow" w:cs="Arial"/>
                <w:szCs w:val="22"/>
              </w:rPr>
              <w:t>.</w:t>
            </w:r>
          </w:p>
        </w:tc>
        <w:tc>
          <w:tcPr>
            <w:tcW w:w="8836" w:type="dxa"/>
            <w:gridSpan w:val="3"/>
            <w:shd w:val="clear" w:color="auto" w:fill="BFBFBF"/>
          </w:tcPr>
          <w:p w:rsidR="00285FAA" w:rsidRPr="00AA6A91" w:rsidRDefault="00285FAA" w:rsidP="0047014F">
            <w:pPr>
              <w:jc w:val="center"/>
              <w:rPr>
                <w:rFonts w:ascii="Arial Narrow" w:hAnsi="Arial Narrow" w:cs="Arial"/>
                <w:b/>
                <w:szCs w:val="22"/>
              </w:rPr>
            </w:pPr>
            <w:r w:rsidRPr="00AA6A91">
              <w:rPr>
                <w:rFonts w:ascii="Arial Narrow" w:hAnsi="Arial Narrow" w:cs="Arial"/>
                <w:b/>
                <w:szCs w:val="22"/>
              </w:rPr>
              <w:t>Descripción</w:t>
            </w:r>
          </w:p>
        </w:tc>
      </w:tr>
      <w:tr w:rsidR="00285FAA" w:rsidRPr="00AA6A91" w:rsidTr="0047014F">
        <w:trPr>
          <w:trHeight w:val="373"/>
        </w:trPr>
        <w:tc>
          <w:tcPr>
            <w:tcW w:w="520" w:type="dxa"/>
          </w:tcPr>
          <w:p w:rsidR="00285FAA" w:rsidRPr="00AA6A91" w:rsidRDefault="00285FAA" w:rsidP="0047014F">
            <w:pPr>
              <w:rPr>
                <w:rFonts w:ascii="Arial Narrow" w:hAnsi="Arial Narrow" w:cs="Arial"/>
                <w:szCs w:val="22"/>
                <w:lang w:val="es-PE"/>
              </w:rPr>
            </w:pPr>
          </w:p>
        </w:tc>
        <w:tc>
          <w:tcPr>
            <w:tcW w:w="8836" w:type="dxa"/>
            <w:gridSpan w:val="3"/>
          </w:tcPr>
          <w:p w:rsidR="00285FAA" w:rsidRPr="00AA6A91" w:rsidRDefault="00285FAA" w:rsidP="0047014F">
            <w:pPr>
              <w:rPr>
                <w:rFonts w:ascii="Arial Narrow" w:hAnsi="Arial Narrow" w:cs="Arial"/>
                <w:szCs w:val="22"/>
              </w:rPr>
            </w:pPr>
          </w:p>
        </w:tc>
      </w:tr>
      <w:tr w:rsidR="00285FAA" w:rsidRPr="00AA6A91" w:rsidTr="0047014F">
        <w:trPr>
          <w:trHeight w:val="300"/>
        </w:trPr>
        <w:tc>
          <w:tcPr>
            <w:tcW w:w="9356" w:type="dxa"/>
            <w:gridSpan w:val="4"/>
            <w:shd w:val="clear" w:color="auto" w:fill="BFBFBF"/>
          </w:tcPr>
          <w:p w:rsidR="00285FAA" w:rsidRPr="00AA6A91" w:rsidRDefault="00285FAA" w:rsidP="0047014F">
            <w:pPr>
              <w:rPr>
                <w:rFonts w:ascii="Arial Narrow" w:eastAsia="Arial Unicode MS" w:hAnsi="Arial Narrow" w:cs="Arial"/>
                <w:b/>
                <w:szCs w:val="22"/>
              </w:rPr>
            </w:pPr>
            <w:r w:rsidRPr="00AA6A91">
              <w:rPr>
                <w:rFonts w:ascii="Arial Narrow" w:hAnsi="Arial Narrow" w:cs="Arial"/>
                <w:b/>
                <w:szCs w:val="22"/>
              </w:rPr>
              <w:t>9. Requisito funcional asociado</w:t>
            </w:r>
          </w:p>
        </w:tc>
      </w:tr>
      <w:tr w:rsidR="00285FAA" w:rsidRPr="006D229C" w:rsidTr="0047014F">
        <w:tc>
          <w:tcPr>
            <w:tcW w:w="9356" w:type="dxa"/>
            <w:gridSpan w:val="4"/>
          </w:tcPr>
          <w:p w:rsidR="00285FAA" w:rsidRPr="00F2201F" w:rsidRDefault="00285FAA" w:rsidP="00861379">
            <w:pPr>
              <w:rPr>
                <w:rFonts w:ascii="Arial Narrow" w:hAnsi="Arial Narrow" w:cs="Arial"/>
                <w:szCs w:val="22"/>
                <w:highlight w:val="yellow"/>
                <w:lang w:val="en-US"/>
              </w:rPr>
            </w:pPr>
            <w:r w:rsidRPr="00F2201F">
              <w:rPr>
                <w:rFonts w:ascii="Arial Narrow" w:hAnsi="Arial Narrow" w:cs="Arial"/>
                <w:szCs w:val="22"/>
                <w:highlight w:val="yellow"/>
                <w:lang w:val="en-US"/>
              </w:rPr>
              <w:t>RF01,</w:t>
            </w:r>
            <w:r w:rsidR="00861379" w:rsidRPr="00F2201F">
              <w:rPr>
                <w:rFonts w:ascii="Arial Narrow" w:hAnsi="Arial Narrow" w:cs="Arial"/>
                <w:szCs w:val="22"/>
                <w:highlight w:val="yellow"/>
                <w:lang w:val="en-US"/>
              </w:rPr>
              <w:t xml:space="preserve"> </w:t>
            </w:r>
            <w:r w:rsidRPr="00F2201F">
              <w:rPr>
                <w:rFonts w:ascii="Arial Narrow" w:hAnsi="Arial Narrow" w:cs="Arial"/>
                <w:szCs w:val="22"/>
                <w:highlight w:val="yellow"/>
                <w:lang w:val="en-US"/>
              </w:rPr>
              <w:t>RF02,</w:t>
            </w:r>
            <w:r w:rsidR="00861379" w:rsidRPr="00F2201F">
              <w:rPr>
                <w:rFonts w:ascii="Arial Narrow" w:hAnsi="Arial Narrow" w:cs="Arial"/>
                <w:szCs w:val="22"/>
                <w:highlight w:val="yellow"/>
                <w:lang w:val="en-US"/>
              </w:rPr>
              <w:t xml:space="preserve"> </w:t>
            </w:r>
            <w:r w:rsidRPr="00F2201F">
              <w:rPr>
                <w:rFonts w:ascii="Arial Narrow" w:hAnsi="Arial Narrow" w:cs="Arial"/>
                <w:szCs w:val="22"/>
                <w:highlight w:val="yellow"/>
                <w:lang w:val="en-US"/>
              </w:rPr>
              <w:t>RF03,</w:t>
            </w:r>
            <w:r w:rsidR="00861379" w:rsidRPr="00F2201F">
              <w:rPr>
                <w:rFonts w:ascii="Arial Narrow" w:hAnsi="Arial Narrow" w:cs="Arial"/>
                <w:szCs w:val="22"/>
                <w:highlight w:val="yellow"/>
                <w:lang w:val="en-US"/>
              </w:rPr>
              <w:t xml:space="preserve"> </w:t>
            </w:r>
            <w:r w:rsidRPr="00F2201F">
              <w:rPr>
                <w:rFonts w:ascii="Arial Narrow" w:hAnsi="Arial Narrow" w:cs="Arial"/>
                <w:szCs w:val="22"/>
                <w:highlight w:val="yellow"/>
                <w:lang w:val="en-US"/>
              </w:rPr>
              <w:t>RF04,</w:t>
            </w:r>
            <w:r w:rsidR="00861379" w:rsidRPr="00F2201F">
              <w:rPr>
                <w:rFonts w:ascii="Arial Narrow" w:hAnsi="Arial Narrow" w:cs="Arial"/>
                <w:szCs w:val="22"/>
                <w:highlight w:val="yellow"/>
                <w:lang w:val="en-US"/>
              </w:rPr>
              <w:t xml:space="preserve"> </w:t>
            </w:r>
            <w:r w:rsidRPr="00F2201F">
              <w:rPr>
                <w:rFonts w:ascii="Arial Narrow" w:hAnsi="Arial Narrow" w:cs="Arial"/>
                <w:szCs w:val="22"/>
                <w:highlight w:val="yellow"/>
                <w:lang w:val="en-US"/>
              </w:rPr>
              <w:t>RF05</w:t>
            </w:r>
            <w:r w:rsidR="00861379" w:rsidRPr="00F2201F">
              <w:rPr>
                <w:rFonts w:ascii="Arial Narrow" w:hAnsi="Arial Narrow" w:cs="Arial"/>
                <w:szCs w:val="22"/>
                <w:highlight w:val="yellow"/>
                <w:lang w:val="en-US"/>
              </w:rPr>
              <w:t>, RF06, RF07.</w:t>
            </w:r>
            <w:r w:rsidRPr="00F2201F">
              <w:rPr>
                <w:rFonts w:ascii="Arial Narrow" w:hAnsi="Arial Narrow" w:cs="Arial"/>
                <w:szCs w:val="22"/>
                <w:highlight w:val="yellow"/>
                <w:lang w:val="en-US"/>
              </w:rPr>
              <w:t xml:space="preserve"> </w:t>
            </w:r>
          </w:p>
        </w:tc>
      </w:tr>
      <w:tr w:rsidR="00285FAA" w:rsidRPr="00AA6A91" w:rsidTr="0047014F">
        <w:tc>
          <w:tcPr>
            <w:tcW w:w="9356" w:type="dxa"/>
            <w:gridSpan w:val="4"/>
            <w:shd w:val="clear" w:color="auto" w:fill="BFBFBF"/>
          </w:tcPr>
          <w:p w:rsidR="00285FAA" w:rsidRPr="00AA6A91" w:rsidRDefault="00285FAA" w:rsidP="0047014F">
            <w:pPr>
              <w:rPr>
                <w:rFonts w:ascii="Arial Narrow" w:eastAsia="Arial Unicode MS" w:hAnsi="Arial Narrow" w:cs="Arial"/>
                <w:b/>
                <w:szCs w:val="22"/>
              </w:rPr>
            </w:pPr>
            <w:r w:rsidRPr="00AA6A91">
              <w:rPr>
                <w:rFonts w:ascii="Arial Narrow" w:hAnsi="Arial Narrow" w:cs="Arial"/>
                <w:b/>
                <w:szCs w:val="22"/>
              </w:rPr>
              <w:t>10. Prototipo de interfaz de usuario</w:t>
            </w:r>
          </w:p>
        </w:tc>
      </w:tr>
      <w:tr w:rsidR="00285FAA" w:rsidRPr="00AA6A91" w:rsidTr="0047014F">
        <w:tc>
          <w:tcPr>
            <w:tcW w:w="9356" w:type="dxa"/>
            <w:gridSpan w:val="4"/>
          </w:tcPr>
          <w:p w:rsidR="00285FAA" w:rsidRPr="00AA6A91" w:rsidRDefault="00285FAA" w:rsidP="0047014F">
            <w:pPr>
              <w:rPr>
                <w:rFonts w:ascii="Arial Narrow" w:hAnsi="Arial Narrow" w:cs="Arial"/>
                <w:szCs w:val="22"/>
              </w:rPr>
            </w:pPr>
            <w:r w:rsidRPr="00AA6A91">
              <w:rPr>
                <w:rFonts w:ascii="Arial Narrow" w:hAnsi="Arial Narrow" w:cs="Arial"/>
                <w:szCs w:val="22"/>
              </w:rPr>
              <w:t>No aplica.</w:t>
            </w:r>
          </w:p>
        </w:tc>
      </w:tr>
    </w:tbl>
    <w:p w:rsidR="00285FAA" w:rsidRPr="00AA6A91" w:rsidRDefault="00285FAA" w:rsidP="00285FAA">
      <w:pPr>
        <w:outlineLvl w:val="2"/>
        <w:rPr>
          <w:rFonts w:eastAsia="Arial Unicode MS"/>
          <w:b/>
          <w:bCs/>
        </w:rPr>
      </w:pPr>
      <w:bookmarkStart w:id="619" w:name="_Toc430964833"/>
      <w:bookmarkStart w:id="620" w:name="_Toc52788286"/>
      <w:bookmarkStart w:id="621" w:name="_Toc101687569"/>
      <w:bookmarkEnd w:id="619"/>
    </w:p>
    <w:p w:rsidR="00285FAA" w:rsidRPr="00101F8C" w:rsidRDefault="00285FAA" w:rsidP="00967B4E">
      <w:pPr>
        <w:pStyle w:val="Ttulo3"/>
        <w:numPr>
          <w:ilvl w:val="2"/>
          <w:numId w:val="37"/>
        </w:numPr>
        <w:ind w:left="709"/>
      </w:pPr>
      <w:bookmarkStart w:id="622" w:name="_Toc428377641"/>
      <w:bookmarkStart w:id="623" w:name="_Toc449428568"/>
      <w:r w:rsidRPr="00101F8C">
        <w:t>Especificación de la Interface de Usuario (ASI 1.4)</w:t>
      </w:r>
      <w:bookmarkEnd w:id="620"/>
      <w:bookmarkEnd w:id="621"/>
      <w:r w:rsidRPr="00101F8C">
        <w:t>.</w:t>
      </w:r>
      <w:bookmarkEnd w:id="622"/>
      <w:bookmarkEnd w:id="623"/>
    </w:p>
    <w:p w:rsidR="00285FAA" w:rsidRPr="00AA6A91" w:rsidRDefault="00285FAA" w:rsidP="00285FAA">
      <w:pPr>
        <w:ind w:left="708"/>
        <w:rPr>
          <w:szCs w:val="22"/>
        </w:rPr>
      </w:pPr>
    </w:p>
    <w:p w:rsidR="00AF49CD" w:rsidRPr="00E441BA" w:rsidRDefault="00AF49CD" w:rsidP="00AF49CD">
      <w:pPr>
        <w:rPr>
          <w:sz w:val="20"/>
        </w:rPr>
      </w:pPr>
      <w:bookmarkStart w:id="624" w:name="_Toc52788287"/>
      <w:bookmarkStart w:id="625" w:name="_Toc101687570"/>
      <w:r w:rsidRPr="00E441BA">
        <w:rPr>
          <w:sz w:val="20"/>
        </w:rPr>
        <w:t>Es un prototipo de las pantallas. Así mismo para explicar algunas características de cada pantalla se  usara la siguiente tabla.</w:t>
      </w:r>
    </w:p>
    <w:p w:rsidR="00285FAA" w:rsidRDefault="00285FAA" w:rsidP="00285FAA">
      <w:pPr>
        <w:ind w:left="708"/>
        <w:rPr>
          <w:szCs w:val="22"/>
        </w:rPr>
      </w:pPr>
    </w:p>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971"/>
        <w:gridCol w:w="7437"/>
      </w:tblGrid>
      <w:tr w:rsidR="00AF49CD" w:rsidTr="0074771C">
        <w:trPr>
          <w:trHeight w:val="135"/>
        </w:trPr>
        <w:tc>
          <w:tcPr>
            <w:tcW w:w="1971" w:type="dxa"/>
            <w:shd w:val="clear" w:color="auto" w:fill="E6E6E6"/>
          </w:tcPr>
          <w:p w:rsidR="00AF49CD" w:rsidRDefault="00AF49CD" w:rsidP="0074771C">
            <w:pPr>
              <w:pStyle w:val="Ttulo8"/>
              <w:rPr>
                <w:rFonts w:ascii="Arial Narrow" w:hAnsi="Arial Narrow"/>
                <w:b w:val="0"/>
                <w:bCs w:val="0"/>
              </w:rPr>
            </w:pPr>
            <w:r>
              <w:rPr>
                <w:rFonts w:ascii="Arial Narrow" w:hAnsi="Arial Narrow"/>
                <w:b w:val="0"/>
                <w:bCs w:val="0"/>
              </w:rPr>
              <w:t>Número</w:t>
            </w:r>
          </w:p>
        </w:tc>
        <w:tc>
          <w:tcPr>
            <w:tcW w:w="7437" w:type="dxa"/>
          </w:tcPr>
          <w:p w:rsidR="00AF49CD" w:rsidRDefault="004C69B1" w:rsidP="00496C32">
            <w:pPr>
              <w:pStyle w:val="NormalWeb"/>
              <w:spacing w:before="0" w:beforeAutospacing="0" w:after="0" w:afterAutospacing="0"/>
              <w:rPr>
                <w:rFonts w:eastAsia="Times New Roman" w:cs="Times New Roman"/>
                <w:szCs w:val="24"/>
              </w:rPr>
            </w:pPr>
            <w:r w:rsidRPr="004C69B1">
              <w:rPr>
                <w:rFonts w:eastAsia="Times New Roman" w:cs="Times New Roman"/>
                <w:szCs w:val="24"/>
              </w:rPr>
              <w:t>IU001 – Resultado de la Validación Cambio de Régimen Tributario</w:t>
            </w:r>
          </w:p>
        </w:tc>
      </w:tr>
      <w:tr w:rsidR="00AF49CD" w:rsidTr="0074771C">
        <w:trPr>
          <w:trHeight w:val="144"/>
        </w:trPr>
        <w:tc>
          <w:tcPr>
            <w:tcW w:w="1971" w:type="dxa"/>
            <w:shd w:val="clear" w:color="auto" w:fill="E6E6E6"/>
          </w:tcPr>
          <w:p w:rsidR="00AF49CD" w:rsidRDefault="00AF49CD" w:rsidP="0074771C">
            <w:pPr>
              <w:rPr>
                <w:rFonts w:ascii="Arial Narrow" w:hAnsi="Arial Narrow"/>
                <w:sz w:val="20"/>
              </w:rPr>
            </w:pPr>
            <w:r>
              <w:rPr>
                <w:rFonts w:ascii="Arial Narrow" w:hAnsi="Arial Narrow"/>
                <w:sz w:val="20"/>
              </w:rPr>
              <w:t>Propósito de la interface</w:t>
            </w:r>
          </w:p>
        </w:tc>
        <w:tc>
          <w:tcPr>
            <w:tcW w:w="7437" w:type="dxa"/>
          </w:tcPr>
          <w:p w:rsidR="00AF49CD" w:rsidRDefault="00496C32" w:rsidP="00496C32">
            <w:pPr>
              <w:rPr>
                <w:sz w:val="20"/>
              </w:rPr>
            </w:pPr>
            <w:r>
              <w:rPr>
                <w:sz w:val="20"/>
              </w:rPr>
              <w:t>Retornar los mensaje del resultado de la operación</w:t>
            </w:r>
          </w:p>
        </w:tc>
      </w:tr>
      <w:tr w:rsidR="00AF49CD" w:rsidTr="0074771C">
        <w:trPr>
          <w:trHeight w:val="135"/>
        </w:trPr>
        <w:tc>
          <w:tcPr>
            <w:tcW w:w="9408" w:type="dxa"/>
            <w:gridSpan w:val="2"/>
            <w:shd w:val="clear" w:color="auto" w:fill="E6E6E6"/>
          </w:tcPr>
          <w:p w:rsidR="00AF49CD" w:rsidRDefault="00AF49CD" w:rsidP="0074771C">
            <w:pPr>
              <w:pStyle w:val="Ttulo8"/>
              <w:rPr>
                <w:rFonts w:ascii="Arial Narrow" w:hAnsi="Arial Narrow"/>
                <w:b w:val="0"/>
                <w:bCs w:val="0"/>
              </w:rPr>
            </w:pPr>
            <w:r>
              <w:rPr>
                <w:rFonts w:ascii="Arial Narrow" w:hAnsi="Arial Narrow"/>
                <w:b w:val="0"/>
                <w:bCs w:val="0"/>
              </w:rPr>
              <w:t>Gráfica de la interface</w:t>
            </w:r>
          </w:p>
        </w:tc>
      </w:tr>
      <w:tr w:rsidR="00AF49CD" w:rsidTr="00496C32">
        <w:trPr>
          <w:trHeight w:val="664"/>
        </w:trPr>
        <w:tc>
          <w:tcPr>
            <w:tcW w:w="9408" w:type="dxa"/>
            <w:gridSpan w:val="2"/>
          </w:tcPr>
          <w:p w:rsidR="00AF49CD" w:rsidRDefault="00AF49CD" w:rsidP="0074771C">
            <w:pPr>
              <w:rPr>
                <w:sz w:val="20"/>
              </w:rPr>
            </w:pPr>
          </w:p>
          <w:p w:rsidR="00AF49CD" w:rsidRPr="007C232C" w:rsidRDefault="00496C32" w:rsidP="0074771C">
            <w:pPr>
              <w:rPr>
                <w:noProof/>
                <w:sz w:val="20"/>
                <w:lang w:val="es-PE" w:eastAsia="es-PE"/>
              </w:rPr>
            </w:pPr>
            <w:r>
              <w:rPr>
                <w:sz w:val="20"/>
              </w:rPr>
              <w:t>Véase la especificación de los Parámetros de Entrada y Salida en el RF01 – S1 - ASI 1.2</w:t>
            </w:r>
            <w:r w:rsidR="00AF49CD">
              <w:rPr>
                <w:noProof/>
                <w:sz w:val="20"/>
                <w:lang w:val="es-PE" w:eastAsia="es-PE"/>
              </w:rPr>
              <w:t xml:space="preserve">         </w:t>
            </w:r>
          </w:p>
        </w:tc>
      </w:tr>
    </w:tbl>
    <w:p w:rsidR="00AF49CD" w:rsidRPr="00AA6A91" w:rsidRDefault="00AF49CD" w:rsidP="00285FAA">
      <w:pPr>
        <w:ind w:left="708"/>
        <w:rPr>
          <w:szCs w:val="22"/>
        </w:rPr>
      </w:pPr>
    </w:p>
    <w:p w:rsidR="00285FAA" w:rsidRDefault="00285FAA" w:rsidP="00285FAA">
      <w:pPr>
        <w:ind w:left="708"/>
        <w:rPr>
          <w:szCs w:val="22"/>
        </w:rPr>
      </w:pPr>
    </w:p>
    <w:p w:rsidR="00496C32" w:rsidRPr="00AA6A91" w:rsidRDefault="00496C32" w:rsidP="00285FAA">
      <w:pPr>
        <w:ind w:left="708"/>
        <w:rPr>
          <w:szCs w:val="22"/>
        </w:rPr>
      </w:pPr>
    </w:p>
    <w:p w:rsidR="00354412" w:rsidRPr="00AA6A91" w:rsidRDefault="00354412" w:rsidP="00967B4E">
      <w:pPr>
        <w:pStyle w:val="Ttulo3"/>
        <w:numPr>
          <w:ilvl w:val="2"/>
          <w:numId w:val="37"/>
        </w:numPr>
        <w:ind w:left="709"/>
      </w:pPr>
      <w:bookmarkStart w:id="626" w:name="_Toc428377642"/>
      <w:bookmarkStart w:id="627" w:name="_Toc449428569"/>
      <w:bookmarkEnd w:id="624"/>
      <w:bookmarkEnd w:id="625"/>
      <w:r w:rsidRPr="00AA6A91">
        <w:t>Identificación de Perfiles (ASI 1.5)</w:t>
      </w:r>
      <w:bookmarkEnd w:id="626"/>
      <w:bookmarkEnd w:id="627"/>
    </w:p>
    <w:p w:rsidR="00285FAA" w:rsidRPr="00AA6A91" w:rsidRDefault="00285FAA" w:rsidP="00285FAA">
      <w:pPr>
        <w:ind w:left="708"/>
        <w:rPr>
          <w:szCs w:val="22"/>
        </w:rPr>
      </w:pPr>
    </w:p>
    <w:p w:rsidR="00285FAA" w:rsidRPr="00AA6A91" w:rsidRDefault="00285FAA" w:rsidP="00285FAA">
      <w:pPr>
        <w:ind w:left="708"/>
        <w:rPr>
          <w:szCs w:val="22"/>
        </w:rPr>
      </w:pPr>
      <w:r w:rsidRPr="00AA6A91">
        <w:rPr>
          <w:szCs w:val="22"/>
        </w:rPr>
        <w:t>No aplica.</w:t>
      </w:r>
    </w:p>
    <w:p w:rsidR="00285FAA" w:rsidRPr="00AA6A91" w:rsidRDefault="00285FAA" w:rsidP="00285FAA">
      <w:pPr>
        <w:ind w:left="708"/>
        <w:rPr>
          <w:szCs w:val="22"/>
        </w:rPr>
      </w:pPr>
    </w:p>
    <w:p w:rsidR="00285FAA" w:rsidRPr="00AA6A91" w:rsidRDefault="00285FAA" w:rsidP="00285FAA">
      <w:pPr>
        <w:ind w:left="708"/>
        <w:rPr>
          <w:szCs w:val="22"/>
        </w:rPr>
      </w:pPr>
    </w:p>
    <w:p w:rsidR="00285FAA" w:rsidRPr="00AA6A91" w:rsidRDefault="00285FAA" w:rsidP="00285FAA">
      <w:pPr>
        <w:rPr>
          <w:szCs w:val="22"/>
        </w:rPr>
      </w:pPr>
    </w:p>
    <w:p w:rsidR="00285FAA" w:rsidRPr="00AA6A91" w:rsidRDefault="00285FAA" w:rsidP="00967B4E">
      <w:pPr>
        <w:pStyle w:val="Ttulo3"/>
        <w:numPr>
          <w:ilvl w:val="2"/>
          <w:numId w:val="37"/>
        </w:numPr>
        <w:ind w:left="709"/>
      </w:pPr>
      <w:bookmarkStart w:id="628" w:name="_Toc52788288"/>
      <w:bookmarkStart w:id="629" w:name="_Toc101687571"/>
      <w:bookmarkStart w:id="630" w:name="_Toc428377643"/>
      <w:bookmarkStart w:id="631" w:name="_Toc449428570"/>
      <w:r w:rsidRPr="00AA6A91">
        <w:t>Especificación del Comportamiento Dinámico de la Interface (ASI 1.6)</w:t>
      </w:r>
      <w:bookmarkEnd w:id="628"/>
      <w:bookmarkEnd w:id="629"/>
      <w:bookmarkEnd w:id="630"/>
      <w:bookmarkEnd w:id="631"/>
    </w:p>
    <w:p w:rsidR="00285FAA" w:rsidRDefault="00285FAA" w:rsidP="00285FAA">
      <w:pPr>
        <w:ind w:left="708"/>
        <w:rPr>
          <w:szCs w:val="22"/>
        </w:rPr>
      </w:pPr>
    </w:p>
    <w:p w:rsidR="00F206EE" w:rsidRPr="00AA6A91" w:rsidRDefault="00F206EE" w:rsidP="00285FAA">
      <w:pPr>
        <w:ind w:left="708"/>
        <w:rPr>
          <w:szCs w:val="22"/>
        </w:rPr>
      </w:pPr>
    </w:p>
    <w:p w:rsidR="00285FAA" w:rsidRPr="00AA6A91" w:rsidRDefault="00483BAD" w:rsidP="00F206EE">
      <w:pPr>
        <w:ind w:left="708"/>
        <w:jc w:val="center"/>
        <w:rPr>
          <w:szCs w:val="22"/>
        </w:rPr>
      </w:pPr>
      <w:r>
        <w:rPr>
          <w:noProof/>
          <w:szCs w:val="22"/>
          <w:lang w:val="es-PE" w:eastAsia="es-PE"/>
        </w:rPr>
        <w:drawing>
          <wp:inline distT="0" distB="0" distL="0" distR="0">
            <wp:extent cx="3743960" cy="1181735"/>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743960" cy="1181735"/>
                    </a:xfrm>
                    <a:prstGeom prst="rect">
                      <a:avLst/>
                    </a:prstGeom>
                    <a:noFill/>
                    <a:ln>
                      <a:noFill/>
                    </a:ln>
                  </pic:spPr>
                </pic:pic>
              </a:graphicData>
            </a:graphic>
          </wp:inline>
        </w:drawing>
      </w:r>
    </w:p>
    <w:p w:rsidR="00285FAA" w:rsidRPr="00AA6A91" w:rsidRDefault="00285FAA" w:rsidP="00285FAA">
      <w:pPr>
        <w:ind w:left="708"/>
      </w:pPr>
    </w:p>
    <w:p w:rsidR="00285FAA" w:rsidRPr="00AA6A91" w:rsidRDefault="00285FAA" w:rsidP="00285FAA">
      <w:pPr>
        <w:ind w:left="708"/>
        <w:rPr>
          <w:bCs/>
          <w:sz w:val="20"/>
        </w:rPr>
      </w:pPr>
      <w:r w:rsidRPr="00AA6A91">
        <w:br w:type="page"/>
      </w:r>
    </w:p>
    <w:p w:rsidR="00285FAA" w:rsidRPr="00AA6A91" w:rsidRDefault="00285FAA" w:rsidP="00967B4E">
      <w:pPr>
        <w:pStyle w:val="Ttulo3"/>
        <w:numPr>
          <w:ilvl w:val="2"/>
          <w:numId w:val="37"/>
        </w:numPr>
        <w:ind w:left="709"/>
      </w:pPr>
      <w:bookmarkStart w:id="632" w:name="_Toc52788289"/>
      <w:bookmarkStart w:id="633" w:name="_Toc101687572"/>
      <w:bookmarkStart w:id="634" w:name="_Toc428377644"/>
      <w:bookmarkStart w:id="635" w:name="_Toc449428571"/>
      <w:r w:rsidRPr="00AA6A91">
        <w:lastRenderedPageBreak/>
        <w:t>Especificación de Formatos de Impresión (ASI 1.7)</w:t>
      </w:r>
      <w:bookmarkEnd w:id="632"/>
      <w:bookmarkEnd w:id="633"/>
      <w:bookmarkEnd w:id="634"/>
      <w:bookmarkEnd w:id="635"/>
    </w:p>
    <w:p w:rsidR="00285FAA" w:rsidRPr="00AA6A91" w:rsidRDefault="00285FAA" w:rsidP="00285FAA"/>
    <w:p w:rsidR="00285FAA" w:rsidRPr="00AA6A91" w:rsidRDefault="00285FAA" w:rsidP="00285FAA">
      <w:r w:rsidRPr="00AA6A91">
        <w:t xml:space="preserve">No aplica. </w:t>
      </w:r>
    </w:p>
    <w:p w:rsidR="00285FAA" w:rsidRPr="00AA6A91" w:rsidRDefault="00285FAA" w:rsidP="00285FAA"/>
    <w:p w:rsidR="00285FAA" w:rsidRPr="00AA6A91" w:rsidRDefault="00285FAA" w:rsidP="00285FAA"/>
    <w:p w:rsidR="00285FAA" w:rsidRPr="00AA6A91" w:rsidRDefault="00285FAA" w:rsidP="00967B4E">
      <w:pPr>
        <w:pStyle w:val="Ttulo3"/>
        <w:numPr>
          <w:ilvl w:val="2"/>
          <w:numId w:val="37"/>
        </w:numPr>
        <w:ind w:left="709"/>
      </w:pPr>
      <w:bookmarkStart w:id="636" w:name="_Toc428377645"/>
      <w:bookmarkStart w:id="637" w:name="_Toc449428572"/>
      <w:r w:rsidRPr="00AA6A91">
        <w:t>Obtención de servicios candidatos (ASI 1.8)</w:t>
      </w:r>
      <w:bookmarkEnd w:id="636"/>
      <w:bookmarkEnd w:id="637"/>
    </w:p>
    <w:p w:rsidR="00285FAA" w:rsidRPr="00AA6A91" w:rsidRDefault="00285FAA" w:rsidP="00285FAA"/>
    <w:p w:rsidR="00285FAA" w:rsidRPr="00AA6A91" w:rsidRDefault="00285FAA" w:rsidP="00285FAA">
      <w:pPr>
        <w:rPr>
          <w:lang w:val="es-PE"/>
        </w:rPr>
      </w:pPr>
    </w:p>
    <w:p w:rsidR="00EF26C6" w:rsidRDefault="00EF26C6" w:rsidP="00EF26C6">
      <w:pPr>
        <w:rPr>
          <w:lang w:val="es-PE"/>
        </w:rPr>
      </w:pPr>
      <w:r>
        <w:rPr>
          <w:lang w:val="es-PE"/>
        </w:rPr>
        <w:t xml:space="preserve">Para mayor detalle véase en el </w:t>
      </w:r>
      <w:hyperlink w:anchor="_ANEXO_1:_" w:history="1">
        <w:r w:rsidRPr="003A6031">
          <w:rPr>
            <w:rStyle w:val="Hipervnculo"/>
            <w:rFonts w:eastAsia="Arial Unicode MS"/>
            <w:b/>
          </w:rPr>
          <w:t>Anexo 1</w:t>
        </w:r>
      </w:hyperlink>
      <w:r>
        <w:rPr>
          <w:lang w:val="es-PE"/>
        </w:rPr>
        <w:t xml:space="preserve"> las siguientes tablas: </w:t>
      </w:r>
    </w:p>
    <w:p w:rsidR="00EF26C6" w:rsidRDefault="00EF26C6" w:rsidP="00967B4E">
      <w:pPr>
        <w:numPr>
          <w:ilvl w:val="3"/>
          <w:numId w:val="34"/>
        </w:numPr>
        <w:rPr>
          <w:lang w:val="es-PE"/>
        </w:rPr>
      </w:pPr>
      <w:r>
        <w:rPr>
          <w:lang w:val="es-PE"/>
        </w:rPr>
        <w:t xml:space="preserve">Tabla 1 - </w:t>
      </w:r>
      <w:r w:rsidRPr="00521567">
        <w:rPr>
          <w:lang w:val="es-PE"/>
        </w:rPr>
        <w:t>Formato Lista de Servicios Candidatos</w:t>
      </w:r>
    </w:p>
    <w:p w:rsidR="00EF26C6" w:rsidRDefault="00EF26C6" w:rsidP="00967B4E">
      <w:pPr>
        <w:numPr>
          <w:ilvl w:val="3"/>
          <w:numId w:val="34"/>
        </w:numPr>
        <w:rPr>
          <w:lang w:val="es-PE"/>
        </w:rPr>
      </w:pPr>
      <w:r>
        <w:rPr>
          <w:lang w:val="es-PE"/>
        </w:rPr>
        <w:t xml:space="preserve">Tabla 2 - </w:t>
      </w:r>
      <w:r w:rsidRPr="00521567">
        <w:rPr>
          <w:lang w:val="es-PE"/>
        </w:rPr>
        <w:t>Formato de Descripción de Servicio Candidato</w:t>
      </w:r>
    </w:p>
    <w:p w:rsidR="00EF26C6" w:rsidRDefault="00EF26C6" w:rsidP="00EF26C6">
      <w:pPr>
        <w:rPr>
          <w:lang w:val="es-PE"/>
        </w:rPr>
      </w:pPr>
    </w:p>
    <w:tbl>
      <w:tblPr>
        <w:tblW w:w="95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14"/>
        <w:gridCol w:w="2842"/>
        <w:gridCol w:w="3137"/>
        <w:gridCol w:w="2693"/>
      </w:tblGrid>
      <w:tr w:rsidR="00EF26C6" w:rsidRPr="00E441BA" w:rsidTr="0074771C">
        <w:trPr>
          <w:trHeight w:val="395"/>
        </w:trPr>
        <w:tc>
          <w:tcPr>
            <w:tcW w:w="914" w:type="dxa"/>
            <w:shd w:val="clear" w:color="auto" w:fill="C0C0C0"/>
          </w:tcPr>
          <w:p w:rsidR="00EF26C6" w:rsidRPr="00D07FCD" w:rsidRDefault="00EF26C6" w:rsidP="0074771C">
            <w:pPr>
              <w:keepLines/>
              <w:widowControl w:val="0"/>
              <w:spacing w:after="120" w:line="240" w:lineRule="atLeast"/>
              <w:ind w:left="214"/>
              <w:jc w:val="left"/>
              <w:rPr>
                <w:rFonts w:cs="Arial"/>
                <w:sz w:val="20"/>
                <w:szCs w:val="20"/>
                <w:lang w:val="es-ES_tradnl" w:eastAsia="en-US"/>
              </w:rPr>
            </w:pPr>
            <w:r>
              <w:rPr>
                <w:rFonts w:cs="Arial"/>
                <w:sz w:val="20"/>
                <w:szCs w:val="20"/>
                <w:lang w:val="es-ES_tradnl" w:eastAsia="en-US"/>
              </w:rPr>
              <w:t>Núm.</w:t>
            </w:r>
          </w:p>
        </w:tc>
        <w:tc>
          <w:tcPr>
            <w:tcW w:w="2842" w:type="dxa"/>
            <w:shd w:val="clear" w:color="auto" w:fill="C0C0C0"/>
          </w:tcPr>
          <w:p w:rsidR="00EF26C6" w:rsidRPr="00D07FCD" w:rsidRDefault="00EF26C6" w:rsidP="0074771C">
            <w:pPr>
              <w:keepLines/>
              <w:widowControl w:val="0"/>
              <w:spacing w:after="120" w:line="240" w:lineRule="atLeast"/>
              <w:jc w:val="left"/>
              <w:rPr>
                <w:rFonts w:cs="Arial"/>
                <w:sz w:val="20"/>
                <w:szCs w:val="20"/>
                <w:lang w:val="es-ES_tradnl" w:eastAsia="en-US"/>
              </w:rPr>
            </w:pPr>
            <w:r>
              <w:rPr>
                <w:rFonts w:cs="Arial"/>
                <w:sz w:val="20"/>
                <w:szCs w:val="20"/>
                <w:lang w:val="es-ES_tradnl" w:eastAsia="en-US"/>
              </w:rPr>
              <w:t>Nombre del servicio candidato</w:t>
            </w:r>
          </w:p>
        </w:tc>
        <w:tc>
          <w:tcPr>
            <w:tcW w:w="3137" w:type="dxa"/>
            <w:shd w:val="clear" w:color="auto" w:fill="C0C0C0"/>
          </w:tcPr>
          <w:p w:rsidR="00EF26C6" w:rsidRPr="00D07FCD" w:rsidRDefault="00EF26C6" w:rsidP="0074771C">
            <w:pPr>
              <w:keepLines/>
              <w:widowControl w:val="0"/>
              <w:spacing w:after="120" w:line="240" w:lineRule="atLeast"/>
              <w:jc w:val="left"/>
              <w:rPr>
                <w:rFonts w:cs="Arial"/>
                <w:sz w:val="20"/>
                <w:szCs w:val="20"/>
                <w:lang w:val="es-ES_tradnl" w:eastAsia="en-US"/>
              </w:rPr>
            </w:pPr>
            <w:r>
              <w:rPr>
                <w:rFonts w:cs="Arial"/>
                <w:sz w:val="20"/>
                <w:szCs w:val="20"/>
                <w:lang w:val="es-ES_tradnl" w:eastAsia="en-US"/>
              </w:rPr>
              <w:t>Descripción del candidato</w:t>
            </w:r>
          </w:p>
        </w:tc>
        <w:tc>
          <w:tcPr>
            <w:tcW w:w="2693" w:type="dxa"/>
            <w:shd w:val="clear" w:color="auto" w:fill="C0C0C0"/>
          </w:tcPr>
          <w:p w:rsidR="00EF26C6" w:rsidRDefault="00EF26C6" w:rsidP="0074771C">
            <w:pPr>
              <w:keepLines/>
              <w:widowControl w:val="0"/>
              <w:spacing w:after="120" w:line="240" w:lineRule="atLeast"/>
              <w:jc w:val="left"/>
              <w:rPr>
                <w:rFonts w:cs="Arial"/>
                <w:sz w:val="20"/>
                <w:szCs w:val="20"/>
                <w:lang w:val="es-ES_tradnl" w:eastAsia="en-US"/>
              </w:rPr>
            </w:pPr>
            <w:r>
              <w:rPr>
                <w:rFonts w:cs="Arial"/>
                <w:sz w:val="20"/>
                <w:szCs w:val="20"/>
                <w:lang w:val="es-ES_tradnl" w:eastAsia="en-US"/>
              </w:rPr>
              <w:t>Requerimiento funcional asociado</w:t>
            </w:r>
          </w:p>
        </w:tc>
      </w:tr>
      <w:tr w:rsidR="007C4FDC" w:rsidRPr="006D229C" w:rsidTr="0074771C">
        <w:trPr>
          <w:trHeight w:val="395"/>
        </w:trPr>
        <w:tc>
          <w:tcPr>
            <w:tcW w:w="914" w:type="dxa"/>
            <w:tcBorders>
              <w:bottom w:val="single" w:sz="4" w:space="0" w:color="auto"/>
            </w:tcBorders>
          </w:tcPr>
          <w:p w:rsidR="007C4FDC" w:rsidRPr="001F6D8C" w:rsidRDefault="007C4FDC" w:rsidP="00354412">
            <w:pPr>
              <w:rPr>
                <w:rFonts w:ascii="Arial Narrow" w:hAnsi="Arial Narrow"/>
                <w:sz w:val="20"/>
                <w:szCs w:val="20"/>
                <w:lang w:val="es-ES_tradnl" w:eastAsia="en-US"/>
              </w:rPr>
            </w:pPr>
            <w:r>
              <w:rPr>
                <w:rFonts w:ascii="Arial Narrow" w:hAnsi="Arial Narrow"/>
                <w:sz w:val="20"/>
                <w:szCs w:val="20"/>
                <w:lang w:val="es-ES_tradnl" w:eastAsia="en-US"/>
              </w:rPr>
              <w:t>1</w:t>
            </w:r>
          </w:p>
        </w:tc>
        <w:tc>
          <w:tcPr>
            <w:tcW w:w="2842" w:type="dxa"/>
            <w:tcBorders>
              <w:bottom w:val="single" w:sz="4" w:space="0" w:color="auto"/>
            </w:tcBorders>
          </w:tcPr>
          <w:p w:rsidR="007C4FDC" w:rsidRPr="001F6D8C" w:rsidRDefault="007C4FDC" w:rsidP="00354412">
            <w:pPr>
              <w:rPr>
                <w:rFonts w:ascii="Arial Narrow" w:hAnsi="Arial Narrow"/>
                <w:sz w:val="20"/>
                <w:szCs w:val="20"/>
                <w:lang w:val="es-ES_tradnl" w:eastAsia="en-US"/>
              </w:rPr>
            </w:pPr>
            <w:r>
              <w:rPr>
                <w:rFonts w:ascii="Arial Narrow" w:hAnsi="Arial Narrow"/>
                <w:sz w:val="20"/>
                <w:szCs w:val="20"/>
                <w:lang w:val="es-ES_tradnl" w:eastAsia="en-US"/>
              </w:rPr>
              <w:t>Validar el cambio de régimen tributario</w:t>
            </w:r>
          </w:p>
        </w:tc>
        <w:tc>
          <w:tcPr>
            <w:tcW w:w="3137" w:type="dxa"/>
            <w:tcBorders>
              <w:bottom w:val="single" w:sz="4" w:space="0" w:color="auto"/>
            </w:tcBorders>
          </w:tcPr>
          <w:p w:rsidR="007C4FDC" w:rsidRPr="00BD6ADF" w:rsidRDefault="007C4FDC" w:rsidP="00354412">
            <w:pPr>
              <w:rPr>
                <w:sz w:val="18"/>
                <w:szCs w:val="18"/>
              </w:rPr>
            </w:pPr>
            <w:r>
              <w:rPr>
                <w:sz w:val="18"/>
                <w:szCs w:val="18"/>
              </w:rPr>
              <w:t xml:space="preserve">Devolverá información del resultado de la validación del posible cambio de régimen tributario de un contribuyente; a ser </w:t>
            </w:r>
            <w:r w:rsidRPr="00BF1440">
              <w:rPr>
                <w:sz w:val="18"/>
                <w:szCs w:val="18"/>
              </w:rPr>
              <w:t>invocada desde un sistema externo</w:t>
            </w:r>
          </w:p>
        </w:tc>
        <w:tc>
          <w:tcPr>
            <w:tcW w:w="2693" w:type="dxa"/>
            <w:tcBorders>
              <w:bottom w:val="single" w:sz="4" w:space="0" w:color="auto"/>
            </w:tcBorders>
          </w:tcPr>
          <w:p w:rsidR="007C4FDC" w:rsidRPr="007C4FDC" w:rsidRDefault="007C4FDC" w:rsidP="00354412">
            <w:pPr>
              <w:rPr>
                <w:rFonts w:ascii="Arial Narrow" w:hAnsi="Arial Narrow"/>
                <w:sz w:val="20"/>
                <w:szCs w:val="20"/>
                <w:lang w:val="en-US" w:eastAsia="en-US"/>
              </w:rPr>
            </w:pPr>
            <w:r w:rsidRPr="007C4FDC">
              <w:rPr>
                <w:rFonts w:ascii="Arial Narrow" w:hAnsi="Arial Narrow"/>
                <w:sz w:val="20"/>
                <w:szCs w:val="20"/>
                <w:lang w:val="en-US" w:eastAsia="en-US"/>
              </w:rPr>
              <w:t>RF-01, RF-02, RF-03, RF-04</w:t>
            </w:r>
            <w:r>
              <w:rPr>
                <w:rFonts w:ascii="Arial Narrow" w:hAnsi="Arial Narrow"/>
                <w:sz w:val="20"/>
                <w:szCs w:val="20"/>
                <w:lang w:val="en-US" w:eastAsia="en-US"/>
              </w:rPr>
              <w:t>, RF-05, RF-06</w:t>
            </w:r>
          </w:p>
        </w:tc>
      </w:tr>
    </w:tbl>
    <w:p w:rsidR="00285FAA" w:rsidRPr="00273900" w:rsidRDefault="00285FAA" w:rsidP="00285FAA">
      <w:pPr>
        <w:pStyle w:val="Ttulo"/>
        <w:rPr>
          <w:lang w:val="en-US"/>
        </w:rPr>
      </w:pPr>
    </w:p>
    <w:p w:rsidR="00285FAA" w:rsidRPr="00273900" w:rsidRDefault="00285FAA" w:rsidP="00285FAA">
      <w:pPr>
        <w:pStyle w:val="Ttulo"/>
        <w:rPr>
          <w:lang w:val="en-US"/>
        </w:rPr>
      </w:pPr>
      <w:r w:rsidRPr="00273900">
        <w:rPr>
          <w:lang w:val="en-US"/>
        </w:rPr>
        <w:t xml:space="preserve"> </w:t>
      </w:r>
    </w:p>
    <w:p w:rsidR="00285FAA" w:rsidRPr="00273900" w:rsidRDefault="00285FAA" w:rsidP="00285FAA">
      <w:pPr>
        <w:jc w:val="left"/>
        <w:rPr>
          <w:lang w:val="en-US"/>
        </w:rPr>
      </w:pPr>
    </w:p>
    <w:p w:rsidR="00897B68" w:rsidRPr="00273900" w:rsidRDefault="00897B68" w:rsidP="00354412">
      <w:pPr>
        <w:pStyle w:val="Ttulo"/>
        <w:jc w:val="both"/>
        <w:rPr>
          <w:lang w:val="en-US"/>
        </w:rPr>
      </w:pPr>
    </w:p>
    <w:p w:rsidR="009657BE" w:rsidRPr="00273900" w:rsidRDefault="009657BE" w:rsidP="00FA1AD0">
      <w:pPr>
        <w:pStyle w:val="Ttulo1"/>
        <w:numPr>
          <w:ilvl w:val="0"/>
          <w:numId w:val="0"/>
        </w:num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273900" w:rsidRDefault="003140AF" w:rsidP="003140AF">
      <w:pPr>
        <w:rPr>
          <w:lang w:val="en-US"/>
        </w:rPr>
      </w:pPr>
    </w:p>
    <w:p w:rsidR="003140AF" w:rsidRPr="00FA1AD0" w:rsidRDefault="003140AF" w:rsidP="00FA1AD0">
      <w:pPr>
        <w:pStyle w:val="Ttulo1"/>
        <w:ind w:left="567" w:hanging="567"/>
      </w:pPr>
      <w:bookmarkStart w:id="638" w:name="_Toc398199835"/>
      <w:bookmarkStart w:id="639" w:name="_Toc430957774"/>
      <w:bookmarkStart w:id="640" w:name="_Toc430964839"/>
      <w:bookmarkStart w:id="641" w:name="_Toc449428573"/>
      <w:r w:rsidRPr="00FA1AD0">
        <w:lastRenderedPageBreak/>
        <w:t>ANÁLISIS DEL SISTEMA DE INFORMACIÓN</w:t>
      </w:r>
      <w:bookmarkEnd w:id="638"/>
      <w:bookmarkEnd w:id="639"/>
      <w:bookmarkEnd w:id="640"/>
      <w:bookmarkEnd w:id="641"/>
    </w:p>
    <w:p w:rsidR="003140AF" w:rsidRPr="00245C4A" w:rsidRDefault="003140AF" w:rsidP="003140AF">
      <w:pPr>
        <w:rPr>
          <w:lang w:val="es-PE"/>
        </w:rPr>
      </w:pPr>
    </w:p>
    <w:p w:rsidR="003140AF" w:rsidRDefault="003140AF" w:rsidP="003140AF">
      <w:pPr>
        <w:pStyle w:val="Ttulo2"/>
        <w:ind w:left="576" w:hanging="576"/>
      </w:pPr>
      <w:bookmarkStart w:id="642" w:name="_Toc52788290"/>
      <w:bookmarkStart w:id="643" w:name="_Toc101687573"/>
      <w:bookmarkStart w:id="644" w:name="_Toc23307583"/>
      <w:bookmarkStart w:id="645" w:name="_Toc398199836"/>
      <w:bookmarkStart w:id="646" w:name="_Toc430957775"/>
      <w:bookmarkStart w:id="647" w:name="_Toc430964840"/>
      <w:bookmarkStart w:id="648" w:name="_Toc449428574"/>
      <w:r w:rsidRPr="00750344">
        <w:t>ANALISIS ORIENTADO A OBJETOS (ASI 2, ASI 3 y ASI 4)</w:t>
      </w:r>
      <w:bookmarkEnd w:id="642"/>
      <w:bookmarkEnd w:id="643"/>
      <w:bookmarkEnd w:id="644"/>
      <w:bookmarkEnd w:id="645"/>
      <w:bookmarkEnd w:id="646"/>
      <w:bookmarkEnd w:id="647"/>
      <w:bookmarkEnd w:id="648"/>
    </w:p>
    <w:p w:rsidR="003140AF" w:rsidRDefault="003140AF" w:rsidP="003140AF"/>
    <w:p w:rsidR="003140AF" w:rsidRDefault="003140AF" w:rsidP="00967B4E">
      <w:pPr>
        <w:pStyle w:val="Ttulo2"/>
        <w:numPr>
          <w:ilvl w:val="1"/>
          <w:numId w:val="37"/>
        </w:numPr>
        <w:ind w:left="567" w:hanging="567"/>
      </w:pPr>
      <w:bookmarkStart w:id="649" w:name="_Toc23307584"/>
      <w:bookmarkStart w:id="650" w:name="_Toc52788291"/>
      <w:bookmarkStart w:id="651" w:name="_Toc101687574"/>
      <w:bookmarkStart w:id="652" w:name="_Toc398199837"/>
      <w:bookmarkStart w:id="653" w:name="_Toc430957776"/>
      <w:bookmarkStart w:id="654" w:name="_Toc430964841"/>
      <w:bookmarkStart w:id="655" w:name="_Toc449428575"/>
      <w:r>
        <w:t>Análisis de los Casos de Uso (ASI 2)</w:t>
      </w:r>
      <w:bookmarkEnd w:id="649"/>
      <w:bookmarkEnd w:id="650"/>
      <w:bookmarkEnd w:id="651"/>
      <w:bookmarkEnd w:id="652"/>
      <w:bookmarkEnd w:id="653"/>
      <w:bookmarkEnd w:id="654"/>
      <w:bookmarkEnd w:id="655"/>
    </w:p>
    <w:p w:rsidR="003140AF" w:rsidRDefault="003140AF" w:rsidP="003140AF"/>
    <w:tbl>
      <w:tblPr>
        <w:tblW w:w="7492" w:type="dxa"/>
        <w:tblInd w:w="70" w:type="dxa"/>
        <w:tblCellMar>
          <w:left w:w="70" w:type="dxa"/>
          <w:right w:w="70" w:type="dxa"/>
        </w:tblCellMar>
        <w:tblLook w:val="04A0" w:firstRow="1" w:lastRow="0" w:firstColumn="1" w:lastColumn="0" w:noHBand="0" w:noVBand="1"/>
      </w:tblPr>
      <w:tblGrid>
        <w:gridCol w:w="996"/>
        <w:gridCol w:w="6496"/>
      </w:tblGrid>
      <w:tr w:rsidR="003140AF" w:rsidRPr="00E16361" w:rsidTr="00397B7B">
        <w:trPr>
          <w:trHeight w:val="300"/>
        </w:trPr>
        <w:tc>
          <w:tcPr>
            <w:tcW w:w="996" w:type="dxa"/>
            <w:tcBorders>
              <w:top w:val="nil"/>
              <w:left w:val="nil"/>
              <w:bottom w:val="nil"/>
              <w:right w:val="nil"/>
            </w:tcBorders>
            <w:shd w:val="clear" w:color="auto" w:fill="auto"/>
            <w:noWrap/>
            <w:vAlign w:val="bottom"/>
            <w:hideMark/>
          </w:tcPr>
          <w:p w:rsidR="003140AF" w:rsidRPr="00D7434D" w:rsidRDefault="003140AF" w:rsidP="00397B7B">
            <w:pPr>
              <w:jc w:val="left"/>
              <w:rPr>
                <w:rFonts w:cs="Arial"/>
                <w:sz w:val="20"/>
                <w:szCs w:val="20"/>
                <w:lang w:val="es-PE" w:eastAsia="es-PE"/>
              </w:rPr>
            </w:pPr>
            <w:r w:rsidRPr="00D7434D">
              <w:rPr>
                <w:rFonts w:cs="Arial"/>
                <w:sz w:val="20"/>
                <w:szCs w:val="20"/>
                <w:lang w:val="es-PE" w:eastAsia="es-PE"/>
              </w:rPr>
              <w:t xml:space="preserve">ASI 2.1: </w:t>
            </w:r>
          </w:p>
        </w:tc>
        <w:tc>
          <w:tcPr>
            <w:tcW w:w="6496" w:type="dxa"/>
            <w:tcBorders>
              <w:top w:val="nil"/>
              <w:left w:val="nil"/>
              <w:bottom w:val="nil"/>
              <w:right w:val="nil"/>
            </w:tcBorders>
            <w:shd w:val="clear" w:color="auto" w:fill="auto"/>
            <w:noWrap/>
            <w:vAlign w:val="bottom"/>
            <w:hideMark/>
          </w:tcPr>
          <w:p w:rsidR="003140AF" w:rsidRPr="00D7434D" w:rsidRDefault="003140AF" w:rsidP="00397B7B">
            <w:pPr>
              <w:jc w:val="left"/>
              <w:rPr>
                <w:rFonts w:cs="Arial"/>
                <w:sz w:val="20"/>
                <w:szCs w:val="20"/>
                <w:lang w:val="es-PE" w:eastAsia="es-PE"/>
              </w:rPr>
            </w:pPr>
            <w:r w:rsidRPr="00D7434D">
              <w:rPr>
                <w:rFonts w:cs="Arial"/>
                <w:sz w:val="20"/>
                <w:szCs w:val="20"/>
                <w:lang w:val="es-PE" w:eastAsia="es-PE"/>
              </w:rPr>
              <w:t>Identificación de Clases Asociadas a un Caso de Uso</w:t>
            </w:r>
          </w:p>
        </w:tc>
      </w:tr>
      <w:tr w:rsidR="003140AF" w:rsidRPr="00E16361" w:rsidTr="00397B7B">
        <w:trPr>
          <w:trHeight w:val="300"/>
        </w:trPr>
        <w:tc>
          <w:tcPr>
            <w:tcW w:w="996" w:type="dxa"/>
            <w:tcBorders>
              <w:top w:val="nil"/>
              <w:left w:val="nil"/>
              <w:bottom w:val="nil"/>
              <w:right w:val="nil"/>
            </w:tcBorders>
            <w:shd w:val="clear" w:color="auto" w:fill="auto"/>
            <w:noWrap/>
            <w:vAlign w:val="bottom"/>
          </w:tcPr>
          <w:p w:rsidR="003140AF" w:rsidRPr="00E441BA" w:rsidRDefault="003140AF" w:rsidP="00397B7B">
            <w:pPr>
              <w:jc w:val="left"/>
              <w:rPr>
                <w:rFonts w:ascii="Calibri" w:hAnsi="Calibri" w:cs="Calibri"/>
                <w:szCs w:val="22"/>
                <w:lang w:val="es-PE" w:eastAsia="es-PE"/>
              </w:rPr>
            </w:pPr>
          </w:p>
        </w:tc>
        <w:tc>
          <w:tcPr>
            <w:tcW w:w="6496" w:type="dxa"/>
            <w:tcBorders>
              <w:top w:val="nil"/>
              <w:left w:val="nil"/>
              <w:bottom w:val="nil"/>
              <w:right w:val="nil"/>
            </w:tcBorders>
            <w:shd w:val="clear" w:color="auto" w:fill="auto"/>
            <w:noWrap/>
            <w:vAlign w:val="bottom"/>
          </w:tcPr>
          <w:p w:rsidR="003140AF" w:rsidRPr="00E441BA" w:rsidRDefault="003140AF" w:rsidP="00397B7B">
            <w:pPr>
              <w:jc w:val="left"/>
              <w:rPr>
                <w:rFonts w:ascii="Calibri" w:hAnsi="Calibri" w:cs="Calibri"/>
                <w:szCs w:val="22"/>
                <w:lang w:val="es-PE" w:eastAsia="es-PE"/>
              </w:rPr>
            </w:pPr>
          </w:p>
        </w:tc>
      </w:tr>
    </w:tbl>
    <w:p w:rsidR="003140AF" w:rsidRDefault="003140AF" w:rsidP="00967B4E">
      <w:pPr>
        <w:pStyle w:val="Encabezado"/>
        <w:numPr>
          <w:ilvl w:val="0"/>
          <w:numId w:val="28"/>
        </w:numPr>
        <w:rPr>
          <w:rFonts w:ascii="Arial" w:hAnsi="Arial"/>
          <w:b/>
          <w:lang w:val="es-ES_tradnl"/>
        </w:rPr>
      </w:pPr>
      <w:r>
        <w:rPr>
          <w:rFonts w:ascii="Arial" w:hAnsi="Arial"/>
          <w:b/>
          <w:lang w:val="es-ES_tradnl"/>
        </w:rPr>
        <w:t>Identificar</w:t>
      </w:r>
      <w:r w:rsidRPr="00E16361">
        <w:rPr>
          <w:rFonts w:ascii="Arial" w:hAnsi="Arial"/>
          <w:b/>
          <w:lang w:val="es-ES_tradnl"/>
        </w:rPr>
        <w:t xml:space="preserve"> </w:t>
      </w:r>
      <w:r>
        <w:rPr>
          <w:rFonts w:ascii="Arial" w:hAnsi="Arial"/>
          <w:b/>
          <w:lang w:val="es-ES_tradnl"/>
        </w:rPr>
        <w:t xml:space="preserve">los 3 tipos de </w:t>
      </w:r>
      <w:r w:rsidRPr="00E16361">
        <w:rPr>
          <w:rFonts w:ascii="Arial" w:hAnsi="Arial"/>
          <w:b/>
          <w:lang w:val="es-ES_tradnl"/>
        </w:rPr>
        <w:t>clase</w:t>
      </w:r>
      <w:r>
        <w:rPr>
          <w:rFonts w:ascii="Arial" w:hAnsi="Arial"/>
          <w:b/>
          <w:lang w:val="es-ES_tradnl"/>
        </w:rPr>
        <w:t>s de análisis</w:t>
      </w:r>
    </w:p>
    <w:p w:rsidR="003140AF" w:rsidRDefault="003140AF" w:rsidP="003140AF">
      <w:pPr>
        <w:ind w:left="720"/>
        <w:rPr>
          <w:sz w:val="20"/>
          <w:szCs w:val="20"/>
          <w:lang w:val="es-ES_tradnl"/>
        </w:rPr>
      </w:pPr>
    </w:p>
    <w:p w:rsidR="003140AF" w:rsidRDefault="003140AF" w:rsidP="003140AF">
      <w:pPr>
        <w:ind w:left="720"/>
        <w:rPr>
          <w:sz w:val="20"/>
          <w:szCs w:val="20"/>
        </w:rPr>
      </w:pPr>
      <w:r w:rsidRPr="00EB1635">
        <w:rPr>
          <w:sz w:val="20"/>
          <w:szCs w:val="20"/>
        </w:rPr>
        <w:t xml:space="preserve">Diagrama de Clases </w:t>
      </w:r>
      <w:r w:rsidRPr="000A59B3">
        <w:rPr>
          <w:sz w:val="20"/>
          <w:szCs w:val="20"/>
        </w:rPr>
        <w:t xml:space="preserve">(Gráfico, lista de los 3 tipos de clases)  </w:t>
      </w:r>
    </w:p>
    <w:p w:rsidR="003140AF" w:rsidRPr="00E16361" w:rsidRDefault="003140AF" w:rsidP="003140AF">
      <w:pPr>
        <w:pStyle w:val="Encabezado"/>
        <w:ind w:left="720"/>
        <w:rPr>
          <w:rFonts w:ascii="Arial" w:hAnsi="Arial"/>
          <w:b/>
        </w:rPr>
      </w:pPr>
    </w:p>
    <w:p w:rsidR="003140AF" w:rsidRPr="00021902" w:rsidRDefault="003140AF" w:rsidP="003140AF">
      <w:pPr>
        <w:pStyle w:val="Encabezado"/>
        <w:ind w:left="720"/>
        <w:rPr>
          <w:rFonts w:ascii="Arial" w:hAnsi="Arial"/>
          <w:b/>
          <w:u w:val="single"/>
          <w:lang w:val="es-ES_tradnl"/>
        </w:rPr>
      </w:pPr>
      <w:r w:rsidRPr="00021902">
        <w:rPr>
          <w:rFonts w:ascii="Arial" w:hAnsi="Arial"/>
          <w:b/>
          <w:u w:val="single"/>
          <w:lang w:val="es-ES_tradnl"/>
        </w:rPr>
        <w:t>Clase de Entidad</w:t>
      </w:r>
    </w:p>
    <w:p w:rsidR="003140AF" w:rsidRDefault="003140AF" w:rsidP="003140AF">
      <w:pPr>
        <w:pStyle w:val="Encabezado"/>
        <w:ind w:left="720"/>
        <w:rPr>
          <w:b/>
          <w:lang w:val="es-ES_tradnl"/>
        </w:rPr>
      </w:pPr>
    </w:p>
    <w:p w:rsidR="003140AF" w:rsidRDefault="00483BAD" w:rsidP="007F3B1A">
      <w:pPr>
        <w:pStyle w:val="Encabezado"/>
        <w:ind w:left="709"/>
        <w:jc w:val="center"/>
        <w:rPr>
          <w:b/>
          <w:lang w:val="es-ES_tradnl"/>
        </w:rPr>
      </w:pPr>
      <w:r>
        <w:rPr>
          <w:b/>
          <w:noProof/>
          <w:lang w:val="es-PE" w:eastAsia="es-PE"/>
        </w:rPr>
        <w:drawing>
          <wp:inline distT="0" distB="0" distL="0" distR="0">
            <wp:extent cx="5055235" cy="310578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55235" cy="3105785"/>
                    </a:xfrm>
                    <a:prstGeom prst="rect">
                      <a:avLst/>
                    </a:prstGeom>
                    <a:noFill/>
                    <a:ln>
                      <a:noFill/>
                    </a:ln>
                  </pic:spPr>
                </pic:pic>
              </a:graphicData>
            </a:graphic>
          </wp:inline>
        </w:drawing>
      </w:r>
    </w:p>
    <w:p w:rsidR="0050521C" w:rsidRDefault="0050521C" w:rsidP="007F3B1A">
      <w:pPr>
        <w:pStyle w:val="Encabezado"/>
        <w:ind w:left="709"/>
        <w:jc w:val="center"/>
        <w:rPr>
          <w:b/>
          <w:lang w:val="es-ES_tradnl"/>
        </w:rPr>
      </w:pPr>
    </w:p>
    <w:p w:rsidR="003140AF" w:rsidRDefault="003140AF" w:rsidP="003140AF">
      <w:pPr>
        <w:pStyle w:val="Encabezado"/>
        <w:ind w:left="720"/>
        <w:rPr>
          <w:rFonts w:ascii="Arial" w:hAnsi="Arial"/>
          <w:b/>
          <w:u w:val="single"/>
          <w:lang w:val="es-ES_tradnl"/>
        </w:rPr>
      </w:pPr>
    </w:p>
    <w:p w:rsidR="003140AF" w:rsidRPr="00021902" w:rsidRDefault="003140AF" w:rsidP="003140AF">
      <w:pPr>
        <w:pStyle w:val="Encabezado"/>
        <w:ind w:left="720"/>
        <w:rPr>
          <w:rFonts w:ascii="Arial" w:hAnsi="Arial"/>
          <w:b/>
          <w:u w:val="single"/>
          <w:lang w:val="es-ES_tradnl"/>
        </w:rPr>
      </w:pPr>
      <w:r w:rsidRPr="00021902">
        <w:rPr>
          <w:rFonts w:ascii="Arial" w:hAnsi="Arial"/>
          <w:b/>
          <w:u w:val="single"/>
          <w:lang w:val="es-ES_tradnl"/>
        </w:rPr>
        <w:t>Clase de Control</w:t>
      </w:r>
    </w:p>
    <w:p w:rsidR="003140AF" w:rsidRDefault="00483BAD" w:rsidP="003140AF">
      <w:pPr>
        <w:pStyle w:val="Encabezado"/>
        <w:ind w:left="720"/>
        <w:jc w:val="center"/>
        <w:rPr>
          <w:rFonts w:ascii="Arial" w:hAnsi="Arial"/>
          <w:b/>
          <w:lang w:val="es-ES_tradnl"/>
        </w:rPr>
      </w:pPr>
      <w:r>
        <w:rPr>
          <w:rFonts w:ascii="Arial" w:hAnsi="Arial"/>
          <w:b/>
          <w:noProof/>
          <w:lang w:val="es-PE" w:eastAsia="es-PE"/>
        </w:rPr>
        <w:drawing>
          <wp:inline distT="0" distB="0" distL="0" distR="0">
            <wp:extent cx="1069975" cy="914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069975" cy="914400"/>
                    </a:xfrm>
                    <a:prstGeom prst="rect">
                      <a:avLst/>
                    </a:prstGeom>
                    <a:noFill/>
                    <a:ln>
                      <a:noFill/>
                    </a:ln>
                  </pic:spPr>
                </pic:pic>
              </a:graphicData>
            </a:graphic>
          </wp:inline>
        </w:drawing>
      </w:r>
    </w:p>
    <w:p w:rsidR="003140AF" w:rsidRDefault="003140AF" w:rsidP="003140AF">
      <w:pPr>
        <w:pStyle w:val="Encabezado"/>
        <w:ind w:left="720"/>
        <w:rPr>
          <w:rFonts w:ascii="Arial" w:hAnsi="Arial"/>
          <w:b/>
          <w:lang w:val="es-ES_tradnl"/>
        </w:rPr>
      </w:pPr>
    </w:p>
    <w:p w:rsidR="003140AF" w:rsidRDefault="003140AF" w:rsidP="003140AF">
      <w:pPr>
        <w:pStyle w:val="Encabezado"/>
        <w:ind w:left="720"/>
        <w:rPr>
          <w:rFonts w:ascii="Arial" w:hAnsi="Arial"/>
          <w:b/>
          <w:lang w:val="es-ES_tradnl"/>
        </w:rPr>
      </w:pPr>
    </w:p>
    <w:p w:rsidR="003140AF" w:rsidRDefault="003140AF" w:rsidP="003140AF">
      <w:pPr>
        <w:pStyle w:val="Encabezado"/>
        <w:ind w:left="720"/>
        <w:rPr>
          <w:rFonts w:ascii="Arial" w:hAnsi="Arial"/>
          <w:b/>
          <w:lang w:val="es-ES_tradnl"/>
        </w:rPr>
      </w:pPr>
      <w:r w:rsidRPr="00021902">
        <w:rPr>
          <w:rFonts w:ascii="Arial" w:hAnsi="Arial"/>
          <w:b/>
          <w:u w:val="single"/>
          <w:lang w:val="es-ES_tradnl"/>
        </w:rPr>
        <w:t>Clase de Interface</w:t>
      </w:r>
    </w:p>
    <w:p w:rsidR="003140AF" w:rsidRDefault="00483BAD" w:rsidP="003140AF">
      <w:pPr>
        <w:pStyle w:val="Encabezado"/>
        <w:ind w:left="720"/>
        <w:jc w:val="center"/>
        <w:rPr>
          <w:rFonts w:ascii="Arial" w:hAnsi="Arial"/>
          <w:b/>
          <w:lang w:val="es-ES_tradnl"/>
        </w:rPr>
      </w:pPr>
      <w:r>
        <w:rPr>
          <w:noProof/>
          <w:lang w:val="es-PE" w:eastAsia="es-PE"/>
        </w:rPr>
        <w:drawing>
          <wp:inline distT="0" distB="0" distL="0" distR="0">
            <wp:extent cx="1699260" cy="1130300"/>
            <wp:effectExtent l="0" t="0" r="0" b="0"/>
            <wp:docPr id="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699260" cy="1130300"/>
                    </a:xfrm>
                    <a:prstGeom prst="rect">
                      <a:avLst/>
                    </a:prstGeom>
                    <a:noFill/>
                    <a:ln>
                      <a:noFill/>
                    </a:ln>
                  </pic:spPr>
                </pic:pic>
              </a:graphicData>
            </a:graphic>
          </wp:inline>
        </w:drawing>
      </w:r>
    </w:p>
    <w:p w:rsidR="003140AF" w:rsidRDefault="003140AF" w:rsidP="003140AF">
      <w:pPr>
        <w:pStyle w:val="Encabezado"/>
        <w:ind w:left="720"/>
        <w:rPr>
          <w:b/>
          <w:lang w:val="es-ES_tradnl"/>
        </w:rPr>
      </w:pPr>
    </w:p>
    <w:p w:rsidR="003140AF" w:rsidRDefault="003140AF" w:rsidP="003140AF">
      <w:pPr>
        <w:pStyle w:val="Encabezado"/>
        <w:ind w:left="720"/>
        <w:rPr>
          <w:rFonts w:ascii="Arial" w:hAnsi="Arial"/>
          <w:b/>
          <w:lang w:val="es-ES_tradnl"/>
        </w:rPr>
      </w:pPr>
    </w:p>
    <w:p w:rsidR="003140AF" w:rsidRPr="007F3B1A" w:rsidRDefault="003140AF" w:rsidP="00967B4E">
      <w:pPr>
        <w:numPr>
          <w:ilvl w:val="0"/>
          <w:numId w:val="28"/>
        </w:numPr>
        <w:rPr>
          <w:b/>
          <w:lang w:val="es-ES_tradnl"/>
        </w:rPr>
      </w:pPr>
      <w:r w:rsidRPr="003E25AB">
        <w:rPr>
          <w:b/>
          <w:lang w:val="es-ES_tradnl"/>
        </w:rPr>
        <w:t xml:space="preserve">Asignar atributos a las clases del tipo entidad </w:t>
      </w:r>
      <w:r>
        <w:t xml:space="preserve">(Gráfico, clases del tipo entidad con atributos completos)  </w:t>
      </w:r>
    </w:p>
    <w:p w:rsidR="007F3B1A" w:rsidRPr="00B84BAD" w:rsidRDefault="007F3B1A" w:rsidP="007F3B1A">
      <w:pPr>
        <w:ind w:left="720"/>
        <w:rPr>
          <w:b/>
          <w:lang w:val="es-ES_tradnl"/>
        </w:rPr>
      </w:pPr>
    </w:p>
    <w:p w:rsidR="003140AF" w:rsidRPr="003E25AB" w:rsidRDefault="003140AF" w:rsidP="003140AF">
      <w:pPr>
        <w:ind w:left="720"/>
        <w:rPr>
          <w:b/>
          <w:lang w:val="es-ES_tradnl"/>
        </w:rPr>
      </w:pPr>
    </w:p>
    <w:p w:rsidR="003140AF" w:rsidRPr="0034081D" w:rsidRDefault="00483BAD" w:rsidP="004B2133">
      <w:pPr>
        <w:pStyle w:val="Encabezado"/>
        <w:jc w:val="center"/>
        <w:rPr>
          <w:rFonts w:ascii="Arial" w:hAnsi="Arial"/>
          <w:lang w:val="es-ES_tradnl"/>
        </w:rPr>
      </w:pPr>
      <w:r>
        <w:rPr>
          <w:rFonts w:ascii="Arial" w:hAnsi="Arial"/>
          <w:noProof/>
          <w:lang w:val="es-PE" w:eastAsia="es-PE"/>
        </w:rPr>
        <w:drawing>
          <wp:inline distT="0" distB="0" distL="0" distR="0">
            <wp:extent cx="5952490" cy="5503545"/>
            <wp:effectExtent l="0" t="0" r="0" b="190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52490" cy="5503545"/>
                    </a:xfrm>
                    <a:prstGeom prst="rect">
                      <a:avLst/>
                    </a:prstGeom>
                    <a:noFill/>
                    <a:ln>
                      <a:noFill/>
                    </a:ln>
                  </pic:spPr>
                </pic:pic>
              </a:graphicData>
            </a:graphic>
          </wp:inline>
        </w:drawing>
      </w:r>
    </w:p>
    <w:p w:rsidR="003140AF" w:rsidRDefault="003140AF" w:rsidP="003140AF">
      <w:pPr>
        <w:ind w:left="720"/>
      </w:pPr>
    </w:p>
    <w:p w:rsidR="003140AF" w:rsidRDefault="003140AF" w:rsidP="003140AF">
      <w:pPr>
        <w:ind w:left="720"/>
      </w:pPr>
    </w:p>
    <w:p w:rsidR="003140AF" w:rsidRDefault="003140AF" w:rsidP="003140AF">
      <w:pPr>
        <w:pStyle w:val="Ttulo3"/>
        <w:rPr>
          <w:sz w:val="20"/>
        </w:rPr>
      </w:pPr>
      <w:bookmarkStart w:id="656" w:name="_Toc52788292"/>
    </w:p>
    <w:p w:rsidR="003140AF" w:rsidRDefault="003140AF" w:rsidP="00967B4E">
      <w:pPr>
        <w:pStyle w:val="Ttulo2"/>
        <w:numPr>
          <w:ilvl w:val="1"/>
          <w:numId w:val="37"/>
        </w:numPr>
        <w:ind w:left="567" w:hanging="567"/>
      </w:pPr>
      <w:bookmarkStart w:id="657" w:name="_Toc101687575"/>
      <w:bookmarkStart w:id="658" w:name="_Toc398199838"/>
      <w:bookmarkStart w:id="659" w:name="_Toc430957777"/>
      <w:bookmarkStart w:id="660" w:name="_Toc430964842"/>
      <w:bookmarkStart w:id="661" w:name="_Toc449428576"/>
      <w:r>
        <w:t>Análisis de Clases (ASI 3)</w:t>
      </w:r>
      <w:bookmarkEnd w:id="656"/>
      <w:bookmarkEnd w:id="657"/>
      <w:bookmarkEnd w:id="658"/>
      <w:bookmarkEnd w:id="659"/>
      <w:bookmarkEnd w:id="660"/>
      <w:bookmarkEnd w:id="661"/>
    </w:p>
    <w:p w:rsidR="003140AF" w:rsidRDefault="003140AF" w:rsidP="003140AF">
      <w:pPr>
        <w:pStyle w:val="Encabezado"/>
        <w:tabs>
          <w:tab w:val="num" w:pos="1418"/>
        </w:tabs>
        <w:rPr>
          <w:rFonts w:ascii="Arial" w:hAnsi="Arial"/>
          <w:lang w:val="es-ES_tradnl"/>
        </w:rPr>
      </w:pPr>
    </w:p>
    <w:p w:rsidR="003140AF" w:rsidRPr="00751B15" w:rsidRDefault="003140AF" w:rsidP="00967B4E">
      <w:pPr>
        <w:pStyle w:val="Encabezado"/>
        <w:numPr>
          <w:ilvl w:val="0"/>
          <w:numId w:val="29"/>
        </w:numPr>
        <w:rPr>
          <w:rFonts w:ascii="Arial" w:hAnsi="Arial"/>
          <w:strike/>
        </w:rPr>
      </w:pPr>
      <w:r w:rsidRPr="008252F3">
        <w:rPr>
          <w:rFonts w:ascii="Arial" w:hAnsi="Arial"/>
          <w:b/>
          <w:lang w:val="es-ES_tradnl"/>
        </w:rPr>
        <w:t xml:space="preserve">Diccionario de clases </w:t>
      </w:r>
      <w:r w:rsidRPr="008252F3">
        <w:rPr>
          <w:rFonts w:ascii="Arial" w:hAnsi="Arial"/>
        </w:rPr>
        <w:t xml:space="preserve"> (descripción de la clase) </w:t>
      </w:r>
    </w:p>
    <w:p w:rsidR="003140AF" w:rsidRDefault="003140AF" w:rsidP="003140AF">
      <w:pPr>
        <w:ind w:left="708"/>
      </w:pPr>
    </w:p>
    <w:p w:rsidR="00FC2598" w:rsidRDefault="00FC2598" w:rsidP="00FC2598">
      <w:pPr>
        <w:pStyle w:val="Encabezado"/>
        <w:tabs>
          <w:tab w:val="left" w:pos="7620"/>
        </w:tabs>
        <w:ind w:left="720"/>
        <w:rPr>
          <w:rFonts w:ascii="Arial" w:hAnsi="Arial"/>
          <w:b/>
          <w:u w:val="single"/>
          <w:lang w:val="es-ES_tradnl"/>
        </w:rPr>
      </w:pPr>
      <w:r w:rsidRPr="00021902">
        <w:rPr>
          <w:rFonts w:ascii="Arial" w:hAnsi="Arial"/>
          <w:b/>
          <w:u w:val="single"/>
          <w:lang w:val="es-ES_tradnl"/>
        </w:rPr>
        <w:t>Clase de</w:t>
      </w:r>
      <w:r w:rsidRPr="00D208A4">
        <w:rPr>
          <w:rFonts w:ascii="Arial" w:hAnsi="Arial"/>
          <w:b/>
          <w:u w:val="single"/>
          <w:lang w:val="es-ES_tradnl"/>
        </w:rPr>
        <w:t xml:space="preserve"> </w:t>
      </w:r>
      <w:r>
        <w:rPr>
          <w:rFonts w:ascii="Arial" w:hAnsi="Arial"/>
          <w:b/>
          <w:u w:val="single"/>
          <w:lang w:val="es-ES_tradnl"/>
        </w:rPr>
        <w:t>Entidad</w:t>
      </w:r>
    </w:p>
    <w:p w:rsidR="00FC2598" w:rsidRDefault="00FC2598" w:rsidP="00FC2598">
      <w:pPr>
        <w:pStyle w:val="Encabezado"/>
        <w:tabs>
          <w:tab w:val="left" w:pos="7620"/>
        </w:tabs>
        <w:ind w:left="720"/>
        <w:rPr>
          <w:rFonts w:ascii="Arial" w:hAnsi="Arial"/>
          <w:b/>
          <w:u w:val="single"/>
          <w:lang w:val="es-ES_tradnl"/>
        </w:rPr>
      </w:pPr>
    </w:p>
    <w:tbl>
      <w:tblPr>
        <w:tblW w:w="9229" w:type="dxa"/>
        <w:tblCellMar>
          <w:left w:w="0" w:type="dxa"/>
          <w:right w:w="0" w:type="dxa"/>
        </w:tblCellMar>
        <w:tblLook w:val="04A0" w:firstRow="1" w:lastRow="0" w:firstColumn="1" w:lastColumn="0" w:noHBand="0" w:noVBand="1"/>
      </w:tblPr>
      <w:tblGrid>
        <w:gridCol w:w="2425"/>
        <w:gridCol w:w="4889"/>
        <w:gridCol w:w="851"/>
        <w:gridCol w:w="1064"/>
      </w:tblGrid>
      <w:tr w:rsidR="00FC2598" w:rsidRPr="00E82F94" w:rsidTr="00C23459">
        <w:trPr>
          <w:trHeight w:val="315"/>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804"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E82F94" w:rsidRDefault="00FC2598" w:rsidP="00C23459">
            <w:pPr>
              <w:rPr>
                <w:rFonts w:cs="Arial"/>
                <w:b/>
                <w:sz w:val="18"/>
                <w:szCs w:val="18"/>
              </w:rPr>
            </w:pPr>
            <w:r w:rsidRPr="00E82F94">
              <w:rPr>
                <w:b/>
                <w:sz w:val="18"/>
                <w:szCs w:val="18"/>
              </w:rPr>
              <w:t>CE_Contribuyente</w:t>
            </w:r>
          </w:p>
        </w:tc>
      </w:tr>
      <w:tr w:rsidR="00FC2598" w:rsidRPr="00E82F94" w:rsidTr="00C23459">
        <w:trPr>
          <w:trHeight w:val="315"/>
        </w:trPr>
        <w:tc>
          <w:tcPr>
            <w:tcW w:w="2425"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804"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Entidad</w:t>
            </w:r>
          </w:p>
        </w:tc>
      </w:tr>
      <w:tr w:rsidR="00FC2598" w:rsidRPr="00E82F94" w:rsidTr="00C23459">
        <w:trPr>
          <w:trHeight w:val="300"/>
        </w:trPr>
        <w:tc>
          <w:tcPr>
            <w:tcW w:w="2425"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804"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sz w:val="18"/>
                <w:szCs w:val="18"/>
                <w:lang w:val="es-PE"/>
              </w:rPr>
              <w:t>Entidad</w:t>
            </w:r>
            <w:r w:rsidRPr="00E82F94">
              <w:rPr>
                <w:sz w:val="18"/>
                <w:szCs w:val="18"/>
              </w:rPr>
              <w:t xml:space="preserve"> que almacena los datos principales del Registro Único de Contribuyentes.</w:t>
            </w:r>
          </w:p>
        </w:tc>
      </w:tr>
      <w:tr w:rsidR="00FC2598" w:rsidRPr="00E82F94" w:rsidTr="00C23459">
        <w:trPr>
          <w:trHeight w:val="300"/>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89"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51"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4"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lastRenderedPageBreak/>
              <w:t>Número de RUC</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Número de RUC del contribuyente</w:t>
            </w:r>
            <w:r w:rsidRPr="00E82F94">
              <w:rPr>
                <w:rFonts w:cs="Arial"/>
                <w:sz w:val="18"/>
                <w:szCs w:val="18"/>
              </w:rPr>
              <w:t>.</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E82F94">
              <w:rPr>
                <w:rFonts w:cs="Arial"/>
                <w:color w:val="000000"/>
                <w:sz w:val="18"/>
                <w:szCs w:val="18"/>
              </w:rPr>
              <w:t>Código dependencia recaudación</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Número de registro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E82F94">
              <w:rPr>
                <w:rFonts w:cs="Arial"/>
                <w:color w:val="000000"/>
                <w:sz w:val="18"/>
                <w:szCs w:val="18"/>
              </w:rPr>
              <w:t>Código tipo de contribuyente</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Código del tipo de contribuyente o empleado</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E82F94">
              <w:rPr>
                <w:rFonts w:cs="Arial"/>
                <w:color w:val="000000"/>
                <w:sz w:val="18"/>
                <w:szCs w:val="18"/>
              </w:rPr>
              <w:t>Estado contribuyente</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Estado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E82F94">
              <w:rPr>
                <w:rFonts w:cs="Arial"/>
                <w:color w:val="000000"/>
                <w:sz w:val="18"/>
                <w:szCs w:val="18"/>
              </w:rPr>
              <w:t>Código ubigeo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Código del ubigeo donde reside 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buscarContribuyentePorRuc</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los datos del contribuyente por su número de RUC</w:t>
            </w:r>
          </w:p>
        </w:tc>
      </w:tr>
    </w:tbl>
    <w:p w:rsidR="00FC2598" w:rsidRDefault="00FC2598" w:rsidP="00FC2598">
      <w:pPr>
        <w:pStyle w:val="Encabezado"/>
        <w:tabs>
          <w:tab w:val="left" w:pos="7620"/>
        </w:tabs>
        <w:ind w:left="720"/>
        <w:rPr>
          <w:rFonts w:ascii="Arial" w:hAnsi="Arial"/>
          <w:b/>
          <w:u w:val="single"/>
        </w:rPr>
      </w:pPr>
    </w:p>
    <w:p w:rsidR="00FC2598" w:rsidRDefault="00FC2598" w:rsidP="00FC2598">
      <w:pPr>
        <w:pStyle w:val="Encabezado"/>
        <w:tabs>
          <w:tab w:val="left" w:pos="7620"/>
        </w:tabs>
        <w:ind w:left="720"/>
        <w:rPr>
          <w:rFonts w:ascii="Arial" w:hAnsi="Arial"/>
          <w:b/>
          <w:u w:val="single"/>
        </w:rPr>
      </w:pPr>
    </w:p>
    <w:tbl>
      <w:tblPr>
        <w:tblW w:w="9229" w:type="dxa"/>
        <w:tblCellMar>
          <w:left w:w="0" w:type="dxa"/>
          <w:right w:w="0" w:type="dxa"/>
        </w:tblCellMar>
        <w:tblLook w:val="04A0" w:firstRow="1" w:lastRow="0" w:firstColumn="1" w:lastColumn="0" w:noHBand="0" w:noVBand="1"/>
      </w:tblPr>
      <w:tblGrid>
        <w:gridCol w:w="2425"/>
        <w:gridCol w:w="4889"/>
        <w:gridCol w:w="851"/>
        <w:gridCol w:w="1064"/>
      </w:tblGrid>
      <w:tr w:rsidR="00FC2598" w:rsidRPr="00E82F94" w:rsidTr="00C23459">
        <w:trPr>
          <w:trHeight w:val="315"/>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804"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A85325" w:rsidRDefault="00FC2598" w:rsidP="00C23459">
            <w:pPr>
              <w:rPr>
                <w:rFonts w:cs="Arial"/>
                <w:b/>
                <w:sz w:val="18"/>
                <w:szCs w:val="18"/>
              </w:rPr>
            </w:pPr>
            <w:r w:rsidRPr="00A85325">
              <w:rPr>
                <w:b/>
                <w:sz w:val="18"/>
                <w:szCs w:val="18"/>
              </w:rPr>
              <w:t>CE_Datos Adicionales del Contribuyente</w:t>
            </w:r>
          </w:p>
        </w:tc>
      </w:tr>
      <w:tr w:rsidR="00FC2598" w:rsidRPr="00E82F94" w:rsidTr="00C23459">
        <w:trPr>
          <w:trHeight w:val="315"/>
        </w:trPr>
        <w:tc>
          <w:tcPr>
            <w:tcW w:w="2425"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804"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Entidad</w:t>
            </w:r>
          </w:p>
        </w:tc>
      </w:tr>
      <w:tr w:rsidR="00FC2598" w:rsidRPr="00E82F94" w:rsidTr="00C23459">
        <w:trPr>
          <w:trHeight w:val="300"/>
        </w:trPr>
        <w:tc>
          <w:tcPr>
            <w:tcW w:w="2425"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804"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A85325">
              <w:rPr>
                <w:sz w:val="18"/>
                <w:lang w:val="es-PE"/>
              </w:rPr>
              <w:t>Entidad que almacena los datos adicionales del Registro Único de Contribuyentes.</w:t>
            </w:r>
          </w:p>
        </w:tc>
      </w:tr>
      <w:tr w:rsidR="00FC2598" w:rsidRPr="00E82F94" w:rsidTr="00C23459">
        <w:trPr>
          <w:trHeight w:val="300"/>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89"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51"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4"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Número de RUC</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Número de RUC del contribuyente</w:t>
            </w:r>
            <w:r w:rsidRPr="00E82F94">
              <w:rPr>
                <w:rFonts w:cs="Arial"/>
                <w:sz w:val="18"/>
                <w:szCs w:val="18"/>
              </w:rPr>
              <w:t>.</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A85325">
              <w:rPr>
                <w:rFonts w:cs="Arial"/>
                <w:color w:val="000000"/>
                <w:sz w:val="18"/>
                <w:szCs w:val="18"/>
              </w:rPr>
              <w:t>Código CIIU 2</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Código de actividad económica secundaria 1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Pr>
                <w:rFonts w:cs="Arial"/>
                <w:color w:val="000000"/>
                <w:sz w:val="18"/>
                <w:szCs w:val="18"/>
              </w:rPr>
              <w:t>Código CIIU 3</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Código de actividad económica secundaria 2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buscarContribuyentePorRuc</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los datos adicionales del contribuyente por su número de RUC</w:t>
            </w:r>
          </w:p>
        </w:tc>
      </w:tr>
    </w:tbl>
    <w:p w:rsidR="00FC2598" w:rsidRDefault="00FC2598" w:rsidP="00FC2598">
      <w:pPr>
        <w:pStyle w:val="Encabezado"/>
        <w:tabs>
          <w:tab w:val="left" w:pos="7620"/>
        </w:tabs>
        <w:ind w:left="720"/>
        <w:rPr>
          <w:rFonts w:ascii="Arial" w:hAnsi="Arial"/>
          <w:b/>
          <w:u w:val="single"/>
        </w:rPr>
      </w:pPr>
    </w:p>
    <w:p w:rsidR="00FC2598" w:rsidRDefault="00FC2598" w:rsidP="00FC2598">
      <w:pPr>
        <w:pStyle w:val="Encabezado"/>
        <w:tabs>
          <w:tab w:val="left" w:pos="7620"/>
        </w:tabs>
        <w:ind w:left="720"/>
        <w:rPr>
          <w:rFonts w:ascii="Arial" w:hAnsi="Arial"/>
          <w:b/>
          <w:u w:val="single"/>
        </w:rPr>
      </w:pPr>
    </w:p>
    <w:tbl>
      <w:tblPr>
        <w:tblW w:w="9229" w:type="dxa"/>
        <w:tblCellMar>
          <w:left w:w="0" w:type="dxa"/>
          <w:right w:w="0" w:type="dxa"/>
        </w:tblCellMar>
        <w:tblLook w:val="04A0" w:firstRow="1" w:lastRow="0" w:firstColumn="1" w:lastColumn="0" w:noHBand="0" w:noVBand="1"/>
      </w:tblPr>
      <w:tblGrid>
        <w:gridCol w:w="2425"/>
        <w:gridCol w:w="4889"/>
        <w:gridCol w:w="851"/>
        <w:gridCol w:w="1064"/>
      </w:tblGrid>
      <w:tr w:rsidR="00FC2598" w:rsidRPr="00E82F94" w:rsidTr="00C23459">
        <w:trPr>
          <w:trHeight w:val="315"/>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804"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b/>
                <w:sz w:val="18"/>
                <w:szCs w:val="18"/>
              </w:rPr>
            </w:pPr>
            <w:r w:rsidRPr="00FE134B">
              <w:rPr>
                <w:b/>
                <w:sz w:val="18"/>
                <w:szCs w:val="18"/>
              </w:rPr>
              <w:t>CE_Buenos Contribuyentes</w:t>
            </w:r>
          </w:p>
        </w:tc>
      </w:tr>
      <w:tr w:rsidR="00FC2598" w:rsidRPr="00E82F94" w:rsidTr="00C23459">
        <w:trPr>
          <w:trHeight w:val="315"/>
        </w:trPr>
        <w:tc>
          <w:tcPr>
            <w:tcW w:w="2425"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804"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rFonts w:cs="Arial"/>
                <w:color w:val="000000"/>
                <w:sz w:val="18"/>
                <w:szCs w:val="18"/>
              </w:rPr>
              <w:t>Entidad</w:t>
            </w:r>
          </w:p>
        </w:tc>
      </w:tr>
      <w:tr w:rsidR="00FC2598" w:rsidRPr="00E82F94" w:rsidTr="00C23459">
        <w:trPr>
          <w:trHeight w:val="300"/>
        </w:trPr>
        <w:tc>
          <w:tcPr>
            <w:tcW w:w="2425"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804"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sz w:val="18"/>
                <w:szCs w:val="18"/>
                <w:lang w:val="es-PE"/>
              </w:rPr>
              <w:t>Entidad que contiene los buenos contribuyentes.</w:t>
            </w:r>
          </w:p>
        </w:tc>
      </w:tr>
      <w:tr w:rsidR="00FC2598" w:rsidRPr="00E82F94" w:rsidTr="00C23459">
        <w:trPr>
          <w:trHeight w:val="300"/>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89"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51"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4"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Número de RUC</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Número de RUC del contribuyente</w:t>
            </w:r>
            <w:r w:rsidRPr="00E82F94">
              <w:rPr>
                <w:rFonts w:cs="Arial"/>
                <w:sz w:val="18"/>
                <w:szCs w:val="18"/>
              </w:rPr>
              <w:t>.</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FE134B">
              <w:rPr>
                <w:rFonts w:cs="Arial"/>
                <w:color w:val="000000"/>
                <w:sz w:val="18"/>
                <w:szCs w:val="18"/>
              </w:rPr>
              <w:t>Fecha de alta</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Fecha de alta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Date</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buscarContribuyentePorRuc</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los datos adicionales del contribuyente por su número de RUC</w:t>
            </w:r>
          </w:p>
        </w:tc>
      </w:tr>
    </w:tbl>
    <w:p w:rsidR="00FC2598" w:rsidRDefault="00FC2598" w:rsidP="00FC2598">
      <w:pPr>
        <w:pStyle w:val="Encabezado"/>
        <w:tabs>
          <w:tab w:val="left" w:pos="7620"/>
        </w:tabs>
        <w:ind w:left="720"/>
        <w:rPr>
          <w:rFonts w:ascii="Arial" w:hAnsi="Arial"/>
          <w:b/>
          <w:u w:val="single"/>
        </w:rPr>
      </w:pPr>
    </w:p>
    <w:p w:rsidR="00FC2598" w:rsidRDefault="00FC2598" w:rsidP="00FC2598">
      <w:pPr>
        <w:pStyle w:val="Encabezado"/>
        <w:tabs>
          <w:tab w:val="left" w:pos="7620"/>
        </w:tabs>
        <w:ind w:left="720"/>
        <w:rPr>
          <w:rFonts w:ascii="Arial" w:hAnsi="Arial"/>
          <w:b/>
          <w:u w:val="single"/>
        </w:rPr>
      </w:pPr>
    </w:p>
    <w:tbl>
      <w:tblPr>
        <w:tblW w:w="9229" w:type="dxa"/>
        <w:tblCellMar>
          <w:left w:w="0" w:type="dxa"/>
          <w:right w:w="0" w:type="dxa"/>
        </w:tblCellMar>
        <w:tblLook w:val="04A0" w:firstRow="1" w:lastRow="0" w:firstColumn="1" w:lastColumn="0" w:noHBand="0" w:noVBand="1"/>
      </w:tblPr>
      <w:tblGrid>
        <w:gridCol w:w="2425"/>
        <w:gridCol w:w="4889"/>
        <w:gridCol w:w="851"/>
        <w:gridCol w:w="1064"/>
      </w:tblGrid>
      <w:tr w:rsidR="00FC2598" w:rsidRPr="00E82F94" w:rsidTr="00C23459">
        <w:trPr>
          <w:trHeight w:val="315"/>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804"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b/>
                <w:sz w:val="18"/>
                <w:szCs w:val="18"/>
              </w:rPr>
            </w:pPr>
            <w:r w:rsidRPr="00FE134B">
              <w:rPr>
                <w:b/>
                <w:sz w:val="18"/>
                <w:szCs w:val="18"/>
              </w:rPr>
              <w:t>CE_Vector Fiscal</w:t>
            </w:r>
            <w:r w:rsidRPr="00FE134B">
              <w:rPr>
                <w:b/>
                <w:sz w:val="18"/>
                <w:szCs w:val="18"/>
                <w:lang w:val="es-PE"/>
              </w:rPr>
              <w:t xml:space="preserve"> Padrón</w:t>
            </w:r>
          </w:p>
        </w:tc>
      </w:tr>
      <w:tr w:rsidR="00FC2598" w:rsidRPr="00E82F94" w:rsidTr="00C23459">
        <w:trPr>
          <w:trHeight w:val="315"/>
        </w:trPr>
        <w:tc>
          <w:tcPr>
            <w:tcW w:w="2425"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804"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rFonts w:cs="Arial"/>
                <w:color w:val="000000"/>
                <w:sz w:val="18"/>
                <w:szCs w:val="18"/>
              </w:rPr>
              <w:t>Entidad</w:t>
            </w:r>
          </w:p>
        </w:tc>
      </w:tr>
      <w:tr w:rsidR="00FC2598" w:rsidRPr="00E82F94" w:rsidTr="00C23459">
        <w:trPr>
          <w:trHeight w:val="300"/>
        </w:trPr>
        <w:tc>
          <w:tcPr>
            <w:tcW w:w="2425"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804"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sz w:val="18"/>
                <w:szCs w:val="18"/>
                <w:lang w:val="es-PE"/>
              </w:rPr>
              <w:t>Entidad que representa los tributos afectos del contribuyente.</w:t>
            </w:r>
          </w:p>
        </w:tc>
      </w:tr>
      <w:tr w:rsidR="00FC2598" w:rsidRPr="00E82F94" w:rsidTr="00C23459">
        <w:trPr>
          <w:trHeight w:val="300"/>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89"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51"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4"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Número de RUC</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Número de RUC del contribuyente</w:t>
            </w:r>
            <w:r w:rsidRPr="00E82F94">
              <w:rPr>
                <w:rFonts w:cs="Arial"/>
                <w:sz w:val="18"/>
                <w:szCs w:val="18"/>
              </w:rPr>
              <w:t>.</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sidRPr="00FE134B">
              <w:rPr>
                <w:rFonts w:cs="Arial"/>
                <w:color w:val="000000"/>
                <w:sz w:val="18"/>
                <w:szCs w:val="18"/>
              </w:rPr>
              <w:t>Código de tributo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Código de tributo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sidRPr="00FE134B">
              <w:rPr>
                <w:rFonts w:cs="Arial"/>
                <w:color w:val="000000"/>
                <w:sz w:val="18"/>
                <w:szCs w:val="18"/>
              </w:rPr>
              <w:t>Periodo vigencia del tributo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Periodo de vigencia del tributo que corresponde al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FE134B">
              <w:rPr>
                <w:rFonts w:cs="Arial"/>
                <w:color w:val="000000"/>
                <w:sz w:val="18"/>
                <w:szCs w:val="18"/>
              </w:rPr>
              <w:t>Fecha alta del tributo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Fecha de alta del tributo que corresponde al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Date</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buscarVectorFiscal</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los tributos del contribuyente.</w:t>
            </w:r>
          </w:p>
        </w:tc>
      </w:tr>
    </w:tbl>
    <w:p w:rsidR="00FC2598" w:rsidRPr="00E82F94" w:rsidRDefault="00FC2598" w:rsidP="00FC2598">
      <w:pPr>
        <w:pStyle w:val="Encabezado"/>
        <w:tabs>
          <w:tab w:val="left" w:pos="7620"/>
        </w:tabs>
        <w:ind w:left="720"/>
        <w:rPr>
          <w:rFonts w:ascii="Arial" w:hAnsi="Arial"/>
          <w:b/>
          <w:u w:val="single"/>
        </w:rPr>
      </w:pPr>
    </w:p>
    <w:tbl>
      <w:tblPr>
        <w:tblW w:w="9229" w:type="dxa"/>
        <w:tblCellMar>
          <w:left w:w="0" w:type="dxa"/>
          <w:right w:w="0" w:type="dxa"/>
        </w:tblCellMar>
        <w:tblLook w:val="04A0" w:firstRow="1" w:lastRow="0" w:firstColumn="1" w:lastColumn="0" w:noHBand="0" w:noVBand="1"/>
      </w:tblPr>
      <w:tblGrid>
        <w:gridCol w:w="2425"/>
        <w:gridCol w:w="4889"/>
        <w:gridCol w:w="851"/>
        <w:gridCol w:w="1064"/>
      </w:tblGrid>
      <w:tr w:rsidR="00FC2598" w:rsidRPr="00E82F94" w:rsidTr="00C23459">
        <w:trPr>
          <w:trHeight w:val="315"/>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804"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b/>
                <w:sz w:val="18"/>
                <w:szCs w:val="18"/>
              </w:rPr>
            </w:pPr>
            <w:r w:rsidRPr="00FE134B">
              <w:rPr>
                <w:b/>
                <w:sz w:val="18"/>
                <w:szCs w:val="18"/>
              </w:rPr>
              <w:t>CE_Historial Vector Fiscal</w:t>
            </w:r>
          </w:p>
        </w:tc>
      </w:tr>
      <w:tr w:rsidR="00FC2598" w:rsidRPr="00E82F94" w:rsidTr="00C23459">
        <w:trPr>
          <w:trHeight w:val="315"/>
        </w:trPr>
        <w:tc>
          <w:tcPr>
            <w:tcW w:w="2425"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804"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rFonts w:cs="Arial"/>
                <w:color w:val="000000"/>
                <w:sz w:val="18"/>
                <w:szCs w:val="18"/>
              </w:rPr>
              <w:t>Entidad</w:t>
            </w:r>
          </w:p>
        </w:tc>
      </w:tr>
      <w:tr w:rsidR="00FC2598" w:rsidRPr="00E82F94" w:rsidTr="00C23459">
        <w:trPr>
          <w:trHeight w:val="300"/>
        </w:trPr>
        <w:tc>
          <w:tcPr>
            <w:tcW w:w="2425"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804"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sz w:val="18"/>
                <w:szCs w:val="18"/>
                <w:lang w:val="es-PE"/>
              </w:rPr>
              <w:t>Entidad que contiene los datos históricos de los tributos del contribuyente.</w:t>
            </w:r>
          </w:p>
        </w:tc>
      </w:tr>
      <w:tr w:rsidR="00FC2598" w:rsidRPr="00E82F94" w:rsidTr="00C23459">
        <w:trPr>
          <w:trHeight w:val="300"/>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89"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51"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4"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Número de RUC</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Número de RUC del contribuyente</w:t>
            </w:r>
            <w:r w:rsidRPr="00E82F94">
              <w:rPr>
                <w:rFonts w:cs="Arial"/>
                <w:sz w:val="18"/>
                <w:szCs w:val="18"/>
              </w:rPr>
              <w:t>.</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sidRPr="00FE134B">
              <w:rPr>
                <w:rFonts w:cs="Arial"/>
                <w:color w:val="000000"/>
                <w:sz w:val="18"/>
                <w:szCs w:val="18"/>
              </w:rPr>
              <w:t>Código de tributo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Código de tributo histórico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eastAsia="Calibri" w:cs="Arial"/>
                <w:sz w:val="18"/>
                <w:szCs w:val="18"/>
              </w:rPr>
            </w:pPr>
            <w:r w:rsidRPr="00FE134B">
              <w:rPr>
                <w:rFonts w:cs="Arial"/>
                <w:color w:val="000000"/>
                <w:sz w:val="18"/>
                <w:szCs w:val="18"/>
              </w:rPr>
              <w:t>Fecha alta del tributo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Fecha de alta del tributo histórico que corresponde al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Date</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buscarVectorFiscalHistorico</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los tributos históricos del contribuyente.</w:t>
            </w:r>
          </w:p>
        </w:tc>
      </w:tr>
    </w:tbl>
    <w:p w:rsidR="00FC2598" w:rsidRPr="00FE134B" w:rsidRDefault="00FC2598" w:rsidP="00FC2598">
      <w:pPr>
        <w:pStyle w:val="Encabezado"/>
        <w:tabs>
          <w:tab w:val="left" w:pos="7620"/>
        </w:tabs>
        <w:rPr>
          <w:rFonts w:ascii="Arial" w:hAnsi="Arial"/>
          <w:b/>
          <w:u w:val="single"/>
        </w:rPr>
      </w:pPr>
    </w:p>
    <w:p w:rsidR="00FC2598" w:rsidRDefault="00FC2598" w:rsidP="00FC2598">
      <w:pPr>
        <w:pStyle w:val="Encabezado"/>
        <w:tabs>
          <w:tab w:val="left" w:pos="7620"/>
        </w:tabs>
        <w:rPr>
          <w:rFonts w:ascii="Arial" w:hAnsi="Arial"/>
          <w:b/>
          <w:u w:val="single"/>
          <w:lang w:val="es-ES_tradnl"/>
        </w:rPr>
      </w:pPr>
    </w:p>
    <w:tbl>
      <w:tblPr>
        <w:tblW w:w="9229" w:type="dxa"/>
        <w:tblCellMar>
          <w:left w:w="0" w:type="dxa"/>
          <w:right w:w="0" w:type="dxa"/>
        </w:tblCellMar>
        <w:tblLook w:val="04A0" w:firstRow="1" w:lastRow="0" w:firstColumn="1" w:lastColumn="0" w:noHBand="0" w:noVBand="1"/>
      </w:tblPr>
      <w:tblGrid>
        <w:gridCol w:w="2425"/>
        <w:gridCol w:w="4889"/>
        <w:gridCol w:w="851"/>
        <w:gridCol w:w="1064"/>
      </w:tblGrid>
      <w:tr w:rsidR="00FC2598" w:rsidRPr="00E82F94" w:rsidTr="00C23459">
        <w:trPr>
          <w:trHeight w:val="315"/>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804"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b/>
                <w:sz w:val="18"/>
                <w:szCs w:val="18"/>
              </w:rPr>
            </w:pPr>
            <w:r w:rsidRPr="00FE134B">
              <w:rPr>
                <w:b/>
                <w:sz w:val="18"/>
                <w:szCs w:val="18"/>
              </w:rPr>
              <w:t>CE_Actividad Econ</w:t>
            </w:r>
            <w:r w:rsidRPr="00FE134B">
              <w:rPr>
                <w:b/>
                <w:sz w:val="18"/>
                <w:szCs w:val="18"/>
                <w:lang w:val="es-PE"/>
              </w:rPr>
              <w:t>ómica</w:t>
            </w:r>
          </w:p>
        </w:tc>
      </w:tr>
      <w:tr w:rsidR="00FC2598" w:rsidRPr="00E82F94" w:rsidTr="00C23459">
        <w:trPr>
          <w:trHeight w:val="315"/>
        </w:trPr>
        <w:tc>
          <w:tcPr>
            <w:tcW w:w="2425"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804"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rFonts w:cs="Arial"/>
                <w:color w:val="000000"/>
                <w:sz w:val="18"/>
                <w:szCs w:val="18"/>
              </w:rPr>
              <w:t>Entidad</w:t>
            </w:r>
          </w:p>
        </w:tc>
      </w:tr>
      <w:tr w:rsidR="00FC2598" w:rsidRPr="00E82F94" w:rsidTr="00C23459">
        <w:trPr>
          <w:trHeight w:val="300"/>
        </w:trPr>
        <w:tc>
          <w:tcPr>
            <w:tcW w:w="2425"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804"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sz w:val="18"/>
                <w:szCs w:val="18"/>
                <w:lang w:val="es-PE"/>
              </w:rPr>
              <w:t xml:space="preserve">Entidad </w:t>
            </w:r>
            <w:r w:rsidRPr="00FE134B">
              <w:rPr>
                <w:sz w:val="18"/>
                <w:szCs w:val="18"/>
              </w:rPr>
              <w:t>que contiene las actividades económicas del contribuyente.</w:t>
            </w:r>
          </w:p>
        </w:tc>
      </w:tr>
      <w:tr w:rsidR="00FC2598" w:rsidRPr="00E82F94" w:rsidTr="00C23459">
        <w:trPr>
          <w:trHeight w:val="300"/>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89"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51"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4"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Número de RUC</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Número de RUC del contribuyente</w:t>
            </w:r>
            <w:r w:rsidRPr="00E82F94">
              <w:rPr>
                <w:rFonts w:cs="Arial"/>
                <w:sz w:val="18"/>
                <w:szCs w:val="18"/>
              </w:rPr>
              <w:t>.</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sidRPr="00FE134B">
              <w:rPr>
                <w:rFonts w:cs="Arial"/>
                <w:color w:val="000000"/>
                <w:sz w:val="18"/>
                <w:szCs w:val="18"/>
              </w:rPr>
              <w:t>Código del CIIU</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Código de actividad económica versión cuatro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buscarActividadEconomica</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los tributos históricos del contribuyente.</w:t>
            </w:r>
          </w:p>
        </w:tc>
      </w:tr>
    </w:tbl>
    <w:p w:rsidR="00FC2598" w:rsidRDefault="00FC2598" w:rsidP="00FC2598">
      <w:pPr>
        <w:pStyle w:val="Encabezado"/>
        <w:tabs>
          <w:tab w:val="left" w:pos="7620"/>
        </w:tabs>
        <w:rPr>
          <w:rFonts w:ascii="Arial" w:hAnsi="Arial"/>
          <w:b/>
          <w:u w:val="single"/>
        </w:rPr>
      </w:pPr>
    </w:p>
    <w:p w:rsidR="00FC2598" w:rsidRDefault="00FC2598" w:rsidP="00FC2598">
      <w:pPr>
        <w:pStyle w:val="Encabezado"/>
        <w:tabs>
          <w:tab w:val="left" w:pos="7620"/>
        </w:tabs>
        <w:rPr>
          <w:rFonts w:ascii="Arial" w:hAnsi="Arial"/>
          <w:b/>
          <w:u w:val="single"/>
        </w:rPr>
      </w:pPr>
    </w:p>
    <w:tbl>
      <w:tblPr>
        <w:tblW w:w="9229" w:type="dxa"/>
        <w:tblCellMar>
          <w:left w:w="0" w:type="dxa"/>
          <w:right w:w="0" w:type="dxa"/>
        </w:tblCellMar>
        <w:tblLook w:val="04A0" w:firstRow="1" w:lastRow="0" w:firstColumn="1" w:lastColumn="0" w:noHBand="0" w:noVBand="1"/>
      </w:tblPr>
      <w:tblGrid>
        <w:gridCol w:w="2502"/>
        <w:gridCol w:w="4820"/>
        <w:gridCol w:w="845"/>
        <w:gridCol w:w="1062"/>
      </w:tblGrid>
      <w:tr w:rsidR="00FC2598" w:rsidRPr="00E82F94" w:rsidTr="00C23459">
        <w:trPr>
          <w:trHeight w:val="315"/>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804"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585801" w:rsidRDefault="00FC2598" w:rsidP="00C23459">
            <w:pPr>
              <w:rPr>
                <w:b/>
                <w:sz w:val="18"/>
                <w:szCs w:val="18"/>
              </w:rPr>
            </w:pPr>
            <w:r w:rsidRPr="00585801">
              <w:rPr>
                <w:b/>
                <w:sz w:val="18"/>
                <w:szCs w:val="18"/>
              </w:rPr>
              <w:t>CE_Calendario Vencimiento Regular</w:t>
            </w:r>
          </w:p>
        </w:tc>
      </w:tr>
      <w:tr w:rsidR="00FC2598" w:rsidRPr="00E82F94" w:rsidTr="00C23459">
        <w:trPr>
          <w:trHeight w:val="315"/>
        </w:trPr>
        <w:tc>
          <w:tcPr>
            <w:tcW w:w="2425"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804"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rFonts w:cs="Arial"/>
                <w:color w:val="000000"/>
                <w:sz w:val="18"/>
                <w:szCs w:val="18"/>
              </w:rPr>
              <w:t>Entidad</w:t>
            </w:r>
          </w:p>
        </w:tc>
      </w:tr>
      <w:tr w:rsidR="00FC2598" w:rsidRPr="00E82F94" w:rsidTr="00C23459">
        <w:trPr>
          <w:trHeight w:val="300"/>
        </w:trPr>
        <w:tc>
          <w:tcPr>
            <w:tcW w:w="2425"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804"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585801" w:rsidRDefault="00FC2598" w:rsidP="00C23459">
            <w:pPr>
              <w:rPr>
                <w:rFonts w:cs="Arial"/>
                <w:sz w:val="18"/>
                <w:szCs w:val="18"/>
              </w:rPr>
            </w:pPr>
            <w:r w:rsidRPr="00585801">
              <w:rPr>
                <w:sz w:val="18"/>
                <w:szCs w:val="18"/>
                <w:lang w:val="es-PE"/>
              </w:rPr>
              <w:t>Entidad que almacena los datos de vencimiento regular de un contribuyente.</w:t>
            </w:r>
          </w:p>
        </w:tc>
      </w:tr>
      <w:tr w:rsidR="00FC2598" w:rsidRPr="00E82F94" w:rsidTr="00C23459">
        <w:trPr>
          <w:trHeight w:val="300"/>
        </w:trPr>
        <w:tc>
          <w:tcPr>
            <w:tcW w:w="2425"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89"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51"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4"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Código tributario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Código de tributo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Periodo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Periodo del calendario del vencimiento regular</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Pr="00FE134B" w:rsidRDefault="00FC2598" w:rsidP="00C23459">
            <w:pPr>
              <w:jc w:val="left"/>
              <w:rPr>
                <w:rFonts w:cs="Arial"/>
                <w:color w:val="000000"/>
                <w:sz w:val="18"/>
                <w:szCs w:val="18"/>
              </w:rPr>
            </w:pPr>
            <w:r>
              <w:rPr>
                <w:rFonts w:cs="Arial"/>
                <w:color w:val="000000"/>
                <w:sz w:val="18"/>
                <w:szCs w:val="18"/>
              </w:rPr>
              <w:t>Semana</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Semana del calendario del vencimiento regular</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Pr="00FE134B" w:rsidRDefault="00FC2598" w:rsidP="00C23459">
            <w:pPr>
              <w:jc w:val="left"/>
              <w:rPr>
                <w:rFonts w:cs="Arial"/>
                <w:color w:val="000000"/>
                <w:sz w:val="18"/>
                <w:szCs w:val="18"/>
              </w:rPr>
            </w:pPr>
            <w:r>
              <w:rPr>
                <w:rFonts w:cs="Arial"/>
                <w:color w:val="000000"/>
                <w:sz w:val="18"/>
                <w:szCs w:val="18"/>
              </w:rPr>
              <w:t>Terminación del RUC</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Último dígito del RUC</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Fecha Vencimiento</w:t>
            </w:r>
          </w:p>
        </w:tc>
        <w:tc>
          <w:tcPr>
            <w:tcW w:w="4889"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Fecha de vencimiento de la obligación tributaria del contribuyente</w:t>
            </w:r>
          </w:p>
        </w:tc>
        <w:tc>
          <w:tcPr>
            <w:tcW w:w="851"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Pr>
                <w:rFonts w:cs="Arial"/>
                <w:color w:val="000000"/>
                <w:sz w:val="18"/>
                <w:szCs w:val="18"/>
              </w:rPr>
              <w:t>Date</w:t>
            </w:r>
          </w:p>
        </w:tc>
        <w:tc>
          <w:tcPr>
            <w:tcW w:w="1064"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425"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obtenerCalendarioVencimiento</w:t>
            </w:r>
          </w:p>
        </w:tc>
        <w:tc>
          <w:tcPr>
            <w:tcW w:w="6804"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la fecha de vencimiento regular de los tributos del contribuyente.</w:t>
            </w:r>
          </w:p>
        </w:tc>
      </w:tr>
    </w:tbl>
    <w:p w:rsidR="00FC2598" w:rsidRDefault="00FC2598" w:rsidP="00FC2598">
      <w:pPr>
        <w:pStyle w:val="Encabezado"/>
        <w:tabs>
          <w:tab w:val="left" w:pos="7620"/>
        </w:tabs>
        <w:rPr>
          <w:rFonts w:ascii="Arial" w:hAnsi="Arial"/>
          <w:b/>
          <w:u w:val="single"/>
        </w:rPr>
      </w:pPr>
    </w:p>
    <w:p w:rsidR="00FC2598" w:rsidRDefault="00FC2598" w:rsidP="00FC2598">
      <w:pPr>
        <w:pStyle w:val="Encabezado"/>
        <w:tabs>
          <w:tab w:val="left" w:pos="7620"/>
        </w:tabs>
        <w:rPr>
          <w:rFonts w:ascii="Arial" w:hAnsi="Arial"/>
          <w:b/>
          <w:u w:val="single"/>
        </w:rPr>
      </w:pPr>
    </w:p>
    <w:tbl>
      <w:tblPr>
        <w:tblW w:w="9229" w:type="dxa"/>
        <w:tblCellMar>
          <w:left w:w="0" w:type="dxa"/>
          <w:right w:w="0" w:type="dxa"/>
        </w:tblCellMar>
        <w:tblLook w:val="04A0" w:firstRow="1" w:lastRow="0" w:firstColumn="1" w:lastColumn="0" w:noHBand="0" w:noVBand="1"/>
      </w:tblPr>
      <w:tblGrid>
        <w:gridCol w:w="2502"/>
        <w:gridCol w:w="4820"/>
        <w:gridCol w:w="845"/>
        <w:gridCol w:w="1062"/>
      </w:tblGrid>
      <w:tr w:rsidR="00FC2598" w:rsidRPr="00E82F94" w:rsidTr="00C23459">
        <w:trPr>
          <w:trHeight w:val="315"/>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727"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585801" w:rsidRDefault="00FC2598" w:rsidP="00C23459">
            <w:pPr>
              <w:rPr>
                <w:b/>
                <w:sz w:val="18"/>
                <w:szCs w:val="18"/>
              </w:rPr>
            </w:pPr>
            <w:r w:rsidRPr="00585801">
              <w:rPr>
                <w:b/>
                <w:sz w:val="18"/>
                <w:szCs w:val="18"/>
              </w:rPr>
              <w:t>CE_Vencimiento Especial del Contribuyente</w:t>
            </w:r>
          </w:p>
        </w:tc>
      </w:tr>
      <w:tr w:rsidR="00FC2598" w:rsidRPr="00E82F94" w:rsidTr="00C23459">
        <w:trPr>
          <w:trHeight w:val="315"/>
        </w:trPr>
        <w:tc>
          <w:tcPr>
            <w:tcW w:w="2502"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727"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rFonts w:cs="Arial"/>
                <w:color w:val="000000"/>
                <w:sz w:val="18"/>
                <w:szCs w:val="18"/>
              </w:rPr>
              <w:t>Entidad</w:t>
            </w:r>
          </w:p>
        </w:tc>
      </w:tr>
      <w:tr w:rsidR="00FC2598" w:rsidRPr="00E82F94" w:rsidTr="00C23459">
        <w:trPr>
          <w:trHeight w:val="300"/>
        </w:trPr>
        <w:tc>
          <w:tcPr>
            <w:tcW w:w="2502"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727"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585801" w:rsidRDefault="00FC2598" w:rsidP="00C23459">
            <w:pPr>
              <w:rPr>
                <w:rFonts w:cs="Arial"/>
                <w:sz w:val="18"/>
                <w:szCs w:val="18"/>
              </w:rPr>
            </w:pPr>
            <w:r w:rsidRPr="00585801">
              <w:rPr>
                <w:sz w:val="18"/>
                <w:szCs w:val="18"/>
                <w:lang w:val="es-PE"/>
              </w:rPr>
              <w:t>Entidad que almacena los datos de vencimiento especial de un contribuyente.</w:t>
            </w:r>
          </w:p>
        </w:tc>
      </w:tr>
      <w:tr w:rsidR="00FC2598" w:rsidRPr="00E82F94" w:rsidTr="00C23459">
        <w:trPr>
          <w:trHeight w:val="300"/>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20"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45"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2"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Número de RUC</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Número de RUC del contribuyente</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lastRenderedPageBreak/>
              <w:t>Código de tributo</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Código de tributo del contribuyente</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Periodo de pago</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Periodo del calendario del vencimiento regular</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Fecha Vencimiento</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Fecha de vencimiento especial de la obligación tributaria del contribuyente</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Pr>
                <w:rFonts w:cs="Arial"/>
                <w:color w:val="000000"/>
                <w:sz w:val="18"/>
                <w:szCs w:val="18"/>
              </w:rPr>
              <w:t>Date</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727"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obtenerVencimientoEspecial</w:t>
            </w:r>
          </w:p>
        </w:tc>
        <w:tc>
          <w:tcPr>
            <w:tcW w:w="6727"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el vencimiento especial de los tributos del contribuyente</w:t>
            </w:r>
          </w:p>
        </w:tc>
      </w:tr>
    </w:tbl>
    <w:p w:rsidR="00FC2598" w:rsidRDefault="00FC2598" w:rsidP="00FC2598">
      <w:pPr>
        <w:pStyle w:val="Encabezado"/>
        <w:tabs>
          <w:tab w:val="left" w:pos="7620"/>
        </w:tabs>
        <w:rPr>
          <w:rFonts w:ascii="Arial" w:hAnsi="Arial"/>
          <w:b/>
          <w:u w:val="single"/>
        </w:rPr>
      </w:pPr>
    </w:p>
    <w:p w:rsidR="00FC2598" w:rsidRDefault="00FC2598" w:rsidP="00FC2598">
      <w:pPr>
        <w:pStyle w:val="Encabezado"/>
        <w:tabs>
          <w:tab w:val="left" w:pos="7620"/>
        </w:tabs>
        <w:rPr>
          <w:rFonts w:ascii="Arial" w:hAnsi="Arial"/>
          <w:b/>
          <w:u w:val="single"/>
        </w:rPr>
      </w:pPr>
    </w:p>
    <w:tbl>
      <w:tblPr>
        <w:tblW w:w="9229" w:type="dxa"/>
        <w:tblCellMar>
          <w:left w:w="0" w:type="dxa"/>
          <w:right w:w="0" w:type="dxa"/>
        </w:tblCellMar>
        <w:tblLook w:val="04A0" w:firstRow="1" w:lastRow="0" w:firstColumn="1" w:lastColumn="0" w:noHBand="0" w:noVBand="1"/>
      </w:tblPr>
      <w:tblGrid>
        <w:gridCol w:w="2502"/>
        <w:gridCol w:w="4820"/>
        <w:gridCol w:w="845"/>
        <w:gridCol w:w="1062"/>
      </w:tblGrid>
      <w:tr w:rsidR="00FC2598" w:rsidRPr="00E82F94" w:rsidTr="00C23459">
        <w:trPr>
          <w:trHeight w:val="315"/>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727"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585801" w:rsidRDefault="00FC2598" w:rsidP="00C23459">
            <w:pPr>
              <w:rPr>
                <w:b/>
                <w:sz w:val="18"/>
                <w:szCs w:val="18"/>
              </w:rPr>
            </w:pPr>
            <w:r w:rsidRPr="00585801">
              <w:rPr>
                <w:b/>
                <w:sz w:val="18"/>
              </w:rPr>
              <w:t>CE_Vencimiento Buenos Contribuyentes</w:t>
            </w:r>
          </w:p>
        </w:tc>
      </w:tr>
      <w:tr w:rsidR="00FC2598" w:rsidRPr="00E82F94" w:rsidTr="00C23459">
        <w:trPr>
          <w:trHeight w:val="315"/>
        </w:trPr>
        <w:tc>
          <w:tcPr>
            <w:tcW w:w="2502"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727"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FE134B" w:rsidRDefault="00FC2598" w:rsidP="00C23459">
            <w:pPr>
              <w:rPr>
                <w:rFonts w:cs="Arial"/>
                <w:sz w:val="18"/>
                <w:szCs w:val="18"/>
              </w:rPr>
            </w:pPr>
            <w:r w:rsidRPr="00FE134B">
              <w:rPr>
                <w:rFonts w:cs="Arial"/>
                <w:color w:val="000000"/>
                <w:sz w:val="18"/>
                <w:szCs w:val="18"/>
              </w:rPr>
              <w:t>Entidad</w:t>
            </w:r>
          </w:p>
        </w:tc>
      </w:tr>
      <w:tr w:rsidR="00FC2598" w:rsidRPr="00E82F94" w:rsidTr="00C23459">
        <w:trPr>
          <w:trHeight w:val="300"/>
        </w:trPr>
        <w:tc>
          <w:tcPr>
            <w:tcW w:w="2502"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727"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585801" w:rsidRDefault="00FC2598" w:rsidP="00C23459">
            <w:pPr>
              <w:rPr>
                <w:rFonts w:cs="Arial"/>
                <w:sz w:val="18"/>
                <w:szCs w:val="18"/>
              </w:rPr>
            </w:pPr>
            <w:r w:rsidRPr="00585801">
              <w:rPr>
                <w:sz w:val="18"/>
                <w:lang w:val="es-PE"/>
              </w:rPr>
              <w:t>Entidad que almacena los datos de vencimiento de los buenos contribuyentes.</w:t>
            </w:r>
          </w:p>
        </w:tc>
      </w:tr>
      <w:tr w:rsidR="00FC2598" w:rsidRPr="00E82F94" w:rsidTr="00C23459">
        <w:trPr>
          <w:trHeight w:val="300"/>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20"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45"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2"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Periodo de pago</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Periodo del calendario del vencimiento regular</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Terminación del RUC</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Último dígito del RUC</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Indicador dependencia</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Dependencia al que pertenece el contrbuyente</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Fecha de Vencimiento</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Fecha de vencimiento especial de la obligación tributaria del contribuyente</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Pr>
                <w:rFonts w:cs="Arial"/>
                <w:color w:val="000000"/>
                <w:sz w:val="18"/>
                <w:szCs w:val="18"/>
              </w:rPr>
              <w:t>Date</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727"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obtenerVencimientoBuenCont</w:t>
            </w:r>
          </w:p>
        </w:tc>
        <w:tc>
          <w:tcPr>
            <w:tcW w:w="6727"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 xml:space="preserve">Método que permite </w:t>
            </w:r>
            <w:r>
              <w:rPr>
                <w:rFonts w:cs="Arial"/>
                <w:color w:val="000000"/>
                <w:sz w:val="18"/>
                <w:szCs w:val="18"/>
              </w:rPr>
              <w:t>consultar el vencimiento  de los tributos de un buen contribuyente</w:t>
            </w:r>
          </w:p>
        </w:tc>
      </w:tr>
    </w:tbl>
    <w:p w:rsidR="00FC2598" w:rsidRDefault="00FC2598" w:rsidP="00FC2598">
      <w:pPr>
        <w:pStyle w:val="Encabezado"/>
        <w:tabs>
          <w:tab w:val="left" w:pos="7620"/>
        </w:tabs>
        <w:rPr>
          <w:rFonts w:ascii="Arial" w:hAnsi="Arial"/>
          <w:b/>
          <w:u w:val="single"/>
        </w:rPr>
      </w:pPr>
    </w:p>
    <w:p w:rsidR="00FC2598" w:rsidRDefault="00FC2598" w:rsidP="00FC2598">
      <w:pPr>
        <w:pStyle w:val="Encabezado"/>
        <w:tabs>
          <w:tab w:val="left" w:pos="7620"/>
        </w:tabs>
        <w:rPr>
          <w:rFonts w:ascii="Arial" w:hAnsi="Arial"/>
          <w:b/>
          <w:u w:val="single"/>
        </w:rPr>
      </w:pPr>
    </w:p>
    <w:tbl>
      <w:tblPr>
        <w:tblW w:w="9229" w:type="dxa"/>
        <w:tblCellMar>
          <w:left w:w="0" w:type="dxa"/>
          <w:right w:w="0" w:type="dxa"/>
        </w:tblCellMar>
        <w:tblLook w:val="04A0" w:firstRow="1" w:lastRow="0" w:firstColumn="1" w:lastColumn="0" w:noHBand="0" w:noVBand="1"/>
      </w:tblPr>
      <w:tblGrid>
        <w:gridCol w:w="2502"/>
        <w:gridCol w:w="4820"/>
        <w:gridCol w:w="845"/>
        <w:gridCol w:w="1062"/>
      </w:tblGrid>
      <w:tr w:rsidR="00FC2598" w:rsidRPr="00E82F94" w:rsidTr="00C23459">
        <w:trPr>
          <w:trHeight w:val="315"/>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727" w:type="dxa"/>
            <w:gridSpan w:val="3"/>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EA3043" w:rsidRDefault="00FC2598" w:rsidP="00C23459">
            <w:pPr>
              <w:rPr>
                <w:b/>
                <w:sz w:val="18"/>
                <w:szCs w:val="18"/>
              </w:rPr>
            </w:pPr>
            <w:r w:rsidRPr="00EA3043">
              <w:rPr>
                <w:b/>
                <w:sz w:val="18"/>
                <w:szCs w:val="18"/>
              </w:rPr>
              <w:t>CE_Parametros</w:t>
            </w:r>
          </w:p>
        </w:tc>
      </w:tr>
      <w:tr w:rsidR="00FC2598" w:rsidRPr="00E82F94" w:rsidTr="00C23459">
        <w:trPr>
          <w:trHeight w:val="315"/>
        </w:trPr>
        <w:tc>
          <w:tcPr>
            <w:tcW w:w="2502"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727" w:type="dxa"/>
            <w:gridSpan w:val="3"/>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4F022B" w:rsidRDefault="00FC2598" w:rsidP="00C23459">
            <w:pPr>
              <w:rPr>
                <w:rFonts w:cs="Arial"/>
                <w:sz w:val="18"/>
                <w:szCs w:val="18"/>
              </w:rPr>
            </w:pPr>
            <w:r w:rsidRPr="004F022B">
              <w:rPr>
                <w:rFonts w:cs="Arial"/>
                <w:color w:val="000000"/>
                <w:sz w:val="18"/>
                <w:szCs w:val="18"/>
              </w:rPr>
              <w:t>Entidad</w:t>
            </w:r>
          </w:p>
        </w:tc>
      </w:tr>
      <w:tr w:rsidR="00FC2598" w:rsidRPr="00E82F94" w:rsidTr="00C23459">
        <w:trPr>
          <w:trHeight w:val="300"/>
        </w:trPr>
        <w:tc>
          <w:tcPr>
            <w:tcW w:w="2502" w:type="dxa"/>
            <w:tcBorders>
              <w:top w:val="nil"/>
              <w:left w:val="single" w:sz="8" w:space="0" w:color="auto"/>
              <w:bottom w:val="nil"/>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727" w:type="dxa"/>
            <w:gridSpan w:val="3"/>
            <w:tcBorders>
              <w:top w:val="nil"/>
              <w:left w:val="nil"/>
              <w:bottom w:val="nil"/>
              <w:right w:val="single" w:sz="8" w:space="0" w:color="000000"/>
            </w:tcBorders>
            <w:tcMar>
              <w:top w:w="15" w:type="dxa"/>
              <w:left w:w="15" w:type="dxa"/>
              <w:bottom w:w="0" w:type="dxa"/>
              <w:right w:w="15" w:type="dxa"/>
            </w:tcMar>
            <w:vAlign w:val="center"/>
            <w:hideMark/>
          </w:tcPr>
          <w:p w:rsidR="00FC2598" w:rsidRPr="004F022B" w:rsidRDefault="00FC2598" w:rsidP="00C23459">
            <w:pPr>
              <w:rPr>
                <w:rFonts w:cs="Arial"/>
                <w:sz w:val="18"/>
                <w:szCs w:val="18"/>
              </w:rPr>
            </w:pPr>
            <w:r w:rsidRPr="004F022B">
              <w:rPr>
                <w:sz w:val="18"/>
                <w:szCs w:val="18"/>
                <w:lang w:val="es-PE"/>
              </w:rPr>
              <w:t>Entidad que almacena los parámetros utilizados: ubigeo, actividad económica, etc.</w:t>
            </w:r>
          </w:p>
        </w:tc>
      </w:tr>
      <w:tr w:rsidR="00FC2598" w:rsidRPr="00E82F94" w:rsidTr="00C23459">
        <w:trPr>
          <w:trHeight w:val="300"/>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Atributo</w:t>
            </w:r>
          </w:p>
        </w:tc>
        <w:tc>
          <w:tcPr>
            <w:tcW w:w="4820"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845"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Tipo de dato</w:t>
            </w:r>
          </w:p>
        </w:tc>
        <w:tc>
          <w:tcPr>
            <w:tcW w:w="1062" w:type="dxa"/>
            <w:tcBorders>
              <w:top w:val="single" w:sz="8" w:space="0" w:color="auto"/>
              <w:left w:val="nil"/>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jc w:val="center"/>
              <w:rPr>
                <w:rFonts w:cs="Arial"/>
                <w:sz w:val="18"/>
                <w:szCs w:val="18"/>
              </w:rPr>
            </w:pPr>
            <w:r w:rsidRPr="00E82F94">
              <w:rPr>
                <w:rFonts w:cs="Arial"/>
                <w:b/>
                <w:bCs/>
                <w:color w:val="000000"/>
                <w:sz w:val="18"/>
                <w:szCs w:val="18"/>
              </w:rPr>
              <w:t>Visibilidad</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Número</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Número u código del parámetro</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jc w:val="left"/>
              <w:rPr>
                <w:rFonts w:cs="Arial"/>
                <w:sz w:val="18"/>
                <w:szCs w:val="18"/>
              </w:rPr>
            </w:pPr>
            <w:r>
              <w:rPr>
                <w:rFonts w:cs="Arial"/>
                <w:color w:val="000000"/>
                <w:sz w:val="18"/>
                <w:szCs w:val="18"/>
              </w:rPr>
              <w:t>Argumento</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sz w:val="18"/>
                <w:szCs w:val="18"/>
              </w:rPr>
              <w:t>Argumento del parámetro</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tcPr>
          <w:p w:rsidR="00FC2598" w:rsidRDefault="00FC2598" w:rsidP="00C23459">
            <w:pPr>
              <w:jc w:val="left"/>
              <w:rPr>
                <w:rFonts w:cs="Arial"/>
                <w:color w:val="000000"/>
                <w:sz w:val="18"/>
                <w:szCs w:val="18"/>
              </w:rPr>
            </w:pPr>
            <w:r>
              <w:rPr>
                <w:rFonts w:cs="Arial"/>
                <w:color w:val="000000"/>
                <w:sz w:val="18"/>
                <w:szCs w:val="18"/>
              </w:rPr>
              <w:t>Función</w:t>
            </w:r>
          </w:p>
        </w:tc>
        <w:tc>
          <w:tcPr>
            <w:tcW w:w="4820"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Default="00FC2598" w:rsidP="00C23459">
            <w:pPr>
              <w:rPr>
                <w:rFonts w:cs="Arial"/>
                <w:sz w:val="18"/>
                <w:szCs w:val="18"/>
              </w:rPr>
            </w:pPr>
            <w:r>
              <w:rPr>
                <w:rFonts w:cs="Arial"/>
                <w:sz w:val="18"/>
                <w:szCs w:val="18"/>
              </w:rPr>
              <w:t>Descripción del parámetro</w:t>
            </w:r>
          </w:p>
        </w:tc>
        <w:tc>
          <w:tcPr>
            <w:tcW w:w="845"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String</w:t>
            </w:r>
          </w:p>
        </w:tc>
        <w:tc>
          <w:tcPr>
            <w:tcW w:w="1062" w:type="dxa"/>
            <w:tcBorders>
              <w:top w:val="nil"/>
              <w:left w:val="nil"/>
              <w:bottom w:val="single" w:sz="8" w:space="0" w:color="auto"/>
              <w:right w:val="single" w:sz="8" w:space="0" w:color="auto"/>
            </w:tcBorders>
            <w:tcMar>
              <w:top w:w="15" w:type="dxa"/>
              <w:left w:w="15" w:type="dxa"/>
              <w:bottom w:w="0" w:type="dxa"/>
              <w:right w:w="15" w:type="dxa"/>
            </w:tcMar>
            <w:vAlign w:val="center"/>
          </w:tcPr>
          <w:p w:rsidR="00FC2598" w:rsidRPr="00E82F94" w:rsidRDefault="00FC2598" w:rsidP="00C23459">
            <w:pPr>
              <w:rPr>
                <w:rFonts w:cs="Arial"/>
                <w:color w:val="000000"/>
                <w:sz w:val="18"/>
                <w:szCs w:val="18"/>
              </w:rPr>
            </w:pPr>
            <w:r w:rsidRPr="00E82F94">
              <w:rPr>
                <w:rFonts w:cs="Arial"/>
                <w:color w:val="000000"/>
                <w:sz w:val="18"/>
                <w:szCs w:val="18"/>
              </w:rPr>
              <w:t>Public</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727"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obtenerParametro</w:t>
            </w:r>
          </w:p>
        </w:tc>
        <w:tc>
          <w:tcPr>
            <w:tcW w:w="6727" w:type="dxa"/>
            <w:gridSpan w:val="3"/>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Consultar el parámetro de ubigeo, estados, catálogo de errores, etc.</w:t>
            </w:r>
          </w:p>
        </w:tc>
      </w:tr>
    </w:tbl>
    <w:p w:rsidR="00FC2598" w:rsidRPr="00FE134B" w:rsidRDefault="00FC2598" w:rsidP="00FC2598">
      <w:pPr>
        <w:pStyle w:val="Encabezado"/>
        <w:tabs>
          <w:tab w:val="left" w:pos="7620"/>
        </w:tabs>
        <w:rPr>
          <w:rFonts w:ascii="Arial" w:hAnsi="Arial"/>
          <w:b/>
          <w:u w:val="single"/>
        </w:rPr>
      </w:pPr>
    </w:p>
    <w:p w:rsidR="00FC2598" w:rsidRDefault="00FC2598" w:rsidP="00FC2598">
      <w:pPr>
        <w:pStyle w:val="Encabezado"/>
        <w:tabs>
          <w:tab w:val="left" w:pos="7620"/>
        </w:tabs>
        <w:rPr>
          <w:rFonts w:ascii="Arial" w:hAnsi="Arial"/>
          <w:b/>
          <w:u w:val="single"/>
          <w:lang w:val="es-ES_tradnl"/>
        </w:rPr>
      </w:pPr>
    </w:p>
    <w:p w:rsidR="00FC2598" w:rsidRDefault="00FC2598" w:rsidP="00FC2598">
      <w:pPr>
        <w:ind w:left="720"/>
        <w:rPr>
          <w:lang w:val="es-ES_tradnl"/>
        </w:rPr>
      </w:pPr>
    </w:p>
    <w:p w:rsidR="00FC2598" w:rsidRDefault="00FC2598" w:rsidP="00FC2598">
      <w:pPr>
        <w:pStyle w:val="Encabezado"/>
        <w:ind w:left="720"/>
        <w:rPr>
          <w:rFonts w:ascii="Arial" w:hAnsi="Arial"/>
          <w:b/>
          <w:u w:val="single"/>
          <w:lang w:val="es-ES_tradnl"/>
        </w:rPr>
      </w:pPr>
      <w:r w:rsidRPr="00021902">
        <w:rPr>
          <w:rFonts w:ascii="Arial" w:hAnsi="Arial"/>
          <w:b/>
          <w:u w:val="single"/>
          <w:lang w:val="es-ES_tradnl"/>
        </w:rPr>
        <w:t xml:space="preserve">Clase de </w:t>
      </w:r>
      <w:r>
        <w:rPr>
          <w:rFonts w:ascii="Arial" w:hAnsi="Arial"/>
          <w:b/>
          <w:u w:val="single"/>
          <w:lang w:val="es-ES_tradnl"/>
        </w:rPr>
        <w:t>Control</w:t>
      </w:r>
    </w:p>
    <w:p w:rsidR="00FC2598" w:rsidRDefault="00FC2598" w:rsidP="00FC2598">
      <w:pPr>
        <w:pStyle w:val="Encabezado"/>
        <w:ind w:left="720"/>
        <w:rPr>
          <w:rFonts w:ascii="Arial" w:hAnsi="Arial"/>
          <w:b/>
          <w:u w:val="single"/>
          <w:lang w:val="es-ES_tradnl"/>
        </w:rPr>
      </w:pPr>
    </w:p>
    <w:tbl>
      <w:tblPr>
        <w:tblW w:w="9229" w:type="dxa"/>
        <w:tblCellMar>
          <w:left w:w="0" w:type="dxa"/>
          <w:right w:w="0" w:type="dxa"/>
        </w:tblCellMar>
        <w:tblLook w:val="04A0" w:firstRow="1" w:lastRow="0" w:firstColumn="1" w:lastColumn="0" w:noHBand="0" w:noVBand="1"/>
      </w:tblPr>
      <w:tblGrid>
        <w:gridCol w:w="2502"/>
        <w:gridCol w:w="6727"/>
      </w:tblGrid>
      <w:tr w:rsidR="00FC2598" w:rsidRPr="00E82F94" w:rsidTr="00C23459">
        <w:trPr>
          <w:trHeight w:val="315"/>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727" w:type="dxa"/>
            <w:tcBorders>
              <w:top w:val="single" w:sz="8" w:space="0" w:color="auto"/>
              <w:left w:val="nil"/>
              <w:bottom w:val="single" w:sz="8" w:space="0" w:color="auto"/>
              <w:right w:val="single" w:sz="8" w:space="0" w:color="000000"/>
            </w:tcBorders>
            <w:tcMar>
              <w:top w:w="15" w:type="dxa"/>
              <w:left w:w="15" w:type="dxa"/>
              <w:bottom w:w="0" w:type="dxa"/>
              <w:right w:w="15" w:type="dxa"/>
            </w:tcMar>
            <w:vAlign w:val="center"/>
            <w:hideMark/>
          </w:tcPr>
          <w:p w:rsidR="00FC2598" w:rsidRPr="004F022B" w:rsidRDefault="00FC2598" w:rsidP="00C23459">
            <w:pPr>
              <w:rPr>
                <w:b/>
                <w:sz w:val="18"/>
                <w:szCs w:val="18"/>
              </w:rPr>
            </w:pPr>
            <w:r w:rsidRPr="004F022B">
              <w:rPr>
                <w:b/>
                <w:sz w:val="18"/>
                <w:szCs w:val="18"/>
              </w:rPr>
              <w:t>CC_</w:t>
            </w:r>
            <w:r w:rsidRPr="004F022B">
              <w:rPr>
                <w:b/>
                <w:sz w:val="18"/>
                <w:szCs w:val="18"/>
                <w:lang w:val="es-PE"/>
              </w:rPr>
              <w:t>Procesa Consulta</w:t>
            </w:r>
          </w:p>
        </w:tc>
      </w:tr>
      <w:tr w:rsidR="00FC2598" w:rsidRPr="00E82F94" w:rsidTr="00C23459">
        <w:trPr>
          <w:trHeight w:val="315"/>
        </w:trPr>
        <w:tc>
          <w:tcPr>
            <w:tcW w:w="2502"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727"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4F022B" w:rsidRDefault="00FC2598" w:rsidP="00C23459">
            <w:pPr>
              <w:rPr>
                <w:rFonts w:cs="Arial"/>
                <w:sz w:val="18"/>
                <w:szCs w:val="18"/>
              </w:rPr>
            </w:pPr>
            <w:r>
              <w:rPr>
                <w:rFonts w:cs="Arial"/>
                <w:color w:val="000000"/>
                <w:sz w:val="18"/>
                <w:szCs w:val="18"/>
              </w:rPr>
              <w:t>Control</w:t>
            </w:r>
          </w:p>
        </w:tc>
      </w:tr>
      <w:tr w:rsidR="00FC2598" w:rsidRPr="00E82F94" w:rsidTr="00C23459">
        <w:trPr>
          <w:trHeight w:val="300"/>
        </w:trPr>
        <w:tc>
          <w:tcPr>
            <w:tcW w:w="2502" w:type="dxa"/>
            <w:tcBorders>
              <w:top w:val="nil"/>
              <w:left w:val="single" w:sz="8" w:space="0" w:color="auto"/>
              <w:bottom w:val="single" w:sz="4"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727" w:type="dxa"/>
            <w:tcBorders>
              <w:top w:val="nil"/>
              <w:left w:val="nil"/>
              <w:bottom w:val="single" w:sz="4" w:space="0" w:color="auto"/>
              <w:right w:val="single" w:sz="8" w:space="0" w:color="000000"/>
            </w:tcBorders>
            <w:tcMar>
              <w:top w:w="15" w:type="dxa"/>
              <w:left w:w="15" w:type="dxa"/>
              <w:bottom w:w="0" w:type="dxa"/>
              <w:right w:w="15" w:type="dxa"/>
            </w:tcMar>
            <w:vAlign w:val="center"/>
            <w:hideMark/>
          </w:tcPr>
          <w:p w:rsidR="00FC2598" w:rsidRPr="004F022B" w:rsidRDefault="00FC2598" w:rsidP="00C23459">
            <w:pPr>
              <w:rPr>
                <w:rFonts w:cs="Arial"/>
                <w:sz w:val="18"/>
                <w:szCs w:val="18"/>
              </w:rPr>
            </w:pPr>
            <w:r w:rsidRPr="004F022B">
              <w:rPr>
                <w:sz w:val="18"/>
                <w:szCs w:val="18"/>
                <w:lang w:val="es-PE"/>
              </w:rPr>
              <w:t>Clase que coordina las acciones, flujos de control y reglas de negocio de la consulta.</w:t>
            </w:r>
          </w:p>
        </w:tc>
      </w:tr>
      <w:tr w:rsidR="00FC2598" w:rsidRPr="00E82F94" w:rsidTr="00C23459">
        <w:trPr>
          <w:trHeight w:val="300"/>
        </w:trPr>
        <w:tc>
          <w:tcPr>
            <w:tcW w:w="2502" w:type="dxa"/>
            <w:tcBorders>
              <w:top w:val="single" w:sz="4" w:space="0" w:color="auto"/>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eastAsia="Calibri" w:cs="Arial"/>
                <w:sz w:val="18"/>
                <w:szCs w:val="18"/>
              </w:rPr>
            </w:pPr>
            <w:r w:rsidRPr="00E82F94">
              <w:rPr>
                <w:rFonts w:cs="Arial"/>
                <w:b/>
                <w:bCs/>
                <w:color w:val="000000"/>
                <w:sz w:val="18"/>
                <w:szCs w:val="18"/>
              </w:rPr>
              <w:t>Métodos</w:t>
            </w:r>
          </w:p>
        </w:tc>
        <w:tc>
          <w:tcPr>
            <w:tcW w:w="6727" w:type="dxa"/>
            <w:tcBorders>
              <w:top w:val="single" w:sz="4" w:space="0" w:color="auto"/>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r>
      <w:tr w:rsidR="00FC2598" w:rsidRPr="00E82F94" w:rsidTr="00C23459">
        <w:trPr>
          <w:trHeight w:val="300"/>
        </w:trPr>
        <w:tc>
          <w:tcPr>
            <w:tcW w:w="2502" w:type="dxa"/>
            <w:tcBorders>
              <w:top w:val="nil"/>
              <w:left w:val="single" w:sz="8" w:space="0" w:color="auto"/>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validarCambioRegimen</w:t>
            </w:r>
          </w:p>
        </w:tc>
        <w:tc>
          <w:tcPr>
            <w:tcW w:w="6727" w:type="dxa"/>
            <w:tcBorders>
              <w:top w:val="nil"/>
              <w:left w:val="nil"/>
              <w:bottom w:val="single" w:sz="8" w:space="0" w:color="auto"/>
              <w:right w:val="single" w:sz="8" w:space="0" w:color="auto"/>
            </w:tcBorders>
            <w:tcMar>
              <w:top w:w="15" w:type="dxa"/>
              <w:left w:w="15" w:type="dxa"/>
              <w:bottom w:w="0" w:type="dxa"/>
              <w:right w:w="15" w:type="dxa"/>
            </w:tcMar>
            <w:vAlign w:val="center"/>
            <w:hideMark/>
          </w:tcPr>
          <w:p w:rsidR="00FC2598" w:rsidRPr="00E82F94" w:rsidRDefault="00FC2598" w:rsidP="00C23459">
            <w:pPr>
              <w:rPr>
                <w:rFonts w:cs="Arial"/>
                <w:sz w:val="18"/>
                <w:szCs w:val="18"/>
              </w:rPr>
            </w:pPr>
            <w:r>
              <w:rPr>
                <w:rFonts w:cs="Arial"/>
                <w:color w:val="000000"/>
                <w:sz w:val="18"/>
                <w:szCs w:val="18"/>
              </w:rPr>
              <w:t>Método que ejecuta las validaciones del negocio.</w:t>
            </w:r>
          </w:p>
        </w:tc>
      </w:tr>
    </w:tbl>
    <w:p w:rsidR="00FC2598" w:rsidRPr="004F022B" w:rsidRDefault="00FC2598" w:rsidP="00FC2598">
      <w:pPr>
        <w:pStyle w:val="Encabezado"/>
        <w:ind w:left="720"/>
        <w:rPr>
          <w:rFonts w:ascii="Arial" w:hAnsi="Arial"/>
          <w:b/>
        </w:rPr>
      </w:pPr>
    </w:p>
    <w:p w:rsidR="00FC2598" w:rsidRDefault="00FC2598" w:rsidP="00FC2598">
      <w:pPr>
        <w:pStyle w:val="Encabezado"/>
        <w:ind w:left="720"/>
        <w:rPr>
          <w:rFonts w:ascii="Arial" w:hAnsi="Arial"/>
          <w:b/>
          <w:lang w:val="es-ES_tradnl"/>
        </w:rPr>
      </w:pPr>
    </w:p>
    <w:p w:rsidR="00FC2598" w:rsidRDefault="00FC2598" w:rsidP="00FC2598">
      <w:pPr>
        <w:pStyle w:val="Encabezado"/>
        <w:ind w:left="720"/>
        <w:rPr>
          <w:rFonts w:ascii="Arial" w:hAnsi="Arial"/>
          <w:b/>
          <w:lang w:val="es-ES_tradnl"/>
        </w:rPr>
      </w:pPr>
    </w:p>
    <w:p w:rsidR="00FC2598" w:rsidRDefault="00FC2598" w:rsidP="00FC2598">
      <w:pPr>
        <w:pStyle w:val="Encabezado"/>
        <w:ind w:left="720"/>
        <w:rPr>
          <w:rFonts w:ascii="Arial" w:hAnsi="Arial"/>
          <w:b/>
          <w:lang w:val="es-ES_tradnl"/>
        </w:rPr>
      </w:pPr>
    </w:p>
    <w:p w:rsidR="00FC2598" w:rsidRDefault="00FC2598" w:rsidP="00FC2598">
      <w:pPr>
        <w:pStyle w:val="Encabezado"/>
        <w:ind w:left="720"/>
        <w:rPr>
          <w:rFonts w:ascii="Arial" w:hAnsi="Arial"/>
          <w:b/>
          <w:lang w:val="es-ES_tradnl"/>
        </w:rPr>
      </w:pPr>
    </w:p>
    <w:p w:rsidR="00FC2598" w:rsidRDefault="00FC2598" w:rsidP="00FC2598">
      <w:pPr>
        <w:ind w:left="720"/>
        <w:rPr>
          <w:lang w:val="es-ES_tradnl"/>
        </w:rPr>
      </w:pPr>
    </w:p>
    <w:p w:rsidR="00FC2598" w:rsidRDefault="00FC2598" w:rsidP="00FC2598">
      <w:pPr>
        <w:pStyle w:val="Encabezado"/>
        <w:tabs>
          <w:tab w:val="left" w:pos="7620"/>
        </w:tabs>
        <w:ind w:left="720"/>
        <w:rPr>
          <w:rFonts w:ascii="Arial" w:hAnsi="Arial"/>
          <w:b/>
          <w:u w:val="single"/>
          <w:lang w:val="es-ES_tradnl"/>
        </w:rPr>
      </w:pPr>
      <w:r w:rsidRPr="00021902">
        <w:rPr>
          <w:rFonts w:ascii="Arial" w:hAnsi="Arial"/>
          <w:b/>
          <w:u w:val="single"/>
          <w:lang w:val="es-ES_tradnl"/>
        </w:rPr>
        <w:t xml:space="preserve">Clase de </w:t>
      </w:r>
      <w:r>
        <w:rPr>
          <w:rFonts w:ascii="Arial" w:hAnsi="Arial"/>
          <w:b/>
          <w:u w:val="single"/>
          <w:lang w:val="es-ES_tradnl"/>
        </w:rPr>
        <w:t>Interface</w:t>
      </w:r>
    </w:p>
    <w:p w:rsidR="00FC2598" w:rsidRDefault="00FC2598" w:rsidP="00FC2598">
      <w:pPr>
        <w:pStyle w:val="Encabezado"/>
        <w:tabs>
          <w:tab w:val="left" w:pos="7620"/>
        </w:tabs>
        <w:ind w:left="720"/>
        <w:rPr>
          <w:rFonts w:ascii="Arial" w:hAnsi="Arial"/>
          <w:b/>
          <w:u w:val="single"/>
          <w:lang w:val="es-ES_tradnl"/>
        </w:rPr>
      </w:pPr>
    </w:p>
    <w:tbl>
      <w:tblPr>
        <w:tblW w:w="14899" w:type="dxa"/>
        <w:tblCellMar>
          <w:left w:w="0" w:type="dxa"/>
          <w:right w:w="0" w:type="dxa"/>
        </w:tblCellMar>
        <w:tblLook w:val="04A0" w:firstRow="1" w:lastRow="0" w:firstColumn="1" w:lastColumn="0" w:noHBand="0" w:noVBand="1"/>
      </w:tblPr>
      <w:tblGrid>
        <w:gridCol w:w="2502"/>
        <w:gridCol w:w="6727"/>
        <w:gridCol w:w="5670"/>
      </w:tblGrid>
      <w:tr w:rsidR="00FC2598" w:rsidRPr="00E82F94" w:rsidTr="00C23459">
        <w:trPr>
          <w:trHeight w:val="315"/>
        </w:trPr>
        <w:tc>
          <w:tcPr>
            <w:tcW w:w="2502" w:type="dxa"/>
            <w:tcBorders>
              <w:top w:val="single" w:sz="8" w:space="0" w:color="auto"/>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lang w:val="es-PE" w:eastAsia="es-PE"/>
              </w:rPr>
            </w:pPr>
            <w:r w:rsidRPr="00E82F94">
              <w:rPr>
                <w:rFonts w:cs="Arial"/>
                <w:b/>
                <w:bCs/>
                <w:color w:val="000000"/>
                <w:sz w:val="18"/>
                <w:szCs w:val="18"/>
              </w:rPr>
              <w:t>Nombre</w:t>
            </w:r>
          </w:p>
        </w:tc>
        <w:tc>
          <w:tcPr>
            <w:tcW w:w="6727" w:type="dxa"/>
            <w:tcBorders>
              <w:top w:val="single" w:sz="8" w:space="0" w:color="auto"/>
              <w:left w:val="nil"/>
              <w:bottom w:val="single" w:sz="8" w:space="0" w:color="auto"/>
              <w:right w:val="single" w:sz="8" w:space="0" w:color="000000"/>
            </w:tcBorders>
            <w:tcMar>
              <w:top w:w="15" w:type="dxa"/>
              <w:left w:w="15" w:type="dxa"/>
              <w:bottom w:w="0" w:type="dxa"/>
              <w:right w:w="15" w:type="dxa"/>
            </w:tcMar>
            <w:hideMark/>
          </w:tcPr>
          <w:p w:rsidR="00FC2598" w:rsidRPr="004F022B" w:rsidRDefault="00FC2598" w:rsidP="00C23459">
            <w:pPr>
              <w:pStyle w:val="NormalWeb"/>
              <w:spacing w:before="0" w:beforeAutospacing="0" w:after="0" w:afterAutospacing="0"/>
              <w:rPr>
                <w:rFonts w:eastAsia="Times New Roman" w:cs="Times New Roman"/>
                <w:b/>
                <w:sz w:val="18"/>
                <w:szCs w:val="18"/>
              </w:rPr>
            </w:pPr>
            <w:r w:rsidRPr="004F022B">
              <w:rPr>
                <w:rFonts w:eastAsia="Times New Roman" w:cs="Times New Roman"/>
                <w:b/>
                <w:sz w:val="18"/>
                <w:szCs w:val="18"/>
              </w:rPr>
              <w:t>CI_Resultado de la Validación Cambio de Régimen Tributario</w:t>
            </w:r>
          </w:p>
        </w:tc>
        <w:tc>
          <w:tcPr>
            <w:tcW w:w="5670" w:type="dxa"/>
          </w:tcPr>
          <w:p w:rsidR="00FC2598" w:rsidRDefault="00FC2598" w:rsidP="00C23459"/>
        </w:tc>
      </w:tr>
      <w:tr w:rsidR="00FC2598" w:rsidRPr="00E82F94" w:rsidTr="00C23459">
        <w:trPr>
          <w:gridAfter w:val="1"/>
          <w:wAfter w:w="5670" w:type="dxa"/>
          <w:trHeight w:val="315"/>
        </w:trPr>
        <w:tc>
          <w:tcPr>
            <w:tcW w:w="2502" w:type="dxa"/>
            <w:tcBorders>
              <w:top w:val="nil"/>
              <w:left w:val="single" w:sz="8" w:space="0" w:color="auto"/>
              <w:bottom w:val="single" w:sz="8"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Tipo</w:t>
            </w:r>
          </w:p>
        </w:tc>
        <w:tc>
          <w:tcPr>
            <w:tcW w:w="6727" w:type="dxa"/>
            <w:tcBorders>
              <w:top w:val="nil"/>
              <w:left w:val="nil"/>
              <w:bottom w:val="single" w:sz="8" w:space="0" w:color="auto"/>
              <w:right w:val="single" w:sz="8" w:space="0" w:color="000000"/>
            </w:tcBorders>
            <w:tcMar>
              <w:top w:w="15" w:type="dxa"/>
              <w:left w:w="15" w:type="dxa"/>
              <w:bottom w:w="0" w:type="dxa"/>
              <w:right w:w="15" w:type="dxa"/>
            </w:tcMar>
            <w:vAlign w:val="center"/>
            <w:hideMark/>
          </w:tcPr>
          <w:p w:rsidR="00FC2598" w:rsidRPr="004F022B" w:rsidRDefault="00FC2598" w:rsidP="00C23459">
            <w:pPr>
              <w:rPr>
                <w:rFonts w:cs="Arial"/>
                <w:sz w:val="18"/>
                <w:szCs w:val="18"/>
              </w:rPr>
            </w:pPr>
            <w:r w:rsidRPr="004F022B">
              <w:rPr>
                <w:rFonts w:cs="Arial"/>
                <w:color w:val="000000"/>
                <w:sz w:val="18"/>
                <w:szCs w:val="18"/>
              </w:rPr>
              <w:t>Interfaz</w:t>
            </w:r>
          </w:p>
        </w:tc>
      </w:tr>
      <w:tr w:rsidR="00FC2598" w:rsidRPr="00E82F94" w:rsidTr="00C23459">
        <w:trPr>
          <w:gridAfter w:val="1"/>
          <w:wAfter w:w="5670" w:type="dxa"/>
          <w:trHeight w:val="300"/>
        </w:trPr>
        <w:tc>
          <w:tcPr>
            <w:tcW w:w="2502" w:type="dxa"/>
            <w:tcBorders>
              <w:top w:val="nil"/>
              <w:left w:val="single" w:sz="8" w:space="0" w:color="auto"/>
              <w:bottom w:val="single" w:sz="4" w:space="0" w:color="auto"/>
              <w:right w:val="single" w:sz="8" w:space="0" w:color="auto"/>
            </w:tcBorders>
            <w:shd w:val="clear" w:color="auto" w:fill="DBE5F1"/>
            <w:tcMar>
              <w:top w:w="15" w:type="dxa"/>
              <w:left w:w="15" w:type="dxa"/>
              <w:bottom w:w="0" w:type="dxa"/>
              <w:right w:w="15" w:type="dxa"/>
            </w:tcMar>
            <w:vAlign w:val="center"/>
            <w:hideMark/>
          </w:tcPr>
          <w:p w:rsidR="00FC2598" w:rsidRPr="00E82F94" w:rsidRDefault="00FC2598" w:rsidP="00C23459">
            <w:pPr>
              <w:rPr>
                <w:rFonts w:cs="Arial"/>
                <w:sz w:val="18"/>
                <w:szCs w:val="18"/>
              </w:rPr>
            </w:pPr>
            <w:r w:rsidRPr="00E82F94">
              <w:rPr>
                <w:rFonts w:cs="Arial"/>
                <w:b/>
                <w:bCs/>
                <w:color w:val="000000"/>
                <w:sz w:val="18"/>
                <w:szCs w:val="18"/>
              </w:rPr>
              <w:t>Descripción</w:t>
            </w:r>
          </w:p>
        </w:tc>
        <w:tc>
          <w:tcPr>
            <w:tcW w:w="6727" w:type="dxa"/>
            <w:tcBorders>
              <w:top w:val="nil"/>
              <w:left w:val="nil"/>
              <w:bottom w:val="single" w:sz="4" w:space="0" w:color="auto"/>
              <w:right w:val="single" w:sz="8" w:space="0" w:color="000000"/>
            </w:tcBorders>
            <w:tcMar>
              <w:top w:w="15" w:type="dxa"/>
              <w:left w:w="15" w:type="dxa"/>
              <w:bottom w:w="0" w:type="dxa"/>
              <w:right w:w="15" w:type="dxa"/>
            </w:tcMar>
            <w:vAlign w:val="center"/>
            <w:hideMark/>
          </w:tcPr>
          <w:p w:rsidR="00FC2598" w:rsidRPr="004F022B" w:rsidRDefault="00FC2598" w:rsidP="00C23459">
            <w:pPr>
              <w:rPr>
                <w:rFonts w:cs="Arial"/>
                <w:sz w:val="18"/>
                <w:szCs w:val="18"/>
              </w:rPr>
            </w:pPr>
            <w:r w:rsidRPr="004F022B">
              <w:rPr>
                <w:sz w:val="18"/>
                <w:szCs w:val="18"/>
              </w:rPr>
              <w:t>Retornar el resultado de la validación de un posible cambio de régimen tributario.</w:t>
            </w:r>
          </w:p>
        </w:tc>
      </w:tr>
    </w:tbl>
    <w:p w:rsidR="00FC2598" w:rsidRPr="004F022B" w:rsidRDefault="00FC2598" w:rsidP="00FC2598">
      <w:pPr>
        <w:pStyle w:val="Encabezado"/>
        <w:tabs>
          <w:tab w:val="left" w:pos="7620"/>
        </w:tabs>
        <w:ind w:left="720"/>
        <w:rPr>
          <w:rFonts w:ascii="Arial" w:hAnsi="Arial"/>
          <w:b/>
          <w:u w:val="single"/>
        </w:rPr>
      </w:pPr>
    </w:p>
    <w:p w:rsidR="003140AF" w:rsidRPr="00FC2598" w:rsidRDefault="003140AF" w:rsidP="003140AF">
      <w:pPr>
        <w:pStyle w:val="Encabezado"/>
        <w:tabs>
          <w:tab w:val="left" w:pos="7620"/>
        </w:tabs>
        <w:rPr>
          <w:rFonts w:ascii="Arial" w:hAnsi="Arial"/>
          <w:b/>
        </w:rPr>
      </w:pPr>
    </w:p>
    <w:p w:rsidR="003140AF" w:rsidRDefault="003140AF" w:rsidP="003140AF">
      <w:pPr>
        <w:pStyle w:val="Encabezado"/>
        <w:tabs>
          <w:tab w:val="left" w:pos="7620"/>
        </w:tabs>
        <w:rPr>
          <w:rFonts w:ascii="Arial" w:hAnsi="Arial"/>
          <w:b/>
          <w:lang w:val="es-ES_tradnl"/>
        </w:rPr>
      </w:pPr>
    </w:p>
    <w:p w:rsidR="003140AF" w:rsidRDefault="003140AF" w:rsidP="003140AF">
      <w:pPr>
        <w:pStyle w:val="Encabezado"/>
        <w:tabs>
          <w:tab w:val="left" w:pos="7620"/>
        </w:tabs>
        <w:rPr>
          <w:rFonts w:ascii="Arial" w:hAnsi="Arial"/>
          <w:b/>
          <w:lang w:val="es-ES_tradnl"/>
        </w:rPr>
      </w:pPr>
    </w:p>
    <w:p w:rsidR="003140AF" w:rsidRDefault="003140AF" w:rsidP="00967B4E">
      <w:pPr>
        <w:pStyle w:val="Encabezado"/>
        <w:numPr>
          <w:ilvl w:val="0"/>
          <w:numId w:val="29"/>
        </w:numPr>
        <w:rPr>
          <w:rFonts w:ascii="Arial" w:hAnsi="Arial"/>
          <w:b/>
          <w:lang w:val="es-ES_tradnl"/>
        </w:rPr>
      </w:pPr>
      <w:r w:rsidRPr="002E4A06">
        <w:rPr>
          <w:rFonts w:ascii="Arial" w:hAnsi="Arial"/>
          <w:b/>
          <w:lang w:val="es-ES_tradnl"/>
        </w:rPr>
        <w:t xml:space="preserve">Diagrama de clases de análisis. </w:t>
      </w:r>
    </w:p>
    <w:p w:rsidR="0050521C" w:rsidRPr="002E4A06" w:rsidRDefault="0050521C" w:rsidP="0050521C">
      <w:pPr>
        <w:pStyle w:val="Encabezado"/>
        <w:ind w:left="720"/>
        <w:rPr>
          <w:rFonts w:ascii="Arial" w:hAnsi="Arial"/>
          <w:b/>
          <w:lang w:val="es-ES_tradnl"/>
        </w:rPr>
      </w:pPr>
    </w:p>
    <w:p w:rsidR="003140AF" w:rsidRDefault="00483BAD" w:rsidP="003140AF">
      <w:pPr>
        <w:pStyle w:val="Encabezado"/>
        <w:ind w:left="142"/>
        <w:rPr>
          <w:lang w:val="es-ES_tradnl"/>
        </w:rPr>
      </w:pPr>
      <w:r>
        <w:rPr>
          <w:noProof/>
          <w:lang w:val="es-PE" w:eastAsia="es-PE"/>
        </w:rPr>
        <w:drawing>
          <wp:inline distT="0" distB="0" distL="0" distR="0">
            <wp:extent cx="5952490" cy="499491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52490" cy="4994910"/>
                    </a:xfrm>
                    <a:prstGeom prst="rect">
                      <a:avLst/>
                    </a:prstGeom>
                    <a:noFill/>
                    <a:ln>
                      <a:noFill/>
                    </a:ln>
                  </pic:spPr>
                </pic:pic>
              </a:graphicData>
            </a:graphic>
          </wp:inline>
        </w:drawing>
      </w:r>
    </w:p>
    <w:p w:rsidR="003140AF" w:rsidRDefault="003140AF" w:rsidP="003140AF">
      <w:pPr>
        <w:pStyle w:val="Encabezado"/>
        <w:ind w:left="720"/>
        <w:rPr>
          <w:lang w:val="es-ES_tradnl"/>
        </w:rPr>
      </w:pPr>
    </w:p>
    <w:p w:rsidR="0050521C" w:rsidRDefault="0050521C" w:rsidP="003140AF">
      <w:pPr>
        <w:pStyle w:val="Encabezado"/>
        <w:ind w:left="720"/>
        <w:rPr>
          <w:lang w:val="es-ES_tradnl"/>
        </w:rPr>
      </w:pPr>
    </w:p>
    <w:p w:rsidR="0050521C" w:rsidRDefault="0050521C" w:rsidP="003140AF">
      <w:pPr>
        <w:pStyle w:val="Encabezado"/>
        <w:ind w:left="720"/>
        <w:rPr>
          <w:lang w:val="es-ES_tradnl"/>
        </w:rPr>
      </w:pPr>
    </w:p>
    <w:p w:rsidR="0050521C" w:rsidRDefault="0050521C" w:rsidP="003140AF">
      <w:pPr>
        <w:pStyle w:val="Encabezado"/>
        <w:ind w:left="720"/>
        <w:rPr>
          <w:lang w:val="es-ES_tradnl"/>
        </w:rPr>
      </w:pPr>
    </w:p>
    <w:p w:rsidR="0050521C" w:rsidRDefault="0050521C" w:rsidP="003140AF">
      <w:pPr>
        <w:pStyle w:val="Encabezado"/>
        <w:ind w:left="720"/>
        <w:rPr>
          <w:lang w:val="es-ES_tradnl"/>
        </w:rPr>
      </w:pPr>
    </w:p>
    <w:p w:rsidR="0050521C" w:rsidRDefault="0050521C" w:rsidP="003140AF">
      <w:pPr>
        <w:pStyle w:val="Encabezado"/>
        <w:ind w:left="720"/>
        <w:rPr>
          <w:lang w:val="es-ES_tradnl"/>
        </w:rPr>
      </w:pPr>
    </w:p>
    <w:p w:rsidR="0050521C" w:rsidRDefault="0050521C" w:rsidP="003140AF">
      <w:pPr>
        <w:pStyle w:val="Encabezado"/>
        <w:ind w:left="720"/>
        <w:rPr>
          <w:lang w:val="es-ES_tradnl"/>
        </w:rPr>
      </w:pPr>
    </w:p>
    <w:p w:rsidR="0050521C" w:rsidRDefault="0050521C" w:rsidP="003140AF">
      <w:pPr>
        <w:pStyle w:val="Encabezado"/>
        <w:ind w:left="720"/>
        <w:rPr>
          <w:lang w:val="es-ES_tradnl"/>
        </w:rPr>
      </w:pPr>
    </w:p>
    <w:p w:rsidR="0050521C" w:rsidRDefault="0050521C" w:rsidP="003140AF">
      <w:pPr>
        <w:pStyle w:val="Encabezado"/>
        <w:ind w:left="720"/>
        <w:rPr>
          <w:lang w:val="es-ES_tradnl"/>
        </w:rPr>
      </w:pPr>
    </w:p>
    <w:p w:rsidR="00FC2598" w:rsidRDefault="00FC2598" w:rsidP="003140AF">
      <w:pPr>
        <w:pStyle w:val="Encabezado"/>
        <w:ind w:left="720"/>
        <w:rPr>
          <w:lang w:val="es-ES_tradnl"/>
        </w:rPr>
      </w:pPr>
    </w:p>
    <w:p w:rsidR="00FC2598" w:rsidRDefault="00FC2598" w:rsidP="003140AF">
      <w:pPr>
        <w:pStyle w:val="Encabezado"/>
        <w:ind w:left="720"/>
        <w:rPr>
          <w:lang w:val="es-ES_tradnl"/>
        </w:rPr>
      </w:pPr>
    </w:p>
    <w:p w:rsidR="0050521C" w:rsidRDefault="0050521C" w:rsidP="003140AF">
      <w:pPr>
        <w:pStyle w:val="Encabezado"/>
        <w:ind w:left="720"/>
        <w:rPr>
          <w:lang w:val="es-ES_tradnl"/>
        </w:rPr>
      </w:pPr>
    </w:p>
    <w:p w:rsidR="007F3B1A" w:rsidRPr="0050521C" w:rsidRDefault="003140AF" w:rsidP="00967B4E">
      <w:pPr>
        <w:pStyle w:val="Encabezado"/>
        <w:numPr>
          <w:ilvl w:val="0"/>
          <w:numId w:val="29"/>
        </w:numPr>
        <w:rPr>
          <w:strike/>
        </w:rPr>
      </w:pPr>
      <w:r w:rsidRPr="0050521C">
        <w:rPr>
          <w:rFonts w:ascii="Arial" w:hAnsi="Arial"/>
          <w:b/>
        </w:rPr>
        <w:t>Modelo conceptual de datos</w:t>
      </w:r>
      <w:r w:rsidRPr="0050521C">
        <w:rPr>
          <w:rFonts w:ascii="Arial" w:hAnsi="Arial"/>
        </w:rPr>
        <w:t xml:space="preserve"> (grafico de diagrama de clases) </w:t>
      </w:r>
      <w:r w:rsidRPr="0050521C">
        <w:rPr>
          <w:rFonts w:ascii="Arial" w:hAnsi="Arial"/>
          <w:lang w:val="es-PE"/>
        </w:rPr>
        <w:t>.</w:t>
      </w:r>
    </w:p>
    <w:p w:rsidR="0050521C" w:rsidRDefault="0050521C" w:rsidP="0050521C">
      <w:pPr>
        <w:pStyle w:val="Encabezado"/>
        <w:ind w:left="720"/>
        <w:rPr>
          <w:rFonts w:ascii="Arial" w:hAnsi="Arial"/>
          <w:b/>
        </w:rPr>
      </w:pPr>
    </w:p>
    <w:p w:rsidR="0050521C" w:rsidRPr="0050521C" w:rsidRDefault="0050521C" w:rsidP="0050521C">
      <w:pPr>
        <w:pStyle w:val="Encabezado"/>
        <w:ind w:left="720"/>
        <w:rPr>
          <w:strike/>
        </w:rPr>
      </w:pPr>
    </w:p>
    <w:p w:rsidR="003140AF" w:rsidRPr="00D05DF3" w:rsidRDefault="00483BAD" w:rsidP="003140AF">
      <w:pPr>
        <w:pStyle w:val="Encabezado"/>
        <w:ind w:left="720"/>
        <w:rPr>
          <w:lang w:val="es-PE"/>
        </w:rPr>
      </w:pPr>
      <w:r>
        <w:rPr>
          <w:noProof/>
          <w:lang w:val="es-PE" w:eastAsia="es-PE"/>
        </w:rPr>
        <w:drawing>
          <wp:inline distT="0" distB="0" distL="0" distR="0">
            <wp:extent cx="5296535" cy="366649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96535" cy="3666490"/>
                    </a:xfrm>
                    <a:prstGeom prst="rect">
                      <a:avLst/>
                    </a:prstGeom>
                    <a:noFill/>
                    <a:ln>
                      <a:noFill/>
                    </a:ln>
                  </pic:spPr>
                </pic:pic>
              </a:graphicData>
            </a:graphic>
          </wp:inline>
        </w:drawing>
      </w:r>
    </w:p>
    <w:p w:rsidR="003140AF" w:rsidRDefault="003140AF" w:rsidP="003140AF">
      <w:pPr>
        <w:pStyle w:val="Ttulo2"/>
        <w:ind w:left="567"/>
        <w:rPr>
          <w:color w:val="FF0000"/>
        </w:rPr>
      </w:pPr>
      <w:bookmarkStart w:id="662" w:name="_Toc23307586"/>
      <w:bookmarkStart w:id="663" w:name="_Toc52788293"/>
      <w:bookmarkStart w:id="664" w:name="_Toc101687576"/>
      <w:bookmarkStart w:id="665" w:name="_Toc398199839"/>
    </w:p>
    <w:p w:rsidR="003140AF" w:rsidRPr="00E34F77" w:rsidRDefault="003140AF" w:rsidP="00967B4E">
      <w:pPr>
        <w:pStyle w:val="Ttulo2"/>
        <w:numPr>
          <w:ilvl w:val="1"/>
          <w:numId w:val="37"/>
        </w:numPr>
        <w:ind w:left="567" w:hanging="567"/>
      </w:pPr>
      <w:bookmarkStart w:id="666" w:name="_Toc430957778"/>
      <w:bookmarkStart w:id="667" w:name="_Toc430964843"/>
      <w:bookmarkStart w:id="668" w:name="_Toc449428577"/>
      <w:r w:rsidRPr="00E34F77">
        <w:t>Análisis de Paquetes (ASI 4)</w:t>
      </w:r>
      <w:bookmarkEnd w:id="662"/>
      <w:bookmarkEnd w:id="663"/>
      <w:bookmarkEnd w:id="664"/>
      <w:bookmarkEnd w:id="665"/>
      <w:bookmarkEnd w:id="666"/>
      <w:bookmarkEnd w:id="667"/>
      <w:bookmarkEnd w:id="668"/>
    </w:p>
    <w:p w:rsidR="003140AF" w:rsidRDefault="003140AF" w:rsidP="003140AF">
      <w:pPr>
        <w:ind w:left="1276"/>
      </w:pPr>
    </w:p>
    <w:p w:rsidR="003140AF" w:rsidRPr="00B32513" w:rsidRDefault="003140AF" w:rsidP="00967B4E">
      <w:pPr>
        <w:pStyle w:val="Encabezado"/>
        <w:numPr>
          <w:ilvl w:val="0"/>
          <w:numId w:val="31"/>
        </w:numPr>
        <w:rPr>
          <w:lang w:val="es-ES_tradnl"/>
        </w:rPr>
      </w:pPr>
      <w:r w:rsidRPr="00B32513">
        <w:rPr>
          <w:rFonts w:ascii="Arial" w:hAnsi="Arial"/>
          <w:b/>
          <w:lang w:val="es-ES_tradnl"/>
        </w:rPr>
        <w:t>Identificación de paquetes</w:t>
      </w:r>
      <w:r w:rsidRPr="008252F3">
        <w:rPr>
          <w:rFonts w:ascii="Arial" w:hAnsi="Arial"/>
        </w:rPr>
        <w:t xml:space="preserve"> (</w:t>
      </w:r>
      <w:r>
        <w:rPr>
          <w:rFonts w:ascii="Arial" w:hAnsi="Arial"/>
        </w:rPr>
        <w:t>grafico</w:t>
      </w:r>
      <w:r w:rsidRPr="008252F3">
        <w:rPr>
          <w:rFonts w:ascii="Arial" w:hAnsi="Arial"/>
        </w:rPr>
        <w:t xml:space="preserve">) </w:t>
      </w:r>
    </w:p>
    <w:p w:rsidR="003140AF" w:rsidRPr="00B32513" w:rsidRDefault="003140AF" w:rsidP="003140AF">
      <w:pPr>
        <w:pStyle w:val="Encabezado"/>
        <w:ind w:left="720"/>
        <w:rPr>
          <w:lang w:val="es-ES_tradnl"/>
        </w:rPr>
      </w:pPr>
    </w:p>
    <w:p w:rsidR="003140AF" w:rsidRDefault="00483BAD" w:rsidP="003140AF">
      <w:pPr>
        <w:jc w:val="center"/>
        <w:rPr>
          <w:lang w:val="es-ES_tradnl"/>
        </w:rPr>
      </w:pPr>
      <w:r>
        <w:rPr>
          <w:noProof/>
          <w:lang w:val="es-PE" w:eastAsia="es-PE"/>
        </w:rPr>
        <w:drawing>
          <wp:inline distT="0" distB="0" distL="0" distR="0">
            <wp:extent cx="3752215" cy="53467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752215" cy="534670"/>
                    </a:xfrm>
                    <a:prstGeom prst="rect">
                      <a:avLst/>
                    </a:prstGeom>
                    <a:noFill/>
                    <a:ln>
                      <a:noFill/>
                    </a:ln>
                  </pic:spPr>
                </pic:pic>
              </a:graphicData>
            </a:graphic>
          </wp:inline>
        </w:drawing>
      </w:r>
    </w:p>
    <w:p w:rsidR="003140AF" w:rsidRDefault="003140AF" w:rsidP="003140AF">
      <w:pPr>
        <w:jc w:val="center"/>
        <w:rPr>
          <w:color w:val="339966"/>
          <w:sz w:val="20"/>
        </w:rPr>
      </w:pPr>
    </w:p>
    <w:p w:rsidR="003140AF" w:rsidRPr="004D10EE" w:rsidRDefault="003140AF" w:rsidP="003140AF">
      <w:pPr>
        <w:jc w:val="center"/>
        <w:rPr>
          <w:color w:val="339966"/>
          <w:sz w:val="20"/>
        </w:rPr>
      </w:pPr>
    </w:p>
    <w:p w:rsidR="003140AF" w:rsidRDefault="003140AF" w:rsidP="00967B4E">
      <w:pPr>
        <w:pStyle w:val="Encabezado"/>
        <w:numPr>
          <w:ilvl w:val="0"/>
          <w:numId w:val="31"/>
        </w:numPr>
        <w:rPr>
          <w:rFonts w:ascii="Arial" w:hAnsi="Arial"/>
        </w:rPr>
      </w:pPr>
      <w:r>
        <w:rPr>
          <w:rFonts w:ascii="Arial" w:hAnsi="Arial"/>
          <w:b/>
          <w:lang w:val="es-ES_tradnl"/>
        </w:rPr>
        <w:t>Identificación de servicios</w:t>
      </w:r>
      <w:r w:rsidRPr="008252F3">
        <w:rPr>
          <w:rFonts w:ascii="Arial" w:hAnsi="Arial"/>
          <w:b/>
          <w:lang w:val="es-ES_tradnl"/>
        </w:rPr>
        <w:t xml:space="preserve"> </w:t>
      </w:r>
      <w:r w:rsidRPr="008252F3">
        <w:rPr>
          <w:rFonts w:ascii="Arial" w:hAnsi="Arial"/>
        </w:rPr>
        <w:t>(grafico)</w:t>
      </w:r>
      <w:r>
        <w:rPr>
          <w:rFonts w:ascii="Arial" w:hAnsi="Arial"/>
          <w:lang w:val="es-PE"/>
        </w:rPr>
        <w:t>.</w:t>
      </w:r>
      <w:r w:rsidRPr="008252F3">
        <w:rPr>
          <w:rFonts w:ascii="Arial" w:hAnsi="Arial"/>
        </w:rPr>
        <w:t xml:space="preserve"> </w:t>
      </w:r>
    </w:p>
    <w:p w:rsidR="003140AF" w:rsidRPr="009E1C9E" w:rsidRDefault="003140AF" w:rsidP="003140AF">
      <w:pPr>
        <w:pStyle w:val="Encabezado"/>
        <w:ind w:left="720"/>
        <w:rPr>
          <w:rFonts w:ascii="Arial" w:hAnsi="Arial"/>
        </w:rPr>
      </w:pPr>
    </w:p>
    <w:p w:rsidR="003140AF" w:rsidRDefault="003140AF" w:rsidP="003140AF">
      <w:pPr>
        <w:ind w:left="720"/>
        <w:rPr>
          <w:lang w:val="es-ES_tradnl"/>
        </w:rPr>
      </w:pPr>
    </w:p>
    <w:p w:rsidR="003140AF" w:rsidRDefault="00483BAD" w:rsidP="00FA1AD0">
      <w:pPr>
        <w:jc w:val="center"/>
        <w:sectPr w:rsidR="003140AF" w:rsidSect="0047014F">
          <w:headerReference w:type="even" r:id="rId31"/>
          <w:pgSz w:w="11907" w:h="16840" w:code="9"/>
          <w:pgMar w:top="1559" w:right="1106" w:bottom="1418" w:left="1418" w:header="709" w:footer="709" w:gutter="0"/>
          <w:cols w:space="708"/>
          <w:docGrid w:linePitch="360"/>
        </w:sectPr>
      </w:pPr>
      <w:bookmarkStart w:id="669" w:name="_Toc23307587"/>
      <w:bookmarkStart w:id="670" w:name="_Toc52788294"/>
      <w:bookmarkStart w:id="671" w:name="_Toc101687577"/>
      <w:r>
        <w:rPr>
          <w:rFonts w:eastAsia="Arial Unicode MS"/>
          <w:noProof/>
          <w:lang w:val="es-PE" w:eastAsia="es-PE"/>
        </w:rPr>
        <w:lastRenderedPageBreak/>
        <w:drawing>
          <wp:inline distT="0" distB="0" distL="0" distR="0">
            <wp:extent cx="1984375" cy="215646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984375" cy="2156460"/>
                    </a:xfrm>
                    <a:prstGeom prst="rect">
                      <a:avLst/>
                    </a:prstGeom>
                    <a:noFill/>
                    <a:ln>
                      <a:noFill/>
                    </a:ln>
                  </pic:spPr>
                </pic:pic>
              </a:graphicData>
            </a:graphic>
          </wp:inline>
        </w:drawing>
      </w:r>
    </w:p>
    <w:p w:rsidR="003140AF" w:rsidRDefault="003140AF" w:rsidP="00FA1AD0">
      <w:pPr>
        <w:pStyle w:val="Ttulo2"/>
        <w:ind w:left="576" w:hanging="576"/>
      </w:pPr>
      <w:bookmarkStart w:id="672" w:name="_Toc430957779"/>
      <w:bookmarkStart w:id="673" w:name="_Toc430964844"/>
      <w:bookmarkStart w:id="674" w:name="_Toc449428578"/>
      <w:r>
        <w:lastRenderedPageBreak/>
        <w:t>ANALISIS ESTRUCTURADO (ASI 5 y ASI 6)</w:t>
      </w:r>
      <w:bookmarkEnd w:id="669"/>
      <w:bookmarkEnd w:id="670"/>
      <w:bookmarkEnd w:id="671"/>
      <w:bookmarkEnd w:id="672"/>
      <w:bookmarkEnd w:id="673"/>
      <w:bookmarkEnd w:id="674"/>
    </w:p>
    <w:p w:rsidR="003140AF" w:rsidRDefault="003140AF" w:rsidP="003140AF">
      <w:bookmarkStart w:id="675" w:name="_Toc23307588"/>
    </w:p>
    <w:p w:rsidR="003140AF" w:rsidRDefault="003140AF" w:rsidP="00967B4E">
      <w:pPr>
        <w:pStyle w:val="Ttulo2"/>
        <w:numPr>
          <w:ilvl w:val="1"/>
          <w:numId w:val="37"/>
        </w:numPr>
        <w:ind w:left="567" w:hanging="567"/>
      </w:pPr>
      <w:bookmarkStart w:id="676" w:name="_Toc52788295"/>
      <w:bookmarkStart w:id="677" w:name="_Toc101687578"/>
      <w:bookmarkStart w:id="678" w:name="_Toc398199840"/>
      <w:bookmarkStart w:id="679" w:name="_Toc430957780"/>
      <w:bookmarkStart w:id="680" w:name="_Toc430964845"/>
      <w:bookmarkStart w:id="681" w:name="_Toc449428579"/>
      <w:r>
        <w:t>Elaboración del Modelo de Datos (ASI 5)</w:t>
      </w:r>
      <w:bookmarkEnd w:id="675"/>
      <w:bookmarkEnd w:id="676"/>
      <w:bookmarkEnd w:id="677"/>
      <w:bookmarkEnd w:id="678"/>
      <w:bookmarkEnd w:id="679"/>
      <w:bookmarkEnd w:id="680"/>
      <w:bookmarkEnd w:id="681"/>
    </w:p>
    <w:p w:rsidR="003140AF" w:rsidRDefault="003140AF" w:rsidP="003140AF"/>
    <w:p w:rsidR="003140AF" w:rsidRPr="00FA1AD0" w:rsidRDefault="003140AF" w:rsidP="00967B4E">
      <w:pPr>
        <w:numPr>
          <w:ilvl w:val="0"/>
          <w:numId w:val="32"/>
        </w:numPr>
        <w:rPr>
          <w:rFonts w:cs="Arial"/>
          <w:b/>
          <w:color w:val="000000"/>
        </w:rPr>
      </w:pPr>
      <w:r w:rsidRPr="00FA1AD0">
        <w:rPr>
          <w:rFonts w:cs="Arial"/>
          <w:b/>
          <w:color w:val="000000"/>
        </w:rPr>
        <w:t xml:space="preserve">Elaborar el modelo conceptual de datos </w:t>
      </w:r>
      <w:r w:rsidRPr="00FA1AD0">
        <w:rPr>
          <w:b/>
        </w:rPr>
        <w:t>(Gráfico).</w:t>
      </w:r>
    </w:p>
    <w:p w:rsidR="003140AF" w:rsidRDefault="003140AF" w:rsidP="003140AF">
      <w:pPr>
        <w:ind w:left="720"/>
        <w:rPr>
          <w:rFonts w:cs="Arial"/>
          <w:color w:val="000000"/>
        </w:rPr>
      </w:pPr>
    </w:p>
    <w:p w:rsidR="003140AF" w:rsidRDefault="003140AF" w:rsidP="003140AF">
      <w:pPr>
        <w:ind w:left="720"/>
        <w:rPr>
          <w:rFonts w:cs="Arial"/>
          <w:color w:val="000000"/>
        </w:rPr>
      </w:pPr>
      <w:r>
        <w:rPr>
          <w:rFonts w:cs="Arial"/>
          <w:color w:val="000000"/>
        </w:rPr>
        <w:t xml:space="preserve">No aplica. </w:t>
      </w:r>
    </w:p>
    <w:p w:rsidR="003140AF" w:rsidRDefault="003140AF" w:rsidP="003140AF"/>
    <w:p w:rsidR="003140AF" w:rsidRPr="00FA1AD0" w:rsidRDefault="003140AF" w:rsidP="00967B4E">
      <w:pPr>
        <w:numPr>
          <w:ilvl w:val="0"/>
          <w:numId w:val="32"/>
        </w:numPr>
        <w:rPr>
          <w:rFonts w:cs="Arial"/>
          <w:b/>
          <w:color w:val="000000"/>
        </w:rPr>
      </w:pPr>
      <w:r w:rsidRPr="00FA1AD0">
        <w:rPr>
          <w:rFonts w:cs="Arial"/>
          <w:b/>
          <w:color w:val="000000"/>
        </w:rPr>
        <w:t xml:space="preserve">Elaborar el modelo lógico de datos </w:t>
      </w:r>
      <w:r w:rsidRPr="00FA1AD0">
        <w:rPr>
          <w:b/>
        </w:rPr>
        <w:t xml:space="preserve">(Gráfico) </w:t>
      </w:r>
    </w:p>
    <w:p w:rsidR="003140AF" w:rsidRDefault="003140AF" w:rsidP="003140AF"/>
    <w:p w:rsidR="003140AF" w:rsidRDefault="003140AF" w:rsidP="003140AF">
      <w:pPr>
        <w:ind w:left="709"/>
      </w:pPr>
      <w:r>
        <w:rPr>
          <w:rFonts w:cs="Arial"/>
          <w:color w:val="000000"/>
        </w:rPr>
        <w:t>No aplica.</w:t>
      </w:r>
    </w:p>
    <w:p w:rsidR="003140AF" w:rsidRDefault="003140AF" w:rsidP="003140AF">
      <w:pPr>
        <w:rPr>
          <w:rFonts w:cs="Arial"/>
          <w:color w:val="000000"/>
        </w:rPr>
      </w:pPr>
    </w:p>
    <w:p w:rsidR="003140AF" w:rsidRDefault="003140AF" w:rsidP="003140AF">
      <w:bookmarkStart w:id="682" w:name="_Toc23307589"/>
    </w:p>
    <w:p w:rsidR="003140AF" w:rsidRDefault="003140AF" w:rsidP="003140AF"/>
    <w:p w:rsidR="003140AF" w:rsidRPr="00FC022B" w:rsidRDefault="003140AF" w:rsidP="00967B4E">
      <w:pPr>
        <w:pStyle w:val="Ttulo2"/>
        <w:numPr>
          <w:ilvl w:val="1"/>
          <w:numId w:val="37"/>
        </w:numPr>
        <w:ind w:left="567" w:hanging="567"/>
      </w:pPr>
      <w:bookmarkStart w:id="683" w:name="_Toc52788296"/>
      <w:bookmarkStart w:id="684" w:name="_Toc101687579"/>
      <w:bookmarkStart w:id="685" w:name="_Toc398199841"/>
      <w:bookmarkStart w:id="686" w:name="_Toc430957781"/>
      <w:bookmarkStart w:id="687" w:name="_Toc430964846"/>
      <w:bookmarkStart w:id="688" w:name="_Toc449428580"/>
      <w:r>
        <w:t>Elaboración del Modelo de Procesos del Sistema del Sistema de Información (ASI 6)</w:t>
      </w:r>
      <w:bookmarkEnd w:id="682"/>
      <w:bookmarkEnd w:id="683"/>
      <w:bookmarkEnd w:id="684"/>
      <w:bookmarkEnd w:id="685"/>
      <w:bookmarkEnd w:id="686"/>
      <w:bookmarkEnd w:id="687"/>
      <w:bookmarkEnd w:id="688"/>
    </w:p>
    <w:p w:rsidR="003140AF" w:rsidRDefault="003140AF" w:rsidP="003140AF"/>
    <w:p w:rsidR="003140AF" w:rsidRPr="00FA1AD0" w:rsidRDefault="003140AF" w:rsidP="00967B4E">
      <w:pPr>
        <w:numPr>
          <w:ilvl w:val="1"/>
          <w:numId w:val="21"/>
        </w:numPr>
        <w:ind w:left="709" w:hanging="425"/>
        <w:rPr>
          <w:b/>
        </w:rPr>
      </w:pPr>
      <w:r w:rsidRPr="00FA1AD0">
        <w:rPr>
          <w:b/>
        </w:rPr>
        <w:t>Identificar los elementos de un diagrama de flujo de datos</w:t>
      </w:r>
    </w:p>
    <w:p w:rsidR="003140AF" w:rsidRDefault="003140AF" w:rsidP="003140AF">
      <w:pPr>
        <w:ind w:left="1942"/>
      </w:pPr>
    </w:p>
    <w:p w:rsidR="003140AF" w:rsidRDefault="003140AF" w:rsidP="003140AF">
      <w:pPr>
        <w:tabs>
          <w:tab w:val="left" w:pos="709"/>
        </w:tabs>
        <w:ind w:left="709"/>
        <w:rPr>
          <w:rFonts w:cs="Arial"/>
          <w:color w:val="000000"/>
        </w:rPr>
      </w:pPr>
      <w:r>
        <w:rPr>
          <w:rFonts w:cs="Arial"/>
          <w:color w:val="000000"/>
        </w:rPr>
        <w:t>No aplica.</w:t>
      </w:r>
    </w:p>
    <w:p w:rsidR="003140AF" w:rsidRPr="00C46167" w:rsidRDefault="003140AF" w:rsidP="003140AF">
      <w:pPr>
        <w:tabs>
          <w:tab w:val="left" w:pos="360"/>
        </w:tabs>
        <w:ind w:left="360"/>
        <w:rPr>
          <w:rFonts w:cs="Arial"/>
          <w:sz w:val="20"/>
          <w:lang w:val="es-PE"/>
        </w:rPr>
      </w:pPr>
    </w:p>
    <w:p w:rsidR="003140AF" w:rsidRPr="00FA1AD0" w:rsidRDefault="003140AF" w:rsidP="00967B4E">
      <w:pPr>
        <w:numPr>
          <w:ilvl w:val="1"/>
          <w:numId w:val="21"/>
        </w:numPr>
        <w:ind w:left="709" w:hanging="425"/>
        <w:rPr>
          <w:rFonts w:cs="Arial"/>
          <w:b/>
          <w:color w:val="000000"/>
        </w:rPr>
      </w:pPr>
      <w:r w:rsidRPr="00FA1AD0">
        <w:rPr>
          <w:b/>
        </w:rPr>
        <w:t xml:space="preserve">Elaborar el diagrama de flujo de datos; Modelo de Procesos del Sistema (Gráfico) </w:t>
      </w:r>
    </w:p>
    <w:p w:rsidR="003140AF" w:rsidRPr="00C6010E" w:rsidRDefault="003140AF" w:rsidP="003140AF">
      <w:pPr>
        <w:ind w:left="1440"/>
        <w:rPr>
          <w:rFonts w:cs="Arial"/>
          <w:color w:val="000000"/>
        </w:rPr>
      </w:pPr>
    </w:p>
    <w:p w:rsidR="003140AF" w:rsidRDefault="003140AF" w:rsidP="003140AF">
      <w:pPr>
        <w:ind w:left="709"/>
        <w:rPr>
          <w:rFonts w:cs="Arial"/>
          <w:color w:val="000000"/>
        </w:rPr>
      </w:pPr>
      <w:r>
        <w:rPr>
          <w:rFonts w:cs="Arial"/>
          <w:color w:val="000000"/>
        </w:rPr>
        <w:t>No aplica</w:t>
      </w:r>
    </w:p>
    <w:p w:rsidR="003140AF" w:rsidRDefault="003140AF" w:rsidP="003140AF">
      <w:pPr>
        <w:rPr>
          <w:rFonts w:cs="Arial"/>
          <w:color w:val="000000"/>
        </w:rPr>
      </w:pPr>
    </w:p>
    <w:p w:rsidR="003140AF" w:rsidRDefault="003140AF" w:rsidP="003140AF"/>
    <w:p w:rsidR="003140AF" w:rsidRDefault="003140AF" w:rsidP="003140AF"/>
    <w:p w:rsidR="003140AF" w:rsidRDefault="003140AF" w:rsidP="00967B4E">
      <w:pPr>
        <w:pStyle w:val="Ttulo2"/>
        <w:numPr>
          <w:ilvl w:val="1"/>
          <w:numId w:val="37"/>
        </w:numPr>
        <w:ind w:left="567" w:hanging="567"/>
      </w:pPr>
      <w:bookmarkStart w:id="689" w:name="_Toc23307590"/>
      <w:bookmarkStart w:id="690" w:name="_Toc52788297"/>
      <w:bookmarkStart w:id="691" w:name="_Toc101687580"/>
      <w:r>
        <w:tab/>
      </w:r>
      <w:bookmarkStart w:id="692" w:name="_Toc398199842"/>
      <w:bookmarkStart w:id="693" w:name="_Toc430957782"/>
      <w:bookmarkStart w:id="694" w:name="_Toc430964847"/>
      <w:bookmarkStart w:id="695" w:name="_Toc449428581"/>
      <w:r>
        <w:t>ESPECIFICACION DE INTERFACES CON OTROS SISTEMAS (ASI 7)</w:t>
      </w:r>
      <w:bookmarkEnd w:id="689"/>
      <w:bookmarkEnd w:id="690"/>
      <w:bookmarkEnd w:id="691"/>
      <w:bookmarkEnd w:id="692"/>
      <w:bookmarkEnd w:id="693"/>
      <w:bookmarkEnd w:id="694"/>
      <w:bookmarkEnd w:id="695"/>
    </w:p>
    <w:p w:rsidR="003140AF" w:rsidRDefault="003140AF" w:rsidP="003140AF">
      <w:pPr>
        <w:rPr>
          <w:rFonts w:cs="Arial"/>
          <w:lang w:val="es-ES_tradnl"/>
        </w:rPr>
      </w:pPr>
    </w:p>
    <w:p w:rsidR="003140AF" w:rsidRPr="00FA1AD0" w:rsidRDefault="003140AF" w:rsidP="00967B4E">
      <w:pPr>
        <w:numPr>
          <w:ilvl w:val="0"/>
          <w:numId w:val="36"/>
        </w:numPr>
        <w:rPr>
          <w:rFonts w:ascii="Calibri" w:hAnsi="Calibri" w:cs="Calibri"/>
          <w:b/>
          <w:szCs w:val="22"/>
          <w:lang w:val="es-PE" w:eastAsia="es-PE"/>
        </w:rPr>
      </w:pPr>
      <w:r w:rsidRPr="00FA1AD0">
        <w:rPr>
          <w:b/>
        </w:rPr>
        <w:t>Describir</w:t>
      </w:r>
      <w:r w:rsidRPr="00FA1AD0">
        <w:rPr>
          <w:rFonts w:cs="Arial"/>
          <w:b/>
        </w:rPr>
        <w:t xml:space="preserve"> la interface de relación con otro sistema</w:t>
      </w:r>
    </w:p>
    <w:p w:rsidR="003140AF" w:rsidRDefault="003140AF" w:rsidP="003140AF"/>
    <w:p w:rsidR="003140AF" w:rsidRDefault="003140AF" w:rsidP="003140AF">
      <w:pPr>
        <w:ind w:left="709"/>
      </w:pPr>
      <w:r>
        <w:t>No aplica.</w:t>
      </w:r>
    </w:p>
    <w:p w:rsidR="003140AF" w:rsidRDefault="003140AF" w:rsidP="003140AF">
      <w:pPr>
        <w:rPr>
          <w:rFonts w:cs="Arial"/>
        </w:rPr>
      </w:pPr>
    </w:p>
    <w:p w:rsidR="003140AF" w:rsidRDefault="003140AF" w:rsidP="003140AF">
      <w:pPr>
        <w:rPr>
          <w:rFonts w:cs="Arial"/>
        </w:rPr>
      </w:pPr>
    </w:p>
    <w:p w:rsidR="003140AF" w:rsidRDefault="003140AF" w:rsidP="00967B4E">
      <w:pPr>
        <w:pStyle w:val="Ttulo2"/>
        <w:numPr>
          <w:ilvl w:val="1"/>
          <w:numId w:val="37"/>
        </w:numPr>
        <w:ind w:left="567" w:hanging="567"/>
      </w:pPr>
      <w:bookmarkStart w:id="696" w:name="_Toc23307593"/>
      <w:bookmarkStart w:id="697" w:name="_Toc52788299"/>
      <w:bookmarkStart w:id="698" w:name="_Toc101687581"/>
      <w:bookmarkStart w:id="699" w:name="_Toc398199843"/>
      <w:bookmarkStart w:id="700" w:name="_Toc430957783"/>
      <w:bookmarkStart w:id="701" w:name="_Toc430964848"/>
      <w:bookmarkStart w:id="702" w:name="_Toc449428582"/>
      <w:r>
        <w:t>ESPECIFICACION DE NECESIDADES DE MIGRACION DE DATOS Y CARGA INICIAL (ASI 8)</w:t>
      </w:r>
      <w:bookmarkEnd w:id="696"/>
      <w:bookmarkEnd w:id="697"/>
      <w:bookmarkEnd w:id="698"/>
      <w:bookmarkEnd w:id="699"/>
      <w:bookmarkEnd w:id="700"/>
      <w:bookmarkEnd w:id="701"/>
      <w:bookmarkEnd w:id="702"/>
    </w:p>
    <w:p w:rsidR="003140AF" w:rsidRDefault="003140AF" w:rsidP="003140AF">
      <w:pPr>
        <w:pStyle w:val="Ttulo2"/>
        <w:ind w:left="567"/>
      </w:pPr>
    </w:p>
    <w:p w:rsidR="003140AF" w:rsidRDefault="003140AF" w:rsidP="00967B4E">
      <w:pPr>
        <w:pStyle w:val="Ttulo3"/>
        <w:numPr>
          <w:ilvl w:val="2"/>
          <w:numId w:val="37"/>
        </w:numPr>
        <w:ind w:left="709"/>
      </w:pPr>
      <w:bookmarkStart w:id="703" w:name="_Toc778613"/>
      <w:bookmarkStart w:id="704" w:name="_Toc318963307"/>
      <w:bookmarkStart w:id="705" w:name="_Toc430957784"/>
      <w:bookmarkStart w:id="706" w:name="_Toc430964849"/>
      <w:bookmarkStart w:id="707" w:name="_Toc449428583"/>
      <w:r>
        <w:t>Tarea ASI 8.1: Especificación de Necesidades de Migración de Datos y Carga Inicial</w:t>
      </w:r>
      <w:bookmarkEnd w:id="703"/>
      <w:bookmarkEnd w:id="704"/>
      <w:bookmarkEnd w:id="705"/>
      <w:bookmarkEnd w:id="706"/>
      <w:bookmarkEnd w:id="707"/>
    </w:p>
    <w:p w:rsidR="00FA1AD0" w:rsidRDefault="00FA1AD0" w:rsidP="00FA1AD0">
      <w:pPr>
        <w:pStyle w:val="Ttulo3"/>
        <w:ind w:left="709"/>
      </w:pPr>
    </w:p>
    <w:p w:rsidR="003140AF" w:rsidRDefault="003140AF" w:rsidP="00967B4E">
      <w:pPr>
        <w:numPr>
          <w:ilvl w:val="0"/>
          <w:numId w:val="33"/>
        </w:numPr>
      </w:pPr>
      <w:r>
        <w:rPr>
          <w:rFonts w:cs="Arial"/>
          <w:b/>
          <w:color w:val="000000"/>
        </w:rPr>
        <w:t>Elaborar el plan de migración de datos y carga inicial de datos</w:t>
      </w:r>
    </w:p>
    <w:p w:rsidR="003140AF" w:rsidRDefault="003140AF" w:rsidP="003140AF"/>
    <w:p w:rsidR="003140AF" w:rsidRDefault="003140AF" w:rsidP="003140AF">
      <w:pPr>
        <w:ind w:left="709"/>
      </w:pPr>
      <w:r>
        <w:t>No aplica.</w:t>
      </w:r>
    </w:p>
    <w:p w:rsidR="003140AF" w:rsidRDefault="003140AF" w:rsidP="003140AF">
      <w:pPr>
        <w:tabs>
          <w:tab w:val="left" w:pos="1418"/>
        </w:tabs>
        <w:rPr>
          <w:i/>
          <w:iCs/>
          <w:color w:val="339966"/>
          <w:lang w:val="es-PE"/>
        </w:rPr>
      </w:pPr>
    </w:p>
    <w:p w:rsidR="003140AF" w:rsidRDefault="003140AF" w:rsidP="00967B4E">
      <w:pPr>
        <w:pStyle w:val="Ttulo2"/>
        <w:numPr>
          <w:ilvl w:val="1"/>
          <w:numId w:val="37"/>
        </w:numPr>
        <w:ind w:left="567" w:hanging="567"/>
      </w:pPr>
      <w:bookmarkStart w:id="708" w:name="_Toc398199844"/>
      <w:bookmarkStart w:id="709" w:name="_Toc430957785"/>
      <w:bookmarkStart w:id="710" w:name="_Toc430964850"/>
      <w:bookmarkStart w:id="711" w:name="_Toc449428584"/>
      <w:r>
        <w:t>VERIFICACION DE LOS MODELOS DE ANALISIS DEL SISTEMA DE INFORMACIÓN (ASI 9)</w:t>
      </w:r>
      <w:bookmarkEnd w:id="708"/>
      <w:bookmarkEnd w:id="709"/>
      <w:bookmarkEnd w:id="710"/>
      <w:bookmarkEnd w:id="711"/>
    </w:p>
    <w:p w:rsidR="00FA1AD0" w:rsidRDefault="00FA1AD0" w:rsidP="00FA1AD0">
      <w:pPr>
        <w:pStyle w:val="Ttulo2"/>
        <w:ind w:left="567"/>
      </w:pPr>
    </w:p>
    <w:p w:rsidR="003140AF" w:rsidRDefault="003140AF" w:rsidP="00967B4E">
      <w:pPr>
        <w:pStyle w:val="Ttulo3"/>
        <w:numPr>
          <w:ilvl w:val="2"/>
          <w:numId w:val="37"/>
        </w:numPr>
        <w:ind w:left="709"/>
      </w:pPr>
      <w:bookmarkStart w:id="712" w:name="_Toc430957786"/>
      <w:bookmarkStart w:id="713" w:name="_Toc430964851"/>
      <w:bookmarkStart w:id="714" w:name="_Toc449428585"/>
      <w:r>
        <w:t>Tarea ASI 9.1: Verificación de la calidad técnica de los modelos</w:t>
      </w:r>
      <w:bookmarkEnd w:id="712"/>
      <w:bookmarkEnd w:id="713"/>
      <w:bookmarkEnd w:id="714"/>
    </w:p>
    <w:p w:rsidR="00FA1AD0" w:rsidRDefault="00FA1AD0" w:rsidP="00FA1AD0">
      <w:pPr>
        <w:pStyle w:val="Ttulo3"/>
        <w:ind w:left="709"/>
      </w:pPr>
    </w:p>
    <w:p w:rsidR="00EA413B" w:rsidRPr="006718D7" w:rsidRDefault="00EA413B" w:rsidP="00EA413B">
      <w:pPr>
        <w:ind w:left="709"/>
        <w:rPr>
          <w:rFonts w:cs="Arial"/>
          <w:sz w:val="20"/>
          <w:szCs w:val="20"/>
        </w:rPr>
      </w:pPr>
      <w:r w:rsidRPr="006718D7">
        <w:rPr>
          <w:rFonts w:cs="Arial"/>
          <w:sz w:val="20"/>
          <w:szCs w:val="20"/>
        </w:rPr>
        <w:t xml:space="preserve">Pestaña 3 del archivo </w:t>
      </w:r>
      <w:r w:rsidRPr="00EA413B">
        <w:rPr>
          <w:rFonts w:cs="Arial"/>
          <w:sz w:val="20"/>
          <w:szCs w:val="20"/>
        </w:rPr>
        <w:t>lv_162203_ana_v0.1.xls</w:t>
      </w:r>
    </w:p>
    <w:p w:rsidR="00EA413B" w:rsidRPr="006718D7" w:rsidRDefault="00EA413B" w:rsidP="00EA413B">
      <w:pPr>
        <w:ind w:left="709"/>
        <w:rPr>
          <w:rFonts w:cs="Arial"/>
          <w:sz w:val="20"/>
          <w:szCs w:val="20"/>
        </w:rPr>
      </w:pPr>
      <w:r w:rsidRPr="006718D7">
        <w:rPr>
          <w:rFonts w:cs="Arial"/>
          <w:sz w:val="20"/>
          <w:szCs w:val="20"/>
        </w:rPr>
        <w:t>Ruta: Carpeta Sistema/Subsistema/verificación de modelos/</w:t>
      </w:r>
      <w:r w:rsidRPr="00EA413B">
        <w:rPr>
          <w:rFonts w:cs="Arial"/>
          <w:sz w:val="20"/>
          <w:szCs w:val="20"/>
        </w:rPr>
        <w:t>lv_162203_ana_v0.1.xls</w:t>
      </w:r>
    </w:p>
    <w:p w:rsidR="003140AF" w:rsidRDefault="003140AF" w:rsidP="003140AF"/>
    <w:p w:rsidR="006E1BA1" w:rsidRDefault="006E1BA1" w:rsidP="003140AF"/>
    <w:p w:rsidR="006E1BA1" w:rsidRDefault="006E1BA1" w:rsidP="003140AF"/>
    <w:p w:rsidR="00FA1AD0" w:rsidRDefault="003140AF" w:rsidP="00967B4E">
      <w:pPr>
        <w:pStyle w:val="Ttulo3"/>
        <w:numPr>
          <w:ilvl w:val="2"/>
          <w:numId w:val="37"/>
        </w:numPr>
        <w:ind w:left="709"/>
      </w:pPr>
      <w:bookmarkStart w:id="715" w:name="_Toc430957787"/>
      <w:bookmarkStart w:id="716" w:name="_Toc430964852"/>
      <w:bookmarkStart w:id="717" w:name="_Toc449428586"/>
      <w:r>
        <w:lastRenderedPageBreak/>
        <w:t>Tarea ASI 9.2: Análisis de consistencia entre modelo</w:t>
      </w:r>
      <w:bookmarkEnd w:id="715"/>
      <w:bookmarkEnd w:id="716"/>
      <w:r w:rsidR="00FA1AD0">
        <w:t>s</w:t>
      </w:r>
      <w:bookmarkEnd w:id="717"/>
    </w:p>
    <w:p w:rsidR="003140AF" w:rsidRDefault="003140AF" w:rsidP="003140AF">
      <w:pPr>
        <w:tabs>
          <w:tab w:val="left" w:pos="1418"/>
        </w:tabs>
        <w:rPr>
          <w:i/>
          <w:iCs/>
          <w:color w:val="339966"/>
        </w:rPr>
      </w:pPr>
    </w:p>
    <w:p w:rsidR="00EA413B" w:rsidRPr="006718D7" w:rsidRDefault="00EA413B" w:rsidP="00EA413B">
      <w:pPr>
        <w:ind w:left="709"/>
        <w:rPr>
          <w:rFonts w:cs="Arial"/>
          <w:sz w:val="20"/>
          <w:szCs w:val="20"/>
        </w:rPr>
      </w:pPr>
      <w:r w:rsidRPr="006718D7">
        <w:rPr>
          <w:rFonts w:cs="Arial"/>
          <w:sz w:val="20"/>
          <w:szCs w:val="20"/>
        </w:rPr>
        <w:t>Pestaña 4.g, 4h</w:t>
      </w:r>
      <w:r>
        <w:rPr>
          <w:rFonts w:cs="Arial"/>
          <w:sz w:val="20"/>
          <w:szCs w:val="20"/>
        </w:rPr>
        <w:t xml:space="preserve"> </w:t>
      </w:r>
      <w:r w:rsidRPr="006718D7">
        <w:rPr>
          <w:rFonts w:cs="Arial"/>
          <w:sz w:val="20"/>
          <w:szCs w:val="20"/>
        </w:rPr>
        <w:t xml:space="preserve"> y 6 del archivo</w:t>
      </w:r>
      <w:r w:rsidRPr="00EA413B">
        <w:rPr>
          <w:rFonts w:cs="Arial"/>
          <w:sz w:val="20"/>
          <w:szCs w:val="20"/>
        </w:rPr>
        <w:t xml:space="preserve"> lv_162203_ana_v0.1.xls</w:t>
      </w:r>
    </w:p>
    <w:p w:rsidR="00EA413B" w:rsidRPr="006718D7" w:rsidRDefault="00EA413B" w:rsidP="00EA413B">
      <w:pPr>
        <w:ind w:left="709"/>
        <w:rPr>
          <w:rFonts w:cs="Arial"/>
          <w:sz w:val="20"/>
          <w:szCs w:val="20"/>
        </w:rPr>
      </w:pPr>
      <w:r w:rsidRPr="006718D7">
        <w:rPr>
          <w:rFonts w:cs="Arial"/>
          <w:sz w:val="20"/>
          <w:szCs w:val="20"/>
        </w:rPr>
        <w:t>Ruta: Carpeta Sistema/Subsistema/verificación de modelos/</w:t>
      </w:r>
      <w:r w:rsidRPr="00EA413B">
        <w:rPr>
          <w:rFonts w:cs="Arial"/>
          <w:sz w:val="20"/>
          <w:szCs w:val="20"/>
        </w:rPr>
        <w:t>lv_162203_ana_v0.1.xls</w:t>
      </w:r>
    </w:p>
    <w:p w:rsidR="00EA413B" w:rsidRDefault="00EA413B" w:rsidP="003140AF">
      <w:pPr>
        <w:tabs>
          <w:tab w:val="left" w:pos="1418"/>
        </w:tabs>
        <w:rPr>
          <w:i/>
          <w:iCs/>
          <w:color w:val="339966"/>
        </w:rPr>
      </w:pPr>
    </w:p>
    <w:p w:rsidR="003140AF" w:rsidRDefault="003140AF" w:rsidP="00967B4E">
      <w:pPr>
        <w:pStyle w:val="Ttulo2"/>
        <w:numPr>
          <w:ilvl w:val="1"/>
          <w:numId w:val="37"/>
        </w:numPr>
        <w:ind w:left="567" w:hanging="567"/>
      </w:pPr>
      <w:bookmarkStart w:id="718" w:name="_Toc398199845"/>
      <w:bookmarkStart w:id="719" w:name="_Toc430957788"/>
      <w:bookmarkStart w:id="720" w:name="_Toc430964853"/>
      <w:bookmarkStart w:id="721" w:name="_Toc449428587"/>
      <w:r>
        <w:t>DEFINICION DEL ALCANCE DEL PLAN DE PRUEBAS (ASI 10)</w:t>
      </w:r>
      <w:bookmarkEnd w:id="718"/>
      <w:bookmarkEnd w:id="719"/>
      <w:bookmarkEnd w:id="720"/>
      <w:bookmarkEnd w:id="721"/>
    </w:p>
    <w:p w:rsidR="00FA1AD0" w:rsidRDefault="00FA1AD0" w:rsidP="00FA1AD0">
      <w:pPr>
        <w:pStyle w:val="Ttulo2"/>
        <w:ind w:left="567"/>
      </w:pPr>
    </w:p>
    <w:p w:rsidR="003140AF" w:rsidRDefault="003140AF" w:rsidP="00967B4E">
      <w:pPr>
        <w:pStyle w:val="Ttulo3"/>
        <w:numPr>
          <w:ilvl w:val="2"/>
          <w:numId w:val="37"/>
        </w:numPr>
        <w:ind w:left="709"/>
      </w:pPr>
      <w:bookmarkStart w:id="722" w:name="_Toc430957789"/>
      <w:bookmarkStart w:id="723" w:name="_Toc430964854"/>
      <w:bookmarkStart w:id="724" w:name="_Toc449428588"/>
      <w:r>
        <w:t>Tarea ASI 10.1: Definición de requerimientos del entorno de pruebas</w:t>
      </w:r>
      <w:bookmarkEnd w:id="722"/>
      <w:bookmarkEnd w:id="723"/>
      <w:bookmarkEnd w:id="724"/>
    </w:p>
    <w:p w:rsidR="003140AF" w:rsidRPr="00400A90" w:rsidRDefault="003140AF" w:rsidP="003140AF">
      <w:pPr>
        <w:tabs>
          <w:tab w:val="num" w:pos="1440"/>
        </w:tabs>
        <w:ind w:left="426"/>
      </w:pPr>
    </w:p>
    <w:p w:rsidR="003140AF" w:rsidRDefault="003140AF" w:rsidP="00390648">
      <w:pPr>
        <w:numPr>
          <w:ilvl w:val="1"/>
          <w:numId w:val="30"/>
        </w:numPr>
        <w:tabs>
          <w:tab w:val="clear" w:pos="2214"/>
          <w:tab w:val="num" w:pos="426"/>
        </w:tabs>
        <w:ind w:left="426" w:hanging="426"/>
      </w:pPr>
      <w:r w:rsidRPr="006F7AED">
        <w:rPr>
          <w:rFonts w:cs="Arial"/>
          <w:b/>
          <w:color w:val="000000"/>
        </w:rPr>
        <w:t>Planificar los requer</w:t>
      </w:r>
      <w:r w:rsidR="006F7AED" w:rsidRPr="006F7AED">
        <w:rPr>
          <w:rFonts w:cs="Arial"/>
          <w:b/>
          <w:color w:val="000000"/>
        </w:rPr>
        <w:t>imientos del entorno de pruebas</w:t>
      </w:r>
    </w:p>
    <w:p w:rsidR="006F7AED" w:rsidRDefault="006F7AED" w:rsidP="006F7AED">
      <w:pPr>
        <w:ind w:left="426"/>
        <w:rPr>
          <w:rFonts w:cs="Arial"/>
          <w:sz w:val="20"/>
          <w:szCs w:val="20"/>
        </w:rPr>
      </w:pPr>
    </w:p>
    <w:p w:rsidR="006F7AED" w:rsidRPr="006718D7" w:rsidRDefault="006F7AED" w:rsidP="006F7AED">
      <w:pPr>
        <w:ind w:left="426"/>
        <w:rPr>
          <w:rFonts w:cs="Arial"/>
          <w:sz w:val="20"/>
          <w:szCs w:val="20"/>
        </w:rPr>
      </w:pPr>
      <w:r w:rsidRPr="006718D7">
        <w:rPr>
          <w:rFonts w:cs="Arial"/>
          <w:sz w:val="20"/>
          <w:szCs w:val="20"/>
        </w:rPr>
        <w:t>Ruta: Carpeta Sistema/Subsistema/modulo/requerimientos de entorno de prueba</w:t>
      </w:r>
    </w:p>
    <w:p w:rsidR="003140AF" w:rsidRDefault="003140AF" w:rsidP="003140AF"/>
    <w:p w:rsidR="006F7AED" w:rsidRPr="006F7AED" w:rsidRDefault="006F7AED" w:rsidP="006F7AED">
      <w:pPr>
        <w:ind w:left="426"/>
        <w:rPr>
          <w:rFonts w:cs="Arial"/>
          <w:sz w:val="20"/>
          <w:szCs w:val="20"/>
        </w:rPr>
      </w:pPr>
      <w:r w:rsidRPr="006F7AED">
        <w:rPr>
          <w:rFonts w:cs="Arial"/>
          <w:sz w:val="20"/>
          <w:szCs w:val="20"/>
        </w:rPr>
        <w:t>Calidad de Fábrica planificará la elaboración de los documentos correspondientes al ASI 10.</w:t>
      </w:r>
    </w:p>
    <w:p w:rsidR="006F7AED" w:rsidRDefault="006F7AED" w:rsidP="003140AF"/>
    <w:p w:rsidR="003140AF" w:rsidRDefault="003140AF" w:rsidP="003140AF">
      <w:pPr>
        <w:tabs>
          <w:tab w:val="left" w:pos="1418"/>
        </w:tabs>
        <w:rPr>
          <w:rFonts w:cs="Arial"/>
          <w:b/>
          <w:color w:val="000000"/>
        </w:rPr>
      </w:pPr>
    </w:p>
    <w:p w:rsidR="003140AF" w:rsidRPr="006F7AED" w:rsidRDefault="003140AF" w:rsidP="00390648">
      <w:pPr>
        <w:numPr>
          <w:ilvl w:val="1"/>
          <w:numId w:val="30"/>
        </w:numPr>
        <w:tabs>
          <w:tab w:val="clear" w:pos="2214"/>
          <w:tab w:val="num" w:pos="426"/>
        </w:tabs>
        <w:ind w:left="426" w:hanging="426"/>
        <w:rPr>
          <w:rFonts w:cs="Arial"/>
          <w:b/>
          <w:color w:val="000000"/>
        </w:rPr>
      </w:pPr>
      <w:r w:rsidRPr="006F7AED">
        <w:rPr>
          <w:rFonts w:cs="Arial"/>
          <w:b/>
          <w:color w:val="000000"/>
        </w:rPr>
        <w:t>Definición de las especificaciones para realizar las pruebas del sistema</w:t>
      </w:r>
    </w:p>
    <w:p w:rsidR="006F7AED" w:rsidRDefault="006F7AED" w:rsidP="003140AF">
      <w:pPr>
        <w:ind w:left="426"/>
        <w:rPr>
          <w:rFonts w:cs="Arial"/>
          <w:sz w:val="20"/>
          <w:szCs w:val="20"/>
        </w:rPr>
      </w:pPr>
    </w:p>
    <w:p w:rsidR="003140AF" w:rsidRDefault="006F7AED" w:rsidP="003140AF">
      <w:pPr>
        <w:ind w:left="426"/>
        <w:rPr>
          <w:rFonts w:cs="Arial"/>
          <w:sz w:val="20"/>
          <w:szCs w:val="20"/>
        </w:rPr>
      </w:pPr>
      <w:r w:rsidRPr="006718D7">
        <w:rPr>
          <w:rFonts w:cs="Arial"/>
          <w:sz w:val="20"/>
          <w:szCs w:val="20"/>
        </w:rPr>
        <w:t>Ruta: Carpeta Sistema/Subsistema/modulo/especificación de los requerimientos de entorno de prueba</w:t>
      </w:r>
    </w:p>
    <w:p w:rsidR="006F7AED" w:rsidRDefault="006F7AED" w:rsidP="003140AF">
      <w:pPr>
        <w:ind w:left="426"/>
        <w:rPr>
          <w:rFonts w:cs="Arial"/>
          <w:b/>
          <w:color w:val="000000"/>
        </w:rPr>
      </w:pPr>
    </w:p>
    <w:p w:rsidR="006F7AED" w:rsidRPr="006F7AED" w:rsidRDefault="006F7AED" w:rsidP="006F7AED">
      <w:pPr>
        <w:ind w:left="426"/>
        <w:rPr>
          <w:rFonts w:cs="Arial"/>
          <w:sz w:val="20"/>
          <w:szCs w:val="20"/>
        </w:rPr>
      </w:pPr>
      <w:r w:rsidRPr="006F7AED">
        <w:rPr>
          <w:rFonts w:cs="Arial"/>
          <w:sz w:val="20"/>
          <w:szCs w:val="20"/>
        </w:rPr>
        <w:t>Calidad de Fábrica planificará la elaboración de los documentos correspondientes al ASI 10.</w:t>
      </w:r>
    </w:p>
    <w:p w:rsidR="006F7AED" w:rsidRDefault="006F7AED" w:rsidP="003140AF">
      <w:pPr>
        <w:ind w:left="426"/>
        <w:rPr>
          <w:rFonts w:cs="Arial"/>
          <w:b/>
          <w:color w:val="000000"/>
        </w:rPr>
      </w:pPr>
    </w:p>
    <w:p w:rsidR="006F7AED" w:rsidRDefault="006F7AED" w:rsidP="003140AF">
      <w:pPr>
        <w:ind w:left="426"/>
        <w:rPr>
          <w:rFonts w:cs="Arial"/>
          <w:b/>
          <w:color w:val="000000"/>
        </w:rPr>
      </w:pPr>
    </w:p>
    <w:p w:rsidR="003140AF" w:rsidRDefault="003140AF" w:rsidP="00390648">
      <w:pPr>
        <w:pStyle w:val="Ttulo3"/>
        <w:numPr>
          <w:ilvl w:val="2"/>
          <w:numId w:val="37"/>
        </w:numPr>
        <w:ind w:left="709"/>
      </w:pPr>
      <w:bookmarkStart w:id="725" w:name="_Toc430957790"/>
      <w:bookmarkStart w:id="726" w:name="_Toc430964855"/>
      <w:bookmarkStart w:id="727" w:name="_Toc449428589"/>
      <w:r>
        <w:t>Tarea ASI 10.2: Definición de las pruebas de aceptación de sistemas</w:t>
      </w:r>
      <w:bookmarkEnd w:id="725"/>
      <w:bookmarkEnd w:id="726"/>
      <w:bookmarkEnd w:id="727"/>
    </w:p>
    <w:p w:rsidR="006F7AED" w:rsidRDefault="006F7AED" w:rsidP="006F7AED">
      <w:pPr>
        <w:ind w:left="426"/>
        <w:rPr>
          <w:rFonts w:cs="Arial"/>
          <w:sz w:val="20"/>
          <w:szCs w:val="20"/>
        </w:rPr>
      </w:pPr>
    </w:p>
    <w:p w:rsidR="006F7AED" w:rsidRPr="006718D7" w:rsidRDefault="006F7AED" w:rsidP="006F7AED">
      <w:pPr>
        <w:ind w:left="426"/>
        <w:rPr>
          <w:rFonts w:cs="Arial"/>
          <w:sz w:val="20"/>
          <w:szCs w:val="20"/>
        </w:rPr>
      </w:pPr>
      <w:r w:rsidRPr="006718D7">
        <w:rPr>
          <w:rFonts w:cs="Arial"/>
          <w:sz w:val="20"/>
          <w:szCs w:val="20"/>
        </w:rPr>
        <w:t>Ruta: Carpeta Sistema/Subsistema/modulo/criterios de aceptación del sistema</w:t>
      </w:r>
    </w:p>
    <w:p w:rsidR="006F7AED" w:rsidRDefault="006F7AED" w:rsidP="006F7AED">
      <w:pPr>
        <w:ind w:left="426"/>
        <w:rPr>
          <w:rFonts w:cs="Arial"/>
          <w:sz w:val="20"/>
          <w:szCs w:val="20"/>
        </w:rPr>
      </w:pPr>
    </w:p>
    <w:p w:rsidR="006F7AED" w:rsidRPr="006F7AED" w:rsidRDefault="006F7AED" w:rsidP="006F7AED">
      <w:pPr>
        <w:ind w:left="426"/>
        <w:rPr>
          <w:rFonts w:cs="Arial"/>
          <w:sz w:val="20"/>
          <w:szCs w:val="20"/>
        </w:rPr>
      </w:pPr>
      <w:r w:rsidRPr="006F7AED">
        <w:rPr>
          <w:rFonts w:cs="Arial"/>
          <w:sz w:val="20"/>
          <w:szCs w:val="20"/>
        </w:rPr>
        <w:t>Calidad de Fábrica planificará la elaboración de los documentos correspondientes al ASI 10.</w:t>
      </w:r>
    </w:p>
    <w:p w:rsidR="003140AF" w:rsidRDefault="003140AF" w:rsidP="003140AF">
      <w:pPr>
        <w:pStyle w:val="Ttulo"/>
      </w:pPr>
    </w:p>
    <w:p w:rsidR="003140AF" w:rsidRPr="00756AFA" w:rsidRDefault="003140AF" w:rsidP="003140AF">
      <w:pPr>
        <w:pStyle w:val="Ttulo"/>
        <w:rPr>
          <w:rFonts w:eastAsia="Arial Unicode MS" w:cs="Arial"/>
          <w:b w:val="0"/>
          <w:bCs w:val="0"/>
          <w:kern w:val="22"/>
          <w:sz w:val="26"/>
          <w:szCs w:val="28"/>
        </w:rPr>
      </w:pPr>
    </w:p>
    <w:p w:rsidR="003140AF" w:rsidRDefault="003140AF" w:rsidP="003140AF"/>
    <w:p w:rsidR="003140AF" w:rsidRDefault="003140AF" w:rsidP="003140AF"/>
    <w:p w:rsidR="003140AF" w:rsidRDefault="003140AF" w:rsidP="003140AF"/>
    <w:p w:rsidR="00273900" w:rsidRDefault="00273900" w:rsidP="003140AF"/>
    <w:p w:rsidR="00273900" w:rsidRDefault="00273900" w:rsidP="003140AF"/>
    <w:p w:rsidR="00273900" w:rsidRDefault="00273900" w:rsidP="003140AF"/>
    <w:p w:rsidR="00273900" w:rsidRDefault="00273900" w:rsidP="003140AF"/>
    <w:p w:rsidR="00273900" w:rsidRDefault="00273900" w:rsidP="003140AF"/>
    <w:p w:rsidR="00273900" w:rsidRDefault="00273900" w:rsidP="003140AF"/>
    <w:p w:rsidR="00273900" w:rsidRDefault="00273900" w:rsidP="003140AF"/>
    <w:p w:rsidR="00273900" w:rsidRDefault="00273900" w:rsidP="003140AF"/>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Default="00273900" w:rsidP="00273900">
      <w:pPr>
        <w:pStyle w:val="Ttulo"/>
        <w:rPr>
          <w:rFonts w:eastAsia="Arial Unicode MS" w:cs="Arial"/>
          <w:b w:val="0"/>
          <w:bCs w:val="0"/>
          <w:kern w:val="22"/>
          <w:sz w:val="26"/>
          <w:szCs w:val="28"/>
        </w:rPr>
      </w:pPr>
    </w:p>
    <w:p w:rsidR="00273900" w:rsidRPr="00273900" w:rsidRDefault="00273900" w:rsidP="00273900">
      <w:pPr>
        <w:pStyle w:val="Ttulo1"/>
        <w:ind w:left="567" w:hanging="567"/>
      </w:pPr>
      <w:bookmarkStart w:id="728" w:name="_Toc415668131"/>
      <w:bookmarkStart w:id="729" w:name="_Toc426724321"/>
      <w:bookmarkStart w:id="730" w:name="_Toc430964856"/>
      <w:bookmarkStart w:id="731" w:name="_Toc449428590"/>
      <w:r w:rsidRPr="00273900">
        <w:lastRenderedPageBreak/>
        <w:t>DISEÑO DEL SISTEMA DE INFORMACIÓN</w:t>
      </w:r>
      <w:bookmarkEnd w:id="728"/>
      <w:bookmarkEnd w:id="729"/>
      <w:bookmarkEnd w:id="730"/>
      <w:bookmarkEnd w:id="731"/>
    </w:p>
    <w:p w:rsidR="00273900" w:rsidRPr="001F2954" w:rsidRDefault="00273900" w:rsidP="00273900">
      <w:pPr>
        <w:ind w:left="567"/>
        <w:rPr>
          <w:lang w:val="es-ES_tradnl"/>
        </w:rPr>
      </w:pPr>
    </w:p>
    <w:p w:rsidR="00273900" w:rsidRPr="001F2954" w:rsidRDefault="00273900" w:rsidP="00967B4E">
      <w:pPr>
        <w:pStyle w:val="Ttulo2"/>
        <w:numPr>
          <w:ilvl w:val="1"/>
          <w:numId w:val="37"/>
        </w:numPr>
        <w:ind w:left="567" w:hanging="578"/>
      </w:pPr>
      <w:bookmarkStart w:id="732" w:name="_Toc415668132"/>
      <w:bookmarkStart w:id="733" w:name="_Toc430964857"/>
      <w:bookmarkStart w:id="734" w:name="_Toc449428591"/>
      <w:r w:rsidRPr="001F2954">
        <w:t>DEFINICION DE LA ARQUITECTURA DEL  SISTEMA (DSI 1)</w:t>
      </w:r>
      <w:bookmarkEnd w:id="732"/>
      <w:bookmarkEnd w:id="733"/>
      <w:bookmarkEnd w:id="734"/>
    </w:p>
    <w:p w:rsidR="00273900" w:rsidRPr="001F2954" w:rsidRDefault="00273900" w:rsidP="00273900">
      <w:pPr>
        <w:outlineLvl w:val="1"/>
        <w:rPr>
          <w:rFonts w:eastAsia="Arial Unicode MS" w:cs="Arial"/>
          <w:b/>
          <w:bCs/>
          <w:kern w:val="22"/>
          <w:sz w:val="26"/>
          <w:szCs w:val="28"/>
        </w:rPr>
      </w:pPr>
    </w:p>
    <w:p w:rsidR="00273900" w:rsidRPr="006922BF" w:rsidRDefault="00273900" w:rsidP="00967B4E">
      <w:pPr>
        <w:pStyle w:val="Ttulo3"/>
        <w:numPr>
          <w:ilvl w:val="2"/>
          <w:numId w:val="37"/>
        </w:numPr>
        <w:ind w:left="709"/>
      </w:pPr>
      <w:bookmarkStart w:id="735" w:name="_Toc430964858"/>
      <w:bookmarkStart w:id="736" w:name="_Toc449428592"/>
      <w:r w:rsidRPr="006922BF">
        <w:t>Definición de Niveles de Arquitectura (DSI 1.1)</w:t>
      </w:r>
      <w:bookmarkEnd w:id="735"/>
      <w:bookmarkEnd w:id="736"/>
    </w:p>
    <w:p w:rsidR="00273900" w:rsidRPr="001F2954" w:rsidRDefault="00273900" w:rsidP="00273900">
      <w:pPr>
        <w:rPr>
          <w:color w:val="339966"/>
          <w:sz w:val="20"/>
        </w:rPr>
      </w:pPr>
    </w:p>
    <w:p w:rsidR="00273900" w:rsidRPr="001F2954" w:rsidRDefault="00273900" w:rsidP="00273900">
      <w:pPr>
        <w:rPr>
          <w:color w:val="339966"/>
          <w:sz w:val="20"/>
        </w:rPr>
      </w:pPr>
    </w:p>
    <w:p w:rsidR="00273900" w:rsidRPr="001F2954" w:rsidRDefault="00483BAD" w:rsidP="000C4C08">
      <w:r>
        <w:rPr>
          <w:noProof/>
          <w:lang w:val="es-PE" w:eastAsia="es-PE"/>
        </w:rPr>
        <w:drawing>
          <wp:inline distT="0" distB="0" distL="0" distR="0">
            <wp:extent cx="6564630" cy="4666615"/>
            <wp:effectExtent l="0" t="0" r="7620"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564630" cy="4666615"/>
                    </a:xfrm>
                    <a:prstGeom prst="rect">
                      <a:avLst/>
                    </a:prstGeom>
                    <a:noFill/>
                    <a:ln>
                      <a:noFill/>
                    </a:ln>
                  </pic:spPr>
                </pic:pic>
              </a:graphicData>
            </a:graphic>
          </wp:inline>
        </w:drawing>
      </w:r>
    </w:p>
    <w:p w:rsidR="00273900" w:rsidRPr="001F2954" w:rsidRDefault="00273900" w:rsidP="00273900">
      <w:pPr>
        <w:jc w:val="center"/>
      </w:pPr>
    </w:p>
    <w:p w:rsidR="00273900" w:rsidRDefault="00273900" w:rsidP="00273900">
      <w:pPr>
        <w:ind w:left="360"/>
        <w:rPr>
          <w:sz w:val="20"/>
          <w:szCs w:val="20"/>
        </w:rPr>
      </w:pPr>
    </w:p>
    <w:p w:rsidR="00273900" w:rsidRPr="003C292A" w:rsidRDefault="00273900" w:rsidP="00273900">
      <w:pPr>
        <w:ind w:left="360"/>
        <w:rPr>
          <w:sz w:val="20"/>
          <w:szCs w:val="20"/>
        </w:rPr>
      </w:pPr>
      <w:r w:rsidRPr="003C292A">
        <w:rPr>
          <w:sz w:val="20"/>
          <w:szCs w:val="20"/>
        </w:rPr>
        <w:t>Se debe tener la siguiente consideración:</w:t>
      </w:r>
    </w:p>
    <w:p w:rsidR="00273900" w:rsidRPr="003C292A" w:rsidRDefault="00273900" w:rsidP="00273900">
      <w:pPr>
        <w:rPr>
          <w:sz w:val="20"/>
          <w:szCs w:val="20"/>
        </w:rPr>
      </w:pPr>
    </w:p>
    <w:p w:rsidR="00273900" w:rsidRPr="003C292A" w:rsidRDefault="00273900" w:rsidP="00967B4E">
      <w:pPr>
        <w:pStyle w:val="Prrafodelista"/>
        <w:numPr>
          <w:ilvl w:val="0"/>
          <w:numId w:val="40"/>
        </w:numPr>
        <w:contextualSpacing/>
        <w:rPr>
          <w:sz w:val="20"/>
          <w:szCs w:val="20"/>
        </w:rPr>
      </w:pPr>
      <w:r w:rsidRPr="003C292A">
        <w:rPr>
          <w:b/>
          <w:sz w:val="20"/>
          <w:szCs w:val="20"/>
        </w:rPr>
        <w:t>sxx_bancos</w:t>
      </w:r>
      <w:r w:rsidR="000074EA">
        <w:rPr>
          <w:b/>
          <w:sz w:val="20"/>
          <w:szCs w:val="20"/>
          <w:lang w:val="es-PE"/>
        </w:rPr>
        <w:t>:</w:t>
      </w:r>
      <w:r w:rsidRPr="003C292A">
        <w:rPr>
          <w:b/>
          <w:sz w:val="20"/>
          <w:szCs w:val="20"/>
        </w:rPr>
        <w:t xml:space="preserve"> </w:t>
      </w:r>
      <w:r w:rsidRPr="003C292A">
        <w:rPr>
          <w:sz w:val="20"/>
          <w:szCs w:val="20"/>
        </w:rPr>
        <w:t>Donde xx puede tomar cualquier código de Dependencia</w:t>
      </w:r>
      <w:r w:rsidR="000074EA">
        <w:rPr>
          <w:sz w:val="20"/>
          <w:szCs w:val="20"/>
          <w:lang w:val="es-PE"/>
        </w:rPr>
        <w:t>.</w:t>
      </w:r>
    </w:p>
    <w:p w:rsidR="00273900" w:rsidRPr="003C292A" w:rsidRDefault="00273900" w:rsidP="00273900">
      <w:pPr>
        <w:pStyle w:val="Prrafodelista"/>
        <w:ind w:left="720"/>
        <w:contextualSpacing/>
        <w:rPr>
          <w:sz w:val="20"/>
          <w:szCs w:val="20"/>
        </w:rPr>
      </w:pPr>
    </w:p>
    <w:p w:rsidR="00273900" w:rsidRPr="003C292A" w:rsidRDefault="00273900" w:rsidP="00967B4E">
      <w:pPr>
        <w:pStyle w:val="Prrafodelista"/>
        <w:numPr>
          <w:ilvl w:val="0"/>
          <w:numId w:val="40"/>
        </w:numPr>
        <w:contextualSpacing/>
        <w:rPr>
          <w:sz w:val="20"/>
          <w:szCs w:val="20"/>
        </w:rPr>
      </w:pPr>
      <w:r w:rsidRPr="003C292A">
        <w:rPr>
          <w:b/>
          <w:sz w:val="20"/>
          <w:szCs w:val="20"/>
        </w:rPr>
        <w:t>sxx_prico</w:t>
      </w:r>
      <w:r w:rsidRPr="003C292A">
        <w:rPr>
          <w:sz w:val="20"/>
          <w:szCs w:val="20"/>
        </w:rPr>
        <w:t>: Donde xx puede tomar cualquier código de Dependencia</w:t>
      </w:r>
      <w:r w:rsidR="000074EA">
        <w:rPr>
          <w:sz w:val="20"/>
          <w:szCs w:val="20"/>
          <w:lang w:val="es-PE"/>
        </w:rPr>
        <w:t>.</w:t>
      </w:r>
    </w:p>
    <w:p w:rsidR="00273900" w:rsidRPr="003C292A" w:rsidRDefault="00273900" w:rsidP="00273900">
      <w:pPr>
        <w:jc w:val="center"/>
      </w:pPr>
    </w:p>
    <w:p w:rsidR="00273900" w:rsidRPr="001F2954" w:rsidRDefault="00273900" w:rsidP="00273900"/>
    <w:p w:rsidR="00273900" w:rsidRPr="00273900" w:rsidRDefault="00273900" w:rsidP="00967B4E">
      <w:pPr>
        <w:pStyle w:val="Ttulo3"/>
        <w:numPr>
          <w:ilvl w:val="2"/>
          <w:numId w:val="37"/>
        </w:numPr>
        <w:ind w:left="709"/>
      </w:pPr>
      <w:bookmarkStart w:id="737" w:name="_Toc430964859"/>
      <w:bookmarkStart w:id="738" w:name="_Toc449428593"/>
      <w:r w:rsidRPr="00273900">
        <w:t>Identificación de subsistemas de diseño (DSI 1.2)</w:t>
      </w:r>
      <w:bookmarkEnd w:id="737"/>
      <w:bookmarkEnd w:id="738"/>
    </w:p>
    <w:p w:rsidR="00273900" w:rsidRPr="001F2954" w:rsidRDefault="00273900" w:rsidP="00273900">
      <w:pPr>
        <w:rPr>
          <w:i/>
          <w:iCs/>
          <w:color w:val="339966"/>
        </w:rPr>
      </w:pPr>
    </w:p>
    <w:p w:rsidR="00273900" w:rsidRPr="001F2954" w:rsidRDefault="00273900" w:rsidP="00967B4E">
      <w:pPr>
        <w:numPr>
          <w:ilvl w:val="0"/>
          <w:numId w:val="25"/>
        </w:numPr>
        <w:rPr>
          <w:b/>
          <w:bCs/>
        </w:rPr>
      </w:pPr>
      <w:r w:rsidRPr="001F2954">
        <w:rPr>
          <w:b/>
          <w:bCs/>
        </w:rPr>
        <w:t>Catálogo de subsistemas</w:t>
      </w:r>
    </w:p>
    <w:p w:rsidR="00273900" w:rsidRPr="001F2954" w:rsidRDefault="00273900" w:rsidP="00273900"/>
    <w:tbl>
      <w:tblPr>
        <w:tblW w:w="9845"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4"/>
        <w:gridCol w:w="5260"/>
        <w:gridCol w:w="3320"/>
        <w:gridCol w:w="1071"/>
      </w:tblGrid>
      <w:tr w:rsidR="00273900" w:rsidTr="009D26F9">
        <w:tc>
          <w:tcPr>
            <w:tcW w:w="194" w:type="dxa"/>
            <w:shd w:val="clear" w:color="auto" w:fill="E6E6E6"/>
          </w:tcPr>
          <w:p w:rsidR="00273900" w:rsidRDefault="00273900" w:rsidP="009D26F9">
            <w:pPr>
              <w:jc w:val="center"/>
              <w:rPr>
                <w:rFonts w:ascii="Arial Narrow" w:hAnsi="Arial Narrow"/>
                <w:sz w:val="20"/>
              </w:rPr>
            </w:pPr>
          </w:p>
        </w:tc>
        <w:tc>
          <w:tcPr>
            <w:tcW w:w="5260" w:type="dxa"/>
            <w:shd w:val="clear" w:color="auto" w:fill="E6E6E6"/>
          </w:tcPr>
          <w:p w:rsidR="00273900" w:rsidRDefault="00273900" w:rsidP="009D26F9">
            <w:pPr>
              <w:jc w:val="center"/>
              <w:rPr>
                <w:rFonts w:ascii="Arial Narrow" w:hAnsi="Arial Narrow"/>
                <w:sz w:val="20"/>
              </w:rPr>
            </w:pPr>
            <w:r>
              <w:rPr>
                <w:rFonts w:ascii="Arial Narrow" w:hAnsi="Arial Narrow"/>
                <w:sz w:val="20"/>
              </w:rPr>
              <w:t>Subsistema</w:t>
            </w:r>
          </w:p>
        </w:tc>
        <w:tc>
          <w:tcPr>
            <w:tcW w:w="3320" w:type="dxa"/>
            <w:shd w:val="clear" w:color="auto" w:fill="E6E6E6"/>
          </w:tcPr>
          <w:p w:rsidR="00273900" w:rsidRDefault="00273900" w:rsidP="009D26F9">
            <w:pPr>
              <w:jc w:val="center"/>
              <w:rPr>
                <w:rFonts w:ascii="Arial Narrow" w:hAnsi="Arial Narrow"/>
                <w:sz w:val="20"/>
              </w:rPr>
            </w:pPr>
            <w:r>
              <w:rPr>
                <w:rFonts w:ascii="Arial Narrow" w:hAnsi="Arial Narrow"/>
                <w:sz w:val="20"/>
              </w:rPr>
              <w:t>Funcionalidad</w:t>
            </w:r>
          </w:p>
        </w:tc>
        <w:tc>
          <w:tcPr>
            <w:tcW w:w="1071" w:type="dxa"/>
            <w:shd w:val="clear" w:color="auto" w:fill="E6E6E6"/>
          </w:tcPr>
          <w:p w:rsidR="00273900" w:rsidRDefault="00273900" w:rsidP="009D26F9">
            <w:pPr>
              <w:jc w:val="center"/>
              <w:rPr>
                <w:rFonts w:ascii="Arial Narrow" w:hAnsi="Arial Narrow"/>
                <w:sz w:val="20"/>
              </w:rPr>
            </w:pPr>
            <w:r>
              <w:rPr>
                <w:rFonts w:ascii="Arial Narrow" w:hAnsi="Arial Narrow"/>
                <w:sz w:val="20"/>
              </w:rPr>
              <w:t>Tipo (Específico, Genérico)</w:t>
            </w:r>
          </w:p>
        </w:tc>
      </w:tr>
      <w:tr w:rsidR="00273900" w:rsidTr="009D26F9">
        <w:tc>
          <w:tcPr>
            <w:tcW w:w="5454" w:type="dxa"/>
            <w:gridSpan w:val="2"/>
          </w:tcPr>
          <w:p w:rsidR="00273900" w:rsidRPr="000016D0" w:rsidRDefault="00273900" w:rsidP="00A404A9">
            <w:pPr>
              <w:jc w:val="left"/>
              <w:rPr>
                <w:rFonts w:cs="Arial"/>
                <w:b/>
                <w:sz w:val="20"/>
              </w:rPr>
            </w:pPr>
            <w:r w:rsidRPr="000016D0">
              <w:rPr>
                <w:rFonts w:cs="Arial"/>
                <w:b/>
                <w:sz w:val="20"/>
              </w:rPr>
              <w:t>contribuyente2-registro-adminfo-</w:t>
            </w:r>
            <w:r w:rsidR="00336586">
              <w:rPr>
                <w:rFonts w:cs="Arial"/>
                <w:b/>
                <w:sz w:val="20"/>
              </w:rPr>
              <w:t>1.1.0</w:t>
            </w:r>
            <w:r w:rsidRPr="000016D0">
              <w:rPr>
                <w:rFonts w:cs="Arial"/>
                <w:b/>
                <w:sz w:val="20"/>
              </w:rPr>
              <w:t>.ear</w:t>
            </w:r>
          </w:p>
        </w:tc>
        <w:tc>
          <w:tcPr>
            <w:tcW w:w="3320" w:type="dxa"/>
            <w:vAlign w:val="center"/>
          </w:tcPr>
          <w:p w:rsidR="00273900" w:rsidRPr="00D30541" w:rsidRDefault="00273900" w:rsidP="009D26F9">
            <w:pPr>
              <w:rPr>
                <w:rFonts w:cs="Arial"/>
                <w:sz w:val="20"/>
              </w:rPr>
            </w:pPr>
            <w:r w:rsidRPr="00D30541">
              <w:rPr>
                <w:rFonts w:cs="Arial"/>
                <w:sz w:val="20"/>
              </w:rPr>
              <w:t xml:space="preserve">Servicio Web que devolverá información del Contribuyente a ser utilizado en la aplicación de la </w:t>
            </w:r>
            <w:r w:rsidRPr="00D30541">
              <w:rPr>
                <w:rFonts w:cs="Arial"/>
                <w:sz w:val="20"/>
              </w:rPr>
              <w:lastRenderedPageBreak/>
              <w:t>herramienta de relacionamiento CRM; por la herramienta de la Entidad Externa; Reporte Tributario.</w:t>
            </w:r>
          </w:p>
        </w:tc>
        <w:tc>
          <w:tcPr>
            <w:tcW w:w="1071" w:type="dxa"/>
            <w:vAlign w:val="center"/>
          </w:tcPr>
          <w:p w:rsidR="00273900" w:rsidRPr="00D30541" w:rsidRDefault="00273900" w:rsidP="009D26F9">
            <w:pPr>
              <w:jc w:val="center"/>
              <w:rPr>
                <w:rFonts w:cs="Arial"/>
                <w:b/>
                <w:sz w:val="20"/>
              </w:rPr>
            </w:pPr>
            <w:r>
              <w:rPr>
                <w:sz w:val="20"/>
                <w:szCs w:val="20"/>
              </w:rPr>
              <w:lastRenderedPageBreak/>
              <w:t>Especifico</w:t>
            </w:r>
          </w:p>
        </w:tc>
      </w:tr>
      <w:tr w:rsidR="00273900" w:rsidTr="009D26F9">
        <w:tc>
          <w:tcPr>
            <w:tcW w:w="194" w:type="dxa"/>
          </w:tcPr>
          <w:p w:rsidR="00273900" w:rsidRDefault="00273900" w:rsidP="009D26F9">
            <w:pPr>
              <w:tabs>
                <w:tab w:val="left" w:pos="3045"/>
              </w:tabs>
              <w:jc w:val="left"/>
              <w:rPr>
                <w:sz w:val="20"/>
              </w:rPr>
            </w:pPr>
          </w:p>
        </w:tc>
        <w:tc>
          <w:tcPr>
            <w:tcW w:w="5260" w:type="dxa"/>
          </w:tcPr>
          <w:p w:rsidR="00273900" w:rsidRDefault="00273900" w:rsidP="009D26F9">
            <w:pPr>
              <w:tabs>
                <w:tab w:val="left" w:pos="3045"/>
              </w:tabs>
              <w:jc w:val="left"/>
              <w:rPr>
                <w:sz w:val="20"/>
              </w:rPr>
            </w:pPr>
            <w:r>
              <w:rPr>
                <w:sz w:val="20"/>
              </w:rPr>
              <w:t>src/main/java</w:t>
            </w:r>
          </w:p>
        </w:tc>
        <w:tc>
          <w:tcPr>
            <w:tcW w:w="3320" w:type="dxa"/>
          </w:tcPr>
          <w:p w:rsidR="00273900" w:rsidRPr="006908E8" w:rsidRDefault="00273900" w:rsidP="009D26F9">
            <w:pPr>
              <w:pStyle w:val="Prrafodelista"/>
              <w:ind w:left="0"/>
              <w:rPr>
                <w:rFonts w:cs="Arial"/>
                <w:sz w:val="20"/>
                <w:szCs w:val="20"/>
              </w:rPr>
            </w:pPr>
            <w:r>
              <w:rPr>
                <w:rFonts w:cs="Arial"/>
                <w:sz w:val="20"/>
                <w:szCs w:val="20"/>
              </w:rPr>
              <w:t>Controller de Spring</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Default="00273900" w:rsidP="009D26F9">
            <w:pPr>
              <w:tabs>
                <w:tab w:val="left" w:pos="3045"/>
              </w:tabs>
              <w:jc w:val="left"/>
              <w:rPr>
                <w:sz w:val="20"/>
              </w:rPr>
            </w:pPr>
          </w:p>
        </w:tc>
        <w:tc>
          <w:tcPr>
            <w:tcW w:w="5260" w:type="dxa"/>
          </w:tcPr>
          <w:p w:rsidR="00273900" w:rsidRPr="00A33CF8" w:rsidRDefault="00273900" w:rsidP="009D26F9">
            <w:pPr>
              <w:tabs>
                <w:tab w:val="left" w:pos="3045"/>
              </w:tabs>
              <w:jc w:val="left"/>
              <w:rPr>
                <w:sz w:val="20"/>
              </w:rPr>
            </w:pPr>
            <w:r>
              <w:rPr>
                <w:sz w:val="20"/>
              </w:rPr>
              <w:t>src/main/resources</w:t>
            </w:r>
          </w:p>
        </w:tc>
        <w:tc>
          <w:tcPr>
            <w:tcW w:w="3320" w:type="dxa"/>
          </w:tcPr>
          <w:p w:rsidR="00273900" w:rsidRPr="006908E8" w:rsidRDefault="00273900" w:rsidP="009D26F9">
            <w:pPr>
              <w:pStyle w:val="Prrafodelista"/>
              <w:ind w:left="0"/>
              <w:rPr>
                <w:rFonts w:cs="Arial"/>
                <w:sz w:val="20"/>
                <w:szCs w:val="20"/>
              </w:rPr>
            </w:pPr>
            <w:r>
              <w:rPr>
                <w:rFonts w:cs="Arial"/>
                <w:sz w:val="20"/>
                <w:szCs w:val="20"/>
              </w:rPr>
              <w:t>Servicios comunes a nivel del EAR, imports y log.</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Default="00273900" w:rsidP="009D26F9">
            <w:pPr>
              <w:tabs>
                <w:tab w:val="left" w:pos="3045"/>
              </w:tabs>
              <w:jc w:val="left"/>
              <w:rPr>
                <w:sz w:val="20"/>
              </w:rPr>
            </w:pPr>
          </w:p>
        </w:tc>
        <w:tc>
          <w:tcPr>
            <w:tcW w:w="5260" w:type="dxa"/>
          </w:tcPr>
          <w:p w:rsidR="00273900" w:rsidRPr="00A33CF8" w:rsidRDefault="00273900" w:rsidP="009D26F9">
            <w:pPr>
              <w:tabs>
                <w:tab w:val="left" w:pos="3045"/>
              </w:tabs>
              <w:jc w:val="left"/>
              <w:rPr>
                <w:sz w:val="20"/>
              </w:rPr>
            </w:pPr>
            <w:r>
              <w:rPr>
                <w:sz w:val="20"/>
              </w:rPr>
              <w:t>src/main/webapp</w:t>
            </w:r>
          </w:p>
        </w:tc>
        <w:tc>
          <w:tcPr>
            <w:tcW w:w="3320" w:type="dxa"/>
          </w:tcPr>
          <w:p w:rsidR="00273900" w:rsidRPr="006908E8" w:rsidRDefault="00273900" w:rsidP="009D26F9">
            <w:pPr>
              <w:autoSpaceDE w:val="0"/>
              <w:autoSpaceDN w:val="0"/>
              <w:adjustRightInd w:val="0"/>
              <w:rPr>
                <w:rFonts w:cs="Arial"/>
                <w:sz w:val="20"/>
                <w:szCs w:val="20"/>
              </w:rPr>
            </w:pPr>
            <w:r>
              <w:rPr>
                <w:rFonts w:cs="Arial"/>
                <w:sz w:val="20"/>
                <w:szCs w:val="20"/>
              </w:rPr>
              <w:t>Páginas y configuraciones</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5454" w:type="dxa"/>
            <w:gridSpan w:val="2"/>
          </w:tcPr>
          <w:p w:rsidR="00273900" w:rsidRPr="000016D0" w:rsidRDefault="00273900" w:rsidP="00A404A9">
            <w:pPr>
              <w:pStyle w:val="Default"/>
              <w:autoSpaceDE/>
              <w:autoSpaceDN/>
              <w:adjustRightInd/>
              <w:jc w:val="both"/>
              <w:rPr>
                <w:rFonts w:ascii="Arial" w:hAnsi="Arial" w:cs="Arial"/>
                <w:b/>
                <w:szCs w:val="24"/>
              </w:rPr>
            </w:pPr>
            <w:r w:rsidRPr="000016D0">
              <w:rPr>
                <w:rFonts w:ascii="Arial" w:hAnsi="Arial" w:cs="Arial"/>
                <w:b/>
                <w:szCs w:val="24"/>
              </w:rPr>
              <w:t>contribuyente2-registro-adminfo-sharedlib-</w:t>
            </w:r>
            <w:r w:rsidR="00336586">
              <w:rPr>
                <w:rFonts w:ascii="Arial" w:hAnsi="Arial" w:cs="Arial"/>
                <w:b/>
                <w:szCs w:val="24"/>
              </w:rPr>
              <w:t>1.1.0</w:t>
            </w:r>
            <w:r w:rsidRPr="000016D0">
              <w:rPr>
                <w:rFonts w:ascii="Arial" w:hAnsi="Arial" w:cs="Arial"/>
                <w:b/>
                <w:szCs w:val="24"/>
              </w:rPr>
              <w:t>.ear</w:t>
            </w:r>
          </w:p>
        </w:tc>
        <w:tc>
          <w:tcPr>
            <w:tcW w:w="3320" w:type="dxa"/>
          </w:tcPr>
          <w:p w:rsidR="00273900" w:rsidRPr="00D30541" w:rsidRDefault="00273900" w:rsidP="009D26F9">
            <w:pPr>
              <w:jc w:val="left"/>
              <w:rPr>
                <w:rFonts w:cs="Arial"/>
                <w:sz w:val="20"/>
              </w:rPr>
            </w:pPr>
            <w:r>
              <w:rPr>
                <w:rFonts w:cs="Arial"/>
                <w:sz w:val="20"/>
              </w:rPr>
              <w:t>Librería compartida</w:t>
            </w:r>
          </w:p>
        </w:tc>
        <w:tc>
          <w:tcPr>
            <w:tcW w:w="1071" w:type="dxa"/>
          </w:tcPr>
          <w:p w:rsidR="00273900" w:rsidRPr="00D30541" w:rsidRDefault="00273900" w:rsidP="009D26F9">
            <w:pPr>
              <w:jc w:val="left"/>
              <w:rPr>
                <w:rFonts w:cs="Arial"/>
                <w:sz w:val="20"/>
              </w:rPr>
            </w:pPr>
          </w:p>
        </w:tc>
      </w:tr>
      <w:tr w:rsidR="00273900" w:rsidTr="009D26F9">
        <w:tc>
          <w:tcPr>
            <w:tcW w:w="5454" w:type="dxa"/>
            <w:gridSpan w:val="2"/>
          </w:tcPr>
          <w:p w:rsidR="00273900" w:rsidRPr="00A96651" w:rsidRDefault="00273900" w:rsidP="009D26F9">
            <w:pPr>
              <w:pStyle w:val="Default"/>
              <w:autoSpaceDE/>
              <w:autoSpaceDN/>
              <w:adjustRightInd/>
              <w:rPr>
                <w:rFonts w:ascii="Arial" w:hAnsi="Arial" w:cs="Arial"/>
                <w:szCs w:val="24"/>
              </w:rPr>
            </w:pPr>
            <w:r w:rsidRPr="00A96651">
              <w:rPr>
                <w:rFonts w:ascii="Arial" w:hAnsi="Arial" w:cs="Arial"/>
              </w:rPr>
              <w:t>src/main/java</w:t>
            </w:r>
          </w:p>
        </w:tc>
        <w:tc>
          <w:tcPr>
            <w:tcW w:w="3320" w:type="dxa"/>
          </w:tcPr>
          <w:p w:rsidR="00273900" w:rsidRPr="00A96651" w:rsidRDefault="00273900" w:rsidP="009D26F9">
            <w:pPr>
              <w:jc w:val="left"/>
              <w:rPr>
                <w:rFonts w:cs="Arial"/>
                <w:sz w:val="20"/>
              </w:rPr>
            </w:pPr>
            <w:r>
              <w:rPr>
                <w:rFonts w:cs="Arial"/>
                <w:sz w:val="20"/>
                <w:lang w:eastAsia="es-PE"/>
              </w:rPr>
              <w:t>Lista de Componentes</w:t>
            </w:r>
          </w:p>
        </w:tc>
        <w:tc>
          <w:tcPr>
            <w:tcW w:w="1071" w:type="dxa"/>
          </w:tcPr>
          <w:p w:rsidR="00273900" w:rsidRPr="00A96651" w:rsidRDefault="00273900" w:rsidP="009D26F9">
            <w:pPr>
              <w:jc w:val="left"/>
              <w:rPr>
                <w:rFonts w:cs="Arial"/>
                <w:sz w:val="20"/>
              </w:rPr>
            </w:pPr>
            <w:r>
              <w:rPr>
                <w:sz w:val="20"/>
                <w:szCs w:val="20"/>
              </w:rPr>
              <w:t>Especifico</w:t>
            </w:r>
          </w:p>
        </w:tc>
      </w:tr>
      <w:tr w:rsidR="00273900" w:rsidTr="009D26F9">
        <w:tc>
          <w:tcPr>
            <w:tcW w:w="194" w:type="dxa"/>
          </w:tcPr>
          <w:p w:rsidR="00273900" w:rsidRPr="00A96651" w:rsidRDefault="00273900" w:rsidP="009D26F9">
            <w:pPr>
              <w:pStyle w:val="Default"/>
              <w:autoSpaceDE/>
              <w:autoSpaceDN/>
              <w:adjustRightInd/>
              <w:rPr>
                <w:rFonts w:ascii="Arial" w:hAnsi="Arial" w:cs="Arial"/>
                <w:szCs w:val="24"/>
              </w:rPr>
            </w:pPr>
          </w:p>
        </w:tc>
        <w:tc>
          <w:tcPr>
            <w:tcW w:w="5260" w:type="dxa"/>
          </w:tcPr>
          <w:p w:rsidR="00273900" w:rsidRPr="00F47474" w:rsidRDefault="00273900" w:rsidP="009D26F9">
            <w:pPr>
              <w:rPr>
                <w:rFonts w:cs="Arial"/>
                <w:bCs/>
                <w:color w:val="000000"/>
                <w:sz w:val="20"/>
              </w:rPr>
            </w:pPr>
            <w:r w:rsidRPr="00F47474">
              <w:rPr>
                <w:rFonts w:cs="Arial"/>
                <w:bCs/>
                <w:color w:val="000000"/>
                <w:sz w:val="20"/>
              </w:rPr>
              <w:t>pe.gob.sunat.contribuyente2.registro.adminfo.bean</w:t>
            </w:r>
          </w:p>
        </w:tc>
        <w:tc>
          <w:tcPr>
            <w:tcW w:w="3320" w:type="dxa"/>
          </w:tcPr>
          <w:p w:rsidR="00273900" w:rsidRPr="000258B1" w:rsidRDefault="00273900" w:rsidP="009D26F9">
            <w:pPr>
              <w:autoSpaceDE w:val="0"/>
              <w:autoSpaceDN w:val="0"/>
              <w:adjustRightInd w:val="0"/>
              <w:rPr>
                <w:rFonts w:cs="Arial"/>
                <w:sz w:val="20"/>
                <w:lang w:eastAsia="es-PE"/>
              </w:rPr>
            </w:pPr>
            <w:r>
              <w:rPr>
                <w:rFonts w:cs="Arial"/>
                <w:sz w:val="20"/>
                <w:lang w:eastAsia="es-PE"/>
              </w:rPr>
              <w:t>Cuando se refiere a varias entidades</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Pr="00A96651" w:rsidRDefault="00273900" w:rsidP="009D26F9">
            <w:pPr>
              <w:pStyle w:val="Default"/>
              <w:autoSpaceDE/>
              <w:autoSpaceDN/>
              <w:adjustRightInd/>
              <w:rPr>
                <w:rFonts w:ascii="Arial" w:hAnsi="Arial" w:cs="Arial"/>
                <w:szCs w:val="24"/>
              </w:rPr>
            </w:pPr>
          </w:p>
        </w:tc>
        <w:tc>
          <w:tcPr>
            <w:tcW w:w="5260" w:type="dxa"/>
          </w:tcPr>
          <w:p w:rsidR="00273900" w:rsidRPr="00F47474" w:rsidRDefault="00273900" w:rsidP="009D26F9">
            <w:pPr>
              <w:rPr>
                <w:rFonts w:cs="Arial"/>
                <w:bCs/>
                <w:color w:val="000000"/>
                <w:sz w:val="20"/>
              </w:rPr>
            </w:pPr>
            <w:r w:rsidRPr="00F47474">
              <w:rPr>
                <w:rFonts w:cs="Arial"/>
                <w:bCs/>
                <w:color w:val="000000"/>
                <w:sz w:val="20"/>
              </w:rPr>
              <w:t>pe.gob.sunat.contribuyente2.registro.adminfo.model</w:t>
            </w:r>
          </w:p>
        </w:tc>
        <w:tc>
          <w:tcPr>
            <w:tcW w:w="3320" w:type="dxa"/>
          </w:tcPr>
          <w:p w:rsidR="00273900" w:rsidRPr="000258B1" w:rsidRDefault="00273900" w:rsidP="009D26F9">
            <w:pPr>
              <w:autoSpaceDE w:val="0"/>
              <w:autoSpaceDN w:val="0"/>
              <w:adjustRightInd w:val="0"/>
              <w:rPr>
                <w:rFonts w:cs="Arial"/>
                <w:sz w:val="20"/>
                <w:lang w:eastAsia="es-PE"/>
              </w:rPr>
            </w:pPr>
            <w:r>
              <w:rPr>
                <w:rFonts w:cs="Arial"/>
                <w:sz w:val="20"/>
                <w:lang w:eastAsia="es-PE"/>
              </w:rPr>
              <w:t>Referido a una entidad</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Pr="00A96651" w:rsidRDefault="00273900" w:rsidP="009D26F9">
            <w:pPr>
              <w:pStyle w:val="Default"/>
              <w:autoSpaceDE/>
              <w:autoSpaceDN/>
              <w:adjustRightInd/>
              <w:rPr>
                <w:rFonts w:ascii="Arial" w:hAnsi="Arial" w:cs="Arial"/>
                <w:szCs w:val="24"/>
              </w:rPr>
            </w:pPr>
          </w:p>
        </w:tc>
        <w:tc>
          <w:tcPr>
            <w:tcW w:w="5260" w:type="dxa"/>
          </w:tcPr>
          <w:p w:rsidR="00273900" w:rsidRPr="00F47474" w:rsidRDefault="00273900" w:rsidP="009D26F9">
            <w:pPr>
              <w:rPr>
                <w:rFonts w:cs="Arial"/>
                <w:bCs/>
                <w:color w:val="000000"/>
                <w:sz w:val="20"/>
              </w:rPr>
            </w:pPr>
            <w:r w:rsidRPr="00F47474">
              <w:rPr>
                <w:rFonts w:cs="Arial"/>
                <w:bCs/>
                <w:color w:val="000000"/>
                <w:sz w:val="20"/>
              </w:rPr>
              <w:t>pe.gob.sunat.contribuyente2.registro.adminfo.model.dao</w:t>
            </w:r>
          </w:p>
        </w:tc>
        <w:tc>
          <w:tcPr>
            <w:tcW w:w="3320" w:type="dxa"/>
          </w:tcPr>
          <w:p w:rsidR="00273900" w:rsidRPr="000258B1" w:rsidRDefault="00273900" w:rsidP="009D26F9">
            <w:pPr>
              <w:autoSpaceDE w:val="0"/>
              <w:autoSpaceDN w:val="0"/>
              <w:adjustRightInd w:val="0"/>
              <w:rPr>
                <w:rFonts w:cs="Arial"/>
                <w:sz w:val="20"/>
                <w:lang w:eastAsia="es-PE"/>
              </w:rPr>
            </w:pPr>
            <w:r w:rsidRPr="006908E8">
              <w:rPr>
                <w:rFonts w:cs="Arial"/>
                <w:sz w:val="20"/>
                <w:lang w:val="es-PE" w:eastAsia="es-PE"/>
              </w:rPr>
              <w:t>Interfaz del DAO, solo contiene la definición de los métodos</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Pr="00A96651" w:rsidRDefault="00273900" w:rsidP="009D26F9">
            <w:pPr>
              <w:pStyle w:val="Default"/>
              <w:autoSpaceDE/>
              <w:autoSpaceDN/>
              <w:adjustRightInd/>
              <w:rPr>
                <w:rFonts w:ascii="Arial" w:hAnsi="Arial" w:cs="Arial"/>
                <w:szCs w:val="24"/>
              </w:rPr>
            </w:pPr>
          </w:p>
        </w:tc>
        <w:tc>
          <w:tcPr>
            <w:tcW w:w="5260" w:type="dxa"/>
          </w:tcPr>
          <w:p w:rsidR="00273900" w:rsidRPr="00F47474" w:rsidRDefault="00273900" w:rsidP="009D26F9">
            <w:pPr>
              <w:rPr>
                <w:rFonts w:cs="Arial"/>
                <w:bCs/>
                <w:color w:val="000000"/>
                <w:sz w:val="20"/>
              </w:rPr>
            </w:pPr>
            <w:r w:rsidRPr="00F47474">
              <w:rPr>
                <w:rFonts w:cs="Arial"/>
                <w:bCs/>
                <w:color w:val="000000"/>
                <w:sz w:val="20"/>
              </w:rPr>
              <w:t>pe.gob.sunat.contribuyente2.registro.adminfo.model.dao.ibatis</w:t>
            </w:r>
          </w:p>
        </w:tc>
        <w:tc>
          <w:tcPr>
            <w:tcW w:w="3320" w:type="dxa"/>
          </w:tcPr>
          <w:p w:rsidR="00273900" w:rsidRPr="000258B1" w:rsidRDefault="00273900" w:rsidP="009D26F9">
            <w:pPr>
              <w:autoSpaceDE w:val="0"/>
              <w:autoSpaceDN w:val="0"/>
              <w:adjustRightInd w:val="0"/>
              <w:rPr>
                <w:rFonts w:cs="Arial"/>
                <w:sz w:val="20"/>
                <w:lang w:eastAsia="es-PE"/>
              </w:rPr>
            </w:pPr>
            <w:r w:rsidRPr="006908E8">
              <w:rPr>
                <w:rFonts w:cs="Arial"/>
                <w:sz w:val="20"/>
                <w:lang w:val="es-PE" w:eastAsia="es-PE"/>
              </w:rPr>
              <w:t>Implementación DAO con IBATIS</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Pr="00A96651" w:rsidRDefault="00273900" w:rsidP="009D26F9">
            <w:pPr>
              <w:pStyle w:val="Default"/>
              <w:autoSpaceDE/>
              <w:autoSpaceDN/>
              <w:adjustRightInd/>
              <w:rPr>
                <w:rFonts w:ascii="Arial" w:hAnsi="Arial" w:cs="Arial"/>
                <w:szCs w:val="24"/>
              </w:rPr>
            </w:pPr>
          </w:p>
        </w:tc>
        <w:tc>
          <w:tcPr>
            <w:tcW w:w="5260" w:type="dxa"/>
          </w:tcPr>
          <w:p w:rsidR="00273900" w:rsidRPr="00F47474" w:rsidRDefault="00273900" w:rsidP="009D26F9">
            <w:pPr>
              <w:rPr>
                <w:rFonts w:cs="Arial"/>
                <w:bCs/>
                <w:color w:val="000000"/>
                <w:sz w:val="20"/>
              </w:rPr>
            </w:pPr>
            <w:r w:rsidRPr="00F47474">
              <w:rPr>
                <w:rFonts w:cs="Arial"/>
                <w:bCs/>
                <w:color w:val="000000"/>
                <w:sz w:val="20"/>
              </w:rPr>
              <w:t>pe.gob.sunat.contribuyente2.registro.adminfo.model.dao.ibatis.maps</w:t>
            </w:r>
          </w:p>
        </w:tc>
        <w:tc>
          <w:tcPr>
            <w:tcW w:w="3320" w:type="dxa"/>
          </w:tcPr>
          <w:p w:rsidR="00273900" w:rsidRPr="000258B1" w:rsidRDefault="00273900" w:rsidP="009D26F9">
            <w:pPr>
              <w:autoSpaceDE w:val="0"/>
              <w:autoSpaceDN w:val="0"/>
              <w:adjustRightInd w:val="0"/>
              <w:rPr>
                <w:rFonts w:cs="Arial"/>
                <w:sz w:val="20"/>
                <w:lang w:eastAsia="es-PE"/>
              </w:rPr>
            </w:pPr>
            <w:r w:rsidRPr="006908E8">
              <w:rPr>
                <w:rFonts w:cs="Arial"/>
                <w:sz w:val="20"/>
                <w:lang w:val="es-PE" w:eastAsia="es-PE"/>
              </w:rPr>
              <w:t>Contiene los archivos que utiliza IBATIS para definir los queries y el caché</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Pr="00A96651" w:rsidRDefault="00273900" w:rsidP="009D26F9">
            <w:pPr>
              <w:pStyle w:val="Default"/>
              <w:autoSpaceDE/>
              <w:autoSpaceDN/>
              <w:adjustRightInd/>
              <w:rPr>
                <w:rFonts w:ascii="Arial" w:hAnsi="Arial" w:cs="Arial"/>
                <w:szCs w:val="24"/>
              </w:rPr>
            </w:pPr>
          </w:p>
        </w:tc>
        <w:tc>
          <w:tcPr>
            <w:tcW w:w="5260" w:type="dxa"/>
          </w:tcPr>
          <w:p w:rsidR="00273900" w:rsidRPr="00F47474" w:rsidRDefault="00273900" w:rsidP="009D26F9">
            <w:pPr>
              <w:rPr>
                <w:rFonts w:cs="Arial"/>
                <w:bCs/>
                <w:color w:val="000000"/>
                <w:sz w:val="20"/>
              </w:rPr>
            </w:pPr>
            <w:r w:rsidRPr="00F47474">
              <w:rPr>
                <w:rFonts w:cs="Arial"/>
                <w:bCs/>
                <w:color w:val="000000"/>
                <w:sz w:val="20"/>
              </w:rPr>
              <w:t>pe.gob.sunat.contribuyente2.registro.adminfo.service</w:t>
            </w:r>
          </w:p>
          <w:p w:rsidR="00273900" w:rsidRPr="00F47474" w:rsidRDefault="00273900" w:rsidP="009D26F9">
            <w:pPr>
              <w:rPr>
                <w:rFonts w:cs="Arial"/>
                <w:bCs/>
                <w:color w:val="000000"/>
                <w:sz w:val="20"/>
              </w:rPr>
            </w:pPr>
          </w:p>
        </w:tc>
        <w:tc>
          <w:tcPr>
            <w:tcW w:w="3320" w:type="dxa"/>
          </w:tcPr>
          <w:p w:rsidR="00273900" w:rsidRPr="000258B1" w:rsidRDefault="00273900" w:rsidP="009D26F9">
            <w:pPr>
              <w:autoSpaceDE w:val="0"/>
              <w:autoSpaceDN w:val="0"/>
              <w:adjustRightInd w:val="0"/>
              <w:rPr>
                <w:rFonts w:cs="Arial"/>
                <w:sz w:val="20"/>
                <w:lang w:eastAsia="es-PE"/>
              </w:rPr>
            </w:pPr>
            <w:r w:rsidRPr="006908E8">
              <w:rPr>
                <w:rFonts w:cs="Arial"/>
                <w:sz w:val="20"/>
                <w:lang w:val="es-PE" w:eastAsia="es-PE"/>
              </w:rPr>
              <w:t>Clases controladoras que</w:t>
            </w:r>
            <w:r>
              <w:rPr>
                <w:rFonts w:cs="Arial"/>
                <w:sz w:val="20"/>
                <w:lang w:val="es-PE" w:eastAsia="es-PE"/>
              </w:rPr>
              <w:t xml:space="preserve"> </w:t>
            </w:r>
            <w:r w:rsidRPr="006908E8">
              <w:rPr>
                <w:rFonts w:cs="Arial"/>
                <w:sz w:val="20"/>
                <w:lang w:val="es-PE" w:eastAsia="es-PE"/>
              </w:rPr>
              <w:t>implementan el negocio, aquí se manejan 2 clases, la interfaz y su implementación.</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194" w:type="dxa"/>
          </w:tcPr>
          <w:p w:rsidR="00273900" w:rsidRPr="00A96651" w:rsidRDefault="00273900" w:rsidP="009D26F9">
            <w:pPr>
              <w:pStyle w:val="Default"/>
              <w:autoSpaceDE/>
              <w:autoSpaceDN/>
              <w:adjustRightInd/>
              <w:rPr>
                <w:rFonts w:ascii="Arial" w:hAnsi="Arial" w:cs="Arial"/>
                <w:szCs w:val="24"/>
              </w:rPr>
            </w:pPr>
          </w:p>
        </w:tc>
        <w:tc>
          <w:tcPr>
            <w:tcW w:w="5260" w:type="dxa"/>
          </w:tcPr>
          <w:p w:rsidR="00273900" w:rsidRPr="00F47474" w:rsidRDefault="00273900" w:rsidP="009D26F9">
            <w:pPr>
              <w:rPr>
                <w:rFonts w:cs="Arial"/>
                <w:bCs/>
                <w:color w:val="000000"/>
                <w:sz w:val="20"/>
              </w:rPr>
            </w:pPr>
            <w:r w:rsidRPr="00F47474">
              <w:rPr>
                <w:rFonts w:cs="Arial"/>
                <w:bCs/>
                <w:color w:val="000000"/>
                <w:sz w:val="20"/>
              </w:rPr>
              <w:t>pe.gob.sunat.contribuyente2.registro.adminfo.util</w:t>
            </w:r>
          </w:p>
        </w:tc>
        <w:tc>
          <w:tcPr>
            <w:tcW w:w="3320" w:type="dxa"/>
          </w:tcPr>
          <w:p w:rsidR="00273900" w:rsidRPr="000258B1" w:rsidRDefault="00273900" w:rsidP="009D26F9">
            <w:pPr>
              <w:autoSpaceDE w:val="0"/>
              <w:autoSpaceDN w:val="0"/>
              <w:adjustRightInd w:val="0"/>
              <w:rPr>
                <w:rFonts w:cs="Arial"/>
                <w:sz w:val="20"/>
                <w:lang w:eastAsia="es-PE"/>
              </w:rPr>
            </w:pPr>
            <w:r w:rsidRPr="006908E8">
              <w:rPr>
                <w:rFonts w:cs="Arial"/>
                <w:sz w:val="20"/>
                <w:lang w:val="es-PE"/>
              </w:rPr>
              <w:t>Paquete que agrupa las clases comunes que se usaran en el aplicativo</w:t>
            </w:r>
          </w:p>
        </w:tc>
        <w:tc>
          <w:tcPr>
            <w:tcW w:w="1071" w:type="dxa"/>
          </w:tcPr>
          <w:p w:rsidR="00273900" w:rsidRDefault="00273900" w:rsidP="009D26F9">
            <w:pPr>
              <w:jc w:val="center"/>
              <w:rPr>
                <w:sz w:val="20"/>
                <w:szCs w:val="20"/>
              </w:rPr>
            </w:pPr>
            <w:r>
              <w:rPr>
                <w:sz w:val="20"/>
                <w:szCs w:val="20"/>
              </w:rPr>
              <w:t>Especifico</w:t>
            </w:r>
          </w:p>
        </w:tc>
      </w:tr>
      <w:tr w:rsidR="00273900" w:rsidTr="009D26F9">
        <w:tc>
          <w:tcPr>
            <w:tcW w:w="5454" w:type="dxa"/>
            <w:gridSpan w:val="2"/>
          </w:tcPr>
          <w:p w:rsidR="00273900" w:rsidRPr="00A96651" w:rsidRDefault="00273900" w:rsidP="009D26F9">
            <w:pPr>
              <w:pStyle w:val="Default"/>
              <w:autoSpaceDE/>
              <w:autoSpaceDN/>
              <w:adjustRightInd/>
              <w:rPr>
                <w:rFonts w:ascii="Arial" w:hAnsi="Arial" w:cs="Arial"/>
                <w:szCs w:val="24"/>
              </w:rPr>
            </w:pPr>
            <w:r w:rsidRPr="00A96651">
              <w:rPr>
                <w:rFonts w:ascii="Arial" w:hAnsi="Arial" w:cs="Arial"/>
              </w:rPr>
              <w:t>src/main/resources</w:t>
            </w:r>
          </w:p>
        </w:tc>
        <w:tc>
          <w:tcPr>
            <w:tcW w:w="3320" w:type="dxa"/>
          </w:tcPr>
          <w:p w:rsidR="00273900" w:rsidRPr="00A96651" w:rsidRDefault="00273900" w:rsidP="009D26F9">
            <w:pPr>
              <w:jc w:val="left"/>
              <w:rPr>
                <w:rFonts w:cs="Arial"/>
                <w:sz w:val="20"/>
              </w:rPr>
            </w:pPr>
          </w:p>
        </w:tc>
        <w:tc>
          <w:tcPr>
            <w:tcW w:w="1071" w:type="dxa"/>
          </w:tcPr>
          <w:p w:rsidR="00273900" w:rsidRPr="00A96651" w:rsidRDefault="00273900" w:rsidP="009D26F9">
            <w:pPr>
              <w:jc w:val="left"/>
              <w:rPr>
                <w:rFonts w:cs="Arial"/>
                <w:sz w:val="20"/>
              </w:rPr>
            </w:pPr>
          </w:p>
        </w:tc>
      </w:tr>
    </w:tbl>
    <w:p w:rsidR="00273900" w:rsidRDefault="00273900" w:rsidP="00273900">
      <w:pPr>
        <w:rPr>
          <w:rFonts w:cs="Arial"/>
          <w:b/>
          <w:bCs/>
          <w:color w:val="339966"/>
          <w:sz w:val="20"/>
        </w:rPr>
      </w:pPr>
    </w:p>
    <w:p w:rsidR="00273900" w:rsidRDefault="00273900" w:rsidP="00273900">
      <w:pPr>
        <w:rPr>
          <w:rFonts w:cs="Arial"/>
          <w:b/>
          <w:bCs/>
          <w:color w:val="339966"/>
          <w:sz w:val="20"/>
        </w:rPr>
      </w:pPr>
    </w:p>
    <w:p w:rsidR="00273900" w:rsidRPr="001F2954" w:rsidRDefault="00273900" w:rsidP="00273900">
      <w:pPr>
        <w:rPr>
          <w:rFonts w:cs="Arial"/>
          <w:b/>
          <w:bCs/>
          <w:color w:val="339966"/>
          <w:sz w:val="20"/>
        </w:rPr>
      </w:pPr>
    </w:p>
    <w:p w:rsidR="00273900" w:rsidRPr="006922BF" w:rsidRDefault="00273900" w:rsidP="00967B4E">
      <w:pPr>
        <w:numPr>
          <w:ilvl w:val="0"/>
          <w:numId w:val="25"/>
        </w:numPr>
        <w:rPr>
          <w:b/>
          <w:bCs/>
        </w:rPr>
      </w:pPr>
      <w:r w:rsidRPr="006922BF">
        <w:rPr>
          <w:b/>
          <w:bCs/>
          <w:lang w:val="es-ES_tradnl"/>
        </w:rPr>
        <w:t>Grafico</w:t>
      </w:r>
      <w:r w:rsidRPr="006922BF">
        <w:rPr>
          <w:b/>
          <w:bCs/>
        </w:rPr>
        <w:t xml:space="preserve"> de subsistemas</w:t>
      </w:r>
    </w:p>
    <w:p w:rsidR="00273900" w:rsidRPr="001F2954" w:rsidRDefault="00273900" w:rsidP="00273900">
      <w:pPr>
        <w:rPr>
          <w:b/>
          <w:bCs/>
        </w:rPr>
      </w:pPr>
    </w:p>
    <w:p w:rsidR="00273900" w:rsidRPr="001F2954" w:rsidRDefault="00483BAD" w:rsidP="00273900">
      <w:pPr>
        <w:jc w:val="center"/>
        <w:rPr>
          <w:b/>
          <w:bCs/>
        </w:rPr>
      </w:pPr>
      <w:r>
        <w:rPr>
          <w:b/>
          <w:bCs/>
          <w:noProof/>
          <w:lang w:val="es-PE" w:eastAsia="es-PE"/>
        </w:rPr>
        <w:drawing>
          <wp:inline distT="0" distB="0" distL="0" distR="0">
            <wp:extent cx="4391025" cy="3355975"/>
            <wp:effectExtent l="0" t="0" r="952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91025" cy="3355975"/>
                    </a:xfrm>
                    <a:prstGeom prst="rect">
                      <a:avLst/>
                    </a:prstGeom>
                    <a:noFill/>
                    <a:ln>
                      <a:noFill/>
                    </a:ln>
                  </pic:spPr>
                </pic:pic>
              </a:graphicData>
            </a:graphic>
          </wp:inline>
        </w:drawing>
      </w:r>
    </w:p>
    <w:p w:rsidR="00273900" w:rsidRDefault="00273900" w:rsidP="00273900">
      <w:pPr>
        <w:jc w:val="center"/>
        <w:rPr>
          <w:color w:val="339966"/>
          <w:sz w:val="20"/>
        </w:rPr>
      </w:pPr>
    </w:p>
    <w:p w:rsidR="00273900" w:rsidRPr="00273900" w:rsidRDefault="00273900" w:rsidP="00967B4E">
      <w:pPr>
        <w:pStyle w:val="Ttulo3"/>
        <w:numPr>
          <w:ilvl w:val="2"/>
          <w:numId w:val="37"/>
        </w:numPr>
        <w:ind w:left="709"/>
      </w:pPr>
      <w:bookmarkStart w:id="739" w:name="_Toc430964860"/>
      <w:bookmarkStart w:id="740" w:name="_Toc449428594"/>
      <w:r w:rsidRPr="00273900">
        <w:t>Especificación de Requerimientos de Diseño y Construcción (DSI 1.3)</w:t>
      </w:r>
      <w:bookmarkEnd w:id="739"/>
      <w:bookmarkEnd w:id="740"/>
    </w:p>
    <w:p w:rsidR="00273900" w:rsidRPr="001F2954" w:rsidRDefault="00273900" w:rsidP="00273900">
      <w:pPr>
        <w:ind w:left="1134"/>
      </w:pPr>
    </w:p>
    <w:p w:rsidR="00273900" w:rsidRPr="001F2954" w:rsidRDefault="00273900" w:rsidP="00273900">
      <w:pPr>
        <w:rPr>
          <w:rFonts w:cs="Arial"/>
        </w:rPr>
      </w:pPr>
      <w:r w:rsidRPr="001F2954">
        <w:rPr>
          <w:rFonts w:cs="Arial"/>
        </w:rPr>
        <w:lastRenderedPageBreak/>
        <w:t xml:space="preserve">Requisitos </w:t>
      </w:r>
      <w:r w:rsidR="00553D8F">
        <w:rPr>
          <w:rFonts w:cs="Arial"/>
        </w:rPr>
        <w:t xml:space="preserve">No </w:t>
      </w:r>
      <w:r w:rsidRPr="001F2954">
        <w:rPr>
          <w:rFonts w:cs="Arial"/>
        </w:rPr>
        <w:t>Funcionales</w:t>
      </w:r>
    </w:p>
    <w:p w:rsidR="00273900" w:rsidRPr="001F2954" w:rsidRDefault="00273900" w:rsidP="00273900">
      <w:pPr>
        <w:rPr>
          <w:rFonts w:cs="Arial"/>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3240"/>
        <w:gridCol w:w="4158"/>
        <w:gridCol w:w="1242"/>
      </w:tblGrid>
      <w:tr w:rsidR="00273900" w:rsidTr="009D26F9">
        <w:tc>
          <w:tcPr>
            <w:tcW w:w="540" w:type="dxa"/>
            <w:shd w:val="clear" w:color="auto" w:fill="D9D9D9"/>
          </w:tcPr>
          <w:p w:rsidR="00273900" w:rsidRDefault="00273900" w:rsidP="009D26F9">
            <w:pPr>
              <w:pStyle w:val="Piedepgina"/>
              <w:tabs>
                <w:tab w:val="clear" w:pos="4419"/>
                <w:tab w:val="clear" w:pos="8838"/>
              </w:tabs>
              <w:rPr>
                <w:rFonts w:ascii="Arial Narrow" w:hAnsi="Arial Narrow"/>
              </w:rPr>
            </w:pPr>
            <w:r>
              <w:rPr>
                <w:rFonts w:ascii="Arial Narrow" w:hAnsi="Arial Narrow"/>
              </w:rPr>
              <w:t>Nro.</w:t>
            </w:r>
          </w:p>
        </w:tc>
        <w:tc>
          <w:tcPr>
            <w:tcW w:w="3240" w:type="dxa"/>
            <w:shd w:val="clear" w:color="auto" w:fill="D9D9D9"/>
          </w:tcPr>
          <w:p w:rsidR="00273900" w:rsidRDefault="00273900" w:rsidP="009D26F9">
            <w:pPr>
              <w:jc w:val="center"/>
              <w:rPr>
                <w:rFonts w:ascii="Arial Narrow" w:hAnsi="Arial Narrow"/>
                <w:sz w:val="20"/>
              </w:rPr>
            </w:pPr>
            <w:r>
              <w:rPr>
                <w:rFonts w:ascii="Arial Narrow" w:hAnsi="Arial Narrow"/>
                <w:sz w:val="20"/>
              </w:rPr>
              <w:t xml:space="preserve">Nombre del Requisito </w:t>
            </w:r>
          </w:p>
          <w:p w:rsidR="00273900" w:rsidRDefault="00273900" w:rsidP="009D26F9">
            <w:pPr>
              <w:jc w:val="center"/>
              <w:rPr>
                <w:rFonts w:ascii="Arial Narrow" w:hAnsi="Arial Narrow"/>
                <w:sz w:val="20"/>
              </w:rPr>
            </w:pPr>
            <w:r>
              <w:rPr>
                <w:rFonts w:ascii="Arial Narrow" w:hAnsi="Arial Narrow"/>
                <w:sz w:val="20"/>
              </w:rPr>
              <w:t>No Funcional</w:t>
            </w:r>
          </w:p>
        </w:tc>
        <w:tc>
          <w:tcPr>
            <w:tcW w:w="4158" w:type="dxa"/>
            <w:shd w:val="clear" w:color="auto" w:fill="D9D9D9"/>
          </w:tcPr>
          <w:p w:rsidR="00273900" w:rsidRDefault="00273900" w:rsidP="009D26F9">
            <w:pPr>
              <w:jc w:val="center"/>
              <w:rPr>
                <w:rFonts w:ascii="Arial Narrow" w:hAnsi="Arial Narrow"/>
                <w:sz w:val="20"/>
              </w:rPr>
            </w:pPr>
            <w:r>
              <w:rPr>
                <w:rFonts w:ascii="Arial Narrow" w:hAnsi="Arial Narrow"/>
                <w:sz w:val="20"/>
              </w:rPr>
              <w:t>Descripción detallada</w:t>
            </w:r>
          </w:p>
        </w:tc>
        <w:tc>
          <w:tcPr>
            <w:tcW w:w="1242" w:type="dxa"/>
            <w:shd w:val="clear" w:color="auto" w:fill="D9D9D9"/>
          </w:tcPr>
          <w:p w:rsidR="00273900" w:rsidRDefault="00273900" w:rsidP="009D26F9">
            <w:pPr>
              <w:jc w:val="center"/>
              <w:rPr>
                <w:rFonts w:ascii="Arial Narrow" w:hAnsi="Arial Narrow"/>
                <w:sz w:val="20"/>
              </w:rPr>
            </w:pPr>
            <w:r>
              <w:rPr>
                <w:rFonts w:ascii="Arial Narrow" w:hAnsi="Arial Narrow"/>
                <w:sz w:val="20"/>
              </w:rPr>
              <w:t>Importancia (1..4)</w:t>
            </w:r>
          </w:p>
        </w:tc>
      </w:tr>
      <w:tr w:rsidR="00273900" w:rsidTr="009D26F9">
        <w:tc>
          <w:tcPr>
            <w:tcW w:w="540" w:type="dxa"/>
          </w:tcPr>
          <w:p w:rsidR="00273900" w:rsidRDefault="00273900" w:rsidP="009D26F9">
            <w:pPr>
              <w:rPr>
                <w:rFonts w:cs="Arial"/>
                <w:sz w:val="20"/>
              </w:rPr>
            </w:pPr>
            <w:r>
              <w:rPr>
                <w:rFonts w:cs="Arial"/>
                <w:sz w:val="20"/>
              </w:rPr>
              <w:t>1</w:t>
            </w:r>
          </w:p>
        </w:tc>
        <w:tc>
          <w:tcPr>
            <w:tcW w:w="3240" w:type="dxa"/>
          </w:tcPr>
          <w:p w:rsidR="00273900" w:rsidRDefault="00273900" w:rsidP="009D26F9">
            <w:pPr>
              <w:rPr>
                <w:rFonts w:cs="Arial"/>
                <w:sz w:val="20"/>
              </w:rPr>
            </w:pPr>
            <w:r>
              <w:rPr>
                <w:rFonts w:cs="Arial"/>
                <w:sz w:val="20"/>
              </w:rPr>
              <w:t>Protocolo de Comunicación</w:t>
            </w:r>
          </w:p>
        </w:tc>
        <w:tc>
          <w:tcPr>
            <w:tcW w:w="4158" w:type="dxa"/>
          </w:tcPr>
          <w:p w:rsidR="00273900" w:rsidRDefault="00273900" w:rsidP="009D26F9">
            <w:pPr>
              <w:rPr>
                <w:rFonts w:cs="Arial"/>
                <w:sz w:val="20"/>
              </w:rPr>
            </w:pPr>
            <w:r>
              <w:rPr>
                <w:rFonts w:cs="Arial"/>
                <w:sz w:val="20"/>
              </w:rPr>
              <w:t>La implementación de los servicios debe seguir el protocolo de comunicación REST.</w:t>
            </w:r>
          </w:p>
        </w:tc>
        <w:tc>
          <w:tcPr>
            <w:tcW w:w="1242" w:type="dxa"/>
          </w:tcPr>
          <w:p w:rsidR="00273900" w:rsidRDefault="00273900" w:rsidP="008601E6">
            <w:pPr>
              <w:pStyle w:val="NormalWeb"/>
              <w:spacing w:before="0" w:beforeAutospacing="0" w:after="0" w:afterAutospacing="0"/>
              <w:jc w:val="center"/>
              <w:rPr>
                <w:rFonts w:eastAsia="Times New Roman"/>
                <w:szCs w:val="24"/>
              </w:rPr>
            </w:pPr>
            <w:r>
              <w:rPr>
                <w:rFonts w:eastAsia="Times New Roman"/>
                <w:szCs w:val="24"/>
              </w:rPr>
              <w:t>4</w:t>
            </w:r>
          </w:p>
        </w:tc>
      </w:tr>
      <w:tr w:rsidR="00273900" w:rsidTr="009D26F9">
        <w:tc>
          <w:tcPr>
            <w:tcW w:w="540" w:type="dxa"/>
          </w:tcPr>
          <w:p w:rsidR="00273900" w:rsidRDefault="00273900" w:rsidP="009D26F9">
            <w:pPr>
              <w:rPr>
                <w:rFonts w:cs="Arial"/>
                <w:sz w:val="20"/>
              </w:rPr>
            </w:pPr>
            <w:r>
              <w:rPr>
                <w:rFonts w:cs="Arial"/>
                <w:sz w:val="20"/>
              </w:rPr>
              <w:t>2</w:t>
            </w:r>
          </w:p>
        </w:tc>
        <w:tc>
          <w:tcPr>
            <w:tcW w:w="3240" w:type="dxa"/>
          </w:tcPr>
          <w:p w:rsidR="00273900" w:rsidRDefault="00273900" w:rsidP="009D26F9">
            <w:pPr>
              <w:rPr>
                <w:rFonts w:cs="Arial"/>
                <w:sz w:val="20"/>
              </w:rPr>
            </w:pPr>
            <w:r>
              <w:rPr>
                <w:rFonts w:cs="Arial"/>
                <w:sz w:val="20"/>
              </w:rPr>
              <w:t>Despliegue en el IBM Integration Bus</w:t>
            </w:r>
          </w:p>
        </w:tc>
        <w:tc>
          <w:tcPr>
            <w:tcW w:w="4158" w:type="dxa"/>
          </w:tcPr>
          <w:p w:rsidR="00273900" w:rsidRDefault="00273900" w:rsidP="009D26F9">
            <w:pPr>
              <w:rPr>
                <w:rFonts w:cs="Arial"/>
                <w:sz w:val="20"/>
              </w:rPr>
            </w:pPr>
            <w:r>
              <w:rPr>
                <w:rFonts w:cs="Arial"/>
                <w:sz w:val="20"/>
              </w:rPr>
              <w:t>El aplicativo debe desplegarse en el Integration Bus v9.0.</w:t>
            </w:r>
          </w:p>
        </w:tc>
        <w:tc>
          <w:tcPr>
            <w:tcW w:w="1242" w:type="dxa"/>
          </w:tcPr>
          <w:p w:rsidR="00273900" w:rsidRDefault="00273900" w:rsidP="008601E6">
            <w:pPr>
              <w:jc w:val="center"/>
              <w:rPr>
                <w:rFonts w:cs="Arial"/>
                <w:sz w:val="20"/>
              </w:rPr>
            </w:pPr>
            <w:r>
              <w:rPr>
                <w:rFonts w:cs="Arial"/>
                <w:sz w:val="20"/>
              </w:rPr>
              <w:t>4</w:t>
            </w:r>
          </w:p>
        </w:tc>
      </w:tr>
      <w:tr w:rsidR="00273900" w:rsidTr="009D26F9">
        <w:tc>
          <w:tcPr>
            <w:tcW w:w="540" w:type="dxa"/>
          </w:tcPr>
          <w:p w:rsidR="00273900" w:rsidRDefault="00273900" w:rsidP="009D26F9">
            <w:pPr>
              <w:rPr>
                <w:rFonts w:cs="Arial"/>
                <w:sz w:val="20"/>
              </w:rPr>
            </w:pPr>
            <w:r>
              <w:rPr>
                <w:rFonts w:cs="Arial"/>
                <w:sz w:val="20"/>
              </w:rPr>
              <w:t>3</w:t>
            </w:r>
          </w:p>
        </w:tc>
        <w:tc>
          <w:tcPr>
            <w:tcW w:w="3240" w:type="dxa"/>
          </w:tcPr>
          <w:p w:rsidR="00273900" w:rsidRDefault="00273900" w:rsidP="009D26F9">
            <w:pPr>
              <w:rPr>
                <w:rFonts w:cs="Arial"/>
                <w:sz w:val="20"/>
              </w:rPr>
            </w:pPr>
            <w:r>
              <w:rPr>
                <w:rFonts w:cs="Arial"/>
                <w:sz w:val="20"/>
              </w:rPr>
              <w:t>Seguridad Interna</w:t>
            </w:r>
          </w:p>
        </w:tc>
        <w:tc>
          <w:tcPr>
            <w:tcW w:w="4158" w:type="dxa"/>
          </w:tcPr>
          <w:p w:rsidR="00273900" w:rsidRDefault="00273900" w:rsidP="009D26F9">
            <w:pPr>
              <w:rPr>
                <w:rFonts w:cs="Arial"/>
                <w:sz w:val="20"/>
              </w:rPr>
            </w:pPr>
            <w:r>
              <w:rPr>
                <w:rFonts w:cs="Arial"/>
                <w:sz w:val="20"/>
              </w:rPr>
              <w:t>Debe configurarse la seguridad en el DataPower.</w:t>
            </w:r>
          </w:p>
        </w:tc>
        <w:tc>
          <w:tcPr>
            <w:tcW w:w="1242" w:type="dxa"/>
          </w:tcPr>
          <w:p w:rsidR="00273900" w:rsidRDefault="00273900" w:rsidP="008601E6">
            <w:pPr>
              <w:jc w:val="center"/>
              <w:rPr>
                <w:rFonts w:cs="Arial"/>
                <w:sz w:val="20"/>
              </w:rPr>
            </w:pPr>
            <w:r>
              <w:rPr>
                <w:rFonts w:cs="Arial"/>
                <w:sz w:val="20"/>
              </w:rPr>
              <w:t>4</w:t>
            </w:r>
          </w:p>
        </w:tc>
      </w:tr>
    </w:tbl>
    <w:p w:rsidR="00273900" w:rsidRPr="001F2954" w:rsidRDefault="00273900" w:rsidP="00273900">
      <w:pPr>
        <w:rPr>
          <w:rFonts w:cs="Arial"/>
        </w:rPr>
      </w:pPr>
    </w:p>
    <w:p w:rsidR="00273900" w:rsidRPr="001F2954" w:rsidRDefault="00273900" w:rsidP="00273900">
      <w:pPr>
        <w:ind w:left="360"/>
        <w:rPr>
          <w:b/>
          <w:bCs/>
        </w:rPr>
      </w:pPr>
    </w:p>
    <w:p w:rsidR="00273900" w:rsidRPr="001F2954" w:rsidRDefault="00273900" w:rsidP="00967B4E">
      <w:pPr>
        <w:numPr>
          <w:ilvl w:val="0"/>
          <w:numId w:val="25"/>
        </w:numPr>
        <w:rPr>
          <w:b/>
          <w:bCs/>
        </w:rPr>
      </w:pPr>
      <w:r w:rsidRPr="001F2954">
        <w:rPr>
          <w:b/>
          <w:bCs/>
        </w:rPr>
        <w:t>Catálogo de Excepciones  (DSI 1.3)</w:t>
      </w:r>
    </w:p>
    <w:p w:rsidR="00273900" w:rsidRPr="001F2954" w:rsidRDefault="00273900" w:rsidP="00273900">
      <w:pPr>
        <w:tabs>
          <w:tab w:val="num" w:pos="1418"/>
        </w:tabs>
        <w:rPr>
          <w:color w:val="339966"/>
          <w:sz w:val="20"/>
        </w:rPr>
      </w:pPr>
    </w:p>
    <w:tbl>
      <w:tblPr>
        <w:tblW w:w="9180" w:type="dxa"/>
        <w:tblInd w:w="17" w:type="dxa"/>
        <w:tblCellMar>
          <w:left w:w="0" w:type="dxa"/>
          <w:right w:w="0" w:type="dxa"/>
        </w:tblCellMar>
        <w:tblLook w:val="0000" w:firstRow="0" w:lastRow="0" w:firstColumn="0" w:lastColumn="0" w:noHBand="0" w:noVBand="0"/>
      </w:tblPr>
      <w:tblGrid>
        <w:gridCol w:w="2880"/>
        <w:gridCol w:w="6300"/>
      </w:tblGrid>
      <w:tr w:rsidR="00273900" w:rsidTr="009D26F9">
        <w:trPr>
          <w:cantSplit/>
          <w:trHeight w:val="255"/>
        </w:trPr>
        <w:tc>
          <w:tcPr>
            <w:tcW w:w="2880" w:type="dxa"/>
            <w:tcBorders>
              <w:top w:val="single" w:sz="4" w:space="0" w:color="auto"/>
              <w:left w:val="single" w:sz="4" w:space="0" w:color="auto"/>
              <w:bottom w:val="single" w:sz="4" w:space="0" w:color="auto"/>
              <w:right w:val="single" w:sz="4" w:space="0" w:color="auto"/>
            </w:tcBorders>
            <w:shd w:val="clear" w:color="auto" w:fill="E6E6E6"/>
            <w:tcMar>
              <w:top w:w="17" w:type="dxa"/>
              <w:left w:w="17" w:type="dxa"/>
              <w:bottom w:w="0" w:type="dxa"/>
              <w:right w:w="17" w:type="dxa"/>
            </w:tcMar>
          </w:tcPr>
          <w:p w:rsidR="00273900" w:rsidRDefault="00273900" w:rsidP="009D26F9">
            <w:pPr>
              <w:pStyle w:val="NormalWeb"/>
              <w:spacing w:before="0" w:beforeAutospacing="0" w:after="0" w:afterAutospacing="0"/>
              <w:rPr>
                <w:rFonts w:ascii="Arial Narrow" w:eastAsia="Times New Roman" w:hAnsi="Arial Narrow"/>
                <w:szCs w:val="18"/>
                <w:lang w:val="es-ES_tradnl"/>
              </w:rPr>
            </w:pPr>
            <w:r>
              <w:rPr>
                <w:rFonts w:ascii="Arial Narrow" w:eastAsia="Times New Roman" w:hAnsi="Arial Narrow"/>
                <w:szCs w:val="18"/>
                <w:lang w:val="es-ES_tradnl"/>
              </w:rPr>
              <w:t>Tipo:</w:t>
            </w:r>
          </w:p>
        </w:tc>
        <w:tc>
          <w:tcPr>
            <w:tcW w:w="6300" w:type="dxa"/>
            <w:tcBorders>
              <w:top w:val="single" w:sz="4" w:space="0" w:color="auto"/>
              <w:left w:val="nil"/>
              <w:bottom w:val="single" w:sz="4" w:space="0" w:color="auto"/>
              <w:right w:val="single" w:sz="4" w:space="0" w:color="auto"/>
            </w:tcBorders>
            <w:tcMar>
              <w:top w:w="17" w:type="dxa"/>
              <w:left w:w="17" w:type="dxa"/>
              <w:bottom w:w="0" w:type="dxa"/>
              <w:right w:w="17" w:type="dxa"/>
            </w:tcMar>
          </w:tcPr>
          <w:p w:rsidR="00273900" w:rsidRDefault="00273900" w:rsidP="009D26F9">
            <w:pPr>
              <w:pStyle w:val="Default"/>
              <w:autoSpaceDE/>
              <w:autoSpaceDN/>
              <w:adjustRightInd/>
              <w:rPr>
                <w:rFonts w:ascii="Arial" w:hAnsi="Arial" w:cs="Arial"/>
                <w:szCs w:val="24"/>
              </w:rPr>
            </w:pPr>
          </w:p>
        </w:tc>
      </w:tr>
      <w:tr w:rsidR="00273900" w:rsidTr="009D26F9">
        <w:trPr>
          <w:trHeight w:val="255"/>
        </w:trPr>
        <w:tc>
          <w:tcPr>
            <w:tcW w:w="9180" w:type="dxa"/>
            <w:gridSpan w:val="2"/>
            <w:tcBorders>
              <w:top w:val="single" w:sz="4" w:space="0" w:color="auto"/>
              <w:left w:val="single" w:sz="4" w:space="0" w:color="auto"/>
              <w:bottom w:val="single" w:sz="4" w:space="0" w:color="auto"/>
              <w:right w:val="single" w:sz="4" w:space="0" w:color="auto"/>
            </w:tcBorders>
            <w:shd w:val="clear" w:color="auto" w:fill="E6E6E6"/>
            <w:tcMar>
              <w:top w:w="17" w:type="dxa"/>
              <w:left w:w="17" w:type="dxa"/>
              <w:bottom w:w="0" w:type="dxa"/>
              <w:right w:w="17" w:type="dxa"/>
            </w:tcMar>
          </w:tcPr>
          <w:p w:rsidR="00273900" w:rsidRDefault="00273900" w:rsidP="009D26F9">
            <w:pPr>
              <w:pStyle w:val="NormalWeb"/>
              <w:spacing w:before="0" w:beforeAutospacing="0" w:after="0" w:afterAutospacing="0"/>
              <w:rPr>
                <w:rFonts w:ascii="Arial Narrow" w:eastAsia="Times New Roman" w:hAnsi="Arial Narrow"/>
                <w:szCs w:val="24"/>
              </w:rPr>
            </w:pPr>
            <w:r>
              <w:rPr>
                <w:rFonts w:ascii="Arial Narrow" w:eastAsia="Times New Roman" w:hAnsi="Arial Narrow"/>
                <w:szCs w:val="24"/>
              </w:rPr>
              <w:t>Descripción:</w:t>
            </w:r>
          </w:p>
        </w:tc>
      </w:tr>
      <w:tr w:rsidR="00273900" w:rsidTr="009D26F9">
        <w:trPr>
          <w:trHeight w:val="750"/>
        </w:trPr>
        <w:tc>
          <w:tcPr>
            <w:tcW w:w="9180"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rsidR="00273900" w:rsidRDefault="00273900" w:rsidP="009D26F9">
            <w:pPr>
              <w:pStyle w:val="Default"/>
              <w:autoSpaceDE/>
              <w:autoSpaceDN/>
              <w:adjustRightInd/>
              <w:rPr>
                <w:rFonts w:ascii="Arial Narrow" w:hAnsi="Arial Narrow" w:cs="Arial"/>
                <w:szCs w:val="24"/>
              </w:rPr>
            </w:pPr>
            <w:r>
              <w:rPr>
                <w:rFonts w:ascii="Arial Narrow" w:hAnsi="Arial Narrow" w:cs="Arial"/>
                <w:szCs w:val="24"/>
              </w:rPr>
              <w:t> </w:t>
            </w:r>
            <w:r w:rsidRPr="00BB72AF">
              <w:rPr>
                <w:rFonts w:ascii="Arial" w:hAnsi="Arial" w:cs="Arial"/>
                <w:szCs w:val="24"/>
              </w:rPr>
              <w:t>Se pierde la comunicación con la base de datos, al momento de realizar una consulta.</w:t>
            </w:r>
          </w:p>
        </w:tc>
      </w:tr>
      <w:tr w:rsidR="00273900" w:rsidTr="009D26F9">
        <w:trPr>
          <w:trHeight w:val="255"/>
        </w:trPr>
        <w:tc>
          <w:tcPr>
            <w:tcW w:w="9180" w:type="dxa"/>
            <w:gridSpan w:val="2"/>
            <w:tcBorders>
              <w:top w:val="single" w:sz="4" w:space="0" w:color="auto"/>
              <w:left w:val="single" w:sz="4" w:space="0" w:color="auto"/>
              <w:bottom w:val="single" w:sz="4" w:space="0" w:color="auto"/>
              <w:right w:val="single" w:sz="4" w:space="0" w:color="auto"/>
            </w:tcBorders>
            <w:shd w:val="clear" w:color="auto" w:fill="E6E6E6"/>
            <w:tcMar>
              <w:top w:w="17" w:type="dxa"/>
              <w:left w:w="17" w:type="dxa"/>
              <w:bottom w:w="0" w:type="dxa"/>
              <w:right w:w="17" w:type="dxa"/>
            </w:tcMar>
          </w:tcPr>
          <w:p w:rsidR="00273900" w:rsidRDefault="00273900" w:rsidP="009D26F9">
            <w:pPr>
              <w:pStyle w:val="NormalWeb"/>
              <w:spacing w:before="0" w:beforeAutospacing="0" w:after="0" w:afterAutospacing="0"/>
              <w:rPr>
                <w:rFonts w:ascii="Arial Narrow" w:eastAsia="Times New Roman" w:hAnsi="Arial Narrow"/>
                <w:szCs w:val="18"/>
                <w:lang w:val="es-ES_tradnl"/>
              </w:rPr>
            </w:pPr>
            <w:r>
              <w:rPr>
                <w:rFonts w:ascii="Arial Narrow" w:eastAsia="Times New Roman" w:hAnsi="Arial Narrow"/>
                <w:szCs w:val="18"/>
                <w:lang w:val="es-ES_tradnl"/>
              </w:rPr>
              <w:t>Condiciones Previas del Sistema de Información:</w:t>
            </w:r>
          </w:p>
        </w:tc>
      </w:tr>
      <w:tr w:rsidR="00273900" w:rsidTr="009D26F9">
        <w:trPr>
          <w:trHeight w:val="750"/>
        </w:trPr>
        <w:tc>
          <w:tcPr>
            <w:tcW w:w="9180" w:type="dxa"/>
            <w:gridSpan w:val="2"/>
            <w:tcBorders>
              <w:top w:val="single" w:sz="4" w:space="0" w:color="auto"/>
              <w:left w:val="single" w:sz="4" w:space="0" w:color="auto"/>
              <w:bottom w:val="single" w:sz="4" w:space="0" w:color="auto"/>
              <w:right w:val="single" w:sz="4" w:space="0" w:color="000000"/>
            </w:tcBorders>
            <w:tcMar>
              <w:top w:w="17" w:type="dxa"/>
              <w:left w:w="17" w:type="dxa"/>
              <w:bottom w:w="0" w:type="dxa"/>
              <w:right w:w="17" w:type="dxa"/>
            </w:tcMar>
          </w:tcPr>
          <w:p w:rsidR="00273900" w:rsidRDefault="00273900" w:rsidP="009D26F9">
            <w:pPr>
              <w:pStyle w:val="Default"/>
              <w:autoSpaceDE/>
              <w:autoSpaceDN/>
              <w:adjustRightInd/>
              <w:rPr>
                <w:rFonts w:ascii="Arial" w:hAnsi="Arial" w:cs="Arial"/>
                <w:szCs w:val="24"/>
              </w:rPr>
            </w:pPr>
            <w:r>
              <w:rPr>
                <w:rFonts w:ascii="Arial" w:hAnsi="Arial" w:cs="Arial"/>
                <w:szCs w:val="24"/>
              </w:rPr>
              <w:t>Ejecutando alguna de las consultas.</w:t>
            </w:r>
          </w:p>
        </w:tc>
      </w:tr>
      <w:tr w:rsidR="00273900" w:rsidTr="009D26F9">
        <w:trPr>
          <w:trHeight w:val="255"/>
        </w:trPr>
        <w:tc>
          <w:tcPr>
            <w:tcW w:w="2880" w:type="dxa"/>
            <w:tcBorders>
              <w:top w:val="nil"/>
              <w:left w:val="single" w:sz="4" w:space="0" w:color="auto"/>
              <w:bottom w:val="single" w:sz="4" w:space="0" w:color="auto"/>
              <w:right w:val="single" w:sz="4" w:space="0" w:color="auto"/>
            </w:tcBorders>
            <w:shd w:val="clear" w:color="auto" w:fill="E6E6E6"/>
            <w:tcMar>
              <w:top w:w="17" w:type="dxa"/>
              <w:left w:w="17" w:type="dxa"/>
              <w:bottom w:w="0" w:type="dxa"/>
              <w:right w:w="17" w:type="dxa"/>
            </w:tcMar>
          </w:tcPr>
          <w:p w:rsidR="00273900" w:rsidRDefault="00273900" w:rsidP="009D26F9">
            <w:pPr>
              <w:pStyle w:val="NormalWeb"/>
              <w:spacing w:before="0" w:beforeAutospacing="0" w:after="0" w:afterAutospacing="0"/>
              <w:rPr>
                <w:rFonts w:ascii="Arial Narrow" w:eastAsia="Times New Roman" w:hAnsi="Arial Narrow"/>
                <w:szCs w:val="18"/>
                <w:lang w:val="es-ES_tradnl"/>
              </w:rPr>
            </w:pPr>
            <w:r>
              <w:rPr>
                <w:rFonts w:ascii="Arial Narrow" w:eastAsia="Times New Roman" w:hAnsi="Arial Narrow"/>
                <w:szCs w:val="18"/>
                <w:lang w:val="es-ES_tradnl"/>
              </w:rPr>
              <w:t xml:space="preserve">Elemento Afectado: </w:t>
            </w:r>
          </w:p>
        </w:tc>
        <w:tc>
          <w:tcPr>
            <w:tcW w:w="6300" w:type="dxa"/>
            <w:tcBorders>
              <w:top w:val="single" w:sz="4" w:space="0" w:color="auto"/>
              <w:left w:val="nil"/>
              <w:bottom w:val="single" w:sz="4" w:space="0" w:color="auto"/>
              <w:right w:val="single" w:sz="4" w:space="0" w:color="auto"/>
            </w:tcBorders>
            <w:tcMar>
              <w:top w:w="17" w:type="dxa"/>
              <w:left w:w="17" w:type="dxa"/>
              <w:bottom w:w="0" w:type="dxa"/>
              <w:right w:w="17" w:type="dxa"/>
            </w:tcMar>
          </w:tcPr>
          <w:p w:rsidR="00273900" w:rsidRDefault="00273900" w:rsidP="009D26F9">
            <w:pPr>
              <w:pStyle w:val="Default"/>
              <w:autoSpaceDE/>
              <w:autoSpaceDN/>
              <w:adjustRightInd/>
              <w:rPr>
                <w:rFonts w:ascii="Arial" w:hAnsi="Arial" w:cs="Arial"/>
                <w:szCs w:val="24"/>
              </w:rPr>
            </w:pPr>
            <w:r>
              <w:rPr>
                <w:rFonts w:ascii="Arial" w:hAnsi="Arial" w:cs="Arial"/>
                <w:szCs w:val="24"/>
              </w:rPr>
              <w:t>TODOS</w:t>
            </w:r>
          </w:p>
        </w:tc>
      </w:tr>
      <w:tr w:rsidR="00273900" w:rsidTr="009D26F9">
        <w:trPr>
          <w:trHeight w:val="255"/>
        </w:trPr>
        <w:tc>
          <w:tcPr>
            <w:tcW w:w="9180" w:type="dxa"/>
            <w:gridSpan w:val="2"/>
            <w:tcBorders>
              <w:top w:val="single" w:sz="4" w:space="0" w:color="auto"/>
              <w:left w:val="single" w:sz="4" w:space="0" w:color="auto"/>
              <w:bottom w:val="single" w:sz="4" w:space="0" w:color="auto"/>
              <w:right w:val="single" w:sz="4" w:space="0" w:color="auto"/>
            </w:tcBorders>
            <w:shd w:val="clear" w:color="auto" w:fill="E6E6E6"/>
            <w:tcMar>
              <w:top w:w="17" w:type="dxa"/>
              <w:left w:w="17" w:type="dxa"/>
              <w:bottom w:w="0" w:type="dxa"/>
              <w:right w:w="17" w:type="dxa"/>
            </w:tcMar>
          </w:tcPr>
          <w:p w:rsidR="00273900" w:rsidRDefault="00273900" w:rsidP="009D26F9">
            <w:pPr>
              <w:pStyle w:val="NormalWeb"/>
              <w:spacing w:before="0" w:beforeAutospacing="0" w:after="0" w:afterAutospacing="0"/>
              <w:rPr>
                <w:rFonts w:ascii="Arial Narrow" w:eastAsia="Times New Roman" w:hAnsi="Arial Narrow"/>
                <w:szCs w:val="18"/>
                <w:lang w:val="es-ES_tradnl"/>
              </w:rPr>
            </w:pPr>
            <w:r>
              <w:rPr>
                <w:rFonts w:ascii="Arial Narrow" w:eastAsia="Times New Roman" w:hAnsi="Arial Narrow"/>
                <w:szCs w:val="18"/>
                <w:lang w:val="es-ES_tradnl"/>
              </w:rPr>
              <w:t>Respuesta del Sistema de Información:</w:t>
            </w:r>
          </w:p>
        </w:tc>
      </w:tr>
      <w:tr w:rsidR="00273900" w:rsidTr="009D26F9">
        <w:trPr>
          <w:trHeight w:val="750"/>
        </w:trPr>
        <w:tc>
          <w:tcPr>
            <w:tcW w:w="9180" w:type="dxa"/>
            <w:gridSpan w:val="2"/>
            <w:tcBorders>
              <w:top w:val="single" w:sz="4" w:space="0" w:color="auto"/>
              <w:left w:val="single" w:sz="4" w:space="0" w:color="auto"/>
              <w:bottom w:val="single" w:sz="4" w:space="0" w:color="auto"/>
              <w:right w:val="single" w:sz="4" w:space="0" w:color="auto"/>
            </w:tcBorders>
            <w:tcMar>
              <w:top w:w="17" w:type="dxa"/>
              <w:left w:w="17" w:type="dxa"/>
              <w:bottom w:w="0" w:type="dxa"/>
              <w:right w:w="17" w:type="dxa"/>
            </w:tcMar>
          </w:tcPr>
          <w:p w:rsidR="00273900" w:rsidRDefault="00273900" w:rsidP="009D26F9">
            <w:pPr>
              <w:jc w:val="left"/>
              <w:rPr>
                <w:rFonts w:cs="Arial"/>
                <w:sz w:val="20"/>
              </w:rPr>
            </w:pPr>
            <w:r>
              <w:rPr>
                <w:rFonts w:cs="Arial"/>
                <w:sz w:val="20"/>
              </w:rPr>
              <w:t>El Sistema deberá de informar al usuario de la perdida de comunicación con el servidor de la BD y salir del sistema.</w:t>
            </w:r>
          </w:p>
          <w:p w:rsidR="00273900" w:rsidRDefault="00273900" w:rsidP="009D26F9">
            <w:pPr>
              <w:jc w:val="left"/>
              <w:rPr>
                <w:rFonts w:cs="Arial"/>
                <w:color w:val="0000FF"/>
                <w:sz w:val="20"/>
              </w:rPr>
            </w:pPr>
          </w:p>
        </w:tc>
      </w:tr>
    </w:tbl>
    <w:p w:rsidR="00273900" w:rsidRPr="001F2954" w:rsidRDefault="00273900" w:rsidP="00273900">
      <w:pPr>
        <w:tabs>
          <w:tab w:val="num" w:pos="1418"/>
        </w:tabs>
        <w:rPr>
          <w:color w:val="339966"/>
          <w:sz w:val="20"/>
        </w:rPr>
      </w:pPr>
    </w:p>
    <w:p w:rsidR="00273900" w:rsidRDefault="00273900" w:rsidP="00273900">
      <w:pPr>
        <w:tabs>
          <w:tab w:val="num" w:pos="1418"/>
        </w:tabs>
        <w:rPr>
          <w:color w:val="339966"/>
          <w:sz w:val="20"/>
        </w:rPr>
      </w:pPr>
    </w:p>
    <w:p w:rsidR="00273900" w:rsidRPr="001F2954" w:rsidRDefault="00273900" w:rsidP="00273900">
      <w:pPr>
        <w:tabs>
          <w:tab w:val="num" w:pos="1418"/>
        </w:tabs>
        <w:rPr>
          <w:color w:val="339966"/>
          <w:sz w:val="20"/>
        </w:rPr>
      </w:pPr>
    </w:p>
    <w:p w:rsidR="00273900" w:rsidRPr="001F2954" w:rsidRDefault="00273900" w:rsidP="00967B4E">
      <w:pPr>
        <w:numPr>
          <w:ilvl w:val="0"/>
          <w:numId w:val="25"/>
        </w:numPr>
        <w:tabs>
          <w:tab w:val="num" w:pos="1418"/>
        </w:tabs>
        <w:rPr>
          <w:b/>
          <w:bCs/>
        </w:rPr>
      </w:pPr>
      <w:r w:rsidRPr="001F2954">
        <w:rPr>
          <w:b/>
          <w:bCs/>
        </w:rPr>
        <w:t>Entorno Tecnológico del Sistema. (DSI 1.3)</w:t>
      </w:r>
    </w:p>
    <w:p w:rsidR="00273900" w:rsidRPr="001F2954" w:rsidRDefault="00273900" w:rsidP="00273900"/>
    <w:tbl>
      <w:tblPr>
        <w:tblW w:w="0" w:type="auto"/>
        <w:tblInd w:w="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1800"/>
        <w:gridCol w:w="7380"/>
      </w:tblGrid>
      <w:tr w:rsidR="00273900" w:rsidTr="009D26F9">
        <w:tc>
          <w:tcPr>
            <w:tcW w:w="9180" w:type="dxa"/>
            <w:gridSpan w:val="2"/>
            <w:shd w:val="clear" w:color="auto" w:fill="E6E6E6"/>
          </w:tcPr>
          <w:p w:rsidR="00273900" w:rsidRDefault="00273900" w:rsidP="009D26F9">
            <w:pPr>
              <w:pStyle w:val="Piedepgina"/>
              <w:tabs>
                <w:tab w:val="clear" w:pos="4419"/>
                <w:tab w:val="clear" w:pos="8838"/>
              </w:tabs>
              <w:rPr>
                <w:rFonts w:ascii="Arial Narrow" w:hAnsi="Arial Narrow"/>
              </w:rPr>
            </w:pPr>
            <w:r>
              <w:rPr>
                <w:rFonts w:ascii="Arial Narrow" w:hAnsi="Arial Narrow"/>
              </w:rPr>
              <w:t>Elementos de la infraestructura</w:t>
            </w:r>
          </w:p>
        </w:tc>
      </w:tr>
      <w:tr w:rsidR="00273900" w:rsidTr="009D26F9">
        <w:tc>
          <w:tcPr>
            <w:tcW w:w="1800" w:type="dxa"/>
            <w:shd w:val="clear" w:color="auto" w:fill="E6E6E6"/>
          </w:tcPr>
          <w:p w:rsidR="00273900" w:rsidRDefault="00273900" w:rsidP="009D26F9">
            <w:pPr>
              <w:pStyle w:val="Default"/>
              <w:tabs>
                <w:tab w:val="num" w:pos="2628"/>
              </w:tabs>
              <w:autoSpaceDE/>
              <w:autoSpaceDN/>
              <w:adjustRightInd/>
              <w:rPr>
                <w:rFonts w:ascii="Arial Narrow" w:hAnsi="Arial Narrow" w:cs="Arial"/>
                <w:szCs w:val="18"/>
                <w:lang w:val="en-US"/>
              </w:rPr>
            </w:pPr>
            <w:r>
              <w:rPr>
                <w:rFonts w:ascii="Arial Narrow" w:hAnsi="Arial Narrow" w:cs="Arial"/>
                <w:szCs w:val="18"/>
                <w:lang w:val="en-US"/>
              </w:rPr>
              <w:t>Hardware</w:t>
            </w:r>
          </w:p>
        </w:tc>
        <w:tc>
          <w:tcPr>
            <w:tcW w:w="7380" w:type="dxa"/>
          </w:tcPr>
          <w:p w:rsidR="00273900" w:rsidRPr="00273900" w:rsidRDefault="00273900" w:rsidP="009D26F9">
            <w:pPr>
              <w:pStyle w:val="Default"/>
              <w:tabs>
                <w:tab w:val="num" w:pos="2628"/>
              </w:tabs>
              <w:autoSpaceDE/>
              <w:autoSpaceDN/>
              <w:adjustRightInd/>
              <w:rPr>
                <w:rFonts w:ascii="Arial Narrow" w:hAnsi="Arial Narrow" w:cs="Arial"/>
                <w:szCs w:val="18"/>
                <w:lang w:val="es-PE"/>
              </w:rPr>
            </w:pPr>
            <w:r w:rsidRPr="00273900">
              <w:rPr>
                <w:rFonts w:ascii="Arial Narrow" w:hAnsi="Arial Narrow" w:cs="Arial"/>
                <w:szCs w:val="18"/>
                <w:lang w:val="es-PE"/>
              </w:rPr>
              <w:t>Clientes: Core 2 Duo - 3 GHz, RAM 2GB</w:t>
            </w:r>
          </w:p>
          <w:p w:rsidR="00273900" w:rsidRPr="00273900" w:rsidRDefault="00273900" w:rsidP="009D26F9">
            <w:pPr>
              <w:pStyle w:val="Default"/>
              <w:tabs>
                <w:tab w:val="num" w:pos="2628"/>
              </w:tabs>
              <w:autoSpaceDE/>
              <w:autoSpaceDN/>
              <w:adjustRightInd/>
              <w:rPr>
                <w:rFonts w:ascii="Arial Narrow" w:hAnsi="Arial Narrow" w:cs="Arial"/>
                <w:szCs w:val="18"/>
                <w:lang w:val="es-PE"/>
              </w:rPr>
            </w:pPr>
            <w:r w:rsidRPr="00273900">
              <w:rPr>
                <w:rFonts w:ascii="Arial Narrow" w:hAnsi="Arial Narrow" w:cs="Arial"/>
                <w:szCs w:val="18"/>
                <w:lang w:val="es-PE"/>
              </w:rPr>
              <w:t>Servidor de Aplicaciones: WebLogic 11g (10.3.6)</w:t>
            </w:r>
          </w:p>
        </w:tc>
      </w:tr>
      <w:tr w:rsidR="00273900" w:rsidRPr="004E29F8" w:rsidTr="009D26F9">
        <w:tc>
          <w:tcPr>
            <w:tcW w:w="1800" w:type="dxa"/>
            <w:shd w:val="clear" w:color="auto" w:fill="E6E6E6"/>
          </w:tcPr>
          <w:p w:rsidR="00273900" w:rsidRPr="006922BF" w:rsidRDefault="00273900" w:rsidP="009D26F9">
            <w:pPr>
              <w:tabs>
                <w:tab w:val="num" w:pos="2628"/>
              </w:tabs>
              <w:jc w:val="left"/>
              <w:rPr>
                <w:rFonts w:ascii="Arial Narrow" w:hAnsi="Arial Narrow" w:cs="Arial"/>
                <w:sz w:val="20"/>
                <w:szCs w:val="18"/>
                <w:lang w:val="en-US"/>
              </w:rPr>
            </w:pPr>
            <w:r w:rsidRPr="006922BF">
              <w:rPr>
                <w:rFonts w:ascii="Arial Narrow" w:hAnsi="Arial Narrow" w:cs="Arial"/>
                <w:sz w:val="20"/>
                <w:szCs w:val="18"/>
                <w:lang w:val="en-US"/>
              </w:rPr>
              <w:t>Software</w:t>
            </w:r>
          </w:p>
        </w:tc>
        <w:tc>
          <w:tcPr>
            <w:tcW w:w="7380" w:type="dxa"/>
          </w:tcPr>
          <w:p w:rsidR="00D862E9" w:rsidRPr="006922BF" w:rsidRDefault="00D862E9" w:rsidP="00D862E9">
            <w:pPr>
              <w:pStyle w:val="Default"/>
              <w:tabs>
                <w:tab w:val="num" w:pos="2628"/>
              </w:tabs>
              <w:autoSpaceDE/>
              <w:autoSpaceDN/>
              <w:adjustRightInd/>
              <w:rPr>
                <w:rFonts w:ascii="Arial Narrow" w:hAnsi="Arial Narrow" w:cs="Arial"/>
                <w:szCs w:val="18"/>
                <w:lang w:val="es-PE"/>
              </w:rPr>
            </w:pPr>
            <w:r w:rsidRPr="006922BF">
              <w:rPr>
                <w:rFonts w:ascii="Arial Narrow" w:hAnsi="Arial Narrow" w:cs="Arial"/>
                <w:szCs w:val="18"/>
                <w:lang w:val="es-PE"/>
              </w:rPr>
              <w:t>Servidor Web: No utiliza</w:t>
            </w:r>
          </w:p>
          <w:p w:rsidR="00273900" w:rsidRPr="006922BF" w:rsidRDefault="00273900" w:rsidP="009D26F9">
            <w:pPr>
              <w:pStyle w:val="Default"/>
              <w:tabs>
                <w:tab w:val="num" w:pos="2628"/>
              </w:tabs>
              <w:autoSpaceDE/>
              <w:autoSpaceDN/>
              <w:adjustRightInd/>
              <w:rPr>
                <w:rFonts w:ascii="Arial Narrow" w:hAnsi="Arial Narrow" w:cs="Arial"/>
                <w:szCs w:val="18"/>
                <w:lang w:val="es-PE"/>
              </w:rPr>
            </w:pPr>
            <w:r w:rsidRPr="006922BF">
              <w:rPr>
                <w:rFonts w:ascii="Arial Narrow" w:hAnsi="Arial Narrow" w:cs="Arial"/>
                <w:szCs w:val="18"/>
                <w:lang w:val="es-PE"/>
              </w:rPr>
              <w:t>Servidor de Aplicaciones: WebLogic 11g (10.3.6)</w:t>
            </w:r>
          </w:p>
          <w:p w:rsidR="00273900" w:rsidRPr="006922BF" w:rsidRDefault="00273900" w:rsidP="009D26F9">
            <w:pPr>
              <w:pStyle w:val="Default"/>
              <w:tabs>
                <w:tab w:val="num" w:pos="2628"/>
              </w:tabs>
              <w:autoSpaceDE/>
              <w:autoSpaceDN/>
              <w:adjustRightInd/>
              <w:rPr>
                <w:rFonts w:ascii="Arial Narrow" w:hAnsi="Arial Narrow" w:cs="Arial"/>
                <w:szCs w:val="18"/>
                <w:lang w:val="es-PE"/>
              </w:rPr>
            </w:pPr>
            <w:r w:rsidRPr="006922BF">
              <w:rPr>
                <w:rFonts w:ascii="Arial Narrow" w:hAnsi="Arial Narrow" w:cs="Arial"/>
                <w:szCs w:val="18"/>
                <w:lang w:val="es-PE"/>
              </w:rPr>
              <w:t>Sistema Gestor de Base de Datos: Informix 11.X, Oracle 11.2.X</w:t>
            </w:r>
          </w:p>
          <w:p w:rsidR="00273900" w:rsidRPr="006922BF" w:rsidRDefault="00273900" w:rsidP="009D26F9">
            <w:pPr>
              <w:pStyle w:val="Default"/>
              <w:tabs>
                <w:tab w:val="num" w:pos="2628"/>
              </w:tabs>
              <w:autoSpaceDE/>
              <w:autoSpaceDN/>
              <w:adjustRightInd/>
              <w:rPr>
                <w:rFonts w:ascii="Arial Narrow" w:hAnsi="Arial Narrow" w:cs="Arial"/>
                <w:szCs w:val="18"/>
                <w:lang w:val="es-PE"/>
              </w:rPr>
            </w:pPr>
            <w:r w:rsidRPr="006922BF">
              <w:rPr>
                <w:rFonts w:ascii="Arial Narrow" w:hAnsi="Arial Narrow" w:cs="Arial"/>
                <w:szCs w:val="18"/>
                <w:lang w:val="es-PE"/>
              </w:rPr>
              <w:t>Máquina Virtual Java: Jdk 1.6</w:t>
            </w:r>
          </w:p>
          <w:p w:rsidR="00273900" w:rsidRPr="00273900" w:rsidRDefault="00273900" w:rsidP="009D26F9">
            <w:pPr>
              <w:pStyle w:val="Default"/>
              <w:tabs>
                <w:tab w:val="num" w:pos="2628"/>
              </w:tabs>
              <w:autoSpaceDE/>
              <w:autoSpaceDN/>
              <w:adjustRightInd/>
              <w:rPr>
                <w:rFonts w:ascii="Arial Narrow" w:hAnsi="Arial Narrow" w:cs="Arial"/>
                <w:szCs w:val="18"/>
                <w:lang w:val="es-PE"/>
              </w:rPr>
            </w:pPr>
            <w:r w:rsidRPr="006922BF">
              <w:rPr>
                <w:rFonts w:ascii="Arial Narrow" w:hAnsi="Arial Narrow" w:cs="Arial"/>
                <w:szCs w:val="18"/>
                <w:lang w:val="es-PE"/>
              </w:rPr>
              <w:t>Navegadores Web: Internet Explorer 6.0+.</w:t>
            </w:r>
          </w:p>
        </w:tc>
      </w:tr>
      <w:tr w:rsidR="00273900" w:rsidTr="009D26F9">
        <w:tc>
          <w:tcPr>
            <w:tcW w:w="1800" w:type="dxa"/>
            <w:shd w:val="clear" w:color="auto" w:fill="E6E6E6"/>
          </w:tcPr>
          <w:p w:rsidR="00273900" w:rsidRDefault="00273900" w:rsidP="009D26F9">
            <w:pPr>
              <w:tabs>
                <w:tab w:val="num" w:pos="2628"/>
              </w:tabs>
              <w:jc w:val="left"/>
              <w:rPr>
                <w:rFonts w:ascii="Arial Narrow" w:hAnsi="Arial Narrow" w:cs="Arial"/>
                <w:sz w:val="20"/>
                <w:szCs w:val="18"/>
                <w:lang w:val="en-US"/>
              </w:rPr>
            </w:pPr>
            <w:r w:rsidRPr="004E29F8">
              <w:rPr>
                <w:rFonts w:ascii="Arial Narrow" w:hAnsi="Arial Narrow" w:cs="Arial"/>
                <w:sz w:val="20"/>
                <w:szCs w:val="18"/>
                <w:lang w:val="es-PE"/>
              </w:rPr>
              <w:t>Comunicaciones</w:t>
            </w:r>
          </w:p>
        </w:tc>
        <w:tc>
          <w:tcPr>
            <w:tcW w:w="7380" w:type="dxa"/>
          </w:tcPr>
          <w:p w:rsidR="00273900" w:rsidRPr="00273900" w:rsidRDefault="00273900" w:rsidP="009D26F9">
            <w:pPr>
              <w:pStyle w:val="Default"/>
              <w:tabs>
                <w:tab w:val="num" w:pos="2628"/>
              </w:tabs>
              <w:autoSpaceDE/>
              <w:autoSpaceDN/>
              <w:adjustRightInd/>
              <w:rPr>
                <w:rFonts w:ascii="Arial Narrow" w:hAnsi="Arial Narrow" w:cs="Arial"/>
                <w:szCs w:val="18"/>
                <w:lang w:val="es-PE"/>
              </w:rPr>
            </w:pPr>
            <w:r w:rsidRPr="00273900">
              <w:rPr>
                <w:rFonts w:ascii="Arial Narrow" w:hAnsi="Arial Narrow" w:cs="Arial"/>
                <w:szCs w:val="18"/>
                <w:lang w:val="es-PE"/>
              </w:rPr>
              <w:t>Infraestructura de Intranet en Línea</w:t>
            </w:r>
          </w:p>
          <w:p w:rsidR="00273900" w:rsidRPr="00273900" w:rsidRDefault="00273900" w:rsidP="009D26F9">
            <w:pPr>
              <w:pStyle w:val="Default"/>
              <w:tabs>
                <w:tab w:val="num" w:pos="2628"/>
              </w:tabs>
              <w:autoSpaceDE/>
              <w:autoSpaceDN/>
              <w:adjustRightInd/>
              <w:rPr>
                <w:rFonts w:ascii="Arial Narrow" w:hAnsi="Arial Narrow" w:cs="Arial"/>
                <w:szCs w:val="18"/>
                <w:lang w:val="es-PE"/>
              </w:rPr>
            </w:pPr>
            <w:r w:rsidRPr="00273900">
              <w:rPr>
                <w:rFonts w:ascii="Arial Narrow" w:hAnsi="Arial Narrow" w:cs="Arial"/>
                <w:szCs w:val="18"/>
                <w:lang w:val="es-PE"/>
              </w:rPr>
              <w:t>Protocolo: TCP-IP</w:t>
            </w:r>
          </w:p>
          <w:p w:rsidR="00273900" w:rsidRPr="00F47474" w:rsidRDefault="00273900" w:rsidP="009D26F9">
            <w:pPr>
              <w:pStyle w:val="Default"/>
              <w:tabs>
                <w:tab w:val="num" w:pos="2628"/>
              </w:tabs>
              <w:autoSpaceDE/>
              <w:autoSpaceDN/>
              <w:adjustRightInd/>
              <w:rPr>
                <w:rFonts w:ascii="Arial Narrow" w:hAnsi="Arial Narrow" w:cs="Arial"/>
                <w:szCs w:val="18"/>
                <w:lang w:val="en-US"/>
              </w:rPr>
            </w:pPr>
            <w:r w:rsidRPr="00F47474">
              <w:rPr>
                <w:rFonts w:ascii="Arial Narrow" w:hAnsi="Arial Narrow" w:cs="Arial"/>
                <w:szCs w:val="18"/>
                <w:lang w:val="en-US"/>
              </w:rPr>
              <w:t>Topología : LAN</w:t>
            </w:r>
          </w:p>
        </w:tc>
      </w:tr>
    </w:tbl>
    <w:p w:rsidR="00273900" w:rsidRDefault="00273900" w:rsidP="00273900">
      <w:pPr>
        <w:tabs>
          <w:tab w:val="num" w:pos="1418"/>
        </w:tabs>
        <w:rPr>
          <w:color w:val="339966"/>
          <w:sz w:val="20"/>
        </w:rPr>
      </w:pPr>
    </w:p>
    <w:p w:rsidR="00273900" w:rsidRPr="001F2954" w:rsidRDefault="00273900" w:rsidP="00273900">
      <w:pPr>
        <w:tabs>
          <w:tab w:val="num" w:pos="1418"/>
        </w:tabs>
        <w:rPr>
          <w:color w:val="339966"/>
          <w:sz w:val="20"/>
        </w:rPr>
      </w:pPr>
    </w:p>
    <w:p w:rsidR="00273900" w:rsidRPr="001F2954" w:rsidRDefault="00273900" w:rsidP="00967B4E">
      <w:pPr>
        <w:numPr>
          <w:ilvl w:val="0"/>
          <w:numId w:val="25"/>
        </w:numPr>
        <w:tabs>
          <w:tab w:val="num" w:pos="1418"/>
        </w:tabs>
      </w:pPr>
      <w:r w:rsidRPr="001F2954">
        <w:rPr>
          <w:b/>
          <w:bCs/>
        </w:rPr>
        <w:t>Estimación de la Planificación de Capacidades (DSI 1.3)</w:t>
      </w:r>
    </w:p>
    <w:p w:rsidR="00273900" w:rsidRPr="00846DC4" w:rsidRDefault="00273900" w:rsidP="00273900">
      <w:pPr>
        <w:ind w:left="360"/>
        <w:rPr>
          <w:sz w:val="18"/>
          <w:szCs w:val="18"/>
        </w:rPr>
      </w:pPr>
      <w:r w:rsidRPr="00846DC4">
        <w:rPr>
          <w:sz w:val="18"/>
          <w:szCs w:val="18"/>
        </w:rPr>
        <w:t>No Aplica.</w:t>
      </w:r>
    </w:p>
    <w:p w:rsidR="00273900" w:rsidRDefault="00273900" w:rsidP="00273900"/>
    <w:p w:rsidR="00650758" w:rsidRDefault="00650758" w:rsidP="00273900"/>
    <w:p w:rsidR="00650758" w:rsidRDefault="00650758" w:rsidP="00273900"/>
    <w:p w:rsidR="00650758" w:rsidRDefault="00650758" w:rsidP="00273900"/>
    <w:p w:rsidR="00650758" w:rsidRPr="001F2954" w:rsidRDefault="00650758" w:rsidP="00273900"/>
    <w:p w:rsidR="00273900" w:rsidRPr="00273900" w:rsidRDefault="00273900" w:rsidP="00967B4E">
      <w:pPr>
        <w:pStyle w:val="Ttulo3"/>
        <w:numPr>
          <w:ilvl w:val="2"/>
          <w:numId w:val="37"/>
        </w:numPr>
        <w:ind w:left="709"/>
      </w:pPr>
      <w:bookmarkStart w:id="741" w:name="_Toc430964861"/>
      <w:bookmarkStart w:id="742" w:name="_Toc449428595"/>
      <w:bookmarkStart w:id="743" w:name="_Toc359837682"/>
      <w:bookmarkStart w:id="744" w:name="_Toc360549911"/>
      <w:bookmarkStart w:id="745" w:name="_Toc365879838"/>
      <w:bookmarkStart w:id="746" w:name="_Toc412541602"/>
      <w:bookmarkStart w:id="747" w:name="_Toc413396620"/>
      <w:bookmarkStart w:id="748" w:name="_Toc23325280"/>
      <w:bookmarkStart w:id="749" w:name="_Toc52788309"/>
      <w:bookmarkStart w:id="750" w:name="_Toc53827276"/>
      <w:bookmarkStart w:id="751" w:name="_Toc101687587"/>
      <w:r w:rsidRPr="00273900">
        <w:t>Especificación de servicio (SOA) (DSI 1.4)</w:t>
      </w:r>
      <w:bookmarkEnd w:id="741"/>
      <w:bookmarkEnd w:id="742"/>
    </w:p>
    <w:p w:rsidR="00273900" w:rsidRDefault="00273900" w:rsidP="00273900">
      <w:pPr>
        <w:ind w:left="576"/>
        <w:outlineLvl w:val="1"/>
        <w:rPr>
          <w:rFonts w:eastAsia="Arial Unicode MS" w:cs="Arial"/>
          <w:b/>
          <w:bCs/>
          <w:kern w:val="22"/>
          <w:sz w:val="26"/>
          <w:szCs w:val="28"/>
        </w:rPr>
      </w:pPr>
    </w:p>
    <w:p w:rsidR="009660A4" w:rsidRDefault="009660A4" w:rsidP="009660A4">
      <w:pPr>
        <w:ind w:left="284"/>
        <w:rPr>
          <w:lang w:val="es-PE"/>
        </w:rPr>
      </w:pPr>
      <w:r>
        <w:rPr>
          <w:lang w:val="es-PE"/>
        </w:rPr>
        <w:lastRenderedPageBreak/>
        <w:t xml:space="preserve">Para mayor detalle ver en el </w:t>
      </w:r>
      <w:hyperlink w:anchor="_ANEXO_1:_" w:history="1">
        <w:r w:rsidRPr="003A6031">
          <w:rPr>
            <w:rStyle w:val="Hipervnculo"/>
            <w:b/>
          </w:rPr>
          <w:t>Anexo 1</w:t>
        </w:r>
      </w:hyperlink>
      <w:r>
        <w:rPr>
          <w:lang w:val="es-PE"/>
        </w:rPr>
        <w:t xml:space="preserve"> las siguientes tablas: </w:t>
      </w:r>
    </w:p>
    <w:p w:rsidR="009660A4" w:rsidRDefault="009660A4" w:rsidP="009660A4">
      <w:pPr>
        <w:numPr>
          <w:ilvl w:val="3"/>
          <w:numId w:val="34"/>
        </w:numPr>
        <w:rPr>
          <w:lang w:val="es-PE"/>
        </w:rPr>
      </w:pPr>
      <w:r>
        <w:rPr>
          <w:lang w:val="es-PE"/>
        </w:rPr>
        <w:t xml:space="preserve">Tabla 3 - </w:t>
      </w:r>
      <w:r w:rsidRPr="00BA56DF">
        <w:rPr>
          <w:lang w:val="es-PE"/>
        </w:rPr>
        <w:t>Formato de Especificació</w:t>
      </w:r>
      <w:r>
        <w:rPr>
          <w:lang w:val="es-PE"/>
        </w:rPr>
        <w:t>n de Servicio REST</w:t>
      </w:r>
    </w:p>
    <w:p w:rsidR="009660A4" w:rsidRPr="009660A4" w:rsidRDefault="009660A4" w:rsidP="00273900">
      <w:pPr>
        <w:ind w:left="576"/>
        <w:outlineLvl w:val="1"/>
        <w:rPr>
          <w:rFonts w:eastAsia="Arial Unicode MS" w:cs="Arial"/>
          <w:b/>
          <w:bCs/>
          <w:kern w:val="22"/>
          <w:sz w:val="26"/>
          <w:szCs w:val="28"/>
          <w:lang w:val="es-PE"/>
        </w:rPr>
      </w:pPr>
    </w:p>
    <w:p w:rsidR="00273900" w:rsidRPr="001F2954" w:rsidRDefault="00273900" w:rsidP="006D50A6">
      <w:pPr>
        <w:numPr>
          <w:ilvl w:val="0"/>
          <w:numId w:val="25"/>
        </w:numPr>
        <w:tabs>
          <w:tab w:val="clear" w:pos="360"/>
          <w:tab w:val="num" w:pos="284"/>
          <w:tab w:val="num" w:pos="1418"/>
        </w:tabs>
        <w:ind w:left="284" w:hanging="284"/>
        <w:rPr>
          <w:b/>
          <w:bCs/>
        </w:rPr>
      </w:pPr>
      <w:r w:rsidRPr="001F2954">
        <w:rPr>
          <w:b/>
          <w:bCs/>
        </w:rPr>
        <w:t>Definición de niveles de servicios (DSI 1.4)</w:t>
      </w:r>
    </w:p>
    <w:p w:rsidR="00273900" w:rsidRDefault="00273900" w:rsidP="00273900">
      <w:pPr>
        <w:ind w:left="360"/>
        <w:rPr>
          <w:rFonts w:eastAsia="Arial Unicode MS" w:cs="Arial"/>
          <w:bCs/>
          <w:kern w:val="22"/>
          <w:sz w:val="24"/>
          <w:lang w:val="es-PE"/>
        </w:rPr>
      </w:pPr>
    </w:p>
    <w:tbl>
      <w:tblPr>
        <w:tblW w:w="0" w:type="auto"/>
        <w:tblInd w:w="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766"/>
        <w:gridCol w:w="3016"/>
        <w:gridCol w:w="2323"/>
        <w:gridCol w:w="1562"/>
      </w:tblGrid>
      <w:tr w:rsidR="009660A4" w:rsidRPr="00AC0713" w:rsidTr="009660A4">
        <w:tc>
          <w:tcPr>
            <w:tcW w:w="766" w:type="dxa"/>
            <w:shd w:val="clear" w:color="000080" w:fill="E0E0E0"/>
          </w:tcPr>
          <w:p w:rsidR="009660A4" w:rsidRPr="004B7137" w:rsidRDefault="009660A4" w:rsidP="00390648">
            <w:pPr>
              <w:rPr>
                <w:b/>
              </w:rPr>
            </w:pPr>
            <w:r>
              <w:rPr>
                <w:b/>
              </w:rPr>
              <w:t>Núm.</w:t>
            </w:r>
          </w:p>
        </w:tc>
        <w:tc>
          <w:tcPr>
            <w:tcW w:w="3016" w:type="dxa"/>
            <w:shd w:val="clear" w:color="000080" w:fill="E0E0E0"/>
          </w:tcPr>
          <w:p w:rsidR="009660A4" w:rsidRPr="004B7137" w:rsidRDefault="009660A4" w:rsidP="00390648">
            <w:pPr>
              <w:jc w:val="center"/>
              <w:rPr>
                <w:b/>
                <w:bCs/>
              </w:rPr>
            </w:pPr>
            <w:r w:rsidRPr="004B7137">
              <w:rPr>
                <w:b/>
              </w:rPr>
              <w:t>Servic</w:t>
            </w:r>
            <w:r>
              <w:rPr>
                <w:b/>
              </w:rPr>
              <w:t>io</w:t>
            </w:r>
          </w:p>
        </w:tc>
        <w:tc>
          <w:tcPr>
            <w:tcW w:w="2323" w:type="dxa"/>
            <w:shd w:val="clear" w:color="000080" w:fill="E0E0E0"/>
          </w:tcPr>
          <w:p w:rsidR="009660A4" w:rsidRDefault="009660A4" w:rsidP="00390648">
            <w:pPr>
              <w:jc w:val="center"/>
              <w:rPr>
                <w:b/>
              </w:rPr>
            </w:pPr>
            <w:r>
              <w:rPr>
                <w:b/>
              </w:rPr>
              <w:t>Seguridad</w:t>
            </w:r>
          </w:p>
        </w:tc>
        <w:tc>
          <w:tcPr>
            <w:tcW w:w="1562" w:type="dxa"/>
            <w:shd w:val="clear" w:color="000080" w:fill="E0E0E0"/>
          </w:tcPr>
          <w:p w:rsidR="009660A4" w:rsidRPr="004B7137" w:rsidRDefault="009660A4" w:rsidP="00390648">
            <w:pPr>
              <w:jc w:val="center"/>
              <w:rPr>
                <w:b/>
                <w:bCs/>
              </w:rPr>
            </w:pPr>
            <w:r>
              <w:rPr>
                <w:b/>
              </w:rPr>
              <w:t>Performance</w:t>
            </w:r>
          </w:p>
        </w:tc>
      </w:tr>
      <w:tr w:rsidR="009660A4" w:rsidRPr="00AC0713" w:rsidTr="009660A4">
        <w:tc>
          <w:tcPr>
            <w:tcW w:w="766" w:type="dxa"/>
          </w:tcPr>
          <w:p w:rsidR="009660A4" w:rsidRPr="00AC0713" w:rsidRDefault="009660A4" w:rsidP="00390648">
            <w:r>
              <w:t>1</w:t>
            </w:r>
          </w:p>
        </w:tc>
        <w:tc>
          <w:tcPr>
            <w:tcW w:w="3016" w:type="dxa"/>
            <w:shd w:val="clear" w:color="auto" w:fill="auto"/>
          </w:tcPr>
          <w:p w:rsidR="009660A4" w:rsidRPr="00AC0713" w:rsidRDefault="009660A4" w:rsidP="00390648">
            <w:r>
              <w:t>validarCambioRegimen</w:t>
            </w:r>
          </w:p>
        </w:tc>
        <w:tc>
          <w:tcPr>
            <w:tcW w:w="2323" w:type="dxa"/>
          </w:tcPr>
          <w:p w:rsidR="009660A4" w:rsidRPr="00AC0713" w:rsidRDefault="009660A4" w:rsidP="00390648">
            <w:pPr>
              <w:jc w:val="center"/>
            </w:pPr>
            <w:r>
              <w:t>DataPower</w:t>
            </w:r>
          </w:p>
        </w:tc>
        <w:tc>
          <w:tcPr>
            <w:tcW w:w="1562" w:type="dxa"/>
            <w:shd w:val="clear" w:color="auto" w:fill="auto"/>
          </w:tcPr>
          <w:p w:rsidR="009660A4" w:rsidRPr="00AC0713" w:rsidRDefault="009660A4" w:rsidP="00390648">
            <w:r>
              <w:t>Alto</w:t>
            </w:r>
          </w:p>
        </w:tc>
      </w:tr>
    </w:tbl>
    <w:p w:rsidR="009660A4" w:rsidRPr="00F47474" w:rsidRDefault="009660A4" w:rsidP="00273900">
      <w:pPr>
        <w:ind w:left="360"/>
        <w:rPr>
          <w:rFonts w:eastAsia="Arial Unicode MS" w:cs="Arial"/>
          <w:bCs/>
          <w:kern w:val="22"/>
          <w:sz w:val="24"/>
          <w:lang w:val="es-PE"/>
        </w:rPr>
      </w:pPr>
    </w:p>
    <w:p w:rsidR="00273900" w:rsidRPr="001F2954" w:rsidRDefault="00273900" w:rsidP="006D50A6">
      <w:pPr>
        <w:numPr>
          <w:ilvl w:val="0"/>
          <w:numId w:val="25"/>
        </w:numPr>
        <w:tabs>
          <w:tab w:val="clear" w:pos="360"/>
          <w:tab w:val="num" w:pos="284"/>
          <w:tab w:val="num" w:pos="1418"/>
        </w:tabs>
        <w:ind w:left="284" w:hanging="284"/>
        <w:rPr>
          <w:b/>
          <w:bCs/>
        </w:rPr>
      </w:pPr>
      <w:bookmarkStart w:id="752" w:name="Message_Design"/>
      <w:r w:rsidRPr="001F2954">
        <w:rPr>
          <w:b/>
          <w:bCs/>
        </w:rPr>
        <w:t>Diseño de mensajes</w:t>
      </w:r>
      <w:bookmarkEnd w:id="752"/>
      <w:r w:rsidRPr="001F2954">
        <w:rPr>
          <w:b/>
          <w:bCs/>
        </w:rPr>
        <w:t xml:space="preserve"> (DSI 1.4)</w:t>
      </w:r>
    </w:p>
    <w:tbl>
      <w:tblPr>
        <w:tblW w:w="0" w:type="auto"/>
        <w:tblInd w:w="39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2410"/>
        <w:gridCol w:w="2126"/>
        <w:gridCol w:w="2977"/>
      </w:tblGrid>
      <w:tr w:rsidR="006D50A6" w:rsidRPr="00AC0713" w:rsidTr="006D50A6">
        <w:tc>
          <w:tcPr>
            <w:tcW w:w="2410" w:type="dxa"/>
            <w:shd w:val="clear" w:color="000080" w:fill="E0E0E0"/>
          </w:tcPr>
          <w:p w:rsidR="006D50A6" w:rsidRPr="004B7137" w:rsidRDefault="006D50A6" w:rsidP="00390648">
            <w:pPr>
              <w:jc w:val="center"/>
              <w:rPr>
                <w:b/>
                <w:bCs/>
              </w:rPr>
            </w:pPr>
            <w:r w:rsidRPr="004B7137">
              <w:rPr>
                <w:b/>
              </w:rPr>
              <w:t>Servic</w:t>
            </w:r>
            <w:r>
              <w:rPr>
                <w:b/>
              </w:rPr>
              <w:t>io</w:t>
            </w:r>
          </w:p>
        </w:tc>
        <w:tc>
          <w:tcPr>
            <w:tcW w:w="2126" w:type="dxa"/>
            <w:shd w:val="clear" w:color="000080" w:fill="E0E0E0"/>
          </w:tcPr>
          <w:p w:rsidR="006D50A6" w:rsidRDefault="006D50A6" w:rsidP="00390648">
            <w:pPr>
              <w:jc w:val="center"/>
              <w:rPr>
                <w:b/>
              </w:rPr>
            </w:pPr>
            <w:r>
              <w:rPr>
                <w:b/>
              </w:rPr>
              <w:t>Mensaje entrada</w:t>
            </w:r>
          </w:p>
        </w:tc>
        <w:tc>
          <w:tcPr>
            <w:tcW w:w="2977" w:type="dxa"/>
            <w:shd w:val="clear" w:color="000080" w:fill="E0E0E0"/>
          </w:tcPr>
          <w:p w:rsidR="006D50A6" w:rsidRPr="004B7137" w:rsidRDefault="006D50A6" w:rsidP="00390648">
            <w:pPr>
              <w:jc w:val="center"/>
              <w:rPr>
                <w:b/>
                <w:bCs/>
              </w:rPr>
            </w:pPr>
            <w:r>
              <w:rPr>
                <w:b/>
              </w:rPr>
              <w:t>Mensaje salida</w:t>
            </w:r>
          </w:p>
        </w:tc>
      </w:tr>
      <w:tr w:rsidR="006D50A6" w:rsidRPr="00AC0713" w:rsidTr="006D50A6">
        <w:tc>
          <w:tcPr>
            <w:tcW w:w="2410" w:type="dxa"/>
            <w:shd w:val="clear" w:color="auto" w:fill="auto"/>
          </w:tcPr>
          <w:p w:rsidR="006D50A6" w:rsidRPr="00AC0713" w:rsidRDefault="006D50A6" w:rsidP="00390648"/>
        </w:tc>
        <w:tc>
          <w:tcPr>
            <w:tcW w:w="2126" w:type="dxa"/>
          </w:tcPr>
          <w:p w:rsidR="006D50A6" w:rsidRPr="00AC0713" w:rsidRDefault="006D50A6" w:rsidP="00390648"/>
        </w:tc>
        <w:tc>
          <w:tcPr>
            <w:tcW w:w="2977" w:type="dxa"/>
            <w:shd w:val="clear" w:color="auto" w:fill="auto"/>
          </w:tcPr>
          <w:p w:rsidR="006D50A6" w:rsidRPr="00AC0713" w:rsidRDefault="006D50A6" w:rsidP="00390648"/>
        </w:tc>
      </w:tr>
    </w:tbl>
    <w:p w:rsidR="00273900" w:rsidRDefault="00273900" w:rsidP="006D50A6">
      <w:pPr>
        <w:ind w:left="284"/>
        <w:rPr>
          <w:sz w:val="18"/>
          <w:szCs w:val="18"/>
        </w:rPr>
      </w:pPr>
    </w:p>
    <w:p w:rsidR="00273900" w:rsidRPr="001F2954" w:rsidRDefault="00273900" w:rsidP="00273900">
      <w:pPr>
        <w:ind w:left="360"/>
        <w:rPr>
          <w:rFonts w:eastAsia="Arial Unicode MS" w:cs="Arial"/>
          <w:b/>
          <w:bCs/>
          <w:kern w:val="22"/>
          <w:sz w:val="26"/>
          <w:szCs w:val="28"/>
          <w:lang w:val="es-ES_tradnl"/>
        </w:rPr>
      </w:pPr>
    </w:p>
    <w:p w:rsidR="009660A4" w:rsidRDefault="009660A4" w:rsidP="009660A4">
      <w:pPr>
        <w:numPr>
          <w:ilvl w:val="0"/>
          <w:numId w:val="25"/>
        </w:numPr>
        <w:tabs>
          <w:tab w:val="num" w:pos="1418"/>
        </w:tabs>
        <w:rPr>
          <w:b/>
          <w:bCs/>
        </w:rPr>
      </w:pPr>
      <w:r w:rsidRPr="004B5CC2">
        <w:rPr>
          <w:b/>
          <w:bCs/>
        </w:rPr>
        <w:t>Dependencias de servicio del modelo</w:t>
      </w:r>
      <w:r>
        <w:rPr>
          <w:b/>
          <w:bCs/>
        </w:rPr>
        <w:t xml:space="preserve"> (DSI 1.4</w:t>
      </w:r>
      <w:r w:rsidRPr="004B5CC2">
        <w:rPr>
          <w:b/>
          <w:bCs/>
        </w:rPr>
        <w:t>)</w:t>
      </w:r>
    </w:p>
    <w:p w:rsidR="009660A4" w:rsidRPr="001B63E0" w:rsidRDefault="009660A4" w:rsidP="009660A4">
      <w:pPr>
        <w:rPr>
          <w:color w:val="339966"/>
          <w:sz w:val="20"/>
        </w:rPr>
      </w:pPr>
      <w:r w:rsidRPr="001B63E0">
        <w:rPr>
          <w:color w:val="339966"/>
          <w:sz w:val="20"/>
        </w:rPr>
        <w:t>Las dependencias deben ser representadas visualmente y acompañadas de un texto que describa</w:t>
      </w:r>
      <w:r>
        <w:rPr>
          <w:color w:val="339966"/>
          <w:sz w:val="20"/>
        </w:rPr>
        <w:t xml:space="preserve"> la </w:t>
      </w:r>
      <w:r w:rsidRPr="001B63E0">
        <w:rPr>
          <w:color w:val="339966"/>
          <w:sz w:val="20"/>
        </w:rPr>
        <w:t>naturaleza de la dependencia.</w:t>
      </w:r>
    </w:p>
    <w:p w:rsidR="009660A4" w:rsidRDefault="009660A4" w:rsidP="009660A4">
      <w:r>
        <w:t>Ruta: Carpeta Sistema/Subsistema/Modulo/Dependencias_SOA</w:t>
      </w:r>
    </w:p>
    <w:p w:rsidR="009660A4" w:rsidRDefault="009660A4" w:rsidP="009660A4">
      <w:pPr>
        <w:tabs>
          <w:tab w:val="num" w:pos="1418"/>
        </w:tabs>
        <w:ind w:left="360"/>
        <w:rPr>
          <w:b/>
          <w:bCs/>
        </w:rPr>
      </w:pPr>
    </w:p>
    <w:p w:rsidR="009660A4" w:rsidRDefault="009660A4" w:rsidP="009660A4">
      <w:pPr>
        <w:numPr>
          <w:ilvl w:val="0"/>
          <w:numId w:val="25"/>
        </w:numPr>
        <w:tabs>
          <w:tab w:val="num" w:pos="1418"/>
        </w:tabs>
        <w:rPr>
          <w:b/>
          <w:bCs/>
        </w:rPr>
      </w:pPr>
      <w:r w:rsidRPr="004B5CC2">
        <w:rPr>
          <w:b/>
          <w:bCs/>
        </w:rPr>
        <w:t xml:space="preserve">Composición y flujos de servicios del modelo </w:t>
      </w:r>
      <w:r>
        <w:rPr>
          <w:b/>
          <w:bCs/>
        </w:rPr>
        <w:t>(DSI 1.4</w:t>
      </w:r>
      <w:r w:rsidRPr="004B5CC2">
        <w:rPr>
          <w:b/>
          <w:bCs/>
        </w:rPr>
        <w:t>)</w:t>
      </w:r>
    </w:p>
    <w:p w:rsidR="009660A4" w:rsidRDefault="009660A4" w:rsidP="009660A4">
      <w:pPr>
        <w:pStyle w:val="Encabezado"/>
      </w:pPr>
      <w:r>
        <w:rPr>
          <w:rFonts w:ascii="Arial" w:hAnsi="Arial"/>
          <w:color w:val="339966"/>
          <w:sz w:val="20"/>
        </w:rPr>
        <w:t>Se adiciona un gráfico, representando los flujos de servicios.</w:t>
      </w:r>
    </w:p>
    <w:p w:rsidR="009660A4" w:rsidRDefault="009660A4" w:rsidP="009660A4">
      <w:r>
        <w:t>Ruta: Carpeta Sistema/Subsistema/Modulo/Flujos_SOA</w:t>
      </w:r>
    </w:p>
    <w:p w:rsidR="009660A4" w:rsidRPr="00C6374E" w:rsidRDefault="009660A4" w:rsidP="009660A4">
      <w:pPr>
        <w:rPr>
          <w:b/>
          <w:bCs/>
        </w:rPr>
      </w:pPr>
    </w:p>
    <w:p w:rsidR="009660A4" w:rsidRPr="004B5CC2" w:rsidRDefault="009660A4" w:rsidP="009660A4">
      <w:pPr>
        <w:numPr>
          <w:ilvl w:val="0"/>
          <w:numId w:val="25"/>
        </w:numPr>
        <w:tabs>
          <w:tab w:val="num" w:pos="1418"/>
        </w:tabs>
        <w:rPr>
          <w:b/>
          <w:bCs/>
        </w:rPr>
      </w:pPr>
      <w:r w:rsidRPr="004B5CC2">
        <w:rPr>
          <w:b/>
          <w:bCs/>
        </w:rPr>
        <w:t>R</w:t>
      </w:r>
      <w:r>
        <w:rPr>
          <w:b/>
          <w:bCs/>
        </w:rPr>
        <w:t>equisitos no funcionales (DSI 1.4</w:t>
      </w:r>
      <w:r w:rsidRPr="004B5CC2">
        <w:rPr>
          <w:b/>
          <w:bCs/>
        </w:rPr>
        <w: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A0" w:firstRow="1" w:lastRow="0" w:firstColumn="1" w:lastColumn="0" w:noHBand="0" w:noVBand="0"/>
      </w:tblPr>
      <w:tblGrid>
        <w:gridCol w:w="2411"/>
        <w:gridCol w:w="2020"/>
        <w:gridCol w:w="3043"/>
      </w:tblGrid>
      <w:tr w:rsidR="009660A4" w:rsidRPr="00AC0713" w:rsidTr="00390648">
        <w:tc>
          <w:tcPr>
            <w:tcW w:w="2411" w:type="dxa"/>
            <w:shd w:val="clear" w:color="000080" w:fill="E0E0E0"/>
          </w:tcPr>
          <w:p w:rsidR="009660A4" w:rsidRPr="004B7137" w:rsidRDefault="009660A4" w:rsidP="00390648">
            <w:pPr>
              <w:jc w:val="center"/>
              <w:rPr>
                <w:b/>
                <w:bCs/>
              </w:rPr>
            </w:pPr>
            <w:r w:rsidRPr="004B7137">
              <w:rPr>
                <w:b/>
              </w:rPr>
              <w:t>Servic</w:t>
            </w:r>
            <w:r>
              <w:rPr>
                <w:b/>
              </w:rPr>
              <w:t>io</w:t>
            </w:r>
          </w:p>
        </w:tc>
        <w:tc>
          <w:tcPr>
            <w:tcW w:w="2020" w:type="dxa"/>
            <w:shd w:val="clear" w:color="000080" w:fill="E0E0E0"/>
          </w:tcPr>
          <w:p w:rsidR="009660A4" w:rsidRPr="004B7137" w:rsidRDefault="009660A4" w:rsidP="00390648">
            <w:pPr>
              <w:jc w:val="center"/>
              <w:rPr>
                <w:b/>
                <w:bCs/>
              </w:rPr>
            </w:pPr>
            <w:r>
              <w:rPr>
                <w:b/>
                <w:bCs/>
              </w:rPr>
              <w:t>Tipo</w:t>
            </w:r>
          </w:p>
        </w:tc>
        <w:tc>
          <w:tcPr>
            <w:tcW w:w="3043" w:type="dxa"/>
            <w:shd w:val="clear" w:color="000080" w:fill="E0E0E0"/>
          </w:tcPr>
          <w:p w:rsidR="009660A4" w:rsidRPr="004B7137" w:rsidRDefault="009660A4" w:rsidP="00390648">
            <w:pPr>
              <w:jc w:val="center"/>
              <w:rPr>
                <w:b/>
                <w:bCs/>
              </w:rPr>
            </w:pPr>
            <w:r w:rsidRPr="004B7137">
              <w:rPr>
                <w:b/>
                <w:bCs/>
              </w:rPr>
              <w:t>Requer</w:t>
            </w:r>
            <w:r>
              <w:rPr>
                <w:b/>
                <w:bCs/>
              </w:rPr>
              <w:t>imiento No Funcional</w:t>
            </w:r>
          </w:p>
        </w:tc>
      </w:tr>
      <w:tr w:rsidR="009660A4" w:rsidRPr="00AC0713" w:rsidTr="00390648">
        <w:tc>
          <w:tcPr>
            <w:tcW w:w="2411" w:type="dxa"/>
            <w:shd w:val="clear" w:color="auto" w:fill="auto"/>
          </w:tcPr>
          <w:p w:rsidR="009660A4" w:rsidRPr="00AC0713" w:rsidRDefault="009660A4" w:rsidP="00390648"/>
        </w:tc>
        <w:tc>
          <w:tcPr>
            <w:tcW w:w="2020" w:type="dxa"/>
            <w:shd w:val="clear" w:color="auto" w:fill="auto"/>
          </w:tcPr>
          <w:p w:rsidR="009660A4" w:rsidRPr="00AC0713" w:rsidRDefault="009660A4" w:rsidP="00390648"/>
        </w:tc>
        <w:tc>
          <w:tcPr>
            <w:tcW w:w="3043" w:type="dxa"/>
            <w:shd w:val="clear" w:color="auto" w:fill="auto"/>
          </w:tcPr>
          <w:p w:rsidR="009660A4" w:rsidRPr="00AC0713" w:rsidRDefault="009660A4" w:rsidP="00390648"/>
        </w:tc>
      </w:tr>
    </w:tbl>
    <w:p w:rsidR="009660A4" w:rsidRDefault="009660A4" w:rsidP="009660A4">
      <w:pPr>
        <w:rPr>
          <w:b/>
          <w:bCs/>
          <w:color w:val="339966"/>
          <w:sz w:val="20"/>
        </w:rPr>
      </w:pPr>
      <w:r>
        <w:rPr>
          <w:b/>
          <w:bCs/>
          <w:color w:val="339966"/>
          <w:sz w:val="20"/>
        </w:rPr>
        <w:t>CONTENIDO DE CADA CAMPO</w:t>
      </w:r>
    </w:p>
    <w:p w:rsidR="009660A4" w:rsidRDefault="009660A4" w:rsidP="009660A4">
      <w:pPr>
        <w:numPr>
          <w:ilvl w:val="0"/>
          <w:numId w:val="43"/>
        </w:numPr>
        <w:tabs>
          <w:tab w:val="num" w:pos="2268"/>
        </w:tabs>
        <w:rPr>
          <w:rFonts w:cs="Arial"/>
          <w:color w:val="339966"/>
          <w:sz w:val="20"/>
          <w:szCs w:val="18"/>
          <w:lang w:val="es-ES_tradnl"/>
        </w:rPr>
      </w:pPr>
      <w:r w:rsidRPr="004B344E">
        <w:rPr>
          <w:rFonts w:cs="Arial"/>
          <w:color w:val="339966"/>
          <w:sz w:val="20"/>
          <w:szCs w:val="18"/>
          <w:lang w:val="es-ES_tradnl"/>
        </w:rPr>
        <w:t>Servicio</w:t>
      </w:r>
      <w:r>
        <w:rPr>
          <w:rFonts w:cs="Arial"/>
          <w:color w:val="339966"/>
          <w:sz w:val="20"/>
          <w:szCs w:val="18"/>
          <w:lang w:val="es-ES_tradnl"/>
        </w:rPr>
        <w:t>: Es el nombre del servicio.</w:t>
      </w:r>
    </w:p>
    <w:p w:rsidR="009660A4" w:rsidRDefault="009660A4" w:rsidP="009660A4">
      <w:pPr>
        <w:numPr>
          <w:ilvl w:val="0"/>
          <w:numId w:val="43"/>
        </w:numPr>
        <w:rPr>
          <w:rFonts w:cs="Arial"/>
          <w:color w:val="0000FF"/>
          <w:sz w:val="20"/>
          <w:szCs w:val="18"/>
          <w:lang w:val="es-ES_tradnl"/>
        </w:rPr>
      </w:pPr>
      <w:r>
        <w:rPr>
          <w:rFonts w:cs="Arial"/>
          <w:color w:val="339966"/>
          <w:sz w:val="20"/>
          <w:szCs w:val="18"/>
        </w:rPr>
        <w:t>Tipo</w:t>
      </w:r>
      <w:r>
        <w:rPr>
          <w:rFonts w:cs="Arial"/>
          <w:color w:val="339966"/>
          <w:sz w:val="20"/>
          <w:szCs w:val="18"/>
          <w:lang w:val="es-ES_tradnl"/>
        </w:rPr>
        <w:t>: Tipos de requerimientos (</w:t>
      </w:r>
      <w:r w:rsidRPr="004B344E">
        <w:rPr>
          <w:rFonts w:cs="Arial"/>
          <w:color w:val="339966"/>
          <w:sz w:val="20"/>
          <w:szCs w:val="18"/>
          <w:lang w:val="es-ES_tradnl"/>
        </w:rPr>
        <w:t>Disponibilidad, Tiempo de respuesta,</w:t>
      </w:r>
      <w:r>
        <w:rPr>
          <w:rFonts w:cs="Arial"/>
          <w:color w:val="339966"/>
          <w:sz w:val="20"/>
          <w:szCs w:val="18"/>
          <w:lang w:val="es-ES_tradnl"/>
        </w:rPr>
        <w:t xml:space="preserve"> </w:t>
      </w:r>
      <w:r w:rsidRPr="004B344E">
        <w:rPr>
          <w:rFonts w:cs="Arial"/>
          <w:color w:val="339966"/>
          <w:sz w:val="20"/>
          <w:szCs w:val="18"/>
          <w:lang w:val="es-ES_tradnl"/>
        </w:rPr>
        <w:t>Rendimiento</w:t>
      </w:r>
      <w:r>
        <w:rPr>
          <w:rFonts w:cs="Arial"/>
          <w:color w:val="339966"/>
          <w:sz w:val="20"/>
          <w:szCs w:val="18"/>
          <w:lang w:val="es-ES_tradnl"/>
        </w:rPr>
        <w:t>, etc)</w:t>
      </w:r>
    </w:p>
    <w:p w:rsidR="009660A4" w:rsidRPr="008F112C" w:rsidRDefault="009660A4" w:rsidP="009660A4">
      <w:pPr>
        <w:numPr>
          <w:ilvl w:val="0"/>
          <w:numId w:val="43"/>
        </w:numPr>
        <w:rPr>
          <w:rFonts w:cs="Arial"/>
          <w:color w:val="0000FF"/>
          <w:sz w:val="20"/>
          <w:szCs w:val="18"/>
          <w:lang w:val="es-ES_tradnl"/>
        </w:rPr>
      </w:pPr>
      <w:r w:rsidRPr="00805D69">
        <w:rPr>
          <w:rFonts w:cs="Arial"/>
          <w:color w:val="339966"/>
          <w:sz w:val="20"/>
          <w:szCs w:val="18"/>
        </w:rPr>
        <w:t>Requerimiento No Funcional: Descripción</w:t>
      </w:r>
      <w:r>
        <w:rPr>
          <w:rFonts w:cs="Arial"/>
          <w:color w:val="339966"/>
          <w:sz w:val="20"/>
          <w:szCs w:val="18"/>
          <w:lang w:val="es-ES_tradnl"/>
        </w:rPr>
        <w:t xml:space="preserve"> del requerimiento.</w:t>
      </w:r>
    </w:p>
    <w:p w:rsidR="00273900" w:rsidRDefault="00273900" w:rsidP="00273900">
      <w:pPr>
        <w:ind w:left="720"/>
        <w:rPr>
          <w:rFonts w:cs="Arial"/>
          <w:color w:val="0000FF"/>
          <w:sz w:val="20"/>
          <w:szCs w:val="18"/>
          <w:lang w:val="es-ES_tradnl"/>
        </w:rPr>
      </w:pPr>
    </w:p>
    <w:p w:rsidR="00273900" w:rsidRDefault="00273900" w:rsidP="00967B4E">
      <w:pPr>
        <w:pStyle w:val="Ttulo3"/>
        <w:numPr>
          <w:ilvl w:val="2"/>
          <w:numId w:val="37"/>
        </w:numPr>
        <w:ind w:left="709"/>
      </w:pPr>
      <w:bookmarkStart w:id="753" w:name="_Toc430964862"/>
      <w:bookmarkStart w:id="754" w:name="_Toc449428596"/>
      <w:r w:rsidRPr="00273900">
        <w:t>Diseño de Subsistemas (SOA) (DSI 1.5)</w:t>
      </w:r>
      <w:bookmarkEnd w:id="753"/>
      <w:bookmarkEnd w:id="754"/>
    </w:p>
    <w:p w:rsidR="00FB7589" w:rsidRDefault="00FB7589" w:rsidP="00FB7589">
      <w:pPr>
        <w:pStyle w:val="Encabezado"/>
        <w:rPr>
          <w:rFonts w:ascii="Arial" w:hAnsi="Arial"/>
          <w:color w:val="339966"/>
          <w:sz w:val="20"/>
        </w:rPr>
      </w:pPr>
      <w:r>
        <w:rPr>
          <w:rFonts w:ascii="Arial" w:hAnsi="Arial"/>
          <w:color w:val="339966"/>
          <w:sz w:val="20"/>
        </w:rPr>
        <w:t>Se adiciona un gráfico, representando los subsistemas.</w:t>
      </w:r>
    </w:p>
    <w:p w:rsidR="00FB7589" w:rsidRDefault="00FB7589" w:rsidP="00FB7589">
      <w:r>
        <w:t>Ruta: Carpeta Sistema/Subsistema/Modulo/Subsistemas_Diseño_SOA</w:t>
      </w:r>
    </w:p>
    <w:p w:rsidR="00273900" w:rsidRDefault="00273900" w:rsidP="00273900">
      <w:pPr>
        <w:ind w:left="578"/>
        <w:outlineLvl w:val="1"/>
        <w:rPr>
          <w:rFonts w:eastAsia="Arial Unicode MS" w:cs="Arial"/>
          <w:b/>
          <w:bCs/>
          <w:kern w:val="22"/>
          <w:sz w:val="26"/>
          <w:szCs w:val="28"/>
        </w:rPr>
      </w:pPr>
    </w:p>
    <w:p w:rsidR="00273900" w:rsidRPr="001F2954" w:rsidRDefault="00273900" w:rsidP="00273900">
      <w:pPr>
        <w:ind w:left="578"/>
        <w:outlineLvl w:val="1"/>
        <w:rPr>
          <w:rFonts w:eastAsia="Arial Unicode MS" w:cs="Arial"/>
          <w:b/>
          <w:bCs/>
          <w:kern w:val="22"/>
          <w:sz w:val="26"/>
          <w:szCs w:val="28"/>
        </w:rPr>
      </w:pPr>
    </w:p>
    <w:p w:rsidR="00273900" w:rsidRPr="00273900" w:rsidRDefault="00273900" w:rsidP="00967B4E">
      <w:pPr>
        <w:pStyle w:val="Ttulo2"/>
        <w:numPr>
          <w:ilvl w:val="1"/>
          <w:numId w:val="37"/>
        </w:numPr>
        <w:ind w:left="567" w:hanging="578"/>
      </w:pPr>
      <w:bookmarkStart w:id="755" w:name="_Toc415668133"/>
      <w:bookmarkStart w:id="756" w:name="_Toc430964863"/>
      <w:bookmarkStart w:id="757" w:name="_Toc449428597"/>
      <w:r w:rsidRPr="00273900">
        <w:t>DISEÑO DE LA ARQUITECTURA DE SOPORTE (DSI 2)</w:t>
      </w:r>
      <w:bookmarkEnd w:id="743"/>
      <w:bookmarkEnd w:id="744"/>
      <w:bookmarkEnd w:id="745"/>
      <w:bookmarkEnd w:id="746"/>
      <w:bookmarkEnd w:id="747"/>
      <w:bookmarkEnd w:id="755"/>
      <w:bookmarkEnd w:id="756"/>
      <w:bookmarkEnd w:id="757"/>
    </w:p>
    <w:p w:rsidR="00273900" w:rsidRPr="001F2954" w:rsidRDefault="00273900" w:rsidP="00273900">
      <w:pPr>
        <w:ind w:left="1080"/>
        <w:outlineLvl w:val="1"/>
        <w:rPr>
          <w:rFonts w:eastAsia="Arial Unicode MS" w:cs="Arial"/>
          <w:b/>
          <w:bCs/>
          <w:kern w:val="22"/>
          <w:sz w:val="26"/>
          <w:szCs w:val="28"/>
        </w:rPr>
      </w:pPr>
    </w:p>
    <w:p w:rsidR="00273900" w:rsidRPr="00273900" w:rsidRDefault="00273900" w:rsidP="00967B4E">
      <w:pPr>
        <w:pStyle w:val="Ttulo3"/>
        <w:numPr>
          <w:ilvl w:val="2"/>
          <w:numId w:val="37"/>
        </w:numPr>
        <w:ind w:left="709"/>
      </w:pPr>
      <w:bookmarkStart w:id="758" w:name="_Toc430964864"/>
      <w:bookmarkStart w:id="759" w:name="_Toc449428598"/>
      <w:r w:rsidRPr="00273900">
        <w:t>Diseño de subsistemas de soporte (DSI 2.1)</w:t>
      </w:r>
      <w:bookmarkEnd w:id="758"/>
      <w:bookmarkEnd w:id="759"/>
    </w:p>
    <w:bookmarkEnd w:id="748"/>
    <w:bookmarkEnd w:id="749"/>
    <w:bookmarkEnd w:id="750"/>
    <w:bookmarkEnd w:id="751"/>
    <w:p w:rsidR="00273900" w:rsidRPr="001F2954" w:rsidRDefault="00273900" w:rsidP="00273900">
      <w:pPr>
        <w:rPr>
          <w:rFonts w:cs="Arial"/>
          <w:color w:val="339966"/>
          <w:sz w:val="20"/>
        </w:rPr>
      </w:pPr>
    </w:p>
    <w:p w:rsidR="00273900" w:rsidRPr="001F2954" w:rsidRDefault="00273900" w:rsidP="00967B4E">
      <w:pPr>
        <w:numPr>
          <w:ilvl w:val="0"/>
          <w:numId w:val="27"/>
        </w:numPr>
        <w:ind w:left="720"/>
        <w:rPr>
          <w:b/>
          <w:sz w:val="20"/>
        </w:rPr>
      </w:pPr>
      <w:r w:rsidRPr="001F2954">
        <w:rPr>
          <w:b/>
          <w:sz w:val="20"/>
        </w:rPr>
        <w:t>Servidor de aplicaciones</w:t>
      </w:r>
    </w:p>
    <w:p w:rsidR="00273900" w:rsidRDefault="00273900" w:rsidP="00967B4E">
      <w:pPr>
        <w:numPr>
          <w:ilvl w:val="0"/>
          <w:numId w:val="34"/>
        </w:numPr>
        <w:ind w:left="1134"/>
        <w:rPr>
          <w:sz w:val="20"/>
        </w:rPr>
      </w:pPr>
      <w:r w:rsidRPr="008645D9">
        <w:rPr>
          <w:sz w:val="20"/>
        </w:rPr>
        <w:t xml:space="preserve">Servidor de aplicaciones: Weblogic </w:t>
      </w:r>
      <w:r>
        <w:rPr>
          <w:sz w:val="20"/>
        </w:rPr>
        <w:t>11g (10.3.6)</w:t>
      </w:r>
    </w:p>
    <w:p w:rsidR="00273900" w:rsidRPr="009F41A8" w:rsidRDefault="00273900" w:rsidP="00967B4E">
      <w:pPr>
        <w:numPr>
          <w:ilvl w:val="0"/>
          <w:numId w:val="34"/>
        </w:numPr>
        <w:ind w:left="1134"/>
        <w:rPr>
          <w:sz w:val="20"/>
        </w:rPr>
      </w:pPr>
      <w:r w:rsidRPr="009F41A8">
        <w:rPr>
          <w:sz w:val="20"/>
        </w:rPr>
        <w:t xml:space="preserve">Dominio del servidor: </w:t>
      </w:r>
      <w:r w:rsidR="00DB50C0">
        <w:rPr>
          <w:sz w:val="20"/>
          <w:highlight w:val="green"/>
        </w:rPr>
        <w:t>Negocio</w:t>
      </w:r>
      <w:r w:rsidR="00112CCC" w:rsidRPr="00112CCC">
        <w:rPr>
          <w:sz w:val="20"/>
          <w:highlight w:val="green"/>
        </w:rPr>
        <w:t>Tributario</w:t>
      </w:r>
    </w:p>
    <w:p w:rsidR="00273900" w:rsidRDefault="00273900" w:rsidP="00967B4E">
      <w:pPr>
        <w:numPr>
          <w:ilvl w:val="0"/>
          <w:numId w:val="34"/>
        </w:numPr>
        <w:ind w:left="1134"/>
        <w:rPr>
          <w:sz w:val="20"/>
          <w:highlight w:val="yellow"/>
        </w:rPr>
      </w:pPr>
      <w:r w:rsidRPr="00D862E9">
        <w:rPr>
          <w:sz w:val="20"/>
          <w:highlight w:val="yellow"/>
        </w:rPr>
        <w:t xml:space="preserve">Clúster: </w:t>
      </w:r>
    </w:p>
    <w:p w:rsidR="00D862E9" w:rsidRPr="00D862E9" w:rsidRDefault="00D862E9" w:rsidP="00D862E9">
      <w:pPr>
        <w:pStyle w:val="Prrafodelista"/>
        <w:numPr>
          <w:ilvl w:val="3"/>
          <w:numId w:val="34"/>
        </w:numPr>
        <w:ind w:left="1843"/>
        <w:rPr>
          <w:sz w:val="20"/>
          <w:highlight w:val="yellow"/>
        </w:rPr>
      </w:pPr>
      <w:r w:rsidRPr="00D862E9">
        <w:rPr>
          <w:sz w:val="20"/>
          <w:highlight w:val="yellow"/>
        </w:rPr>
        <w:t>Cluster-ContribuyenteBackEnd</w:t>
      </w:r>
    </w:p>
    <w:p w:rsidR="00D862E9" w:rsidRPr="00D862E9" w:rsidRDefault="00D862E9" w:rsidP="00D862E9">
      <w:pPr>
        <w:pStyle w:val="Prrafodelista"/>
        <w:numPr>
          <w:ilvl w:val="3"/>
          <w:numId w:val="34"/>
        </w:numPr>
        <w:ind w:left="1843"/>
        <w:rPr>
          <w:sz w:val="20"/>
          <w:highlight w:val="yellow"/>
        </w:rPr>
      </w:pPr>
      <w:r w:rsidRPr="00D862E9">
        <w:rPr>
          <w:sz w:val="20"/>
          <w:highlight w:val="yellow"/>
        </w:rPr>
        <w:t>Cluster-RecatributariaBackEnd</w:t>
      </w:r>
    </w:p>
    <w:p w:rsidR="00D862E9" w:rsidRPr="00D862E9" w:rsidRDefault="00D862E9" w:rsidP="00D862E9">
      <w:pPr>
        <w:ind w:left="1134"/>
        <w:rPr>
          <w:sz w:val="20"/>
          <w:highlight w:val="yellow"/>
        </w:rPr>
      </w:pPr>
    </w:p>
    <w:p w:rsidR="00273900" w:rsidRPr="001F2954" w:rsidRDefault="00273900" w:rsidP="00273900">
      <w:pPr>
        <w:rPr>
          <w:sz w:val="20"/>
        </w:rPr>
      </w:pPr>
    </w:p>
    <w:p w:rsidR="00273900" w:rsidRPr="008645D9" w:rsidRDefault="00273900" w:rsidP="00967B4E">
      <w:pPr>
        <w:numPr>
          <w:ilvl w:val="0"/>
          <w:numId w:val="27"/>
        </w:numPr>
        <w:ind w:left="720"/>
        <w:rPr>
          <w:b/>
          <w:sz w:val="20"/>
        </w:rPr>
      </w:pPr>
      <w:bookmarkStart w:id="760" w:name="_Toc101687588"/>
      <w:r w:rsidRPr="008645D9">
        <w:rPr>
          <w:b/>
          <w:sz w:val="20"/>
        </w:rPr>
        <w:t xml:space="preserve">Lenguaje y framework de programación </w:t>
      </w:r>
    </w:p>
    <w:p w:rsidR="00273900" w:rsidRPr="008645D9" w:rsidRDefault="00273900" w:rsidP="00967B4E">
      <w:pPr>
        <w:numPr>
          <w:ilvl w:val="1"/>
          <w:numId w:val="41"/>
        </w:numPr>
        <w:tabs>
          <w:tab w:val="clear" w:pos="1800"/>
          <w:tab w:val="num" w:pos="1134"/>
        </w:tabs>
        <w:ind w:left="1134" w:hanging="425"/>
        <w:rPr>
          <w:sz w:val="20"/>
        </w:rPr>
      </w:pPr>
      <w:r w:rsidRPr="008645D9">
        <w:rPr>
          <w:sz w:val="20"/>
        </w:rPr>
        <w:t>JDK 1.6</w:t>
      </w:r>
    </w:p>
    <w:p w:rsidR="00273900" w:rsidRDefault="00273900" w:rsidP="00967B4E">
      <w:pPr>
        <w:numPr>
          <w:ilvl w:val="1"/>
          <w:numId w:val="41"/>
        </w:numPr>
        <w:tabs>
          <w:tab w:val="clear" w:pos="1800"/>
          <w:tab w:val="num" w:pos="1134"/>
        </w:tabs>
        <w:ind w:left="1134" w:hanging="425"/>
        <w:rPr>
          <w:sz w:val="20"/>
        </w:rPr>
      </w:pPr>
      <w:r w:rsidRPr="008645D9">
        <w:rPr>
          <w:sz w:val="20"/>
        </w:rPr>
        <w:t>Framework 2</w:t>
      </w:r>
      <w:r>
        <w:rPr>
          <w:sz w:val="20"/>
        </w:rPr>
        <w:t>.5</w:t>
      </w:r>
      <w:r w:rsidRPr="008645D9">
        <w:rPr>
          <w:sz w:val="20"/>
        </w:rPr>
        <w:t xml:space="preserve"> (Spring-Ibatis)</w:t>
      </w:r>
    </w:p>
    <w:p w:rsidR="00273900" w:rsidRDefault="00273900" w:rsidP="00273900">
      <w:pPr>
        <w:pStyle w:val="Ttulo2"/>
        <w:ind w:left="360"/>
        <w:rPr>
          <w:rFonts w:eastAsia="Times New Roman"/>
          <w:b w:val="0"/>
          <w:bCs w:val="0"/>
          <w:kern w:val="0"/>
          <w:sz w:val="20"/>
          <w:szCs w:val="24"/>
        </w:rPr>
      </w:pPr>
    </w:p>
    <w:p w:rsidR="00C21BA3" w:rsidRDefault="00C21BA3" w:rsidP="00273900">
      <w:pPr>
        <w:pStyle w:val="Ttulo2"/>
        <w:ind w:left="360"/>
        <w:rPr>
          <w:rFonts w:eastAsia="Times New Roman"/>
          <w:b w:val="0"/>
          <w:bCs w:val="0"/>
          <w:kern w:val="0"/>
          <w:sz w:val="20"/>
          <w:szCs w:val="24"/>
        </w:rPr>
      </w:pPr>
    </w:p>
    <w:p w:rsidR="00C21BA3" w:rsidRDefault="00C21BA3" w:rsidP="00273900">
      <w:pPr>
        <w:pStyle w:val="Ttulo2"/>
        <w:ind w:left="360"/>
        <w:rPr>
          <w:rFonts w:eastAsia="Times New Roman"/>
          <w:b w:val="0"/>
          <w:bCs w:val="0"/>
          <w:kern w:val="0"/>
          <w:sz w:val="20"/>
          <w:szCs w:val="24"/>
        </w:rPr>
      </w:pPr>
    </w:p>
    <w:p w:rsidR="00C21BA3" w:rsidRDefault="00C21BA3" w:rsidP="00273900">
      <w:pPr>
        <w:pStyle w:val="Ttulo2"/>
        <w:ind w:left="360"/>
        <w:rPr>
          <w:rFonts w:eastAsia="Times New Roman"/>
          <w:b w:val="0"/>
          <w:bCs w:val="0"/>
          <w:kern w:val="0"/>
          <w:sz w:val="20"/>
          <w:szCs w:val="24"/>
        </w:rPr>
      </w:pPr>
    </w:p>
    <w:p w:rsidR="00C21BA3" w:rsidRPr="005F2938" w:rsidRDefault="00C21BA3" w:rsidP="00273900">
      <w:pPr>
        <w:pStyle w:val="Ttulo2"/>
        <w:ind w:left="360"/>
        <w:rPr>
          <w:rFonts w:eastAsia="Times New Roman"/>
          <w:b w:val="0"/>
          <w:bCs w:val="0"/>
          <w:kern w:val="0"/>
          <w:sz w:val="20"/>
          <w:szCs w:val="24"/>
        </w:rPr>
      </w:pPr>
    </w:p>
    <w:p w:rsidR="00273900" w:rsidRPr="005F2938" w:rsidRDefault="00273900" w:rsidP="00967B4E">
      <w:pPr>
        <w:numPr>
          <w:ilvl w:val="0"/>
          <w:numId w:val="27"/>
        </w:numPr>
        <w:ind w:left="720"/>
        <w:rPr>
          <w:b/>
          <w:sz w:val="20"/>
        </w:rPr>
      </w:pPr>
      <w:r w:rsidRPr="005F2938">
        <w:rPr>
          <w:b/>
          <w:sz w:val="20"/>
        </w:rPr>
        <w:t>Nombre de los EAR’s y WAR’s</w:t>
      </w:r>
    </w:p>
    <w:p w:rsidR="00273900" w:rsidRPr="005F2938" w:rsidRDefault="00273900" w:rsidP="00273900">
      <w:pPr>
        <w:ind w:left="720"/>
        <w:rPr>
          <w:b/>
          <w:sz w:val="20"/>
        </w:rPr>
      </w:pPr>
    </w:p>
    <w:tbl>
      <w:tblPr>
        <w:tblW w:w="9152" w:type="dxa"/>
        <w:tblInd w:w="3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474"/>
        <w:gridCol w:w="2835"/>
        <w:gridCol w:w="1843"/>
      </w:tblGrid>
      <w:tr w:rsidR="00273900" w:rsidRPr="005F2938" w:rsidTr="009D26F9">
        <w:trPr>
          <w:trHeight w:val="384"/>
        </w:trPr>
        <w:tc>
          <w:tcPr>
            <w:tcW w:w="4474" w:type="dxa"/>
            <w:vAlign w:val="center"/>
          </w:tcPr>
          <w:p w:rsidR="00273900" w:rsidRPr="005F2938" w:rsidRDefault="00273900" w:rsidP="009D26F9">
            <w:pPr>
              <w:jc w:val="center"/>
              <w:rPr>
                <w:b/>
              </w:rPr>
            </w:pPr>
            <w:r w:rsidRPr="005F2938">
              <w:rPr>
                <w:b/>
              </w:rPr>
              <w:t>EAR</w:t>
            </w:r>
          </w:p>
        </w:tc>
        <w:tc>
          <w:tcPr>
            <w:tcW w:w="2835" w:type="dxa"/>
            <w:vAlign w:val="center"/>
          </w:tcPr>
          <w:p w:rsidR="00273900" w:rsidRPr="005F2938" w:rsidRDefault="00273900" w:rsidP="009D26F9">
            <w:pPr>
              <w:jc w:val="center"/>
              <w:rPr>
                <w:b/>
              </w:rPr>
            </w:pPr>
            <w:r w:rsidRPr="005F2938">
              <w:rPr>
                <w:b/>
              </w:rPr>
              <w:t>WAR</w:t>
            </w:r>
          </w:p>
        </w:tc>
        <w:tc>
          <w:tcPr>
            <w:tcW w:w="1843" w:type="dxa"/>
            <w:vAlign w:val="center"/>
          </w:tcPr>
          <w:p w:rsidR="00273900" w:rsidRPr="005F2938" w:rsidRDefault="00273900" w:rsidP="009D26F9">
            <w:pPr>
              <w:jc w:val="center"/>
              <w:rPr>
                <w:b/>
              </w:rPr>
            </w:pPr>
            <w:r w:rsidRPr="005F2938">
              <w:rPr>
                <w:b/>
              </w:rPr>
              <w:t>Contexto</w:t>
            </w:r>
          </w:p>
        </w:tc>
      </w:tr>
      <w:tr w:rsidR="00273900" w:rsidRPr="005F2938" w:rsidTr="009D26F9">
        <w:trPr>
          <w:trHeight w:val="442"/>
        </w:trPr>
        <w:tc>
          <w:tcPr>
            <w:tcW w:w="4474" w:type="dxa"/>
            <w:vAlign w:val="center"/>
          </w:tcPr>
          <w:p w:rsidR="00273900" w:rsidRPr="006922BF" w:rsidRDefault="00273900" w:rsidP="006922BF">
            <w:pPr>
              <w:jc w:val="left"/>
              <w:rPr>
                <w:sz w:val="18"/>
                <w:szCs w:val="18"/>
              </w:rPr>
            </w:pPr>
            <w:r w:rsidRPr="006922BF">
              <w:rPr>
                <w:rFonts w:cs="Arial"/>
                <w:sz w:val="18"/>
                <w:szCs w:val="18"/>
              </w:rPr>
              <w:t>contribuyente2-registro-adminfo-</w:t>
            </w:r>
            <w:r w:rsidR="006922BF" w:rsidRPr="006922BF">
              <w:rPr>
                <w:rFonts w:cs="Arial"/>
                <w:sz w:val="18"/>
                <w:szCs w:val="18"/>
              </w:rPr>
              <w:t>x.x</w:t>
            </w:r>
            <w:r w:rsidR="00336586" w:rsidRPr="006922BF">
              <w:rPr>
                <w:rFonts w:cs="Arial"/>
                <w:sz w:val="18"/>
                <w:szCs w:val="18"/>
              </w:rPr>
              <w:t>.</w:t>
            </w:r>
            <w:r w:rsidR="006922BF" w:rsidRPr="006922BF">
              <w:rPr>
                <w:rFonts w:cs="Arial"/>
                <w:sz w:val="18"/>
                <w:szCs w:val="18"/>
              </w:rPr>
              <w:t>x</w:t>
            </w:r>
            <w:r w:rsidR="00336586" w:rsidRPr="006922BF">
              <w:rPr>
                <w:rFonts w:cs="Arial"/>
                <w:sz w:val="18"/>
                <w:szCs w:val="18"/>
              </w:rPr>
              <w:t>.ear</w:t>
            </w:r>
          </w:p>
        </w:tc>
        <w:tc>
          <w:tcPr>
            <w:tcW w:w="2835" w:type="dxa"/>
            <w:vAlign w:val="center"/>
          </w:tcPr>
          <w:p w:rsidR="00273900" w:rsidRPr="006922BF" w:rsidRDefault="00273900" w:rsidP="009D26F9">
            <w:pPr>
              <w:jc w:val="center"/>
              <w:rPr>
                <w:sz w:val="18"/>
                <w:szCs w:val="18"/>
              </w:rPr>
            </w:pPr>
            <w:r w:rsidRPr="006922BF">
              <w:rPr>
                <w:sz w:val="18"/>
                <w:szCs w:val="18"/>
              </w:rPr>
              <w:t>iaconsultaruc-ws</w:t>
            </w:r>
          </w:p>
        </w:tc>
        <w:tc>
          <w:tcPr>
            <w:tcW w:w="1843" w:type="dxa"/>
            <w:vAlign w:val="center"/>
          </w:tcPr>
          <w:p w:rsidR="00273900" w:rsidRPr="006922BF" w:rsidRDefault="00273900" w:rsidP="009D26F9">
            <w:pPr>
              <w:jc w:val="center"/>
              <w:rPr>
                <w:sz w:val="18"/>
                <w:szCs w:val="18"/>
              </w:rPr>
            </w:pPr>
            <w:r w:rsidRPr="006922BF">
              <w:rPr>
                <w:sz w:val="18"/>
                <w:szCs w:val="18"/>
              </w:rPr>
              <w:t>cl-ti-consultaruc-ws</w:t>
            </w:r>
          </w:p>
        </w:tc>
      </w:tr>
      <w:tr w:rsidR="00273900" w:rsidRPr="005F2938" w:rsidTr="009D26F9">
        <w:trPr>
          <w:trHeight w:val="806"/>
        </w:trPr>
        <w:tc>
          <w:tcPr>
            <w:tcW w:w="4474" w:type="dxa"/>
            <w:vAlign w:val="center"/>
          </w:tcPr>
          <w:p w:rsidR="00273900" w:rsidRPr="006922BF" w:rsidRDefault="00273900" w:rsidP="006922BF">
            <w:pPr>
              <w:jc w:val="left"/>
              <w:rPr>
                <w:sz w:val="18"/>
                <w:szCs w:val="18"/>
              </w:rPr>
            </w:pPr>
            <w:r w:rsidRPr="006922BF">
              <w:rPr>
                <w:rFonts w:cs="Arial"/>
                <w:sz w:val="18"/>
                <w:szCs w:val="18"/>
              </w:rPr>
              <w:t>contribuyente2-registro-adminfo-sharedlib-</w:t>
            </w:r>
            <w:r w:rsidR="006922BF" w:rsidRPr="006922BF">
              <w:rPr>
                <w:rFonts w:cs="Arial"/>
                <w:sz w:val="18"/>
                <w:szCs w:val="18"/>
              </w:rPr>
              <w:t>1.</w:t>
            </w:r>
            <w:r w:rsidR="006922BF" w:rsidRPr="006922BF">
              <w:rPr>
                <w:rFonts w:cs="Arial"/>
                <w:sz w:val="18"/>
                <w:szCs w:val="18"/>
                <w:highlight w:val="green"/>
              </w:rPr>
              <w:t>5</w:t>
            </w:r>
            <w:r w:rsidR="00336586" w:rsidRPr="006922BF">
              <w:rPr>
                <w:rFonts w:cs="Arial"/>
                <w:sz w:val="18"/>
                <w:szCs w:val="18"/>
              </w:rPr>
              <w:t>.</w:t>
            </w:r>
            <w:r w:rsidR="006922BF" w:rsidRPr="006922BF">
              <w:rPr>
                <w:rFonts w:cs="Arial"/>
                <w:sz w:val="18"/>
                <w:szCs w:val="18"/>
              </w:rPr>
              <w:t>0</w:t>
            </w:r>
            <w:r w:rsidR="00336586" w:rsidRPr="006922BF">
              <w:rPr>
                <w:rFonts w:cs="Arial"/>
                <w:sz w:val="18"/>
                <w:szCs w:val="18"/>
              </w:rPr>
              <w:t>.ear</w:t>
            </w:r>
          </w:p>
        </w:tc>
        <w:tc>
          <w:tcPr>
            <w:tcW w:w="2835" w:type="dxa"/>
            <w:vAlign w:val="center"/>
          </w:tcPr>
          <w:p w:rsidR="00273900" w:rsidRPr="006922BF" w:rsidRDefault="00273900" w:rsidP="009D26F9">
            <w:pPr>
              <w:jc w:val="left"/>
              <w:rPr>
                <w:sz w:val="18"/>
                <w:szCs w:val="18"/>
              </w:rPr>
            </w:pPr>
            <w:r w:rsidRPr="006922BF">
              <w:rPr>
                <w:sz w:val="18"/>
                <w:szCs w:val="18"/>
              </w:rPr>
              <w:t>adminfo-service-ifz-</w:t>
            </w:r>
            <w:r w:rsidR="006922BF" w:rsidRPr="006922BF">
              <w:rPr>
                <w:sz w:val="18"/>
                <w:szCs w:val="18"/>
              </w:rPr>
              <w:t>1</w:t>
            </w:r>
            <w:r w:rsidR="00336586" w:rsidRPr="006922BF">
              <w:rPr>
                <w:sz w:val="18"/>
                <w:szCs w:val="18"/>
              </w:rPr>
              <w:t>.</w:t>
            </w:r>
            <w:r w:rsidR="006922BF" w:rsidRPr="006922BF">
              <w:rPr>
                <w:sz w:val="18"/>
                <w:szCs w:val="18"/>
                <w:highlight w:val="green"/>
              </w:rPr>
              <w:t>5</w:t>
            </w:r>
            <w:r w:rsidR="00336586" w:rsidRPr="006922BF">
              <w:rPr>
                <w:sz w:val="18"/>
                <w:szCs w:val="18"/>
              </w:rPr>
              <w:t>.</w:t>
            </w:r>
            <w:r w:rsidR="006922BF" w:rsidRPr="006922BF">
              <w:rPr>
                <w:sz w:val="18"/>
                <w:szCs w:val="18"/>
              </w:rPr>
              <w:t>0</w:t>
            </w:r>
            <w:r w:rsidRPr="006922BF">
              <w:rPr>
                <w:sz w:val="18"/>
                <w:szCs w:val="18"/>
              </w:rPr>
              <w:t>.jar</w:t>
            </w:r>
          </w:p>
          <w:p w:rsidR="00273900" w:rsidRPr="006922BF" w:rsidRDefault="00273900" w:rsidP="009D26F9">
            <w:pPr>
              <w:jc w:val="left"/>
              <w:rPr>
                <w:sz w:val="18"/>
                <w:szCs w:val="18"/>
              </w:rPr>
            </w:pPr>
            <w:r w:rsidRPr="006922BF">
              <w:rPr>
                <w:sz w:val="18"/>
                <w:szCs w:val="18"/>
              </w:rPr>
              <w:t>adminfo-service-impl-</w:t>
            </w:r>
            <w:r w:rsidR="00336586" w:rsidRPr="006922BF">
              <w:rPr>
                <w:sz w:val="18"/>
                <w:szCs w:val="18"/>
              </w:rPr>
              <w:t>1.</w:t>
            </w:r>
            <w:r w:rsidR="006922BF" w:rsidRPr="006922BF">
              <w:rPr>
                <w:sz w:val="18"/>
                <w:szCs w:val="18"/>
                <w:highlight w:val="green"/>
              </w:rPr>
              <w:t>5</w:t>
            </w:r>
            <w:r w:rsidR="00336586" w:rsidRPr="006922BF">
              <w:rPr>
                <w:sz w:val="18"/>
                <w:szCs w:val="18"/>
              </w:rPr>
              <w:t>.0</w:t>
            </w:r>
            <w:r w:rsidRPr="006922BF">
              <w:rPr>
                <w:sz w:val="18"/>
                <w:szCs w:val="18"/>
              </w:rPr>
              <w:t>.jar</w:t>
            </w:r>
          </w:p>
          <w:p w:rsidR="00273900" w:rsidRPr="006922BF" w:rsidRDefault="00A404A9" w:rsidP="009D26F9">
            <w:pPr>
              <w:jc w:val="left"/>
              <w:rPr>
                <w:sz w:val="18"/>
                <w:szCs w:val="18"/>
              </w:rPr>
            </w:pPr>
            <w:r w:rsidRPr="006922BF">
              <w:rPr>
                <w:sz w:val="18"/>
                <w:szCs w:val="18"/>
              </w:rPr>
              <w:t>adminfo-model-ifz-</w:t>
            </w:r>
            <w:r w:rsidR="00336586" w:rsidRPr="006922BF">
              <w:rPr>
                <w:sz w:val="18"/>
                <w:szCs w:val="18"/>
              </w:rPr>
              <w:t>1.</w:t>
            </w:r>
            <w:r w:rsidR="006922BF" w:rsidRPr="006922BF">
              <w:rPr>
                <w:sz w:val="18"/>
                <w:szCs w:val="18"/>
                <w:highlight w:val="green"/>
              </w:rPr>
              <w:t>5</w:t>
            </w:r>
            <w:r w:rsidR="00336586" w:rsidRPr="006922BF">
              <w:rPr>
                <w:sz w:val="18"/>
                <w:szCs w:val="18"/>
              </w:rPr>
              <w:t>.0</w:t>
            </w:r>
            <w:r w:rsidR="00273900" w:rsidRPr="006922BF">
              <w:rPr>
                <w:sz w:val="18"/>
                <w:szCs w:val="18"/>
              </w:rPr>
              <w:t>.jar</w:t>
            </w:r>
          </w:p>
          <w:p w:rsidR="00273900" w:rsidRPr="006922BF" w:rsidRDefault="00273900" w:rsidP="006922BF">
            <w:pPr>
              <w:jc w:val="left"/>
              <w:rPr>
                <w:sz w:val="18"/>
                <w:szCs w:val="18"/>
              </w:rPr>
            </w:pPr>
            <w:r w:rsidRPr="006922BF">
              <w:rPr>
                <w:sz w:val="18"/>
                <w:szCs w:val="18"/>
              </w:rPr>
              <w:t>adminfo-model-impl-</w:t>
            </w:r>
            <w:r w:rsidR="00336586" w:rsidRPr="006922BF">
              <w:rPr>
                <w:sz w:val="18"/>
                <w:szCs w:val="18"/>
              </w:rPr>
              <w:t>1.</w:t>
            </w:r>
            <w:r w:rsidR="006922BF" w:rsidRPr="006922BF">
              <w:rPr>
                <w:sz w:val="18"/>
                <w:szCs w:val="18"/>
                <w:highlight w:val="green"/>
              </w:rPr>
              <w:t>5</w:t>
            </w:r>
            <w:r w:rsidR="00336586" w:rsidRPr="006922BF">
              <w:rPr>
                <w:sz w:val="18"/>
                <w:szCs w:val="18"/>
              </w:rPr>
              <w:t>.0</w:t>
            </w:r>
            <w:r w:rsidRPr="006922BF">
              <w:rPr>
                <w:sz w:val="18"/>
                <w:szCs w:val="18"/>
              </w:rPr>
              <w:t>.jar</w:t>
            </w:r>
          </w:p>
        </w:tc>
        <w:tc>
          <w:tcPr>
            <w:tcW w:w="1843" w:type="dxa"/>
            <w:vAlign w:val="center"/>
          </w:tcPr>
          <w:p w:rsidR="00273900" w:rsidRPr="006922BF" w:rsidRDefault="00273900" w:rsidP="009D26F9">
            <w:pPr>
              <w:jc w:val="center"/>
              <w:rPr>
                <w:sz w:val="18"/>
                <w:szCs w:val="18"/>
              </w:rPr>
            </w:pPr>
          </w:p>
        </w:tc>
      </w:tr>
    </w:tbl>
    <w:p w:rsidR="00273900" w:rsidRDefault="00273900" w:rsidP="00273900">
      <w:pPr>
        <w:rPr>
          <w:sz w:val="20"/>
        </w:rPr>
      </w:pPr>
    </w:p>
    <w:p w:rsidR="00273900" w:rsidRDefault="00273900" w:rsidP="00273900">
      <w:pPr>
        <w:ind w:left="360"/>
        <w:rPr>
          <w:rFonts w:cs="Arial"/>
          <w:iCs/>
          <w:color w:val="339966"/>
          <w:sz w:val="20"/>
          <w:szCs w:val="18"/>
        </w:rPr>
      </w:pPr>
    </w:p>
    <w:p w:rsidR="00273900" w:rsidRPr="005F2938" w:rsidRDefault="00273900" w:rsidP="00967B4E">
      <w:pPr>
        <w:numPr>
          <w:ilvl w:val="0"/>
          <w:numId w:val="27"/>
        </w:numPr>
        <w:ind w:left="720"/>
        <w:rPr>
          <w:b/>
          <w:sz w:val="20"/>
        </w:rPr>
      </w:pPr>
      <w:r>
        <w:rPr>
          <w:b/>
          <w:sz w:val="20"/>
        </w:rPr>
        <w:t>Estructura de Servicio</w:t>
      </w:r>
    </w:p>
    <w:p w:rsidR="00273900" w:rsidRPr="00BC5330" w:rsidRDefault="00273900" w:rsidP="00273900">
      <w:pPr>
        <w:ind w:left="360"/>
        <w:rPr>
          <w:rFonts w:cs="Arial"/>
          <w:iCs/>
          <w:color w:val="339966"/>
          <w:sz w:val="20"/>
          <w:szCs w:val="18"/>
        </w:rPr>
      </w:pPr>
    </w:p>
    <w:p w:rsidR="00C11AB7" w:rsidRPr="00C11AB7" w:rsidRDefault="00273900" w:rsidP="00967B4E">
      <w:pPr>
        <w:pStyle w:val="Prrafodelista"/>
        <w:numPr>
          <w:ilvl w:val="0"/>
          <w:numId w:val="42"/>
        </w:numPr>
        <w:ind w:left="993"/>
        <w:rPr>
          <w:bCs/>
          <w:sz w:val="20"/>
          <w:szCs w:val="20"/>
        </w:rPr>
      </w:pPr>
      <w:r w:rsidRPr="00C11AB7">
        <w:rPr>
          <w:bCs/>
          <w:sz w:val="20"/>
          <w:szCs w:val="20"/>
        </w:rPr>
        <w:t xml:space="preserve">Nombre bar </w:t>
      </w:r>
    </w:p>
    <w:p w:rsidR="00C11AB7" w:rsidRDefault="00C11AB7" w:rsidP="00C11AB7">
      <w:pPr>
        <w:ind w:left="709"/>
        <w:rPr>
          <w:sz w:val="18"/>
          <w:szCs w:val="18"/>
        </w:rPr>
      </w:pPr>
    </w:p>
    <w:p w:rsidR="00273900" w:rsidRPr="00C11AB7" w:rsidRDefault="00273900" w:rsidP="00C11AB7">
      <w:pPr>
        <w:ind w:left="851"/>
        <w:rPr>
          <w:sz w:val="18"/>
          <w:szCs w:val="18"/>
        </w:rPr>
      </w:pPr>
      <w:r w:rsidRPr="006922BF">
        <w:rPr>
          <w:sz w:val="18"/>
          <w:szCs w:val="18"/>
        </w:rPr>
        <w:t>contribuyente2-registro-adminfo-</w:t>
      </w:r>
      <w:r w:rsidR="00DD4197" w:rsidRPr="006922BF">
        <w:rPr>
          <w:sz w:val="18"/>
          <w:szCs w:val="18"/>
        </w:rPr>
        <w:t>esbapp-1.</w:t>
      </w:r>
      <w:r w:rsidR="00155463" w:rsidRPr="006922BF">
        <w:rPr>
          <w:sz w:val="18"/>
          <w:szCs w:val="18"/>
        </w:rPr>
        <w:t>0</w:t>
      </w:r>
      <w:r w:rsidR="00581B6A" w:rsidRPr="006922BF">
        <w:rPr>
          <w:sz w:val="18"/>
          <w:szCs w:val="18"/>
        </w:rPr>
        <w:t>.</w:t>
      </w:r>
      <w:r w:rsidR="00155463" w:rsidRPr="006922BF">
        <w:rPr>
          <w:sz w:val="18"/>
          <w:szCs w:val="18"/>
        </w:rPr>
        <w:t>1</w:t>
      </w:r>
      <w:r w:rsidRPr="006922BF">
        <w:rPr>
          <w:sz w:val="18"/>
          <w:szCs w:val="18"/>
        </w:rPr>
        <w:t>.bar</w:t>
      </w:r>
    </w:p>
    <w:p w:rsidR="00273900" w:rsidRPr="00BA44D8" w:rsidRDefault="00273900" w:rsidP="00273900">
      <w:pPr>
        <w:pStyle w:val="Ttulo2"/>
        <w:ind w:left="576"/>
        <w:rPr>
          <w:sz w:val="18"/>
          <w:szCs w:val="18"/>
        </w:rPr>
      </w:pPr>
    </w:p>
    <w:p w:rsidR="00273900" w:rsidRDefault="00273900" w:rsidP="00967B4E">
      <w:pPr>
        <w:pStyle w:val="Prrafodelista"/>
        <w:numPr>
          <w:ilvl w:val="0"/>
          <w:numId w:val="42"/>
        </w:numPr>
        <w:ind w:left="993"/>
        <w:rPr>
          <w:bCs/>
          <w:sz w:val="20"/>
          <w:szCs w:val="20"/>
        </w:rPr>
      </w:pPr>
      <w:r w:rsidRPr="00BC5330">
        <w:rPr>
          <w:bCs/>
          <w:sz w:val="20"/>
          <w:szCs w:val="20"/>
        </w:rPr>
        <w:t>Estructura EAR Servicio REST</w:t>
      </w:r>
    </w:p>
    <w:p w:rsidR="00273900" w:rsidRPr="00BC5330" w:rsidRDefault="00273900" w:rsidP="00273900">
      <w:pPr>
        <w:pStyle w:val="Prrafodelista"/>
        <w:ind w:left="1230"/>
        <w:rPr>
          <w:bCs/>
          <w:sz w:val="20"/>
          <w:szCs w:val="20"/>
        </w:rPr>
      </w:pPr>
    </w:p>
    <w:p w:rsidR="00273900" w:rsidRDefault="00273900" w:rsidP="00C11AB7">
      <w:pPr>
        <w:ind w:left="851"/>
        <w:rPr>
          <w:sz w:val="18"/>
          <w:szCs w:val="18"/>
        </w:rPr>
      </w:pPr>
      <w:r w:rsidRPr="00273900">
        <w:rPr>
          <w:sz w:val="18"/>
          <w:szCs w:val="18"/>
        </w:rPr>
        <w:t>contribuyente2-registro-adminfo-</w:t>
      </w:r>
      <w:r w:rsidR="006922BF">
        <w:rPr>
          <w:sz w:val="18"/>
          <w:szCs w:val="18"/>
        </w:rPr>
        <w:t>x</w:t>
      </w:r>
      <w:r w:rsidR="00336586">
        <w:rPr>
          <w:sz w:val="18"/>
          <w:szCs w:val="18"/>
        </w:rPr>
        <w:t>.</w:t>
      </w:r>
      <w:r w:rsidR="006922BF">
        <w:rPr>
          <w:sz w:val="18"/>
          <w:szCs w:val="18"/>
        </w:rPr>
        <w:t>x</w:t>
      </w:r>
      <w:r w:rsidR="00336586">
        <w:rPr>
          <w:sz w:val="18"/>
          <w:szCs w:val="18"/>
        </w:rPr>
        <w:t>.</w:t>
      </w:r>
      <w:r w:rsidR="006922BF">
        <w:rPr>
          <w:sz w:val="18"/>
          <w:szCs w:val="18"/>
        </w:rPr>
        <w:t>X</w:t>
      </w:r>
      <w:r w:rsidRPr="00273900">
        <w:rPr>
          <w:sz w:val="18"/>
          <w:szCs w:val="18"/>
        </w:rPr>
        <w:t>.ear</w:t>
      </w:r>
    </w:p>
    <w:p w:rsidR="00C11AB7" w:rsidRPr="00273900" w:rsidRDefault="00C11AB7" w:rsidP="00C11AB7">
      <w:pPr>
        <w:ind w:left="851"/>
        <w:rPr>
          <w:sz w:val="18"/>
          <w:szCs w:val="18"/>
        </w:rPr>
      </w:pPr>
    </w:p>
    <w:p w:rsidR="00273900" w:rsidRPr="00273900" w:rsidRDefault="00273900" w:rsidP="00273900">
      <w:pPr>
        <w:ind w:left="1134"/>
        <w:rPr>
          <w:sz w:val="18"/>
          <w:szCs w:val="18"/>
        </w:rPr>
      </w:pPr>
      <w:r w:rsidRPr="00273900">
        <w:rPr>
          <w:sz w:val="18"/>
          <w:szCs w:val="18"/>
        </w:rPr>
        <w:t>--lib</w:t>
      </w:r>
    </w:p>
    <w:p w:rsidR="00273900" w:rsidRPr="00273900" w:rsidRDefault="00273900" w:rsidP="00273900">
      <w:pPr>
        <w:ind w:left="1134"/>
        <w:rPr>
          <w:sz w:val="18"/>
          <w:szCs w:val="18"/>
        </w:rPr>
      </w:pPr>
      <w:r w:rsidRPr="00273900">
        <w:rPr>
          <w:sz w:val="18"/>
          <w:szCs w:val="18"/>
        </w:rPr>
        <w:t>---adminfo-controller-</w:t>
      </w:r>
      <w:r w:rsidR="006922BF">
        <w:rPr>
          <w:sz w:val="18"/>
          <w:szCs w:val="18"/>
        </w:rPr>
        <w:t>x</w:t>
      </w:r>
      <w:r w:rsidR="00336586">
        <w:rPr>
          <w:sz w:val="18"/>
          <w:szCs w:val="18"/>
        </w:rPr>
        <w:t>.</w:t>
      </w:r>
      <w:r w:rsidR="006922BF">
        <w:rPr>
          <w:sz w:val="18"/>
          <w:szCs w:val="18"/>
        </w:rPr>
        <w:t>X</w:t>
      </w:r>
      <w:r w:rsidR="00336586">
        <w:rPr>
          <w:sz w:val="18"/>
          <w:szCs w:val="18"/>
        </w:rPr>
        <w:t>.</w:t>
      </w:r>
      <w:r w:rsidR="006922BF">
        <w:rPr>
          <w:sz w:val="18"/>
          <w:szCs w:val="18"/>
        </w:rPr>
        <w:t>x</w:t>
      </w:r>
      <w:r w:rsidRPr="00273900">
        <w:rPr>
          <w:sz w:val="18"/>
          <w:szCs w:val="18"/>
        </w:rPr>
        <w:t>.jar</w:t>
      </w:r>
    </w:p>
    <w:p w:rsidR="00273900" w:rsidRPr="00273900" w:rsidRDefault="00273900" w:rsidP="00273900">
      <w:pPr>
        <w:ind w:left="1134"/>
        <w:rPr>
          <w:sz w:val="18"/>
          <w:szCs w:val="18"/>
        </w:rPr>
      </w:pPr>
      <w:r w:rsidRPr="00273900">
        <w:rPr>
          <w:sz w:val="18"/>
          <w:szCs w:val="18"/>
        </w:rPr>
        <w:t>-----pe.gob.sunat.contribuyente2.registro.consultaruc.ws.rest.&lt;Recurso&gt;RestController.java</w:t>
      </w:r>
    </w:p>
    <w:p w:rsidR="00273900" w:rsidRPr="00273900" w:rsidRDefault="00273900" w:rsidP="00273900">
      <w:pPr>
        <w:ind w:left="1134"/>
        <w:rPr>
          <w:sz w:val="18"/>
          <w:szCs w:val="18"/>
        </w:rPr>
      </w:pPr>
      <w:r w:rsidRPr="00273900">
        <w:rPr>
          <w:sz w:val="18"/>
          <w:szCs w:val="18"/>
        </w:rPr>
        <w:t>-----adminfo-beanRefContext.xml</w:t>
      </w:r>
    </w:p>
    <w:p w:rsidR="00273900" w:rsidRPr="00273900" w:rsidRDefault="00273900" w:rsidP="00273900">
      <w:pPr>
        <w:ind w:left="1134"/>
        <w:rPr>
          <w:sz w:val="18"/>
          <w:szCs w:val="18"/>
        </w:rPr>
      </w:pPr>
      <w:r w:rsidRPr="00273900">
        <w:rPr>
          <w:sz w:val="18"/>
          <w:szCs w:val="18"/>
        </w:rPr>
        <w:t>-----adminfo-service.xml</w:t>
      </w:r>
    </w:p>
    <w:p w:rsidR="00273900" w:rsidRPr="00273900" w:rsidRDefault="00273900" w:rsidP="00273900">
      <w:pPr>
        <w:ind w:left="1134"/>
        <w:rPr>
          <w:sz w:val="18"/>
          <w:szCs w:val="18"/>
        </w:rPr>
      </w:pPr>
      <w:r w:rsidRPr="00273900">
        <w:rPr>
          <w:sz w:val="18"/>
          <w:szCs w:val="18"/>
        </w:rPr>
        <w:t>-----adminfo-propiedades.properties</w:t>
      </w:r>
    </w:p>
    <w:p w:rsidR="00273900" w:rsidRPr="00273900" w:rsidRDefault="00273900" w:rsidP="00273900">
      <w:pPr>
        <w:ind w:left="1134"/>
        <w:rPr>
          <w:sz w:val="18"/>
          <w:szCs w:val="18"/>
        </w:rPr>
      </w:pPr>
      <w:r w:rsidRPr="00273900">
        <w:rPr>
          <w:sz w:val="18"/>
          <w:szCs w:val="18"/>
        </w:rPr>
        <w:t>--META-INF</w:t>
      </w:r>
    </w:p>
    <w:p w:rsidR="00273900" w:rsidRPr="00273900" w:rsidRDefault="00273900" w:rsidP="00273900">
      <w:pPr>
        <w:ind w:left="1134"/>
        <w:rPr>
          <w:sz w:val="18"/>
          <w:szCs w:val="18"/>
          <w:lang w:val="en-US"/>
        </w:rPr>
      </w:pPr>
      <w:r w:rsidRPr="00273900">
        <w:rPr>
          <w:sz w:val="18"/>
          <w:szCs w:val="18"/>
          <w:lang w:val="es-PE"/>
        </w:rPr>
        <w:t xml:space="preserve">  </w:t>
      </w:r>
      <w:r w:rsidRPr="00273900">
        <w:rPr>
          <w:sz w:val="18"/>
          <w:szCs w:val="18"/>
          <w:lang w:val="en-US"/>
        </w:rPr>
        <w:t>|--application.xml</w:t>
      </w:r>
    </w:p>
    <w:p w:rsidR="00273900" w:rsidRPr="00273900" w:rsidRDefault="00273900" w:rsidP="00273900">
      <w:pPr>
        <w:ind w:left="1134"/>
        <w:rPr>
          <w:sz w:val="18"/>
          <w:szCs w:val="18"/>
          <w:lang w:val="en-US"/>
        </w:rPr>
      </w:pPr>
      <w:r w:rsidRPr="00273900">
        <w:rPr>
          <w:sz w:val="18"/>
          <w:szCs w:val="18"/>
          <w:lang w:val="en-US"/>
        </w:rPr>
        <w:t xml:space="preserve">  |-- MANIFEST.MF</w:t>
      </w:r>
    </w:p>
    <w:p w:rsidR="00273900" w:rsidRPr="00273900" w:rsidRDefault="00273900" w:rsidP="00273900">
      <w:pPr>
        <w:ind w:left="1134"/>
        <w:rPr>
          <w:sz w:val="18"/>
          <w:szCs w:val="18"/>
          <w:lang w:val="en-US"/>
        </w:rPr>
      </w:pPr>
      <w:r w:rsidRPr="00273900">
        <w:rPr>
          <w:sz w:val="18"/>
          <w:szCs w:val="18"/>
          <w:lang w:val="en-US"/>
        </w:rPr>
        <w:t xml:space="preserve">  |-- weblogic-application.xml</w:t>
      </w:r>
    </w:p>
    <w:p w:rsidR="00273900" w:rsidRPr="00273900" w:rsidRDefault="00273900" w:rsidP="00273900">
      <w:pPr>
        <w:ind w:left="1134"/>
        <w:rPr>
          <w:sz w:val="18"/>
          <w:szCs w:val="18"/>
          <w:lang w:val="en-US"/>
        </w:rPr>
      </w:pPr>
      <w:r w:rsidRPr="00273900">
        <w:rPr>
          <w:sz w:val="18"/>
          <w:szCs w:val="18"/>
          <w:lang w:val="en-US"/>
        </w:rPr>
        <w:t>--iaconsultaruc-ws.war</w:t>
      </w:r>
    </w:p>
    <w:p w:rsidR="00273900" w:rsidRPr="00273900" w:rsidRDefault="00273900" w:rsidP="00273900">
      <w:pPr>
        <w:ind w:left="1134"/>
        <w:rPr>
          <w:sz w:val="18"/>
          <w:szCs w:val="18"/>
          <w:lang w:val="en-US"/>
        </w:rPr>
      </w:pPr>
      <w:r w:rsidRPr="00273900">
        <w:rPr>
          <w:sz w:val="18"/>
          <w:szCs w:val="18"/>
          <w:lang w:val="en-US"/>
        </w:rPr>
        <w:t>-----WEB-INF</w:t>
      </w:r>
    </w:p>
    <w:p w:rsidR="00273900" w:rsidRPr="00273900" w:rsidRDefault="00273900" w:rsidP="00273900">
      <w:pPr>
        <w:ind w:left="1134"/>
        <w:rPr>
          <w:sz w:val="18"/>
          <w:szCs w:val="18"/>
          <w:lang w:val="en-US"/>
        </w:rPr>
      </w:pPr>
      <w:r w:rsidRPr="00273900">
        <w:rPr>
          <w:sz w:val="18"/>
          <w:szCs w:val="18"/>
          <w:lang w:val="en-US"/>
        </w:rPr>
        <w:t>------consultaruc-security.xml</w:t>
      </w:r>
    </w:p>
    <w:p w:rsidR="00273900" w:rsidRPr="00273900" w:rsidRDefault="00273900" w:rsidP="00273900">
      <w:pPr>
        <w:ind w:left="1134"/>
        <w:rPr>
          <w:sz w:val="18"/>
          <w:szCs w:val="18"/>
        </w:rPr>
      </w:pPr>
      <w:r w:rsidRPr="00273900">
        <w:rPr>
          <w:sz w:val="18"/>
          <w:szCs w:val="18"/>
        </w:rPr>
        <w:t>------consultaruc-servlet.xml  //solo hacer scan de su paquete "consultaruc"</w:t>
      </w:r>
    </w:p>
    <w:p w:rsidR="00273900" w:rsidRPr="00273900" w:rsidRDefault="00273900" w:rsidP="00273900">
      <w:pPr>
        <w:ind w:left="1134"/>
        <w:rPr>
          <w:sz w:val="18"/>
          <w:szCs w:val="18"/>
          <w:lang w:val="en-US"/>
        </w:rPr>
      </w:pPr>
      <w:r w:rsidRPr="00273900">
        <w:rPr>
          <w:sz w:val="18"/>
          <w:szCs w:val="18"/>
          <w:lang w:val="en-US"/>
        </w:rPr>
        <w:t>------web.xml</w:t>
      </w:r>
    </w:p>
    <w:p w:rsidR="00273900" w:rsidRPr="00273900" w:rsidRDefault="00273900" w:rsidP="00273900">
      <w:pPr>
        <w:ind w:left="1134"/>
        <w:rPr>
          <w:sz w:val="18"/>
          <w:szCs w:val="18"/>
          <w:lang w:val="en-US"/>
        </w:rPr>
      </w:pPr>
      <w:r w:rsidRPr="00273900">
        <w:rPr>
          <w:sz w:val="18"/>
          <w:szCs w:val="18"/>
          <w:lang w:val="en-US"/>
        </w:rPr>
        <w:t>------weblogic.xml</w:t>
      </w:r>
    </w:p>
    <w:p w:rsidR="00273900" w:rsidRPr="00BA44D8" w:rsidRDefault="00273900" w:rsidP="00273900">
      <w:pPr>
        <w:pStyle w:val="Ttulo2"/>
        <w:ind w:left="1418"/>
        <w:rPr>
          <w:b w:val="0"/>
          <w:sz w:val="18"/>
          <w:szCs w:val="18"/>
          <w:lang w:val="en-US"/>
        </w:rPr>
      </w:pPr>
    </w:p>
    <w:p w:rsidR="00273900" w:rsidRPr="00BC5330" w:rsidRDefault="00273900" w:rsidP="00967B4E">
      <w:pPr>
        <w:pStyle w:val="Prrafodelista"/>
        <w:numPr>
          <w:ilvl w:val="0"/>
          <w:numId w:val="42"/>
        </w:numPr>
        <w:ind w:left="993"/>
        <w:rPr>
          <w:bCs/>
          <w:sz w:val="20"/>
          <w:szCs w:val="20"/>
        </w:rPr>
      </w:pPr>
      <w:r w:rsidRPr="00BC5330">
        <w:rPr>
          <w:bCs/>
          <w:sz w:val="20"/>
          <w:szCs w:val="20"/>
        </w:rPr>
        <w:t>Estructura SharedLib</w:t>
      </w:r>
    </w:p>
    <w:p w:rsidR="00273900" w:rsidRDefault="00273900" w:rsidP="00273900">
      <w:pPr>
        <w:pStyle w:val="Ttulo2"/>
        <w:ind w:left="576"/>
        <w:rPr>
          <w:b w:val="0"/>
          <w:sz w:val="18"/>
          <w:szCs w:val="18"/>
        </w:rPr>
      </w:pPr>
    </w:p>
    <w:p w:rsidR="00273900" w:rsidRDefault="00273900" w:rsidP="00C11AB7">
      <w:pPr>
        <w:ind w:left="851"/>
        <w:rPr>
          <w:sz w:val="18"/>
          <w:szCs w:val="18"/>
        </w:rPr>
      </w:pPr>
      <w:r w:rsidRPr="00273900">
        <w:rPr>
          <w:sz w:val="18"/>
          <w:szCs w:val="18"/>
        </w:rPr>
        <w:t>contribuyente2-registro-adminfo-sharedlib-</w:t>
      </w:r>
      <w:r w:rsidR="00336586">
        <w:rPr>
          <w:sz w:val="18"/>
          <w:szCs w:val="18"/>
        </w:rPr>
        <w:t>1.</w:t>
      </w:r>
      <w:r w:rsidR="006922BF" w:rsidRPr="006922BF">
        <w:rPr>
          <w:sz w:val="18"/>
          <w:szCs w:val="18"/>
          <w:highlight w:val="green"/>
        </w:rPr>
        <w:t>5</w:t>
      </w:r>
      <w:r w:rsidR="00336586">
        <w:rPr>
          <w:sz w:val="18"/>
          <w:szCs w:val="18"/>
        </w:rPr>
        <w:t>.0</w:t>
      </w:r>
      <w:r w:rsidRPr="00273900">
        <w:rPr>
          <w:sz w:val="18"/>
          <w:szCs w:val="18"/>
        </w:rPr>
        <w:t>.ear</w:t>
      </w:r>
    </w:p>
    <w:p w:rsidR="00C11AB7" w:rsidRPr="00273900" w:rsidRDefault="00C11AB7" w:rsidP="00C11AB7">
      <w:pPr>
        <w:ind w:left="851"/>
        <w:rPr>
          <w:sz w:val="18"/>
          <w:szCs w:val="18"/>
        </w:rPr>
      </w:pPr>
    </w:p>
    <w:p w:rsidR="00273900" w:rsidRPr="00273900" w:rsidRDefault="00273900" w:rsidP="00273900">
      <w:pPr>
        <w:ind w:left="1134"/>
        <w:rPr>
          <w:sz w:val="18"/>
          <w:szCs w:val="18"/>
        </w:rPr>
      </w:pPr>
      <w:r w:rsidRPr="00273900">
        <w:rPr>
          <w:sz w:val="18"/>
          <w:szCs w:val="18"/>
        </w:rPr>
        <w:t>-lib</w:t>
      </w:r>
    </w:p>
    <w:p w:rsidR="00273900" w:rsidRPr="006922BF" w:rsidRDefault="00273900" w:rsidP="00273900">
      <w:pPr>
        <w:ind w:left="1134"/>
        <w:rPr>
          <w:sz w:val="18"/>
          <w:szCs w:val="18"/>
          <w:lang w:val="en-US"/>
        </w:rPr>
      </w:pPr>
      <w:r w:rsidRPr="006922BF">
        <w:rPr>
          <w:sz w:val="18"/>
          <w:szCs w:val="18"/>
          <w:lang w:val="en-US"/>
        </w:rPr>
        <w:t>--adminfo-service-ifz-</w:t>
      </w:r>
      <w:r w:rsidR="00336586" w:rsidRPr="006922BF">
        <w:rPr>
          <w:sz w:val="18"/>
          <w:szCs w:val="18"/>
          <w:lang w:val="en-US"/>
        </w:rPr>
        <w:t>1.</w:t>
      </w:r>
      <w:r w:rsidR="006922BF" w:rsidRPr="006922BF">
        <w:rPr>
          <w:sz w:val="18"/>
          <w:szCs w:val="18"/>
          <w:highlight w:val="green"/>
          <w:lang w:val="en-US"/>
        </w:rPr>
        <w:t>5</w:t>
      </w:r>
      <w:r w:rsidR="00336586" w:rsidRPr="006922BF">
        <w:rPr>
          <w:sz w:val="18"/>
          <w:szCs w:val="18"/>
          <w:lang w:val="en-US"/>
        </w:rPr>
        <w:t>.0</w:t>
      </w:r>
      <w:r w:rsidRPr="006922BF">
        <w:rPr>
          <w:sz w:val="18"/>
          <w:szCs w:val="18"/>
          <w:lang w:val="en-US"/>
        </w:rPr>
        <w:t>.jar</w:t>
      </w:r>
    </w:p>
    <w:p w:rsidR="00273900" w:rsidRPr="00273900" w:rsidRDefault="00273900" w:rsidP="00273900">
      <w:pPr>
        <w:ind w:left="1134"/>
        <w:rPr>
          <w:sz w:val="18"/>
          <w:szCs w:val="18"/>
        </w:rPr>
      </w:pPr>
      <w:r w:rsidRPr="00273900">
        <w:rPr>
          <w:sz w:val="18"/>
          <w:szCs w:val="18"/>
        </w:rPr>
        <w:t>-----pe.gob.sunat.contribuyente2.registro.adminfo.service.&lt;AlgunaImplementacion&gt;Service.java</w:t>
      </w:r>
    </w:p>
    <w:p w:rsidR="00273900" w:rsidRPr="00273900" w:rsidRDefault="00273900" w:rsidP="00273900">
      <w:pPr>
        <w:ind w:left="1134"/>
        <w:rPr>
          <w:sz w:val="18"/>
          <w:szCs w:val="18"/>
        </w:rPr>
      </w:pPr>
      <w:r w:rsidRPr="00273900">
        <w:rPr>
          <w:sz w:val="18"/>
          <w:szCs w:val="18"/>
        </w:rPr>
        <w:t>--adminfo-service-impl-</w:t>
      </w:r>
      <w:r w:rsidR="00336586">
        <w:rPr>
          <w:sz w:val="18"/>
          <w:szCs w:val="18"/>
        </w:rPr>
        <w:t>1.</w:t>
      </w:r>
      <w:r w:rsidR="006922BF" w:rsidRPr="006922BF">
        <w:rPr>
          <w:sz w:val="18"/>
          <w:szCs w:val="18"/>
          <w:highlight w:val="green"/>
        </w:rPr>
        <w:t>5</w:t>
      </w:r>
      <w:r w:rsidR="00336586">
        <w:rPr>
          <w:sz w:val="18"/>
          <w:szCs w:val="18"/>
        </w:rPr>
        <w:t>.0</w:t>
      </w:r>
      <w:r w:rsidRPr="00273900">
        <w:rPr>
          <w:sz w:val="18"/>
          <w:szCs w:val="18"/>
        </w:rPr>
        <w:t>.jar</w:t>
      </w:r>
    </w:p>
    <w:p w:rsidR="00273900" w:rsidRPr="00273900" w:rsidRDefault="00273900" w:rsidP="00273900">
      <w:pPr>
        <w:ind w:left="1134"/>
        <w:rPr>
          <w:sz w:val="18"/>
          <w:szCs w:val="18"/>
        </w:rPr>
      </w:pPr>
      <w:r w:rsidRPr="00273900">
        <w:rPr>
          <w:sz w:val="18"/>
          <w:szCs w:val="18"/>
        </w:rPr>
        <w:t>-----pe.gob.sunat.contribuyente2.registro.adminfo.service.&lt;AlgunaImplementacion&gt;ServiceImpl.java</w:t>
      </w:r>
    </w:p>
    <w:p w:rsidR="00273900" w:rsidRPr="00273900" w:rsidRDefault="00273900" w:rsidP="00273900">
      <w:pPr>
        <w:ind w:left="1134"/>
        <w:rPr>
          <w:sz w:val="18"/>
          <w:szCs w:val="18"/>
        </w:rPr>
      </w:pPr>
      <w:r w:rsidRPr="00273900">
        <w:rPr>
          <w:sz w:val="18"/>
          <w:szCs w:val="18"/>
        </w:rPr>
        <w:t>-----adminfo-service.xml</w:t>
      </w:r>
    </w:p>
    <w:p w:rsidR="00273900" w:rsidRPr="00273900" w:rsidRDefault="00273900" w:rsidP="00273900">
      <w:pPr>
        <w:ind w:left="1134"/>
        <w:rPr>
          <w:sz w:val="18"/>
          <w:szCs w:val="18"/>
        </w:rPr>
      </w:pPr>
      <w:r w:rsidRPr="00273900">
        <w:rPr>
          <w:sz w:val="18"/>
          <w:szCs w:val="18"/>
        </w:rPr>
        <w:t>--adminfo-model-ifz-</w:t>
      </w:r>
      <w:r w:rsidR="00336586">
        <w:rPr>
          <w:sz w:val="18"/>
          <w:szCs w:val="18"/>
        </w:rPr>
        <w:t>1.</w:t>
      </w:r>
      <w:r w:rsidR="006922BF" w:rsidRPr="006922BF">
        <w:rPr>
          <w:sz w:val="18"/>
          <w:szCs w:val="18"/>
          <w:highlight w:val="green"/>
        </w:rPr>
        <w:t>5</w:t>
      </w:r>
      <w:r w:rsidR="00336586">
        <w:rPr>
          <w:sz w:val="18"/>
          <w:szCs w:val="18"/>
        </w:rPr>
        <w:t>.0</w:t>
      </w:r>
      <w:r w:rsidRPr="00273900">
        <w:rPr>
          <w:sz w:val="18"/>
          <w:szCs w:val="18"/>
        </w:rPr>
        <w:t>.jar</w:t>
      </w:r>
    </w:p>
    <w:p w:rsidR="00273900" w:rsidRPr="00273900" w:rsidRDefault="00273900" w:rsidP="00273900">
      <w:pPr>
        <w:ind w:left="1134"/>
        <w:rPr>
          <w:sz w:val="18"/>
          <w:szCs w:val="18"/>
        </w:rPr>
      </w:pPr>
      <w:r w:rsidRPr="00273900">
        <w:rPr>
          <w:sz w:val="18"/>
          <w:szCs w:val="18"/>
        </w:rPr>
        <w:t>-----pe.gob.sunat.contribuyente2.registro.adminfo.model</w:t>
      </w:r>
    </w:p>
    <w:p w:rsidR="00273900" w:rsidRPr="00273900" w:rsidRDefault="00273900" w:rsidP="00273900">
      <w:pPr>
        <w:ind w:left="1134"/>
        <w:rPr>
          <w:sz w:val="18"/>
          <w:szCs w:val="18"/>
        </w:rPr>
      </w:pPr>
      <w:r w:rsidRPr="00273900">
        <w:rPr>
          <w:sz w:val="18"/>
          <w:szCs w:val="18"/>
        </w:rPr>
        <w:t>-----pe.gob.sunat.contribuyente2.registro.adminfo.model.dao</w:t>
      </w:r>
    </w:p>
    <w:p w:rsidR="00273900" w:rsidRPr="00273900" w:rsidRDefault="00273900" w:rsidP="00273900">
      <w:pPr>
        <w:ind w:left="1134"/>
        <w:rPr>
          <w:sz w:val="18"/>
          <w:szCs w:val="18"/>
        </w:rPr>
      </w:pPr>
      <w:r w:rsidRPr="00273900">
        <w:rPr>
          <w:sz w:val="18"/>
          <w:szCs w:val="18"/>
        </w:rPr>
        <w:t>--adminfo-model-impl-</w:t>
      </w:r>
      <w:r w:rsidR="00336586">
        <w:rPr>
          <w:sz w:val="18"/>
          <w:szCs w:val="18"/>
        </w:rPr>
        <w:t>1.</w:t>
      </w:r>
      <w:r w:rsidR="006922BF" w:rsidRPr="006922BF">
        <w:rPr>
          <w:sz w:val="18"/>
          <w:szCs w:val="18"/>
          <w:highlight w:val="green"/>
        </w:rPr>
        <w:t>5</w:t>
      </w:r>
      <w:r w:rsidR="00336586">
        <w:rPr>
          <w:sz w:val="18"/>
          <w:szCs w:val="18"/>
        </w:rPr>
        <w:t>.0</w:t>
      </w:r>
      <w:r w:rsidRPr="00273900">
        <w:rPr>
          <w:sz w:val="18"/>
          <w:szCs w:val="18"/>
        </w:rPr>
        <w:t>.jar</w:t>
      </w:r>
    </w:p>
    <w:p w:rsidR="00273900" w:rsidRPr="00273900" w:rsidRDefault="00273900" w:rsidP="00273900">
      <w:pPr>
        <w:ind w:left="1134"/>
        <w:rPr>
          <w:sz w:val="18"/>
          <w:szCs w:val="18"/>
        </w:rPr>
      </w:pPr>
      <w:r w:rsidRPr="00273900">
        <w:rPr>
          <w:sz w:val="18"/>
          <w:szCs w:val="18"/>
        </w:rPr>
        <w:t>-----pe.gob.sunat.contribuyente2.registro.adminfo.model.dao.ibatis</w:t>
      </w:r>
    </w:p>
    <w:p w:rsidR="00273900" w:rsidRPr="00273900" w:rsidRDefault="00273900" w:rsidP="00273900">
      <w:pPr>
        <w:ind w:left="1134"/>
        <w:rPr>
          <w:sz w:val="18"/>
          <w:szCs w:val="18"/>
        </w:rPr>
      </w:pPr>
      <w:r w:rsidRPr="00273900">
        <w:rPr>
          <w:sz w:val="18"/>
          <w:szCs w:val="18"/>
        </w:rPr>
        <w:t>-----pe.gob.sunat.contribuyente2.registro.adminfo.model.dao.ibatis.maps</w:t>
      </w:r>
    </w:p>
    <w:p w:rsidR="00273900" w:rsidRPr="00273900" w:rsidRDefault="00273900" w:rsidP="00273900">
      <w:pPr>
        <w:ind w:left="1134"/>
        <w:rPr>
          <w:sz w:val="18"/>
          <w:szCs w:val="18"/>
          <w:lang w:val="en-US"/>
        </w:rPr>
      </w:pPr>
      <w:r w:rsidRPr="00273900">
        <w:rPr>
          <w:sz w:val="18"/>
          <w:szCs w:val="18"/>
          <w:lang w:val="en-US"/>
        </w:rPr>
        <w:t>-----adminfo-data.xml</w:t>
      </w:r>
    </w:p>
    <w:p w:rsidR="00273900" w:rsidRPr="00273900" w:rsidRDefault="00273900" w:rsidP="00273900">
      <w:pPr>
        <w:ind w:left="1134"/>
        <w:rPr>
          <w:sz w:val="18"/>
          <w:szCs w:val="18"/>
          <w:lang w:val="en-US"/>
        </w:rPr>
      </w:pPr>
      <w:r w:rsidRPr="00273900">
        <w:rPr>
          <w:sz w:val="18"/>
          <w:szCs w:val="18"/>
          <w:lang w:val="en-US"/>
        </w:rPr>
        <w:t>-----adminfo-sqlmap-config.xml</w:t>
      </w:r>
    </w:p>
    <w:p w:rsidR="00273900" w:rsidRPr="00273900" w:rsidRDefault="00273900" w:rsidP="00273900">
      <w:pPr>
        <w:ind w:left="1134"/>
        <w:rPr>
          <w:sz w:val="18"/>
          <w:szCs w:val="18"/>
          <w:lang w:val="en-US"/>
        </w:rPr>
      </w:pPr>
      <w:r w:rsidRPr="00273900">
        <w:rPr>
          <w:sz w:val="18"/>
          <w:szCs w:val="18"/>
          <w:lang w:val="en-US"/>
        </w:rPr>
        <w:t>--META-INF</w:t>
      </w:r>
    </w:p>
    <w:p w:rsidR="00273900" w:rsidRPr="00273900" w:rsidRDefault="00273900" w:rsidP="00273900">
      <w:pPr>
        <w:ind w:left="1134"/>
        <w:rPr>
          <w:sz w:val="18"/>
          <w:szCs w:val="18"/>
          <w:lang w:val="en-US"/>
        </w:rPr>
      </w:pPr>
      <w:r w:rsidRPr="00273900">
        <w:rPr>
          <w:sz w:val="18"/>
          <w:szCs w:val="18"/>
          <w:lang w:val="en-US"/>
        </w:rPr>
        <w:t>----application.xml</w:t>
      </w:r>
    </w:p>
    <w:p w:rsidR="00273900" w:rsidRPr="00273900" w:rsidRDefault="00273900" w:rsidP="00273900">
      <w:pPr>
        <w:ind w:left="1134"/>
        <w:rPr>
          <w:sz w:val="18"/>
          <w:szCs w:val="18"/>
          <w:lang w:val="en-US"/>
        </w:rPr>
      </w:pPr>
      <w:r w:rsidRPr="00273900">
        <w:rPr>
          <w:sz w:val="18"/>
          <w:szCs w:val="18"/>
          <w:lang w:val="en-US"/>
        </w:rPr>
        <w:t>----MANIFEST.MF</w:t>
      </w:r>
    </w:p>
    <w:p w:rsidR="00273900" w:rsidRPr="00273900" w:rsidRDefault="00273900" w:rsidP="00273900">
      <w:pPr>
        <w:ind w:left="1134"/>
        <w:rPr>
          <w:sz w:val="18"/>
          <w:szCs w:val="18"/>
          <w:lang w:val="en-US"/>
        </w:rPr>
      </w:pPr>
      <w:r w:rsidRPr="00273900">
        <w:rPr>
          <w:sz w:val="18"/>
          <w:szCs w:val="18"/>
          <w:lang w:val="en-US"/>
        </w:rPr>
        <w:t>----weblogic-application.xml</w:t>
      </w:r>
    </w:p>
    <w:p w:rsidR="00273900" w:rsidRDefault="00273900" w:rsidP="00273900">
      <w:pPr>
        <w:pStyle w:val="Ttulo2"/>
        <w:ind w:left="1418"/>
        <w:rPr>
          <w:b w:val="0"/>
          <w:sz w:val="18"/>
          <w:szCs w:val="18"/>
          <w:lang w:val="en-US"/>
        </w:rPr>
      </w:pPr>
    </w:p>
    <w:p w:rsidR="00C21BA3" w:rsidRDefault="00C21BA3" w:rsidP="00273900">
      <w:pPr>
        <w:pStyle w:val="Ttulo2"/>
        <w:ind w:left="1418"/>
        <w:rPr>
          <w:b w:val="0"/>
          <w:sz w:val="18"/>
          <w:szCs w:val="18"/>
          <w:lang w:val="en-US"/>
        </w:rPr>
      </w:pPr>
    </w:p>
    <w:p w:rsidR="00C21BA3" w:rsidRDefault="00C21BA3" w:rsidP="00273900">
      <w:pPr>
        <w:pStyle w:val="Ttulo2"/>
        <w:ind w:left="1418"/>
        <w:rPr>
          <w:b w:val="0"/>
          <w:sz w:val="18"/>
          <w:szCs w:val="18"/>
          <w:lang w:val="en-US"/>
        </w:rPr>
      </w:pPr>
    </w:p>
    <w:p w:rsidR="00C21BA3" w:rsidRPr="00BA44D8" w:rsidRDefault="00C21BA3" w:rsidP="00273900">
      <w:pPr>
        <w:pStyle w:val="Ttulo2"/>
        <w:ind w:left="1418"/>
        <w:rPr>
          <w:b w:val="0"/>
          <w:sz w:val="18"/>
          <w:szCs w:val="18"/>
          <w:lang w:val="en-US"/>
        </w:rPr>
      </w:pPr>
    </w:p>
    <w:p w:rsidR="00273900" w:rsidRPr="00BC5330" w:rsidRDefault="00273900" w:rsidP="00967B4E">
      <w:pPr>
        <w:pStyle w:val="Prrafodelista"/>
        <w:numPr>
          <w:ilvl w:val="0"/>
          <w:numId w:val="42"/>
        </w:numPr>
        <w:ind w:left="993"/>
        <w:rPr>
          <w:bCs/>
          <w:sz w:val="20"/>
          <w:szCs w:val="20"/>
        </w:rPr>
      </w:pPr>
      <w:r w:rsidRPr="00BC5330">
        <w:rPr>
          <w:bCs/>
          <w:sz w:val="20"/>
          <w:szCs w:val="20"/>
        </w:rPr>
        <w:t xml:space="preserve">Estructura del Proyecto del Sharedlib </w:t>
      </w:r>
    </w:p>
    <w:p w:rsidR="00273900" w:rsidRDefault="00273900" w:rsidP="00273900">
      <w:pPr>
        <w:pStyle w:val="Prrafodelista"/>
        <w:ind w:left="1080"/>
        <w:jc w:val="left"/>
        <w:rPr>
          <w:rFonts w:ascii="Tahoma" w:hAnsi="Tahoma" w:cs="Tahoma"/>
          <w:color w:val="000000"/>
          <w:sz w:val="17"/>
          <w:szCs w:val="17"/>
          <w:shd w:val="clear" w:color="auto" w:fill="FFFFFF"/>
          <w:lang w:val="en-US"/>
        </w:rPr>
      </w:pPr>
    </w:p>
    <w:p w:rsidR="00273900" w:rsidRPr="00273900" w:rsidRDefault="00273900" w:rsidP="00273900">
      <w:pPr>
        <w:ind w:left="851"/>
        <w:rPr>
          <w:sz w:val="18"/>
          <w:szCs w:val="18"/>
        </w:rPr>
      </w:pPr>
      <w:r w:rsidRPr="00273900">
        <w:rPr>
          <w:sz w:val="18"/>
          <w:szCs w:val="18"/>
        </w:rPr>
        <w:t>contribuyente2-registro-adminfo-sharedlib</w:t>
      </w:r>
    </w:p>
    <w:p w:rsidR="00273900" w:rsidRPr="00273900" w:rsidRDefault="00273900" w:rsidP="00273900">
      <w:pPr>
        <w:ind w:left="1134"/>
        <w:rPr>
          <w:sz w:val="18"/>
          <w:szCs w:val="18"/>
        </w:rPr>
      </w:pPr>
      <w:r w:rsidRPr="00273900">
        <w:rPr>
          <w:sz w:val="18"/>
          <w:szCs w:val="18"/>
        </w:rPr>
        <w:t>-------src/main/java</w:t>
      </w:r>
    </w:p>
    <w:p w:rsidR="00273900" w:rsidRPr="00273900" w:rsidRDefault="00273900" w:rsidP="00273900">
      <w:pPr>
        <w:ind w:left="1134"/>
        <w:rPr>
          <w:sz w:val="18"/>
          <w:szCs w:val="18"/>
        </w:rPr>
      </w:pPr>
      <w:r w:rsidRPr="00273900">
        <w:rPr>
          <w:sz w:val="18"/>
          <w:szCs w:val="18"/>
        </w:rPr>
        <w:t>----------pe.gob.sunat.contribuyente2.registro.adminfo.service.&lt;AlgunaImplementacion&gt;Service.java</w:t>
      </w:r>
    </w:p>
    <w:p w:rsidR="00273900" w:rsidRPr="00273900" w:rsidRDefault="00273900" w:rsidP="00273900">
      <w:pPr>
        <w:ind w:left="1134"/>
        <w:rPr>
          <w:sz w:val="18"/>
          <w:szCs w:val="18"/>
        </w:rPr>
      </w:pPr>
      <w:r w:rsidRPr="00273900">
        <w:rPr>
          <w:sz w:val="18"/>
          <w:szCs w:val="18"/>
        </w:rPr>
        <w:t>----------pe.gob.sunat.contribuyente2.registro.adminfo.service.&lt;AlgunaImplementacion&gt;ServiceImpl.java</w:t>
      </w:r>
    </w:p>
    <w:p w:rsidR="00273900" w:rsidRPr="00273900" w:rsidRDefault="00273900" w:rsidP="00273900">
      <w:pPr>
        <w:ind w:left="1134"/>
        <w:rPr>
          <w:sz w:val="18"/>
          <w:szCs w:val="18"/>
        </w:rPr>
      </w:pPr>
      <w:r w:rsidRPr="00273900">
        <w:rPr>
          <w:sz w:val="18"/>
          <w:szCs w:val="18"/>
        </w:rPr>
        <w:t>----------pe.gob.sunat.contribuyente2.registro.adminfo.model</w:t>
      </w:r>
    </w:p>
    <w:p w:rsidR="00273900" w:rsidRPr="00273900" w:rsidRDefault="00273900" w:rsidP="00273900">
      <w:pPr>
        <w:ind w:left="1134"/>
        <w:rPr>
          <w:sz w:val="18"/>
          <w:szCs w:val="18"/>
        </w:rPr>
      </w:pPr>
      <w:r w:rsidRPr="00273900">
        <w:rPr>
          <w:sz w:val="18"/>
          <w:szCs w:val="18"/>
        </w:rPr>
        <w:t>----------pe.gob.sunat.contribuyente2.registro.adminfo.model.dao</w:t>
      </w:r>
    </w:p>
    <w:p w:rsidR="00273900" w:rsidRPr="00273900" w:rsidRDefault="00273900" w:rsidP="00273900">
      <w:pPr>
        <w:ind w:left="1134"/>
        <w:rPr>
          <w:sz w:val="18"/>
          <w:szCs w:val="18"/>
        </w:rPr>
      </w:pPr>
      <w:r w:rsidRPr="00273900">
        <w:rPr>
          <w:sz w:val="18"/>
          <w:szCs w:val="18"/>
        </w:rPr>
        <w:t>----------pe.gob.sunat.contribuyente2.registro.adminfo.model.dao.ibatis</w:t>
      </w:r>
    </w:p>
    <w:p w:rsidR="00273900" w:rsidRPr="00273900" w:rsidRDefault="00273900" w:rsidP="00273900">
      <w:pPr>
        <w:ind w:left="1134"/>
        <w:rPr>
          <w:sz w:val="18"/>
          <w:szCs w:val="18"/>
        </w:rPr>
      </w:pPr>
      <w:r w:rsidRPr="00273900">
        <w:rPr>
          <w:sz w:val="18"/>
          <w:szCs w:val="18"/>
        </w:rPr>
        <w:t>----------pe.gob.sunat.contribuyente2.registro.adminfo.model.dao.ibatis.maps</w:t>
      </w:r>
    </w:p>
    <w:p w:rsidR="00273900" w:rsidRPr="00273900" w:rsidRDefault="00273900" w:rsidP="00273900">
      <w:pPr>
        <w:ind w:left="1134"/>
        <w:rPr>
          <w:sz w:val="18"/>
          <w:szCs w:val="18"/>
        </w:rPr>
      </w:pPr>
      <w:r w:rsidRPr="00273900">
        <w:rPr>
          <w:sz w:val="18"/>
          <w:szCs w:val="18"/>
        </w:rPr>
        <w:t>----------pe.gob.sunat.contribuyente2.registro.adminfo.util</w:t>
      </w:r>
    </w:p>
    <w:p w:rsidR="00273900" w:rsidRPr="00273900" w:rsidRDefault="00273900" w:rsidP="00273900">
      <w:pPr>
        <w:ind w:left="1134"/>
        <w:rPr>
          <w:sz w:val="18"/>
          <w:szCs w:val="18"/>
          <w:lang w:val="en-US"/>
        </w:rPr>
      </w:pPr>
      <w:r w:rsidRPr="00273900">
        <w:rPr>
          <w:sz w:val="18"/>
          <w:szCs w:val="18"/>
        </w:rPr>
        <w:t xml:space="preserve">                                                           </w:t>
      </w:r>
      <w:r w:rsidRPr="00273900">
        <w:rPr>
          <w:sz w:val="18"/>
          <w:szCs w:val="18"/>
          <w:lang w:val="en-US"/>
        </w:rPr>
        <w:t>AdmInfoUtil.java</w:t>
      </w:r>
    </w:p>
    <w:p w:rsidR="00273900" w:rsidRPr="00273900" w:rsidRDefault="00273900" w:rsidP="00273900">
      <w:pPr>
        <w:ind w:left="1134"/>
        <w:rPr>
          <w:sz w:val="18"/>
          <w:szCs w:val="18"/>
          <w:lang w:val="en-US"/>
        </w:rPr>
      </w:pPr>
      <w:r w:rsidRPr="00273900">
        <w:rPr>
          <w:sz w:val="18"/>
          <w:szCs w:val="18"/>
          <w:lang w:val="en-US"/>
        </w:rPr>
        <w:t xml:space="preserve">                                                           AdmInfoConstantes.java</w:t>
      </w:r>
    </w:p>
    <w:p w:rsidR="00273900" w:rsidRPr="00273900" w:rsidRDefault="00273900" w:rsidP="00273900">
      <w:pPr>
        <w:ind w:left="1134"/>
        <w:rPr>
          <w:sz w:val="18"/>
          <w:szCs w:val="18"/>
          <w:lang w:val="en-US"/>
        </w:rPr>
      </w:pPr>
      <w:r w:rsidRPr="00273900">
        <w:rPr>
          <w:sz w:val="18"/>
          <w:szCs w:val="18"/>
          <w:lang w:val="en-US"/>
        </w:rPr>
        <w:t>------src/main/resources</w:t>
      </w:r>
    </w:p>
    <w:p w:rsidR="00273900" w:rsidRPr="00C11AB7" w:rsidRDefault="00273900" w:rsidP="00C11AB7">
      <w:pPr>
        <w:ind w:left="1134"/>
        <w:rPr>
          <w:sz w:val="18"/>
          <w:szCs w:val="18"/>
          <w:lang w:val="en-US"/>
        </w:rPr>
      </w:pPr>
      <w:r w:rsidRPr="00C11AB7">
        <w:rPr>
          <w:sz w:val="18"/>
          <w:szCs w:val="18"/>
          <w:lang w:val="en-US"/>
        </w:rPr>
        <w:t>----------adminfo-data.xml</w:t>
      </w:r>
    </w:p>
    <w:p w:rsidR="00273900" w:rsidRDefault="00273900" w:rsidP="00C11AB7">
      <w:pPr>
        <w:ind w:left="1134"/>
        <w:rPr>
          <w:sz w:val="18"/>
          <w:szCs w:val="18"/>
          <w:lang w:val="en-US"/>
        </w:rPr>
      </w:pPr>
      <w:r w:rsidRPr="00C11AB7">
        <w:rPr>
          <w:sz w:val="18"/>
          <w:szCs w:val="18"/>
          <w:lang w:val="en-US"/>
        </w:rPr>
        <w:t>----------adminfo-service.xml</w:t>
      </w:r>
    </w:p>
    <w:p w:rsidR="00D862E9" w:rsidRPr="006922BF" w:rsidRDefault="00D862E9" w:rsidP="00D862E9">
      <w:pPr>
        <w:ind w:left="1134"/>
        <w:rPr>
          <w:sz w:val="18"/>
          <w:szCs w:val="18"/>
          <w:lang w:val="en-US"/>
        </w:rPr>
      </w:pPr>
      <w:r w:rsidRPr="006922BF">
        <w:rPr>
          <w:sz w:val="18"/>
          <w:szCs w:val="18"/>
          <w:lang w:val="en-US"/>
        </w:rPr>
        <w:t>----------adminfo-routing-datasource-data.xml</w:t>
      </w:r>
    </w:p>
    <w:p w:rsidR="00D862E9" w:rsidRDefault="00D862E9" w:rsidP="00D862E9">
      <w:pPr>
        <w:ind w:left="1134"/>
        <w:rPr>
          <w:sz w:val="18"/>
          <w:szCs w:val="18"/>
          <w:lang w:val="en-US"/>
        </w:rPr>
      </w:pPr>
      <w:r w:rsidRPr="006922BF">
        <w:rPr>
          <w:sz w:val="18"/>
          <w:szCs w:val="18"/>
          <w:lang w:val="en-US"/>
        </w:rPr>
        <w:t>----------adminfo-data-tx.xml</w:t>
      </w:r>
    </w:p>
    <w:p w:rsidR="00273900" w:rsidRPr="00C11AB7" w:rsidRDefault="00273900" w:rsidP="00C11AB7">
      <w:pPr>
        <w:ind w:left="1134"/>
        <w:rPr>
          <w:sz w:val="18"/>
          <w:szCs w:val="18"/>
          <w:lang w:val="en-US"/>
        </w:rPr>
      </w:pPr>
      <w:r w:rsidRPr="00C11AB7">
        <w:rPr>
          <w:sz w:val="18"/>
          <w:szCs w:val="18"/>
          <w:lang w:val="en-US"/>
        </w:rPr>
        <w:t>----------adminfo-sqlmap-config.xml</w:t>
      </w:r>
    </w:p>
    <w:p w:rsidR="00273900" w:rsidRPr="00C11AB7" w:rsidRDefault="00273900" w:rsidP="00C11AB7">
      <w:pPr>
        <w:ind w:left="1134"/>
        <w:rPr>
          <w:sz w:val="18"/>
          <w:szCs w:val="18"/>
          <w:lang w:val="en-US"/>
        </w:rPr>
      </w:pPr>
      <w:r w:rsidRPr="00C11AB7">
        <w:rPr>
          <w:sz w:val="18"/>
          <w:szCs w:val="18"/>
          <w:lang w:val="en-US"/>
        </w:rPr>
        <w:t>------build.xml</w:t>
      </w:r>
    </w:p>
    <w:p w:rsidR="00273900" w:rsidRPr="00273900" w:rsidRDefault="00273900" w:rsidP="00273900">
      <w:pPr>
        <w:pStyle w:val="Prrafodelista"/>
        <w:ind w:left="1080"/>
        <w:jc w:val="left"/>
        <w:rPr>
          <w:rFonts w:ascii="Tahoma" w:hAnsi="Tahoma" w:cs="Tahoma"/>
          <w:color w:val="000000"/>
          <w:sz w:val="17"/>
          <w:szCs w:val="17"/>
          <w:shd w:val="clear" w:color="auto" w:fill="FFFFFF"/>
          <w:lang w:val="en-US"/>
        </w:rPr>
      </w:pPr>
    </w:p>
    <w:p w:rsidR="00273900" w:rsidRDefault="00273900" w:rsidP="00273900">
      <w:pPr>
        <w:ind w:left="1080"/>
        <w:outlineLvl w:val="1"/>
        <w:rPr>
          <w:rFonts w:eastAsia="Arial Unicode MS" w:cs="Arial"/>
          <w:b/>
          <w:bCs/>
          <w:kern w:val="22"/>
          <w:sz w:val="26"/>
          <w:szCs w:val="28"/>
        </w:rPr>
      </w:pPr>
    </w:p>
    <w:p w:rsidR="00273900" w:rsidRDefault="00273900" w:rsidP="00273900">
      <w:pPr>
        <w:ind w:left="1080"/>
        <w:outlineLvl w:val="1"/>
        <w:rPr>
          <w:rFonts w:eastAsia="Arial Unicode MS" w:cs="Arial"/>
          <w:b/>
          <w:bCs/>
          <w:kern w:val="22"/>
          <w:sz w:val="26"/>
          <w:szCs w:val="28"/>
        </w:rPr>
      </w:pPr>
    </w:p>
    <w:p w:rsidR="00273900" w:rsidRDefault="00273900" w:rsidP="00273900">
      <w:pPr>
        <w:ind w:left="1080"/>
        <w:outlineLvl w:val="1"/>
        <w:rPr>
          <w:rFonts w:eastAsia="Arial Unicode MS" w:cs="Arial"/>
          <w:b/>
          <w:bCs/>
          <w:kern w:val="22"/>
          <w:sz w:val="26"/>
          <w:szCs w:val="28"/>
        </w:rPr>
      </w:pPr>
    </w:p>
    <w:p w:rsidR="00650758" w:rsidRDefault="00650758" w:rsidP="00273900">
      <w:pPr>
        <w:ind w:left="1080"/>
        <w:outlineLvl w:val="1"/>
        <w:rPr>
          <w:rFonts w:eastAsia="Arial Unicode MS" w:cs="Arial"/>
          <w:b/>
          <w:bCs/>
          <w:kern w:val="22"/>
          <w:sz w:val="26"/>
          <w:szCs w:val="28"/>
        </w:rPr>
      </w:pPr>
    </w:p>
    <w:p w:rsidR="005250D5" w:rsidRDefault="005250D5" w:rsidP="00273900">
      <w:pPr>
        <w:ind w:left="1080"/>
        <w:outlineLvl w:val="1"/>
        <w:rPr>
          <w:rFonts w:eastAsia="Arial Unicode MS" w:cs="Arial"/>
          <w:b/>
          <w:bCs/>
          <w:kern w:val="22"/>
          <w:sz w:val="26"/>
          <w:szCs w:val="28"/>
        </w:rPr>
      </w:pPr>
    </w:p>
    <w:p w:rsidR="00273900" w:rsidRPr="00273900" w:rsidRDefault="00273900" w:rsidP="00967B4E">
      <w:pPr>
        <w:pStyle w:val="Ttulo2"/>
        <w:numPr>
          <w:ilvl w:val="1"/>
          <w:numId w:val="37"/>
        </w:numPr>
        <w:ind w:left="567" w:hanging="578"/>
      </w:pPr>
      <w:bookmarkStart w:id="761" w:name="_Toc415668134"/>
      <w:bookmarkStart w:id="762" w:name="_Toc430964865"/>
      <w:bookmarkStart w:id="763" w:name="_Toc449428599"/>
      <w:r w:rsidRPr="00273900">
        <w:t>DISEÑO ORIENTADO A OBJETOS (DSI 3 Y DSI 4)</w:t>
      </w:r>
      <w:bookmarkEnd w:id="760"/>
      <w:bookmarkEnd w:id="761"/>
      <w:bookmarkEnd w:id="762"/>
      <w:bookmarkEnd w:id="763"/>
    </w:p>
    <w:p w:rsidR="00273900" w:rsidRPr="001F2954" w:rsidRDefault="00273900" w:rsidP="00273900">
      <w:pPr>
        <w:ind w:left="1080"/>
        <w:outlineLvl w:val="1"/>
        <w:rPr>
          <w:rFonts w:eastAsia="Arial Unicode MS" w:cs="Arial"/>
          <w:b/>
          <w:bCs/>
          <w:kern w:val="22"/>
          <w:sz w:val="26"/>
          <w:szCs w:val="28"/>
        </w:rPr>
      </w:pPr>
    </w:p>
    <w:p w:rsidR="00273900" w:rsidRPr="001F2954" w:rsidRDefault="00273900" w:rsidP="00967B4E">
      <w:pPr>
        <w:pStyle w:val="Ttulo3"/>
        <w:numPr>
          <w:ilvl w:val="2"/>
          <w:numId w:val="37"/>
        </w:numPr>
        <w:ind w:left="709"/>
        <w:rPr>
          <w:rFonts w:cs="Arial"/>
          <w:b w:val="0"/>
          <w:bCs w:val="0"/>
          <w:szCs w:val="22"/>
        </w:rPr>
      </w:pPr>
      <w:bookmarkStart w:id="764" w:name="_Toc52788311"/>
      <w:bookmarkStart w:id="765" w:name="_Toc101687589"/>
      <w:bookmarkStart w:id="766" w:name="_Toc430964866"/>
      <w:bookmarkStart w:id="767" w:name="_Toc449428600"/>
      <w:r w:rsidRPr="00273900">
        <w:t>Diseño de Casos de Uso Reales (DSI 3)</w:t>
      </w:r>
      <w:bookmarkEnd w:id="764"/>
      <w:bookmarkEnd w:id="765"/>
      <w:bookmarkEnd w:id="766"/>
      <w:bookmarkEnd w:id="767"/>
    </w:p>
    <w:p w:rsidR="00273900" w:rsidRDefault="00273900"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C21BA3" w:rsidRDefault="00C21BA3" w:rsidP="00273900">
      <w:pPr>
        <w:ind w:left="709"/>
        <w:outlineLvl w:val="2"/>
        <w:rPr>
          <w:rFonts w:eastAsia="Arial Unicode MS" w:cs="Arial"/>
          <w:b/>
          <w:bCs/>
        </w:rPr>
      </w:pPr>
    </w:p>
    <w:p w:rsidR="00273900" w:rsidRDefault="00273900" w:rsidP="000C1B99">
      <w:r>
        <w:t xml:space="preserve">CUS01 – </w:t>
      </w:r>
      <w:r w:rsidRPr="005E526A">
        <w:t>Validar Cambio de Régimen Tributario</w:t>
      </w:r>
    </w:p>
    <w:p w:rsidR="00273900" w:rsidRDefault="00273900" w:rsidP="000C1B99">
      <w:pPr>
        <w:rPr>
          <w:rFonts w:eastAsia="Arial Unicode MS" w:cs="Arial"/>
          <w:b/>
          <w:bCs/>
        </w:rPr>
      </w:pPr>
    </w:p>
    <w:p w:rsidR="00273900" w:rsidRDefault="00483BAD" w:rsidP="000C1B99">
      <w:pPr>
        <w:jc w:val="center"/>
        <w:rPr>
          <w:rFonts w:eastAsia="Arial Unicode MS" w:cs="Arial"/>
          <w:b/>
          <w:bCs/>
        </w:rPr>
      </w:pPr>
      <w:r>
        <w:rPr>
          <w:rFonts w:eastAsia="Arial Unicode MS" w:cs="Arial"/>
          <w:b/>
          <w:bCs/>
          <w:noProof/>
          <w:lang w:val="es-PE" w:eastAsia="es-PE"/>
        </w:rPr>
        <w:drawing>
          <wp:inline distT="0" distB="0" distL="0" distR="0">
            <wp:extent cx="6564630" cy="5960745"/>
            <wp:effectExtent l="0" t="0" r="7620"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564630" cy="5960745"/>
                    </a:xfrm>
                    <a:prstGeom prst="rect">
                      <a:avLst/>
                    </a:prstGeom>
                    <a:noFill/>
                    <a:ln>
                      <a:noFill/>
                    </a:ln>
                  </pic:spPr>
                </pic:pic>
              </a:graphicData>
            </a:graphic>
          </wp:inline>
        </w:drawing>
      </w:r>
    </w:p>
    <w:p w:rsidR="00273900" w:rsidRDefault="00273900" w:rsidP="000C1B99">
      <w:pPr>
        <w:rPr>
          <w:rFonts w:eastAsia="Arial Unicode MS" w:cs="Arial"/>
          <w:b/>
          <w:bCs/>
        </w:rPr>
      </w:pPr>
    </w:p>
    <w:p w:rsidR="00273900" w:rsidRDefault="00273900" w:rsidP="000C1B99">
      <w:pPr>
        <w:rPr>
          <w:rFonts w:eastAsia="Arial Unicode MS" w:cs="Arial"/>
          <w:b/>
          <w:bCs/>
        </w:rPr>
      </w:pPr>
    </w:p>
    <w:p w:rsidR="00273900" w:rsidRDefault="00273900" w:rsidP="000C1B99">
      <w:pPr>
        <w:rPr>
          <w:rFonts w:eastAsia="Arial Unicode MS" w:cs="Arial"/>
          <w:b/>
          <w:bCs/>
        </w:rPr>
      </w:pPr>
    </w:p>
    <w:p w:rsidR="00273900" w:rsidRDefault="00273900" w:rsidP="000C1B99">
      <w:pPr>
        <w:rPr>
          <w:rFonts w:eastAsia="Arial Unicode MS" w:cs="Arial"/>
          <w:b/>
          <w:bCs/>
        </w:rPr>
      </w:pPr>
    </w:p>
    <w:p w:rsidR="00273900" w:rsidRDefault="00483BAD" w:rsidP="000C1B99">
      <w:pPr>
        <w:jc w:val="center"/>
        <w:rPr>
          <w:rFonts w:eastAsia="Arial Unicode MS" w:cs="Arial"/>
          <w:b/>
          <w:bCs/>
        </w:rPr>
      </w:pPr>
      <w:r>
        <w:rPr>
          <w:rFonts w:eastAsia="Arial Unicode MS" w:cs="Arial"/>
          <w:b/>
          <w:bCs/>
          <w:noProof/>
          <w:lang w:val="es-PE" w:eastAsia="es-PE"/>
        </w:rPr>
        <w:lastRenderedPageBreak/>
        <w:drawing>
          <wp:inline distT="0" distB="0" distL="0" distR="0">
            <wp:extent cx="5408930" cy="4114800"/>
            <wp:effectExtent l="0" t="0" r="127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8930" cy="4114800"/>
                    </a:xfrm>
                    <a:prstGeom prst="rect">
                      <a:avLst/>
                    </a:prstGeom>
                    <a:noFill/>
                    <a:ln>
                      <a:noFill/>
                    </a:ln>
                  </pic:spPr>
                </pic:pic>
              </a:graphicData>
            </a:graphic>
          </wp:inline>
        </w:drawing>
      </w:r>
    </w:p>
    <w:p w:rsidR="00273900" w:rsidRDefault="00273900" w:rsidP="00273900">
      <w:pPr>
        <w:ind w:left="709"/>
        <w:outlineLvl w:val="2"/>
        <w:rPr>
          <w:rFonts w:eastAsia="Arial Unicode MS" w:cs="Arial"/>
          <w:b/>
          <w:bCs/>
        </w:rPr>
      </w:pPr>
    </w:p>
    <w:p w:rsidR="00273900" w:rsidRPr="001F2954" w:rsidRDefault="00273900" w:rsidP="00273900">
      <w:pPr>
        <w:ind w:left="709"/>
        <w:outlineLvl w:val="2"/>
        <w:rPr>
          <w:rFonts w:eastAsia="Arial Unicode MS" w:cs="Arial"/>
          <w:b/>
          <w:bCs/>
        </w:rPr>
      </w:pPr>
    </w:p>
    <w:p w:rsidR="00273900" w:rsidRPr="00273900" w:rsidRDefault="00273900" w:rsidP="00967B4E">
      <w:pPr>
        <w:pStyle w:val="Ttulo3"/>
        <w:numPr>
          <w:ilvl w:val="2"/>
          <w:numId w:val="37"/>
        </w:numPr>
        <w:ind w:left="709"/>
      </w:pPr>
      <w:bookmarkStart w:id="768" w:name="_Toc430964867"/>
      <w:bookmarkStart w:id="769" w:name="_Toc449428601"/>
      <w:r w:rsidRPr="00273900">
        <w:t>Diseño de Clases (DSI 4)</w:t>
      </w:r>
      <w:bookmarkEnd w:id="768"/>
      <w:bookmarkEnd w:id="769"/>
    </w:p>
    <w:p w:rsidR="00273900" w:rsidRDefault="00273900" w:rsidP="00273900">
      <w:pPr>
        <w:ind w:left="360"/>
        <w:rPr>
          <w:sz w:val="18"/>
          <w:szCs w:val="18"/>
        </w:rPr>
      </w:pPr>
    </w:p>
    <w:p w:rsidR="00273900" w:rsidRDefault="00273900" w:rsidP="00273900">
      <w:pPr>
        <w:ind w:left="142"/>
        <w:rPr>
          <w:sz w:val="18"/>
          <w:szCs w:val="18"/>
        </w:rPr>
      </w:pPr>
    </w:p>
    <w:p w:rsidR="00273900" w:rsidRPr="00E24FA3" w:rsidRDefault="00273900" w:rsidP="00273900">
      <w:pPr>
        <w:ind w:left="142"/>
        <w:rPr>
          <w:b/>
          <w:sz w:val="20"/>
        </w:rPr>
      </w:pPr>
      <w:r w:rsidRPr="00E24FA3">
        <w:rPr>
          <w:b/>
          <w:sz w:val="20"/>
        </w:rPr>
        <w:t>Diagramas de Clases Controladores</w:t>
      </w:r>
    </w:p>
    <w:p w:rsidR="00273900" w:rsidRDefault="00273900" w:rsidP="00273900">
      <w:pPr>
        <w:ind w:left="142"/>
        <w:rPr>
          <w:sz w:val="18"/>
          <w:szCs w:val="18"/>
        </w:rPr>
      </w:pPr>
    </w:p>
    <w:p w:rsidR="00273900" w:rsidRDefault="00483BAD" w:rsidP="00273900">
      <w:pPr>
        <w:ind w:left="142"/>
        <w:jc w:val="center"/>
        <w:rPr>
          <w:sz w:val="18"/>
          <w:szCs w:val="18"/>
        </w:rPr>
      </w:pPr>
      <w:r>
        <w:rPr>
          <w:noProof/>
          <w:sz w:val="18"/>
          <w:szCs w:val="18"/>
          <w:lang w:val="es-PE" w:eastAsia="es-PE"/>
        </w:rPr>
        <w:drawing>
          <wp:inline distT="0" distB="0" distL="0" distR="0">
            <wp:extent cx="1802765" cy="500380"/>
            <wp:effectExtent l="0" t="0" r="698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802765" cy="500380"/>
                    </a:xfrm>
                    <a:prstGeom prst="rect">
                      <a:avLst/>
                    </a:prstGeom>
                    <a:noFill/>
                    <a:ln>
                      <a:noFill/>
                    </a:ln>
                  </pic:spPr>
                </pic:pic>
              </a:graphicData>
            </a:graphic>
          </wp:inline>
        </w:drawing>
      </w:r>
    </w:p>
    <w:p w:rsidR="00273900" w:rsidRDefault="00273900" w:rsidP="00273900">
      <w:pPr>
        <w:ind w:left="142"/>
        <w:rPr>
          <w:sz w:val="18"/>
          <w:szCs w:val="18"/>
        </w:rPr>
      </w:pPr>
    </w:p>
    <w:p w:rsidR="00273900" w:rsidRDefault="00273900" w:rsidP="00273900">
      <w:pPr>
        <w:ind w:left="142"/>
        <w:rPr>
          <w:b/>
          <w:sz w:val="20"/>
        </w:rPr>
      </w:pPr>
    </w:p>
    <w:p w:rsidR="00273900" w:rsidRPr="00E24FA3" w:rsidRDefault="00273900" w:rsidP="00273900">
      <w:pPr>
        <w:ind w:left="142"/>
        <w:rPr>
          <w:b/>
          <w:sz w:val="20"/>
        </w:rPr>
      </w:pPr>
      <w:r w:rsidRPr="00E24FA3">
        <w:rPr>
          <w:b/>
          <w:sz w:val="20"/>
        </w:rPr>
        <w:t>Diagramas de Clases Servicios</w:t>
      </w:r>
    </w:p>
    <w:p w:rsidR="00273900" w:rsidRDefault="00273900" w:rsidP="00273900">
      <w:pPr>
        <w:ind w:left="142"/>
        <w:rPr>
          <w:sz w:val="18"/>
          <w:szCs w:val="18"/>
        </w:rPr>
      </w:pPr>
    </w:p>
    <w:p w:rsidR="00273900" w:rsidRDefault="00483BAD" w:rsidP="00273900">
      <w:pPr>
        <w:ind w:left="142"/>
        <w:jc w:val="center"/>
        <w:rPr>
          <w:sz w:val="18"/>
          <w:szCs w:val="18"/>
        </w:rPr>
      </w:pPr>
      <w:r>
        <w:rPr>
          <w:noProof/>
          <w:sz w:val="18"/>
          <w:szCs w:val="18"/>
          <w:lang w:val="es-PE" w:eastAsia="es-PE"/>
        </w:rPr>
        <w:drawing>
          <wp:inline distT="0" distB="0" distL="0" distR="0">
            <wp:extent cx="1845945" cy="2449830"/>
            <wp:effectExtent l="0" t="0" r="1905" b="762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1845945" cy="2449830"/>
                    </a:xfrm>
                    <a:prstGeom prst="rect">
                      <a:avLst/>
                    </a:prstGeom>
                    <a:noFill/>
                    <a:ln>
                      <a:noFill/>
                    </a:ln>
                  </pic:spPr>
                </pic:pic>
              </a:graphicData>
            </a:graphic>
          </wp:inline>
        </w:drawing>
      </w:r>
    </w:p>
    <w:p w:rsidR="00510796" w:rsidRDefault="00510796" w:rsidP="00273900">
      <w:pPr>
        <w:ind w:left="142"/>
        <w:rPr>
          <w:b/>
          <w:sz w:val="20"/>
        </w:rPr>
      </w:pPr>
    </w:p>
    <w:p w:rsidR="00273900" w:rsidRPr="00E24FA3" w:rsidRDefault="00273900" w:rsidP="00273900">
      <w:pPr>
        <w:ind w:left="142"/>
        <w:rPr>
          <w:b/>
          <w:sz w:val="20"/>
        </w:rPr>
      </w:pPr>
      <w:r w:rsidRPr="006922BF">
        <w:rPr>
          <w:b/>
          <w:sz w:val="20"/>
        </w:rPr>
        <w:lastRenderedPageBreak/>
        <w:t>Diagramas de Clases DAO</w:t>
      </w:r>
    </w:p>
    <w:p w:rsidR="00273900" w:rsidRDefault="00273900" w:rsidP="00273900">
      <w:pPr>
        <w:ind w:left="142"/>
        <w:rPr>
          <w:sz w:val="18"/>
          <w:szCs w:val="18"/>
        </w:rPr>
      </w:pPr>
    </w:p>
    <w:p w:rsidR="00273900" w:rsidRDefault="00273900" w:rsidP="00273900">
      <w:pPr>
        <w:ind w:left="142"/>
        <w:rPr>
          <w:sz w:val="18"/>
          <w:szCs w:val="18"/>
        </w:rPr>
      </w:pPr>
    </w:p>
    <w:p w:rsidR="00273900" w:rsidRDefault="006D229C" w:rsidP="00573BC1">
      <w:pPr>
        <w:rPr>
          <w:sz w:val="18"/>
          <w:szCs w:val="18"/>
        </w:rPr>
      </w:pPr>
      <w:r>
        <w:rPr>
          <w:noProof/>
          <w:sz w:val="18"/>
          <w:szCs w:val="18"/>
          <w:lang w:val="es-PE" w:eastAsia="es-PE"/>
        </w:rPr>
        <mc:AlternateContent>
          <mc:Choice Requires="wps">
            <w:drawing>
              <wp:anchor distT="0" distB="0" distL="114300" distR="114300" simplePos="0" relativeHeight="251659264" behindDoc="0" locked="0" layoutInCell="1" allowOverlap="1">
                <wp:simplePos x="0" y="0"/>
                <wp:positionH relativeFrom="column">
                  <wp:posOffset>-52705</wp:posOffset>
                </wp:positionH>
                <wp:positionV relativeFrom="paragraph">
                  <wp:posOffset>4164965</wp:posOffset>
                </wp:positionV>
                <wp:extent cx="2338070" cy="1638935"/>
                <wp:effectExtent l="0" t="0" r="5080" b="0"/>
                <wp:wrapNone/>
                <wp:docPr id="31"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38070" cy="16389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5" o:spid="_x0000_s1026" style="position:absolute;margin-left:-4.15pt;margin-top:327.95pt;width:184.1pt;height:12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" stroked="f"/>
            </w:pict>
          </mc:Fallback>
        </mc:AlternateContent>
      </w:r>
      <w:r w:rsidR="00483BAD">
        <w:rPr>
          <w:noProof/>
          <w:sz w:val="18"/>
          <w:szCs w:val="18"/>
          <w:lang w:val="es-PE" w:eastAsia="es-PE"/>
        </w:rPr>
        <w:drawing>
          <wp:inline distT="0" distB="0" distL="0" distR="0">
            <wp:extent cx="6564630" cy="5615940"/>
            <wp:effectExtent l="0" t="0" r="7620" b="381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64630" cy="5615940"/>
                    </a:xfrm>
                    <a:prstGeom prst="rect">
                      <a:avLst/>
                    </a:prstGeom>
                    <a:noFill/>
                    <a:ln>
                      <a:noFill/>
                    </a:ln>
                  </pic:spPr>
                </pic:pic>
              </a:graphicData>
            </a:graphic>
          </wp:inline>
        </w:drawing>
      </w:r>
    </w:p>
    <w:p w:rsidR="00273900" w:rsidRPr="00982EEB" w:rsidRDefault="00273900" w:rsidP="00273900">
      <w:pPr>
        <w:ind w:left="142"/>
        <w:rPr>
          <w:sz w:val="18"/>
          <w:szCs w:val="18"/>
        </w:rPr>
      </w:pPr>
    </w:p>
    <w:p w:rsidR="00273900" w:rsidRDefault="00273900" w:rsidP="00273900">
      <w:pPr>
        <w:ind w:left="142"/>
        <w:outlineLvl w:val="2"/>
        <w:rPr>
          <w:rFonts w:eastAsia="Arial Unicode MS" w:cs="Arial"/>
          <w:b/>
          <w:bCs/>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273900" w:rsidRDefault="00273900" w:rsidP="00273900">
      <w:pPr>
        <w:ind w:left="142"/>
        <w:rPr>
          <w:b/>
          <w:sz w:val="20"/>
        </w:rPr>
      </w:pPr>
    </w:p>
    <w:p w:rsidR="00573BC1" w:rsidRDefault="00573BC1" w:rsidP="00273900">
      <w:pPr>
        <w:ind w:left="142"/>
        <w:rPr>
          <w:b/>
          <w:sz w:val="20"/>
        </w:rPr>
      </w:pPr>
    </w:p>
    <w:p w:rsidR="00573BC1" w:rsidRDefault="00573BC1" w:rsidP="00273900">
      <w:pPr>
        <w:ind w:left="142"/>
        <w:rPr>
          <w:b/>
          <w:sz w:val="20"/>
        </w:rPr>
      </w:pPr>
    </w:p>
    <w:p w:rsidR="00573BC1" w:rsidRDefault="00573BC1" w:rsidP="00273900">
      <w:pPr>
        <w:ind w:left="142"/>
        <w:rPr>
          <w:b/>
          <w:sz w:val="20"/>
        </w:rPr>
      </w:pPr>
    </w:p>
    <w:p w:rsidR="00573BC1" w:rsidRDefault="00573BC1" w:rsidP="00273900">
      <w:pPr>
        <w:ind w:left="142"/>
        <w:rPr>
          <w:b/>
          <w:sz w:val="20"/>
        </w:rPr>
      </w:pPr>
    </w:p>
    <w:p w:rsidR="00573BC1" w:rsidRDefault="00573BC1" w:rsidP="00273900">
      <w:pPr>
        <w:ind w:left="142"/>
        <w:rPr>
          <w:b/>
          <w:sz w:val="20"/>
        </w:rPr>
      </w:pPr>
    </w:p>
    <w:p w:rsidR="00C21BA3" w:rsidRDefault="00C21BA3" w:rsidP="00273900">
      <w:pPr>
        <w:ind w:left="142"/>
        <w:rPr>
          <w:b/>
          <w:sz w:val="20"/>
        </w:rPr>
      </w:pPr>
    </w:p>
    <w:p w:rsidR="00273900" w:rsidRDefault="00273900" w:rsidP="00273900">
      <w:pPr>
        <w:ind w:left="142"/>
        <w:rPr>
          <w:b/>
          <w:sz w:val="20"/>
        </w:rPr>
      </w:pPr>
    </w:p>
    <w:p w:rsidR="00273900" w:rsidRPr="00E24FA3" w:rsidRDefault="00273900" w:rsidP="00CD0FCA">
      <w:r w:rsidRPr="006922BF">
        <w:lastRenderedPageBreak/>
        <w:t>Diagramas de Clases Beans</w:t>
      </w:r>
    </w:p>
    <w:p w:rsidR="00273900" w:rsidRDefault="00273900" w:rsidP="00CD0FCA">
      <w:pPr>
        <w:rPr>
          <w:rFonts w:eastAsia="Arial Unicode MS" w:cs="Arial"/>
          <w:bCs/>
        </w:rPr>
      </w:pPr>
    </w:p>
    <w:p w:rsidR="00273900" w:rsidRPr="001F2954" w:rsidRDefault="006D229C" w:rsidP="00CD0FCA">
      <w:pPr>
        <w:jc w:val="center"/>
        <w:rPr>
          <w:rFonts w:eastAsia="Arial Unicode MS" w:cs="Arial"/>
          <w:bCs/>
        </w:rPr>
      </w:pPr>
      <w:r>
        <w:rPr>
          <w:rFonts w:eastAsia="Arial Unicode MS" w:cs="Arial"/>
          <w:bCs/>
          <w:noProof/>
          <w:lang w:val="es-PE" w:eastAsia="es-PE"/>
        </w:rPr>
        <mc:AlternateContent>
          <mc:Choice Requires="wps">
            <w:drawing>
              <wp:anchor distT="0" distB="0" distL="114300" distR="114300" simplePos="0" relativeHeight="251658240" behindDoc="0" locked="0" layoutInCell="1" allowOverlap="1">
                <wp:simplePos x="0" y="0"/>
                <wp:positionH relativeFrom="column">
                  <wp:posOffset>3768725</wp:posOffset>
                </wp:positionH>
                <wp:positionV relativeFrom="paragraph">
                  <wp:posOffset>5943600</wp:posOffset>
                </wp:positionV>
                <wp:extent cx="2519045" cy="1181735"/>
                <wp:effectExtent l="0" t="0" r="0" b="0"/>
                <wp:wrapNone/>
                <wp:docPr id="3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9045" cy="1181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4" o:spid="_x0000_s1026" style="position:absolute;margin-left:296.75pt;margin-top:468pt;width:198.35pt;height:93.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" stroked="f"/>
            </w:pict>
          </mc:Fallback>
        </mc:AlternateContent>
      </w:r>
      <w:r w:rsidR="00483BAD">
        <w:rPr>
          <w:rFonts w:eastAsia="Arial Unicode MS" w:cs="Arial"/>
          <w:bCs/>
          <w:noProof/>
          <w:lang w:val="es-PE" w:eastAsia="es-PE"/>
        </w:rPr>
        <w:drawing>
          <wp:inline distT="0" distB="0" distL="0" distR="0">
            <wp:extent cx="5641975" cy="7099300"/>
            <wp:effectExtent l="0" t="0" r="0" b="635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41975" cy="7099300"/>
                    </a:xfrm>
                    <a:prstGeom prst="rect">
                      <a:avLst/>
                    </a:prstGeom>
                    <a:noFill/>
                    <a:ln>
                      <a:noFill/>
                    </a:ln>
                  </pic:spPr>
                </pic:pic>
              </a:graphicData>
            </a:graphic>
          </wp:inline>
        </w:drawing>
      </w:r>
    </w:p>
    <w:p w:rsidR="00273900" w:rsidRPr="001F2954" w:rsidRDefault="00273900" w:rsidP="00CD0FCA">
      <w:pPr>
        <w:rPr>
          <w:rFonts w:eastAsia="Arial Unicode MS" w:cs="Arial"/>
          <w:bCs/>
        </w:rPr>
      </w:pPr>
    </w:p>
    <w:p w:rsidR="00C21BA3" w:rsidRPr="001F2954" w:rsidRDefault="00C21BA3" w:rsidP="00CD0FCA">
      <w:pPr>
        <w:rPr>
          <w:rFonts w:eastAsia="Arial Unicode MS" w:cs="Arial"/>
          <w:bCs/>
          <w:kern w:val="22"/>
          <w:sz w:val="26"/>
          <w:szCs w:val="28"/>
        </w:rPr>
      </w:pPr>
      <w:bookmarkStart w:id="770" w:name="_Toc23325284"/>
      <w:bookmarkStart w:id="771" w:name="_Toc52788313"/>
      <w:bookmarkStart w:id="772" w:name="_Toc101687591"/>
      <w:bookmarkStart w:id="773" w:name="_Toc415668135"/>
    </w:p>
    <w:p w:rsidR="00273900" w:rsidRPr="001F2954" w:rsidRDefault="00273900" w:rsidP="00967B4E">
      <w:pPr>
        <w:pStyle w:val="Ttulo2"/>
        <w:numPr>
          <w:ilvl w:val="1"/>
          <w:numId w:val="37"/>
        </w:numPr>
        <w:ind w:left="567" w:hanging="578"/>
        <w:rPr>
          <w:rFonts w:cs="Arial"/>
          <w:b w:val="0"/>
          <w:bCs w:val="0"/>
        </w:rPr>
      </w:pPr>
      <w:bookmarkStart w:id="774" w:name="_Toc430964868"/>
      <w:bookmarkStart w:id="775" w:name="_Toc449428602"/>
      <w:r w:rsidRPr="00273900">
        <w:t>DISEÑO ESTRUCTURADO (DSI 5)</w:t>
      </w:r>
      <w:bookmarkEnd w:id="770"/>
      <w:bookmarkEnd w:id="771"/>
      <w:bookmarkEnd w:id="772"/>
      <w:bookmarkEnd w:id="773"/>
      <w:bookmarkEnd w:id="774"/>
      <w:bookmarkEnd w:id="775"/>
    </w:p>
    <w:p w:rsidR="00273900" w:rsidRPr="001F2954" w:rsidRDefault="00273900" w:rsidP="00273900">
      <w:pPr>
        <w:ind w:left="720"/>
        <w:outlineLvl w:val="2"/>
        <w:rPr>
          <w:rFonts w:eastAsia="Arial Unicode MS" w:cs="Arial"/>
          <w:b/>
          <w:bCs/>
        </w:rPr>
      </w:pPr>
      <w:bookmarkStart w:id="776" w:name="_Toc23325285"/>
    </w:p>
    <w:p w:rsidR="00273900" w:rsidRPr="00273900" w:rsidRDefault="00273900" w:rsidP="00967B4E">
      <w:pPr>
        <w:pStyle w:val="Ttulo3"/>
        <w:numPr>
          <w:ilvl w:val="2"/>
          <w:numId w:val="37"/>
        </w:numPr>
        <w:ind w:left="709"/>
      </w:pPr>
      <w:bookmarkStart w:id="777" w:name="_Toc52788314"/>
      <w:bookmarkStart w:id="778" w:name="_Toc101687592"/>
      <w:bookmarkStart w:id="779" w:name="_Toc430964869"/>
      <w:bookmarkStart w:id="780" w:name="_Toc449428603"/>
      <w:r w:rsidRPr="00273900">
        <w:t>Diseño de la Arquitectura de Módulos del Sistema (DSI 5)</w:t>
      </w:r>
      <w:bookmarkEnd w:id="776"/>
      <w:bookmarkEnd w:id="777"/>
      <w:bookmarkEnd w:id="778"/>
      <w:bookmarkEnd w:id="779"/>
      <w:bookmarkEnd w:id="780"/>
    </w:p>
    <w:p w:rsidR="00273900" w:rsidRPr="001F2954" w:rsidRDefault="00273900" w:rsidP="00273900">
      <w:pPr>
        <w:ind w:left="1287"/>
        <w:outlineLvl w:val="2"/>
        <w:rPr>
          <w:rFonts w:eastAsia="Arial Unicode MS" w:cs="Arial"/>
          <w:b/>
          <w:bCs/>
        </w:rPr>
      </w:pPr>
    </w:p>
    <w:p w:rsidR="00273900" w:rsidRDefault="00273900" w:rsidP="00273900">
      <w:pPr>
        <w:tabs>
          <w:tab w:val="left" w:pos="2250"/>
        </w:tabs>
        <w:ind w:left="567"/>
        <w:jc w:val="left"/>
      </w:pPr>
      <w:r>
        <w:t>No aplica.</w:t>
      </w:r>
    </w:p>
    <w:p w:rsidR="00C21BA3" w:rsidRPr="001F2954" w:rsidRDefault="00C21BA3" w:rsidP="00273900">
      <w:pPr>
        <w:tabs>
          <w:tab w:val="left" w:pos="2250"/>
        </w:tabs>
        <w:ind w:left="567"/>
        <w:jc w:val="left"/>
      </w:pPr>
    </w:p>
    <w:p w:rsidR="00273900" w:rsidRPr="00273900" w:rsidRDefault="00273900" w:rsidP="00967B4E">
      <w:pPr>
        <w:pStyle w:val="Ttulo2"/>
        <w:numPr>
          <w:ilvl w:val="1"/>
          <w:numId w:val="37"/>
        </w:numPr>
        <w:ind w:left="567" w:hanging="578"/>
      </w:pPr>
      <w:bookmarkStart w:id="781" w:name="_Toc52788315"/>
      <w:bookmarkStart w:id="782" w:name="_Toc101687593"/>
      <w:r w:rsidRPr="00273900">
        <w:lastRenderedPageBreak/>
        <w:tab/>
      </w:r>
      <w:bookmarkStart w:id="783" w:name="_Toc415668136"/>
      <w:bookmarkStart w:id="784" w:name="_Toc430964870"/>
      <w:bookmarkStart w:id="785" w:name="_Toc449428604"/>
      <w:r w:rsidRPr="00273900">
        <w:t>DISEÑO FÍSICO DE DATOS (DSI 6)</w:t>
      </w:r>
      <w:bookmarkEnd w:id="781"/>
      <w:bookmarkEnd w:id="782"/>
      <w:bookmarkEnd w:id="783"/>
      <w:bookmarkEnd w:id="784"/>
      <w:bookmarkEnd w:id="785"/>
    </w:p>
    <w:p w:rsidR="00273900" w:rsidRPr="001F2954" w:rsidRDefault="00273900" w:rsidP="00273900">
      <w:pPr>
        <w:ind w:left="576"/>
        <w:outlineLvl w:val="1"/>
        <w:rPr>
          <w:rFonts w:eastAsia="Arial Unicode MS" w:cs="Arial"/>
          <w:b/>
          <w:bCs/>
          <w:kern w:val="22"/>
          <w:sz w:val="26"/>
          <w:szCs w:val="28"/>
        </w:rPr>
      </w:pPr>
    </w:p>
    <w:p w:rsidR="00273900" w:rsidRPr="006922BF" w:rsidRDefault="00273900" w:rsidP="00967B4E">
      <w:pPr>
        <w:pStyle w:val="Ttulo3"/>
        <w:numPr>
          <w:ilvl w:val="2"/>
          <w:numId w:val="37"/>
        </w:numPr>
        <w:ind w:left="709"/>
      </w:pPr>
      <w:bookmarkStart w:id="786" w:name="_Toc101687594"/>
      <w:bookmarkStart w:id="787" w:name="_Toc430964871"/>
      <w:bookmarkStart w:id="788" w:name="_Toc449428605"/>
      <w:r w:rsidRPr="006922BF">
        <w:t>Diseño del Modelo Físico de Datos (DSI 6.1)</w:t>
      </w:r>
      <w:bookmarkEnd w:id="786"/>
      <w:bookmarkEnd w:id="787"/>
      <w:bookmarkEnd w:id="788"/>
    </w:p>
    <w:p w:rsidR="00273900" w:rsidRPr="001F2954" w:rsidRDefault="00273900" w:rsidP="00273900">
      <w:pPr>
        <w:ind w:left="1080"/>
        <w:outlineLvl w:val="2"/>
        <w:rPr>
          <w:rFonts w:eastAsia="Arial Unicode MS" w:cs="Arial"/>
          <w:b/>
          <w:bCs/>
        </w:rPr>
      </w:pPr>
    </w:p>
    <w:p w:rsidR="00273900" w:rsidRPr="001F2954" w:rsidRDefault="00273900" w:rsidP="00CD0FCA">
      <w:pPr>
        <w:rPr>
          <w:rFonts w:eastAsia="Arial Unicode MS"/>
        </w:rPr>
      </w:pPr>
      <w:bookmarkStart w:id="789" w:name="_Toc430964872"/>
      <w:r w:rsidRPr="001F2954">
        <w:rPr>
          <w:rFonts w:eastAsia="Arial Unicode MS"/>
        </w:rPr>
        <w:t>MODELO_162302_FIS_SXX_PRICO_SXX_BANCOS_RECAUDA</w:t>
      </w:r>
      <w:bookmarkEnd w:id="789"/>
    </w:p>
    <w:p w:rsidR="00273900" w:rsidRPr="001F2954" w:rsidRDefault="00273900" w:rsidP="00CD0FCA">
      <w:pPr>
        <w:rPr>
          <w:rFonts w:eastAsia="Arial Unicode MS"/>
        </w:rPr>
      </w:pPr>
    </w:p>
    <w:p w:rsidR="00273900" w:rsidRDefault="00483BAD" w:rsidP="00CD0FCA">
      <w:pPr>
        <w:jc w:val="center"/>
        <w:rPr>
          <w:rFonts w:eastAsia="Arial Unicode MS"/>
          <w:noProof/>
          <w:lang w:eastAsia="es-PE"/>
        </w:rPr>
      </w:pPr>
      <w:r>
        <w:rPr>
          <w:rFonts w:eastAsia="Arial Unicode MS"/>
          <w:noProof/>
          <w:lang w:val="es-PE" w:eastAsia="es-PE"/>
        </w:rPr>
        <w:drawing>
          <wp:inline distT="0" distB="0" distL="0" distR="0">
            <wp:extent cx="6573520" cy="634873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573520" cy="6348730"/>
                    </a:xfrm>
                    <a:prstGeom prst="rect">
                      <a:avLst/>
                    </a:prstGeom>
                    <a:noFill/>
                    <a:ln>
                      <a:noFill/>
                    </a:ln>
                  </pic:spPr>
                </pic:pic>
              </a:graphicData>
            </a:graphic>
          </wp:inline>
        </w:drawing>
      </w:r>
    </w:p>
    <w:p w:rsidR="00273900" w:rsidRDefault="00273900" w:rsidP="00CD0FCA">
      <w:pPr>
        <w:rPr>
          <w:rFonts w:eastAsia="Arial Unicode MS"/>
        </w:rPr>
      </w:pPr>
    </w:p>
    <w:p w:rsidR="009A6B02" w:rsidRDefault="009A6B02" w:rsidP="00CD0FCA">
      <w:pPr>
        <w:rPr>
          <w:rFonts w:eastAsia="Arial Unicode MS"/>
        </w:rPr>
      </w:pPr>
    </w:p>
    <w:p w:rsidR="009A6B02" w:rsidRDefault="009A6B02" w:rsidP="00CD0FCA">
      <w:pPr>
        <w:rPr>
          <w:rFonts w:eastAsia="Arial Unicode MS"/>
        </w:rPr>
      </w:pPr>
    </w:p>
    <w:p w:rsidR="009A6B02" w:rsidRDefault="009A6B02" w:rsidP="00CD0FCA">
      <w:pPr>
        <w:rPr>
          <w:rFonts w:eastAsia="Arial Unicode MS"/>
        </w:rPr>
      </w:pPr>
    </w:p>
    <w:p w:rsidR="009A6B02" w:rsidRDefault="009A6B02" w:rsidP="00CD0FCA">
      <w:pPr>
        <w:rPr>
          <w:rFonts w:eastAsia="Arial Unicode MS"/>
        </w:rPr>
      </w:pPr>
    </w:p>
    <w:p w:rsidR="009A6B02" w:rsidRDefault="009A6B02" w:rsidP="00CD0FCA">
      <w:pPr>
        <w:rPr>
          <w:rFonts w:eastAsia="Arial Unicode MS"/>
        </w:rPr>
      </w:pPr>
    </w:p>
    <w:p w:rsidR="009A6B02" w:rsidRDefault="009A6B02" w:rsidP="00CD0FCA">
      <w:pPr>
        <w:rPr>
          <w:rFonts w:eastAsia="Arial Unicode MS"/>
        </w:rPr>
      </w:pPr>
    </w:p>
    <w:p w:rsidR="009A6B02" w:rsidRDefault="009A6B02" w:rsidP="00CD0FCA">
      <w:pPr>
        <w:rPr>
          <w:rFonts w:eastAsia="Arial Unicode MS"/>
        </w:rPr>
      </w:pPr>
    </w:p>
    <w:p w:rsidR="00703DE8" w:rsidRDefault="00483BAD" w:rsidP="00CD0FCA">
      <w:pPr>
        <w:rPr>
          <w:rFonts w:eastAsia="Arial Unicode MS"/>
        </w:rPr>
      </w:pPr>
      <w:r>
        <w:rPr>
          <w:rFonts w:eastAsia="Arial Unicode MS"/>
          <w:noProof/>
          <w:lang w:val="es-PE" w:eastAsia="es-PE"/>
        </w:rPr>
        <w:lastRenderedPageBreak/>
        <w:drawing>
          <wp:inline distT="0" distB="0" distL="0" distR="0">
            <wp:extent cx="1880870" cy="3942080"/>
            <wp:effectExtent l="0" t="0" r="5080" b="127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80870" cy="3942080"/>
                    </a:xfrm>
                    <a:prstGeom prst="rect">
                      <a:avLst/>
                    </a:prstGeom>
                    <a:noFill/>
                    <a:ln>
                      <a:noFill/>
                    </a:ln>
                  </pic:spPr>
                </pic:pic>
              </a:graphicData>
            </a:graphic>
          </wp:inline>
        </w:drawing>
      </w:r>
    </w:p>
    <w:p w:rsidR="00703DE8" w:rsidRDefault="00703DE8" w:rsidP="00CD0FCA">
      <w:pPr>
        <w:rPr>
          <w:rFonts w:eastAsia="Arial Unicode MS"/>
        </w:rPr>
      </w:pPr>
    </w:p>
    <w:p w:rsidR="00273900" w:rsidRDefault="00273900" w:rsidP="00CD0FCA">
      <w:pPr>
        <w:rPr>
          <w:rFonts w:eastAsia="Arial Unicode MS"/>
        </w:rPr>
      </w:pPr>
      <w:r w:rsidRPr="00F07F1F">
        <w:rPr>
          <w:rFonts w:eastAsia="Arial Unicode MS"/>
        </w:rPr>
        <w:t>MODELO_1</w:t>
      </w:r>
      <w:r>
        <w:rPr>
          <w:rFonts w:eastAsia="Arial Unicode MS"/>
        </w:rPr>
        <w:t>62203_FIS_SXX_PRICO_SXX_BANCOS_</w:t>
      </w:r>
      <w:r w:rsidR="009A6B02" w:rsidRPr="000C4C08">
        <w:rPr>
          <w:rFonts w:eastAsia="Arial Unicode MS"/>
          <w:highlight w:val="green"/>
        </w:rPr>
        <w:t>R</w:t>
      </w:r>
      <w:r w:rsidRPr="000C4C08">
        <w:rPr>
          <w:rFonts w:eastAsia="Arial Unicode MS"/>
          <w:highlight w:val="green"/>
        </w:rPr>
        <w:t>SIRAT</w:t>
      </w:r>
    </w:p>
    <w:p w:rsidR="00273900" w:rsidRPr="0015710B" w:rsidRDefault="00273900" w:rsidP="00CD0FCA">
      <w:pPr>
        <w:rPr>
          <w:rFonts w:eastAsia="Arial Unicode MS"/>
        </w:rPr>
      </w:pPr>
    </w:p>
    <w:p w:rsidR="00273900" w:rsidRDefault="00483BAD" w:rsidP="00CD0FCA">
      <w:pPr>
        <w:jc w:val="center"/>
      </w:pPr>
      <w:r>
        <w:rPr>
          <w:noProof/>
          <w:lang w:val="es-PE" w:eastAsia="es-PE"/>
        </w:rPr>
        <w:drawing>
          <wp:inline distT="0" distB="0" distL="0" distR="0">
            <wp:extent cx="1380490" cy="931545"/>
            <wp:effectExtent l="0" t="0" r="0" b="190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380490" cy="931545"/>
                    </a:xfrm>
                    <a:prstGeom prst="rect">
                      <a:avLst/>
                    </a:prstGeom>
                    <a:noFill/>
                    <a:ln>
                      <a:noFill/>
                    </a:ln>
                  </pic:spPr>
                </pic:pic>
              </a:graphicData>
            </a:graphic>
          </wp:inline>
        </w:drawing>
      </w:r>
    </w:p>
    <w:p w:rsidR="00273900" w:rsidRDefault="00273900" w:rsidP="00273900">
      <w:pPr>
        <w:jc w:val="center"/>
      </w:pPr>
    </w:p>
    <w:p w:rsidR="00650758" w:rsidRDefault="00650758" w:rsidP="00273900">
      <w:pPr>
        <w:jc w:val="center"/>
      </w:pPr>
    </w:p>
    <w:p w:rsidR="00273900" w:rsidRPr="00043872" w:rsidRDefault="00273900" w:rsidP="00967B4E">
      <w:pPr>
        <w:pStyle w:val="Ttulo3"/>
        <w:numPr>
          <w:ilvl w:val="2"/>
          <w:numId w:val="37"/>
        </w:numPr>
        <w:ind w:left="709"/>
      </w:pPr>
      <w:bookmarkStart w:id="790" w:name="_Toc101687595"/>
      <w:bookmarkStart w:id="791" w:name="_Toc430964874"/>
      <w:bookmarkStart w:id="792" w:name="_Toc449428606"/>
      <w:r w:rsidRPr="00043872">
        <w:t>Especificación de los Caminos de Acceso a los Datos (DSI 6.2)</w:t>
      </w:r>
      <w:bookmarkEnd w:id="790"/>
      <w:bookmarkEnd w:id="791"/>
      <w:bookmarkEnd w:id="792"/>
    </w:p>
    <w:p w:rsidR="00273900" w:rsidRPr="00043872" w:rsidRDefault="00273900" w:rsidP="00273900"/>
    <w:p w:rsidR="00273900" w:rsidRPr="00043872" w:rsidRDefault="00273900" w:rsidP="00273900">
      <w:pPr>
        <w:ind w:left="360"/>
        <w:rPr>
          <w:sz w:val="20"/>
        </w:rPr>
      </w:pPr>
      <w:r w:rsidRPr="00043872">
        <w:rPr>
          <w:sz w:val="20"/>
        </w:rPr>
        <w:t>Base de Datos: recauda</w:t>
      </w:r>
    </w:p>
    <w:p w:rsidR="00273900" w:rsidRPr="00043872" w:rsidRDefault="007D014F" w:rsidP="00273900">
      <w:pPr>
        <w:ind w:left="360"/>
        <w:rPr>
          <w:sz w:val="18"/>
          <w:szCs w:val="18"/>
        </w:rPr>
      </w:pPr>
      <w:r w:rsidRPr="00043872">
        <w:rPr>
          <w:sz w:val="18"/>
          <w:szCs w:val="18"/>
        </w:rPr>
        <w:t>r0jv_central</w:t>
      </w:r>
      <w:r w:rsidR="009A6B02" w:rsidRPr="00043872">
        <w:rPr>
          <w:sz w:val="18"/>
          <w:szCs w:val="18"/>
        </w:rPr>
        <w:t xml:space="preserve">, </w:t>
      </w:r>
      <w:r w:rsidR="00155463" w:rsidRPr="00043872">
        <w:rPr>
          <w:sz w:val="18"/>
          <w:szCs w:val="18"/>
        </w:rPr>
        <w:t>r</w:t>
      </w:r>
      <w:r w:rsidR="009A6B02" w:rsidRPr="00043872">
        <w:rPr>
          <w:sz w:val="18"/>
          <w:szCs w:val="18"/>
        </w:rPr>
        <w:t>0_bancos</w:t>
      </w:r>
      <w:r w:rsidRPr="00043872">
        <w:rPr>
          <w:sz w:val="18"/>
          <w:szCs w:val="18"/>
        </w:rPr>
        <w:t xml:space="preserve">, </w:t>
      </w:r>
      <w:r w:rsidR="00273900" w:rsidRPr="00043872">
        <w:rPr>
          <w:sz w:val="18"/>
          <w:szCs w:val="18"/>
        </w:rPr>
        <w:t>SXX_PRICO / SXX_BANCOS</w:t>
      </w:r>
    </w:p>
    <w:p w:rsidR="00273900" w:rsidRPr="00043872" w:rsidRDefault="00273900" w:rsidP="00273900"/>
    <w:tbl>
      <w:tblPr>
        <w:tblW w:w="9180" w:type="dxa"/>
        <w:tblInd w:w="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600"/>
        <w:gridCol w:w="2160"/>
        <w:gridCol w:w="1260"/>
        <w:gridCol w:w="1620"/>
      </w:tblGrid>
      <w:tr w:rsidR="00273900" w:rsidRPr="00043872" w:rsidTr="009D26F9">
        <w:tc>
          <w:tcPr>
            <w:tcW w:w="54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043872" w:rsidRDefault="00273900" w:rsidP="009D26F9">
            <w:pPr>
              <w:tabs>
                <w:tab w:val="left" w:pos="708"/>
                <w:tab w:val="center" w:pos="4419"/>
                <w:tab w:val="right" w:pos="8838"/>
              </w:tabs>
              <w:jc w:val="center"/>
              <w:rPr>
                <w:rFonts w:ascii="Arial Narrow" w:hAnsi="Arial Narrow" w:cs="Arial"/>
                <w:b/>
                <w:sz w:val="20"/>
              </w:rPr>
            </w:pPr>
            <w:r w:rsidRPr="00043872">
              <w:rPr>
                <w:rFonts w:ascii="Arial Narrow" w:hAnsi="Arial Narrow" w:cs="Arial"/>
                <w:b/>
                <w:sz w:val="20"/>
              </w:rPr>
              <w:t>Nro.</w:t>
            </w:r>
          </w:p>
        </w:tc>
        <w:tc>
          <w:tcPr>
            <w:tcW w:w="360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043872" w:rsidRDefault="00273900" w:rsidP="009D26F9">
            <w:pPr>
              <w:jc w:val="center"/>
              <w:rPr>
                <w:rFonts w:ascii="Arial Narrow" w:hAnsi="Arial Narrow" w:cs="Arial"/>
                <w:b/>
                <w:sz w:val="20"/>
              </w:rPr>
            </w:pPr>
            <w:r w:rsidRPr="00043872">
              <w:rPr>
                <w:rFonts w:ascii="Arial Narrow" w:hAnsi="Arial Narrow" w:cs="Arial"/>
                <w:b/>
                <w:sz w:val="20"/>
              </w:rPr>
              <w:t>Camino</w:t>
            </w:r>
          </w:p>
        </w:tc>
        <w:tc>
          <w:tcPr>
            <w:tcW w:w="216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043872" w:rsidRDefault="00273900" w:rsidP="009D26F9">
            <w:pPr>
              <w:tabs>
                <w:tab w:val="left" w:pos="708"/>
                <w:tab w:val="center" w:pos="4419"/>
                <w:tab w:val="right" w:pos="8838"/>
              </w:tabs>
              <w:jc w:val="center"/>
              <w:rPr>
                <w:rFonts w:ascii="Arial Narrow" w:hAnsi="Arial Narrow" w:cs="Arial"/>
                <w:b/>
                <w:sz w:val="20"/>
              </w:rPr>
            </w:pPr>
            <w:r w:rsidRPr="00043872">
              <w:rPr>
                <w:rFonts w:ascii="Arial Narrow" w:hAnsi="Arial Narrow" w:cs="Arial"/>
                <w:b/>
                <w:sz w:val="20"/>
              </w:rPr>
              <w:t>Tipo de Transacción</w:t>
            </w:r>
          </w:p>
        </w:tc>
        <w:tc>
          <w:tcPr>
            <w:tcW w:w="126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043872" w:rsidRDefault="00273900" w:rsidP="009D26F9">
            <w:pPr>
              <w:jc w:val="center"/>
              <w:rPr>
                <w:rFonts w:ascii="Arial Narrow" w:hAnsi="Arial Narrow" w:cs="Arial"/>
                <w:b/>
                <w:sz w:val="20"/>
              </w:rPr>
            </w:pPr>
            <w:r w:rsidRPr="00043872">
              <w:rPr>
                <w:rFonts w:ascii="Arial Narrow" w:hAnsi="Arial Narrow" w:cs="Arial"/>
                <w:b/>
                <w:sz w:val="20"/>
              </w:rPr>
              <w:t>Frecuencia</w:t>
            </w:r>
          </w:p>
        </w:tc>
        <w:tc>
          <w:tcPr>
            <w:tcW w:w="162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043872" w:rsidRDefault="00273900" w:rsidP="009D26F9">
            <w:pPr>
              <w:jc w:val="center"/>
              <w:rPr>
                <w:rFonts w:ascii="Arial Narrow" w:hAnsi="Arial Narrow" w:cs="Arial"/>
                <w:b/>
                <w:sz w:val="20"/>
              </w:rPr>
            </w:pPr>
            <w:r w:rsidRPr="00043872">
              <w:rPr>
                <w:rFonts w:ascii="Arial Narrow" w:hAnsi="Arial Narrow" w:cs="Arial"/>
                <w:b/>
                <w:sz w:val="20"/>
              </w:rPr>
              <w:t>Prioridad</w:t>
            </w:r>
          </w:p>
        </w:tc>
      </w:tr>
      <w:tr w:rsidR="00273900" w:rsidRPr="00043872" w:rsidTr="009D26F9">
        <w:tc>
          <w:tcPr>
            <w:tcW w:w="540" w:type="dxa"/>
            <w:tcBorders>
              <w:top w:val="single" w:sz="6" w:space="0" w:color="000000"/>
              <w:left w:val="single" w:sz="6" w:space="0" w:color="000000"/>
              <w:bottom w:val="single" w:sz="6" w:space="0" w:color="000000"/>
              <w:right w:val="single" w:sz="6" w:space="0" w:color="000000"/>
            </w:tcBorders>
            <w:vAlign w:val="bottom"/>
            <w:hideMark/>
          </w:tcPr>
          <w:p w:rsidR="00273900" w:rsidRPr="00043872" w:rsidRDefault="00273900" w:rsidP="009D26F9">
            <w:pPr>
              <w:jc w:val="center"/>
              <w:rPr>
                <w:rFonts w:cs="Arial"/>
                <w:sz w:val="20"/>
              </w:rPr>
            </w:pPr>
            <w:r w:rsidRPr="00043872">
              <w:rPr>
                <w:rFonts w:cs="Arial"/>
                <w:sz w:val="20"/>
              </w:rPr>
              <w:t>1</w:t>
            </w:r>
          </w:p>
        </w:tc>
        <w:tc>
          <w:tcPr>
            <w:tcW w:w="3600" w:type="dxa"/>
            <w:tcBorders>
              <w:top w:val="single" w:sz="6" w:space="0" w:color="000000"/>
              <w:left w:val="single" w:sz="6" w:space="0" w:color="000000"/>
              <w:bottom w:val="single" w:sz="6" w:space="0" w:color="000000"/>
              <w:right w:val="single" w:sz="6" w:space="0" w:color="000000"/>
            </w:tcBorders>
            <w:vAlign w:val="center"/>
            <w:hideMark/>
          </w:tcPr>
          <w:p w:rsidR="00273900" w:rsidRPr="00043872" w:rsidRDefault="00273900" w:rsidP="009D26F9">
            <w:pPr>
              <w:autoSpaceDN w:val="0"/>
              <w:jc w:val="left"/>
              <w:rPr>
                <w:rFonts w:cs="Arial"/>
                <w:sz w:val="20"/>
              </w:rPr>
            </w:pPr>
            <w:r w:rsidRPr="00043872">
              <w:rPr>
                <w:rFonts w:cs="Arial"/>
                <w:sz w:val="20"/>
              </w:rPr>
              <w:t>ddp</w:t>
            </w:r>
          </w:p>
        </w:tc>
        <w:tc>
          <w:tcPr>
            <w:tcW w:w="2160" w:type="dxa"/>
            <w:tcBorders>
              <w:top w:val="single" w:sz="6" w:space="0" w:color="000000"/>
              <w:left w:val="single" w:sz="6" w:space="0" w:color="000000"/>
              <w:bottom w:val="single" w:sz="6" w:space="0" w:color="000000"/>
              <w:right w:val="single" w:sz="6" w:space="0" w:color="000000"/>
            </w:tcBorders>
            <w:hideMark/>
          </w:tcPr>
          <w:p w:rsidR="00273900" w:rsidRPr="00043872" w:rsidRDefault="00273900" w:rsidP="009D26F9">
            <w:pPr>
              <w:jc w:val="left"/>
              <w:rPr>
                <w:rFonts w:cs="Arial"/>
                <w:sz w:val="20"/>
              </w:rPr>
            </w:pPr>
            <w:r w:rsidRPr="00043872">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hideMark/>
          </w:tcPr>
          <w:p w:rsidR="00273900" w:rsidRPr="00043872" w:rsidRDefault="00273900" w:rsidP="009D26F9">
            <w:pPr>
              <w:jc w:val="center"/>
              <w:rPr>
                <w:rFonts w:cs="Arial"/>
                <w:sz w:val="20"/>
              </w:rPr>
            </w:pPr>
            <w:r w:rsidRPr="00043872">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hideMark/>
          </w:tcPr>
          <w:p w:rsidR="00273900" w:rsidRPr="00043872" w:rsidRDefault="00273900" w:rsidP="009D26F9">
            <w:pPr>
              <w:jc w:val="center"/>
              <w:rPr>
                <w:rFonts w:cs="Arial"/>
                <w:sz w:val="20"/>
              </w:rPr>
            </w:pPr>
            <w:r w:rsidRPr="00043872">
              <w:rPr>
                <w:rFonts w:cs="Arial"/>
                <w:sz w:val="20"/>
              </w:rPr>
              <w:t>Media</w:t>
            </w:r>
          </w:p>
        </w:tc>
      </w:tr>
      <w:tr w:rsidR="00273900" w:rsidRPr="00043872" w:rsidTr="009D26F9">
        <w:tc>
          <w:tcPr>
            <w:tcW w:w="540" w:type="dxa"/>
            <w:tcBorders>
              <w:top w:val="single" w:sz="6" w:space="0" w:color="000000"/>
              <w:left w:val="single" w:sz="6" w:space="0" w:color="000000"/>
              <w:bottom w:val="single" w:sz="6" w:space="0" w:color="000000"/>
              <w:right w:val="single" w:sz="6" w:space="0" w:color="000000"/>
            </w:tcBorders>
            <w:vAlign w:val="bottom"/>
          </w:tcPr>
          <w:p w:rsidR="00273900" w:rsidRPr="00043872" w:rsidRDefault="00273900" w:rsidP="009D26F9">
            <w:pPr>
              <w:jc w:val="center"/>
              <w:rPr>
                <w:rFonts w:cs="Arial"/>
                <w:sz w:val="20"/>
              </w:rPr>
            </w:pPr>
            <w:r w:rsidRPr="00043872">
              <w:rPr>
                <w:rFonts w:cs="Arial"/>
                <w:sz w:val="20"/>
              </w:rPr>
              <w:t>2</w:t>
            </w:r>
          </w:p>
        </w:tc>
        <w:tc>
          <w:tcPr>
            <w:tcW w:w="3600" w:type="dxa"/>
            <w:tcBorders>
              <w:top w:val="single" w:sz="4" w:space="0" w:color="auto"/>
              <w:left w:val="single" w:sz="4" w:space="0" w:color="auto"/>
              <w:bottom w:val="single" w:sz="4" w:space="0" w:color="auto"/>
              <w:right w:val="single" w:sz="4" w:space="0" w:color="auto"/>
            </w:tcBorders>
            <w:vAlign w:val="bottom"/>
          </w:tcPr>
          <w:p w:rsidR="00273900" w:rsidRPr="00043872" w:rsidRDefault="00273900" w:rsidP="009D26F9">
            <w:pPr>
              <w:jc w:val="left"/>
              <w:rPr>
                <w:rFonts w:cs="Arial"/>
                <w:sz w:val="20"/>
              </w:rPr>
            </w:pPr>
            <w:r w:rsidRPr="00043872">
              <w:rPr>
                <w:rFonts w:cs="Arial"/>
                <w:sz w:val="20"/>
              </w:rPr>
              <w:t>vfp</w:t>
            </w:r>
          </w:p>
        </w:tc>
        <w:tc>
          <w:tcPr>
            <w:tcW w:w="21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r w:rsidRPr="00043872">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r>
      <w:tr w:rsidR="00273900" w:rsidRPr="00043872" w:rsidTr="009D26F9">
        <w:tc>
          <w:tcPr>
            <w:tcW w:w="540" w:type="dxa"/>
            <w:tcBorders>
              <w:top w:val="single" w:sz="6" w:space="0" w:color="000000"/>
              <w:left w:val="single" w:sz="6" w:space="0" w:color="000000"/>
              <w:bottom w:val="single" w:sz="6" w:space="0" w:color="000000"/>
              <w:right w:val="single" w:sz="6" w:space="0" w:color="000000"/>
            </w:tcBorders>
            <w:vAlign w:val="bottom"/>
          </w:tcPr>
          <w:p w:rsidR="00273900" w:rsidRPr="00043872" w:rsidRDefault="00273900" w:rsidP="009D26F9">
            <w:pPr>
              <w:jc w:val="center"/>
              <w:rPr>
                <w:rFonts w:cs="Arial"/>
                <w:sz w:val="20"/>
              </w:rPr>
            </w:pPr>
            <w:r w:rsidRPr="00043872">
              <w:rPr>
                <w:rFonts w:cs="Arial"/>
                <w:sz w:val="20"/>
              </w:rPr>
              <w:t>3</w:t>
            </w:r>
          </w:p>
        </w:tc>
        <w:tc>
          <w:tcPr>
            <w:tcW w:w="3600" w:type="dxa"/>
            <w:tcBorders>
              <w:top w:val="single" w:sz="4" w:space="0" w:color="auto"/>
              <w:left w:val="single" w:sz="4" w:space="0" w:color="auto"/>
              <w:bottom w:val="single" w:sz="4" w:space="0" w:color="auto"/>
              <w:right w:val="single" w:sz="4" w:space="0" w:color="auto"/>
            </w:tcBorders>
            <w:vAlign w:val="bottom"/>
          </w:tcPr>
          <w:p w:rsidR="00273900" w:rsidRPr="00043872" w:rsidRDefault="00273900" w:rsidP="009D26F9">
            <w:pPr>
              <w:jc w:val="left"/>
              <w:rPr>
                <w:rFonts w:cs="Arial"/>
                <w:sz w:val="20"/>
              </w:rPr>
            </w:pPr>
            <w:r w:rsidRPr="00043872">
              <w:rPr>
                <w:rFonts w:cs="Arial"/>
                <w:sz w:val="20"/>
              </w:rPr>
              <w:t>hvp</w:t>
            </w:r>
          </w:p>
        </w:tc>
        <w:tc>
          <w:tcPr>
            <w:tcW w:w="21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rPr>
                <w:rFonts w:cs="Arial"/>
                <w:sz w:val="20"/>
              </w:rPr>
            </w:pPr>
            <w:r w:rsidRPr="00043872">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r>
      <w:tr w:rsidR="00273900" w:rsidRPr="00043872" w:rsidTr="009D26F9">
        <w:tc>
          <w:tcPr>
            <w:tcW w:w="540" w:type="dxa"/>
            <w:tcBorders>
              <w:top w:val="single" w:sz="6" w:space="0" w:color="000000"/>
              <w:left w:val="single" w:sz="6" w:space="0" w:color="000000"/>
              <w:bottom w:val="single" w:sz="6" w:space="0" w:color="000000"/>
              <w:right w:val="single" w:sz="6" w:space="0" w:color="000000"/>
            </w:tcBorders>
            <w:vAlign w:val="bottom"/>
          </w:tcPr>
          <w:p w:rsidR="00273900" w:rsidRPr="00043872" w:rsidRDefault="00273900" w:rsidP="009D26F9">
            <w:pPr>
              <w:jc w:val="center"/>
              <w:rPr>
                <w:rFonts w:cs="Arial"/>
                <w:sz w:val="20"/>
              </w:rPr>
            </w:pPr>
            <w:r w:rsidRPr="00043872">
              <w:rPr>
                <w:rFonts w:cs="Arial"/>
                <w:sz w:val="20"/>
              </w:rPr>
              <w:t>4</w:t>
            </w:r>
          </w:p>
        </w:tc>
        <w:tc>
          <w:tcPr>
            <w:tcW w:w="3600" w:type="dxa"/>
            <w:tcBorders>
              <w:top w:val="single" w:sz="4" w:space="0" w:color="auto"/>
              <w:left w:val="single" w:sz="4" w:space="0" w:color="auto"/>
              <w:bottom w:val="single" w:sz="4" w:space="0" w:color="auto"/>
              <w:right w:val="single" w:sz="4" w:space="0" w:color="auto"/>
            </w:tcBorders>
            <w:vAlign w:val="bottom"/>
          </w:tcPr>
          <w:p w:rsidR="00273900" w:rsidRPr="00043872" w:rsidRDefault="00273900" w:rsidP="009D26F9">
            <w:pPr>
              <w:jc w:val="left"/>
              <w:rPr>
                <w:rFonts w:cs="Arial"/>
                <w:sz w:val="20"/>
              </w:rPr>
            </w:pPr>
            <w:r w:rsidRPr="00043872">
              <w:rPr>
                <w:rFonts w:cs="Arial"/>
                <w:sz w:val="20"/>
              </w:rPr>
              <w:t>t01param</w:t>
            </w:r>
          </w:p>
        </w:tc>
        <w:tc>
          <w:tcPr>
            <w:tcW w:w="21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rPr>
                <w:rFonts w:cs="Arial"/>
                <w:sz w:val="20"/>
              </w:rPr>
            </w:pPr>
            <w:r w:rsidRPr="00043872">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r>
      <w:tr w:rsidR="00273900" w:rsidRPr="00043872" w:rsidTr="009D26F9">
        <w:tc>
          <w:tcPr>
            <w:tcW w:w="540" w:type="dxa"/>
            <w:tcBorders>
              <w:top w:val="single" w:sz="6" w:space="0" w:color="000000"/>
              <w:left w:val="single" w:sz="6" w:space="0" w:color="000000"/>
              <w:bottom w:val="single" w:sz="6" w:space="0" w:color="000000"/>
              <w:right w:val="single" w:sz="6" w:space="0" w:color="000000"/>
            </w:tcBorders>
            <w:vAlign w:val="bottom"/>
          </w:tcPr>
          <w:p w:rsidR="00273900" w:rsidRPr="00043872" w:rsidRDefault="00273900" w:rsidP="009D26F9">
            <w:pPr>
              <w:jc w:val="center"/>
              <w:rPr>
                <w:rFonts w:cs="Arial"/>
                <w:sz w:val="20"/>
              </w:rPr>
            </w:pPr>
            <w:r w:rsidRPr="00043872">
              <w:rPr>
                <w:rFonts w:cs="Arial"/>
                <w:sz w:val="20"/>
              </w:rPr>
              <w:t>5</w:t>
            </w:r>
          </w:p>
        </w:tc>
        <w:tc>
          <w:tcPr>
            <w:tcW w:w="3600" w:type="dxa"/>
            <w:tcBorders>
              <w:top w:val="single" w:sz="4" w:space="0" w:color="auto"/>
              <w:left w:val="single" w:sz="4" w:space="0" w:color="auto"/>
              <w:bottom w:val="single" w:sz="4" w:space="0" w:color="auto"/>
              <w:right w:val="single" w:sz="4" w:space="0" w:color="auto"/>
            </w:tcBorders>
            <w:vAlign w:val="bottom"/>
          </w:tcPr>
          <w:p w:rsidR="00273900" w:rsidRPr="00043872" w:rsidRDefault="00273900" w:rsidP="009D26F9">
            <w:pPr>
              <w:jc w:val="left"/>
              <w:rPr>
                <w:rFonts w:cs="Arial"/>
                <w:sz w:val="20"/>
              </w:rPr>
            </w:pPr>
            <w:r w:rsidRPr="00043872">
              <w:rPr>
                <w:rFonts w:cs="Arial"/>
                <w:sz w:val="20"/>
              </w:rPr>
              <w:t>t5667acteco</w:t>
            </w:r>
          </w:p>
        </w:tc>
        <w:tc>
          <w:tcPr>
            <w:tcW w:w="21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rPr>
                <w:rFonts w:cs="Arial"/>
                <w:sz w:val="20"/>
              </w:rPr>
            </w:pPr>
            <w:r w:rsidRPr="00043872">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r>
      <w:tr w:rsidR="00273900" w:rsidRPr="00043872" w:rsidTr="009D26F9">
        <w:tc>
          <w:tcPr>
            <w:tcW w:w="540" w:type="dxa"/>
            <w:tcBorders>
              <w:top w:val="single" w:sz="6" w:space="0" w:color="000000"/>
              <w:left w:val="single" w:sz="6" w:space="0" w:color="000000"/>
              <w:bottom w:val="single" w:sz="6" w:space="0" w:color="000000"/>
              <w:right w:val="single" w:sz="6" w:space="0" w:color="000000"/>
            </w:tcBorders>
            <w:vAlign w:val="bottom"/>
          </w:tcPr>
          <w:p w:rsidR="00273900" w:rsidRPr="00043872" w:rsidRDefault="00273900" w:rsidP="009D26F9">
            <w:pPr>
              <w:jc w:val="center"/>
              <w:rPr>
                <w:rFonts w:cs="Arial"/>
                <w:sz w:val="20"/>
              </w:rPr>
            </w:pPr>
            <w:r w:rsidRPr="00043872">
              <w:rPr>
                <w:rFonts w:cs="Arial"/>
                <w:sz w:val="20"/>
              </w:rPr>
              <w:t>6</w:t>
            </w:r>
          </w:p>
        </w:tc>
        <w:tc>
          <w:tcPr>
            <w:tcW w:w="3600" w:type="dxa"/>
            <w:tcBorders>
              <w:top w:val="single" w:sz="4" w:space="0" w:color="auto"/>
              <w:left w:val="single" w:sz="4" w:space="0" w:color="auto"/>
              <w:bottom w:val="single" w:sz="4" w:space="0" w:color="auto"/>
              <w:right w:val="single" w:sz="4" w:space="0" w:color="auto"/>
            </w:tcBorders>
            <w:vAlign w:val="bottom"/>
          </w:tcPr>
          <w:p w:rsidR="00273900" w:rsidRPr="00043872" w:rsidRDefault="00273900" w:rsidP="009D26F9">
            <w:pPr>
              <w:jc w:val="left"/>
              <w:rPr>
                <w:rFonts w:cs="Arial"/>
                <w:sz w:val="20"/>
              </w:rPr>
            </w:pPr>
            <w:r w:rsidRPr="00043872">
              <w:rPr>
                <w:rFonts w:cs="Arial"/>
                <w:sz w:val="20"/>
              </w:rPr>
              <w:t>t1144datcon</w:t>
            </w:r>
          </w:p>
        </w:tc>
        <w:tc>
          <w:tcPr>
            <w:tcW w:w="21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rPr>
                <w:rFonts w:cs="Arial"/>
                <w:sz w:val="20"/>
              </w:rPr>
            </w:pPr>
            <w:r w:rsidRPr="00043872">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tcPr>
          <w:p w:rsidR="00273900" w:rsidRPr="00043872" w:rsidRDefault="00273900" w:rsidP="009D26F9">
            <w:pPr>
              <w:jc w:val="center"/>
              <w:rPr>
                <w:rFonts w:cs="Arial"/>
                <w:sz w:val="20"/>
              </w:rPr>
            </w:pPr>
            <w:r w:rsidRPr="00043872">
              <w:rPr>
                <w:rFonts w:cs="Arial"/>
                <w:sz w:val="20"/>
              </w:rPr>
              <w:t>Media</w:t>
            </w:r>
          </w:p>
        </w:tc>
      </w:tr>
      <w:tr w:rsidR="009A6B02" w:rsidRPr="00043872" w:rsidTr="009D26F9">
        <w:tc>
          <w:tcPr>
            <w:tcW w:w="540" w:type="dxa"/>
            <w:tcBorders>
              <w:top w:val="single" w:sz="6" w:space="0" w:color="000000"/>
              <w:left w:val="single" w:sz="6" w:space="0" w:color="000000"/>
              <w:bottom w:val="single" w:sz="6" w:space="0" w:color="000000"/>
              <w:right w:val="single" w:sz="6" w:space="0" w:color="000000"/>
            </w:tcBorders>
            <w:vAlign w:val="bottom"/>
          </w:tcPr>
          <w:p w:rsidR="009A6B02" w:rsidRPr="00043872" w:rsidRDefault="009A6B02" w:rsidP="009A6B02">
            <w:pPr>
              <w:jc w:val="center"/>
              <w:rPr>
                <w:rFonts w:cs="Arial"/>
                <w:sz w:val="20"/>
              </w:rPr>
            </w:pPr>
            <w:r w:rsidRPr="00043872">
              <w:rPr>
                <w:rFonts w:cs="Arial"/>
                <w:sz w:val="20"/>
              </w:rPr>
              <w:t>7</w:t>
            </w:r>
          </w:p>
        </w:tc>
        <w:tc>
          <w:tcPr>
            <w:tcW w:w="3600" w:type="dxa"/>
            <w:tcBorders>
              <w:top w:val="single" w:sz="4" w:space="0" w:color="auto"/>
              <w:left w:val="single" w:sz="4" w:space="0" w:color="auto"/>
              <w:bottom w:val="single" w:sz="4" w:space="0" w:color="auto"/>
              <w:right w:val="single" w:sz="4" w:space="0" w:color="auto"/>
            </w:tcBorders>
            <w:vAlign w:val="bottom"/>
          </w:tcPr>
          <w:p w:rsidR="009A6B02" w:rsidRPr="00043872" w:rsidRDefault="009A6B02" w:rsidP="009A6B02">
            <w:pPr>
              <w:jc w:val="left"/>
              <w:rPr>
                <w:rFonts w:cs="Arial"/>
                <w:sz w:val="20"/>
              </w:rPr>
            </w:pPr>
            <w:r w:rsidRPr="00043872">
              <w:rPr>
                <w:rFonts w:cs="Arial"/>
                <w:sz w:val="20"/>
              </w:rPr>
              <w:t>cve</w:t>
            </w:r>
          </w:p>
        </w:tc>
        <w:tc>
          <w:tcPr>
            <w:tcW w:w="2160" w:type="dxa"/>
            <w:tcBorders>
              <w:top w:val="single" w:sz="6" w:space="0" w:color="000000"/>
              <w:left w:val="single" w:sz="6" w:space="0" w:color="000000"/>
              <w:bottom w:val="single" w:sz="6" w:space="0" w:color="000000"/>
              <w:right w:val="single" w:sz="6" w:space="0" w:color="000000"/>
            </w:tcBorders>
          </w:tcPr>
          <w:p w:rsidR="009A6B02" w:rsidRPr="00043872" w:rsidRDefault="009A6B02" w:rsidP="009A6B02">
            <w:r w:rsidRPr="00043872">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tcPr>
          <w:p w:rsidR="009A6B02" w:rsidRPr="00043872" w:rsidRDefault="009A6B02" w:rsidP="009A6B02">
            <w:pPr>
              <w:jc w:val="center"/>
              <w:rPr>
                <w:rFonts w:cs="Arial"/>
                <w:sz w:val="20"/>
              </w:rPr>
            </w:pPr>
            <w:r w:rsidRPr="00043872">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tcPr>
          <w:p w:rsidR="009A6B02" w:rsidRPr="00043872" w:rsidRDefault="009A6B02" w:rsidP="009A6B02">
            <w:pPr>
              <w:jc w:val="center"/>
              <w:rPr>
                <w:rFonts w:cs="Arial"/>
                <w:sz w:val="20"/>
              </w:rPr>
            </w:pPr>
            <w:r w:rsidRPr="00043872">
              <w:rPr>
                <w:rFonts w:cs="Arial"/>
                <w:sz w:val="20"/>
              </w:rPr>
              <w:t>Media</w:t>
            </w:r>
          </w:p>
        </w:tc>
      </w:tr>
    </w:tbl>
    <w:p w:rsidR="00273900" w:rsidRPr="00043872" w:rsidRDefault="00273900" w:rsidP="00273900"/>
    <w:p w:rsidR="00273900" w:rsidRPr="00043872" w:rsidRDefault="00273900" w:rsidP="00273900">
      <w:pPr>
        <w:ind w:left="360"/>
        <w:rPr>
          <w:sz w:val="20"/>
        </w:rPr>
      </w:pPr>
      <w:r w:rsidRPr="00043872">
        <w:rPr>
          <w:sz w:val="20"/>
        </w:rPr>
        <w:t xml:space="preserve">Base de Datos: </w:t>
      </w:r>
      <w:r w:rsidR="009A6B02" w:rsidRPr="00043872">
        <w:rPr>
          <w:sz w:val="20"/>
        </w:rPr>
        <w:t>r</w:t>
      </w:r>
      <w:r w:rsidRPr="00043872">
        <w:rPr>
          <w:sz w:val="20"/>
        </w:rPr>
        <w:t>sirat</w:t>
      </w:r>
    </w:p>
    <w:p w:rsidR="00273900" w:rsidRPr="001F2954" w:rsidRDefault="00273900" w:rsidP="00273900">
      <w:pPr>
        <w:ind w:left="360"/>
        <w:rPr>
          <w:sz w:val="18"/>
          <w:szCs w:val="18"/>
        </w:rPr>
      </w:pPr>
      <w:r w:rsidRPr="00043872">
        <w:rPr>
          <w:sz w:val="18"/>
          <w:szCs w:val="18"/>
        </w:rPr>
        <w:t>SXX_PRICO / SXX_BANCOS</w:t>
      </w:r>
    </w:p>
    <w:p w:rsidR="00273900" w:rsidRPr="001F2954" w:rsidRDefault="00273900" w:rsidP="00273900"/>
    <w:tbl>
      <w:tblPr>
        <w:tblW w:w="9180" w:type="dxa"/>
        <w:tblInd w:w="4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70" w:type="dxa"/>
          <w:right w:w="70" w:type="dxa"/>
        </w:tblCellMar>
        <w:tblLook w:val="00A0" w:firstRow="1" w:lastRow="0" w:firstColumn="1" w:lastColumn="0" w:noHBand="0" w:noVBand="0"/>
      </w:tblPr>
      <w:tblGrid>
        <w:gridCol w:w="540"/>
        <w:gridCol w:w="3600"/>
        <w:gridCol w:w="2160"/>
        <w:gridCol w:w="1260"/>
        <w:gridCol w:w="1620"/>
      </w:tblGrid>
      <w:tr w:rsidR="00273900" w:rsidRPr="001F2954" w:rsidTr="009D26F9">
        <w:tc>
          <w:tcPr>
            <w:tcW w:w="54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1F2954" w:rsidRDefault="00273900" w:rsidP="009D26F9">
            <w:pPr>
              <w:tabs>
                <w:tab w:val="left" w:pos="708"/>
                <w:tab w:val="center" w:pos="4419"/>
                <w:tab w:val="right" w:pos="8838"/>
              </w:tabs>
              <w:jc w:val="center"/>
              <w:rPr>
                <w:rFonts w:ascii="Arial Narrow" w:hAnsi="Arial Narrow" w:cs="Arial"/>
                <w:b/>
                <w:sz w:val="20"/>
              </w:rPr>
            </w:pPr>
            <w:r w:rsidRPr="001F2954">
              <w:rPr>
                <w:rFonts w:ascii="Arial Narrow" w:hAnsi="Arial Narrow" w:cs="Arial"/>
                <w:b/>
                <w:sz w:val="20"/>
              </w:rPr>
              <w:t>Nro.</w:t>
            </w:r>
          </w:p>
        </w:tc>
        <w:tc>
          <w:tcPr>
            <w:tcW w:w="360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1F2954" w:rsidRDefault="00273900" w:rsidP="009D26F9">
            <w:pPr>
              <w:jc w:val="center"/>
              <w:rPr>
                <w:rFonts w:ascii="Arial Narrow" w:hAnsi="Arial Narrow" w:cs="Arial"/>
                <w:b/>
                <w:sz w:val="20"/>
              </w:rPr>
            </w:pPr>
            <w:r w:rsidRPr="001F2954">
              <w:rPr>
                <w:rFonts w:ascii="Arial Narrow" w:hAnsi="Arial Narrow" w:cs="Arial"/>
                <w:b/>
                <w:sz w:val="20"/>
              </w:rPr>
              <w:t>Camino</w:t>
            </w:r>
          </w:p>
        </w:tc>
        <w:tc>
          <w:tcPr>
            <w:tcW w:w="216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1F2954" w:rsidRDefault="00273900" w:rsidP="009D26F9">
            <w:pPr>
              <w:tabs>
                <w:tab w:val="left" w:pos="708"/>
                <w:tab w:val="center" w:pos="4419"/>
                <w:tab w:val="right" w:pos="8838"/>
              </w:tabs>
              <w:jc w:val="center"/>
              <w:rPr>
                <w:rFonts w:ascii="Arial Narrow" w:hAnsi="Arial Narrow" w:cs="Arial"/>
                <w:b/>
                <w:sz w:val="20"/>
              </w:rPr>
            </w:pPr>
            <w:r w:rsidRPr="001F2954">
              <w:rPr>
                <w:rFonts w:ascii="Arial Narrow" w:hAnsi="Arial Narrow" w:cs="Arial"/>
                <w:b/>
                <w:sz w:val="20"/>
              </w:rPr>
              <w:t>Tipo de Transacción</w:t>
            </w:r>
          </w:p>
        </w:tc>
        <w:tc>
          <w:tcPr>
            <w:tcW w:w="126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1F2954" w:rsidRDefault="00273900" w:rsidP="009D26F9">
            <w:pPr>
              <w:jc w:val="center"/>
              <w:rPr>
                <w:rFonts w:ascii="Arial Narrow" w:hAnsi="Arial Narrow" w:cs="Arial"/>
                <w:b/>
                <w:sz w:val="20"/>
              </w:rPr>
            </w:pPr>
            <w:r w:rsidRPr="001F2954">
              <w:rPr>
                <w:rFonts w:ascii="Arial Narrow" w:hAnsi="Arial Narrow" w:cs="Arial"/>
                <w:b/>
                <w:sz w:val="20"/>
              </w:rPr>
              <w:t>Frecuencia</w:t>
            </w:r>
          </w:p>
        </w:tc>
        <w:tc>
          <w:tcPr>
            <w:tcW w:w="1620" w:type="dxa"/>
            <w:tcBorders>
              <w:top w:val="single" w:sz="6" w:space="0" w:color="000000"/>
              <w:left w:val="single" w:sz="6" w:space="0" w:color="000000"/>
              <w:bottom w:val="single" w:sz="6" w:space="0" w:color="000000"/>
              <w:right w:val="single" w:sz="6" w:space="0" w:color="000000"/>
            </w:tcBorders>
            <w:shd w:val="clear" w:color="auto" w:fill="E6E6E6"/>
            <w:hideMark/>
          </w:tcPr>
          <w:p w:rsidR="00273900" w:rsidRPr="001F2954" w:rsidRDefault="00273900" w:rsidP="009D26F9">
            <w:pPr>
              <w:jc w:val="center"/>
              <w:rPr>
                <w:rFonts w:ascii="Arial Narrow" w:hAnsi="Arial Narrow" w:cs="Arial"/>
                <w:b/>
                <w:sz w:val="20"/>
              </w:rPr>
            </w:pPr>
            <w:r w:rsidRPr="001F2954">
              <w:rPr>
                <w:rFonts w:ascii="Arial Narrow" w:hAnsi="Arial Narrow" w:cs="Arial"/>
                <w:b/>
                <w:sz w:val="20"/>
              </w:rPr>
              <w:t>Prioridad</w:t>
            </w:r>
          </w:p>
        </w:tc>
      </w:tr>
      <w:tr w:rsidR="00273900" w:rsidRPr="001F2954" w:rsidTr="009D26F9">
        <w:tc>
          <w:tcPr>
            <w:tcW w:w="540" w:type="dxa"/>
            <w:tcBorders>
              <w:top w:val="single" w:sz="6" w:space="0" w:color="000000"/>
              <w:left w:val="single" w:sz="6" w:space="0" w:color="000000"/>
              <w:bottom w:val="single" w:sz="6" w:space="0" w:color="000000"/>
              <w:right w:val="single" w:sz="6" w:space="0" w:color="000000"/>
            </w:tcBorders>
            <w:vAlign w:val="bottom"/>
          </w:tcPr>
          <w:p w:rsidR="00273900" w:rsidRPr="001F2954" w:rsidRDefault="009A6B02" w:rsidP="009D26F9">
            <w:pPr>
              <w:jc w:val="center"/>
              <w:rPr>
                <w:rFonts w:cs="Arial"/>
                <w:sz w:val="20"/>
              </w:rPr>
            </w:pPr>
            <w:r>
              <w:rPr>
                <w:rFonts w:cs="Arial"/>
                <w:sz w:val="20"/>
              </w:rPr>
              <w:t>1</w:t>
            </w:r>
          </w:p>
        </w:tc>
        <w:tc>
          <w:tcPr>
            <w:tcW w:w="3600" w:type="dxa"/>
            <w:tcBorders>
              <w:top w:val="single" w:sz="4" w:space="0" w:color="auto"/>
              <w:left w:val="single" w:sz="4" w:space="0" w:color="auto"/>
              <w:bottom w:val="single" w:sz="4" w:space="0" w:color="auto"/>
              <w:right w:val="single" w:sz="4" w:space="0" w:color="auto"/>
            </w:tcBorders>
            <w:vAlign w:val="bottom"/>
          </w:tcPr>
          <w:p w:rsidR="00273900" w:rsidRPr="001F2954" w:rsidRDefault="00273900" w:rsidP="009D26F9">
            <w:pPr>
              <w:jc w:val="left"/>
              <w:rPr>
                <w:rFonts w:cs="Arial"/>
                <w:sz w:val="20"/>
              </w:rPr>
            </w:pPr>
            <w:r>
              <w:rPr>
                <w:rFonts w:cs="Arial"/>
                <w:sz w:val="20"/>
              </w:rPr>
              <w:t>ves</w:t>
            </w:r>
          </w:p>
        </w:tc>
        <w:tc>
          <w:tcPr>
            <w:tcW w:w="2160" w:type="dxa"/>
            <w:tcBorders>
              <w:top w:val="single" w:sz="6" w:space="0" w:color="000000"/>
              <w:left w:val="single" w:sz="6" w:space="0" w:color="000000"/>
              <w:bottom w:val="single" w:sz="6" w:space="0" w:color="000000"/>
              <w:right w:val="single" w:sz="6" w:space="0" w:color="000000"/>
            </w:tcBorders>
          </w:tcPr>
          <w:p w:rsidR="00273900" w:rsidRDefault="00273900" w:rsidP="009D26F9">
            <w:r w:rsidRPr="001D0F31">
              <w:rPr>
                <w:rFonts w:cs="Arial"/>
                <w:sz w:val="20"/>
              </w:rPr>
              <w:t>Select</w:t>
            </w:r>
          </w:p>
        </w:tc>
        <w:tc>
          <w:tcPr>
            <w:tcW w:w="1260" w:type="dxa"/>
            <w:tcBorders>
              <w:top w:val="single" w:sz="6" w:space="0" w:color="000000"/>
              <w:left w:val="single" w:sz="6" w:space="0" w:color="000000"/>
              <w:bottom w:val="single" w:sz="6" w:space="0" w:color="000000"/>
              <w:right w:val="single" w:sz="6" w:space="0" w:color="000000"/>
            </w:tcBorders>
          </w:tcPr>
          <w:p w:rsidR="00273900" w:rsidRPr="001F2954" w:rsidRDefault="00273900" w:rsidP="009D26F9">
            <w:pPr>
              <w:jc w:val="center"/>
              <w:rPr>
                <w:rFonts w:cs="Arial"/>
                <w:sz w:val="20"/>
              </w:rPr>
            </w:pPr>
            <w:r w:rsidRPr="001F2954">
              <w:rPr>
                <w:rFonts w:cs="Arial"/>
                <w:sz w:val="20"/>
              </w:rPr>
              <w:t>Media</w:t>
            </w:r>
          </w:p>
        </w:tc>
        <w:tc>
          <w:tcPr>
            <w:tcW w:w="1620" w:type="dxa"/>
            <w:tcBorders>
              <w:top w:val="single" w:sz="6" w:space="0" w:color="000000"/>
              <w:left w:val="single" w:sz="6" w:space="0" w:color="000000"/>
              <w:bottom w:val="single" w:sz="6" w:space="0" w:color="000000"/>
              <w:right w:val="single" w:sz="6" w:space="0" w:color="000000"/>
            </w:tcBorders>
          </w:tcPr>
          <w:p w:rsidR="00273900" w:rsidRPr="001F2954" w:rsidRDefault="00273900" w:rsidP="009D26F9">
            <w:pPr>
              <w:jc w:val="center"/>
              <w:rPr>
                <w:rFonts w:cs="Arial"/>
                <w:sz w:val="20"/>
              </w:rPr>
            </w:pPr>
            <w:r w:rsidRPr="001F2954">
              <w:rPr>
                <w:rFonts w:cs="Arial"/>
                <w:sz w:val="20"/>
              </w:rPr>
              <w:t>Media</w:t>
            </w:r>
          </w:p>
        </w:tc>
      </w:tr>
    </w:tbl>
    <w:p w:rsidR="00273900" w:rsidRPr="001F2954" w:rsidRDefault="00273900" w:rsidP="00273900"/>
    <w:p w:rsidR="00273900" w:rsidRPr="001F2954" w:rsidRDefault="00273900" w:rsidP="00273900"/>
    <w:p w:rsidR="00273900" w:rsidRPr="00273900" w:rsidRDefault="00273900" w:rsidP="00967B4E">
      <w:pPr>
        <w:pStyle w:val="Ttulo3"/>
        <w:numPr>
          <w:ilvl w:val="2"/>
          <w:numId w:val="37"/>
        </w:numPr>
        <w:ind w:left="709"/>
      </w:pPr>
      <w:bookmarkStart w:id="793" w:name="_Toc101687596"/>
      <w:bookmarkStart w:id="794" w:name="_Toc430964875"/>
      <w:bookmarkStart w:id="795" w:name="_Toc449428607"/>
      <w:r w:rsidRPr="00273900">
        <w:t>Optimización del Modelo Físico de Datos. (DSI 6.3)</w:t>
      </w:r>
      <w:bookmarkEnd w:id="793"/>
      <w:bookmarkEnd w:id="794"/>
      <w:bookmarkEnd w:id="795"/>
    </w:p>
    <w:p w:rsidR="00273900" w:rsidRPr="001F2954" w:rsidRDefault="00273900" w:rsidP="00273900">
      <w:pPr>
        <w:ind w:left="1080"/>
        <w:outlineLvl w:val="2"/>
        <w:rPr>
          <w:rFonts w:eastAsia="Arial Unicode MS" w:cs="Arial"/>
          <w:b/>
          <w:bCs/>
        </w:rPr>
      </w:pPr>
    </w:p>
    <w:p w:rsidR="00273900" w:rsidRPr="001F2954" w:rsidRDefault="00273900" w:rsidP="00273900">
      <w:pPr>
        <w:ind w:left="1068"/>
        <w:rPr>
          <w:b/>
          <w:bCs/>
        </w:rPr>
      </w:pPr>
      <w:r w:rsidRPr="001F2954">
        <w:rPr>
          <w:b/>
          <w:bCs/>
        </w:rPr>
        <w:t>Formato de Estimación de Volúmenes de tablas</w:t>
      </w:r>
    </w:p>
    <w:p w:rsidR="00273900" w:rsidRPr="001F2954" w:rsidRDefault="00273900" w:rsidP="00273900">
      <w:pPr>
        <w:ind w:left="348" w:firstLine="567"/>
        <w:rPr>
          <w:b/>
          <w:bCs/>
        </w:rPr>
      </w:pPr>
    </w:p>
    <w:tbl>
      <w:tblPr>
        <w:tblW w:w="9180"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40"/>
        <w:gridCol w:w="2579"/>
        <w:gridCol w:w="1559"/>
        <w:gridCol w:w="1276"/>
        <w:gridCol w:w="1134"/>
        <w:gridCol w:w="2092"/>
      </w:tblGrid>
      <w:tr w:rsidR="00273900" w:rsidRPr="001F2954" w:rsidTr="009D26F9">
        <w:trPr>
          <w:trHeight w:val="331"/>
        </w:trPr>
        <w:tc>
          <w:tcPr>
            <w:tcW w:w="540" w:type="dxa"/>
            <w:shd w:val="clear" w:color="auto" w:fill="E6E6E6"/>
          </w:tcPr>
          <w:p w:rsidR="00273900" w:rsidRPr="001F2954" w:rsidRDefault="00273900" w:rsidP="009D26F9">
            <w:pPr>
              <w:tabs>
                <w:tab w:val="left" w:pos="0"/>
              </w:tabs>
              <w:ind w:left="-141"/>
              <w:jc w:val="center"/>
              <w:rPr>
                <w:rFonts w:ascii="Arial Narrow" w:hAnsi="Arial Narrow"/>
                <w:b/>
                <w:sz w:val="20"/>
              </w:rPr>
            </w:pPr>
            <w:r w:rsidRPr="001F2954">
              <w:rPr>
                <w:rFonts w:ascii="Arial Narrow" w:hAnsi="Arial Narrow"/>
                <w:b/>
                <w:sz w:val="20"/>
              </w:rPr>
              <w:t>Nro.</w:t>
            </w:r>
          </w:p>
        </w:tc>
        <w:tc>
          <w:tcPr>
            <w:tcW w:w="2579" w:type="dxa"/>
            <w:shd w:val="clear" w:color="auto" w:fill="E6E6E6"/>
          </w:tcPr>
          <w:p w:rsidR="00273900" w:rsidRPr="001F2954" w:rsidRDefault="00273900" w:rsidP="009D26F9">
            <w:pPr>
              <w:jc w:val="center"/>
              <w:rPr>
                <w:rFonts w:cs="Arial"/>
                <w:b/>
                <w:sz w:val="20"/>
              </w:rPr>
            </w:pPr>
            <w:r w:rsidRPr="001F2954">
              <w:rPr>
                <w:rFonts w:cs="Arial"/>
                <w:b/>
                <w:sz w:val="20"/>
              </w:rPr>
              <w:t>Tabla</w:t>
            </w:r>
          </w:p>
        </w:tc>
        <w:tc>
          <w:tcPr>
            <w:tcW w:w="1559" w:type="dxa"/>
            <w:shd w:val="clear" w:color="auto" w:fill="E6E6E6"/>
          </w:tcPr>
          <w:p w:rsidR="00273900" w:rsidRPr="001F2954" w:rsidRDefault="00273900" w:rsidP="009D26F9">
            <w:pPr>
              <w:jc w:val="center"/>
              <w:rPr>
                <w:rFonts w:ascii="Arial Narrow" w:hAnsi="Arial Narrow"/>
                <w:b/>
                <w:sz w:val="20"/>
              </w:rPr>
            </w:pPr>
            <w:r w:rsidRPr="001F2954">
              <w:rPr>
                <w:rFonts w:ascii="Arial Narrow" w:hAnsi="Arial Narrow"/>
                <w:b/>
                <w:sz w:val="20"/>
              </w:rPr>
              <w:t>Cantidad de registros anual</w:t>
            </w:r>
          </w:p>
        </w:tc>
        <w:tc>
          <w:tcPr>
            <w:tcW w:w="1276" w:type="dxa"/>
            <w:shd w:val="clear" w:color="auto" w:fill="E6E6E6"/>
          </w:tcPr>
          <w:p w:rsidR="00273900" w:rsidRPr="001F2954" w:rsidRDefault="00273900" w:rsidP="009D26F9">
            <w:pPr>
              <w:jc w:val="center"/>
              <w:rPr>
                <w:rFonts w:ascii="Arial Narrow" w:hAnsi="Arial Narrow"/>
                <w:b/>
                <w:sz w:val="20"/>
              </w:rPr>
            </w:pPr>
            <w:r w:rsidRPr="001F2954">
              <w:rPr>
                <w:rFonts w:ascii="Arial Narrow" w:hAnsi="Arial Narrow"/>
                <w:b/>
                <w:sz w:val="20"/>
              </w:rPr>
              <w:t>Tamaño del registro</w:t>
            </w:r>
          </w:p>
        </w:tc>
        <w:tc>
          <w:tcPr>
            <w:tcW w:w="1134" w:type="dxa"/>
            <w:shd w:val="clear" w:color="auto" w:fill="E6E6E6"/>
          </w:tcPr>
          <w:p w:rsidR="00273900" w:rsidRPr="001F2954" w:rsidRDefault="00273900" w:rsidP="009D26F9">
            <w:pPr>
              <w:jc w:val="center"/>
              <w:rPr>
                <w:rFonts w:ascii="Arial Narrow" w:hAnsi="Arial Narrow"/>
                <w:b/>
                <w:sz w:val="20"/>
              </w:rPr>
            </w:pPr>
            <w:r w:rsidRPr="001F2954">
              <w:rPr>
                <w:rFonts w:ascii="Arial Narrow" w:hAnsi="Arial Narrow"/>
                <w:b/>
                <w:sz w:val="20"/>
              </w:rPr>
              <w:t>Crecimiento anual (%)</w:t>
            </w:r>
          </w:p>
        </w:tc>
        <w:tc>
          <w:tcPr>
            <w:tcW w:w="2092" w:type="dxa"/>
            <w:shd w:val="clear" w:color="auto" w:fill="E6E6E6"/>
          </w:tcPr>
          <w:p w:rsidR="00273900" w:rsidRPr="001F2954" w:rsidRDefault="00273900" w:rsidP="009D26F9">
            <w:pPr>
              <w:jc w:val="center"/>
              <w:rPr>
                <w:rFonts w:ascii="Arial Narrow" w:hAnsi="Arial Narrow"/>
                <w:b/>
                <w:sz w:val="20"/>
              </w:rPr>
            </w:pPr>
            <w:r w:rsidRPr="001F2954">
              <w:rPr>
                <w:rFonts w:ascii="Arial Narrow" w:hAnsi="Arial Narrow"/>
                <w:b/>
                <w:sz w:val="20"/>
              </w:rPr>
              <w:t>Tipo de acceso</w:t>
            </w:r>
          </w:p>
        </w:tc>
      </w:tr>
      <w:tr w:rsidR="00273900" w:rsidRPr="001F2954" w:rsidTr="009D26F9">
        <w:tc>
          <w:tcPr>
            <w:tcW w:w="540" w:type="dxa"/>
          </w:tcPr>
          <w:p w:rsidR="00273900" w:rsidRPr="001F2954" w:rsidRDefault="00273900" w:rsidP="009D26F9">
            <w:pPr>
              <w:jc w:val="center"/>
              <w:rPr>
                <w:rFonts w:cs="Arial"/>
                <w:sz w:val="20"/>
              </w:rPr>
            </w:pPr>
          </w:p>
        </w:tc>
        <w:tc>
          <w:tcPr>
            <w:tcW w:w="2579" w:type="dxa"/>
          </w:tcPr>
          <w:p w:rsidR="00273900" w:rsidRPr="001F2954" w:rsidRDefault="00273900" w:rsidP="009D26F9">
            <w:pPr>
              <w:jc w:val="left"/>
              <w:rPr>
                <w:rFonts w:cs="Arial"/>
                <w:sz w:val="20"/>
              </w:rPr>
            </w:pPr>
          </w:p>
        </w:tc>
        <w:tc>
          <w:tcPr>
            <w:tcW w:w="1559" w:type="dxa"/>
          </w:tcPr>
          <w:p w:rsidR="00273900" w:rsidRPr="001F2954" w:rsidRDefault="00273900" w:rsidP="009D26F9">
            <w:pPr>
              <w:jc w:val="center"/>
              <w:rPr>
                <w:rFonts w:cs="Arial"/>
                <w:sz w:val="20"/>
              </w:rPr>
            </w:pPr>
          </w:p>
        </w:tc>
        <w:tc>
          <w:tcPr>
            <w:tcW w:w="1276" w:type="dxa"/>
          </w:tcPr>
          <w:p w:rsidR="00273900" w:rsidRPr="001F2954" w:rsidRDefault="00273900" w:rsidP="009D26F9">
            <w:pPr>
              <w:jc w:val="center"/>
              <w:rPr>
                <w:rFonts w:cs="Arial"/>
                <w:sz w:val="20"/>
              </w:rPr>
            </w:pPr>
          </w:p>
        </w:tc>
        <w:tc>
          <w:tcPr>
            <w:tcW w:w="1134" w:type="dxa"/>
          </w:tcPr>
          <w:p w:rsidR="00273900" w:rsidRPr="001F2954" w:rsidRDefault="00273900" w:rsidP="009D26F9">
            <w:pPr>
              <w:jc w:val="center"/>
              <w:rPr>
                <w:rFonts w:cs="Arial"/>
                <w:sz w:val="20"/>
              </w:rPr>
            </w:pPr>
          </w:p>
        </w:tc>
        <w:tc>
          <w:tcPr>
            <w:tcW w:w="2092" w:type="dxa"/>
          </w:tcPr>
          <w:p w:rsidR="00273900" w:rsidRPr="001F2954" w:rsidRDefault="00273900" w:rsidP="009D26F9">
            <w:pPr>
              <w:jc w:val="left"/>
              <w:rPr>
                <w:rFonts w:cs="Arial"/>
                <w:sz w:val="20"/>
              </w:rPr>
            </w:pPr>
          </w:p>
        </w:tc>
      </w:tr>
    </w:tbl>
    <w:p w:rsidR="00273900" w:rsidRPr="001F2954" w:rsidRDefault="00273900" w:rsidP="00273900"/>
    <w:p w:rsidR="00273900" w:rsidRPr="001F2954" w:rsidRDefault="00273900" w:rsidP="00273900"/>
    <w:p w:rsidR="00273900" w:rsidRPr="00273900" w:rsidRDefault="00273900" w:rsidP="00967B4E">
      <w:pPr>
        <w:pStyle w:val="Ttulo3"/>
        <w:numPr>
          <w:ilvl w:val="2"/>
          <w:numId w:val="37"/>
        </w:numPr>
        <w:ind w:left="709"/>
        <w:rPr>
          <w:rFonts w:cs="Arial"/>
          <w:bCs w:val="0"/>
        </w:rPr>
      </w:pPr>
      <w:bookmarkStart w:id="796" w:name="_Toc101687597"/>
      <w:bookmarkStart w:id="797" w:name="_Toc430964876"/>
      <w:bookmarkStart w:id="798" w:name="_Toc449428608"/>
      <w:r w:rsidRPr="00273900">
        <w:rPr>
          <w:rFonts w:cs="Arial"/>
          <w:bCs w:val="0"/>
        </w:rPr>
        <w:t xml:space="preserve">Especificación de la </w:t>
      </w:r>
      <w:r w:rsidRPr="00273900">
        <w:t>Distribución</w:t>
      </w:r>
      <w:r w:rsidRPr="00273900">
        <w:rPr>
          <w:rFonts w:cs="Arial"/>
          <w:bCs w:val="0"/>
        </w:rPr>
        <w:t xml:space="preserve"> de Datos. (DSI 6.4)</w:t>
      </w:r>
      <w:bookmarkEnd w:id="796"/>
      <w:bookmarkEnd w:id="797"/>
      <w:bookmarkEnd w:id="798"/>
    </w:p>
    <w:p w:rsidR="00273900" w:rsidRPr="001F2954" w:rsidRDefault="00273900" w:rsidP="00273900"/>
    <w:p w:rsidR="00273900" w:rsidRPr="000C4294" w:rsidRDefault="00273900" w:rsidP="00967B4E">
      <w:pPr>
        <w:numPr>
          <w:ilvl w:val="0"/>
          <w:numId w:val="26"/>
        </w:numPr>
        <w:rPr>
          <w:b/>
          <w:bCs/>
        </w:rPr>
      </w:pPr>
      <w:r w:rsidRPr="000C4294">
        <w:rPr>
          <w:b/>
          <w:bCs/>
        </w:rPr>
        <w:t>Formato de Asignación Esquema Físico de Datos a Nodos.</w:t>
      </w:r>
    </w:p>
    <w:p w:rsidR="00273900" w:rsidRPr="000C4294" w:rsidRDefault="00273900" w:rsidP="00273900">
      <w:pPr>
        <w:rPr>
          <w:b/>
          <w:bCs/>
        </w:rPr>
      </w:pPr>
    </w:p>
    <w:tbl>
      <w:tblPr>
        <w:tblW w:w="9214" w:type="dxa"/>
        <w:tblInd w:w="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119"/>
        <w:gridCol w:w="2268"/>
        <w:gridCol w:w="3827"/>
      </w:tblGrid>
      <w:tr w:rsidR="00273900" w:rsidRPr="000C4294" w:rsidTr="000C4C08">
        <w:trPr>
          <w:trHeight w:val="331"/>
        </w:trPr>
        <w:tc>
          <w:tcPr>
            <w:tcW w:w="3119"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Base de Datos</w:t>
            </w:r>
          </w:p>
        </w:tc>
        <w:tc>
          <w:tcPr>
            <w:tcW w:w="2268" w:type="dxa"/>
            <w:shd w:val="clear" w:color="auto" w:fill="E6E6E6"/>
          </w:tcPr>
          <w:p w:rsidR="00273900" w:rsidRPr="000C4294" w:rsidRDefault="00273900" w:rsidP="009D26F9">
            <w:pPr>
              <w:jc w:val="center"/>
              <w:rPr>
                <w:rFonts w:ascii="Arial Narrow" w:hAnsi="Arial Narrow" w:cs="Arial"/>
                <w:sz w:val="20"/>
              </w:rPr>
            </w:pPr>
            <w:r w:rsidRPr="000C4294">
              <w:rPr>
                <w:rFonts w:ascii="Arial Narrow" w:hAnsi="Arial Narrow" w:cs="Arial"/>
                <w:sz w:val="20"/>
              </w:rPr>
              <w:t>Tablas</w:t>
            </w:r>
          </w:p>
        </w:tc>
        <w:tc>
          <w:tcPr>
            <w:tcW w:w="3827"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Nodo</w:t>
            </w:r>
          </w:p>
        </w:tc>
      </w:tr>
      <w:tr w:rsidR="00273900" w:rsidRPr="000C4294" w:rsidTr="000C4C08">
        <w:tc>
          <w:tcPr>
            <w:tcW w:w="3119" w:type="dxa"/>
            <w:vAlign w:val="center"/>
          </w:tcPr>
          <w:p w:rsidR="00273900" w:rsidRPr="000C4294" w:rsidRDefault="00273900" w:rsidP="009A6B02">
            <w:pPr>
              <w:jc w:val="left"/>
              <w:rPr>
                <w:rFonts w:cs="Arial"/>
                <w:sz w:val="20"/>
              </w:rPr>
            </w:pPr>
            <w:r w:rsidRPr="000C4294">
              <w:rPr>
                <w:rFonts w:cs="Arial"/>
                <w:sz w:val="20"/>
              </w:rPr>
              <w:t xml:space="preserve">recauda </w:t>
            </w:r>
          </w:p>
        </w:tc>
        <w:tc>
          <w:tcPr>
            <w:tcW w:w="2268" w:type="dxa"/>
            <w:vAlign w:val="center"/>
          </w:tcPr>
          <w:p w:rsidR="00273900" w:rsidRPr="000C4294" w:rsidRDefault="00273900" w:rsidP="009A6B02">
            <w:pPr>
              <w:pStyle w:val="Default"/>
              <w:autoSpaceDE/>
              <w:autoSpaceDN/>
              <w:adjustRightInd/>
              <w:rPr>
                <w:rFonts w:ascii="Arial" w:hAnsi="Arial" w:cs="Arial"/>
                <w:szCs w:val="24"/>
                <w:lang w:val="es-PE"/>
              </w:rPr>
            </w:pPr>
            <w:r w:rsidRPr="000C4294">
              <w:rPr>
                <w:rFonts w:ascii="Arial" w:hAnsi="Arial" w:cs="Arial"/>
                <w:szCs w:val="24"/>
                <w:lang w:val="es-PE"/>
              </w:rPr>
              <w:t>ddp</w:t>
            </w:r>
          </w:p>
        </w:tc>
        <w:tc>
          <w:tcPr>
            <w:tcW w:w="3827" w:type="dxa"/>
            <w:vAlign w:val="center"/>
          </w:tcPr>
          <w:p w:rsidR="00273900" w:rsidRPr="000C4294" w:rsidRDefault="006A5001" w:rsidP="009A6B02">
            <w:pPr>
              <w:jc w:val="left"/>
              <w:rPr>
                <w:rFonts w:cs="Arial"/>
                <w:sz w:val="20"/>
                <w:szCs w:val="20"/>
              </w:rPr>
            </w:pPr>
            <w:r w:rsidRPr="000C4294">
              <w:rPr>
                <w:sz w:val="20"/>
                <w:szCs w:val="20"/>
              </w:rPr>
              <w:t>r0jv_central</w:t>
            </w:r>
          </w:p>
        </w:tc>
      </w:tr>
      <w:tr w:rsidR="000C4C08" w:rsidRPr="000C4294" w:rsidTr="000C4C08">
        <w:tc>
          <w:tcPr>
            <w:tcW w:w="3119" w:type="dxa"/>
            <w:vAlign w:val="center"/>
          </w:tcPr>
          <w:p w:rsidR="000C4C08" w:rsidRPr="000C4294" w:rsidRDefault="000C4C08" w:rsidP="000C4C08">
            <w:pPr>
              <w:jc w:val="left"/>
              <w:rPr>
                <w:rFonts w:cs="Arial"/>
                <w:sz w:val="20"/>
              </w:rPr>
            </w:pPr>
            <w:r w:rsidRPr="000C4294">
              <w:rPr>
                <w:rFonts w:cs="Arial"/>
                <w:sz w:val="20"/>
              </w:rPr>
              <w:t>recauda</w:t>
            </w:r>
          </w:p>
        </w:tc>
        <w:tc>
          <w:tcPr>
            <w:tcW w:w="2268" w:type="dxa"/>
            <w:vAlign w:val="center"/>
          </w:tcPr>
          <w:p w:rsidR="000C4C08" w:rsidRPr="000C4294" w:rsidRDefault="000C4C08" w:rsidP="000C4C08">
            <w:pPr>
              <w:jc w:val="left"/>
              <w:rPr>
                <w:rFonts w:cs="Arial"/>
                <w:sz w:val="20"/>
              </w:rPr>
            </w:pPr>
            <w:r w:rsidRPr="000C4294">
              <w:rPr>
                <w:rFonts w:cs="Arial"/>
                <w:sz w:val="20"/>
              </w:rPr>
              <w:t>t01param</w:t>
            </w:r>
          </w:p>
        </w:tc>
        <w:tc>
          <w:tcPr>
            <w:tcW w:w="3827" w:type="dxa"/>
            <w:vAlign w:val="center"/>
          </w:tcPr>
          <w:p w:rsidR="000C4C08" w:rsidRPr="000C4294" w:rsidRDefault="000C4C08" w:rsidP="000C4C08">
            <w:pPr>
              <w:jc w:val="left"/>
              <w:rPr>
                <w:rFonts w:cs="Arial"/>
                <w:sz w:val="20"/>
                <w:szCs w:val="20"/>
              </w:rPr>
            </w:pPr>
            <w:r w:rsidRPr="000C4294">
              <w:rPr>
                <w:sz w:val="20"/>
                <w:szCs w:val="20"/>
              </w:rPr>
              <w:t>r0jv_central</w:t>
            </w:r>
          </w:p>
        </w:tc>
      </w:tr>
      <w:tr w:rsidR="000C4C08" w:rsidRPr="000C4294" w:rsidTr="000C4C08">
        <w:tc>
          <w:tcPr>
            <w:tcW w:w="3119" w:type="dxa"/>
            <w:vAlign w:val="center"/>
          </w:tcPr>
          <w:p w:rsidR="000C4C08" w:rsidRPr="000C4294" w:rsidRDefault="000C4C08" w:rsidP="000C4C08">
            <w:pPr>
              <w:jc w:val="left"/>
              <w:rPr>
                <w:rFonts w:cs="Arial"/>
                <w:sz w:val="20"/>
              </w:rPr>
            </w:pPr>
            <w:r w:rsidRPr="000C4294">
              <w:rPr>
                <w:rFonts w:cs="Arial"/>
                <w:sz w:val="20"/>
              </w:rPr>
              <w:t>recauda</w:t>
            </w:r>
          </w:p>
        </w:tc>
        <w:tc>
          <w:tcPr>
            <w:tcW w:w="2268" w:type="dxa"/>
            <w:vAlign w:val="center"/>
          </w:tcPr>
          <w:p w:rsidR="000C4C08" w:rsidRPr="000C4294" w:rsidRDefault="000C4C08" w:rsidP="000C4C08">
            <w:pPr>
              <w:jc w:val="left"/>
              <w:rPr>
                <w:rFonts w:cs="Arial"/>
                <w:sz w:val="20"/>
              </w:rPr>
            </w:pPr>
            <w:r w:rsidRPr="000C4294">
              <w:rPr>
                <w:rFonts w:cs="Arial"/>
                <w:sz w:val="20"/>
              </w:rPr>
              <w:t>t5667acteco</w:t>
            </w:r>
          </w:p>
        </w:tc>
        <w:tc>
          <w:tcPr>
            <w:tcW w:w="3827" w:type="dxa"/>
            <w:vAlign w:val="center"/>
          </w:tcPr>
          <w:p w:rsidR="000C4C08" w:rsidRPr="000C4294" w:rsidRDefault="000C4C08" w:rsidP="000C4C08">
            <w:pPr>
              <w:jc w:val="left"/>
              <w:rPr>
                <w:rFonts w:cs="Arial"/>
                <w:sz w:val="20"/>
                <w:szCs w:val="20"/>
              </w:rPr>
            </w:pPr>
            <w:r w:rsidRPr="000C4294">
              <w:rPr>
                <w:sz w:val="20"/>
                <w:szCs w:val="20"/>
              </w:rPr>
              <w:t>r0jv_central</w:t>
            </w:r>
          </w:p>
        </w:tc>
      </w:tr>
      <w:tr w:rsidR="000C4C08" w:rsidRPr="000C4294" w:rsidTr="000C4C08">
        <w:tc>
          <w:tcPr>
            <w:tcW w:w="3119" w:type="dxa"/>
            <w:vAlign w:val="center"/>
          </w:tcPr>
          <w:p w:rsidR="000C4C08" w:rsidRPr="000C4294" w:rsidRDefault="000C4C08" w:rsidP="000C4C08">
            <w:pPr>
              <w:jc w:val="left"/>
              <w:rPr>
                <w:rFonts w:cs="Arial"/>
                <w:sz w:val="20"/>
              </w:rPr>
            </w:pPr>
            <w:r w:rsidRPr="000C4294">
              <w:rPr>
                <w:rFonts w:cs="Arial"/>
                <w:sz w:val="20"/>
              </w:rPr>
              <w:t>recauda</w:t>
            </w:r>
          </w:p>
        </w:tc>
        <w:tc>
          <w:tcPr>
            <w:tcW w:w="2268" w:type="dxa"/>
            <w:vAlign w:val="center"/>
          </w:tcPr>
          <w:p w:rsidR="000C4C08" w:rsidRPr="000C4294" w:rsidRDefault="000C4C08" w:rsidP="000C4C08">
            <w:pPr>
              <w:jc w:val="left"/>
              <w:rPr>
                <w:rFonts w:cs="Arial"/>
                <w:sz w:val="20"/>
              </w:rPr>
            </w:pPr>
            <w:r w:rsidRPr="000C4294">
              <w:rPr>
                <w:rFonts w:cs="Arial"/>
                <w:sz w:val="20"/>
              </w:rPr>
              <w:t>cve</w:t>
            </w:r>
          </w:p>
        </w:tc>
        <w:tc>
          <w:tcPr>
            <w:tcW w:w="3827" w:type="dxa"/>
            <w:vAlign w:val="center"/>
          </w:tcPr>
          <w:p w:rsidR="000C4C08" w:rsidRPr="000C4294" w:rsidRDefault="00155463" w:rsidP="000C4C08">
            <w:pPr>
              <w:jc w:val="left"/>
              <w:rPr>
                <w:rFonts w:cs="Arial"/>
                <w:sz w:val="20"/>
                <w:szCs w:val="20"/>
              </w:rPr>
            </w:pPr>
            <w:r w:rsidRPr="000C4294">
              <w:rPr>
                <w:sz w:val="20"/>
                <w:szCs w:val="20"/>
              </w:rPr>
              <w:t>r</w:t>
            </w:r>
            <w:r w:rsidR="000C4C08" w:rsidRPr="000C4294">
              <w:rPr>
                <w:sz w:val="20"/>
                <w:szCs w:val="20"/>
              </w:rPr>
              <w:t>0_bancos</w:t>
            </w:r>
          </w:p>
        </w:tc>
      </w:tr>
      <w:tr w:rsidR="000C4294" w:rsidRPr="000C4294" w:rsidTr="000C4C08">
        <w:tc>
          <w:tcPr>
            <w:tcW w:w="3119" w:type="dxa"/>
            <w:vAlign w:val="center"/>
          </w:tcPr>
          <w:p w:rsidR="000C4294" w:rsidRPr="000C4294" w:rsidRDefault="000C4294" w:rsidP="000C4C08">
            <w:pPr>
              <w:jc w:val="left"/>
              <w:rPr>
                <w:rFonts w:cs="Arial"/>
                <w:sz w:val="20"/>
              </w:rPr>
            </w:pPr>
            <w:r>
              <w:rPr>
                <w:rFonts w:cs="Arial"/>
                <w:sz w:val="20"/>
              </w:rPr>
              <w:t>recauda</w:t>
            </w:r>
          </w:p>
        </w:tc>
        <w:tc>
          <w:tcPr>
            <w:tcW w:w="2268" w:type="dxa"/>
            <w:vAlign w:val="center"/>
          </w:tcPr>
          <w:p w:rsidR="000C4294" w:rsidRPr="000C4294" w:rsidRDefault="000C4294" w:rsidP="000C4C08">
            <w:pPr>
              <w:jc w:val="left"/>
              <w:rPr>
                <w:rFonts w:cs="Arial"/>
                <w:sz w:val="20"/>
              </w:rPr>
            </w:pPr>
            <w:r>
              <w:rPr>
                <w:rFonts w:cs="Arial"/>
                <w:sz w:val="20"/>
              </w:rPr>
              <w:t>dds</w:t>
            </w:r>
          </w:p>
        </w:tc>
        <w:tc>
          <w:tcPr>
            <w:tcW w:w="3827" w:type="dxa"/>
            <w:vAlign w:val="center"/>
          </w:tcPr>
          <w:p w:rsidR="000C4294" w:rsidRPr="000C4294" w:rsidRDefault="000C4294" w:rsidP="00AD1294">
            <w:pPr>
              <w:jc w:val="left"/>
              <w:rPr>
                <w:rFonts w:cs="Arial"/>
                <w:sz w:val="20"/>
                <w:szCs w:val="20"/>
              </w:rPr>
            </w:pPr>
            <w:r w:rsidRPr="000C4294">
              <w:rPr>
                <w:sz w:val="20"/>
                <w:szCs w:val="20"/>
              </w:rPr>
              <w:t>r0_bancos</w:t>
            </w:r>
          </w:p>
        </w:tc>
      </w:tr>
      <w:tr w:rsidR="000C4294" w:rsidRPr="000C4294" w:rsidTr="000C4C08">
        <w:tc>
          <w:tcPr>
            <w:tcW w:w="3119" w:type="dxa"/>
            <w:vAlign w:val="center"/>
          </w:tcPr>
          <w:p w:rsidR="000C4294" w:rsidRPr="000C4294" w:rsidRDefault="000C4294" w:rsidP="000C4C08">
            <w:pPr>
              <w:jc w:val="left"/>
              <w:rPr>
                <w:rFonts w:cs="Arial"/>
                <w:sz w:val="20"/>
              </w:rPr>
            </w:pPr>
            <w:r w:rsidRPr="000C4294">
              <w:rPr>
                <w:rFonts w:cs="Arial"/>
                <w:sz w:val="20"/>
              </w:rPr>
              <w:t>recauda</w:t>
            </w:r>
          </w:p>
        </w:tc>
        <w:tc>
          <w:tcPr>
            <w:tcW w:w="2268" w:type="dxa"/>
            <w:vAlign w:val="center"/>
          </w:tcPr>
          <w:p w:rsidR="000C4294" w:rsidRPr="000C4294" w:rsidRDefault="000C4294" w:rsidP="000C4C08">
            <w:pPr>
              <w:jc w:val="left"/>
              <w:rPr>
                <w:rFonts w:cs="Arial"/>
                <w:sz w:val="20"/>
              </w:rPr>
            </w:pPr>
            <w:r w:rsidRPr="000C4294">
              <w:rPr>
                <w:rFonts w:cs="Arial"/>
                <w:sz w:val="20"/>
              </w:rPr>
              <w:t>vfp</w:t>
            </w:r>
          </w:p>
        </w:tc>
        <w:tc>
          <w:tcPr>
            <w:tcW w:w="3827" w:type="dxa"/>
            <w:vAlign w:val="center"/>
          </w:tcPr>
          <w:p w:rsidR="000C4294" w:rsidRPr="000C4294" w:rsidRDefault="000C4294" w:rsidP="000C4C08">
            <w:pPr>
              <w:jc w:val="left"/>
              <w:rPr>
                <w:rFonts w:cs="Arial"/>
                <w:sz w:val="20"/>
                <w:szCs w:val="20"/>
              </w:rPr>
            </w:pPr>
            <w:r w:rsidRPr="000C4294">
              <w:rPr>
                <w:sz w:val="20"/>
                <w:szCs w:val="20"/>
              </w:rPr>
              <w:t>SXX_PRICO / SXX_BANCOS – recauda</w:t>
            </w:r>
          </w:p>
        </w:tc>
      </w:tr>
      <w:tr w:rsidR="000C4294" w:rsidRPr="000C4294" w:rsidTr="000C4C08">
        <w:tc>
          <w:tcPr>
            <w:tcW w:w="3119" w:type="dxa"/>
            <w:vAlign w:val="center"/>
          </w:tcPr>
          <w:p w:rsidR="000C4294" w:rsidRPr="000C4294" w:rsidRDefault="000C4294" w:rsidP="000C4C08">
            <w:pPr>
              <w:jc w:val="left"/>
              <w:rPr>
                <w:rFonts w:cs="Arial"/>
                <w:sz w:val="20"/>
              </w:rPr>
            </w:pPr>
            <w:r w:rsidRPr="000C4294">
              <w:rPr>
                <w:rFonts w:cs="Arial"/>
                <w:sz w:val="20"/>
              </w:rPr>
              <w:t>recauda</w:t>
            </w:r>
          </w:p>
        </w:tc>
        <w:tc>
          <w:tcPr>
            <w:tcW w:w="2268" w:type="dxa"/>
            <w:vAlign w:val="center"/>
          </w:tcPr>
          <w:p w:rsidR="000C4294" w:rsidRPr="000C4294" w:rsidRDefault="000C4294" w:rsidP="000C4C08">
            <w:pPr>
              <w:jc w:val="left"/>
              <w:rPr>
                <w:rFonts w:cs="Arial"/>
                <w:sz w:val="20"/>
              </w:rPr>
            </w:pPr>
            <w:r w:rsidRPr="000C4294">
              <w:rPr>
                <w:rFonts w:cs="Arial"/>
                <w:sz w:val="20"/>
              </w:rPr>
              <w:t>hvp</w:t>
            </w:r>
          </w:p>
        </w:tc>
        <w:tc>
          <w:tcPr>
            <w:tcW w:w="3827" w:type="dxa"/>
            <w:vAlign w:val="center"/>
          </w:tcPr>
          <w:p w:rsidR="000C4294" w:rsidRPr="000C4294" w:rsidRDefault="000C4294" w:rsidP="000C4C08">
            <w:pPr>
              <w:jc w:val="left"/>
              <w:rPr>
                <w:rFonts w:cs="Arial"/>
                <w:sz w:val="20"/>
                <w:szCs w:val="20"/>
              </w:rPr>
            </w:pPr>
            <w:r w:rsidRPr="000C4294">
              <w:rPr>
                <w:sz w:val="20"/>
                <w:szCs w:val="20"/>
              </w:rPr>
              <w:t>SXX_PRICO / SXX_BANCOS – recauda</w:t>
            </w:r>
          </w:p>
        </w:tc>
      </w:tr>
      <w:tr w:rsidR="000C4294" w:rsidRPr="000C4294" w:rsidTr="000C4C08">
        <w:tc>
          <w:tcPr>
            <w:tcW w:w="3119" w:type="dxa"/>
            <w:vAlign w:val="center"/>
          </w:tcPr>
          <w:p w:rsidR="000C4294" w:rsidRPr="000C4294" w:rsidRDefault="000C4294" w:rsidP="000C4C08">
            <w:pPr>
              <w:jc w:val="left"/>
              <w:rPr>
                <w:rFonts w:cs="Arial"/>
                <w:sz w:val="20"/>
              </w:rPr>
            </w:pPr>
            <w:r w:rsidRPr="000C4294">
              <w:rPr>
                <w:rFonts w:cs="Arial"/>
                <w:sz w:val="20"/>
              </w:rPr>
              <w:t>recauda</w:t>
            </w:r>
          </w:p>
        </w:tc>
        <w:tc>
          <w:tcPr>
            <w:tcW w:w="2268" w:type="dxa"/>
            <w:vAlign w:val="center"/>
          </w:tcPr>
          <w:p w:rsidR="000C4294" w:rsidRPr="000C4294" w:rsidRDefault="000C4294" w:rsidP="000C4C08">
            <w:pPr>
              <w:jc w:val="left"/>
              <w:rPr>
                <w:rFonts w:cs="Arial"/>
                <w:sz w:val="20"/>
              </w:rPr>
            </w:pPr>
            <w:r w:rsidRPr="000C4294">
              <w:rPr>
                <w:rFonts w:cs="Arial"/>
                <w:sz w:val="20"/>
              </w:rPr>
              <w:t>t1144datcon</w:t>
            </w:r>
          </w:p>
        </w:tc>
        <w:tc>
          <w:tcPr>
            <w:tcW w:w="3827" w:type="dxa"/>
            <w:vAlign w:val="center"/>
          </w:tcPr>
          <w:p w:rsidR="000C4294" w:rsidRPr="000C4294" w:rsidRDefault="000C4294" w:rsidP="000C4C08">
            <w:pPr>
              <w:jc w:val="left"/>
              <w:rPr>
                <w:sz w:val="20"/>
                <w:szCs w:val="20"/>
              </w:rPr>
            </w:pPr>
            <w:r w:rsidRPr="000C4294">
              <w:rPr>
                <w:sz w:val="20"/>
                <w:szCs w:val="20"/>
              </w:rPr>
              <w:t>SXX_PRICO / SXX_BANCOS – recauda</w:t>
            </w:r>
          </w:p>
        </w:tc>
      </w:tr>
      <w:tr w:rsidR="000C4294" w:rsidTr="000C4C08">
        <w:tc>
          <w:tcPr>
            <w:tcW w:w="3119" w:type="dxa"/>
            <w:vAlign w:val="center"/>
          </w:tcPr>
          <w:p w:rsidR="000C4294" w:rsidRPr="000C4294" w:rsidRDefault="000C4294" w:rsidP="000C4C08">
            <w:pPr>
              <w:jc w:val="left"/>
              <w:rPr>
                <w:rFonts w:cs="Arial"/>
                <w:sz w:val="20"/>
              </w:rPr>
            </w:pPr>
            <w:r w:rsidRPr="000C4294">
              <w:rPr>
                <w:rFonts w:cs="Arial"/>
                <w:sz w:val="20"/>
              </w:rPr>
              <w:t>rsirat</w:t>
            </w:r>
          </w:p>
        </w:tc>
        <w:tc>
          <w:tcPr>
            <w:tcW w:w="2268" w:type="dxa"/>
            <w:vAlign w:val="center"/>
          </w:tcPr>
          <w:p w:rsidR="000C4294" w:rsidRPr="000C4294" w:rsidRDefault="000C4294" w:rsidP="000C4C08">
            <w:pPr>
              <w:jc w:val="left"/>
              <w:rPr>
                <w:rFonts w:cs="Arial"/>
                <w:sz w:val="20"/>
              </w:rPr>
            </w:pPr>
            <w:r w:rsidRPr="000C4294">
              <w:rPr>
                <w:rFonts w:cs="Arial"/>
                <w:sz w:val="20"/>
              </w:rPr>
              <w:t>ves</w:t>
            </w:r>
          </w:p>
        </w:tc>
        <w:tc>
          <w:tcPr>
            <w:tcW w:w="3827" w:type="dxa"/>
            <w:vAlign w:val="center"/>
          </w:tcPr>
          <w:p w:rsidR="000C4294" w:rsidRPr="009A6B02" w:rsidRDefault="000C4294" w:rsidP="000C4C08">
            <w:pPr>
              <w:jc w:val="left"/>
              <w:rPr>
                <w:rFonts w:cs="Arial"/>
                <w:sz w:val="20"/>
                <w:szCs w:val="20"/>
              </w:rPr>
            </w:pPr>
            <w:r w:rsidRPr="000C4294">
              <w:rPr>
                <w:sz w:val="20"/>
                <w:szCs w:val="20"/>
              </w:rPr>
              <w:t>SXX_PRICO / SXX_BANCOS – rsirat</w:t>
            </w:r>
          </w:p>
        </w:tc>
      </w:tr>
    </w:tbl>
    <w:p w:rsidR="00273900" w:rsidRDefault="00273900" w:rsidP="00273900"/>
    <w:p w:rsidR="00273900" w:rsidRDefault="00273900" w:rsidP="00273900"/>
    <w:p w:rsidR="00273900" w:rsidRPr="001F2954" w:rsidRDefault="00273900" w:rsidP="00273900"/>
    <w:p w:rsidR="00273900" w:rsidRPr="00273900" w:rsidRDefault="00273900" w:rsidP="00967B4E">
      <w:pPr>
        <w:pStyle w:val="Ttulo2"/>
        <w:numPr>
          <w:ilvl w:val="1"/>
          <w:numId w:val="37"/>
        </w:numPr>
        <w:ind w:left="567" w:hanging="578"/>
      </w:pPr>
      <w:bookmarkStart w:id="799" w:name="_Toc23325287"/>
      <w:bookmarkStart w:id="800" w:name="_Toc52788316"/>
      <w:bookmarkStart w:id="801" w:name="_Toc101687598"/>
      <w:bookmarkStart w:id="802" w:name="_Toc415668137"/>
      <w:bookmarkStart w:id="803" w:name="_Toc430964877"/>
      <w:bookmarkStart w:id="804" w:name="_Toc449428609"/>
      <w:r w:rsidRPr="00273900">
        <w:t>GENERACION DE ESPECIFICACIONES DE CONSTRUCCION (DSI 8)</w:t>
      </w:r>
      <w:bookmarkEnd w:id="799"/>
      <w:bookmarkEnd w:id="800"/>
      <w:bookmarkEnd w:id="801"/>
      <w:bookmarkEnd w:id="802"/>
      <w:bookmarkEnd w:id="803"/>
      <w:bookmarkEnd w:id="804"/>
    </w:p>
    <w:p w:rsidR="00273900" w:rsidRPr="001F2954" w:rsidRDefault="00273900" w:rsidP="00273900">
      <w:pPr>
        <w:ind w:left="720"/>
        <w:outlineLvl w:val="2"/>
        <w:rPr>
          <w:rFonts w:eastAsia="Arial Unicode MS" w:cs="Arial"/>
          <w:b/>
          <w:bCs/>
        </w:rPr>
      </w:pPr>
      <w:bookmarkStart w:id="805" w:name="_Toc23325288"/>
    </w:p>
    <w:p w:rsidR="00273900" w:rsidRPr="00273900" w:rsidRDefault="00273900" w:rsidP="00967B4E">
      <w:pPr>
        <w:pStyle w:val="Ttulo3"/>
        <w:numPr>
          <w:ilvl w:val="2"/>
          <w:numId w:val="37"/>
        </w:numPr>
        <w:ind w:left="709"/>
        <w:rPr>
          <w:rFonts w:cs="Arial"/>
          <w:bCs w:val="0"/>
        </w:rPr>
      </w:pPr>
      <w:bookmarkStart w:id="806" w:name="_Toc101687599"/>
      <w:bookmarkStart w:id="807" w:name="_Toc430964878"/>
      <w:bookmarkStart w:id="808" w:name="_Toc449428610"/>
      <w:bookmarkEnd w:id="805"/>
      <w:r w:rsidRPr="00273900">
        <w:rPr>
          <w:rFonts w:cs="Arial"/>
          <w:bCs w:val="0"/>
        </w:rPr>
        <w:t>Especificación del Entorno de Construcción (DSI 8.1)</w:t>
      </w:r>
      <w:bookmarkEnd w:id="806"/>
      <w:bookmarkEnd w:id="807"/>
      <w:bookmarkEnd w:id="808"/>
    </w:p>
    <w:p w:rsidR="00273900" w:rsidRPr="001F2954" w:rsidRDefault="00273900" w:rsidP="00273900">
      <w:pPr>
        <w:ind w:left="1080"/>
        <w:outlineLvl w:val="2"/>
        <w:rPr>
          <w:rFonts w:eastAsia="Arial Unicode MS" w:cs="Arial"/>
          <w:b/>
          <w:bCs/>
        </w:rPr>
      </w:pPr>
    </w:p>
    <w:p w:rsidR="00273900" w:rsidRDefault="00273900" w:rsidP="00273900">
      <w:pPr>
        <w:ind w:left="861" w:hanging="435"/>
      </w:pPr>
      <w:r>
        <w:t>Plataforma del ambiente de desarrollo.</w:t>
      </w:r>
    </w:p>
    <w:p w:rsidR="00273900" w:rsidRDefault="00273900" w:rsidP="00273900"/>
    <w:tbl>
      <w:tblPr>
        <w:tblW w:w="8930" w:type="dxa"/>
        <w:tblInd w:w="4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0"/>
        <w:gridCol w:w="6410"/>
      </w:tblGrid>
      <w:tr w:rsidR="00273900" w:rsidRPr="006D229C" w:rsidTr="009D26F9">
        <w:tc>
          <w:tcPr>
            <w:tcW w:w="2520" w:type="dxa"/>
            <w:shd w:val="clear" w:color="auto" w:fill="E6E6E6"/>
          </w:tcPr>
          <w:p w:rsidR="00273900" w:rsidRDefault="00273900" w:rsidP="009D26F9">
            <w:pPr>
              <w:pStyle w:val="NormalWeb"/>
              <w:spacing w:before="0" w:beforeAutospacing="0" w:after="0" w:afterAutospacing="0"/>
              <w:rPr>
                <w:rFonts w:ascii="Arial Narrow" w:eastAsia="Times New Roman" w:hAnsi="Arial Narrow" w:cs="Times New Roman"/>
                <w:szCs w:val="24"/>
              </w:rPr>
            </w:pPr>
            <w:r>
              <w:rPr>
                <w:rFonts w:ascii="Arial Narrow" w:eastAsia="Times New Roman" w:hAnsi="Arial Narrow" w:cs="Times New Roman"/>
                <w:szCs w:val="24"/>
              </w:rPr>
              <w:t>Hardware</w:t>
            </w:r>
          </w:p>
        </w:tc>
        <w:tc>
          <w:tcPr>
            <w:tcW w:w="6410" w:type="dxa"/>
          </w:tcPr>
          <w:p w:rsidR="00273900" w:rsidRPr="00F47474" w:rsidRDefault="00273900" w:rsidP="009D26F9">
            <w:pPr>
              <w:rPr>
                <w:sz w:val="18"/>
                <w:lang w:val="en-US"/>
              </w:rPr>
            </w:pPr>
            <w:r w:rsidRPr="00F47474">
              <w:rPr>
                <w:sz w:val="18"/>
                <w:lang w:val="en-US"/>
              </w:rPr>
              <w:t>PC 3 GHz 4GB RAM 20 GB HD</w:t>
            </w:r>
          </w:p>
        </w:tc>
      </w:tr>
      <w:tr w:rsidR="00273900" w:rsidTr="009D26F9">
        <w:tc>
          <w:tcPr>
            <w:tcW w:w="2520" w:type="dxa"/>
            <w:shd w:val="clear" w:color="auto" w:fill="E6E6E6"/>
          </w:tcPr>
          <w:p w:rsidR="00273900" w:rsidRDefault="00273900" w:rsidP="009D26F9">
            <w:pPr>
              <w:rPr>
                <w:rFonts w:ascii="Arial Narrow" w:hAnsi="Arial Narrow"/>
                <w:sz w:val="20"/>
              </w:rPr>
            </w:pPr>
            <w:r>
              <w:rPr>
                <w:rFonts w:ascii="Arial Narrow" w:hAnsi="Arial Narrow"/>
                <w:sz w:val="20"/>
              </w:rPr>
              <w:t>Sistema Operativo</w:t>
            </w:r>
          </w:p>
        </w:tc>
        <w:tc>
          <w:tcPr>
            <w:tcW w:w="6410" w:type="dxa"/>
          </w:tcPr>
          <w:p w:rsidR="00273900" w:rsidRPr="00F47474" w:rsidRDefault="00273900" w:rsidP="009D26F9">
            <w:pPr>
              <w:rPr>
                <w:sz w:val="18"/>
                <w:lang w:val="es-PE"/>
              </w:rPr>
            </w:pPr>
            <w:r w:rsidRPr="00F47474">
              <w:rPr>
                <w:sz w:val="18"/>
                <w:lang w:val="es-PE"/>
              </w:rPr>
              <w:t>Windows Vista</w:t>
            </w:r>
          </w:p>
        </w:tc>
      </w:tr>
      <w:tr w:rsidR="00273900" w:rsidTr="009D26F9">
        <w:tc>
          <w:tcPr>
            <w:tcW w:w="2520" w:type="dxa"/>
            <w:shd w:val="clear" w:color="auto" w:fill="E6E6E6"/>
          </w:tcPr>
          <w:p w:rsidR="00273900" w:rsidRDefault="00273900" w:rsidP="009D26F9">
            <w:pPr>
              <w:rPr>
                <w:rFonts w:ascii="Arial Narrow" w:hAnsi="Arial Narrow"/>
                <w:sz w:val="20"/>
              </w:rPr>
            </w:pPr>
            <w:r>
              <w:rPr>
                <w:rFonts w:ascii="Arial Narrow" w:hAnsi="Arial Narrow"/>
                <w:sz w:val="20"/>
              </w:rPr>
              <w:t>Herramientas de Construcción</w:t>
            </w:r>
          </w:p>
        </w:tc>
        <w:tc>
          <w:tcPr>
            <w:tcW w:w="6410" w:type="dxa"/>
          </w:tcPr>
          <w:p w:rsidR="00273900" w:rsidRPr="00F47474" w:rsidRDefault="00273900" w:rsidP="009D26F9">
            <w:pPr>
              <w:rPr>
                <w:sz w:val="18"/>
                <w:lang w:val="es-PE"/>
              </w:rPr>
            </w:pPr>
            <w:r w:rsidRPr="00F47474">
              <w:rPr>
                <w:sz w:val="18"/>
                <w:lang w:val="es-PE"/>
              </w:rPr>
              <w:t>Eclipse</w:t>
            </w:r>
          </w:p>
        </w:tc>
      </w:tr>
      <w:tr w:rsidR="00273900" w:rsidTr="009D26F9">
        <w:tc>
          <w:tcPr>
            <w:tcW w:w="2520" w:type="dxa"/>
            <w:shd w:val="clear" w:color="auto" w:fill="E6E6E6"/>
          </w:tcPr>
          <w:p w:rsidR="00273900" w:rsidRDefault="00273900" w:rsidP="009D26F9">
            <w:pPr>
              <w:rPr>
                <w:rFonts w:ascii="Arial Narrow" w:hAnsi="Arial Narrow"/>
                <w:sz w:val="20"/>
              </w:rPr>
            </w:pPr>
            <w:r>
              <w:rPr>
                <w:rFonts w:ascii="Arial Narrow" w:hAnsi="Arial Narrow"/>
                <w:sz w:val="20"/>
              </w:rPr>
              <w:t>Base de Datos</w:t>
            </w:r>
          </w:p>
        </w:tc>
        <w:tc>
          <w:tcPr>
            <w:tcW w:w="6410" w:type="dxa"/>
          </w:tcPr>
          <w:p w:rsidR="00273900" w:rsidRPr="00F47474" w:rsidRDefault="00273900" w:rsidP="009D26F9">
            <w:pPr>
              <w:rPr>
                <w:sz w:val="18"/>
                <w:lang w:val="es-PE"/>
              </w:rPr>
            </w:pPr>
            <w:r w:rsidRPr="00F47474">
              <w:rPr>
                <w:sz w:val="18"/>
                <w:lang w:val="es-PE"/>
              </w:rPr>
              <w:t>Informix 11.X</w:t>
            </w:r>
          </w:p>
        </w:tc>
      </w:tr>
      <w:tr w:rsidR="00273900" w:rsidTr="009D26F9">
        <w:tc>
          <w:tcPr>
            <w:tcW w:w="2520" w:type="dxa"/>
            <w:shd w:val="clear" w:color="auto" w:fill="E6E6E6"/>
          </w:tcPr>
          <w:p w:rsidR="00273900" w:rsidRDefault="00273900" w:rsidP="009D26F9">
            <w:pPr>
              <w:rPr>
                <w:rFonts w:ascii="Arial Narrow" w:hAnsi="Arial Narrow"/>
                <w:sz w:val="20"/>
              </w:rPr>
            </w:pPr>
            <w:r>
              <w:rPr>
                <w:rFonts w:ascii="Arial Narrow" w:hAnsi="Arial Narrow"/>
                <w:sz w:val="20"/>
              </w:rPr>
              <w:t>Software de aplicaciones</w:t>
            </w:r>
          </w:p>
        </w:tc>
        <w:tc>
          <w:tcPr>
            <w:tcW w:w="6410" w:type="dxa"/>
          </w:tcPr>
          <w:p w:rsidR="00273900" w:rsidRPr="00F47474" w:rsidRDefault="00273900" w:rsidP="009D26F9">
            <w:pPr>
              <w:rPr>
                <w:sz w:val="18"/>
                <w:lang w:val="es-PE"/>
              </w:rPr>
            </w:pPr>
            <w:r w:rsidRPr="00F47474">
              <w:rPr>
                <w:sz w:val="18"/>
                <w:lang w:val="es-PE"/>
              </w:rPr>
              <w:t>Weblogic 11g (10.3.6)</w:t>
            </w:r>
          </w:p>
        </w:tc>
      </w:tr>
      <w:tr w:rsidR="00D862E9" w:rsidTr="009D26F9">
        <w:tc>
          <w:tcPr>
            <w:tcW w:w="2520" w:type="dxa"/>
            <w:shd w:val="clear" w:color="auto" w:fill="E6E6E6"/>
          </w:tcPr>
          <w:p w:rsidR="00D862E9" w:rsidRPr="00703DE8" w:rsidRDefault="00D862E9" w:rsidP="009D26F9">
            <w:pPr>
              <w:rPr>
                <w:rFonts w:ascii="Arial Narrow" w:hAnsi="Arial Narrow"/>
                <w:sz w:val="20"/>
              </w:rPr>
            </w:pPr>
            <w:r w:rsidRPr="00703DE8">
              <w:rPr>
                <w:rFonts w:ascii="Arial Narrow" w:hAnsi="Arial Narrow"/>
                <w:sz w:val="20"/>
                <w:lang w:val="en-US"/>
              </w:rPr>
              <w:t>Servidor WEB</w:t>
            </w:r>
          </w:p>
        </w:tc>
        <w:tc>
          <w:tcPr>
            <w:tcW w:w="6410" w:type="dxa"/>
          </w:tcPr>
          <w:p w:rsidR="00D862E9" w:rsidRPr="00703DE8" w:rsidRDefault="00D862E9" w:rsidP="009D26F9">
            <w:pPr>
              <w:rPr>
                <w:sz w:val="18"/>
                <w:lang w:val="es-PE"/>
              </w:rPr>
            </w:pPr>
            <w:r w:rsidRPr="00703DE8">
              <w:rPr>
                <w:sz w:val="18"/>
                <w:lang w:val="es-PE"/>
              </w:rPr>
              <w:t>No utiliza</w:t>
            </w:r>
          </w:p>
        </w:tc>
      </w:tr>
    </w:tbl>
    <w:p w:rsidR="00273900" w:rsidRDefault="00273900" w:rsidP="00273900">
      <w:pPr>
        <w:rPr>
          <w:lang w:val="es-MX"/>
        </w:rPr>
      </w:pPr>
    </w:p>
    <w:p w:rsidR="00273900" w:rsidRDefault="00273900" w:rsidP="00273900">
      <w:pPr>
        <w:rPr>
          <w:lang w:val="es-MX"/>
        </w:rPr>
      </w:pPr>
    </w:p>
    <w:p w:rsidR="00273900" w:rsidRPr="00703DE8" w:rsidRDefault="00273900" w:rsidP="00967B4E">
      <w:pPr>
        <w:pStyle w:val="Ttulo3"/>
        <w:numPr>
          <w:ilvl w:val="2"/>
          <w:numId w:val="37"/>
        </w:numPr>
        <w:ind w:left="709"/>
        <w:rPr>
          <w:rFonts w:cs="Arial"/>
          <w:bCs w:val="0"/>
        </w:rPr>
      </w:pPr>
      <w:bookmarkStart w:id="809" w:name="_Toc101687600"/>
      <w:bookmarkStart w:id="810" w:name="_Toc430964879"/>
      <w:bookmarkStart w:id="811" w:name="_Toc449428611"/>
      <w:r w:rsidRPr="00703DE8">
        <w:rPr>
          <w:rFonts w:cs="Arial"/>
          <w:bCs w:val="0"/>
        </w:rPr>
        <w:t>Definición de Componentes y Subsistemas de Construcción (DSI 8.2)</w:t>
      </w:r>
      <w:bookmarkEnd w:id="809"/>
      <w:bookmarkEnd w:id="810"/>
      <w:bookmarkEnd w:id="811"/>
    </w:p>
    <w:p w:rsidR="00273900" w:rsidRDefault="00273900" w:rsidP="00CD0FCA">
      <w:pPr>
        <w:jc w:val="center"/>
        <w:rPr>
          <w:rFonts w:eastAsia="Arial Unicode MS"/>
        </w:rPr>
      </w:pPr>
      <w:bookmarkStart w:id="812" w:name="_Toc101687602"/>
    </w:p>
    <w:p w:rsidR="00273900" w:rsidRDefault="00483BAD" w:rsidP="00CD0FCA">
      <w:pPr>
        <w:jc w:val="center"/>
        <w:rPr>
          <w:rFonts w:eastAsia="Arial Unicode MS"/>
          <w:b/>
        </w:rPr>
      </w:pPr>
      <w:r>
        <w:rPr>
          <w:rFonts w:eastAsia="Arial Unicode MS"/>
          <w:b/>
          <w:noProof/>
          <w:lang w:val="es-PE" w:eastAsia="es-PE"/>
        </w:rPr>
        <w:lastRenderedPageBreak/>
        <w:drawing>
          <wp:inline distT="0" distB="0" distL="0" distR="0">
            <wp:extent cx="6564630" cy="4494530"/>
            <wp:effectExtent l="0" t="0" r="762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6564630" cy="4494530"/>
                    </a:xfrm>
                    <a:prstGeom prst="rect">
                      <a:avLst/>
                    </a:prstGeom>
                    <a:noFill/>
                    <a:ln>
                      <a:noFill/>
                    </a:ln>
                  </pic:spPr>
                </pic:pic>
              </a:graphicData>
            </a:graphic>
          </wp:inline>
        </w:drawing>
      </w:r>
    </w:p>
    <w:p w:rsidR="00273900" w:rsidRDefault="00273900" w:rsidP="00273900">
      <w:pPr>
        <w:outlineLvl w:val="2"/>
        <w:rPr>
          <w:rFonts w:eastAsia="Arial Unicode MS" w:cs="Arial"/>
          <w:b/>
          <w:bCs/>
        </w:rPr>
      </w:pPr>
    </w:p>
    <w:p w:rsidR="00273900" w:rsidRDefault="00273900" w:rsidP="00273900">
      <w:pPr>
        <w:outlineLvl w:val="2"/>
        <w:rPr>
          <w:rFonts w:eastAsia="Arial Unicode MS" w:cs="Arial"/>
          <w:b/>
          <w:bCs/>
        </w:rPr>
      </w:pPr>
    </w:p>
    <w:p w:rsidR="00273900" w:rsidRDefault="00273900" w:rsidP="00273900">
      <w:pPr>
        <w:outlineLvl w:val="2"/>
        <w:rPr>
          <w:rFonts w:eastAsia="Arial Unicode MS" w:cs="Arial"/>
          <w:b/>
          <w:bCs/>
        </w:rPr>
      </w:pPr>
    </w:p>
    <w:p w:rsidR="00273900" w:rsidRDefault="00273900" w:rsidP="00273900">
      <w:pPr>
        <w:outlineLvl w:val="2"/>
        <w:rPr>
          <w:rFonts w:eastAsia="Arial Unicode MS" w:cs="Arial"/>
          <w:b/>
          <w:bCs/>
        </w:rPr>
      </w:pPr>
    </w:p>
    <w:p w:rsidR="0048067A" w:rsidRDefault="0048067A" w:rsidP="00273900">
      <w:pPr>
        <w:outlineLvl w:val="2"/>
        <w:rPr>
          <w:rFonts w:eastAsia="Arial Unicode MS" w:cs="Arial"/>
          <w:b/>
          <w:bCs/>
        </w:rPr>
      </w:pPr>
    </w:p>
    <w:p w:rsidR="0048067A" w:rsidRDefault="0048067A" w:rsidP="00273900">
      <w:pPr>
        <w:outlineLvl w:val="2"/>
        <w:rPr>
          <w:rFonts w:eastAsia="Arial Unicode MS" w:cs="Arial"/>
          <w:b/>
          <w:bCs/>
        </w:rPr>
      </w:pPr>
    </w:p>
    <w:p w:rsidR="0048067A" w:rsidRDefault="0048067A" w:rsidP="00273900">
      <w:pPr>
        <w:outlineLvl w:val="2"/>
        <w:rPr>
          <w:rFonts w:eastAsia="Arial Unicode MS" w:cs="Arial"/>
          <w:b/>
          <w:bCs/>
        </w:rPr>
      </w:pPr>
    </w:p>
    <w:p w:rsidR="0048067A" w:rsidRDefault="0048067A" w:rsidP="00273900">
      <w:pPr>
        <w:outlineLvl w:val="2"/>
        <w:rPr>
          <w:rFonts w:eastAsia="Arial Unicode MS" w:cs="Arial"/>
          <w:b/>
          <w:bCs/>
        </w:rPr>
      </w:pPr>
    </w:p>
    <w:p w:rsidR="0048067A" w:rsidRDefault="0048067A" w:rsidP="00273900">
      <w:pPr>
        <w:outlineLvl w:val="2"/>
        <w:rPr>
          <w:rFonts w:eastAsia="Arial Unicode MS" w:cs="Arial"/>
          <w:b/>
          <w:bCs/>
        </w:rPr>
      </w:pPr>
    </w:p>
    <w:p w:rsidR="0048067A" w:rsidRDefault="0048067A" w:rsidP="00273900">
      <w:pPr>
        <w:outlineLvl w:val="2"/>
        <w:rPr>
          <w:rFonts w:eastAsia="Arial Unicode MS" w:cs="Arial"/>
          <w:b/>
          <w:bCs/>
        </w:rPr>
      </w:pPr>
    </w:p>
    <w:p w:rsidR="00273900" w:rsidRPr="001F2954" w:rsidRDefault="00273900" w:rsidP="00273900">
      <w:pPr>
        <w:outlineLvl w:val="2"/>
        <w:rPr>
          <w:rFonts w:eastAsia="Arial Unicode MS" w:cs="Arial"/>
          <w:b/>
          <w:bCs/>
        </w:rPr>
      </w:pPr>
    </w:p>
    <w:p w:rsidR="00273900" w:rsidRPr="000C4294" w:rsidRDefault="00273900" w:rsidP="00967B4E">
      <w:pPr>
        <w:pStyle w:val="Ttulo3"/>
        <w:numPr>
          <w:ilvl w:val="2"/>
          <w:numId w:val="37"/>
        </w:numPr>
        <w:ind w:left="709"/>
        <w:rPr>
          <w:rFonts w:cs="Arial"/>
          <w:bCs w:val="0"/>
        </w:rPr>
      </w:pPr>
      <w:bookmarkStart w:id="813" w:name="_Toc430964881"/>
      <w:bookmarkStart w:id="814" w:name="_Toc449428612"/>
      <w:r w:rsidRPr="000C4294">
        <w:rPr>
          <w:rFonts w:cs="Arial"/>
          <w:bCs w:val="0"/>
        </w:rPr>
        <w:t>Elaboración de especificaciones de construcción (DSI 8.3)</w:t>
      </w:r>
      <w:bookmarkEnd w:id="812"/>
      <w:bookmarkEnd w:id="813"/>
      <w:bookmarkEnd w:id="814"/>
    </w:p>
    <w:p w:rsidR="00273900" w:rsidRPr="000C4294" w:rsidRDefault="00273900" w:rsidP="00273900">
      <w:pPr>
        <w:rPr>
          <w:b/>
          <w:sz w:val="20"/>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CambioRegimenRestController.java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1E09C3" w:rsidRPr="000C4294" w:rsidTr="001E09C3">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E09C3" w:rsidRPr="000C4294" w:rsidRDefault="001E09C3" w:rsidP="001E09C3">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1E09C3" w:rsidRPr="000C4294" w:rsidRDefault="001E09C3" w:rsidP="001E09C3">
            <w:pPr>
              <w:jc w:val="left"/>
              <w:rPr>
                <w:rFonts w:cs="Arial"/>
                <w:sz w:val="20"/>
                <w:szCs w:val="20"/>
              </w:rPr>
            </w:pPr>
            <w:r w:rsidRPr="000C4294">
              <w:rPr>
                <w:rFonts w:cs="Arial"/>
                <w:sz w:val="20"/>
                <w:szCs w:val="20"/>
              </w:rPr>
              <w:t>Nuevo</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lang w:val="es-PE"/>
              </w:rPr>
            </w:pPr>
            <w:r w:rsidRPr="000C4294">
              <w:rPr>
                <w:rFonts w:cs="Arial"/>
                <w:sz w:val="20"/>
                <w:szCs w:val="20"/>
                <w:lang w:val="es-PE"/>
              </w:rPr>
              <w:t>/pe/gob/sunat/contribuyente2/registro/consultaruc/ws/rest</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lang w:val="es-ES_tradnl"/>
              </w:rPr>
              <w:t>validarCambioRegimen</w:t>
            </w:r>
          </w:p>
        </w:tc>
      </w:tr>
      <w:tr w:rsidR="001E09C3"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E09C3" w:rsidRPr="000C4294" w:rsidRDefault="001E09C3" w:rsidP="001E09C3">
            <w:pPr>
              <w:rPr>
                <w:rFonts w:cs="Arial"/>
                <w:sz w:val="20"/>
                <w:szCs w:val="20"/>
                <w:lang w:val="en-US"/>
              </w:rPr>
            </w:pPr>
            <w:r w:rsidRPr="000C4294">
              <w:rPr>
                <w:rFonts w:cs="Arial"/>
                <w:sz w:val="20"/>
                <w:szCs w:val="20"/>
                <w:lang w:val="en-US"/>
              </w:rPr>
              <w:t xml:space="preserve">String numRuc, String periodo, String regimen </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Response</w:t>
            </w:r>
          </w:p>
          <w:p w:rsidR="001E09C3" w:rsidRPr="000C4294" w:rsidRDefault="001E09C3" w:rsidP="001E09C3">
            <w:pPr>
              <w:rPr>
                <w:rFonts w:cs="Arial"/>
                <w:sz w:val="20"/>
                <w:szCs w:val="20"/>
              </w:rPr>
            </w:pPr>
            <w:r w:rsidRPr="000C4294">
              <w:rPr>
                <w:rFonts w:ascii="Consolas" w:hAnsi="Consolas" w:cs="Consolas"/>
                <w:color w:val="000000"/>
                <w:sz w:val="20"/>
                <w:szCs w:val="20"/>
                <w:lang w:val="en-US" w:eastAsia="es-PE"/>
              </w:rPr>
              <w:t>MediaType.APPLICATION_JSON</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contribuyente2-registro-adminfo-</w:t>
            </w:r>
            <w:r w:rsidR="00336586" w:rsidRPr="000C4294">
              <w:rPr>
                <w:rFonts w:cs="Arial"/>
                <w:sz w:val="20"/>
                <w:szCs w:val="20"/>
              </w:rPr>
              <w:t>1.1.0</w:t>
            </w:r>
            <w:r w:rsidRPr="000C4294">
              <w:rPr>
                <w:rFonts w:cs="Arial"/>
                <w:sz w:val="20"/>
                <w:szCs w:val="20"/>
              </w:rPr>
              <w:t>.ear</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adminfo-controller-</w:t>
            </w:r>
            <w:r w:rsidR="00336586" w:rsidRPr="000C4294">
              <w:rPr>
                <w:rFonts w:cs="Arial"/>
                <w:sz w:val="20"/>
                <w:szCs w:val="20"/>
              </w:rPr>
              <w:t>1.1.0</w:t>
            </w:r>
            <w:r w:rsidRPr="000C4294">
              <w:rPr>
                <w:rFonts w:cs="Arial"/>
                <w:sz w:val="20"/>
                <w:szCs w:val="20"/>
              </w:rPr>
              <w:t>.jar</w:t>
            </w:r>
          </w:p>
        </w:tc>
      </w:tr>
      <w:tr w:rsidR="001E09C3"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RestController</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lang w:val="es-ES_tradnl"/>
              </w:rPr>
              <w:t>Recibe los parámetros e invoca al negocio para realizar la validación del cambio de régimen</w:t>
            </w:r>
          </w:p>
        </w:tc>
      </w:tr>
      <w:tr w:rsidR="001E09C3"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lastRenderedPageBreak/>
              <w:t>Especificación (seudocódigo)</w:t>
            </w:r>
          </w:p>
        </w:tc>
      </w:tr>
      <w:tr w:rsidR="001E09C3"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E09C3" w:rsidRPr="000C4294" w:rsidRDefault="001E09C3" w:rsidP="001E09C3">
            <w:pPr>
              <w:ind w:right="413"/>
              <w:rPr>
                <w:rFonts w:cs="Arial"/>
                <w:sz w:val="20"/>
                <w:szCs w:val="20"/>
              </w:rPr>
            </w:pPr>
          </w:p>
          <w:p w:rsidR="001E09C3" w:rsidRPr="000C4294" w:rsidRDefault="001E09C3" w:rsidP="001E09C3">
            <w:pPr>
              <w:ind w:right="413"/>
              <w:rPr>
                <w:rFonts w:cs="Arial"/>
                <w:sz w:val="20"/>
                <w:szCs w:val="20"/>
              </w:rPr>
            </w:pPr>
            <w:r w:rsidRPr="000C4294">
              <w:rPr>
                <w:rFonts w:cs="Arial"/>
                <w:sz w:val="20"/>
                <w:szCs w:val="20"/>
              </w:rPr>
              <w:t xml:space="preserve">Crear un objeto </w:t>
            </w:r>
            <w:r w:rsidRPr="000C4294">
              <w:rPr>
                <w:rFonts w:cs="Arial"/>
                <w:b/>
                <w:sz w:val="20"/>
                <w:szCs w:val="20"/>
              </w:rPr>
              <w:t xml:space="preserve">respuesta </w:t>
            </w:r>
            <w:r w:rsidRPr="000C4294">
              <w:rPr>
                <w:rFonts w:cs="Arial"/>
                <w:sz w:val="20"/>
                <w:szCs w:val="20"/>
              </w:rPr>
              <w:t xml:space="preserve"> de tipo Map&lt;String, Object&gt;</w:t>
            </w:r>
          </w:p>
          <w:p w:rsidR="001E09C3" w:rsidRPr="000C4294" w:rsidRDefault="001E09C3" w:rsidP="001E09C3">
            <w:pPr>
              <w:ind w:right="413"/>
              <w:rPr>
                <w:rFonts w:cs="Arial"/>
                <w:sz w:val="20"/>
                <w:szCs w:val="20"/>
              </w:rPr>
            </w:pPr>
          </w:p>
          <w:p w:rsidR="001E09C3" w:rsidRPr="000C4294" w:rsidRDefault="001E09C3" w:rsidP="001E09C3">
            <w:pPr>
              <w:ind w:right="413"/>
              <w:rPr>
                <w:rFonts w:cs="Arial"/>
                <w:sz w:val="20"/>
                <w:szCs w:val="20"/>
              </w:rPr>
            </w:pPr>
            <w:r w:rsidRPr="000C4294">
              <w:rPr>
                <w:rFonts w:cs="Arial"/>
                <w:sz w:val="20"/>
                <w:szCs w:val="20"/>
              </w:rPr>
              <w:t xml:space="preserve">respuesta </w:t>
            </w:r>
            <w:r w:rsidRPr="000C4294">
              <w:rPr>
                <w:rFonts w:cs="Arial"/>
                <w:sz w:val="20"/>
                <w:szCs w:val="20"/>
              </w:rPr>
              <w:sym w:font="Wingdings" w:char="F0DF"/>
            </w:r>
            <w:r w:rsidRPr="000C4294">
              <w:rPr>
                <w:rFonts w:cs="Arial"/>
                <w:sz w:val="20"/>
                <w:szCs w:val="20"/>
              </w:rPr>
              <w:t xml:space="preserve"> cambioRegimenService.validarCambioRegimen(numRuc, periodo, regimen)</w:t>
            </w:r>
          </w:p>
          <w:p w:rsidR="001E09C3" w:rsidRPr="000C4294" w:rsidRDefault="001E09C3" w:rsidP="001E09C3">
            <w:pPr>
              <w:ind w:right="413"/>
              <w:rPr>
                <w:rFonts w:cs="Arial"/>
                <w:sz w:val="20"/>
                <w:szCs w:val="20"/>
              </w:rPr>
            </w:pPr>
          </w:p>
          <w:p w:rsidR="001E09C3" w:rsidRPr="000C4294" w:rsidRDefault="001E09C3" w:rsidP="001E09C3">
            <w:pPr>
              <w:ind w:right="413"/>
              <w:rPr>
                <w:rFonts w:cs="Arial"/>
                <w:sz w:val="20"/>
                <w:szCs w:val="20"/>
              </w:rPr>
            </w:pPr>
            <w:r w:rsidRPr="000C4294">
              <w:rPr>
                <w:rFonts w:cs="Arial"/>
                <w:sz w:val="20"/>
                <w:szCs w:val="20"/>
              </w:rPr>
              <w:t>Si respuesta.get("cod") = "00"</w:t>
            </w:r>
          </w:p>
          <w:p w:rsidR="001E09C3" w:rsidRPr="000C4294" w:rsidRDefault="001E09C3" w:rsidP="001E09C3">
            <w:pPr>
              <w:ind w:left="567" w:right="413"/>
              <w:rPr>
                <w:rFonts w:cs="Arial"/>
                <w:sz w:val="20"/>
                <w:szCs w:val="20"/>
              </w:rPr>
            </w:pPr>
            <w:r w:rsidRPr="000C4294">
              <w:rPr>
                <w:rFonts w:cs="Arial"/>
                <w:sz w:val="20"/>
                <w:szCs w:val="20"/>
              </w:rPr>
              <w:t xml:space="preserve">Retornar Response con Status(200) y body con el objeto </w:t>
            </w:r>
            <w:r w:rsidRPr="000C4294">
              <w:rPr>
                <w:rFonts w:cs="Arial"/>
                <w:b/>
                <w:sz w:val="20"/>
                <w:szCs w:val="20"/>
              </w:rPr>
              <w:t>respuesta</w:t>
            </w:r>
            <w:r w:rsidRPr="000C4294">
              <w:rPr>
                <w:rFonts w:cs="Arial"/>
                <w:sz w:val="20"/>
                <w:szCs w:val="20"/>
              </w:rPr>
              <w:t xml:space="preserve"> serializado</w:t>
            </w:r>
          </w:p>
          <w:p w:rsidR="001E09C3" w:rsidRPr="000C4294" w:rsidRDefault="001E09C3" w:rsidP="001E09C3">
            <w:pPr>
              <w:ind w:right="413"/>
              <w:rPr>
                <w:rFonts w:cs="Arial"/>
                <w:sz w:val="20"/>
                <w:szCs w:val="20"/>
              </w:rPr>
            </w:pPr>
            <w:r w:rsidRPr="000C4294">
              <w:rPr>
                <w:rFonts w:cs="Arial"/>
                <w:sz w:val="20"/>
                <w:szCs w:val="20"/>
              </w:rPr>
              <w:t>Sino</w:t>
            </w:r>
          </w:p>
          <w:p w:rsidR="003851C3" w:rsidRPr="000C4294" w:rsidRDefault="003851C3" w:rsidP="001E09C3">
            <w:pPr>
              <w:ind w:left="567" w:right="413"/>
              <w:rPr>
                <w:rFonts w:cs="Arial"/>
                <w:sz w:val="20"/>
                <w:szCs w:val="20"/>
              </w:rPr>
            </w:pPr>
            <w:r w:rsidRPr="000C4294">
              <w:rPr>
                <w:sz w:val="20"/>
              </w:rPr>
              <w:t xml:space="preserve">Hacer un thrown con Status(422) y body con el objeto </w:t>
            </w:r>
            <w:r w:rsidRPr="000C4294">
              <w:rPr>
                <w:b/>
                <w:sz w:val="20"/>
              </w:rPr>
              <w:t>respuesta</w:t>
            </w:r>
            <w:r w:rsidRPr="000C4294">
              <w:rPr>
                <w:sz w:val="20"/>
              </w:rPr>
              <w:t xml:space="preserve"> serializado</w:t>
            </w:r>
          </w:p>
          <w:p w:rsidR="001E09C3" w:rsidRPr="000C4294" w:rsidRDefault="001E09C3" w:rsidP="001E09C3">
            <w:pPr>
              <w:ind w:right="413"/>
              <w:rPr>
                <w:rFonts w:cs="Arial"/>
                <w:sz w:val="20"/>
                <w:szCs w:val="20"/>
              </w:rPr>
            </w:pPr>
            <w:r w:rsidRPr="000C4294">
              <w:rPr>
                <w:rFonts w:cs="Arial"/>
                <w:sz w:val="20"/>
                <w:szCs w:val="20"/>
              </w:rPr>
              <w:t>Fin_Si</w:t>
            </w:r>
          </w:p>
          <w:p w:rsidR="001E09C3" w:rsidRPr="000C4294" w:rsidRDefault="001E09C3" w:rsidP="001E09C3">
            <w:pPr>
              <w:ind w:right="413"/>
              <w:rPr>
                <w:rFonts w:cs="Arial"/>
                <w:sz w:val="20"/>
                <w:szCs w:val="20"/>
              </w:rPr>
            </w:pPr>
          </w:p>
          <w:p w:rsidR="001E09C3" w:rsidRPr="000C4294" w:rsidRDefault="001E09C3" w:rsidP="001E09C3">
            <w:pPr>
              <w:rPr>
                <w:rFonts w:cs="Arial"/>
                <w:sz w:val="20"/>
                <w:szCs w:val="20"/>
              </w:rPr>
            </w:pPr>
            <w:r w:rsidRPr="000C4294">
              <w:rPr>
                <w:rFonts w:cs="Arial"/>
                <w:sz w:val="20"/>
                <w:szCs w:val="20"/>
              </w:rPr>
              <w:t>Considerar bloque try catch para el control de excepciones</w:t>
            </w:r>
          </w:p>
          <w:p w:rsidR="001E09C3" w:rsidRPr="000C4294" w:rsidRDefault="001E09C3" w:rsidP="001E09C3">
            <w:pPr>
              <w:rPr>
                <w:rFonts w:cs="Arial"/>
                <w:szCs w:val="22"/>
              </w:rPr>
            </w:pPr>
          </w:p>
        </w:tc>
      </w:tr>
      <w:tr w:rsidR="001E09C3"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Cs w:val="22"/>
              </w:rPr>
            </w:pPr>
          </w:p>
        </w:tc>
      </w:tr>
    </w:tbl>
    <w:p w:rsidR="00273900" w:rsidRPr="000C4294" w:rsidRDefault="00273900" w:rsidP="00273900">
      <w:pPr>
        <w:rPr>
          <w:b/>
          <w:bCs/>
          <w:u w:val="single"/>
        </w:rPr>
      </w:pPr>
    </w:p>
    <w:p w:rsidR="00273900" w:rsidRPr="000C4294" w:rsidRDefault="00273900" w:rsidP="00273900">
      <w:pPr>
        <w:rPr>
          <w:b/>
          <w:bCs/>
          <w:u w:val="single"/>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CambioRegimenService.java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1E09C3" w:rsidRPr="000C4294" w:rsidTr="00AD12A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E09C3" w:rsidRPr="000C4294" w:rsidRDefault="001E09C3" w:rsidP="001E09C3">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1E09C3" w:rsidRPr="000C4294" w:rsidRDefault="001E09C3" w:rsidP="001E09C3">
            <w:pPr>
              <w:jc w:val="left"/>
              <w:rPr>
                <w:rFonts w:cs="Arial"/>
                <w:sz w:val="20"/>
                <w:szCs w:val="20"/>
              </w:rPr>
            </w:pPr>
            <w:r w:rsidRPr="000C4294">
              <w:rPr>
                <w:rFonts w:cs="Arial"/>
                <w:sz w:val="20"/>
                <w:szCs w:val="20"/>
              </w:rPr>
              <w:t>Nuevo</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lang w:val="es-PE"/>
              </w:rPr>
              <w:t>/pe/gob/sunat/contribuyente2/registro/admininfo/service</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703DE8">
            <w:pPr>
              <w:rPr>
                <w:rFonts w:cs="Arial"/>
                <w:sz w:val="20"/>
                <w:szCs w:val="20"/>
              </w:rPr>
            </w:pPr>
            <w:r w:rsidRPr="000C4294">
              <w:rPr>
                <w:rFonts w:cs="Arial"/>
                <w:sz w:val="20"/>
                <w:szCs w:val="20"/>
              </w:rPr>
              <w:t>contribuyente2-registro-adminfo-sharedlib-</w:t>
            </w:r>
            <w:r w:rsidR="00703DE8">
              <w:rPr>
                <w:rFonts w:cs="Arial"/>
                <w:sz w:val="20"/>
                <w:szCs w:val="20"/>
              </w:rPr>
              <w:t>x</w:t>
            </w:r>
            <w:r w:rsidR="00336586" w:rsidRPr="000C4294">
              <w:rPr>
                <w:rFonts w:cs="Arial"/>
                <w:sz w:val="20"/>
                <w:szCs w:val="20"/>
              </w:rPr>
              <w:t>.</w:t>
            </w:r>
            <w:r w:rsidR="00703DE8">
              <w:rPr>
                <w:rFonts w:cs="Arial"/>
                <w:sz w:val="20"/>
                <w:szCs w:val="20"/>
              </w:rPr>
              <w:t>x</w:t>
            </w:r>
            <w:r w:rsidR="00336586" w:rsidRPr="000C4294">
              <w:rPr>
                <w:rFonts w:cs="Arial"/>
                <w:sz w:val="20"/>
                <w:szCs w:val="20"/>
              </w:rPr>
              <w:t>.</w:t>
            </w:r>
            <w:r w:rsidR="00703DE8">
              <w:rPr>
                <w:rFonts w:cs="Arial"/>
                <w:sz w:val="20"/>
                <w:szCs w:val="20"/>
              </w:rPr>
              <w:t>x</w:t>
            </w:r>
            <w:r w:rsidRPr="000C4294">
              <w:rPr>
                <w:rFonts w:cs="Arial"/>
                <w:sz w:val="20"/>
                <w:szCs w:val="20"/>
              </w:rPr>
              <w:t>.ear</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703DE8">
            <w:pPr>
              <w:ind w:left="708" w:hanging="708"/>
              <w:rPr>
                <w:rFonts w:cs="Arial"/>
                <w:sz w:val="20"/>
                <w:szCs w:val="20"/>
              </w:rPr>
            </w:pPr>
            <w:r w:rsidRPr="000C4294">
              <w:rPr>
                <w:rFonts w:cs="Arial"/>
                <w:sz w:val="20"/>
                <w:szCs w:val="20"/>
              </w:rPr>
              <w:t>adminfo-service-ifz-</w:t>
            </w:r>
            <w:r w:rsidR="00703DE8">
              <w:rPr>
                <w:rFonts w:cs="Arial"/>
                <w:sz w:val="20"/>
                <w:szCs w:val="20"/>
              </w:rPr>
              <w:t>x.x.x.jar</w:t>
            </w:r>
          </w:p>
        </w:tc>
      </w:tr>
      <w:tr w:rsidR="001E09C3"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Service</w:t>
            </w:r>
          </w:p>
        </w:tc>
      </w:tr>
      <w:tr w:rsidR="001E09C3"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Interfaz que declara los métodos</w:t>
            </w:r>
          </w:p>
        </w:tc>
      </w:tr>
      <w:tr w:rsidR="001E09C3"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 w:val="20"/>
                <w:szCs w:val="20"/>
              </w:rPr>
            </w:pPr>
            <w:r w:rsidRPr="000C4294">
              <w:rPr>
                <w:rFonts w:cs="Arial"/>
                <w:sz w:val="20"/>
                <w:szCs w:val="20"/>
              </w:rPr>
              <w:t>Especificación (seudocódigo)</w:t>
            </w:r>
          </w:p>
        </w:tc>
      </w:tr>
      <w:tr w:rsidR="001E09C3" w:rsidRPr="006D229C"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E09C3" w:rsidRPr="000C4294" w:rsidRDefault="001E09C3" w:rsidP="001E09C3">
            <w:pPr>
              <w:ind w:right="413"/>
              <w:rPr>
                <w:rFonts w:cs="Arial"/>
                <w:szCs w:val="22"/>
              </w:rPr>
            </w:pPr>
          </w:p>
          <w:p w:rsidR="001E09C3" w:rsidRPr="000C4294" w:rsidRDefault="001E09C3" w:rsidP="001E09C3">
            <w:pPr>
              <w:rPr>
                <w:rFonts w:cs="Arial"/>
                <w:szCs w:val="22"/>
              </w:rPr>
            </w:pPr>
            <w:r w:rsidRPr="000C4294">
              <w:rPr>
                <w:rFonts w:cs="Arial"/>
                <w:szCs w:val="22"/>
              </w:rPr>
              <w:t>Métodos:</w:t>
            </w:r>
          </w:p>
          <w:p w:rsidR="001E09C3" w:rsidRPr="000C4294" w:rsidRDefault="001E09C3" w:rsidP="001E09C3">
            <w:pPr>
              <w:pStyle w:val="Prrafodelista"/>
              <w:numPr>
                <w:ilvl w:val="0"/>
                <w:numId w:val="39"/>
              </w:numPr>
              <w:contextualSpacing/>
              <w:rPr>
                <w:rFonts w:cs="Arial"/>
                <w:szCs w:val="22"/>
                <w:lang w:val="en-US"/>
              </w:rPr>
            </w:pPr>
            <w:r w:rsidRPr="000C4294">
              <w:rPr>
                <w:rFonts w:cs="Arial"/>
                <w:sz w:val="20"/>
                <w:szCs w:val="22"/>
                <w:lang w:val="en-US"/>
              </w:rPr>
              <w:t xml:space="preserve">public </w:t>
            </w:r>
            <w:r w:rsidRPr="00C76408">
              <w:rPr>
                <w:rFonts w:cs="Arial"/>
                <w:sz w:val="20"/>
                <w:szCs w:val="20"/>
                <w:lang w:val="en-US"/>
              </w:rPr>
              <w:t>Map&lt;</w:t>
            </w:r>
            <w:r w:rsidRPr="000C4294">
              <w:rPr>
                <w:rFonts w:cs="Arial"/>
                <w:sz w:val="20"/>
                <w:szCs w:val="20"/>
                <w:lang w:val="en-US"/>
              </w:rPr>
              <w:t>String, Object</w:t>
            </w:r>
            <w:r w:rsidRPr="00C76408">
              <w:rPr>
                <w:rFonts w:cs="Arial"/>
                <w:sz w:val="20"/>
                <w:szCs w:val="20"/>
                <w:lang w:val="en-US"/>
              </w:rPr>
              <w:t>&gt;</w:t>
            </w:r>
            <w:r w:rsidRPr="000C4294">
              <w:rPr>
                <w:rFonts w:cs="Arial"/>
                <w:sz w:val="20"/>
                <w:szCs w:val="20"/>
                <w:lang w:val="en-US"/>
              </w:rPr>
              <w:t xml:space="preserve"> validarCambioRegimen</w:t>
            </w:r>
            <w:r w:rsidRPr="000C4294">
              <w:rPr>
                <w:rFonts w:cs="Arial"/>
                <w:sz w:val="20"/>
                <w:szCs w:val="22"/>
                <w:lang w:val="en-US"/>
              </w:rPr>
              <w:t>(</w:t>
            </w:r>
            <w:r w:rsidRPr="000C4294">
              <w:rPr>
                <w:rFonts w:cs="Arial"/>
                <w:sz w:val="20"/>
                <w:szCs w:val="20"/>
                <w:lang w:val="en-US"/>
              </w:rPr>
              <w:t>String numRuc, String periodo, String regimen</w:t>
            </w:r>
            <w:r w:rsidRPr="000C4294">
              <w:rPr>
                <w:rFonts w:cs="Arial"/>
                <w:sz w:val="20"/>
                <w:szCs w:val="22"/>
                <w:lang w:val="en-US"/>
              </w:rPr>
              <w:t>)</w:t>
            </w:r>
          </w:p>
          <w:p w:rsidR="001E09C3" w:rsidRPr="00C76408" w:rsidRDefault="001E09C3" w:rsidP="001E09C3">
            <w:pPr>
              <w:pStyle w:val="Prrafodelista"/>
              <w:ind w:left="720"/>
              <w:contextualSpacing/>
              <w:rPr>
                <w:rFonts w:cs="Arial"/>
                <w:sz w:val="20"/>
                <w:szCs w:val="20"/>
                <w:lang w:val="en-US"/>
              </w:rPr>
            </w:pPr>
          </w:p>
        </w:tc>
      </w:tr>
      <w:tr w:rsidR="001E09C3"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E09C3" w:rsidRPr="000C4294" w:rsidRDefault="001E09C3" w:rsidP="001E09C3">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E09C3" w:rsidRPr="000C4294" w:rsidRDefault="001E09C3" w:rsidP="001E09C3">
            <w:pPr>
              <w:rPr>
                <w:rFonts w:cs="Arial"/>
                <w:szCs w:val="22"/>
              </w:rPr>
            </w:pPr>
          </w:p>
        </w:tc>
      </w:tr>
    </w:tbl>
    <w:p w:rsidR="00273900" w:rsidRPr="000C4294" w:rsidRDefault="00273900" w:rsidP="00273900">
      <w:pPr>
        <w:rPr>
          <w:b/>
          <w:bCs/>
          <w:u w:val="single"/>
        </w:rPr>
      </w:pPr>
    </w:p>
    <w:p w:rsidR="00273900" w:rsidRPr="000C4294" w:rsidRDefault="00273900" w:rsidP="00273900">
      <w:pPr>
        <w:rPr>
          <w:b/>
          <w:bCs/>
          <w:u w:val="single"/>
        </w:rPr>
      </w:pPr>
    </w:p>
    <w:p w:rsidR="00273900" w:rsidRPr="000C4294" w:rsidRDefault="00273900" w:rsidP="00273900">
      <w:pPr>
        <w:rPr>
          <w:b/>
          <w:bCs/>
          <w:u w:val="single"/>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CambioRegimenServiceImpl.java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/pe/gob/sunat/contribuyente2/registro/admininfo/service</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lang w:val="es-ES_tradnl"/>
              </w:rPr>
              <w:t>validarCambioRegimen</w:t>
            </w:r>
          </w:p>
        </w:tc>
      </w:tr>
      <w:tr w:rsidR="00323DC8"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String numRuc, String periodo, String regimen</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Map&lt;</w:t>
            </w:r>
            <w:r w:rsidRPr="000C4294">
              <w:rPr>
                <w:rFonts w:cs="Arial"/>
                <w:sz w:val="20"/>
                <w:szCs w:val="20"/>
                <w:lang w:val="en-US"/>
              </w:rPr>
              <w:t>String, Object</w:t>
            </w:r>
            <w:r w:rsidRPr="000C4294">
              <w:rPr>
                <w:rFonts w:cs="Arial"/>
                <w:sz w:val="20"/>
                <w:szCs w:val="20"/>
              </w:rPr>
              <w: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703DE8">
            <w:pPr>
              <w:ind w:left="708" w:hanging="708"/>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adminfo-service-impl-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ServiceImpl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Realizar las validaciones de los parámetros y cambio de régimen</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Crear objeto </w:t>
            </w:r>
            <w:r w:rsidRPr="000C4294">
              <w:rPr>
                <w:rFonts w:cs="Arial"/>
                <w:b/>
                <w:sz w:val="20"/>
                <w:szCs w:val="20"/>
              </w:rPr>
              <w:t xml:space="preserve">resultado </w:t>
            </w:r>
            <w:r w:rsidRPr="000C4294">
              <w:rPr>
                <w:rFonts w:cs="Arial"/>
                <w:sz w:val="20"/>
                <w:szCs w:val="20"/>
              </w:rPr>
              <w:t>de Map&lt;</w:t>
            </w:r>
            <w:r w:rsidRPr="000C4294">
              <w:rPr>
                <w:rFonts w:cs="Arial"/>
                <w:sz w:val="20"/>
                <w:szCs w:val="20"/>
                <w:lang w:val="es-PE"/>
              </w:rPr>
              <w:t>String, Object</w:t>
            </w:r>
            <w:r w:rsidRPr="000C4294">
              <w:rPr>
                <w:rFonts w:cs="Arial"/>
                <w:sz w:val="20"/>
                <w:szCs w:val="20"/>
              </w:rPr>
              <w:t>&gt;</w:t>
            </w:r>
          </w:p>
          <w:p w:rsidR="00323DC8" w:rsidRPr="000C4294" w:rsidRDefault="00323DC8" w:rsidP="00323DC8">
            <w:pPr>
              <w:ind w:right="413"/>
              <w:rPr>
                <w:rFonts w:cs="Arial"/>
                <w:sz w:val="20"/>
                <w:szCs w:val="20"/>
              </w:rPr>
            </w:pPr>
            <w:r w:rsidRPr="000C4294">
              <w:rPr>
                <w:rFonts w:cs="Arial"/>
                <w:sz w:val="20"/>
                <w:szCs w:val="20"/>
              </w:rPr>
              <w:t xml:space="preserve">Crear lista </w:t>
            </w:r>
            <w:r w:rsidRPr="000C4294">
              <w:rPr>
                <w:rFonts w:cs="Arial"/>
                <w:b/>
                <w:sz w:val="20"/>
                <w:szCs w:val="20"/>
              </w:rPr>
              <w:t xml:space="preserve">errores </w:t>
            </w:r>
            <w:r w:rsidRPr="000C4294">
              <w:rPr>
                <w:rFonts w:cs="Arial"/>
                <w:sz w:val="20"/>
                <w:szCs w:val="20"/>
              </w:rPr>
              <w:t>de tipo List&lt;Map&lt;</w:t>
            </w:r>
            <w:r w:rsidRPr="000C4294">
              <w:rPr>
                <w:rFonts w:cs="Arial"/>
                <w:sz w:val="20"/>
                <w:szCs w:val="20"/>
                <w:lang w:val="es-PE"/>
              </w:rPr>
              <w:t>String, Object</w:t>
            </w:r>
            <w:r w:rsidRPr="000C4294">
              <w:rPr>
                <w:rFonts w:cs="Arial"/>
                <w:sz w:val="20"/>
                <w:szCs w:val="20"/>
              </w:rPr>
              <w:t>&gt;&gt;</w:t>
            </w:r>
          </w:p>
          <w:p w:rsidR="00323DC8" w:rsidRPr="000C4294" w:rsidRDefault="00323DC8" w:rsidP="00323DC8">
            <w:pPr>
              <w:ind w:right="413"/>
              <w:rPr>
                <w:rFonts w:cs="Arial"/>
                <w:sz w:val="20"/>
                <w:szCs w:val="20"/>
              </w:rPr>
            </w:pPr>
            <w:r w:rsidRPr="000C4294">
              <w:rPr>
                <w:rFonts w:cs="Arial"/>
                <w:sz w:val="20"/>
                <w:szCs w:val="20"/>
              </w:rPr>
              <w:t xml:space="preserve">Crear lista de parámetros </w:t>
            </w:r>
            <w:r w:rsidRPr="000C4294">
              <w:rPr>
                <w:rFonts w:cs="Arial"/>
                <w:b/>
                <w:sz w:val="20"/>
                <w:szCs w:val="20"/>
              </w:rPr>
              <w:t xml:space="preserve">listaParamError </w:t>
            </w:r>
            <w:r w:rsidRPr="000C4294">
              <w:rPr>
                <w:rFonts w:cs="Arial"/>
                <w:sz w:val="20"/>
                <w:szCs w:val="20"/>
              </w:rPr>
              <w:t>de tipo List&lt;ParamBean&gt;</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lastRenderedPageBreak/>
              <w:t xml:space="preserve">listaParamError </w:t>
            </w:r>
            <w:r w:rsidRPr="000C4294">
              <w:rPr>
                <w:rFonts w:cs="Arial"/>
                <w:sz w:val="20"/>
                <w:szCs w:val="20"/>
              </w:rPr>
              <w:sym w:font="Wingdings" w:char="F0DF"/>
            </w:r>
            <w:r w:rsidRPr="000C4294">
              <w:rPr>
                <w:rFonts w:cs="Arial"/>
                <w:sz w:val="20"/>
                <w:szCs w:val="20"/>
              </w:rPr>
              <w:t xml:space="preserve"> Cargar los parámetros de errores con el código 971</w:t>
            </w:r>
          </w:p>
          <w:p w:rsidR="00323DC8" w:rsidRPr="000C4294" w:rsidRDefault="00323DC8" w:rsidP="00323DC8">
            <w:pPr>
              <w:ind w:right="413"/>
              <w:rPr>
                <w:rFonts w:cs="Arial"/>
                <w:sz w:val="20"/>
                <w:szCs w:val="20"/>
              </w:rPr>
            </w:pPr>
          </w:p>
          <w:p w:rsidR="00323DC8" w:rsidRPr="000C4294" w:rsidRDefault="00323DC8" w:rsidP="00323DC8">
            <w:pPr>
              <w:rPr>
                <w:rFonts w:cs="Arial"/>
                <w:sz w:val="20"/>
                <w:szCs w:val="20"/>
              </w:rPr>
            </w:pPr>
            <w:r w:rsidRPr="000C4294">
              <w:rPr>
                <w:rFonts w:cs="Arial"/>
                <w:sz w:val="20"/>
                <w:szCs w:val="20"/>
              </w:rPr>
              <w:t>//se valida numérico de 11 dígitos</w:t>
            </w:r>
          </w:p>
          <w:p w:rsidR="00323DC8" w:rsidRPr="000C4294" w:rsidRDefault="00323DC8" w:rsidP="00323DC8">
            <w:pPr>
              <w:rPr>
                <w:rFonts w:cs="Arial"/>
                <w:sz w:val="20"/>
                <w:szCs w:val="20"/>
              </w:rPr>
            </w:pPr>
            <w:r w:rsidRPr="000C4294">
              <w:rPr>
                <w:rFonts w:cs="Arial"/>
                <w:sz w:val="20"/>
                <w:szCs w:val="20"/>
              </w:rPr>
              <w:t xml:space="preserve">Si numRuc.matches("[0-9]{11}") es false </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Uconstante.COD_ERROR_12))</w:t>
            </w:r>
          </w:p>
          <w:p w:rsidR="00323DC8" w:rsidRPr="000C4294" w:rsidRDefault="00323DC8" w:rsidP="00323DC8">
            <w:pPr>
              <w:rPr>
                <w:rFonts w:cs="Arial"/>
                <w:sz w:val="20"/>
                <w:szCs w:val="20"/>
              </w:rPr>
            </w:pPr>
            <w:r w:rsidRPr="000C4294">
              <w:rPr>
                <w:rFonts w:cs="Arial"/>
                <w:sz w:val="20"/>
                <w:szCs w:val="20"/>
              </w:rPr>
              <w:t>Fin_Si</w:t>
            </w:r>
          </w:p>
          <w:p w:rsidR="00323DC8" w:rsidRPr="000C4294" w:rsidRDefault="00323DC8" w:rsidP="00323DC8">
            <w:pPr>
              <w:rPr>
                <w:rFonts w:cs="Arial"/>
                <w:sz w:val="20"/>
                <w:szCs w:val="20"/>
              </w:rPr>
            </w:pPr>
          </w:p>
          <w:p w:rsidR="00323DC8" w:rsidRPr="000C4294" w:rsidRDefault="00323DC8" w:rsidP="00323DC8">
            <w:pPr>
              <w:rPr>
                <w:rFonts w:cs="Arial"/>
                <w:sz w:val="20"/>
                <w:szCs w:val="20"/>
              </w:rPr>
            </w:pPr>
            <w:r w:rsidRPr="000C4294">
              <w:rPr>
                <w:rFonts w:cs="Arial"/>
                <w:sz w:val="20"/>
                <w:szCs w:val="20"/>
              </w:rPr>
              <w:t>// se valida que tenga formato YYYYMM</w:t>
            </w:r>
          </w:p>
          <w:p w:rsidR="00323DC8" w:rsidRPr="000C4294" w:rsidRDefault="00323DC8" w:rsidP="00323DC8">
            <w:pPr>
              <w:rPr>
                <w:rFonts w:cs="Arial"/>
                <w:sz w:val="20"/>
                <w:szCs w:val="20"/>
              </w:rPr>
            </w:pPr>
            <w:r w:rsidRPr="000C4294">
              <w:rPr>
                <w:rFonts w:cs="Arial"/>
                <w:sz w:val="20"/>
                <w:szCs w:val="20"/>
              </w:rPr>
              <w:t xml:space="preserve">Si periodo.matches(" [0-9]{4}(0[1-9]|1[0-2]) ") es false </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Uconstante.COD_ERROR_14))</w:t>
            </w:r>
          </w:p>
          <w:p w:rsidR="00323DC8" w:rsidRPr="000C4294" w:rsidRDefault="00323DC8" w:rsidP="00323DC8">
            <w:pPr>
              <w:rPr>
                <w:rFonts w:cs="Arial"/>
                <w:sz w:val="20"/>
                <w:szCs w:val="20"/>
              </w:rPr>
            </w:pPr>
            <w:r w:rsidRPr="000C4294">
              <w:rPr>
                <w:rFonts w:cs="Arial"/>
                <w:sz w:val="20"/>
                <w:szCs w:val="20"/>
              </w:rPr>
              <w:t>Fin_Si</w:t>
            </w:r>
          </w:p>
          <w:p w:rsidR="00323DC8" w:rsidRPr="000C4294" w:rsidRDefault="00323DC8" w:rsidP="00323DC8">
            <w:pPr>
              <w:rPr>
                <w:rFonts w:cs="Arial"/>
                <w:sz w:val="20"/>
                <w:szCs w:val="20"/>
              </w:rPr>
            </w:pPr>
          </w:p>
          <w:p w:rsidR="00323DC8" w:rsidRPr="000C4294" w:rsidRDefault="00323DC8" w:rsidP="00323DC8">
            <w:pPr>
              <w:rPr>
                <w:rFonts w:cs="Arial"/>
                <w:sz w:val="20"/>
                <w:szCs w:val="20"/>
              </w:rPr>
            </w:pPr>
            <w:r w:rsidRPr="000C4294">
              <w:rPr>
                <w:rFonts w:cs="Arial"/>
                <w:sz w:val="20"/>
                <w:szCs w:val="20"/>
              </w:rPr>
              <w:t>//se valida numérico de 6 dígitos</w:t>
            </w:r>
          </w:p>
          <w:p w:rsidR="00323DC8" w:rsidRPr="000C4294" w:rsidRDefault="00323DC8" w:rsidP="00323DC8">
            <w:pPr>
              <w:rPr>
                <w:rFonts w:cs="Arial"/>
                <w:sz w:val="20"/>
                <w:szCs w:val="20"/>
              </w:rPr>
            </w:pPr>
            <w:r w:rsidRPr="000C4294">
              <w:rPr>
                <w:rFonts w:cs="Arial"/>
                <w:sz w:val="20"/>
                <w:szCs w:val="20"/>
              </w:rPr>
              <w:t xml:space="preserve">Si regimen.matches("[0-9]{6}") es false </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Uconstante.COD_ERROR_15))</w:t>
            </w:r>
          </w:p>
          <w:p w:rsidR="00323DC8" w:rsidRPr="000C4294" w:rsidRDefault="00323DC8" w:rsidP="00323DC8">
            <w:pPr>
              <w:ind w:left="567"/>
              <w:rPr>
                <w:rFonts w:cs="Arial"/>
                <w:sz w:val="20"/>
                <w:szCs w:val="20"/>
              </w:rPr>
            </w:pPr>
          </w:p>
          <w:p w:rsidR="00323DC8" w:rsidRPr="000C4294" w:rsidRDefault="00323DC8" w:rsidP="00323DC8">
            <w:pPr>
              <w:rPr>
                <w:rFonts w:cs="Arial"/>
                <w:sz w:val="20"/>
                <w:szCs w:val="20"/>
              </w:rPr>
            </w:pPr>
            <w:r w:rsidRPr="000C4294">
              <w:rPr>
                <w:rFonts w:cs="Arial"/>
                <w:sz w:val="20"/>
                <w:szCs w:val="20"/>
              </w:rPr>
              <w:t>Sino Si regimen no es ("030301", "031101", "034101", "033101", "036101"</w:t>
            </w:r>
            <w:r w:rsidR="00135E42">
              <w:rPr>
                <w:rFonts w:cs="Arial"/>
                <w:sz w:val="20"/>
                <w:szCs w:val="20"/>
              </w:rPr>
              <w:t xml:space="preserve">, </w:t>
            </w:r>
            <w:r w:rsidR="00135E42" w:rsidRPr="00135E42">
              <w:rPr>
                <w:rFonts w:cs="Arial"/>
                <w:sz w:val="20"/>
                <w:szCs w:val="20"/>
                <w:highlight w:val="yellow"/>
              </w:rPr>
              <w:t>“031201”</w:t>
            </w:r>
            <w:r w:rsidRPr="000C4294">
              <w:rPr>
                <w:rFonts w:cs="Arial"/>
                <w:sz w:val="20"/>
                <w:szCs w:val="20"/>
              </w:rPr>
              <w:t>)</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Uconstante.COD_ERROR_16))</w:t>
            </w:r>
          </w:p>
          <w:p w:rsidR="00323DC8" w:rsidRPr="000C4294" w:rsidRDefault="00323DC8" w:rsidP="00323DC8">
            <w:pPr>
              <w:rPr>
                <w:rFonts w:cs="Arial"/>
                <w:sz w:val="20"/>
                <w:szCs w:val="20"/>
              </w:rPr>
            </w:pPr>
            <w:r w:rsidRPr="000C4294">
              <w:rPr>
                <w:rFonts w:cs="Arial"/>
                <w:sz w:val="20"/>
                <w:szCs w:val="20"/>
              </w:rPr>
              <w:t>Fin_Si</w:t>
            </w:r>
          </w:p>
          <w:p w:rsidR="00323DC8" w:rsidRPr="000C4294" w:rsidRDefault="00323DC8" w:rsidP="00323DC8">
            <w:pPr>
              <w:rPr>
                <w:rFonts w:cs="Arial"/>
                <w:sz w:val="20"/>
                <w:szCs w:val="20"/>
              </w:rPr>
            </w:pPr>
          </w:p>
          <w:p w:rsidR="00323DC8" w:rsidRPr="000C4294" w:rsidRDefault="00323DC8" w:rsidP="00323DC8">
            <w:pPr>
              <w:rPr>
                <w:rFonts w:cs="Arial"/>
                <w:sz w:val="20"/>
                <w:szCs w:val="20"/>
              </w:rPr>
            </w:pPr>
            <w:r w:rsidRPr="000C4294">
              <w:rPr>
                <w:rFonts w:cs="Arial"/>
                <w:sz w:val="20"/>
                <w:szCs w:val="20"/>
              </w:rPr>
              <w:t xml:space="preserve">Si errores está vacío </w:t>
            </w:r>
          </w:p>
          <w:p w:rsidR="00323DC8" w:rsidRPr="000C4294" w:rsidRDefault="00323DC8" w:rsidP="00323DC8">
            <w:pPr>
              <w:ind w:left="567"/>
              <w:rPr>
                <w:rFonts w:cs="Arial"/>
                <w:sz w:val="20"/>
                <w:szCs w:val="20"/>
              </w:rPr>
            </w:pPr>
            <w:r w:rsidRPr="000C4294">
              <w:rPr>
                <w:rFonts w:cs="Arial"/>
                <w:sz w:val="20"/>
                <w:szCs w:val="20"/>
              </w:rPr>
              <w:t>Si regimen = "030301"</w:t>
            </w:r>
          </w:p>
          <w:p w:rsidR="00323DC8" w:rsidRPr="000C4294" w:rsidRDefault="00323DC8" w:rsidP="00323DC8">
            <w:pPr>
              <w:ind w:left="1134"/>
              <w:rPr>
                <w:rFonts w:cs="Arial"/>
                <w:sz w:val="20"/>
                <w:szCs w:val="20"/>
              </w:rPr>
            </w:pPr>
            <w:r w:rsidRPr="000C4294">
              <w:rPr>
                <w:rFonts w:cs="Arial"/>
                <w:sz w:val="20"/>
                <w:szCs w:val="20"/>
              </w:rPr>
              <w:t xml:space="preserve">errores </w:t>
            </w:r>
            <w:r w:rsidRPr="000C4294">
              <w:rPr>
                <w:rFonts w:cs="Arial"/>
                <w:sz w:val="20"/>
                <w:szCs w:val="20"/>
              </w:rPr>
              <w:sym w:font="Wingdings" w:char="F0DF"/>
            </w:r>
            <w:r w:rsidRPr="000C4294">
              <w:rPr>
                <w:rFonts w:cs="Arial"/>
                <w:sz w:val="20"/>
                <w:szCs w:val="20"/>
              </w:rPr>
              <w:t xml:space="preserve"> validarRegGeneral(numRuc, periodo, regimen)</w:t>
            </w:r>
          </w:p>
          <w:p w:rsidR="00323DC8" w:rsidRPr="000C4294" w:rsidRDefault="00323DC8" w:rsidP="00323DC8">
            <w:pPr>
              <w:ind w:left="567"/>
              <w:rPr>
                <w:rFonts w:cs="Arial"/>
                <w:sz w:val="20"/>
                <w:szCs w:val="20"/>
              </w:rPr>
            </w:pPr>
            <w:r w:rsidRPr="000C4294">
              <w:rPr>
                <w:rFonts w:cs="Arial"/>
                <w:sz w:val="20"/>
                <w:szCs w:val="20"/>
              </w:rPr>
              <w:t>Sino Si regimen = "031101"</w:t>
            </w:r>
          </w:p>
          <w:p w:rsidR="00323DC8" w:rsidRPr="000C4294" w:rsidRDefault="00323DC8" w:rsidP="00323DC8">
            <w:pPr>
              <w:ind w:left="1134"/>
              <w:rPr>
                <w:rFonts w:cs="Arial"/>
                <w:sz w:val="20"/>
                <w:szCs w:val="20"/>
              </w:rPr>
            </w:pPr>
            <w:r w:rsidRPr="000C4294">
              <w:rPr>
                <w:rFonts w:cs="Arial"/>
                <w:sz w:val="20"/>
                <w:szCs w:val="20"/>
              </w:rPr>
              <w:t xml:space="preserve">errores </w:t>
            </w:r>
            <w:r w:rsidRPr="000C4294">
              <w:rPr>
                <w:rFonts w:cs="Arial"/>
                <w:sz w:val="20"/>
                <w:szCs w:val="20"/>
              </w:rPr>
              <w:sym w:font="Wingdings" w:char="F0DF"/>
            </w:r>
            <w:r w:rsidRPr="000C4294">
              <w:rPr>
                <w:rFonts w:cs="Arial"/>
                <w:sz w:val="20"/>
                <w:szCs w:val="20"/>
              </w:rPr>
              <w:t xml:space="preserve"> validarRegEspecial(numRuc, periodo, regimen)</w:t>
            </w:r>
          </w:p>
          <w:p w:rsidR="00323DC8" w:rsidRPr="000C4294" w:rsidRDefault="00323DC8" w:rsidP="00323DC8">
            <w:pPr>
              <w:ind w:left="567"/>
              <w:rPr>
                <w:rFonts w:cs="Arial"/>
                <w:sz w:val="20"/>
                <w:szCs w:val="20"/>
              </w:rPr>
            </w:pPr>
            <w:r w:rsidRPr="000C4294">
              <w:rPr>
                <w:rFonts w:cs="Arial"/>
                <w:sz w:val="20"/>
                <w:szCs w:val="20"/>
              </w:rPr>
              <w:t>Sino Si regimen = "034101"</w:t>
            </w:r>
          </w:p>
          <w:p w:rsidR="00323DC8" w:rsidRPr="000C4294" w:rsidRDefault="00323DC8" w:rsidP="00323DC8">
            <w:pPr>
              <w:ind w:left="1134"/>
              <w:rPr>
                <w:rFonts w:cs="Arial"/>
                <w:sz w:val="20"/>
                <w:szCs w:val="20"/>
              </w:rPr>
            </w:pPr>
            <w:r w:rsidRPr="000C4294">
              <w:rPr>
                <w:rFonts w:cs="Arial"/>
                <w:sz w:val="20"/>
                <w:szCs w:val="20"/>
              </w:rPr>
              <w:t xml:space="preserve">errores </w:t>
            </w:r>
            <w:r w:rsidRPr="000C4294">
              <w:rPr>
                <w:rFonts w:cs="Arial"/>
                <w:sz w:val="20"/>
                <w:szCs w:val="20"/>
              </w:rPr>
              <w:sym w:font="Wingdings" w:char="F0DF"/>
            </w:r>
            <w:r w:rsidRPr="000C4294">
              <w:rPr>
                <w:rFonts w:cs="Arial"/>
                <w:sz w:val="20"/>
                <w:szCs w:val="20"/>
              </w:rPr>
              <w:t xml:space="preserve"> validarRegAgrario(numRuc, periodo, regimen)</w:t>
            </w:r>
          </w:p>
          <w:p w:rsidR="00323DC8" w:rsidRPr="000C4294" w:rsidRDefault="00323DC8" w:rsidP="00323DC8">
            <w:pPr>
              <w:ind w:left="567"/>
              <w:rPr>
                <w:rFonts w:cs="Arial"/>
                <w:sz w:val="20"/>
                <w:szCs w:val="20"/>
              </w:rPr>
            </w:pPr>
            <w:r w:rsidRPr="000C4294">
              <w:rPr>
                <w:rFonts w:cs="Arial"/>
                <w:sz w:val="20"/>
                <w:szCs w:val="20"/>
              </w:rPr>
              <w:t>Sino Si regimen = "033101"</w:t>
            </w:r>
          </w:p>
          <w:p w:rsidR="00323DC8" w:rsidRPr="000C4294" w:rsidRDefault="00323DC8" w:rsidP="00323DC8">
            <w:pPr>
              <w:ind w:left="1134"/>
              <w:rPr>
                <w:rFonts w:cs="Arial"/>
                <w:sz w:val="20"/>
                <w:szCs w:val="20"/>
              </w:rPr>
            </w:pPr>
            <w:r w:rsidRPr="000C4294">
              <w:rPr>
                <w:rFonts w:cs="Arial"/>
                <w:sz w:val="20"/>
                <w:szCs w:val="20"/>
              </w:rPr>
              <w:t xml:space="preserve">errores </w:t>
            </w:r>
            <w:r w:rsidRPr="000C4294">
              <w:rPr>
                <w:rFonts w:cs="Arial"/>
                <w:sz w:val="20"/>
                <w:szCs w:val="20"/>
              </w:rPr>
              <w:sym w:font="Wingdings" w:char="F0DF"/>
            </w:r>
            <w:r w:rsidRPr="000C4294">
              <w:rPr>
                <w:rFonts w:cs="Arial"/>
                <w:sz w:val="20"/>
                <w:szCs w:val="20"/>
              </w:rPr>
              <w:t xml:space="preserve"> validarRegAmazonia(numRuc, periodo, regimen)</w:t>
            </w:r>
          </w:p>
          <w:p w:rsidR="00323DC8" w:rsidRPr="000C4294" w:rsidRDefault="00323DC8" w:rsidP="00323DC8">
            <w:pPr>
              <w:ind w:left="567"/>
              <w:rPr>
                <w:rFonts w:cs="Arial"/>
                <w:sz w:val="20"/>
                <w:szCs w:val="20"/>
              </w:rPr>
            </w:pPr>
            <w:r w:rsidRPr="000C4294">
              <w:rPr>
                <w:rFonts w:cs="Arial"/>
                <w:sz w:val="20"/>
                <w:szCs w:val="20"/>
              </w:rPr>
              <w:t>Sino Si regimen = "036101"</w:t>
            </w:r>
          </w:p>
          <w:p w:rsidR="00323DC8" w:rsidRPr="000C4294" w:rsidRDefault="00323DC8" w:rsidP="00323DC8">
            <w:pPr>
              <w:ind w:left="1134"/>
              <w:rPr>
                <w:rFonts w:cs="Arial"/>
                <w:sz w:val="20"/>
                <w:szCs w:val="20"/>
              </w:rPr>
            </w:pPr>
            <w:r w:rsidRPr="000C4294">
              <w:rPr>
                <w:rFonts w:cs="Arial"/>
                <w:sz w:val="20"/>
                <w:szCs w:val="20"/>
              </w:rPr>
              <w:t xml:space="preserve">errores </w:t>
            </w:r>
            <w:r w:rsidRPr="000C4294">
              <w:rPr>
                <w:rFonts w:cs="Arial"/>
                <w:sz w:val="20"/>
                <w:szCs w:val="20"/>
              </w:rPr>
              <w:sym w:font="Wingdings" w:char="F0DF"/>
            </w:r>
            <w:r w:rsidRPr="000C4294">
              <w:rPr>
                <w:rFonts w:cs="Arial"/>
                <w:sz w:val="20"/>
                <w:szCs w:val="20"/>
              </w:rPr>
              <w:t xml:space="preserve"> validarRegFrontera(numRuc, periodo, regimen)</w:t>
            </w:r>
          </w:p>
          <w:p w:rsidR="00323DC8" w:rsidRPr="000C4294" w:rsidRDefault="00323DC8" w:rsidP="00323DC8">
            <w:pPr>
              <w:ind w:left="567"/>
              <w:rPr>
                <w:rFonts w:cs="Arial"/>
                <w:sz w:val="20"/>
                <w:szCs w:val="20"/>
              </w:rPr>
            </w:pPr>
            <w:r w:rsidRPr="000C4294">
              <w:rPr>
                <w:rFonts w:cs="Arial"/>
                <w:sz w:val="20"/>
                <w:szCs w:val="20"/>
              </w:rPr>
              <w:t>Fin_Si</w:t>
            </w:r>
          </w:p>
          <w:p w:rsidR="00323DC8" w:rsidRPr="000C4294" w:rsidRDefault="00323DC8" w:rsidP="00323DC8">
            <w:pPr>
              <w:rPr>
                <w:rFonts w:cs="Arial"/>
                <w:sz w:val="20"/>
                <w:szCs w:val="20"/>
              </w:rPr>
            </w:pPr>
            <w:r w:rsidRPr="000C4294">
              <w:rPr>
                <w:rFonts w:cs="Arial"/>
                <w:sz w:val="20"/>
                <w:szCs w:val="20"/>
              </w:rPr>
              <w:t>Fin_Si</w:t>
            </w:r>
          </w:p>
          <w:p w:rsidR="00323DC8" w:rsidRPr="000C4294" w:rsidRDefault="00323DC8" w:rsidP="00323DC8">
            <w:pPr>
              <w:rPr>
                <w:rFonts w:cs="Arial"/>
                <w:sz w:val="20"/>
                <w:szCs w:val="20"/>
              </w:rPr>
            </w:pPr>
          </w:p>
          <w:p w:rsidR="00323DC8" w:rsidRPr="000C4294" w:rsidRDefault="00323DC8" w:rsidP="00323DC8">
            <w:pPr>
              <w:rPr>
                <w:rFonts w:cs="Arial"/>
                <w:sz w:val="20"/>
                <w:szCs w:val="20"/>
              </w:rPr>
            </w:pPr>
            <w:r w:rsidRPr="000C4294">
              <w:rPr>
                <w:rFonts w:cs="Arial"/>
                <w:sz w:val="20"/>
                <w:szCs w:val="20"/>
              </w:rPr>
              <w:t>Si errores es nulo o está vacío</w:t>
            </w:r>
          </w:p>
          <w:p w:rsidR="00323DC8" w:rsidRPr="000C4294" w:rsidRDefault="00323DC8" w:rsidP="00323DC8">
            <w:pPr>
              <w:ind w:left="567"/>
              <w:rPr>
                <w:rFonts w:cs="Arial"/>
                <w:sz w:val="20"/>
                <w:szCs w:val="20"/>
              </w:rPr>
            </w:pPr>
            <w:r w:rsidRPr="000C4294">
              <w:rPr>
                <w:rFonts w:cs="Arial"/>
                <w:sz w:val="20"/>
                <w:szCs w:val="20"/>
              </w:rPr>
              <w:t>resultado.put("code", "00")</w:t>
            </w:r>
          </w:p>
          <w:p w:rsidR="00323DC8" w:rsidRPr="000C4294" w:rsidRDefault="00323DC8" w:rsidP="00323DC8">
            <w:pPr>
              <w:ind w:left="567"/>
              <w:rPr>
                <w:rFonts w:cs="Arial"/>
                <w:sz w:val="20"/>
                <w:szCs w:val="20"/>
              </w:rPr>
            </w:pPr>
            <w:r w:rsidRPr="000C4294">
              <w:rPr>
                <w:rFonts w:cs="Arial"/>
                <w:sz w:val="20"/>
                <w:szCs w:val="20"/>
              </w:rPr>
              <w:t>resultado.put("message", "</w:t>
            </w:r>
            <w:r w:rsidRPr="000C4294">
              <w:rPr>
                <w:rFonts w:cs="Arial"/>
                <w:sz w:val="20"/>
                <w:szCs w:val="20"/>
                <w:lang w:val="es-ES_tradnl" w:eastAsia="en-US"/>
              </w:rPr>
              <w:t>Si se puede realizar el cambio de régimen</w:t>
            </w:r>
            <w:r w:rsidRPr="000C4294">
              <w:rPr>
                <w:rFonts w:cs="Arial"/>
                <w:sz w:val="20"/>
                <w:szCs w:val="20"/>
              </w:rPr>
              <w:t>")</w:t>
            </w:r>
          </w:p>
          <w:p w:rsidR="00323DC8" w:rsidRPr="000C4294" w:rsidRDefault="00323DC8" w:rsidP="00323DC8">
            <w:pPr>
              <w:rPr>
                <w:rFonts w:cs="Arial"/>
                <w:sz w:val="20"/>
                <w:szCs w:val="20"/>
              </w:rPr>
            </w:pPr>
            <w:r w:rsidRPr="000C4294">
              <w:rPr>
                <w:rFonts w:cs="Arial"/>
                <w:sz w:val="20"/>
                <w:szCs w:val="20"/>
              </w:rPr>
              <w:t>Sino</w:t>
            </w:r>
          </w:p>
          <w:p w:rsidR="00323DC8" w:rsidRPr="000C4294" w:rsidRDefault="00323DC8" w:rsidP="00323DC8">
            <w:pPr>
              <w:ind w:left="567"/>
              <w:rPr>
                <w:rFonts w:cs="Arial"/>
                <w:sz w:val="20"/>
                <w:szCs w:val="20"/>
              </w:rPr>
            </w:pPr>
            <w:r w:rsidRPr="000C4294">
              <w:rPr>
                <w:rFonts w:cs="Arial"/>
                <w:sz w:val="20"/>
                <w:szCs w:val="20"/>
              </w:rPr>
              <w:t>resultado.put("code", "01")</w:t>
            </w:r>
          </w:p>
          <w:p w:rsidR="00323DC8" w:rsidRPr="000C4294" w:rsidRDefault="00323DC8" w:rsidP="00323DC8">
            <w:pPr>
              <w:ind w:left="567"/>
              <w:rPr>
                <w:rFonts w:cs="Arial"/>
                <w:sz w:val="20"/>
                <w:szCs w:val="20"/>
              </w:rPr>
            </w:pPr>
            <w:r w:rsidRPr="000C4294">
              <w:rPr>
                <w:rFonts w:cs="Arial"/>
                <w:sz w:val="20"/>
                <w:szCs w:val="20"/>
              </w:rPr>
              <w:t>resultado.put("msg", "</w:t>
            </w:r>
            <w:r w:rsidRPr="000C4294">
              <w:rPr>
                <w:rFonts w:cs="Arial"/>
                <w:sz w:val="20"/>
                <w:szCs w:val="20"/>
                <w:lang w:val="es-ES_tradnl" w:eastAsia="en-US"/>
              </w:rPr>
              <w:t>No se puede realizar el cambio de régimen</w:t>
            </w:r>
            <w:r w:rsidRPr="000C4294">
              <w:rPr>
                <w:rFonts w:cs="Arial"/>
                <w:sz w:val="20"/>
                <w:szCs w:val="20"/>
              </w:rPr>
              <w:t>")</w:t>
            </w:r>
          </w:p>
          <w:p w:rsidR="00323DC8" w:rsidRPr="000C4294" w:rsidRDefault="00323DC8" w:rsidP="00323DC8">
            <w:pPr>
              <w:ind w:left="567"/>
              <w:rPr>
                <w:rFonts w:cs="Arial"/>
                <w:sz w:val="20"/>
                <w:szCs w:val="20"/>
              </w:rPr>
            </w:pPr>
            <w:r w:rsidRPr="000C4294">
              <w:rPr>
                <w:rFonts w:cs="Arial"/>
                <w:sz w:val="20"/>
                <w:szCs w:val="20"/>
              </w:rPr>
              <w:t>resultado.put("errors", errores)</w:t>
            </w:r>
          </w:p>
          <w:p w:rsidR="00323DC8" w:rsidRPr="000C4294" w:rsidRDefault="00323DC8" w:rsidP="00323DC8">
            <w:pPr>
              <w:rPr>
                <w:rFonts w:cs="Arial"/>
                <w:sz w:val="20"/>
                <w:szCs w:val="20"/>
              </w:rPr>
            </w:pPr>
            <w:r w:rsidRPr="000C4294">
              <w:rPr>
                <w:rFonts w:cs="Arial"/>
                <w:sz w:val="20"/>
                <w:szCs w:val="20"/>
              </w:rPr>
              <w:t>Fin_Si</w:t>
            </w:r>
          </w:p>
          <w:p w:rsidR="00323DC8" w:rsidRPr="000C4294" w:rsidRDefault="00323DC8" w:rsidP="00323DC8">
            <w:pPr>
              <w:ind w:left="567"/>
              <w:rPr>
                <w:rFonts w:cs="Arial"/>
                <w:sz w:val="20"/>
                <w:szCs w:val="20"/>
              </w:rPr>
            </w:pPr>
          </w:p>
          <w:p w:rsidR="00323DC8" w:rsidRPr="000C4294" w:rsidRDefault="00323DC8" w:rsidP="00323DC8">
            <w:pPr>
              <w:rPr>
                <w:rFonts w:cs="Arial"/>
                <w:b/>
                <w:sz w:val="20"/>
                <w:szCs w:val="20"/>
              </w:rPr>
            </w:pPr>
            <w:r w:rsidRPr="000C4294">
              <w:rPr>
                <w:rFonts w:cs="Arial"/>
                <w:sz w:val="20"/>
                <w:szCs w:val="20"/>
              </w:rPr>
              <w:t xml:space="preserve">Retornar </w:t>
            </w:r>
            <w:r w:rsidRPr="000C4294">
              <w:rPr>
                <w:rFonts w:cs="Arial"/>
                <w:b/>
                <w:sz w:val="20"/>
                <w:szCs w:val="20"/>
              </w:rPr>
              <w:t>resultado</w:t>
            </w:r>
          </w:p>
          <w:p w:rsidR="00323DC8" w:rsidRPr="000C4294" w:rsidRDefault="00323DC8" w:rsidP="00323DC8">
            <w:pPr>
              <w:rPr>
                <w:rFonts w:cs="Arial"/>
                <w:szCs w:val="22"/>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rPr>
          <w:b/>
          <w:bCs/>
          <w:u w:val="single"/>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CambioRegimenServiceImpl.java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/pe/gob/sunat/contribuyente2/registro/admininfo/service</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validarRegGeneral</w:t>
            </w:r>
          </w:p>
        </w:tc>
      </w:tr>
      <w:tr w:rsidR="00323DC8"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String numRuc, String periodo, String regimen</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List&lt;Map&lt;</w:t>
            </w:r>
            <w:r w:rsidRPr="000C4294">
              <w:rPr>
                <w:rFonts w:cs="Arial"/>
                <w:sz w:val="20"/>
                <w:szCs w:val="20"/>
                <w:lang w:val="es-PE"/>
              </w:rPr>
              <w:t>String, Object</w:t>
            </w:r>
            <w:r w:rsidRPr="000C4294">
              <w:rPr>
                <w:rFonts w:cs="Arial"/>
                <w:sz w:val="20"/>
                <w:szCs w:val="20"/>
              </w:rPr>
              <w:t>&gt;&gt;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lastRenderedPageBreak/>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adminfo-service-impl-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ServiceImpl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 el cambio a Régimen General 030301</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Crear lista </w:t>
            </w:r>
            <w:r w:rsidRPr="000C4294">
              <w:rPr>
                <w:rFonts w:cs="Arial"/>
                <w:b/>
                <w:sz w:val="20"/>
                <w:szCs w:val="20"/>
              </w:rPr>
              <w:t xml:space="preserve">errores </w:t>
            </w:r>
            <w:r w:rsidRPr="000C4294">
              <w:rPr>
                <w:rFonts w:cs="Arial"/>
                <w:sz w:val="20"/>
                <w:szCs w:val="20"/>
              </w:rPr>
              <w:t>de tipo List&lt;Map&lt;</w:t>
            </w:r>
            <w:r w:rsidRPr="000C4294">
              <w:rPr>
                <w:rFonts w:cs="Arial"/>
                <w:sz w:val="20"/>
                <w:szCs w:val="20"/>
                <w:lang w:val="es-PE"/>
              </w:rPr>
              <w:t>String, Object</w:t>
            </w:r>
            <w:r w:rsidRPr="000C4294">
              <w:rPr>
                <w:rFonts w:cs="Arial"/>
                <w:sz w:val="20"/>
                <w:szCs w:val="20"/>
              </w:rPr>
              <w:t>&gt;&gt;</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Ddp ddp </w:t>
            </w:r>
            <w:r w:rsidRPr="000C4294">
              <w:rPr>
                <w:rFonts w:cs="Arial"/>
                <w:sz w:val="20"/>
                <w:szCs w:val="20"/>
              </w:rPr>
              <w:sym w:font="Wingdings" w:char="F0DF"/>
            </w:r>
            <w:r w:rsidRPr="000C4294">
              <w:rPr>
                <w:rFonts w:cs="Arial"/>
                <w:sz w:val="20"/>
                <w:szCs w:val="20"/>
              </w:rPr>
              <w:t xml:space="preserve"> ddpDAO.findByNroRUC(numRuc)</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 ddp es null</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Uconstante.COD_ERROR_13))</w:t>
            </w:r>
          </w:p>
          <w:p w:rsidR="00323DC8" w:rsidRPr="000C4294" w:rsidRDefault="00323DC8" w:rsidP="00323DC8">
            <w:pPr>
              <w:ind w:left="567"/>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Sino Si ddp.ddp_numreg.substring(3,4)  = "1" // contribuyente es prico</w:t>
            </w:r>
          </w:p>
          <w:p w:rsidR="00323DC8" w:rsidRPr="000C4294" w:rsidRDefault="00323DC8" w:rsidP="00323DC8">
            <w:pPr>
              <w:ind w:left="567" w:right="413"/>
              <w:rPr>
                <w:rFonts w:cs="Arial"/>
                <w:sz w:val="20"/>
                <w:szCs w:val="20"/>
              </w:rPr>
            </w:pPr>
            <w:r w:rsidRPr="000C4294">
              <w:rPr>
                <w:rFonts w:cs="Arial"/>
                <w:sz w:val="20"/>
                <w:szCs w:val="20"/>
              </w:rPr>
              <w:t>Retornar null</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Sino Si ddp.ddp_numreg.substring(3,4)  = "3" // contribuyente es mpeco</w:t>
            </w:r>
          </w:p>
          <w:p w:rsidR="00323DC8" w:rsidRPr="000C4294" w:rsidRDefault="00323DC8" w:rsidP="00323DC8">
            <w:pPr>
              <w:ind w:left="567" w:right="413"/>
              <w:rPr>
                <w:rFonts w:cs="Arial"/>
                <w:sz w:val="20"/>
                <w:szCs w:val="20"/>
              </w:rPr>
            </w:pPr>
            <w:r w:rsidRPr="000C4294">
              <w:rPr>
                <w:rFonts w:cs="Arial"/>
                <w:sz w:val="20"/>
                <w:szCs w:val="20"/>
              </w:rPr>
              <w:t xml:space="preserve">Si ddp.ddp_tpoemp = "01" </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Uconstante.COD_ERROR_01))</w:t>
            </w:r>
          </w:p>
          <w:p w:rsidR="00323DC8" w:rsidRPr="000C4294" w:rsidRDefault="00323DC8" w:rsidP="00323DC8">
            <w:pPr>
              <w:ind w:left="567"/>
              <w:rPr>
                <w:rFonts w:cs="Arial"/>
                <w:sz w:val="20"/>
                <w:szCs w:val="20"/>
              </w:rPr>
            </w:pPr>
            <w:r w:rsidRPr="000C4294">
              <w:rPr>
                <w:rFonts w:cs="Arial"/>
                <w:sz w:val="20"/>
                <w:szCs w:val="20"/>
              </w:rPr>
              <w:t>Fin_Si</w:t>
            </w:r>
          </w:p>
          <w:p w:rsidR="00323DC8" w:rsidRPr="000C4294" w:rsidRDefault="00323DC8" w:rsidP="00323DC8">
            <w:pPr>
              <w:ind w:left="567"/>
              <w:rPr>
                <w:rFonts w:cs="Arial"/>
                <w:sz w:val="20"/>
                <w:szCs w:val="20"/>
              </w:rPr>
            </w:pPr>
            <w:r w:rsidRPr="000C4294">
              <w:rPr>
                <w:rFonts w:cs="Arial"/>
                <w:sz w:val="20"/>
                <w:szCs w:val="20"/>
              </w:rPr>
              <w:t>Si ddp.ddp_estado &lt;&gt; "00" y ddp.ddp_estado &lt;&gt; "01" y ddp.ddp_estado &lt;&gt; "02"</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Uconstante.COD_ERROR_02))</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Boolean validRegProc </w:t>
            </w:r>
            <w:r w:rsidRPr="000C4294">
              <w:rPr>
                <w:rFonts w:cs="Arial"/>
                <w:sz w:val="20"/>
                <w:szCs w:val="20"/>
              </w:rPr>
              <w:sym w:font="Wingdings" w:char="F0DF"/>
            </w:r>
            <w:r w:rsidRPr="000C4294">
              <w:rPr>
                <w:rFonts w:cs="Arial"/>
                <w:sz w:val="20"/>
                <w:szCs w:val="20"/>
              </w:rPr>
              <w:t xml:space="preserve"> false</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Crear objeto paramVfp de tipo Map</w:t>
            </w:r>
          </w:p>
          <w:p w:rsidR="00323DC8" w:rsidRPr="000C4294" w:rsidRDefault="00323DC8" w:rsidP="00323DC8">
            <w:pPr>
              <w:ind w:left="567" w:right="413"/>
              <w:rPr>
                <w:rFonts w:cs="Arial"/>
                <w:sz w:val="20"/>
                <w:szCs w:val="20"/>
              </w:rPr>
            </w:pPr>
            <w:r w:rsidRPr="000C4294">
              <w:rPr>
                <w:rFonts w:cs="Arial"/>
                <w:sz w:val="20"/>
                <w:szCs w:val="20"/>
              </w:rPr>
              <w:t>paramVfp.put("numRuc", numRuc)</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List&lt;VFP&gt; listaVfp </w:t>
            </w:r>
            <w:r w:rsidRPr="000C4294">
              <w:rPr>
                <w:rFonts w:cs="Arial"/>
                <w:sz w:val="20"/>
                <w:szCs w:val="20"/>
              </w:rPr>
              <w:sym w:font="Wingdings" w:char="F0DF"/>
            </w:r>
            <w:r w:rsidRPr="000C4294">
              <w:rPr>
                <w:rFonts w:cs="Arial"/>
                <w:sz w:val="20"/>
                <w:szCs w:val="20"/>
              </w:rPr>
              <w:t xml:space="preserve"> vfpDAO.listVectorFiscal(paramVfp)</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Para vfp </w:t>
            </w:r>
            <w:r w:rsidRPr="000C4294">
              <w:rPr>
                <w:rFonts w:cs="Arial"/>
                <w:sz w:val="20"/>
                <w:szCs w:val="20"/>
              </w:rPr>
              <w:sym w:font="Wingdings" w:char="F0DF"/>
            </w:r>
            <w:r w:rsidRPr="000C4294">
              <w:rPr>
                <w:rFonts w:cs="Arial"/>
                <w:sz w:val="20"/>
                <w:szCs w:val="20"/>
              </w:rPr>
              <w:t xml:space="preserve"> listaVfp</w:t>
            </w:r>
          </w:p>
          <w:p w:rsidR="00323DC8" w:rsidRPr="000C4294" w:rsidRDefault="00323DC8" w:rsidP="00323DC8">
            <w:pPr>
              <w:ind w:left="1134" w:right="413"/>
              <w:rPr>
                <w:rFonts w:cs="Arial"/>
                <w:sz w:val="20"/>
                <w:szCs w:val="20"/>
              </w:rPr>
            </w:pPr>
            <w:r w:rsidRPr="000C4294">
              <w:rPr>
                <w:rFonts w:cs="Arial"/>
                <w:sz w:val="20"/>
                <w:szCs w:val="20"/>
              </w:rPr>
              <w:t>Si vfp.codTributo pertenece a ('031101','033101','036101','041000',</w:t>
            </w:r>
          </w:p>
          <w:p w:rsidR="00323DC8" w:rsidRPr="000C4294" w:rsidRDefault="00323DC8" w:rsidP="00323DC8">
            <w:pPr>
              <w:ind w:left="1134" w:right="413"/>
              <w:rPr>
                <w:rFonts w:cs="Arial"/>
                <w:sz w:val="20"/>
                <w:szCs w:val="20"/>
              </w:rPr>
            </w:pPr>
            <w:r w:rsidRPr="000C4294">
              <w:rPr>
                <w:rFonts w:cs="Arial"/>
                <w:sz w:val="20"/>
                <w:szCs w:val="20"/>
              </w:rPr>
              <w:t xml:space="preserve">                             '034101','035101'</w:t>
            </w:r>
            <w:r w:rsidR="00135E42">
              <w:rPr>
                <w:rFonts w:cs="Arial"/>
                <w:sz w:val="20"/>
                <w:szCs w:val="20"/>
              </w:rPr>
              <w:t>,</w:t>
            </w:r>
            <w:r w:rsidR="00135E42" w:rsidRPr="00135E42">
              <w:rPr>
                <w:rFonts w:cs="Arial"/>
                <w:sz w:val="20"/>
                <w:szCs w:val="20"/>
                <w:highlight w:val="yellow"/>
              </w:rPr>
              <w:t>’031201’</w:t>
            </w:r>
            <w:r w:rsidRPr="000C4294">
              <w:rPr>
                <w:rFonts w:cs="Arial"/>
                <w:sz w:val="20"/>
                <w:szCs w:val="20"/>
              </w:rPr>
              <w:t>)</w:t>
            </w:r>
          </w:p>
          <w:p w:rsidR="00323DC8" w:rsidRPr="000C4294" w:rsidRDefault="00323DC8" w:rsidP="00323DC8">
            <w:pPr>
              <w:ind w:left="1701" w:right="413"/>
              <w:rPr>
                <w:rFonts w:cs="Arial"/>
                <w:sz w:val="20"/>
                <w:szCs w:val="20"/>
              </w:rPr>
            </w:pPr>
            <w:r w:rsidRPr="000C4294">
              <w:rPr>
                <w:rFonts w:cs="Arial"/>
                <w:sz w:val="20"/>
                <w:szCs w:val="20"/>
              </w:rPr>
              <w:t xml:space="preserve">validRegProc </w:t>
            </w:r>
            <w:r w:rsidRPr="000C4294">
              <w:rPr>
                <w:rFonts w:cs="Arial"/>
                <w:sz w:val="20"/>
                <w:szCs w:val="20"/>
              </w:rPr>
              <w:sym w:font="Wingdings" w:char="F0DF"/>
            </w:r>
            <w:r w:rsidRPr="000C4294">
              <w:rPr>
                <w:rFonts w:cs="Arial"/>
                <w:sz w:val="20"/>
                <w:szCs w:val="20"/>
              </w:rPr>
              <w:t xml:space="preserve"> true</w:t>
            </w:r>
          </w:p>
          <w:p w:rsidR="00323DC8" w:rsidRPr="000C4294" w:rsidRDefault="00323DC8" w:rsidP="00323DC8">
            <w:pPr>
              <w:ind w:left="1134"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r w:rsidRPr="000C4294">
              <w:rPr>
                <w:rFonts w:cs="Arial"/>
                <w:sz w:val="20"/>
                <w:szCs w:val="20"/>
              </w:rPr>
              <w:t>Fin_Para</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validRegProc = false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Uconstante.COD_ERROR_03))</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right="413"/>
              <w:rPr>
                <w:rFonts w:cs="Arial"/>
                <w:sz w:val="20"/>
                <w:szCs w:val="20"/>
              </w:rPr>
            </w:pPr>
            <w:r w:rsidRPr="000C4294">
              <w:rPr>
                <w:rFonts w:cs="Arial"/>
                <w:sz w:val="20"/>
                <w:szCs w:val="20"/>
              </w:rPr>
              <w:t xml:space="preserve">Fin_Si </w:t>
            </w:r>
          </w:p>
          <w:p w:rsidR="00323DC8" w:rsidRPr="000C4294" w:rsidRDefault="00323DC8" w:rsidP="00323DC8">
            <w:pPr>
              <w:ind w:left="567"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Retornar </w:t>
            </w:r>
            <w:r w:rsidRPr="000C4294">
              <w:rPr>
                <w:rFonts w:cs="Arial"/>
                <w:b/>
                <w:sz w:val="20"/>
                <w:szCs w:val="20"/>
              </w:rPr>
              <w:t>errores</w:t>
            </w:r>
          </w:p>
          <w:p w:rsidR="00323DC8" w:rsidRPr="000C4294" w:rsidRDefault="00323DC8" w:rsidP="00323DC8">
            <w:pPr>
              <w:ind w:right="413"/>
              <w:rPr>
                <w:rFonts w:cs="Arial"/>
                <w:szCs w:val="22"/>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p w:rsidR="00273900" w:rsidRPr="000C4294" w:rsidRDefault="00273900" w:rsidP="00273900">
      <w:pPr>
        <w:spacing w:after="200" w:line="276" w:lineRule="auto"/>
        <w:jc w:val="left"/>
        <w:rPr>
          <w:bCs/>
        </w:rPr>
      </w:pPr>
    </w:p>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CambioRegimenServiceImpl.java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/pe/gob/sunat/contribuyente2/registro/admininfo/service</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validarRegEspecial</w:t>
            </w:r>
          </w:p>
        </w:tc>
      </w:tr>
      <w:tr w:rsidR="00323DC8"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lastRenderedPageBreak/>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String numRuc, String periodo, String regimen</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List&lt;Map&lt;</w:t>
            </w:r>
            <w:r w:rsidRPr="000C4294">
              <w:rPr>
                <w:rFonts w:cs="Arial"/>
                <w:sz w:val="20"/>
                <w:szCs w:val="20"/>
                <w:lang w:val="es-PE"/>
              </w:rPr>
              <w:t>String, Object</w:t>
            </w:r>
            <w:r w:rsidRPr="000C4294">
              <w:rPr>
                <w:rFonts w:cs="Arial"/>
                <w:sz w:val="20"/>
                <w:szCs w:val="20"/>
              </w:rPr>
              <w:t>&gt;&gt;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adminfo-service-impl-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ServiceImpl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 el cambio a Régimen Especial 031101</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Crear lista </w:t>
            </w:r>
            <w:r w:rsidRPr="000C4294">
              <w:rPr>
                <w:rFonts w:cs="Arial"/>
                <w:b/>
                <w:sz w:val="20"/>
                <w:szCs w:val="20"/>
              </w:rPr>
              <w:t xml:space="preserve">errores </w:t>
            </w:r>
            <w:r w:rsidRPr="000C4294">
              <w:rPr>
                <w:rFonts w:cs="Arial"/>
                <w:sz w:val="20"/>
                <w:szCs w:val="20"/>
              </w:rPr>
              <w:t>de tipo List&lt;Map&lt;</w:t>
            </w:r>
            <w:r w:rsidRPr="000C4294">
              <w:rPr>
                <w:rFonts w:cs="Arial"/>
                <w:sz w:val="20"/>
                <w:szCs w:val="20"/>
                <w:lang w:val="es-PE"/>
              </w:rPr>
              <w:t>String, Object</w:t>
            </w:r>
            <w:r w:rsidRPr="000C4294">
              <w:rPr>
                <w:rFonts w:cs="Arial"/>
                <w:sz w:val="20"/>
                <w:szCs w:val="20"/>
              </w:rPr>
              <w:t>&gt;&gt;</w:t>
            </w:r>
          </w:p>
          <w:p w:rsidR="00323DC8" w:rsidRPr="000C4294" w:rsidRDefault="00323DC8" w:rsidP="00323DC8">
            <w:pPr>
              <w:ind w:right="413"/>
              <w:rPr>
                <w:rFonts w:cs="Arial"/>
                <w:sz w:val="20"/>
                <w:szCs w:val="20"/>
              </w:rPr>
            </w:pPr>
            <w:r w:rsidRPr="000C4294">
              <w:rPr>
                <w:rFonts w:cs="Arial"/>
                <w:sz w:val="20"/>
                <w:szCs w:val="20"/>
              </w:rPr>
              <w:t>Crear lista listaVfp de tipo List&lt;VFP&gt;</w:t>
            </w:r>
          </w:p>
          <w:p w:rsidR="00323DC8" w:rsidRPr="000C4294" w:rsidRDefault="00323DC8" w:rsidP="00323DC8">
            <w:pPr>
              <w:ind w:right="413"/>
              <w:rPr>
                <w:rFonts w:cs="Arial"/>
                <w:sz w:val="20"/>
                <w:szCs w:val="20"/>
              </w:rPr>
            </w:pPr>
            <w:r w:rsidRPr="000C4294">
              <w:rPr>
                <w:rFonts w:cs="Arial"/>
                <w:sz w:val="20"/>
                <w:szCs w:val="20"/>
              </w:rPr>
              <w:t xml:space="preserve">Crear lista listaHvfp de tipo List&lt;HVectorFiscal&gt; </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Ddp ddp </w:t>
            </w:r>
            <w:r w:rsidRPr="000C4294">
              <w:rPr>
                <w:rFonts w:cs="Arial"/>
                <w:sz w:val="20"/>
                <w:szCs w:val="20"/>
              </w:rPr>
              <w:sym w:font="Wingdings" w:char="F0DF"/>
            </w:r>
            <w:r w:rsidRPr="000C4294">
              <w:rPr>
                <w:rFonts w:cs="Arial"/>
                <w:sz w:val="20"/>
                <w:szCs w:val="20"/>
              </w:rPr>
              <w:t xml:space="preserve"> ddpDAO.findByNroRUC(numRuc)</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 ddp es null</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Uconstante.COD_ERROR_13))</w:t>
            </w:r>
          </w:p>
          <w:p w:rsidR="00323DC8" w:rsidRPr="000C4294" w:rsidRDefault="00323DC8" w:rsidP="00323DC8">
            <w:pPr>
              <w:ind w:left="567"/>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Sino Si ddp.ddp_numreg.substring(3,4)  = "1" // contribuyente es prico</w:t>
            </w:r>
          </w:p>
          <w:p w:rsidR="00323DC8" w:rsidRPr="000C4294" w:rsidRDefault="00323DC8" w:rsidP="00323DC8">
            <w:pPr>
              <w:ind w:left="567" w:right="413"/>
              <w:rPr>
                <w:rFonts w:cs="Arial"/>
                <w:sz w:val="20"/>
                <w:szCs w:val="20"/>
              </w:rPr>
            </w:pPr>
            <w:r w:rsidRPr="000C4294">
              <w:rPr>
                <w:rFonts w:cs="Arial"/>
                <w:sz w:val="20"/>
                <w:szCs w:val="20"/>
              </w:rPr>
              <w:t>Retornar null</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Sino Si ddp.ddp_numreg.substring(3,4)  = "3" // contribuyente es mpeco</w:t>
            </w:r>
          </w:p>
          <w:p w:rsidR="00323DC8" w:rsidRPr="000C4294" w:rsidRDefault="00323DC8" w:rsidP="00323DC8">
            <w:pPr>
              <w:ind w:left="567" w:right="413"/>
              <w:rPr>
                <w:rFonts w:cs="Arial"/>
                <w:sz w:val="20"/>
                <w:szCs w:val="20"/>
              </w:rPr>
            </w:pPr>
            <w:r w:rsidRPr="000C4294">
              <w:rPr>
                <w:rFonts w:cs="Arial"/>
                <w:sz w:val="20"/>
                <w:szCs w:val="20"/>
              </w:rPr>
              <w:t xml:space="preserve">Si ddp.ddp_tpoemp = "01" </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Uconstante.COD_ERROR_01))</w:t>
            </w:r>
          </w:p>
          <w:p w:rsidR="00323DC8" w:rsidRPr="000C4294" w:rsidRDefault="00323DC8" w:rsidP="00323DC8">
            <w:pPr>
              <w:ind w:left="567"/>
              <w:rPr>
                <w:rFonts w:cs="Arial"/>
                <w:sz w:val="20"/>
                <w:szCs w:val="20"/>
              </w:rPr>
            </w:pPr>
            <w:r w:rsidRPr="000C4294">
              <w:rPr>
                <w:rFonts w:cs="Arial"/>
                <w:sz w:val="20"/>
                <w:szCs w:val="20"/>
              </w:rPr>
              <w:t>Fin_Si</w:t>
            </w:r>
          </w:p>
          <w:p w:rsidR="00323DC8" w:rsidRPr="000C4294" w:rsidRDefault="00323DC8" w:rsidP="00323DC8">
            <w:pPr>
              <w:ind w:left="567"/>
              <w:rPr>
                <w:rFonts w:cs="Arial"/>
                <w:sz w:val="20"/>
                <w:szCs w:val="20"/>
              </w:rPr>
            </w:pPr>
            <w:r w:rsidRPr="000C4294">
              <w:rPr>
                <w:rFonts w:cs="Arial"/>
                <w:sz w:val="20"/>
                <w:szCs w:val="20"/>
              </w:rPr>
              <w:t>Si ddp.ddp_estado &lt;&gt; "00" y ddp.ddp_estado &lt;&gt; "01" y ddp.ddp_estado &lt;&gt; "02"</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Uconstante.COD_ERROR_02))</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Boolean validRegProc </w:t>
            </w:r>
            <w:r w:rsidRPr="000C4294">
              <w:rPr>
                <w:rFonts w:cs="Arial"/>
                <w:sz w:val="20"/>
                <w:szCs w:val="20"/>
              </w:rPr>
              <w:sym w:font="Wingdings" w:char="F0DF"/>
            </w:r>
            <w:r w:rsidRPr="000C4294">
              <w:rPr>
                <w:rFonts w:cs="Arial"/>
                <w:sz w:val="20"/>
                <w:szCs w:val="20"/>
              </w:rPr>
              <w:t xml:space="preserve"> false</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Crear objeto paramVfp de tipo Map</w:t>
            </w:r>
          </w:p>
          <w:p w:rsidR="00323DC8" w:rsidRPr="000C4294" w:rsidRDefault="00323DC8" w:rsidP="00323DC8">
            <w:pPr>
              <w:ind w:left="567" w:right="413"/>
              <w:rPr>
                <w:rFonts w:cs="Arial"/>
                <w:sz w:val="20"/>
                <w:szCs w:val="20"/>
              </w:rPr>
            </w:pPr>
            <w:r w:rsidRPr="000C4294">
              <w:rPr>
                <w:rFonts w:cs="Arial"/>
                <w:sz w:val="20"/>
                <w:szCs w:val="20"/>
              </w:rPr>
              <w:t>paramVfp.put("numRuc", numRuc)</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listaVfp </w:t>
            </w:r>
            <w:r w:rsidRPr="000C4294">
              <w:rPr>
                <w:rFonts w:cs="Arial"/>
                <w:sz w:val="20"/>
                <w:szCs w:val="20"/>
              </w:rPr>
              <w:sym w:font="Wingdings" w:char="F0DF"/>
            </w:r>
            <w:r w:rsidRPr="000C4294">
              <w:rPr>
                <w:rFonts w:cs="Arial"/>
                <w:sz w:val="20"/>
                <w:szCs w:val="20"/>
              </w:rPr>
              <w:t xml:space="preserve"> vfpDAO.listVectorFiscal(paramVfp)</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Para vfp </w:t>
            </w:r>
            <w:r w:rsidRPr="000C4294">
              <w:rPr>
                <w:rFonts w:cs="Arial"/>
                <w:sz w:val="20"/>
                <w:szCs w:val="20"/>
              </w:rPr>
              <w:sym w:font="Wingdings" w:char="F0DF"/>
            </w:r>
            <w:r w:rsidRPr="000C4294">
              <w:rPr>
                <w:rFonts w:cs="Arial"/>
                <w:sz w:val="20"/>
                <w:szCs w:val="20"/>
              </w:rPr>
              <w:t xml:space="preserve"> listaVfp</w:t>
            </w:r>
          </w:p>
          <w:p w:rsidR="00323DC8" w:rsidRPr="000C4294" w:rsidRDefault="00323DC8" w:rsidP="00323DC8">
            <w:pPr>
              <w:ind w:left="1134" w:right="413"/>
              <w:rPr>
                <w:rFonts w:cs="Arial"/>
                <w:sz w:val="20"/>
                <w:szCs w:val="20"/>
              </w:rPr>
            </w:pPr>
            <w:r w:rsidRPr="000C4294">
              <w:rPr>
                <w:rFonts w:cs="Arial"/>
                <w:sz w:val="20"/>
                <w:szCs w:val="20"/>
              </w:rPr>
              <w:t>Si vfp.codTributo pertenece a ('030301','033101','036101','041000',</w:t>
            </w:r>
          </w:p>
          <w:p w:rsidR="00323DC8" w:rsidRPr="000C4294" w:rsidRDefault="00323DC8" w:rsidP="00323DC8">
            <w:pPr>
              <w:ind w:left="1701" w:right="413"/>
              <w:rPr>
                <w:rFonts w:cs="Arial"/>
                <w:sz w:val="20"/>
                <w:szCs w:val="20"/>
              </w:rPr>
            </w:pPr>
            <w:r w:rsidRPr="000C4294">
              <w:rPr>
                <w:rFonts w:cs="Arial"/>
                <w:sz w:val="20"/>
                <w:szCs w:val="20"/>
              </w:rPr>
              <w:t xml:space="preserve">                             '034101','035101'</w:t>
            </w:r>
            <w:r w:rsidR="00135E42">
              <w:rPr>
                <w:rFonts w:cs="Arial"/>
                <w:sz w:val="20"/>
                <w:szCs w:val="20"/>
              </w:rPr>
              <w:t>,</w:t>
            </w:r>
            <w:r w:rsidR="00135E42" w:rsidRPr="00135E42">
              <w:rPr>
                <w:rFonts w:cs="Arial"/>
                <w:sz w:val="20"/>
                <w:szCs w:val="20"/>
                <w:highlight w:val="yellow"/>
              </w:rPr>
              <w:t>’031201’</w:t>
            </w:r>
            <w:r w:rsidRPr="000C4294">
              <w:rPr>
                <w:rFonts w:cs="Arial"/>
                <w:sz w:val="20"/>
                <w:szCs w:val="20"/>
              </w:rPr>
              <w:t>)</w:t>
            </w:r>
          </w:p>
          <w:p w:rsidR="00323DC8" w:rsidRPr="000C4294" w:rsidRDefault="00323DC8" w:rsidP="00323DC8">
            <w:pPr>
              <w:ind w:left="1701" w:right="413"/>
              <w:rPr>
                <w:rFonts w:cs="Arial"/>
                <w:sz w:val="20"/>
                <w:szCs w:val="20"/>
              </w:rPr>
            </w:pPr>
            <w:r w:rsidRPr="000C4294">
              <w:rPr>
                <w:rFonts w:cs="Arial"/>
                <w:sz w:val="20"/>
                <w:szCs w:val="20"/>
              </w:rPr>
              <w:t xml:space="preserve">validRegProc </w:t>
            </w:r>
            <w:r w:rsidRPr="000C4294">
              <w:rPr>
                <w:rFonts w:cs="Arial"/>
                <w:sz w:val="20"/>
                <w:szCs w:val="20"/>
              </w:rPr>
              <w:sym w:font="Wingdings" w:char="F0DF"/>
            </w:r>
            <w:r w:rsidRPr="000C4294">
              <w:rPr>
                <w:rFonts w:cs="Arial"/>
                <w:sz w:val="20"/>
                <w:szCs w:val="20"/>
              </w:rPr>
              <w:t xml:space="preserve"> true</w:t>
            </w:r>
          </w:p>
          <w:p w:rsidR="00323DC8" w:rsidRPr="000C4294" w:rsidRDefault="00323DC8" w:rsidP="00323DC8">
            <w:pPr>
              <w:ind w:left="1134"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r w:rsidRPr="000C4294">
              <w:rPr>
                <w:rFonts w:cs="Arial"/>
                <w:sz w:val="20"/>
                <w:szCs w:val="20"/>
              </w:rPr>
              <w:t>Fin_Para</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b/>
                <w:bCs/>
                <w:sz w:val="16"/>
                <w:szCs w:val="20"/>
                <w:lang w:val="es-PE" w:eastAsia="es-PE"/>
              </w:rPr>
              <w:t>for</w:t>
            </w:r>
            <w:r w:rsidRPr="000920C1">
              <w:rPr>
                <w:rFonts w:ascii="Arial Narrow" w:hAnsi="Arial Narrow" w:cs="Courier New"/>
                <w:sz w:val="16"/>
                <w:szCs w:val="20"/>
                <w:lang w:val="es-PE" w:eastAsia="es-PE"/>
              </w:rPr>
              <w:t xml:space="preserve"> (VFP vfpBean : listaVfp) {</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b/>
                <w:bCs/>
                <w:sz w:val="16"/>
                <w:szCs w:val="20"/>
                <w:lang w:val="es-PE" w:eastAsia="es-PE"/>
              </w:rPr>
              <w:t>if</w:t>
            </w:r>
            <w:r w:rsidRPr="000920C1">
              <w:rPr>
                <w:rFonts w:ascii="Arial Narrow" w:hAnsi="Arial Narrow" w:cs="Courier New"/>
                <w:sz w:val="16"/>
                <w:szCs w:val="20"/>
                <w:lang w:val="es-PE" w:eastAsia="es-PE"/>
              </w:rPr>
              <w:t>(AdmInfoUtil.</w:t>
            </w:r>
            <w:r w:rsidRPr="000920C1">
              <w:rPr>
                <w:rFonts w:ascii="Arial Narrow" w:hAnsi="Arial Narrow" w:cs="Courier New"/>
                <w:i/>
                <w:iCs/>
                <w:sz w:val="16"/>
                <w:szCs w:val="20"/>
                <w:lang w:val="es-PE" w:eastAsia="es-PE"/>
              </w:rPr>
              <w:t>existeCodigo</w:t>
            </w:r>
            <w:r w:rsidRPr="000920C1">
              <w:rPr>
                <w:rFonts w:ascii="Arial Narrow" w:hAnsi="Arial Narrow" w:cs="Courier New"/>
                <w:sz w:val="16"/>
                <w:szCs w:val="20"/>
                <w:lang w:val="es-PE" w:eastAsia="es-PE"/>
              </w:rPr>
              <w:t>(vfpBean.getVfpCodtri().trim(), "030301")){ //PAS20175E210100006 - RTMMYP ('031201') - MBC</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r>
            <w:r w:rsidRPr="000920C1">
              <w:rPr>
                <w:rFonts w:ascii="Arial Narrow" w:hAnsi="Arial Narrow" w:cs="Courier New"/>
                <w:sz w:val="16"/>
                <w:szCs w:val="20"/>
                <w:lang w:val="es-PE" w:eastAsia="es-PE"/>
              </w:rPr>
              <w:tab/>
              <w:t xml:space="preserve">esRG = </w:t>
            </w:r>
            <w:r w:rsidRPr="000920C1">
              <w:rPr>
                <w:rFonts w:ascii="Arial Narrow" w:hAnsi="Arial Narrow" w:cs="Courier New"/>
                <w:b/>
                <w:bCs/>
                <w:sz w:val="16"/>
                <w:szCs w:val="20"/>
                <w:lang w:val="es-PE" w:eastAsia="es-PE"/>
              </w:rPr>
              <w:t>true</w:t>
            </w:r>
            <w:r w:rsidRPr="000920C1">
              <w:rPr>
                <w:rFonts w:ascii="Arial Narrow" w:hAnsi="Arial Narrow" w:cs="Courier New"/>
                <w:sz w:val="16"/>
                <w:szCs w:val="20"/>
                <w:lang w:val="es-PE" w:eastAsia="es-PE"/>
              </w:rPr>
              <w: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b/>
                <w:bCs/>
                <w:sz w:val="16"/>
                <w:szCs w:val="20"/>
                <w:lang w:val="es-PE" w:eastAsia="es-PE"/>
              </w:rPr>
              <w:t>if</w:t>
            </w:r>
            <w:r w:rsidRPr="000920C1">
              <w:rPr>
                <w:rFonts w:ascii="Arial Narrow" w:hAnsi="Arial Narrow" w:cs="Courier New"/>
                <w:sz w:val="16"/>
                <w:szCs w:val="20"/>
                <w:lang w:val="es-PE" w:eastAsia="es-PE"/>
              </w:rPr>
              <w:t>(AdmInfoUtil.</w:t>
            </w:r>
            <w:r w:rsidRPr="000920C1">
              <w:rPr>
                <w:rFonts w:ascii="Arial Narrow" w:hAnsi="Arial Narrow" w:cs="Courier New"/>
                <w:i/>
                <w:iCs/>
                <w:sz w:val="16"/>
                <w:szCs w:val="20"/>
                <w:lang w:val="es-PE" w:eastAsia="es-PE"/>
              </w:rPr>
              <w:t>existeCodigo</w:t>
            </w:r>
            <w:r w:rsidRPr="000920C1">
              <w:rPr>
                <w:rFonts w:ascii="Arial Narrow" w:hAnsi="Arial Narrow" w:cs="Courier New"/>
                <w:sz w:val="16"/>
                <w:szCs w:val="20"/>
                <w:lang w:val="es-PE" w:eastAsia="es-PE"/>
              </w:rPr>
              <w:t>(vfpBean.getVfpCodtri().trim(), "031201")){ //PAS20175E210100006 - RTMMYP ('031201') - MBC</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r>
            <w:r w:rsidRPr="000920C1">
              <w:rPr>
                <w:rFonts w:ascii="Arial Narrow" w:hAnsi="Arial Narrow" w:cs="Courier New"/>
                <w:sz w:val="16"/>
                <w:szCs w:val="20"/>
                <w:lang w:val="es-PE" w:eastAsia="es-PE"/>
              </w:rPr>
              <w:tab/>
              <w:t xml:space="preserve">esRMYPE = </w:t>
            </w:r>
            <w:r w:rsidRPr="000920C1">
              <w:rPr>
                <w:rFonts w:ascii="Arial Narrow" w:hAnsi="Arial Narrow" w:cs="Courier New"/>
                <w:b/>
                <w:bCs/>
                <w:sz w:val="16"/>
                <w:szCs w:val="20"/>
                <w:lang w:val="es-PE" w:eastAsia="es-PE"/>
              </w:rPr>
              <w:t>true</w:t>
            </w:r>
            <w:r w:rsidRPr="000920C1">
              <w:rPr>
                <w:rFonts w:ascii="Arial Narrow" w:hAnsi="Arial Narrow" w:cs="Courier New"/>
                <w:sz w:val="16"/>
                <w:szCs w:val="20"/>
                <w:lang w:val="es-PE" w:eastAsia="es-PE"/>
              </w:rPr>
              <w: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b/>
                <w:bCs/>
                <w:sz w:val="16"/>
                <w:szCs w:val="20"/>
                <w:lang w:val="es-PE" w:eastAsia="es-PE"/>
              </w:rPr>
              <w:t>if</w:t>
            </w:r>
            <w:r w:rsidRPr="000920C1">
              <w:rPr>
                <w:rFonts w:ascii="Arial Narrow" w:hAnsi="Arial Narrow" w:cs="Courier New"/>
                <w:sz w:val="16"/>
                <w:szCs w:val="20"/>
                <w:lang w:val="es-PE" w:eastAsia="es-PE"/>
              </w:rPr>
              <w:t>(AdmInfoUtil.</w:t>
            </w:r>
            <w:r w:rsidRPr="000920C1">
              <w:rPr>
                <w:rFonts w:ascii="Arial Narrow" w:hAnsi="Arial Narrow" w:cs="Courier New"/>
                <w:i/>
                <w:iCs/>
                <w:sz w:val="16"/>
                <w:szCs w:val="20"/>
                <w:lang w:val="es-PE" w:eastAsia="es-PE"/>
              </w:rPr>
              <w:t>existeCodigo</w:t>
            </w:r>
            <w:r w:rsidRPr="000920C1">
              <w:rPr>
                <w:rFonts w:ascii="Arial Narrow" w:hAnsi="Arial Narrow" w:cs="Courier New"/>
                <w:sz w:val="16"/>
                <w:szCs w:val="20"/>
                <w:lang w:val="es-PE" w:eastAsia="es-PE"/>
              </w:rPr>
              <w:t>(vfpBean.getVfpCodtri().trim(), "030301,033101,036101,041000,034101,035101,031201")){ //PAS20175E210100006 - RTMMYP ('031201') - MBC</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s-PE" w:eastAsia="es-PE"/>
              </w:rPr>
              <w:tab/>
            </w:r>
            <w:r w:rsidRPr="000920C1">
              <w:rPr>
                <w:rFonts w:ascii="Arial Narrow" w:hAnsi="Arial Narrow" w:cs="Courier New"/>
                <w:sz w:val="16"/>
                <w:szCs w:val="20"/>
                <w:lang w:val="es-PE" w:eastAsia="es-PE"/>
              </w:rPr>
              <w:tab/>
            </w:r>
            <w:r w:rsidRPr="000920C1">
              <w:rPr>
                <w:rFonts w:ascii="Arial Narrow" w:hAnsi="Arial Narrow" w:cs="Courier New"/>
                <w:sz w:val="16"/>
                <w:szCs w:val="20"/>
                <w:lang w:val="en-US" w:eastAsia="es-PE"/>
              </w:rPr>
              <w:t xml:space="preserve">validRegProc = </w:t>
            </w:r>
            <w:r w:rsidRPr="000920C1">
              <w:rPr>
                <w:rFonts w:ascii="Arial Narrow" w:hAnsi="Arial Narrow" w:cs="Courier New"/>
                <w:b/>
                <w:bCs/>
                <w:sz w:val="16"/>
                <w:szCs w:val="20"/>
                <w:lang w:val="en-US" w:eastAsia="es-PE"/>
              </w:rPr>
              <w:t>true</w:t>
            </w:r>
            <w:r w:rsidRPr="000920C1">
              <w:rPr>
                <w:rFonts w:ascii="Arial Narrow" w:hAnsi="Arial Narrow" w:cs="Courier New"/>
                <w:sz w:val="16"/>
                <w:szCs w:val="20"/>
                <w:lang w:val="en-US" w:eastAsia="es-PE"/>
              </w:rPr>
              <w:t>;</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r>
            <w:r w:rsidRPr="000920C1">
              <w:rPr>
                <w:rFonts w:ascii="Arial Narrow" w:hAnsi="Arial Narrow" w:cs="Courier New"/>
                <w:sz w:val="16"/>
                <w:szCs w:val="20"/>
                <w:lang w:val="en-US" w:eastAsia="es-PE"/>
              </w:rPr>
              <w:tab/>
            </w:r>
            <w:r w:rsidRPr="000920C1">
              <w:rPr>
                <w:rFonts w:ascii="Arial Narrow" w:hAnsi="Arial Narrow" w:cs="Courier New"/>
                <w:b/>
                <w:bCs/>
                <w:sz w:val="16"/>
                <w:szCs w:val="20"/>
                <w:lang w:val="en-US" w:eastAsia="es-PE"/>
              </w:rPr>
              <w:t>break</w:t>
            </w:r>
            <w:r w:rsidRPr="000920C1">
              <w:rPr>
                <w:rFonts w:ascii="Arial Narrow" w:hAnsi="Arial Narrow" w:cs="Courier New"/>
                <w:sz w:val="16"/>
                <w:szCs w:val="20"/>
                <w:lang w:val="en-US" w:eastAsia="es-PE"/>
              </w:rPr>
              <w:t>;</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t>}</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w:t>
            </w:r>
            <w:r w:rsidRPr="000920C1">
              <w:rPr>
                <w:rFonts w:ascii="Arial Narrow" w:hAnsi="Arial Narrow" w:cs="Courier New"/>
                <w:sz w:val="16"/>
                <w:szCs w:val="20"/>
                <w:lang w:val="en-US" w:eastAsia="es-PE"/>
              </w:rPr>
              <w:tab/>
            </w:r>
            <w:r w:rsidRPr="000920C1">
              <w:rPr>
                <w:rFonts w:ascii="Arial Narrow" w:hAnsi="Arial Narrow" w:cs="Courier New"/>
                <w:sz w:val="16"/>
                <w:szCs w:val="20"/>
                <w:lang w:val="en-US" w:eastAsia="es-PE"/>
              </w:rPr>
              <w:tab/>
            </w:r>
            <w:r w:rsidRPr="000920C1">
              <w:rPr>
                <w:rFonts w:ascii="Arial Narrow" w:hAnsi="Arial Narrow" w:cs="Courier New"/>
                <w:sz w:val="16"/>
                <w:szCs w:val="20"/>
                <w:lang w:val="en-US" w:eastAsia="es-PE"/>
              </w:rPr>
              <w:tab/>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b/>
                <w:bCs/>
                <w:sz w:val="16"/>
                <w:szCs w:val="20"/>
                <w:lang w:val="en-US" w:eastAsia="es-PE"/>
              </w:rPr>
              <w:t>if</w:t>
            </w:r>
            <w:r w:rsidRPr="000920C1">
              <w:rPr>
                <w:rFonts w:ascii="Arial Narrow" w:hAnsi="Arial Narrow" w:cs="Courier New"/>
                <w:sz w:val="16"/>
                <w:szCs w:val="20"/>
                <w:lang w:val="en-US" w:eastAsia="es-PE"/>
              </w:rPr>
              <w:t xml:space="preserve"> (!validRegProc) {</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String descRegimen = getParam(AdmInfoUtil.</w:t>
            </w:r>
            <w:r w:rsidRPr="000920C1">
              <w:rPr>
                <w:rFonts w:ascii="Arial Narrow" w:hAnsi="Arial Narrow" w:cs="Courier New"/>
                <w:i/>
                <w:iCs/>
                <w:sz w:val="16"/>
                <w:szCs w:val="20"/>
                <w:lang w:val="es-PE" w:eastAsia="es-PE"/>
              </w:rPr>
              <w:t>getParamBean</w:t>
            </w:r>
            <w:r w:rsidRPr="000920C1">
              <w:rPr>
                <w:rFonts w:ascii="Arial Narrow" w:hAnsi="Arial Narrow" w:cs="Courier New"/>
                <w:sz w:val="16"/>
                <w:szCs w:val="20"/>
                <w:lang w:val="es-PE" w:eastAsia="es-PE"/>
              </w:rPr>
              <w:t>(AdmInfoConstantes.</w:t>
            </w:r>
            <w:r w:rsidRPr="000920C1">
              <w:rPr>
                <w:rFonts w:ascii="Arial Narrow" w:hAnsi="Arial Narrow" w:cs="Courier New"/>
                <w:i/>
                <w:iCs/>
                <w:sz w:val="16"/>
                <w:szCs w:val="20"/>
                <w:lang w:val="es-PE" w:eastAsia="es-PE"/>
              </w:rPr>
              <w:t>T01_NUMERO_VFP_CODTRI</w:t>
            </w:r>
            <w:r w:rsidRPr="000920C1">
              <w:rPr>
                <w:rFonts w:ascii="Arial Narrow" w:hAnsi="Arial Narrow" w:cs="Courier New"/>
                <w:sz w:val="16"/>
                <w:szCs w:val="20"/>
                <w:lang w:val="es-PE" w:eastAsia="es-PE"/>
              </w:rPr>
              <w:t>, regimen, "7", "38")).getDescripcionCorta();</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errores.add(AdmInfoUtil.</w:t>
            </w:r>
            <w:r w:rsidRPr="000920C1">
              <w:rPr>
                <w:rFonts w:ascii="Arial Narrow" w:hAnsi="Arial Narrow" w:cs="Courier New"/>
                <w:i/>
                <w:iCs/>
                <w:sz w:val="16"/>
                <w:szCs w:val="20"/>
                <w:lang w:val="es-PE" w:eastAsia="es-PE"/>
              </w:rPr>
              <w:t>crearError</w:t>
            </w:r>
            <w:r w:rsidRPr="000920C1">
              <w:rPr>
                <w:rFonts w:ascii="Arial Narrow" w:hAnsi="Arial Narrow" w:cs="Courier New"/>
                <w:sz w:val="16"/>
                <w:szCs w:val="20"/>
                <w:lang w:val="es-PE" w:eastAsia="es-PE"/>
              </w:rPr>
              <w:t>(listaParamError, AdmInfoConstantes.</w:t>
            </w:r>
            <w:r w:rsidRPr="000920C1">
              <w:rPr>
                <w:rFonts w:ascii="Arial Narrow" w:hAnsi="Arial Narrow" w:cs="Courier New"/>
                <w:i/>
                <w:iCs/>
                <w:sz w:val="16"/>
                <w:szCs w:val="20"/>
                <w:lang w:val="es-PE" w:eastAsia="es-PE"/>
              </w:rPr>
              <w:t>COD_ERROR_03</w:t>
            </w:r>
            <w:r w:rsidRPr="000920C1">
              <w:rPr>
                <w:rFonts w:ascii="Arial Narrow" w:hAnsi="Arial Narrow" w:cs="Courier New"/>
                <w:sz w:val="16"/>
                <w:szCs w:val="20"/>
                <w:lang w:val="es-PE" w:eastAsia="es-PE"/>
              </w:rPr>
              <w:t>, descRegimen));</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s-PE" w:eastAsia="es-PE"/>
              </w:rPr>
              <w:tab/>
            </w:r>
            <w:r w:rsidRPr="000920C1">
              <w:rPr>
                <w:rFonts w:ascii="Arial Narrow" w:hAnsi="Arial Narrow" w:cs="Courier New"/>
                <w:sz w:val="16"/>
                <w:szCs w:val="20"/>
                <w:lang w:val="en-US" w:eastAsia="es-PE"/>
              </w:rPr>
              <w:t>}</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t>String fechaInicio = periodo.substring(0,4) + "0101";</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t>String fechaFin = periodo.substring(0,4) + "1231";</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r>
            <w:r w:rsidRPr="000920C1">
              <w:rPr>
                <w:rFonts w:ascii="Arial Narrow" w:hAnsi="Arial Narrow" w:cs="Courier New"/>
                <w:sz w:val="16"/>
                <w:szCs w:val="20"/>
                <w:lang w:val="en-US" w:eastAsia="es-PE"/>
              </w:rPr>
              <w:tab/>
            </w:r>
            <w:r w:rsidRPr="000920C1">
              <w:rPr>
                <w:rFonts w:ascii="Arial Narrow" w:hAnsi="Arial Narrow" w:cs="Courier New"/>
                <w:sz w:val="16"/>
                <w:szCs w:val="20"/>
                <w:lang w:val="en-US" w:eastAsia="es-PE"/>
              </w:rPr>
              <w:tab/>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t xml:space="preserve">paramIn = </w:t>
            </w:r>
            <w:r w:rsidRPr="000920C1">
              <w:rPr>
                <w:rFonts w:ascii="Arial Narrow" w:hAnsi="Arial Narrow" w:cs="Courier New"/>
                <w:b/>
                <w:bCs/>
                <w:sz w:val="16"/>
                <w:szCs w:val="20"/>
                <w:lang w:val="en-US" w:eastAsia="es-PE"/>
              </w:rPr>
              <w:t>new</w:t>
            </w:r>
            <w:r w:rsidRPr="000920C1">
              <w:rPr>
                <w:rFonts w:ascii="Arial Narrow" w:hAnsi="Arial Narrow" w:cs="Courier New"/>
                <w:sz w:val="16"/>
                <w:szCs w:val="20"/>
                <w:lang w:val="en-US" w:eastAsia="es-PE"/>
              </w:rPr>
              <w:t xml:space="preserve"> HashMap&lt;String, Object&gt;(); </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n-US" w:eastAsia="es-PE"/>
              </w:rPr>
              <w:tab/>
            </w:r>
            <w:r w:rsidRPr="000920C1">
              <w:rPr>
                <w:rFonts w:ascii="Arial Narrow" w:hAnsi="Arial Narrow" w:cs="Courier New"/>
                <w:sz w:val="16"/>
                <w:szCs w:val="20"/>
                <w:lang w:val="es-PE" w:eastAsia="es-PE"/>
              </w:rPr>
              <w:t>paramIn.put("numRuc", numRuc);</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paramIn.put("codTributo", "031101");</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lastRenderedPageBreak/>
              <w:tab/>
              <w:t>paramIn.put("fechaInicio", fechaInicio);</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paramIn.put("fechaFin", fechaFin);</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DataSourceContextHolder.</w:t>
            </w:r>
            <w:r w:rsidRPr="000920C1">
              <w:rPr>
                <w:rFonts w:ascii="Arial Narrow" w:hAnsi="Arial Narrow" w:cs="Courier New"/>
                <w:i/>
                <w:iCs/>
                <w:sz w:val="16"/>
                <w:szCs w:val="20"/>
                <w:lang w:val="es-PE" w:eastAsia="es-PE"/>
              </w:rPr>
              <w:t>setKeyDataSource</w:t>
            </w:r>
            <w:r w:rsidRPr="000920C1">
              <w:rPr>
                <w:rFonts w:ascii="Arial Narrow" w:hAnsi="Arial Narrow" w:cs="Courier New"/>
                <w:sz w:val="16"/>
                <w:szCs w:val="20"/>
                <w:lang w:val="es-PE" w:eastAsia="es-PE"/>
              </w:rPr>
              <w:t>(AdmInfoConstantes.</w:t>
            </w:r>
            <w:r w:rsidRPr="000920C1">
              <w:rPr>
                <w:rFonts w:ascii="Arial Narrow" w:hAnsi="Arial Narrow" w:cs="Courier New"/>
                <w:i/>
                <w:iCs/>
                <w:sz w:val="16"/>
                <w:szCs w:val="20"/>
                <w:lang w:val="es-PE" w:eastAsia="es-PE"/>
              </w:rPr>
              <w:t>DS_C</w:t>
            </w:r>
            <w:r w:rsidRPr="000920C1">
              <w:rPr>
                <w:rFonts w:ascii="Arial Narrow" w:hAnsi="Arial Narrow" w:cs="Courier New"/>
                <w:sz w:val="16"/>
                <w:szCs w:val="20"/>
                <w:lang w:val="es-PE" w:eastAsia="es-PE"/>
              </w:rPr>
              <w:t xml:space="preserve"> + ddp.getDdp_numreg());</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s-PE" w:eastAsia="es-PE"/>
              </w:rPr>
              <w:tab/>
            </w:r>
            <w:r w:rsidRPr="000920C1">
              <w:rPr>
                <w:rFonts w:ascii="Arial Narrow" w:hAnsi="Arial Narrow" w:cs="Courier New"/>
                <w:sz w:val="16"/>
                <w:szCs w:val="20"/>
                <w:lang w:val="en-US" w:eastAsia="es-PE"/>
              </w:rPr>
              <w:t>listaVfp =vFPDAO.listVectorFiscal(paramIn);</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t xml:space="preserve">paramIn = </w:t>
            </w:r>
            <w:r w:rsidRPr="000920C1">
              <w:rPr>
                <w:rFonts w:ascii="Arial Narrow" w:hAnsi="Arial Narrow" w:cs="Courier New"/>
                <w:b/>
                <w:bCs/>
                <w:sz w:val="16"/>
                <w:szCs w:val="20"/>
                <w:lang w:val="en-US" w:eastAsia="es-PE"/>
              </w:rPr>
              <w:t>new</w:t>
            </w:r>
            <w:r w:rsidRPr="000920C1">
              <w:rPr>
                <w:rFonts w:ascii="Arial Narrow" w:hAnsi="Arial Narrow" w:cs="Courier New"/>
                <w:sz w:val="16"/>
                <w:szCs w:val="20"/>
                <w:lang w:val="en-US" w:eastAsia="es-PE"/>
              </w:rPr>
              <w:t xml:space="preserve"> HashMap&lt;String, Object&gt;();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n-US" w:eastAsia="es-PE"/>
              </w:rPr>
              <w:tab/>
            </w:r>
            <w:r w:rsidRPr="000920C1">
              <w:rPr>
                <w:rFonts w:ascii="Arial Narrow" w:hAnsi="Arial Narrow" w:cs="Courier New"/>
                <w:sz w:val="16"/>
                <w:szCs w:val="20"/>
                <w:lang w:val="es-PE" w:eastAsia="es-PE"/>
              </w:rPr>
              <w:t>paramIn.put("numRuc", numRuc);</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paramIn.put("codTributo", "031101");</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paramIn.put("fechaInicio", fechaInicio);</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paramIn.put("fechaFin", fechaFin);</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DataSourceContextHolder.</w:t>
            </w:r>
            <w:r w:rsidRPr="000920C1">
              <w:rPr>
                <w:rFonts w:ascii="Arial Narrow" w:hAnsi="Arial Narrow" w:cs="Courier New"/>
                <w:i/>
                <w:iCs/>
                <w:sz w:val="16"/>
                <w:szCs w:val="20"/>
                <w:lang w:val="es-PE" w:eastAsia="es-PE"/>
              </w:rPr>
              <w:t>setKeyDataSource</w:t>
            </w:r>
            <w:r w:rsidRPr="000920C1">
              <w:rPr>
                <w:rFonts w:ascii="Arial Narrow" w:hAnsi="Arial Narrow" w:cs="Courier New"/>
                <w:sz w:val="16"/>
                <w:szCs w:val="20"/>
                <w:lang w:val="es-PE" w:eastAsia="es-PE"/>
              </w:rPr>
              <w:t>(AdmInfoConstantes.</w:t>
            </w:r>
            <w:r w:rsidRPr="000920C1">
              <w:rPr>
                <w:rFonts w:ascii="Arial Narrow" w:hAnsi="Arial Narrow" w:cs="Courier New"/>
                <w:i/>
                <w:iCs/>
                <w:sz w:val="16"/>
                <w:szCs w:val="20"/>
                <w:lang w:val="es-PE" w:eastAsia="es-PE"/>
              </w:rPr>
              <w:t>DS_C</w:t>
            </w:r>
            <w:r w:rsidRPr="000920C1">
              <w:rPr>
                <w:rFonts w:ascii="Arial Narrow" w:hAnsi="Arial Narrow" w:cs="Courier New"/>
                <w:sz w:val="16"/>
                <w:szCs w:val="20"/>
                <w:lang w:val="es-PE" w:eastAsia="es-PE"/>
              </w:rPr>
              <w:t xml:space="preserve"> + ddp.getDdp_numreg());</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s-PE" w:eastAsia="es-PE"/>
              </w:rPr>
              <w:tab/>
            </w:r>
            <w:r w:rsidRPr="000920C1">
              <w:rPr>
                <w:rFonts w:ascii="Arial Narrow" w:hAnsi="Arial Narrow" w:cs="Courier New"/>
                <w:sz w:val="16"/>
                <w:szCs w:val="20"/>
                <w:lang w:val="en-US" w:eastAsia="es-PE"/>
              </w:rPr>
              <w:t>listaHvp = hVPDAO.listHVectorFiscal(paramIn);</w:t>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r>
            <w:r w:rsidRPr="000920C1">
              <w:rPr>
                <w:rFonts w:ascii="Arial Narrow" w:hAnsi="Arial Narrow" w:cs="Courier New"/>
                <w:sz w:val="16"/>
                <w:szCs w:val="20"/>
                <w:lang w:val="en-US" w:eastAsia="es-PE"/>
              </w:rPr>
              <w:tab/>
            </w:r>
            <w:r w:rsidRPr="000920C1">
              <w:rPr>
                <w:rFonts w:ascii="Arial Narrow" w:hAnsi="Arial Narrow" w:cs="Courier New"/>
                <w:sz w:val="16"/>
                <w:szCs w:val="20"/>
                <w:lang w:val="en-US" w:eastAsia="es-PE"/>
              </w:rPr>
              <w:tab/>
            </w:r>
          </w:p>
          <w:p w:rsidR="000920C1" w:rsidRPr="000920C1" w:rsidRDefault="000920C1" w:rsidP="000920C1">
            <w:pPr>
              <w:autoSpaceDE w:val="0"/>
              <w:autoSpaceDN w:val="0"/>
              <w:adjustRightInd w:val="0"/>
              <w:jc w:val="left"/>
              <w:rPr>
                <w:rFonts w:ascii="Arial Narrow" w:hAnsi="Arial Narrow" w:cs="Courier New"/>
                <w:sz w:val="16"/>
                <w:szCs w:val="20"/>
                <w:lang w:val="en-US" w:eastAsia="es-PE"/>
              </w:rPr>
            </w:pPr>
            <w:r w:rsidRPr="000920C1">
              <w:rPr>
                <w:rFonts w:ascii="Arial Narrow" w:hAnsi="Arial Narrow" w:cs="Courier New"/>
                <w:sz w:val="16"/>
                <w:szCs w:val="20"/>
                <w:lang w:val="en-US" w:eastAsia="es-PE"/>
              </w:rPr>
              <w:tab/>
            </w:r>
            <w:r w:rsidRPr="000920C1">
              <w:rPr>
                <w:rFonts w:ascii="Arial Narrow" w:hAnsi="Arial Narrow" w:cs="Courier New"/>
                <w:b/>
                <w:bCs/>
                <w:sz w:val="16"/>
                <w:szCs w:val="20"/>
                <w:lang w:val="en-US" w:eastAsia="es-PE"/>
              </w:rPr>
              <w:t>if</w:t>
            </w:r>
            <w:r w:rsidRPr="000920C1">
              <w:rPr>
                <w:rFonts w:ascii="Arial Narrow" w:hAnsi="Arial Narrow" w:cs="Courier New"/>
                <w:sz w:val="16"/>
                <w:szCs w:val="20"/>
                <w:lang w:val="en-US" w:eastAsia="es-PE"/>
              </w:rPr>
              <w:t xml:space="preserve"> (listaHvp.size() + listaVfp.size() &gt; 0) {</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n-US" w:eastAsia="es-PE"/>
              </w:rPr>
              <w:tab/>
            </w:r>
            <w:r w:rsidRPr="000920C1">
              <w:rPr>
                <w:rFonts w:ascii="Arial Narrow" w:hAnsi="Arial Narrow" w:cs="Courier New"/>
                <w:sz w:val="16"/>
                <w:szCs w:val="20"/>
                <w:lang w:val="es-PE" w:eastAsia="es-PE"/>
              </w:rPr>
              <w:t>errores.add(AdmInfoUtil.</w:t>
            </w:r>
            <w:r w:rsidRPr="000920C1">
              <w:rPr>
                <w:rFonts w:ascii="Arial Narrow" w:hAnsi="Arial Narrow" w:cs="Courier New"/>
                <w:i/>
                <w:iCs/>
                <w:sz w:val="16"/>
                <w:szCs w:val="20"/>
                <w:lang w:val="es-PE" w:eastAsia="es-PE"/>
              </w:rPr>
              <w:t>crearError</w:t>
            </w:r>
            <w:r w:rsidRPr="000920C1">
              <w:rPr>
                <w:rFonts w:ascii="Arial Narrow" w:hAnsi="Arial Narrow" w:cs="Courier New"/>
                <w:sz w:val="16"/>
                <w:szCs w:val="20"/>
                <w:lang w:val="es-PE" w:eastAsia="es-PE"/>
              </w:rPr>
              <w:t>(listaParamError, AdmInfoConstantes.</w:t>
            </w:r>
            <w:r w:rsidRPr="000920C1">
              <w:rPr>
                <w:rFonts w:ascii="Arial Narrow" w:hAnsi="Arial Narrow" w:cs="Courier New"/>
                <w:i/>
                <w:iCs/>
                <w:sz w:val="16"/>
                <w:szCs w:val="20"/>
                <w:lang w:val="es-PE" w:eastAsia="es-PE"/>
              </w:rPr>
              <w:t>COD_ERROR_04</w:t>
            </w:r>
            <w:r w:rsidRPr="000920C1">
              <w:rPr>
                <w:rFonts w:ascii="Arial Narrow" w:hAnsi="Arial Narrow" w:cs="Courier New"/>
                <w:sz w:val="16"/>
                <w:szCs w:val="20"/>
                <w:lang w:val="es-PE" w:eastAsia="es-PE"/>
              </w:rPr>
              <w: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w:t>
            </w:r>
            <w:r w:rsidRPr="000920C1">
              <w:rPr>
                <w:rFonts w:ascii="Arial Narrow" w:hAnsi="Arial Narrow" w:cs="Courier New"/>
                <w:sz w:val="16"/>
                <w:szCs w:val="20"/>
                <w:lang w:val="es-PE" w:eastAsia="es-PE"/>
              </w:rPr>
              <w:tab/>
            </w:r>
            <w:r w:rsidRPr="000920C1">
              <w:rPr>
                <w:rFonts w:ascii="Arial Narrow" w:hAnsi="Arial Narrow" w:cs="Courier New"/>
                <w:sz w:val="16"/>
                <w:szCs w:val="20"/>
                <w:lang w:val="es-PE" w:eastAsia="es-PE"/>
              </w:rPr>
              <w:tab/>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 xml:space="preserve"> //</w:t>
            </w:r>
            <w:r w:rsidRPr="000920C1">
              <w:rPr>
                <w:rFonts w:ascii="Arial Narrow" w:hAnsi="Arial Narrow" w:cs="Courier New"/>
                <w:sz w:val="16"/>
                <w:szCs w:val="20"/>
                <w:u w:val="single"/>
                <w:lang w:val="es-PE" w:eastAsia="es-PE"/>
              </w:rPr>
              <w:t>Inicio</w:t>
            </w:r>
            <w:r w:rsidRPr="000920C1">
              <w:rPr>
                <w:rFonts w:ascii="Arial Narrow" w:hAnsi="Arial Narrow" w:cs="Courier New"/>
                <w:sz w:val="16"/>
                <w:szCs w:val="20"/>
                <w:lang w:val="es-PE" w:eastAsia="es-PE"/>
              </w:rPr>
              <w:t xml:space="preserve"> PAS20175E210100006 - RTMMYP ('031201') - MBC</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r>
            <w:r w:rsidRPr="000920C1">
              <w:rPr>
                <w:rFonts w:ascii="Arial Narrow" w:hAnsi="Arial Narrow" w:cs="Courier New"/>
                <w:b/>
                <w:bCs/>
                <w:sz w:val="16"/>
                <w:szCs w:val="20"/>
                <w:lang w:val="es-PE" w:eastAsia="es-PE"/>
              </w:rPr>
              <w:t>if</w:t>
            </w:r>
            <w:r w:rsidRPr="000920C1">
              <w:rPr>
                <w:rFonts w:ascii="Arial Narrow" w:hAnsi="Arial Narrow" w:cs="Courier New"/>
                <w:sz w:val="16"/>
                <w:szCs w:val="20"/>
                <w:lang w:val="es-PE" w:eastAsia="es-PE"/>
              </w:rPr>
              <w:t>(esRG || esRMYPE){</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 xml:space="preserve">                </w:t>
            </w:r>
            <w:r w:rsidRPr="000920C1">
              <w:rPr>
                <w:rFonts w:ascii="Arial Narrow" w:hAnsi="Arial Narrow" w:cs="Courier New"/>
                <w:b/>
                <w:bCs/>
                <w:sz w:val="16"/>
                <w:szCs w:val="20"/>
                <w:lang w:val="es-PE" w:eastAsia="es-PE"/>
              </w:rPr>
              <w:t>if</w:t>
            </w:r>
            <w:r w:rsidRPr="000920C1">
              <w:rPr>
                <w:rFonts w:ascii="Arial Narrow" w:hAnsi="Arial Narrow" w:cs="Courier New"/>
                <w:sz w:val="16"/>
                <w:szCs w:val="20"/>
                <w:lang w:val="es-PE" w:eastAsia="es-PE"/>
              </w:rPr>
              <w:t xml:space="preserve"> (!periodo.substring(4,6).equals("01")) {</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 xml:space="preserve">    </w:t>
            </w:r>
            <w:r w:rsidRPr="000920C1">
              <w:rPr>
                <w:rFonts w:ascii="Arial Narrow" w:hAnsi="Arial Narrow" w:cs="Courier New"/>
                <w:sz w:val="16"/>
                <w:szCs w:val="20"/>
                <w:lang w:val="es-PE" w:eastAsia="es-PE"/>
              </w:rPr>
              <w:tab/>
              <w:t>errores.add(AdmInfoUtil.</w:t>
            </w:r>
            <w:r w:rsidRPr="000920C1">
              <w:rPr>
                <w:rFonts w:ascii="Arial Narrow" w:hAnsi="Arial Narrow" w:cs="Courier New"/>
                <w:i/>
                <w:iCs/>
                <w:sz w:val="16"/>
                <w:szCs w:val="20"/>
                <w:lang w:val="es-PE" w:eastAsia="es-PE"/>
              </w:rPr>
              <w:t>crearError</w:t>
            </w:r>
            <w:r w:rsidRPr="000920C1">
              <w:rPr>
                <w:rFonts w:ascii="Arial Narrow" w:hAnsi="Arial Narrow" w:cs="Courier New"/>
                <w:sz w:val="16"/>
                <w:szCs w:val="20"/>
                <w:lang w:val="es-PE" w:eastAsia="es-PE"/>
              </w:rPr>
              <w:t>(listaParamError, AdmInfoConstantes.</w:t>
            </w:r>
            <w:r w:rsidRPr="000920C1">
              <w:rPr>
                <w:rFonts w:ascii="Arial Narrow" w:hAnsi="Arial Narrow" w:cs="Courier New"/>
                <w:i/>
                <w:iCs/>
                <w:sz w:val="16"/>
                <w:szCs w:val="20"/>
                <w:lang w:val="es-PE" w:eastAsia="es-PE"/>
              </w:rPr>
              <w:t>COD_ERROR_07</w:t>
            </w:r>
            <w:r w:rsidRPr="000920C1">
              <w:rPr>
                <w:rFonts w:ascii="Arial Narrow" w:hAnsi="Arial Narrow" w:cs="Courier New"/>
                <w:sz w:val="16"/>
                <w:szCs w:val="20"/>
                <w:lang w:val="es-PE" w:eastAsia="es-PE"/>
              </w:rPr>
              <w: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 xml:space="preserve">    </w:t>
            </w:r>
            <w:r w:rsidRPr="000920C1">
              <w:rPr>
                <w:rFonts w:ascii="Arial Narrow" w:hAnsi="Arial Narrow" w:cs="Courier New"/>
                <w:sz w:val="16"/>
                <w:szCs w:val="20"/>
                <w:lang w:val="es-PE" w:eastAsia="es-PE"/>
              </w:rPr>
              <w:tab/>
              <w:t>}</w:t>
            </w:r>
          </w:p>
          <w:p w:rsidR="000920C1" w:rsidRPr="000920C1" w:rsidRDefault="000920C1" w:rsidP="000920C1">
            <w:pPr>
              <w:autoSpaceDE w:val="0"/>
              <w:autoSpaceDN w:val="0"/>
              <w:adjustRightInd w:val="0"/>
              <w:jc w:val="left"/>
              <w:rPr>
                <w:rFonts w:ascii="Arial Narrow" w:hAnsi="Arial Narrow" w:cs="Courier New"/>
                <w:sz w:val="16"/>
                <w:szCs w:val="20"/>
                <w:lang w:val="es-PE" w:eastAsia="es-PE"/>
              </w:rPr>
            </w:pPr>
            <w:r w:rsidRPr="000920C1">
              <w:rPr>
                <w:rFonts w:ascii="Arial Narrow" w:hAnsi="Arial Narrow" w:cs="Courier New"/>
                <w:sz w:val="16"/>
                <w:szCs w:val="20"/>
                <w:lang w:val="es-PE" w:eastAsia="es-PE"/>
              </w:rPr>
              <w:tab/>
              <w:t>}</w:t>
            </w:r>
          </w:p>
          <w:p w:rsidR="00323DC8" w:rsidRPr="000920C1" w:rsidRDefault="000920C1" w:rsidP="000920C1">
            <w:pPr>
              <w:ind w:left="567" w:right="413"/>
              <w:rPr>
                <w:rFonts w:ascii="Arial Narrow" w:hAnsi="Arial Narrow" w:cs="Arial"/>
                <w:sz w:val="16"/>
                <w:szCs w:val="20"/>
              </w:rPr>
            </w:pPr>
            <w:r w:rsidRPr="000920C1">
              <w:rPr>
                <w:rFonts w:ascii="Arial Narrow" w:hAnsi="Arial Narrow" w:cs="Courier New"/>
                <w:sz w:val="16"/>
                <w:szCs w:val="20"/>
                <w:lang w:val="es-PE" w:eastAsia="es-PE"/>
              </w:rPr>
              <w:tab/>
              <w:t xml:space="preserve"> //Fin PAS20175E210100006 - RTMMYP ('031201') - MBC</w:t>
            </w:r>
          </w:p>
          <w:p w:rsidR="00323DC8" w:rsidRPr="000C4294" w:rsidRDefault="00323DC8" w:rsidP="00323DC8">
            <w:pPr>
              <w:ind w:left="567" w:right="413"/>
              <w:rPr>
                <w:rFonts w:cs="Arial"/>
                <w:sz w:val="20"/>
                <w:szCs w:val="20"/>
              </w:rPr>
            </w:pPr>
            <w:r w:rsidRPr="000C4294">
              <w:rPr>
                <w:rFonts w:cs="Arial"/>
                <w:sz w:val="20"/>
                <w:szCs w:val="20"/>
              </w:rPr>
              <w:t xml:space="preserve">fechaInicio </w:t>
            </w:r>
            <w:r w:rsidRPr="000C4294">
              <w:rPr>
                <w:rFonts w:cs="Arial"/>
                <w:sz w:val="20"/>
                <w:szCs w:val="20"/>
              </w:rPr>
              <w:sym w:font="Wingdings" w:char="F0DF"/>
            </w:r>
            <w:r w:rsidRPr="000C4294">
              <w:rPr>
                <w:rFonts w:cs="Arial"/>
                <w:sz w:val="20"/>
                <w:szCs w:val="20"/>
              </w:rPr>
              <w:t xml:space="preserve"> concatenar(periodo.substring(0,4), "0101")</w:t>
            </w:r>
          </w:p>
          <w:p w:rsidR="00323DC8" w:rsidRPr="000C4294" w:rsidRDefault="00323DC8" w:rsidP="00323DC8">
            <w:pPr>
              <w:ind w:left="567" w:right="413"/>
              <w:rPr>
                <w:rFonts w:cs="Arial"/>
                <w:sz w:val="20"/>
                <w:szCs w:val="20"/>
              </w:rPr>
            </w:pPr>
            <w:r w:rsidRPr="000C4294">
              <w:rPr>
                <w:rFonts w:cs="Arial"/>
                <w:sz w:val="20"/>
                <w:szCs w:val="20"/>
              </w:rPr>
              <w:t xml:space="preserve">fechaFin </w:t>
            </w:r>
            <w:r w:rsidRPr="000C4294">
              <w:rPr>
                <w:rFonts w:cs="Arial"/>
                <w:sz w:val="20"/>
                <w:szCs w:val="20"/>
              </w:rPr>
              <w:sym w:font="Wingdings" w:char="F0DF"/>
            </w:r>
            <w:r w:rsidRPr="000C4294">
              <w:rPr>
                <w:rFonts w:cs="Arial"/>
                <w:sz w:val="20"/>
                <w:szCs w:val="20"/>
              </w:rPr>
              <w:t xml:space="preserve"> concatenar(periodo.substring(0,4), "1231" )</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paramVfp.put("codTributo", "031101")</w:t>
            </w:r>
          </w:p>
          <w:p w:rsidR="00323DC8" w:rsidRPr="000C4294" w:rsidRDefault="00323DC8" w:rsidP="00323DC8">
            <w:pPr>
              <w:ind w:left="567" w:right="413"/>
              <w:rPr>
                <w:rFonts w:cs="Arial"/>
                <w:sz w:val="20"/>
                <w:szCs w:val="20"/>
              </w:rPr>
            </w:pPr>
            <w:r w:rsidRPr="000C4294">
              <w:rPr>
                <w:rFonts w:cs="Arial"/>
                <w:sz w:val="20"/>
                <w:szCs w:val="20"/>
              </w:rPr>
              <w:t>paramVfp.put("fechaInicio", fechaInicio)</w:t>
            </w:r>
          </w:p>
          <w:p w:rsidR="00323DC8" w:rsidRPr="000C4294" w:rsidRDefault="00323DC8" w:rsidP="00323DC8">
            <w:pPr>
              <w:ind w:left="567" w:right="413"/>
              <w:rPr>
                <w:rFonts w:cs="Arial"/>
                <w:sz w:val="20"/>
                <w:szCs w:val="20"/>
              </w:rPr>
            </w:pPr>
            <w:r w:rsidRPr="000C4294">
              <w:rPr>
                <w:rFonts w:cs="Arial"/>
                <w:sz w:val="20"/>
                <w:szCs w:val="20"/>
              </w:rPr>
              <w:t>paramVfp.put("fechaFin", fechaFin)</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listaVfp </w:t>
            </w:r>
            <w:r w:rsidRPr="000C4294">
              <w:rPr>
                <w:rFonts w:cs="Arial"/>
                <w:sz w:val="20"/>
                <w:szCs w:val="20"/>
              </w:rPr>
              <w:sym w:font="Wingdings" w:char="F0DF"/>
            </w:r>
            <w:r w:rsidRPr="000C4294">
              <w:rPr>
                <w:rFonts w:cs="Arial"/>
                <w:sz w:val="20"/>
                <w:szCs w:val="20"/>
              </w:rPr>
              <w:t xml:space="preserve"> vfpDAO.listVectorFiscal(paramVfp)</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Crear objeto paramHvp de tipo Map</w:t>
            </w:r>
          </w:p>
          <w:p w:rsidR="00323DC8" w:rsidRPr="000C4294" w:rsidRDefault="00323DC8" w:rsidP="00323DC8">
            <w:pPr>
              <w:ind w:left="567" w:right="413"/>
              <w:rPr>
                <w:rFonts w:cs="Arial"/>
                <w:sz w:val="20"/>
                <w:szCs w:val="20"/>
                <w:lang w:val="en-US"/>
              </w:rPr>
            </w:pPr>
            <w:r w:rsidRPr="000C4294">
              <w:rPr>
                <w:rFonts w:cs="Arial"/>
                <w:sz w:val="20"/>
                <w:szCs w:val="20"/>
                <w:lang w:val="en-US"/>
              </w:rPr>
              <w:t>paramHvp.put("numRuc", numRuc)</w:t>
            </w:r>
          </w:p>
          <w:p w:rsidR="00323DC8" w:rsidRPr="000C4294" w:rsidRDefault="00323DC8" w:rsidP="00323DC8">
            <w:pPr>
              <w:ind w:left="567" w:right="413"/>
              <w:rPr>
                <w:rFonts w:cs="Arial"/>
                <w:sz w:val="20"/>
                <w:szCs w:val="20"/>
                <w:lang w:val="en-US"/>
              </w:rPr>
            </w:pPr>
            <w:r w:rsidRPr="000C4294">
              <w:rPr>
                <w:rFonts w:cs="Arial"/>
                <w:sz w:val="20"/>
                <w:szCs w:val="20"/>
                <w:lang w:val="en-US"/>
              </w:rPr>
              <w:t>paramHvp.put("codTributo", "031101")</w:t>
            </w:r>
          </w:p>
          <w:p w:rsidR="00323DC8" w:rsidRPr="000C4294" w:rsidRDefault="00323DC8" w:rsidP="00323DC8">
            <w:pPr>
              <w:ind w:left="567" w:right="413"/>
              <w:rPr>
                <w:rFonts w:cs="Arial"/>
                <w:sz w:val="20"/>
                <w:szCs w:val="20"/>
              </w:rPr>
            </w:pPr>
            <w:r w:rsidRPr="000C4294">
              <w:rPr>
                <w:rFonts w:cs="Arial"/>
                <w:sz w:val="20"/>
                <w:szCs w:val="20"/>
              </w:rPr>
              <w:t>paramHvp.put("fechaInicio", fechaInicio)</w:t>
            </w:r>
          </w:p>
          <w:p w:rsidR="00323DC8" w:rsidRPr="000C4294" w:rsidRDefault="00323DC8" w:rsidP="00323DC8">
            <w:pPr>
              <w:ind w:left="567" w:right="413"/>
              <w:rPr>
                <w:rFonts w:cs="Arial"/>
                <w:sz w:val="20"/>
                <w:szCs w:val="20"/>
              </w:rPr>
            </w:pPr>
            <w:r w:rsidRPr="000C4294">
              <w:rPr>
                <w:rFonts w:cs="Arial"/>
                <w:sz w:val="20"/>
                <w:szCs w:val="20"/>
              </w:rPr>
              <w:t>paramHvp.put("fechaFin", fechaFin)</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listaHvp </w:t>
            </w:r>
            <w:r w:rsidRPr="000C4294">
              <w:rPr>
                <w:rFonts w:cs="Arial"/>
                <w:sz w:val="20"/>
                <w:szCs w:val="20"/>
              </w:rPr>
              <w:sym w:font="Wingdings" w:char="F0DF"/>
            </w:r>
            <w:r w:rsidRPr="000C4294">
              <w:rPr>
                <w:rFonts w:cs="Arial"/>
                <w:sz w:val="20"/>
                <w:szCs w:val="20"/>
              </w:rPr>
              <w:t xml:space="preserve"> hvpDAO.listHVectorFiscal(paramHvfp)</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(listaHvp.size + listaHvp.size )  &gt; 0</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Boolean validCIUU4 </w:t>
            </w:r>
            <w:r w:rsidRPr="000C4294">
              <w:rPr>
                <w:rFonts w:cs="Arial"/>
                <w:sz w:val="20"/>
                <w:szCs w:val="20"/>
              </w:rPr>
              <w:sym w:font="Wingdings" w:char="F0DF"/>
            </w:r>
            <w:r w:rsidRPr="000C4294">
              <w:rPr>
                <w:rFonts w:cs="Arial"/>
                <w:sz w:val="20"/>
                <w:szCs w:val="20"/>
              </w:rPr>
              <w:t xml:space="preserve"> true</w:t>
            </w:r>
          </w:p>
          <w:p w:rsidR="00323DC8" w:rsidRPr="000C4294" w:rsidRDefault="00323DC8" w:rsidP="00323DC8">
            <w:pPr>
              <w:ind w:left="567" w:right="413"/>
              <w:rPr>
                <w:rFonts w:cs="Arial"/>
                <w:sz w:val="20"/>
                <w:szCs w:val="20"/>
              </w:rPr>
            </w:pPr>
            <w:r w:rsidRPr="000C4294">
              <w:rPr>
                <w:rFonts w:cs="Arial"/>
                <w:sz w:val="20"/>
                <w:szCs w:val="20"/>
              </w:rPr>
              <w:t xml:space="preserve">List&lt;T5667ActEco&gt; listaActEco </w:t>
            </w:r>
            <w:r w:rsidRPr="000C4294">
              <w:rPr>
                <w:rFonts w:cs="Arial"/>
                <w:sz w:val="20"/>
                <w:szCs w:val="20"/>
              </w:rPr>
              <w:sym w:font="Wingdings" w:char="F0DF"/>
            </w:r>
            <w:r w:rsidRPr="000C4294">
              <w:rPr>
                <w:rFonts w:cs="Arial"/>
                <w:sz w:val="20"/>
                <w:szCs w:val="20"/>
              </w:rPr>
              <w:t xml:space="preserve">  actEcoDAO.listActEco(numRuc)</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Para actEco </w:t>
            </w:r>
            <w:r w:rsidRPr="000C4294">
              <w:rPr>
                <w:rFonts w:cs="Arial"/>
                <w:sz w:val="20"/>
                <w:szCs w:val="20"/>
              </w:rPr>
              <w:sym w:font="Wingdings" w:char="F0DF"/>
            </w:r>
            <w:r w:rsidRPr="000C4294">
              <w:rPr>
                <w:rFonts w:cs="Arial"/>
                <w:sz w:val="20"/>
                <w:szCs w:val="20"/>
              </w:rPr>
              <w:t xml:space="preserve"> listaActEco</w:t>
            </w:r>
          </w:p>
          <w:p w:rsidR="00323DC8" w:rsidRPr="000C4294" w:rsidRDefault="00323DC8" w:rsidP="00323DC8">
            <w:pPr>
              <w:ind w:left="1701" w:right="413"/>
              <w:rPr>
                <w:rFonts w:cs="Arial"/>
                <w:sz w:val="20"/>
                <w:szCs w:val="20"/>
              </w:rPr>
            </w:pPr>
            <w:r w:rsidRPr="000C4294">
              <w:rPr>
                <w:rFonts w:cs="Arial"/>
                <w:sz w:val="20"/>
                <w:szCs w:val="20"/>
              </w:rPr>
              <w:t xml:space="preserve">Si actEco.codCIIU  pertenece a </w:t>
            </w:r>
            <w:r w:rsidRPr="00135E42">
              <w:rPr>
                <w:rFonts w:ascii="Arial Narrow" w:hAnsi="Arial Narrow" w:cs="Arial"/>
                <w:sz w:val="20"/>
                <w:szCs w:val="20"/>
              </w:rPr>
              <w:t>(</w:t>
            </w:r>
            <w:r w:rsidR="00135E42" w:rsidRPr="00135E42">
              <w:rPr>
                <w:rFonts w:ascii="Arial Narrow" w:hAnsi="Arial Narrow" w:cs="Courier New"/>
                <w:color w:val="2A00FF"/>
                <w:sz w:val="20"/>
                <w:szCs w:val="20"/>
                <w:lang w:val="es-PE" w:eastAsia="es-PE"/>
              </w:rPr>
              <w:t>"6202,6201,6311,5812,9511,6209,6910,6920,7020,7110,8620,7500,6312,6391,6399,5820,9512,7010,7490,8550,</w:t>
            </w:r>
            <w:r w:rsidR="00135E42" w:rsidRPr="00135E42">
              <w:rPr>
                <w:rFonts w:ascii="Arial Narrow" w:hAnsi="Arial Narrow" w:cs="Courier New"/>
                <w:color w:val="2A00FF"/>
                <w:sz w:val="20"/>
                <w:szCs w:val="20"/>
                <w:highlight w:val="yellow"/>
                <w:lang w:val="es-PE" w:eastAsia="es-PE"/>
              </w:rPr>
              <w:t>4100,4210,4220,4290,4390,6622,6629"</w:t>
            </w:r>
            <w:r w:rsidRPr="00135E42">
              <w:rPr>
                <w:rFonts w:ascii="Arial Narrow" w:hAnsi="Arial Narrow" w:cs="Arial"/>
                <w:sz w:val="20"/>
                <w:szCs w:val="20"/>
                <w:highlight w:val="yellow"/>
              </w:rPr>
              <w:t>)</w:t>
            </w:r>
          </w:p>
          <w:p w:rsidR="00323DC8" w:rsidRPr="000C4294" w:rsidRDefault="00323DC8" w:rsidP="00323DC8">
            <w:pPr>
              <w:ind w:left="1701" w:right="413"/>
              <w:rPr>
                <w:rFonts w:cs="Arial"/>
                <w:sz w:val="20"/>
                <w:szCs w:val="20"/>
              </w:rPr>
            </w:pPr>
            <w:r w:rsidRPr="000C4294">
              <w:rPr>
                <w:rFonts w:cs="Arial"/>
                <w:sz w:val="20"/>
                <w:szCs w:val="20"/>
              </w:rPr>
              <w:t xml:space="preserve">validCIUU4 </w:t>
            </w:r>
            <w:r w:rsidRPr="000C4294">
              <w:rPr>
                <w:rFonts w:cs="Arial"/>
                <w:sz w:val="20"/>
                <w:szCs w:val="20"/>
              </w:rPr>
              <w:sym w:font="Wingdings" w:char="F0DF"/>
            </w:r>
            <w:r w:rsidRPr="000C4294">
              <w:rPr>
                <w:rFonts w:cs="Arial"/>
                <w:sz w:val="20"/>
                <w:szCs w:val="20"/>
              </w:rPr>
              <w:t xml:space="preserve"> false</w:t>
            </w:r>
          </w:p>
          <w:p w:rsidR="00323DC8" w:rsidRPr="000C4294" w:rsidRDefault="00323DC8" w:rsidP="00323DC8">
            <w:pPr>
              <w:ind w:left="1134"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r w:rsidRPr="000C4294">
              <w:rPr>
                <w:rFonts w:cs="Arial"/>
                <w:sz w:val="20"/>
                <w:szCs w:val="20"/>
              </w:rPr>
              <w:t>Fin_Para</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validCIUU4 = false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Uconstante.COD_ERROR_05))</w:t>
            </w:r>
          </w:p>
          <w:p w:rsidR="00323DC8" w:rsidRPr="000C4294" w:rsidRDefault="00323DC8" w:rsidP="00323DC8">
            <w:pPr>
              <w:ind w:left="1134"/>
              <w:rPr>
                <w:rFonts w:cs="Arial"/>
                <w:sz w:val="20"/>
                <w:szCs w:val="20"/>
              </w:rPr>
            </w:pPr>
          </w:p>
          <w:p w:rsidR="00323DC8" w:rsidRPr="000C4294" w:rsidRDefault="00323DC8" w:rsidP="00323DC8">
            <w:pPr>
              <w:ind w:left="4111" w:right="413" w:hanging="3544"/>
              <w:rPr>
                <w:rFonts w:cs="Arial"/>
                <w:sz w:val="20"/>
                <w:szCs w:val="20"/>
              </w:rPr>
            </w:pPr>
            <w:r w:rsidRPr="000C4294">
              <w:rPr>
                <w:rFonts w:cs="Arial"/>
                <w:sz w:val="20"/>
                <w:szCs w:val="20"/>
              </w:rPr>
              <w:t xml:space="preserve">Sino </w:t>
            </w:r>
          </w:p>
          <w:p w:rsidR="00323DC8" w:rsidRPr="000C4294" w:rsidRDefault="00323DC8" w:rsidP="00135E42">
            <w:pPr>
              <w:ind w:left="4111" w:right="413" w:hanging="2977"/>
              <w:rPr>
                <w:rFonts w:cs="Arial"/>
                <w:sz w:val="20"/>
                <w:szCs w:val="20"/>
                <w:lang w:val="es-PE"/>
              </w:rPr>
            </w:pPr>
            <w:r w:rsidRPr="000C4294">
              <w:rPr>
                <w:rFonts w:cs="Arial"/>
                <w:sz w:val="20"/>
                <w:szCs w:val="20"/>
              </w:rPr>
              <w:t xml:space="preserve">Si </w:t>
            </w:r>
            <w:r w:rsidRPr="000C4294">
              <w:rPr>
                <w:rFonts w:cs="Arial"/>
                <w:sz w:val="20"/>
                <w:szCs w:val="20"/>
                <w:lang w:val="es-PE"/>
              </w:rPr>
              <w:t xml:space="preserve">ddp.ddp_ciiu pertenece a </w:t>
            </w:r>
            <w:r w:rsidR="00135E42" w:rsidRPr="00135E42">
              <w:rPr>
                <w:rFonts w:ascii="Arial Narrow" w:hAnsi="Arial Narrow" w:cs="Courier New"/>
                <w:color w:val="2A00FF"/>
                <w:sz w:val="18"/>
                <w:szCs w:val="20"/>
                <w:lang w:val="es-PE" w:eastAsia="es-PE"/>
              </w:rPr>
              <w:t>"72101,72202,72303,72404,72505,72909,74117,74120,74145,74218,85124,85200,</w:t>
            </w:r>
            <w:r w:rsidR="00135E42" w:rsidRPr="00135E42">
              <w:rPr>
                <w:rFonts w:ascii="Arial Narrow" w:hAnsi="Arial Narrow" w:cs="Courier New"/>
                <w:color w:val="2A00FF"/>
                <w:sz w:val="18"/>
                <w:szCs w:val="20"/>
                <w:highlight w:val="yellow"/>
                <w:lang w:val="es-PE" w:eastAsia="es-PE"/>
              </w:rPr>
              <w:t>92209,74996,32200,52600,45207,67206"</w:t>
            </w:r>
            <w:r w:rsidR="00135E42" w:rsidRPr="00135E42">
              <w:rPr>
                <w:rFonts w:ascii="Arial Narrow" w:hAnsi="Arial Narrow" w:cs="Courier New"/>
                <w:color w:val="000000"/>
                <w:sz w:val="18"/>
                <w:szCs w:val="20"/>
                <w:highlight w:val="yellow"/>
                <w:lang w:val="es-PE" w:eastAsia="es-PE"/>
              </w:rPr>
              <w:t>)</w:t>
            </w:r>
            <w:r w:rsidRPr="000C4294">
              <w:rPr>
                <w:rFonts w:cs="Arial"/>
                <w:sz w:val="20"/>
                <w:szCs w:val="20"/>
              </w:rPr>
              <w:t>errores.add(Utilidades.crearError(listaParamError, Uconstante.COD_ERROR_05))</w:t>
            </w:r>
          </w:p>
          <w:p w:rsidR="00323DC8" w:rsidRPr="000C4294" w:rsidRDefault="00323DC8" w:rsidP="00323DC8">
            <w:pPr>
              <w:ind w:left="1134" w:right="413"/>
              <w:rPr>
                <w:rFonts w:cs="Arial"/>
                <w:sz w:val="20"/>
                <w:szCs w:val="20"/>
                <w:lang w:val="es-PE"/>
              </w:rPr>
            </w:pPr>
            <w:r w:rsidRPr="000C4294">
              <w:rPr>
                <w:rFonts w:cs="Arial"/>
                <w:sz w:val="20"/>
                <w:szCs w:val="20"/>
                <w:lang w:val="es-PE"/>
              </w:rPr>
              <w:t xml:space="preserve">Sino </w:t>
            </w:r>
          </w:p>
          <w:p w:rsidR="00323DC8" w:rsidRPr="000C4294" w:rsidRDefault="00323DC8" w:rsidP="00323DC8">
            <w:pPr>
              <w:ind w:left="1701" w:right="413"/>
              <w:rPr>
                <w:rFonts w:cs="Arial"/>
                <w:sz w:val="20"/>
                <w:szCs w:val="20"/>
                <w:lang w:val="es-PE"/>
              </w:rPr>
            </w:pPr>
            <w:r w:rsidRPr="000C4294">
              <w:rPr>
                <w:rFonts w:cs="Arial"/>
                <w:sz w:val="20"/>
                <w:szCs w:val="20"/>
                <w:lang w:val="es-PE"/>
              </w:rPr>
              <w:t xml:space="preserve">T1144DATCON datCon </w:t>
            </w:r>
            <w:r w:rsidRPr="000C4294">
              <w:rPr>
                <w:rFonts w:cs="Arial"/>
                <w:sz w:val="20"/>
                <w:szCs w:val="20"/>
              </w:rPr>
              <w:sym w:font="Wingdings" w:char="F0DF"/>
            </w:r>
            <w:r w:rsidRPr="000C4294">
              <w:rPr>
                <w:rFonts w:cs="Arial"/>
                <w:sz w:val="20"/>
                <w:szCs w:val="20"/>
                <w:lang w:val="es-PE"/>
              </w:rPr>
              <w:t xml:space="preserve">  datConDAO.</w:t>
            </w:r>
            <w:r w:rsidRPr="000C4294">
              <w:rPr>
                <w:lang w:val="es-PE"/>
              </w:rPr>
              <w:t xml:space="preserve"> </w:t>
            </w:r>
            <w:r w:rsidRPr="000C4294">
              <w:rPr>
                <w:rFonts w:cs="Arial"/>
                <w:sz w:val="20"/>
                <w:szCs w:val="20"/>
                <w:lang w:val="es-PE"/>
              </w:rPr>
              <w:t>getByPK(numRuc)</w:t>
            </w:r>
          </w:p>
          <w:p w:rsidR="00323DC8" w:rsidRPr="000C4294" w:rsidRDefault="00323DC8" w:rsidP="00323DC8">
            <w:pPr>
              <w:ind w:left="1701" w:right="413"/>
              <w:rPr>
                <w:rFonts w:cs="Arial"/>
                <w:sz w:val="20"/>
                <w:szCs w:val="20"/>
                <w:lang w:val="es-PE"/>
              </w:rPr>
            </w:pPr>
          </w:p>
          <w:p w:rsidR="00323DC8" w:rsidRPr="000C4294" w:rsidRDefault="00323DC8" w:rsidP="00323DC8">
            <w:pPr>
              <w:ind w:left="1701" w:right="413"/>
              <w:rPr>
                <w:rFonts w:cs="Arial"/>
                <w:sz w:val="20"/>
                <w:szCs w:val="20"/>
              </w:rPr>
            </w:pPr>
            <w:r w:rsidRPr="000C4294">
              <w:rPr>
                <w:rFonts w:cs="Arial"/>
                <w:sz w:val="20"/>
                <w:szCs w:val="20"/>
              </w:rPr>
              <w:t xml:space="preserve">Si datCon.codigoCIIU2 ó datCon.codigoCIIU3 pertenece a </w:t>
            </w:r>
          </w:p>
          <w:p w:rsidR="00323DC8" w:rsidRPr="000C4294" w:rsidRDefault="00135E42" w:rsidP="00323DC8">
            <w:pPr>
              <w:ind w:left="1985"/>
              <w:rPr>
                <w:rFonts w:cs="Arial"/>
                <w:sz w:val="20"/>
                <w:szCs w:val="20"/>
              </w:rPr>
            </w:pPr>
            <w:r w:rsidRPr="00135E42">
              <w:rPr>
                <w:rFonts w:ascii="Arial Narrow" w:hAnsi="Arial Narrow" w:cs="Courier New"/>
                <w:color w:val="2A00FF"/>
                <w:sz w:val="18"/>
                <w:szCs w:val="20"/>
                <w:lang w:val="es-PE" w:eastAsia="es-PE"/>
              </w:rPr>
              <w:t>"72101,72202,72303,72404,72505,72909,74117,74120,74145,74218,85124,85200</w:t>
            </w:r>
            <w:r w:rsidRPr="00135E42">
              <w:rPr>
                <w:rFonts w:ascii="Arial Narrow" w:hAnsi="Arial Narrow" w:cs="Courier New"/>
                <w:color w:val="2A00FF"/>
                <w:sz w:val="18"/>
                <w:szCs w:val="20"/>
                <w:highlight w:val="yellow"/>
                <w:lang w:val="es-PE" w:eastAsia="es-PE"/>
              </w:rPr>
              <w:t>,92209,74996,32200,52600,45207,67206"</w:t>
            </w:r>
            <w:r w:rsidRPr="00135E42">
              <w:rPr>
                <w:rFonts w:ascii="Arial Narrow" w:hAnsi="Arial Narrow" w:cs="Courier New"/>
                <w:color w:val="000000"/>
                <w:sz w:val="18"/>
                <w:szCs w:val="20"/>
                <w:highlight w:val="yellow"/>
                <w:lang w:val="es-PE" w:eastAsia="es-PE"/>
              </w:rPr>
              <w:t>)</w:t>
            </w:r>
            <w:r w:rsidR="00323DC8" w:rsidRPr="000C4294">
              <w:rPr>
                <w:rFonts w:cs="Arial"/>
                <w:sz w:val="20"/>
                <w:szCs w:val="20"/>
              </w:rPr>
              <w:t>errores.add(Utilidades.crearError(listaParamError, Uconstante.COD_ERROR_05))</w:t>
            </w:r>
          </w:p>
          <w:p w:rsidR="00323DC8" w:rsidRPr="000C4294" w:rsidRDefault="00323DC8" w:rsidP="00323DC8">
            <w:pPr>
              <w:ind w:left="1701" w:right="413"/>
              <w:rPr>
                <w:rFonts w:cs="Arial"/>
                <w:sz w:val="20"/>
                <w:szCs w:val="20"/>
              </w:rPr>
            </w:pPr>
            <w:r w:rsidRPr="000C4294">
              <w:rPr>
                <w:rFonts w:cs="Arial"/>
                <w:sz w:val="20"/>
                <w:szCs w:val="20"/>
              </w:rPr>
              <w:t>Fin_Si</w:t>
            </w:r>
          </w:p>
          <w:p w:rsidR="00323DC8" w:rsidRPr="000C4294" w:rsidRDefault="00323DC8" w:rsidP="00323DC8">
            <w:pPr>
              <w:ind w:left="1134"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Boolean validCasinos </w:t>
            </w:r>
            <w:r w:rsidRPr="000C4294">
              <w:rPr>
                <w:rFonts w:cs="Arial"/>
                <w:sz w:val="20"/>
                <w:szCs w:val="20"/>
              </w:rPr>
              <w:sym w:font="Wingdings" w:char="F0DF"/>
            </w:r>
            <w:r w:rsidRPr="000C4294">
              <w:rPr>
                <w:rFonts w:cs="Arial"/>
                <w:sz w:val="20"/>
                <w:szCs w:val="20"/>
              </w:rPr>
              <w:t xml:space="preserve"> false</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Limpiar objeto paramVfp</w:t>
            </w:r>
          </w:p>
          <w:p w:rsidR="00323DC8" w:rsidRPr="000C4294" w:rsidRDefault="00323DC8" w:rsidP="00323DC8">
            <w:pPr>
              <w:ind w:left="567" w:right="413"/>
              <w:rPr>
                <w:rFonts w:cs="Arial"/>
                <w:sz w:val="20"/>
                <w:szCs w:val="20"/>
                <w:lang w:val="es-PE"/>
              </w:rPr>
            </w:pPr>
            <w:r w:rsidRPr="000C4294">
              <w:rPr>
                <w:rFonts w:cs="Arial"/>
                <w:sz w:val="20"/>
                <w:szCs w:val="20"/>
                <w:lang w:val="es-PE"/>
              </w:rPr>
              <w:t>paramVfp.put("numRuc", numRuc)</w:t>
            </w:r>
          </w:p>
          <w:p w:rsidR="00323DC8" w:rsidRPr="000C4294" w:rsidRDefault="00323DC8" w:rsidP="00323DC8">
            <w:pPr>
              <w:ind w:left="567" w:right="413"/>
              <w:rPr>
                <w:rFonts w:cs="Arial"/>
                <w:sz w:val="20"/>
                <w:szCs w:val="20"/>
                <w:lang w:val="es-PE"/>
              </w:rPr>
            </w:pPr>
            <w:r w:rsidRPr="000C4294">
              <w:rPr>
                <w:rFonts w:cs="Arial"/>
                <w:sz w:val="20"/>
                <w:szCs w:val="20"/>
                <w:lang w:val="es-PE"/>
              </w:rPr>
              <w:t>paramVfp.put("periodo", periodo)</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listaVfp </w:t>
            </w:r>
            <w:r w:rsidRPr="000C4294">
              <w:rPr>
                <w:rFonts w:cs="Arial"/>
                <w:sz w:val="20"/>
                <w:szCs w:val="20"/>
              </w:rPr>
              <w:sym w:font="Wingdings" w:char="F0DF"/>
            </w:r>
            <w:r w:rsidRPr="000C4294">
              <w:rPr>
                <w:rFonts w:cs="Arial"/>
                <w:sz w:val="20"/>
                <w:szCs w:val="20"/>
              </w:rPr>
              <w:t xml:space="preserve"> vfpDAO.listVectorFiscal(paramVfp)</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Para vfp </w:t>
            </w:r>
            <w:r w:rsidRPr="000C4294">
              <w:rPr>
                <w:rFonts w:cs="Arial"/>
                <w:sz w:val="20"/>
                <w:szCs w:val="20"/>
              </w:rPr>
              <w:sym w:font="Wingdings" w:char="F0DF"/>
            </w:r>
            <w:r w:rsidRPr="000C4294">
              <w:rPr>
                <w:rFonts w:cs="Arial"/>
                <w:sz w:val="20"/>
                <w:szCs w:val="20"/>
              </w:rPr>
              <w:t xml:space="preserve"> listaVfp</w:t>
            </w:r>
          </w:p>
          <w:p w:rsidR="00323DC8" w:rsidRPr="000C4294" w:rsidRDefault="00323DC8" w:rsidP="00323DC8">
            <w:pPr>
              <w:ind w:left="1701" w:right="413"/>
              <w:rPr>
                <w:rFonts w:cs="Arial"/>
                <w:sz w:val="20"/>
                <w:szCs w:val="20"/>
              </w:rPr>
            </w:pPr>
            <w:r w:rsidRPr="000C4294">
              <w:rPr>
                <w:rFonts w:cs="Arial"/>
                <w:sz w:val="20"/>
                <w:szCs w:val="20"/>
              </w:rPr>
              <w:t>Si vfp.codTributo pertenece a ('071101','071201')</w:t>
            </w:r>
          </w:p>
          <w:p w:rsidR="00323DC8" w:rsidRPr="000C4294" w:rsidRDefault="00323DC8" w:rsidP="00323DC8">
            <w:pPr>
              <w:ind w:left="1701" w:right="413"/>
              <w:rPr>
                <w:rFonts w:cs="Arial"/>
                <w:sz w:val="20"/>
                <w:szCs w:val="20"/>
              </w:rPr>
            </w:pPr>
            <w:r w:rsidRPr="000C4294">
              <w:rPr>
                <w:rFonts w:cs="Arial"/>
                <w:sz w:val="20"/>
                <w:szCs w:val="20"/>
              </w:rPr>
              <w:t xml:space="preserve">validCasinos </w:t>
            </w:r>
            <w:r w:rsidRPr="000C4294">
              <w:rPr>
                <w:rFonts w:cs="Arial"/>
                <w:sz w:val="20"/>
                <w:szCs w:val="20"/>
              </w:rPr>
              <w:sym w:font="Wingdings" w:char="F0DF"/>
            </w:r>
            <w:r w:rsidRPr="000C4294">
              <w:rPr>
                <w:rFonts w:cs="Arial"/>
                <w:sz w:val="20"/>
                <w:szCs w:val="20"/>
              </w:rPr>
              <w:t xml:space="preserve"> true</w:t>
            </w:r>
          </w:p>
          <w:p w:rsidR="00323DC8" w:rsidRPr="000C4294" w:rsidRDefault="00323DC8" w:rsidP="00323DC8">
            <w:pPr>
              <w:ind w:left="1134"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r w:rsidRPr="000C4294">
              <w:rPr>
                <w:rFonts w:cs="Arial"/>
                <w:sz w:val="20"/>
                <w:szCs w:val="20"/>
              </w:rPr>
              <w:t>Fin_Para</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validCasinos = true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Uconstante.COD_ERROR_06))</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Si validarFechaDeclaracion(numRuc, periodo, </w:t>
            </w:r>
            <w:r w:rsidRPr="000C4294">
              <w:rPr>
                <w:rFonts w:cs="Arial"/>
                <w:sz w:val="20"/>
                <w:szCs w:val="20"/>
                <w:lang w:val="es-PE"/>
              </w:rPr>
              <w:t>regimen</w:t>
            </w:r>
            <w:r w:rsidRPr="000C4294">
              <w:rPr>
                <w:rFonts w:cs="Arial"/>
                <w:sz w:val="20"/>
                <w:szCs w:val="20"/>
              </w:rPr>
              <w:t>, ddp.ddp_numreg) = false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Uconstante.COD_ERROR_11))</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right="413"/>
              <w:rPr>
                <w:rFonts w:cs="Arial"/>
                <w:sz w:val="20"/>
                <w:szCs w:val="20"/>
              </w:rPr>
            </w:pPr>
            <w:r w:rsidRPr="000C4294">
              <w:rPr>
                <w:rFonts w:cs="Arial"/>
                <w:sz w:val="20"/>
                <w:szCs w:val="20"/>
              </w:rPr>
              <w:t xml:space="preserve">Fin_Si </w:t>
            </w:r>
          </w:p>
          <w:p w:rsidR="00323DC8" w:rsidRPr="000C4294" w:rsidRDefault="00323DC8" w:rsidP="00323DC8">
            <w:pPr>
              <w:ind w:left="567"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Retornar </w:t>
            </w:r>
            <w:r w:rsidRPr="000C4294">
              <w:rPr>
                <w:rFonts w:cs="Arial"/>
                <w:b/>
                <w:sz w:val="20"/>
                <w:szCs w:val="20"/>
              </w:rPr>
              <w:t>errores</w:t>
            </w:r>
          </w:p>
          <w:p w:rsidR="00323DC8" w:rsidRPr="000C4294" w:rsidRDefault="00323DC8" w:rsidP="00323DC8">
            <w:pPr>
              <w:ind w:right="413"/>
              <w:rPr>
                <w:rFonts w:cs="Arial"/>
                <w:szCs w:val="22"/>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135E42">
              <w:rPr>
                <w:rFonts w:cs="Arial"/>
                <w:sz w:val="20"/>
                <w:szCs w:val="20"/>
                <w:highlight w:val="yellow"/>
              </w:rPr>
              <w:t>CambioRegimenServiceImpl.java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lang w:val="es-PE"/>
              </w:rPr>
            </w:pPr>
            <w:r w:rsidRPr="000C4294">
              <w:rPr>
                <w:rFonts w:cs="Arial"/>
                <w:sz w:val="20"/>
                <w:szCs w:val="20"/>
                <w:lang w:val="es-PE"/>
              </w:rPr>
              <w:t>/pe/gob/sunat/contribuyente2/registro/admininfo/service</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validarRegAgrario</w:t>
            </w:r>
          </w:p>
        </w:tc>
      </w:tr>
      <w:tr w:rsidR="00273900"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lang w:val="en-US"/>
              </w:rPr>
            </w:pPr>
            <w:r w:rsidRPr="000C4294">
              <w:rPr>
                <w:rFonts w:cs="Arial"/>
                <w:sz w:val="20"/>
                <w:szCs w:val="20"/>
                <w:lang w:val="en-US"/>
              </w:rPr>
              <w:t>String numRuc, String periodo, String regimen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List&lt;Map&lt;</w:t>
            </w:r>
            <w:r w:rsidRPr="000C4294">
              <w:rPr>
                <w:rFonts w:cs="Arial"/>
                <w:sz w:val="20"/>
                <w:szCs w:val="20"/>
                <w:lang w:val="es-PE"/>
              </w:rPr>
              <w:t>String, Object</w:t>
            </w:r>
            <w:r w:rsidRPr="000C4294">
              <w:rPr>
                <w:rFonts w:cs="Arial"/>
                <w:sz w:val="20"/>
                <w:szCs w:val="20"/>
              </w:rPr>
              <w:t>&gt;&gt;</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135E42">
            <w:pPr>
              <w:rPr>
                <w:rFonts w:cs="Arial"/>
                <w:sz w:val="20"/>
                <w:szCs w:val="20"/>
              </w:rPr>
            </w:pPr>
            <w:r w:rsidRPr="000C4294">
              <w:rPr>
                <w:rFonts w:cs="Arial"/>
                <w:sz w:val="20"/>
                <w:szCs w:val="20"/>
              </w:rPr>
              <w:t>contribuyente2-registro-adminfo-sharedlib-</w:t>
            </w:r>
            <w:r w:rsidR="00135E42">
              <w:rPr>
                <w:rFonts w:cs="Arial"/>
                <w:sz w:val="20"/>
                <w:szCs w:val="20"/>
              </w:rPr>
              <w:t>x</w:t>
            </w:r>
            <w:r w:rsidR="00336586" w:rsidRPr="000C4294">
              <w:rPr>
                <w:rFonts w:cs="Arial"/>
                <w:sz w:val="20"/>
                <w:szCs w:val="20"/>
              </w:rPr>
              <w:t>.</w:t>
            </w:r>
            <w:r w:rsidR="00135E42">
              <w:rPr>
                <w:rFonts w:cs="Arial"/>
                <w:sz w:val="20"/>
                <w:szCs w:val="20"/>
              </w:rPr>
              <w:t>x</w:t>
            </w:r>
            <w:r w:rsidR="00336586" w:rsidRPr="000C4294">
              <w:rPr>
                <w:rFonts w:cs="Arial"/>
                <w:sz w:val="20"/>
                <w:szCs w:val="20"/>
              </w:rPr>
              <w:t>.</w:t>
            </w:r>
            <w:r w:rsidR="00135E42">
              <w:rPr>
                <w:rFonts w:cs="Arial"/>
                <w:sz w:val="20"/>
                <w:szCs w:val="20"/>
              </w:rPr>
              <w:t>x</w:t>
            </w:r>
            <w:r w:rsidRPr="000C4294">
              <w:rPr>
                <w:rFonts w:cs="Arial"/>
                <w:sz w:val="20"/>
                <w:szCs w:val="20"/>
              </w:rPr>
              <w:t>.ear</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135E42">
            <w:pPr>
              <w:rPr>
                <w:rFonts w:cs="Arial"/>
                <w:sz w:val="20"/>
                <w:szCs w:val="20"/>
              </w:rPr>
            </w:pPr>
            <w:r w:rsidRPr="000C4294">
              <w:rPr>
                <w:rFonts w:cs="Arial"/>
                <w:sz w:val="20"/>
                <w:szCs w:val="20"/>
              </w:rPr>
              <w:t>adminfo-service-impl-</w:t>
            </w:r>
            <w:r w:rsidR="00135E42">
              <w:rPr>
                <w:rFonts w:cs="Arial"/>
                <w:sz w:val="20"/>
                <w:szCs w:val="20"/>
              </w:rPr>
              <w:t>x</w:t>
            </w:r>
            <w:r w:rsidR="00336586" w:rsidRPr="000C4294">
              <w:rPr>
                <w:rFonts w:cs="Arial"/>
                <w:sz w:val="20"/>
                <w:szCs w:val="20"/>
              </w:rPr>
              <w:t>.</w:t>
            </w:r>
            <w:r w:rsidR="00135E42">
              <w:rPr>
                <w:rFonts w:cs="Arial"/>
                <w:sz w:val="20"/>
                <w:szCs w:val="20"/>
              </w:rPr>
              <w:t>x</w:t>
            </w:r>
            <w:r w:rsidR="00336586" w:rsidRPr="000C4294">
              <w:rPr>
                <w:rFonts w:cs="Arial"/>
                <w:sz w:val="20"/>
                <w:szCs w:val="20"/>
              </w:rPr>
              <w:t>.</w:t>
            </w:r>
            <w:r w:rsidR="00135E42">
              <w:rPr>
                <w:rFonts w:cs="Arial"/>
                <w:sz w:val="20"/>
                <w:szCs w:val="20"/>
              </w:rPr>
              <w:t>x</w:t>
            </w:r>
            <w:r w:rsidRPr="000C4294">
              <w:rPr>
                <w:rFonts w:cs="Arial"/>
                <w:sz w:val="20"/>
                <w:szCs w:val="20"/>
              </w:rPr>
              <w:t>.jar</w:t>
            </w:r>
          </w:p>
        </w:tc>
      </w:tr>
      <w:tr w:rsidR="00273900"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ServiceImpl</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Validar el cambio a Régimen Especial 034101</w:t>
            </w:r>
          </w:p>
        </w:tc>
      </w:tr>
      <w:tr w:rsidR="00273900"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Especificación (seudocódigo)</w:t>
            </w:r>
          </w:p>
        </w:tc>
      </w:tr>
      <w:tr w:rsidR="00273900"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273900" w:rsidRPr="000C4294" w:rsidRDefault="00273900" w:rsidP="009D26F9">
            <w:pPr>
              <w:ind w:right="413"/>
              <w:rPr>
                <w:rFonts w:cs="Arial"/>
                <w:sz w:val="20"/>
                <w:szCs w:val="20"/>
              </w:rPr>
            </w:pPr>
          </w:p>
          <w:p w:rsidR="00273900" w:rsidRPr="000C4294" w:rsidRDefault="00273900" w:rsidP="009D26F9">
            <w:pPr>
              <w:ind w:right="413"/>
              <w:rPr>
                <w:rFonts w:cs="Arial"/>
                <w:sz w:val="20"/>
                <w:szCs w:val="20"/>
              </w:rPr>
            </w:pPr>
            <w:r w:rsidRPr="000C4294">
              <w:rPr>
                <w:rFonts w:cs="Arial"/>
                <w:sz w:val="20"/>
                <w:szCs w:val="20"/>
              </w:rPr>
              <w:t xml:space="preserve">Crear lista </w:t>
            </w:r>
            <w:r w:rsidRPr="000C4294">
              <w:rPr>
                <w:rFonts w:cs="Arial"/>
                <w:b/>
                <w:sz w:val="20"/>
                <w:szCs w:val="20"/>
              </w:rPr>
              <w:t xml:space="preserve">errores </w:t>
            </w:r>
            <w:r w:rsidRPr="000C4294">
              <w:rPr>
                <w:rFonts w:cs="Arial"/>
                <w:sz w:val="20"/>
                <w:szCs w:val="20"/>
              </w:rPr>
              <w:t>de tipo List&lt;Map&lt;</w:t>
            </w:r>
            <w:r w:rsidRPr="000C4294">
              <w:rPr>
                <w:rFonts w:cs="Arial"/>
                <w:sz w:val="20"/>
                <w:szCs w:val="20"/>
                <w:lang w:val="es-PE"/>
              </w:rPr>
              <w:t>String, Object</w:t>
            </w:r>
            <w:r w:rsidRPr="000C4294">
              <w:rPr>
                <w:rFonts w:cs="Arial"/>
                <w:sz w:val="20"/>
                <w:szCs w:val="20"/>
              </w:rPr>
              <w:t>&gt;&gt;</w:t>
            </w:r>
          </w:p>
          <w:p w:rsidR="00273900" w:rsidRPr="000C4294" w:rsidRDefault="00273900" w:rsidP="009D26F9">
            <w:pPr>
              <w:ind w:right="413"/>
              <w:rPr>
                <w:rFonts w:cs="Arial"/>
                <w:sz w:val="20"/>
                <w:szCs w:val="20"/>
              </w:rPr>
            </w:pP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b/>
                <w:bCs/>
                <w:sz w:val="20"/>
                <w:szCs w:val="20"/>
                <w:lang w:val="en-US" w:eastAsia="es-PE"/>
              </w:rPr>
              <w:t>private</w:t>
            </w:r>
            <w:r w:rsidRPr="00135E42">
              <w:rPr>
                <w:rFonts w:ascii="Arial Narrow" w:hAnsi="Arial Narrow" w:cs="Courier New"/>
                <w:sz w:val="20"/>
                <w:szCs w:val="20"/>
                <w:lang w:val="en-US" w:eastAsia="es-PE"/>
              </w:rPr>
              <w:t xml:space="preserve"> List&lt;Map&lt;String, String&gt;&gt; validarRegAgrario(Map&lt;String, String&gt; parametros) </w:t>
            </w:r>
            <w:r w:rsidRPr="00135E42">
              <w:rPr>
                <w:rFonts w:ascii="Arial Narrow" w:hAnsi="Arial Narrow" w:cs="Courier New"/>
                <w:b/>
                <w:bCs/>
                <w:sz w:val="20"/>
                <w:szCs w:val="20"/>
                <w:lang w:val="en-US" w:eastAsia="es-PE"/>
              </w:rPr>
              <w:t>throws</w:t>
            </w:r>
            <w:r w:rsidRPr="00135E42">
              <w:rPr>
                <w:rFonts w:ascii="Arial Narrow" w:hAnsi="Arial Narrow" w:cs="Courier New"/>
                <w:sz w:val="20"/>
                <w:szCs w:val="20"/>
                <w:lang w:val="en-US" w:eastAsia="es-PE"/>
              </w:rPr>
              <w:t xml:space="preserve"> Exception {</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 xml:space="preserve">List&lt;Map&lt;String, String&gt;&gt; errores = </w:t>
            </w:r>
            <w:r w:rsidRPr="00135E42">
              <w:rPr>
                <w:rFonts w:ascii="Arial Narrow" w:hAnsi="Arial Narrow" w:cs="Courier New"/>
                <w:b/>
                <w:bCs/>
                <w:sz w:val="20"/>
                <w:szCs w:val="20"/>
                <w:lang w:val="en-US" w:eastAsia="es-PE"/>
              </w:rPr>
              <w:t>new</w:t>
            </w:r>
            <w:r w:rsidRPr="00135E42">
              <w:rPr>
                <w:rFonts w:ascii="Arial Narrow" w:hAnsi="Arial Narrow" w:cs="Courier New"/>
                <w:sz w:val="20"/>
                <w:szCs w:val="20"/>
                <w:lang w:val="en-US" w:eastAsia="es-PE"/>
              </w:rPr>
              <w:t xml:space="preserve"> ArrayList&lt;Map&lt;String, String&gt;&gt;();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//INICIO PAS20175E210100006 - RTMMYP ('031201') - MBC</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lastRenderedPageBreak/>
              <w:tab/>
            </w:r>
            <w:r w:rsidRPr="00135E42">
              <w:rPr>
                <w:rFonts w:ascii="Arial Narrow" w:hAnsi="Arial Narrow" w:cs="Courier New"/>
                <w:sz w:val="20"/>
                <w:szCs w:val="20"/>
                <w:lang w:val="en-US" w:eastAsia="es-PE"/>
              </w:rPr>
              <w:tab/>
              <w:t>Map&lt;String, Object&gt; paramIn =</w:t>
            </w:r>
            <w:r w:rsidRPr="00135E42">
              <w:rPr>
                <w:rFonts w:ascii="Arial Narrow" w:hAnsi="Arial Narrow" w:cs="Courier New"/>
                <w:b/>
                <w:bCs/>
                <w:sz w:val="20"/>
                <w:szCs w:val="20"/>
                <w:lang w:val="en-US" w:eastAsia="es-PE"/>
              </w:rPr>
              <w:t>new</w:t>
            </w:r>
            <w:r w:rsidRPr="00135E42">
              <w:rPr>
                <w:rFonts w:ascii="Arial Narrow" w:hAnsi="Arial Narrow" w:cs="Courier New"/>
                <w:sz w:val="20"/>
                <w:szCs w:val="20"/>
                <w:lang w:val="en-US" w:eastAsia="es-PE"/>
              </w:rPr>
              <w:t xml:space="preserve"> HashMap&lt;String, Object&gt;();</w:t>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String numRuc = parametros.get("numRuc").trim();</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s-PE" w:eastAsia="es-PE"/>
              </w:rPr>
              <w:t>String periodo = parametros.get("periodo").trim();</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r w:rsidRPr="00135E42">
              <w:rPr>
                <w:rFonts w:ascii="Arial Narrow" w:hAnsi="Arial Narrow" w:cs="Courier New"/>
                <w:sz w:val="20"/>
                <w:szCs w:val="20"/>
                <w:lang w:val="en-US" w:eastAsia="es-PE"/>
              </w:rPr>
              <w:t>String regimen = parametros.get("regimen").trim();</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DataSourceContextHolder.</w:t>
            </w:r>
            <w:r w:rsidRPr="00135E42">
              <w:rPr>
                <w:rFonts w:ascii="Arial Narrow" w:hAnsi="Arial Narrow" w:cs="Courier New"/>
                <w:i/>
                <w:iCs/>
                <w:sz w:val="20"/>
                <w:szCs w:val="20"/>
                <w:lang w:val="en-US" w:eastAsia="es-PE"/>
              </w:rPr>
              <w:t>setKeyDataSource</w:t>
            </w:r>
            <w:r w:rsidRPr="00135E42">
              <w:rPr>
                <w:rFonts w:ascii="Arial Narrow" w:hAnsi="Arial Narrow" w:cs="Courier New"/>
                <w:sz w:val="20"/>
                <w:szCs w:val="20"/>
                <w:lang w:val="en-US" w:eastAsia="es-PE"/>
              </w:rPr>
              <w:t>(AdmInfoConstantes.</w:t>
            </w:r>
            <w:r w:rsidRPr="00135E42">
              <w:rPr>
                <w:rFonts w:ascii="Arial Narrow" w:hAnsi="Arial Narrow" w:cs="Courier New"/>
                <w:i/>
                <w:iCs/>
                <w:sz w:val="20"/>
                <w:szCs w:val="20"/>
                <w:lang w:val="en-US" w:eastAsia="es-PE"/>
              </w:rPr>
              <w:t>DS_R</w:t>
            </w:r>
            <w:r w:rsidRPr="00135E42">
              <w:rPr>
                <w:rFonts w:ascii="Arial Narrow" w:hAnsi="Arial Narrow" w:cs="Courier New"/>
                <w:sz w:val="20"/>
                <w:szCs w:val="20"/>
                <w:lang w:val="en-US" w:eastAsia="es-PE"/>
              </w:rPr>
              <w:t>);//</w:t>
            </w:r>
            <w:r w:rsidRPr="00135E42">
              <w:rPr>
                <w:rFonts w:ascii="Arial Narrow" w:hAnsi="Arial Narrow" w:cs="Courier New"/>
                <w:sz w:val="20"/>
                <w:szCs w:val="20"/>
                <w:u w:val="single"/>
                <w:lang w:val="en-US" w:eastAsia="es-PE"/>
              </w:rPr>
              <w:t>consulta</w:t>
            </w:r>
            <w:r w:rsidRPr="00135E42">
              <w:rPr>
                <w:rFonts w:ascii="Arial Narrow" w:hAnsi="Arial Narrow" w:cs="Courier New"/>
                <w:sz w:val="20"/>
                <w:szCs w:val="20"/>
                <w:lang w:val="en-US" w:eastAsia="es-PE"/>
              </w:rPr>
              <w:t xml:space="preserve"> a drrecauda0j</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DdpBean ddp = dDPDAO.findByNroRUC(numRuc);</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b/>
                <w:bCs/>
                <w:sz w:val="20"/>
                <w:szCs w:val="20"/>
                <w:lang w:val="en-US" w:eastAsia="es-PE"/>
              </w:rPr>
              <w:t>if</w:t>
            </w:r>
            <w:r w:rsidRPr="00135E42">
              <w:rPr>
                <w:rFonts w:ascii="Arial Narrow" w:hAnsi="Arial Narrow" w:cs="Courier New"/>
                <w:sz w:val="20"/>
                <w:szCs w:val="20"/>
                <w:lang w:val="en-US" w:eastAsia="es-PE"/>
              </w:rPr>
              <w:t xml:space="preserve">(ddp == </w:t>
            </w:r>
            <w:r w:rsidRPr="00135E42">
              <w:rPr>
                <w:rFonts w:ascii="Arial Narrow" w:hAnsi="Arial Narrow" w:cs="Courier New"/>
                <w:b/>
                <w:bCs/>
                <w:sz w:val="20"/>
                <w:szCs w:val="20"/>
                <w:lang w:val="en-US" w:eastAsia="es-PE"/>
              </w:rPr>
              <w:t>null</w:t>
            </w:r>
            <w:r w:rsidRPr="00135E42">
              <w:rPr>
                <w:rFonts w:ascii="Arial Narrow" w:hAnsi="Arial Narrow" w:cs="Courier New"/>
                <w:sz w:val="20"/>
                <w:szCs w:val="20"/>
                <w:lang w:val="en-US" w:eastAsia="es-PE"/>
              </w:rPr>
              <w:t>) {</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errores.add(AdmInfoUtil.</w:t>
            </w:r>
            <w:r w:rsidRPr="00135E42">
              <w:rPr>
                <w:rFonts w:ascii="Arial Narrow" w:hAnsi="Arial Narrow" w:cs="Courier New"/>
                <w:i/>
                <w:iCs/>
                <w:sz w:val="20"/>
                <w:szCs w:val="20"/>
                <w:lang w:val="en-US" w:eastAsia="es-PE"/>
              </w:rPr>
              <w:t>crearError</w:t>
            </w:r>
            <w:r w:rsidRPr="00135E42">
              <w:rPr>
                <w:rFonts w:ascii="Arial Narrow" w:hAnsi="Arial Narrow" w:cs="Courier New"/>
                <w:sz w:val="20"/>
                <w:szCs w:val="20"/>
                <w:lang w:val="en-US" w:eastAsia="es-PE"/>
              </w:rPr>
              <w:t>(listaParamError, AdmInfoConstantes.</w:t>
            </w:r>
            <w:r w:rsidRPr="00135E42">
              <w:rPr>
                <w:rFonts w:ascii="Arial Narrow" w:hAnsi="Arial Narrow" w:cs="Courier New"/>
                <w:i/>
                <w:iCs/>
                <w:sz w:val="20"/>
                <w:szCs w:val="20"/>
                <w:lang w:val="en-US" w:eastAsia="es-PE"/>
              </w:rPr>
              <w:t>COD_ERROR_13</w:t>
            </w:r>
            <w:r w:rsidRPr="00135E42">
              <w:rPr>
                <w:rFonts w:ascii="Arial Narrow" w:hAnsi="Arial Narrow" w:cs="Courier New"/>
                <w:sz w:val="20"/>
                <w:szCs w:val="20"/>
                <w:lang w:val="en-US" w:eastAsia="es-PE"/>
              </w:rPr>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w:t>
            </w:r>
            <w:r w:rsidRPr="00135E42">
              <w:rPr>
                <w:rFonts w:ascii="Arial Narrow" w:hAnsi="Arial Narrow" w:cs="Courier New"/>
                <w:b/>
                <w:bCs/>
                <w:sz w:val="20"/>
                <w:szCs w:val="20"/>
                <w:lang w:val="en-US" w:eastAsia="es-PE"/>
              </w:rPr>
              <w:t>else</w:t>
            </w:r>
            <w:r w:rsidRPr="00135E42">
              <w:rPr>
                <w:rFonts w:ascii="Arial Narrow" w:hAnsi="Arial Narrow" w:cs="Courier New"/>
                <w:sz w:val="20"/>
                <w:szCs w:val="20"/>
                <w:lang w:val="en-US" w:eastAsia="es-PE"/>
              </w:rPr>
              <w:t xml:space="preserve"> </w:t>
            </w:r>
            <w:r w:rsidRPr="00135E42">
              <w:rPr>
                <w:rFonts w:ascii="Arial Narrow" w:hAnsi="Arial Narrow" w:cs="Courier New"/>
                <w:b/>
                <w:bCs/>
                <w:sz w:val="20"/>
                <w:szCs w:val="20"/>
                <w:lang w:val="en-US" w:eastAsia="es-PE"/>
              </w:rPr>
              <w:t>if</w:t>
            </w:r>
            <w:r w:rsidRPr="00135E42">
              <w:rPr>
                <w:rFonts w:ascii="Arial Narrow" w:hAnsi="Arial Narrow" w:cs="Courier New"/>
                <w:sz w:val="20"/>
                <w:szCs w:val="20"/>
                <w:lang w:val="en-US" w:eastAsia="es-PE"/>
              </w:rPr>
              <w:t xml:space="preserve">(ddp.getDdp_numreg().substring(3,4).equals("1") </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 ddp.getDdp_numreg().substring(3,4).equals("3")) {//</w:t>
            </w:r>
            <w:r w:rsidRPr="00135E42">
              <w:rPr>
                <w:rFonts w:ascii="Arial Narrow" w:hAnsi="Arial Narrow" w:cs="Courier New"/>
                <w:sz w:val="20"/>
                <w:szCs w:val="20"/>
                <w:u w:val="single"/>
                <w:lang w:val="en-US" w:eastAsia="es-PE"/>
              </w:rPr>
              <w:t>prico</w:t>
            </w:r>
            <w:r w:rsidRPr="00135E42">
              <w:rPr>
                <w:rFonts w:ascii="Arial Narrow" w:hAnsi="Arial Narrow" w:cs="Courier New"/>
                <w:sz w:val="20"/>
                <w:szCs w:val="20"/>
                <w:lang w:val="en-US" w:eastAsia="es-PE"/>
              </w:rPr>
              <w:t xml:space="preserve"> o </w:t>
            </w:r>
            <w:r w:rsidRPr="00135E42">
              <w:rPr>
                <w:rFonts w:ascii="Arial Narrow" w:hAnsi="Arial Narrow" w:cs="Courier New"/>
                <w:sz w:val="20"/>
                <w:szCs w:val="20"/>
                <w:u w:val="single"/>
                <w:lang w:val="en-US" w:eastAsia="es-PE"/>
              </w:rPr>
              <w:t>mpeco</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b/>
                <w:bCs/>
                <w:sz w:val="20"/>
                <w:szCs w:val="20"/>
                <w:lang w:val="en-US" w:eastAsia="es-PE"/>
              </w:rPr>
              <w:t>return</w:t>
            </w:r>
            <w:r w:rsidRPr="00135E42">
              <w:rPr>
                <w:rFonts w:ascii="Arial Narrow" w:hAnsi="Arial Narrow" w:cs="Courier New"/>
                <w:sz w:val="20"/>
                <w:szCs w:val="20"/>
                <w:lang w:val="en-US" w:eastAsia="es-PE"/>
              </w:rPr>
              <w:t xml:space="preserve"> </w:t>
            </w:r>
            <w:r w:rsidRPr="00135E42">
              <w:rPr>
                <w:rFonts w:ascii="Arial Narrow" w:hAnsi="Arial Narrow" w:cs="Courier New"/>
                <w:b/>
                <w:bCs/>
                <w:sz w:val="20"/>
                <w:szCs w:val="20"/>
                <w:lang w:val="en-US" w:eastAsia="es-PE"/>
              </w:rPr>
              <w:t>null</w:t>
            </w:r>
            <w:r w:rsidRPr="00135E42">
              <w:rPr>
                <w:rFonts w:ascii="Arial Narrow" w:hAnsi="Arial Narrow" w:cs="Courier New"/>
                <w:sz w:val="20"/>
                <w:szCs w:val="20"/>
                <w:lang w:val="en-US" w:eastAsia="es-PE"/>
              </w:rPr>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b/>
                <w:bCs/>
                <w:sz w:val="20"/>
                <w:szCs w:val="20"/>
                <w:lang w:val="en-US" w:eastAsia="es-PE"/>
              </w:rPr>
              <w:t>boolean</w:t>
            </w:r>
            <w:r w:rsidRPr="00135E42">
              <w:rPr>
                <w:rFonts w:ascii="Arial Narrow" w:hAnsi="Arial Narrow" w:cs="Courier New"/>
                <w:sz w:val="20"/>
                <w:szCs w:val="20"/>
                <w:lang w:val="en-US" w:eastAsia="es-PE"/>
              </w:rPr>
              <w:t xml:space="preserve"> validRegProc = </w:t>
            </w:r>
            <w:r w:rsidRPr="00135E42">
              <w:rPr>
                <w:rFonts w:ascii="Arial Narrow" w:hAnsi="Arial Narrow" w:cs="Courier New"/>
                <w:b/>
                <w:bCs/>
                <w:sz w:val="20"/>
                <w:szCs w:val="20"/>
                <w:lang w:val="en-US" w:eastAsia="es-PE"/>
              </w:rPr>
              <w:t>false</w:t>
            </w:r>
            <w:r w:rsidRPr="00135E42">
              <w:rPr>
                <w:rFonts w:ascii="Arial Narrow" w:hAnsi="Arial Narrow" w:cs="Courier New"/>
                <w:sz w:val="20"/>
                <w:szCs w:val="20"/>
                <w:lang w:val="en-US" w:eastAsia="es-PE"/>
              </w:rPr>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paramIn.put("numRuc", numRuc);</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DataSourceContextHolder.</w:t>
            </w:r>
            <w:r w:rsidRPr="00135E42">
              <w:rPr>
                <w:rFonts w:ascii="Arial Narrow" w:hAnsi="Arial Narrow" w:cs="Courier New"/>
                <w:i/>
                <w:iCs/>
                <w:sz w:val="20"/>
                <w:szCs w:val="20"/>
                <w:lang w:val="en-US" w:eastAsia="es-PE"/>
              </w:rPr>
              <w:t>setKeyDataSource</w:t>
            </w:r>
            <w:r w:rsidRPr="00135E42">
              <w:rPr>
                <w:rFonts w:ascii="Arial Narrow" w:hAnsi="Arial Narrow" w:cs="Courier New"/>
                <w:sz w:val="20"/>
                <w:szCs w:val="20"/>
                <w:lang w:val="en-US" w:eastAsia="es-PE"/>
              </w:rPr>
              <w:t>(AdmInfoConstantes.</w:t>
            </w:r>
            <w:r w:rsidRPr="00135E42">
              <w:rPr>
                <w:rFonts w:ascii="Arial Narrow" w:hAnsi="Arial Narrow" w:cs="Courier New"/>
                <w:i/>
                <w:iCs/>
                <w:sz w:val="20"/>
                <w:szCs w:val="20"/>
                <w:lang w:val="en-US" w:eastAsia="es-PE"/>
              </w:rPr>
              <w:t>DS_C</w:t>
            </w:r>
            <w:r w:rsidRPr="00135E42">
              <w:rPr>
                <w:rFonts w:ascii="Arial Narrow" w:hAnsi="Arial Narrow" w:cs="Courier New"/>
                <w:sz w:val="20"/>
                <w:szCs w:val="20"/>
                <w:lang w:val="en-US" w:eastAsia="es-PE"/>
              </w:rPr>
              <w:t xml:space="preserve"> + ddp.getDdp_numreg());</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List&lt;VFP&gt; listaVfp = vFPDAO.listVectorFiscal(paramIn);</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b/>
                <w:bCs/>
                <w:sz w:val="20"/>
                <w:szCs w:val="20"/>
                <w:lang w:val="en-US" w:eastAsia="es-PE"/>
              </w:rPr>
              <w:t>for</w:t>
            </w:r>
            <w:r w:rsidRPr="00135E42">
              <w:rPr>
                <w:rFonts w:ascii="Arial Narrow" w:hAnsi="Arial Narrow" w:cs="Courier New"/>
                <w:sz w:val="20"/>
                <w:szCs w:val="20"/>
                <w:lang w:val="en-US" w:eastAsia="es-PE"/>
              </w:rPr>
              <w:t xml:space="preserve"> (VFP vfpBean : listaVfp) {</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b/>
                <w:bCs/>
                <w:sz w:val="20"/>
                <w:szCs w:val="20"/>
                <w:lang w:val="en-US" w:eastAsia="es-PE"/>
              </w:rPr>
              <w:t>if</w:t>
            </w:r>
            <w:r w:rsidRPr="00135E42">
              <w:rPr>
                <w:rFonts w:ascii="Arial Narrow" w:hAnsi="Arial Narrow" w:cs="Courier New"/>
                <w:sz w:val="20"/>
                <w:szCs w:val="20"/>
                <w:lang w:val="en-US" w:eastAsia="es-PE"/>
              </w:rPr>
              <w:t>(AdmInfoUtil.</w:t>
            </w:r>
            <w:r w:rsidRPr="00135E42">
              <w:rPr>
                <w:rFonts w:ascii="Arial Narrow" w:hAnsi="Arial Narrow" w:cs="Courier New"/>
                <w:i/>
                <w:iCs/>
                <w:sz w:val="20"/>
                <w:szCs w:val="20"/>
                <w:lang w:val="en-US" w:eastAsia="es-PE"/>
              </w:rPr>
              <w:t>existeCodigo</w:t>
            </w:r>
            <w:r w:rsidRPr="00135E42">
              <w:rPr>
                <w:rFonts w:ascii="Arial Narrow" w:hAnsi="Arial Narrow" w:cs="Courier New"/>
                <w:sz w:val="20"/>
                <w:szCs w:val="20"/>
                <w:lang w:val="en-US" w:eastAsia="es-PE"/>
              </w:rPr>
              <w:t xml:space="preserve">(vfpBean.getVfpCodtri().trim(), "031101,033101,036101,041000,030301,035101,031201")){ </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 xml:space="preserve">validRegProc = </w:t>
            </w:r>
            <w:r w:rsidRPr="00135E42">
              <w:rPr>
                <w:rFonts w:ascii="Arial Narrow" w:hAnsi="Arial Narrow" w:cs="Courier New"/>
                <w:b/>
                <w:bCs/>
                <w:sz w:val="20"/>
                <w:szCs w:val="20"/>
                <w:lang w:val="en-US" w:eastAsia="es-PE"/>
              </w:rPr>
              <w:t>true</w:t>
            </w:r>
            <w:r w:rsidRPr="00135E42">
              <w:rPr>
                <w:rFonts w:ascii="Arial Narrow" w:hAnsi="Arial Narrow" w:cs="Courier New"/>
                <w:sz w:val="20"/>
                <w:szCs w:val="20"/>
                <w:lang w:val="en-US" w:eastAsia="es-PE"/>
              </w:rPr>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b/>
                <w:bCs/>
                <w:sz w:val="20"/>
                <w:szCs w:val="20"/>
                <w:lang w:val="en-US" w:eastAsia="es-PE"/>
              </w:rPr>
              <w:t>break</w:t>
            </w:r>
            <w:r w:rsidRPr="00135E42">
              <w:rPr>
                <w:rFonts w:ascii="Arial Narrow" w:hAnsi="Arial Narrow" w:cs="Courier New"/>
                <w:sz w:val="20"/>
                <w:szCs w:val="20"/>
                <w:lang w:val="en-US" w:eastAsia="es-PE"/>
              </w:rPr>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t>}</w:t>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n-US"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b/>
                <w:bCs/>
                <w:sz w:val="20"/>
                <w:szCs w:val="20"/>
                <w:lang w:val="en-US" w:eastAsia="es-PE"/>
              </w:rPr>
              <w:t>if</w:t>
            </w:r>
            <w:r w:rsidRPr="00135E42">
              <w:rPr>
                <w:rFonts w:ascii="Arial Narrow" w:hAnsi="Arial Narrow" w:cs="Courier New"/>
                <w:sz w:val="20"/>
                <w:szCs w:val="20"/>
                <w:lang w:val="en-US" w:eastAsia="es-PE"/>
              </w:rPr>
              <w:t xml:space="preserve"> (!validRegProc) {</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n-US" w:eastAsia="es-PE"/>
              </w:rPr>
              <w:tab/>
            </w:r>
            <w:r w:rsidRPr="00135E42">
              <w:rPr>
                <w:rFonts w:ascii="Arial Narrow" w:hAnsi="Arial Narrow" w:cs="Courier New"/>
                <w:sz w:val="20"/>
                <w:szCs w:val="20"/>
                <w:lang w:val="es-PE" w:eastAsia="es-PE"/>
              </w:rPr>
              <w:t>String descRegimen = getParam(AdmInfoUtil.</w:t>
            </w:r>
            <w:r w:rsidRPr="00135E42">
              <w:rPr>
                <w:rFonts w:ascii="Arial Narrow" w:hAnsi="Arial Narrow" w:cs="Courier New"/>
                <w:i/>
                <w:iCs/>
                <w:sz w:val="20"/>
                <w:szCs w:val="20"/>
                <w:lang w:val="es-PE" w:eastAsia="es-PE"/>
              </w:rPr>
              <w:t>getParamBean</w:t>
            </w:r>
            <w:r w:rsidRPr="00135E42">
              <w:rPr>
                <w:rFonts w:ascii="Arial Narrow" w:hAnsi="Arial Narrow" w:cs="Courier New"/>
                <w:sz w:val="20"/>
                <w:szCs w:val="20"/>
                <w:lang w:val="es-PE" w:eastAsia="es-PE"/>
              </w:rPr>
              <w:t>(AdmInfoConstantes.</w:t>
            </w:r>
            <w:r w:rsidRPr="00135E42">
              <w:rPr>
                <w:rFonts w:ascii="Arial Narrow" w:hAnsi="Arial Narrow" w:cs="Courier New"/>
                <w:i/>
                <w:iCs/>
                <w:sz w:val="20"/>
                <w:szCs w:val="20"/>
                <w:lang w:val="es-PE" w:eastAsia="es-PE"/>
              </w:rPr>
              <w:t>T01_NUMERO_VFP_CODTRI</w:t>
            </w:r>
            <w:r w:rsidRPr="00135E42">
              <w:rPr>
                <w:rFonts w:ascii="Arial Narrow" w:hAnsi="Arial Narrow" w:cs="Courier New"/>
                <w:sz w:val="20"/>
                <w:szCs w:val="20"/>
                <w:lang w:val="es-PE" w:eastAsia="es-PE"/>
              </w:rPr>
              <w:t>, regimen, "7", "38")).getDescripcionCorta();</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t>errores.add(AdmInfoUtil.</w:t>
            </w:r>
            <w:r w:rsidRPr="00135E42">
              <w:rPr>
                <w:rFonts w:ascii="Arial Narrow" w:hAnsi="Arial Narrow" w:cs="Courier New"/>
                <w:i/>
                <w:iCs/>
                <w:sz w:val="20"/>
                <w:szCs w:val="20"/>
                <w:lang w:val="es-PE" w:eastAsia="es-PE"/>
              </w:rPr>
              <w:t>crearError</w:t>
            </w:r>
            <w:r w:rsidRPr="00135E42">
              <w:rPr>
                <w:rFonts w:ascii="Arial Narrow" w:hAnsi="Arial Narrow" w:cs="Courier New"/>
                <w:sz w:val="20"/>
                <w:szCs w:val="20"/>
                <w:lang w:val="es-PE" w:eastAsia="es-PE"/>
              </w:rPr>
              <w:t>(listaParamError, AdmInfoConstantes.</w:t>
            </w:r>
            <w:r w:rsidRPr="00135E42">
              <w:rPr>
                <w:rFonts w:ascii="Arial Narrow" w:hAnsi="Arial Narrow" w:cs="Courier New"/>
                <w:i/>
                <w:iCs/>
                <w:sz w:val="20"/>
                <w:szCs w:val="20"/>
                <w:lang w:val="es-PE" w:eastAsia="es-PE"/>
              </w:rPr>
              <w:t>COD_ERROR_03</w:t>
            </w:r>
            <w:r w:rsidRPr="00135E42">
              <w:rPr>
                <w:rFonts w:ascii="Arial Narrow" w:hAnsi="Arial Narrow" w:cs="Courier New"/>
                <w:sz w:val="20"/>
                <w:szCs w:val="20"/>
                <w:lang w:val="es-PE" w:eastAsia="es-PE"/>
              </w:rPr>
              <w:t>, descRegimen));</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t>}</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r w:rsidRPr="00135E42">
              <w:rPr>
                <w:rFonts w:ascii="Arial Narrow" w:hAnsi="Arial Narrow" w:cs="Courier New"/>
                <w:b/>
                <w:bCs/>
                <w:sz w:val="20"/>
                <w:szCs w:val="20"/>
                <w:lang w:val="es-PE" w:eastAsia="es-PE"/>
              </w:rPr>
              <w:t>if</w:t>
            </w:r>
            <w:r w:rsidRPr="00135E42">
              <w:rPr>
                <w:rFonts w:ascii="Arial Narrow" w:hAnsi="Arial Narrow" w:cs="Courier New"/>
                <w:sz w:val="20"/>
                <w:szCs w:val="20"/>
                <w:lang w:val="es-PE" w:eastAsia="es-PE"/>
              </w:rPr>
              <w:t xml:space="preserve"> (!periodo.substring(4,6).equals("01")) {</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t>errores.add(AdmInfoUtil.</w:t>
            </w:r>
            <w:r w:rsidRPr="00135E42">
              <w:rPr>
                <w:rFonts w:ascii="Arial Narrow" w:hAnsi="Arial Narrow" w:cs="Courier New"/>
                <w:i/>
                <w:iCs/>
                <w:sz w:val="20"/>
                <w:szCs w:val="20"/>
                <w:lang w:val="es-PE" w:eastAsia="es-PE"/>
              </w:rPr>
              <w:t>crearError</w:t>
            </w:r>
            <w:r w:rsidRPr="00135E42">
              <w:rPr>
                <w:rFonts w:ascii="Arial Narrow" w:hAnsi="Arial Narrow" w:cs="Courier New"/>
                <w:sz w:val="20"/>
                <w:szCs w:val="20"/>
                <w:lang w:val="es-PE" w:eastAsia="es-PE"/>
              </w:rPr>
              <w:t>(listaParamError, AdmInfoConstantes.</w:t>
            </w:r>
            <w:r w:rsidRPr="00135E42">
              <w:rPr>
                <w:rFonts w:ascii="Arial Narrow" w:hAnsi="Arial Narrow" w:cs="Courier New"/>
                <w:i/>
                <w:iCs/>
                <w:sz w:val="20"/>
                <w:szCs w:val="20"/>
                <w:lang w:val="es-PE" w:eastAsia="es-PE"/>
              </w:rPr>
              <w:t>COD_ERROR_07</w:t>
            </w:r>
            <w:r w:rsidRPr="00135E42">
              <w:rPr>
                <w:rFonts w:ascii="Arial Narrow" w:hAnsi="Arial Narrow" w:cs="Courier New"/>
                <w:sz w:val="20"/>
                <w:szCs w:val="20"/>
                <w:lang w:val="es-PE" w:eastAsia="es-PE"/>
              </w:rPr>
              <w:t>));</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t>}</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r w:rsidRPr="00135E42">
              <w:rPr>
                <w:rFonts w:ascii="Arial Narrow" w:hAnsi="Arial Narrow" w:cs="Courier New"/>
                <w:b/>
                <w:bCs/>
                <w:sz w:val="20"/>
                <w:szCs w:val="20"/>
                <w:lang w:val="es-PE" w:eastAsia="es-PE"/>
              </w:rPr>
              <w:t>if</w:t>
            </w:r>
            <w:r w:rsidRPr="00135E42">
              <w:rPr>
                <w:rFonts w:ascii="Arial Narrow" w:hAnsi="Arial Narrow" w:cs="Courier New"/>
                <w:sz w:val="20"/>
                <w:szCs w:val="20"/>
                <w:lang w:val="es-PE" w:eastAsia="es-PE"/>
              </w:rPr>
              <w:t>(!</w:t>
            </w:r>
            <w:r w:rsidRPr="00135E42">
              <w:rPr>
                <w:rFonts w:ascii="Arial Narrow" w:hAnsi="Arial Narrow" w:cs="Courier New"/>
                <w:b/>
                <w:bCs/>
                <w:sz w:val="20"/>
                <w:szCs w:val="20"/>
                <w:lang w:val="es-PE" w:eastAsia="es-PE"/>
              </w:rPr>
              <w:t>this</w:t>
            </w:r>
            <w:r w:rsidRPr="00135E42">
              <w:rPr>
                <w:rFonts w:ascii="Arial Narrow" w:hAnsi="Arial Narrow" w:cs="Courier New"/>
                <w:sz w:val="20"/>
                <w:szCs w:val="20"/>
                <w:lang w:val="es-PE" w:eastAsia="es-PE"/>
              </w:rPr>
              <w:t>.validarFechaDeclaracion(numRuc, periodo, regimen, ddp.getDdp_numreg())){</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t>errores.add(AdmInfoUtil.</w:t>
            </w:r>
            <w:r w:rsidRPr="00135E42">
              <w:rPr>
                <w:rFonts w:ascii="Arial Narrow" w:hAnsi="Arial Narrow" w:cs="Courier New"/>
                <w:i/>
                <w:iCs/>
                <w:sz w:val="20"/>
                <w:szCs w:val="20"/>
                <w:lang w:val="es-PE" w:eastAsia="es-PE"/>
              </w:rPr>
              <w:t>crearError</w:t>
            </w:r>
            <w:r w:rsidRPr="00135E42">
              <w:rPr>
                <w:rFonts w:ascii="Arial Narrow" w:hAnsi="Arial Narrow" w:cs="Courier New"/>
                <w:sz w:val="20"/>
                <w:szCs w:val="20"/>
                <w:lang w:val="es-PE" w:eastAsia="es-PE"/>
              </w:rPr>
              <w:t>(listaParamError, AdmInfoConstantes.</w:t>
            </w:r>
            <w:r w:rsidRPr="00135E42">
              <w:rPr>
                <w:rFonts w:ascii="Arial Narrow" w:hAnsi="Arial Narrow" w:cs="Courier New"/>
                <w:i/>
                <w:iCs/>
                <w:sz w:val="20"/>
                <w:szCs w:val="20"/>
                <w:lang w:val="es-PE" w:eastAsia="es-PE"/>
              </w:rPr>
              <w:t>COD_ERROR_11</w:t>
            </w:r>
            <w:r w:rsidRPr="00135E42">
              <w:rPr>
                <w:rFonts w:ascii="Arial Narrow" w:hAnsi="Arial Narrow" w:cs="Courier New"/>
                <w:sz w:val="20"/>
                <w:szCs w:val="20"/>
                <w:lang w:val="es-PE" w:eastAsia="es-PE"/>
              </w:rPr>
              <w:t>));</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t>}</w:t>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t>//FIN PAS20175E210100006 - RTMMYP ('031201') - MBC</w:t>
            </w:r>
            <w:r w:rsidRPr="00135E42">
              <w:rPr>
                <w:rFonts w:ascii="Arial Narrow" w:hAnsi="Arial Narrow" w:cs="Courier New"/>
                <w:sz w:val="20"/>
                <w:szCs w:val="20"/>
                <w:lang w:val="es-PE" w:eastAsia="es-PE"/>
              </w:rPr>
              <w:tab/>
            </w:r>
          </w:p>
          <w:p w:rsidR="00135E42" w:rsidRPr="00135E42" w:rsidRDefault="00135E42" w:rsidP="00135E42">
            <w:pPr>
              <w:autoSpaceDE w:val="0"/>
              <w:autoSpaceDN w:val="0"/>
              <w:adjustRightInd w:val="0"/>
              <w:jc w:val="left"/>
              <w:rPr>
                <w:rFonts w:ascii="Arial Narrow" w:hAnsi="Arial Narrow" w:cs="Courier New"/>
                <w:sz w:val="20"/>
                <w:szCs w:val="20"/>
                <w:lang w:val="es-PE" w:eastAsia="es-PE"/>
              </w:rPr>
            </w:pPr>
            <w:r w:rsidRPr="00135E42">
              <w:rPr>
                <w:rFonts w:ascii="Arial Narrow" w:hAnsi="Arial Narrow" w:cs="Courier New"/>
                <w:sz w:val="20"/>
                <w:szCs w:val="20"/>
                <w:lang w:val="es-PE" w:eastAsia="es-PE"/>
              </w:rPr>
              <w:tab/>
            </w:r>
            <w:r w:rsidRPr="00135E42">
              <w:rPr>
                <w:rFonts w:ascii="Arial Narrow" w:hAnsi="Arial Narrow" w:cs="Courier New"/>
                <w:sz w:val="20"/>
                <w:szCs w:val="20"/>
                <w:lang w:val="es-PE" w:eastAsia="es-PE"/>
              </w:rPr>
              <w:tab/>
            </w:r>
            <w:r w:rsidRPr="00135E42">
              <w:rPr>
                <w:rFonts w:ascii="Arial Narrow" w:hAnsi="Arial Narrow" w:cs="Courier New"/>
                <w:b/>
                <w:bCs/>
                <w:sz w:val="20"/>
                <w:szCs w:val="20"/>
                <w:lang w:val="es-PE" w:eastAsia="es-PE"/>
              </w:rPr>
              <w:t>return</w:t>
            </w:r>
            <w:r w:rsidRPr="00135E42">
              <w:rPr>
                <w:rFonts w:ascii="Arial Narrow" w:hAnsi="Arial Narrow" w:cs="Courier New"/>
                <w:sz w:val="20"/>
                <w:szCs w:val="20"/>
                <w:lang w:val="es-PE" w:eastAsia="es-PE"/>
              </w:rPr>
              <w:t xml:space="preserve"> errores;</w:t>
            </w:r>
          </w:p>
          <w:p w:rsidR="00273900" w:rsidRPr="00135E42" w:rsidRDefault="00135E42" w:rsidP="00135E42">
            <w:pPr>
              <w:ind w:left="567" w:right="413"/>
              <w:rPr>
                <w:rFonts w:ascii="Arial Narrow" w:hAnsi="Arial Narrow" w:cs="Arial"/>
                <w:sz w:val="20"/>
                <w:szCs w:val="20"/>
              </w:rPr>
            </w:pPr>
            <w:r w:rsidRPr="00135E42">
              <w:rPr>
                <w:rFonts w:ascii="Arial Narrow" w:hAnsi="Arial Narrow" w:cs="Courier New"/>
                <w:sz w:val="20"/>
                <w:szCs w:val="20"/>
                <w:lang w:val="es-PE" w:eastAsia="es-PE"/>
              </w:rPr>
              <w:tab/>
              <w:t>}</w:t>
            </w:r>
          </w:p>
          <w:p w:rsidR="00273900" w:rsidRPr="00135E42" w:rsidRDefault="00273900" w:rsidP="009D26F9">
            <w:pPr>
              <w:ind w:right="413"/>
              <w:rPr>
                <w:rFonts w:ascii="Arial Narrow" w:hAnsi="Arial Narrow" w:cs="Arial"/>
                <w:sz w:val="20"/>
                <w:szCs w:val="20"/>
              </w:rPr>
            </w:pPr>
            <w:r w:rsidRPr="00135E42">
              <w:rPr>
                <w:rFonts w:ascii="Arial Narrow" w:hAnsi="Arial Narrow" w:cs="Arial"/>
                <w:sz w:val="20"/>
                <w:szCs w:val="20"/>
              </w:rPr>
              <w:t xml:space="preserve">Retornar </w:t>
            </w:r>
            <w:r w:rsidRPr="00135E42">
              <w:rPr>
                <w:rFonts w:ascii="Arial Narrow" w:hAnsi="Arial Narrow" w:cs="Arial"/>
                <w:b/>
                <w:sz w:val="20"/>
                <w:szCs w:val="20"/>
              </w:rPr>
              <w:t>errores</w:t>
            </w:r>
          </w:p>
          <w:p w:rsidR="00273900" w:rsidRPr="000C4294" w:rsidRDefault="00273900" w:rsidP="009D26F9">
            <w:pPr>
              <w:ind w:right="413"/>
              <w:rPr>
                <w:rFonts w:cs="Arial"/>
                <w:szCs w:val="22"/>
              </w:rPr>
            </w:pPr>
          </w:p>
        </w:tc>
      </w:tr>
      <w:tr w:rsidR="00273900"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CambioRegimenServiceImpl.java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/pe/gob/sunat/contribuyente2/registro/admininfo/service</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validarRegAmazonia</w:t>
            </w:r>
          </w:p>
        </w:tc>
      </w:tr>
      <w:tr w:rsidR="00323DC8"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 xml:space="preserve">Parámetros de </w:t>
            </w:r>
            <w:r w:rsidRPr="000C4294">
              <w:rPr>
                <w:rFonts w:cs="Arial"/>
                <w:sz w:val="20"/>
                <w:szCs w:val="20"/>
              </w:rPr>
              <w:lastRenderedPageBreak/>
              <w:t>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lastRenderedPageBreak/>
              <w:t>String numRuc, String periodo, String regimen</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lastRenderedPageBreak/>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List&lt;Map&lt;</w:t>
            </w:r>
            <w:r w:rsidRPr="000C4294">
              <w:rPr>
                <w:rFonts w:cs="Arial"/>
                <w:sz w:val="20"/>
                <w:szCs w:val="20"/>
                <w:lang w:val="es-PE"/>
              </w:rPr>
              <w:t>String, Object</w:t>
            </w:r>
            <w:r w:rsidRPr="000C4294">
              <w:rPr>
                <w:rFonts w:cs="Arial"/>
                <w:sz w:val="20"/>
                <w:szCs w:val="20"/>
              </w:rPr>
              <w:t>&gt;&gt;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adminfo-service-impl-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ServiceImpl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 el cambio a Régimen Amazonía 033101</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Crear lista </w:t>
            </w:r>
            <w:r w:rsidRPr="000C4294">
              <w:rPr>
                <w:rFonts w:cs="Arial"/>
                <w:b/>
                <w:sz w:val="20"/>
                <w:szCs w:val="20"/>
              </w:rPr>
              <w:t xml:space="preserve">errores </w:t>
            </w:r>
            <w:r w:rsidRPr="000C4294">
              <w:rPr>
                <w:rFonts w:cs="Arial"/>
                <w:sz w:val="20"/>
                <w:szCs w:val="20"/>
              </w:rPr>
              <w:t>de tipo List&lt;Map&lt;</w:t>
            </w:r>
            <w:r w:rsidRPr="000C4294">
              <w:rPr>
                <w:rFonts w:cs="Arial"/>
                <w:sz w:val="20"/>
                <w:szCs w:val="20"/>
                <w:lang w:val="es-PE"/>
              </w:rPr>
              <w:t>String, Object</w:t>
            </w:r>
            <w:r w:rsidRPr="000C4294">
              <w:rPr>
                <w:rFonts w:cs="Arial"/>
                <w:sz w:val="20"/>
                <w:szCs w:val="20"/>
              </w:rPr>
              <w:t>&gt;&gt;</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Ddp ddp </w:t>
            </w:r>
            <w:r w:rsidRPr="000C4294">
              <w:rPr>
                <w:rFonts w:cs="Arial"/>
                <w:sz w:val="20"/>
                <w:szCs w:val="20"/>
              </w:rPr>
              <w:sym w:font="Wingdings" w:char="F0DF"/>
            </w:r>
            <w:r w:rsidRPr="000C4294">
              <w:rPr>
                <w:rFonts w:cs="Arial"/>
                <w:sz w:val="20"/>
                <w:szCs w:val="20"/>
              </w:rPr>
              <w:t xml:space="preserve"> ddpDAO.findByNroRUC(numRuc)</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 ddp es null</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Uconstante.COD_ERROR_13))</w:t>
            </w:r>
          </w:p>
          <w:p w:rsidR="00323DC8" w:rsidRPr="000C4294" w:rsidRDefault="00323DC8" w:rsidP="00323DC8">
            <w:pPr>
              <w:ind w:left="567"/>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Sino Si ddp.ddp_numreg.substring(3,4)  = "1" ó "3" // contribuyente es prico o mpeco </w:t>
            </w:r>
          </w:p>
          <w:p w:rsidR="00323DC8" w:rsidRPr="000C4294" w:rsidRDefault="00323DC8" w:rsidP="00323DC8">
            <w:pPr>
              <w:ind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Si ddp.ddp_tpoemp = "01" </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Uconstante.COD_ERROR_01))</w:t>
            </w:r>
          </w:p>
          <w:p w:rsidR="00323DC8" w:rsidRPr="000C4294" w:rsidRDefault="00323DC8" w:rsidP="00323DC8">
            <w:pPr>
              <w:ind w:left="567"/>
              <w:rPr>
                <w:rFonts w:cs="Arial"/>
                <w:sz w:val="20"/>
                <w:szCs w:val="20"/>
              </w:rPr>
            </w:pPr>
            <w:r w:rsidRPr="000C4294">
              <w:rPr>
                <w:rFonts w:cs="Arial"/>
                <w:sz w:val="20"/>
                <w:szCs w:val="20"/>
              </w:rPr>
              <w:t>Fin_Si</w:t>
            </w:r>
          </w:p>
          <w:p w:rsidR="00323DC8" w:rsidRPr="000C4294" w:rsidRDefault="00323DC8" w:rsidP="00323DC8">
            <w:pPr>
              <w:ind w:left="567"/>
              <w:rPr>
                <w:rFonts w:cs="Arial"/>
                <w:sz w:val="20"/>
                <w:szCs w:val="20"/>
              </w:rPr>
            </w:pPr>
            <w:r w:rsidRPr="000C4294">
              <w:rPr>
                <w:rFonts w:cs="Arial"/>
                <w:sz w:val="20"/>
                <w:szCs w:val="20"/>
              </w:rPr>
              <w:t>Si ddp.ddp_estado &lt;&gt; "00" y ddp.ddp_estado &lt;&gt; "01" y ddp.ddp_estado &lt;&gt; "02"</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Uconstante.COD_ERROR_02))</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Boolean validRegProc </w:t>
            </w:r>
            <w:r w:rsidRPr="000C4294">
              <w:rPr>
                <w:rFonts w:cs="Arial"/>
                <w:sz w:val="20"/>
                <w:szCs w:val="20"/>
              </w:rPr>
              <w:sym w:font="Wingdings" w:char="F0DF"/>
            </w:r>
            <w:r w:rsidRPr="000C4294">
              <w:rPr>
                <w:rFonts w:cs="Arial"/>
                <w:sz w:val="20"/>
                <w:szCs w:val="20"/>
              </w:rPr>
              <w:t xml:space="preserve"> false</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Crear objeto paramVfp de tipo Map</w:t>
            </w:r>
          </w:p>
          <w:p w:rsidR="00323DC8" w:rsidRPr="000C4294" w:rsidRDefault="00323DC8" w:rsidP="00323DC8">
            <w:pPr>
              <w:ind w:left="567" w:right="413"/>
              <w:rPr>
                <w:rFonts w:cs="Arial"/>
                <w:sz w:val="20"/>
                <w:szCs w:val="20"/>
              </w:rPr>
            </w:pPr>
            <w:r w:rsidRPr="000C4294">
              <w:rPr>
                <w:rFonts w:cs="Arial"/>
                <w:sz w:val="20"/>
                <w:szCs w:val="20"/>
              </w:rPr>
              <w:t>paramVfp.put("numRuc", numRuc)</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List&lt;VFP&gt; listaVfp </w:t>
            </w:r>
            <w:r w:rsidRPr="000C4294">
              <w:rPr>
                <w:rFonts w:cs="Arial"/>
                <w:sz w:val="20"/>
                <w:szCs w:val="20"/>
              </w:rPr>
              <w:sym w:font="Wingdings" w:char="F0DF"/>
            </w:r>
            <w:r w:rsidRPr="000C4294">
              <w:rPr>
                <w:rFonts w:cs="Arial"/>
                <w:sz w:val="20"/>
                <w:szCs w:val="20"/>
              </w:rPr>
              <w:t xml:space="preserve"> vfpDAO.listVectorFiscal(paramVfp)</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Para vfp </w:t>
            </w:r>
            <w:r w:rsidRPr="000C4294">
              <w:rPr>
                <w:rFonts w:cs="Arial"/>
                <w:sz w:val="20"/>
                <w:szCs w:val="20"/>
              </w:rPr>
              <w:sym w:font="Wingdings" w:char="F0DF"/>
            </w:r>
            <w:r w:rsidRPr="000C4294">
              <w:rPr>
                <w:rFonts w:cs="Arial"/>
                <w:sz w:val="20"/>
                <w:szCs w:val="20"/>
              </w:rPr>
              <w:t xml:space="preserve"> listaVfp</w:t>
            </w:r>
          </w:p>
          <w:p w:rsidR="00323DC8" w:rsidRPr="000C4294" w:rsidRDefault="00323DC8" w:rsidP="00323DC8">
            <w:pPr>
              <w:ind w:left="1134" w:right="413"/>
              <w:rPr>
                <w:rFonts w:cs="Arial"/>
                <w:sz w:val="20"/>
                <w:szCs w:val="20"/>
              </w:rPr>
            </w:pPr>
            <w:r w:rsidRPr="000C4294">
              <w:rPr>
                <w:rFonts w:cs="Arial"/>
                <w:sz w:val="20"/>
                <w:szCs w:val="20"/>
              </w:rPr>
              <w:t>Si vfp.codTributo pertenece a ('031101','030301','036101','041000',</w:t>
            </w:r>
          </w:p>
          <w:p w:rsidR="00323DC8" w:rsidRPr="000C4294" w:rsidRDefault="00323DC8" w:rsidP="00323DC8">
            <w:pPr>
              <w:ind w:left="4111" w:right="413"/>
              <w:rPr>
                <w:rFonts w:cs="Arial"/>
                <w:sz w:val="20"/>
                <w:szCs w:val="20"/>
              </w:rPr>
            </w:pPr>
            <w:r w:rsidRPr="000C4294">
              <w:rPr>
                <w:rFonts w:cs="Arial"/>
                <w:sz w:val="20"/>
                <w:szCs w:val="20"/>
              </w:rPr>
              <w:t>'034101','035101'</w:t>
            </w:r>
            <w:r w:rsidR="00135E42">
              <w:rPr>
                <w:rFonts w:cs="Arial"/>
                <w:sz w:val="20"/>
                <w:szCs w:val="20"/>
              </w:rPr>
              <w:t>,</w:t>
            </w:r>
            <w:r w:rsidR="00135E42" w:rsidRPr="00135E42">
              <w:rPr>
                <w:rFonts w:cs="Arial"/>
                <w:sz w:val="20"/>
                <w:szCs w:val="20"/>
                <w:highlight w:val="yellow"/>
              </w:rPr>
              <w:t>’031201’</w:t>
            </w:r>
            <w:r w:rsidRPr="000C4294">
              <w:rPr>
                <w:rFonts w:cs="Arial"/>
                <w:sz w:val="20"/>
                <w:szCs w:val="20"/>
              </w:rPr>
              <w:t>)</w:t>
            </w:r>
          </w:p>
          <w:p w:rsidR="00323DC8" w:rsidRPr="000C4294" w:rsidRDefault="00323DC8" w:rsidP="00323DC8">
            <w:pPr>
              <w:ind w:left="1701" w:right="413"/>
              <w:rPr>
                <w:rFonts w:cs="Arial"/>
                <w:sz w:val="20"/>
                <w:szCs w:val="20"/>
              </w:rPr>
            </w:pPr>
            <w:r w:rsidRPr="000C4294">
              <w:rPr>
                <w:rFonts w:cs="Arial"/>
                <w:sz w:val="20"/>
                <w:szCs w:val="20"/>
              </w:rPr>
              <w:t xml:space="preserve">validRegProc </w:t>
            </w:r>
            <w:r w:rsidRPr="000C4294">
              <w:rPr>
                <w:rFonts w:cs="Arial"/>
                <w:sz w:val="20"/>
                <w:szCs w:val="20"/>
              </w:rPr>
              <w:sym w:font="Wingdings" w:char="F0DF"/>
            </w:r>
            <w:r w:rsidRPr="000C4294">
              <w:rPr>
                <w:rFonts w:cs="Arial"/>
                <w:sz w:val="20"/>
                <w:szCs w:val="20"/>
              </w:rPr>
              <w:t xml:space="preserve"> true</w:t>
            </w:r>
          </w:p>
          <w:p w:rsidR="00323DC8" w:rsidRPr="000C4294" w:rsidRDefault="00323DC8" w:rsidP="00323DC8">
            <w:pPr>
              <w:ind w:left="1134"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r w:rsidRPr="000C4294">
              <w:rPr>
                <w:rFonts w:cs="Arial"/>
                <w:sz w:val="20"/>
                <w:szCs w:val="20"/>
              </w:rPr>
              <w:t>Fin_Para</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validRegProc = false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Uconstante.COD_ERROR_03))</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periodo.subString(4,6) &lt;&gt; "01"</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Uconstante.COD_ERROR_07))</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Si validarFechaDeclaracion(numRuc, periodo, </w:t>
            </w:r>
            <w:r w:rsidRPr="000C4294">
              <w:rPr>
                <w:rFonts w:cs="Arial"/>
                <w:sz w:val="20"/>
                <w:szCs w:val="20"/>
                <w:lang w:val="es-PE"/>
              </w:rPr>
              <w:t>regimen</w:t>
            </w:r>
            <w:r w:rsidRPr="000C4294">
              <w:rPr>
                <w:rFonts w:cs="Arial"/>
                <w:sz w:val="20"/>
                <w:szCs w:val="20"/>
              </w:rPr>
              <w:t>, ddp.ddp_numreg) = false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Uconstante.COD_ERROR_11))</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ParamBean paramUbigeo</w:t>
            </w:r>
            <w:r w:rsidRPr="000C4294">
              <w:rPr>
                <w:rFonts w:cs="Arial"/>
                <w:sz w:val="20"/>
                <w:szCs w:val="20"/>
              </w:rPr>
              <w:sym w:font="Wingdings" w:char="F0DF"/>
            </w:r>
            <w:r w:rsidRPr="000C4294">
              <w:rPr>
                <w:rFonts w:cs="Arial"/>
                <w:sz w:val="20"/>
                <w:szCs w:val="20"/>
              </w:rPr>
              <w:t xml:space="preserve"> Consular en t01param (usando cacheparam) con número = ‘001’ y argumento = ddp.ddp_ubigeo</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paramUbigeo = null ó no cumple ( paramUbigeo.funcion.substring(59,60) = "1" ó "2" )</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Uconstante.COD_ERROR_08))</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right="413"/>
              <w:rPr>
                <w:rFonts w:cs="Arial"/>
                <w:sz w:val="20"/>
                <w:szCs w:val="20"/>
              </w:rPr>
            </w:pPr>
            <w:r w:rsidRPr="000C4294">
              <w:rPr>
                <w:rFonts w:cs="Arial"/>
                <w:sz w:val="20"/>
                <w:szCs w:val="20"/>
              </w:rPr>
              <w:t xml:space="preserve">Fin_Si </w:t>
            </w:r>
          </w:p>
          <w:p w:rsidR="00323DC8" w:rsidRPr="000C4294" w:rsidRDefault="00323DC8" w:rsidP="00323DC8">
            <w:pPr>
              <w:ind w:left="567"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Retornar </w:t>
            </w:r>
            <w:r w:rsidRPr="000C4294">
              <w:rPr>
                <w:rFonts w:cs="Arial"/>
                <w:b/>
                <w:sz w:val="20"/>
                <w:szCs w:val="20"/>
              </w:rPr>
              <w:t>errores</w:t>
            </w:r>
          </w:p>
          <w:p w:rsidR="00323DC8" w:rsidRPr="000C4294" w:rsidRDefault="00323DC8" w:rsidP="00323DC8">
            <w:pPr>
              <w:ind w:right="413"/>
              <w:rPr>
                <w:rFonts w:cs="Arial"/>
                <w:szCs w:val="22"/>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CambioRegimenServiceImpl.java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/pe/gob/sunat/contribuyente2/registro/admininfo/service</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validarRegFrontera</w:t>
            </w:r>
          </w:p>
        </w:tc>
      </w:tr>
      <w:tr w:rsidR="00323DC8"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String numRuc, String periodo, String regimen</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List&lt;Map&lt;</w:t>
            </w:r>
            <w:r w:rsidRPr="000C4294">
              <w:rPr>
                <w:rFonts w:cs="Arial"/>
                <w:sz w:val="20"/>
                <w:szCs w:val="20"/>
                <w:lang w:val="es-PE"/>
              </w:rPr>
              <w:t>String, Object</w:t>
            </w:r>
            <w:r w:rsidRPr="000C4294">
              <w:rPr>
                <w:rFonts w:cs="Arial"/>
                <w:sz w:val="20"/>
                <w:szCs w:val="20"/>
              </w:rPr>
              <w:t>&gt;&gt;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adminfo-service-impl-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ServiceImpl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 el cambio a Régimen Frontera 036101</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Crear lista </w:t>
            </w:r>
            <w:r w:rsidRPr="000C4294">
              <w:rPr>
                <w:rFonts w:cs="Arial"/>
                <w:b/>
                <w:sz w:val="20"/>
                <w:szCs w:val="20"/>
              </w:rPr>
              <w:t xml:space="preserve">errores </w:t>
            </w:r>
            <w:r w:rsidRPr="000C4294">
              <w:rPr>
                <w:rFonts w:cs="Arial"/>
                <w:sz w:val="20"/>
                <w:szCs w:val="20"/>
              </w:rPr>
              <w:t>de tipo List&lt;Map&lt;</w:t>
            </w:r>
            <w:r w:rsidRPr="000C4294">
              <w:rPr>
                <w:rFonts w:cs="Arial"/>
                <w:sz w:val="20"/>
                <w:szCs w:val="20"/>
                <w:lang w:val="es-PE"/>
              </w:rPr>
              <w:t>String, Object</w:t>
            </w:r>
            <w:r w:rsidRPr="000C4294">
              <w:rPr>
                <w:rFonts w:cs="Arial"/>
                <w:sz w:val="20"/>
                <w:szCs w:val="20"/>
              </w:rPr>
              <w:t>&gt;&gt;</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Ddp ddp </w:t>
            </w:r>
            <w:r w:rsidRPr="000C4294">
              <w:rPr>
                <w:rFonts w:cs="Arial"/>
                <w:sz w:val="20"/>
                <w:szCs w:val="20"/>
              </w:rPr>
              <w:sym w:font="Wingdings" w:char="F0DF"/>
            </w:r>
            <w:r w:rsidRPr="000C4294">
              <w:rPr>
                <w:rFonts w:cs="Arial"/>
                <w:sz w:val="20"/>
                <w:szCs w:val="20"/>
              </w:rPr>
              <w:t xml:space="preserve"> ddpDAO.findByNroRUC(numRuc)</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 ddp es null</w:t>
            </w:r>
          </w:p>
          <w:p w:rsidR="00323DC8" w:rsidRPr="000C4294" w:rsidRDefault="00323DC8" w:rsidP="00323DC8">
            <w:pPr>
              <w:ind w:left="567"/>
              <w:rPr>
                <w:rFonts w:cs="Arial"/>
                <w:sz w:val="20"/>
                <w:szCs w:val="20"/>
              </w:rPr>
            </w:pPr>
            <w:r w:rsidRPr="000C4294">
              <w:rPr>
                <w:rFonts w:cs="Arial"/>
                <w:sz w:val="20"/>
                <w:szCs w:val="20"/>
              </w:rPr>
              <w:t>errores.add(Utilidades.crearError(listaParamError, Uconstante.COD_ERROR_13))</w:t>
            </w:r>
          </w:p>
          <w:p w:rsidR="00323DC8" w:rsidRPr="000C4294" w:rsidRDefault="00323DC8" w:rsidP="00323DC8">
            <w:pPr>
              <w:ind w:left="567"/>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Sino Si ddp.ddp_numreg.substring(3,4)  = "1" ó "3" // contribuyente es prico o mpeco </w:t>
            </w:r>
          </w:p>
          <w:p w:rsidR="00323DC8" w:rsidRPr="000C4294" w:rsidRDefault="00323DC8" w:rsidP="00323DC8">
            <w:pPr>
              <w:ind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Si ddp.ddp_tpoemp = "01" </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Uconstante.COD_ERROR_01))</w:t>
            </w:r>
          </w:p>
          <w:p w:rsidR="00323DC8" w:rsidRPr="000C4294" w:rsidRDefault="00323DC8" w:rsidP="00323DC8">
            <w:pPr>
              <w:ind w:left="567"/>
              <w:rPr>
                <w:rFonts w:cs="Arial"/>
                <w:sz w:val="20"/>
                <w:szCs w:val="20"/>
              </w:rPr>
            </w:pPr>
            <w:r w:rsidRPr="000C4294">
              <w:rPr>
                <w:rFonts w:cs="Arial"/>
                <w:sz w:val="20"/>
                <w:szCs w:val="20"/>
              </w:rPr>
              <w:t>Fin_Si</w:t>
            </w:r>
          </w:p>
          <w:p w:rsidR="00323DC8" w:rsidRPr="000C4294" w:rsidRDefault="00323DC8" w:rsidP="00323DC8">
            <w:pPr>
              <w:ind w:left="567"/>
              <w:rPr>
                <w:rFonts w:cs="Arial"/>
                <w:sz w:val="20"/>
                <w:szCs w:val="20"/>
              </w:rPr>
            </w:pPr>
            <w:r w:rsidRPr="000C4294">
              <w:rPr>
                <w:rFonts w:cs="Arial"/>
                <w:sz w:val="20"/>
                <w:szCs w:val="20"/>
              </w:rPr>
              <w:t>Si ddp.ddp_estado &lt;&gt; "00" y ddp.ddp_estado &lt;&gt; "01" y ddp.ddp_estado &lt;&gt; "02"</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Uconstante.COD_ERROR_02))</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Boolean validRegProc </w:t>
            </w:r>
            <w:r w:rsidRPr="000C4294">
              <w:rPr>
                <w:rFonts w:cs="Arial"/>
                <w:sz w:val="20"/>
                <w:szCs w:val="20"/>
              </w:rPr>
              <w:sym w:font="Wingdings" w:char="F0DF"/>
            </w:r>
            <w:r w:rsidRPr="000C4294">
              <w:rPr>
                <w:rFonts w:cs="Arial"/>
                <w:sz w:val="20"/>
                <w:szCs w:val="20"/>
              </w:rPr>
              <w:t xml:space="preserve"> false</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Crear objeto paramVfp de tipo Map</w:t>
            </w:r>
          </w:p>
          <w:p w:rsidR="00323DC8" w:rsidRPr="000C4294" w:rsidRDefault="00323DC8" w:rsidP="00323DC8">
            <w:pPr>
              <w:ind w:left="567" w:right="413"/>
              <w:rPr>
                <w:rFonts w:cs="Arial"/>
                <w:sz w:val="20"/>
                <w:szCs w:val="20"/>
              </w:rPr>
            </w:pPr>
            <w:r w:rsidRPr="000C4294">
              <w:rPr>
                <w:rFonts w:cs="Arial"/>
                <w:sz w:val="20"/>
                <w:szCs w:val="20"/>
              </w:rPr>
              <w:t>paramVfp.put("numRuc", numRuc)</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List&lt;VFP&gt; listaVfp </w:t>
            </w:r>
            <w:r w:rsidRPr="000C4294">
              <w:rPr>
                <w:rFonts w:cs="Arial"/>
                <w:sz w:val="20"/>
                <w:szCs w:val="20"/>
              </w:rPr>
              <w:sym w:font="Wingdings" w:char="F0DF"/>
            </w:r>
            <w:r w:rsidRPr="000C4294">
              <w:rPr>
                <w:rFonts w:cs="Arial"/>
                <w:sz w:val="20"/>
                <w:szCs w:val="20"/>
              </w:rPr>
              <w:t xml:space="preserve"> vfpDAO.listVectorFiscal(paramVfp)</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Para vfp </w:t>
            </w:r>
            <w:r w:rsidRPr="000C4294">
              <w:rPr>
                <w:rFonts w:cs="Arial"/>
                <w:sz w:val="20"/>
                <w:szCs w:val="20"/>
              </w:rPr>
              <w:sym w:font="Wingdings" w:char="F0DF"/>
            </w:r>
            <w:r w:rsidRPr="000C4294">
              <w:rPr>
                <w:rFonts w:cs="Arial"/>
                <w:sz w:val="20"/>
                <w:szCs w:val="20"/>
              </w:rPr>
              <w:t xml:space="preserve"> listaVfp</w:t>
            </w:r>
          </w:p>
          <w:p w:rsidR="00323DC8" w:rsidRPr="000C4294" w:rsidRDefault="00323DC8" w:rsidP="00323DC8">
            <w:pPr>
              <w:ind w:left="1134" w:right="413"/>
              <w:rPr>
                <w:rFonts w:cs="Arial"/>
                <w:sz w:val="20"/>
                <w:szCs w:val="20"/>
              </w:rPr>
            </w:pPr>
            <w:r w:rsidRPr="000C4294">
              <w:rPr>
                <w:rFonts w:cs="Arial"/>
                <w:sz w:val="20"/>
                <w:szCs w:val="20"/>
              </w:rPr>
              <w:t>Si vfp.codTributo pertenece a ('031101','033101','030301','041000',</w:t>
            </w:r>
          </w:p>
          <w:p w:rsidR="00323DC8" w:rsidRPr="000C4294" w:rsidRDefault="00323DC8" w:rsidP="00323DC8">
            <w:pPr>
              <w:ind w:left="4253" w:right="413"/>
              <w:rPr>
                <w:rFonts w:cs="Arial"/>
                <w:sz w:val="20"/>
                <w:szCs w:val="20"/>
              </w:rPr>
            </w:pPr>
            <w:r w:rsidRPr="000C4294">
              <w:rPr>
                <w:rFonts w:cs="Arial"/>
                <w:sz w:val="20"/>
                <w:szCs w:val="20"/>
              </w:rPr>
              <w:t>'034101','035101'</w:t>
            </w:r>
            <w:r w:rsidR="00135E42">
              <w:rPr>
                <w:rFonts w:cs="Arial"/>
                <w:sz w:val="20"/>
                <w:szCs w:val="20"/>
              </w:rPr>
              <w:t>,</w:t>
            </w:r>
            <w:r w:rsidR="00135E42" w:rsidRPr="00135E42">
              <w:rPr>
                <w:rFonts w:cs="Arial"/>
                <w:sz w:val="20"/>
                <w:szCs w:val="20"/>
                <w:highlight w:val="yellow"/>
              </w:rPr>
              <w:t>’031201</w:t>
            </w:r>
            <w:r w:rsidR="00135E42">
              <w:rPr>
                <w:rFonts w:cs="Arial"/>
                <w:sz w:val="20"/>
                <w:szCs w:val="20"/>
              </w:rPr>
              <w:t>’</w:t>
            </w:r>
            <w:r w:rsidRPr="000C4294">
              <w:rPr>
                <w:rFonts w:cs="Arial"/>
                <w:sz w:val="20"/>
                <w:szCs w:val="20"/>
              </w:rPr>
              <w:t>)</w:t>
            </w:r>
          </w:p>
          <w:p w:rsidR="00323DC8" w:rsidRPr="000C4294" w:rsidRDefault="00323DC8" w:rsidP="00323DC8">
            <w:pPr>
              <w:ind w:left="1701" w:right="413"/>
              <w:rPr>
                <w:rFonts w:cs="Arial"/>
                <w:sz w:val="20"/>
                <w:szCs w:val="20"/>
              </w:rPr>
            </w:pPr>
            <w:r w:rsidRPr="000C4294">
              <w:rPr>
                <w:rFonts w:cs="Arial"/>
                <w:sz w:val="20"/>
                <w:szCs w:val="20"/>
              </w:rPr>
              <w:t xml:space="preserve">validRegProc </w:t>
            </w:r>
            <w:r w:rsidRPr="000C4294">
              <w:rPr>
                <w:rFonts w:cs="Arial"/>
                <w:sz w:val="20"/>
                <w:szCs w:val="20"/>
              </w:rPr>
              <w:sym w:font="Wingdings" w:char="F0DF"/>
            </w:r>
            <w:r w:rsidRPr="000C4294">
              <w:rPr>
                <w:rFonts w:cs="Arial"/>
                <w:sz w:val="20"/>
                <w:szCs w:val="20"/>
              </w:rPr>
              <w:t xml:space="preserve"> true</w:t>
            </w:r>
          </w:p>
          <w:p w:rsidR="00323DC8" w:rsidRPr="000C4294" w:rsidRDefault="00323DC8" w:rsidP="00323DC8">
            <w:pPr>
              <w:ind w:left="1134"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r w:rsidRPr="000C4294">
              <w:rPr>
                <w:rFonts w:cs="Arial"/>
                <w:sz w:val="20"/>
                <w:szCs w:val="20"/>
              </w:rPr>
              <w:t>Fin_Para</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validRegProc = false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Uconstante.COD_ERROR_03))</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periodo.subString(4,6) &lt;&gt; "01"</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Uconstante.COD_ERROR_07))</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 xml:space="preserve">Si validarFechaDeclaracion(numRuc, periodo, </w:t>
            </w:r>
            <w:r w:rsidRPr="000C4294">
              <w:rPr>
                <w:rFonts w:cs="Arial"/>
                <w:sz w:val="20"/>
                <w:szCs w:val="20"/>
                <w:lang w:val="es-PE"/>
              </w:rPr>
              <w:t>regimen</w:t>
            </w:r>
            <w:r w:rsidRPr="000C4294">
              <w:rPr>
                <w:rFonts w:cs="Arial"/>
                <w:sz w:val="20"/>
                <w:szCs w:val="20"/>
              </w:rPr>
              <w:t>, ddp.ddp_numreg) = false</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Uconstante.COD_ERROR_11))</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ParamBean paramUbigeo</w:t>
            </w:r>
            <w:r w:rsidRPr="000C4294">
              <w:rPr>
                <w:rFonts w:cs="Arial"/>
                <w:sz w:val="20"/>
                <w:szCs w:val="20"/>
              </w:rPr>
              <w:sym w:font="Wingdings" w:char="F0DF"/>
            </w:r>
            <w:r w:rsidRPr="000C4294">
              <w:rPr>
                <w:rFonts w:cs="Arial"/>
                <w:sz w:val="20"/>
                <w:szCs w:val="20"/>
              </w:rPr>
              <w:t xml:space="preserve"> Consular en t01param (usando cacheparam) con número = ‘001’ y argumento = ddp.ddp_ubigeo</w:t>
            </w:r>
          </w:p>
          <w:p w:rsidR="00323DC8" w:rsidRPr="000C4294" w:rsidRDefault="00323DC8" w:rsidP="00323DC8">
            <w:pPr>
              <w:ind w:left="567" w:right="413"/>
              <w:rPr>
                <w:rFonts w:cs="Arial"/>
                <w:sz w:val="20"/>
                <w:szCs w:val="20"/>
              </w:rPr>
            </w:pPr>
          </w:p>
          <w:p w:rsidR="00323DC8" w:rsidRPr="000C4294" w:rsidRDefault="00323DC8" w:rsidP="00323DC8">
            <w:pPr>
              <w:ind w:left="567" w:right="413"/>
              <w:rPr>
                <w:rFonts w:cs="Arial"/>
                <w:sz w:val="20"/>
                <w:szCs w:val="20"/>
              </w:rPr>
            </w:pPr>
            <w:r w:rsidRPr="000C4294">
              <w:rPr>
                <w:rFonts w:cs="Arial"/>
                <w:sz w:val="20"/>
                <w:szCs w:val="20"/>
              </w:rPr>
              <w:t>Si paramUbigeo = null ó no cumple ( paramUbigeo.funcion.substring(60,61) = "1" ó "2" )</w:t>
            </w:r>
          </w:p>
          <w:p w:rsidR="00323DC8" w:rsidRPr="000C4294" w:rsidRDefault="00323DC8" w:rsidP="00323DC8">
            <w:pPr>
              <w:ind w:left="1134"/>
              <w:rPr>
                <w:rFonts w:cs="Arial"/>
                <w:sz w:val="20"/>
                <w:szCs w:val="20"/>
              </w:rPr>
            </w:pPr>
            <w:r w:rsidRPr="000C4294">
              <w:rPr>
                <w:rFonts w:cs="Arial"/>
                <w:sz w:val="20"/>
                <w:szCs w:val="20"/>
              </w:rPr>
              <w:t>errores.add(Utilidades.crearError(listaParamError, Uconstante.COD_ERROR_10))</w:t>
            </w:r>
          </w:p>
          <w:p w:rsidR="00323DC8" w:rsidRPr="000C4294" w:rsidRDefault="00323DC8" w:rsidP="00323DC8">
            <w:pPr>
              <w:ind w:left="567" w:right="413"/>
              <w:rPr>
                <w:rFonts w:cs="Arial"/>
                <w:sz w:val="20"/>
                <w:szCs w:val="20"/>
              </w:rPr>
            </w:pPr>
            <w:r w:rsidRPr="000C4294">
              <w:rPr>
                <w:rFonts w:cs="Arial"/>
                <w:sz w:val="20"/>
                <w:szCs w:val="20"/>
              </w:rPr>
              <w:t>Fin_Si</w:t>
            </w:r>
          </w:p>
          <w:p w:rsidR="00323DC8" w:rsidRPr="000C4294" w:rsidRDefault="00323DC8" w:rsidP="00323DC8">
            <w:pPr>
              <w:ind w:right="413"/>
              <w:rPr>
                <w:rFonts w:cs="Arial"/>
                <w:sz w:val="20"/>
                <w:szCs w:val="20"/>
              </w:rPr>
            </w:pPr>
            <w:r w:rsidRPr="000C4294">
              <w:rPr>
                <w:rFonts w:cs="Arial"/>
                <w:sz w:val="20"/>
                <w:szCs w:val="20"/>
              </w:rPr>
              <w:t xml:space="preserve">Fin_Si </w:t>
            </w:r>
          </w:p>
          <w:p w:rsidR="00323DC8" w:rsidRPr="000C4294" w:rsidRDefault="00323DC8" w:rsidP="00323DC8">
            <w:pPr>
              <w:ind w:left="567"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Retornar </w:t>
            </w:r>
            <w:r w:rsidRPr="000C4294">
              <w:rPr>
                <w:rFonts w:cs="Arial"/>
                <w:b/>
                <w:sz w:val="20"/>
                <w:szCs w:val="20"/>
              </w:rPr>
              <w:t>errores</w:t>
            </w:r>
          </w:p>
          <w:p w:rsidR="00323DC8" w:rsidRPr="000C4294" w:rsidRDefault="00323DC8" w:rsidP="00323DC8">
            <w:pPr>
              <w:ind w:right="413"/>
              <w:rPr>
                <w:rFonts w:cs="Arial"/>
                <w:szCs w:val="22"/>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CambioRegimenServiceImpl.java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/pe/gob/sunat/contribuyente2/registro/admininfo/service</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validarFechaDeclaracion</w:t>
            </w:r>
          </w:p>
        </w:tc>
      </w:tr>
      <w:tr w:rsidR="00323DC8" w:rsidRPr="006D229C"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String numRuc, String periodo, String regimen, String numRegistro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Boolean</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adminfo-service-impl-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ServiceImpl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Validar la fecha de presentación de la Declaración que deberá efectuarse hasta la fecha de vencimiento de la obligación tributaria</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Crear objeto fechaVenc de tipo Date</w:t>
            </w:r>
          </w:p>
          <w:p w:rsidR="00323DC8" w:rsidRPr="000C4294" w:rsidRDefault="00323DC8" w:rsidP="00323DC8">
            <w:pPr>
              <w:ind w:right="413"/>
              <w:rPr>
                <w:rFonts w:cs="Arial"/>
                <w:sz w:val="20"/>
                <w:szCs w:val="20"/>
              </w:rPr>
            </w:pPr>
            <w:r w:rsidRPr="000C4294">
              <w:rPr>
                <w:rFonts w:cs="Arial"/>
                <w:sz w:val="20"/>
                <w:szCs w:val="20"/>
              </w:rPr>
              <w:t>Crear objeto paramVes de tipo Map</w:t>
            </w:r>
          </w:p>
          <w:p w:rsidR="00323DC8" w:rsidRPr="000C4294" w:rsidRDefault="00323DC8" w:rsidP="00323DC8">
            <w:pPr>
              <w:ind w:right="413"/>
              <w:rPr>
                <w:rFonts w:cs="Arial"/>
                <w:sz w:val="20"/>
                <w:szCs w:val="20"/>
                <w:lang w:val="en-US"/>
              </w:rPr>
            </w:pPr>
            <w:r w:rsidRPr="000C4294">
              <w:rPr>
                <w:rFonts w:cs="Arial"/>
                <w:sz w:val="20"/>
                <w:szCs w:val="20"/>
                <w:lang w:val="en-US"/>
              </w:rPr>
              <w:t>paramVes.put("numRuc", numRuc)</w:t>
            </w:r>
          </w:p>
          <w:p w:rsidR="00323DC8" w:rsidRPr="000C4294" w:rsidRDefault="00323DC8" w:rsidP="00323DC8">
            <w:pPr>
              <w:ind w:right="413"/>
              <w:rPr>
                <w:rFonts w:cs="Arial"/>
                <w:sz w:val="20"/>
                <w:szCs w:val="20"/>
                <w:lang w:val="en-US"/>
              </w:rPr>
            </w:pPr>
            <w:r w:rsidRPr="000C4294">
              <w:rPr>
                <w:rFonts w:cs="Arial"/>
                <w:sz w:val="20"/>
                <w:szCs w:val="20"/>
                <w:lang w:val="en-US"/>
              </w:rPr>
              <w:t>paramVes.put("regimen", regimen)</w:t>
            </w:r>
          </w:p>
          <w:p w:rsidR="00323DC8" w:rsidRPr="000C4294" w:rsidRDefault="00323DC8" w:rsidP="00323DC8">
            <w:pPr>
              <w:ind w:right="413"/>
              <w:rPr>
                <w:rFonts w:cs="Arial"/>
                <w:sz w:val="20"/>
                <w:szCs w:val="20"/>
                <w:lang w:val="es-PE"/>
              </w:rPr>
            </w:pPr>
            <w:r w:rsidRPr="000C4294">
              <w:rPr>
                <w:rFonts w:cs="Arial"/>
                <w:sz w:val="20"/>
                <w:szCs w:val="20"/>
                <w:lang w:val="es-PE"/>
              </w:rPr>
              <w:t>paramVes.put("periodo", periodo)</w:t>
            </w:r>
          </w:p>
          <w:p w:rsidR="00323DC8" w:rsidRPr="000C4294" w:rsidRDefault="00323DC8" w:rsidP="00323DC8">
            <w:pPr>
              <w:ind w:right="413"/>
              <w:rPr>
                <w:rFonts w:cs="Arial"/>
                <w:sz w:val="20"/>
                <w:szCs w:val="20"/>
                <w:lang w:val="es-PE"/>
              </w:rPr>
            </w:pPr>
          </w:p>
          <w:p w:rsidR="00323DC8" w:rsidRPr="000C4294" w:rsidRDefault="00323DC8" w:rsidP="00323DC8">
            <w:pPr>
              <w:ind w:right="413"/>
              <w:rPr>
                <w:rFonts w:cs="Arial"/>
                <w:sz w:val="20"/>
                <w:szCs w:val="20"/>
              </w:rPr>
            </w:pPr>
            <w:r w:rsidRPr="000C4294">
              <w:rPr>
                <w:rFonts w:cs="Arial"/>
                <w:sz w:val="20"/>
                <w:szCs w:val="20"/>
              </w:rPr>
              <w:t xml:space="preserve">VencEspecial ves </w:t>
            </w:r>
            <w:r w:rsidRPr="000C4294">
              <w:rPr>
                <w:rFonts w:cs="Arial"/>
                <w:sz w:val="20"/>
                <w:szCs w:val="20"/>
              </w:rPr>
              <w:sym w:font="Wingdings" w:char="F0DF"/>
            </w:r>
            <w:r w:rsidRPr="000C4294">
              <w:rPr>
                <w:rFonts w:cs="Arial"/>
                <w:sz w:val="20"/>
                <w:szCs w:val="20"/>
              </w:rPr>
              <w:t xml:space="preserve"> vesDAO.getVencimientoEsp(</w:t>
            </w:r>
            <w:r w:rsidRPr="000C4294">
              <w:rPr>
                <w:rFonts w:cs="Arial"/>
                <w:sz w:val="20"/>
                <w:szCs w:val="20"/>
                <w:lang w:val="es-PE"/>
              </w:rPr>
              <w:t>paramVes</w:t>
            </w:r>
            <w:r w:rsidRPr="000C4294">
              <w:rPr>
                <w:rFonts w:cs="Arial"/>
                <w:sz w:val="20"/>
                <w:szCs w:val="20"/>
              </w:rPr>
              <w:t>)</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Si ves &lt;&gt; null </w:t>
            </w:r>
          </w:p>
          <w:p w:rsidR="00323DC8" w:rsidRPr="000C4294" w:rsidRDefault="00323DC8" w:rsidP="00323DC8">
            <w:pPr>
              <w:ind w:left="567" w:right="413"/>
              <w:rPr>
                <w:rFonts w:cs="Arial"/>
                <w:sz w:val="20"/>
                <w:szCs w:val="20"/>
              </w:rPr>
            </w:pPr>
            <w:r w:rsidRPr="000C4294">
              <w:rPr>
                <w:rFonts w:cs="Arial"/>
                <w:sz w:val="20"/>
                <w:szCs w:val="20"/>
              </w:rPr>
              <w:t xml:space="preserve">fechaVenc </w:t>
            </w:r>
            <w:r w:rsidRPr="000C4294">
              <w:rPr>
                <w:rFonts w:cs="Arial"/>
                <w:sz w:val="20"/>
                <w:szCs w:val="20"/>
              </w:rPr>
              <w:sym w:font="Wingdings" w:char="F0DF"/>
            </w:r>
            <w:r w:rsidRPr="000C4294">
              <w:rPr>
                <w:rFonts w:cs="Arial"/>
                <w:sz w:val="20"/>
                <w:szCs w:val="20"/>
              </w:rPr>
              <w:t xml:space="preserve"> ves.fechaVenc</w:t>
            </w:r>
          </w:p>
          <w:p w:rsidR="00323DC8" w:rsidRPr="000C4294" w:rsidRDefault="00323DC8" w:rsidP="00323DC8">
            <w:pPr>
              <w:ind w:right="413"/>
              <w:rPr>
                <w:rFonts w:cs="Arial"/>
                <w:sz w:val="20"/>
                <w:szCs w:val="20"/>
              </w:rPr>
            </w:pPr>
            <w:r w:rsidRPr="000C4294">
              <w:rPr>
                <w:rFonts w:cs="Arial"/>
                <w:sz w:val="20"/>
                <w:szCs w:val="20"/>
              </w:rPr>
              <w:t>Fin_Si</w:t>
            </w:r>
          </w:p>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Si fechaVenc = null</w:t>
            </w:r>
          </w:p>
          <w:p w:rsidR="00323DC8" w:rsidRPr="000C4294" w:rsidRDefault="00323DC8" w:rsidP="006A47AE">
            <w:pPr>
              <w:ind w:left="567" w:right="413"/>
              <w:rPr>
                <w:rFonts w:cs="Arial"/>
                <w:sz w:val="20"/>
                <w:szCs w:val="20"/>
              </w:rPr>
            </w:pPr>
            <w:r w:rsidRPr="000C4294">
              <w:rPr>
                <w:rFonts w:cs="Arial"/>
                <w:sz w:val="20"/>
                <w:szCs w:val="20"/>
              </w:rPr>
              <w:t>Crear objeto paramCve de tipo Map</w:t>
            </w:r>
          </w:p>
          <w:p w:rsidR="00323DC8" w:rsidRPr="000C4294" w:rsidRDefault="00323DC8" w:rsidP="006A47AE">
            <w:pPr>
              <w:ind w:left="567" w:right="413"/>
              <w:rPr>
                <w:rFonts w:cs="Arial"/>
                <w:sz w:val="20"/>
                <w:szCs w:val="20"/>
                <w:lang w:val="es-PE"/>
              </w:rPr>
            </w:pPr>
            <w:r w:rsidRPr="000C4294">
              <w:rPr>
                <w:rFonts w:cs="Arial"/>
                <w:sz w:val="20"/>
                <w:szCs w:val="20"/>
              </w:rPr>
              <w:t>paramCve</w:t>
            </w:r>
            <w:r w:rsidRPr="000C4294">
              <w:rPr>
                <w:rFonts w:cs="Arial"/>
                <w:sz w:val="20"/>
                <w:szCs w:val="20"/>
                <w:lang w:val="es-PE"/>
              </w:rPr>
              <w:t>.put("tributo", regimen)</w:t>
            </w:r>
          </w:p>
          <w:p w:rsidR="00323DC8" w:rsidRPr="000C4294" w:rsidRDefault="00323DC8" w:rsidP="006A47AE">
            <w:pPr>
              <w:ind w:left="567" w:right="413"/>
              <w:rPr>
                <w:rFonts w:cs="Arial"/>
                <w:sz w:val="20"/>
                <w:szCs w:val="20"/>
                <w:lang w:val="es-PE"/>
              </w:rPr>
            </w:pPr>
            <w:r w:rsidRPr="000C4294">
              <w:rPr>
                <w:rFonts w:cs="Arial"/>
                <w:sz w:val="20"/>
                <w:szCs w:val="20"/>
              </w:rPr>
              <w:t>paramCve</w:t>
            </w:r>
            <w:r w:rsidRPr="000C4294">
              <w:rPr>
                <w:rFonts w:cs="Arial"/>
                <w:sz w:val="20"/>
                <w:szCs w:val="20"/>
                <w:lang w:val="es-PE"/>
              </w:rPr>
              <w:t>.put("periodo", periodo)</w:t>
            </w:r>
          </w:p>
          <w:p w:rsidR="00323DC8" w:rsidRPr="000C4294" w:rsidRDefault="00323DC8" w:rsidP="006A47AE">
            <w:pPr>
              <w:ind w:left="567" w:right="413"/>
              <w:rPr>
                <w:rFonts w:cs="Arial"/>
                <w:sz w:val="20"/>
                <w:szCs w:val="20"/>
                <w:lang w:val="en-US"/>
              </w:rPr>
            </w:pPr>
            <w:r w:rsidRPr="000C4294">
              <w:rPr>
                <w:rFonts w:cs="Arial"/>
                <w:sz w:val="20"/>
                <w:szCs w:val="20"/>
                <w:lang w:val="en-US"/>
              </w:rPr>
              <w:t>paramCve.put("semana", "0")</w:t>
            </w:r>
          </w:p>
          <w:p w:rsidR="00323DC8" w:rsidRPr="000C4294" w:rsidRDefault="00323DC8" w:rsidP="006A47AE">
            <w:pPr>
              <w:ind w:left="567" w:right="413"/>
              <w:rPr>
                <w:rFonts w:cs="Arial"/>
                <w:sz w:val="20"/>
                <w:szCs w:val="20"/>
                <w:lang w:val="en-US"/>
              </w:rPr>
            </w:pPr>
            <w:r w:rsidRPr="000C4294">
              <w:rPr>
                <w:rFonts w:cs="Arial"/>
                <w:sz w:val="20"/>
                <w:szCs w:val="20"/>
                <w:lang w:val="en-US"/>
              </w:rPr>
              <w:t>paramCve.put("termRuc", numRuc.substring(10,11))</w:t>
            </w:r>
          </w:p>
          <w:p w:rsidR="00323DC8" w:rsidRPr="000C4294" w:rsidRDefault="00323DC8" w:rsidP="006A47AE">
            <w:pPr>
              <w:ind w:left="567" w:right="413"/>
              <w:rPr>
                <w:rFonts w:cs="Arial"/>
                <w:sz w:val="20"/>
                <w:szCs w:val="20"/>
                <w:lang w:val="en-US"/>
              </w:rPr>
            </w:pPr>
          </w:p>
          <w:p w:rsidR="00323DC8" w:rsidRPr="000C4294" w:rsidRDefault="00323DC8" w:rsidP="006A47AE">
            <w:pPr>
              <w:ind w:left="567" w:right="413"/>
              <w:rPr>
                <w:rFonts w:cs="Arial"/>
                <w:sz w:val="20"/>
                <w:szCs w:val="20"/>
              </w:rPr>
            </w:pPr>
            <w:r w:rsidRPr="000C4294">
              <w:rPr>
                <w:rFonts w:cs="Arial"/>
                <w:sz w:val="20"/>
                <w:szCs w:val="20"/>
              </w:rPr>
              <w:lastRenderedPageBreak/>
              <w:t xml:space="preserve">CalendarioVenc cve </w:t>
            </w:r>
            <w:r w:rsidRPr="000C4294">
              <w:rPr>
                <w:rFonts w:cs="Arial"/>
                <w:sz w:val="20"/>
                <w:szCs w:val="20"/>
              </w:rPr>
              <w:sym w:font="Wingdings" w:char="F0DF"/>
            </w:r>
            <w:r w:rsidRPr="000C4294">
              <w:rPr>
                <w:rFonts w:cs="Arial"/>
                <w:sz w:val="20"/>
                <w:szCs w:val="20"/>
              </w:rPr>
              <w:t xml:space="preserve"> cveDAO.getCalendarioVenc(</w:t>
            </w:r>
            <w:r w:rsidRPr="000C4294">
              <w:rPr>
                <w:rFonts w:cs="Arial"/>
                <w:sz w:val="20"/>
                <w:szCs w:val="20"/>
                <w:lang w:val="es-PE"/>
              </w:rPr>
              <w:t>paramCve</w:t>
            </w:r>
            <w:r w:rsidRPr="000C4294">
              <w:rPr>
                <w:rFonts w:cs="Arial"/>
                <w:sz w:val="20"/>
                <w:szCs w:val="20"/>
              </w:rPr>
              <w:t>)</w:t>
            </w:r>
          </w:p>
          <w:p w:rsidR="00323DC8" w:rsidRPr="000C4294" w:rsidRDefault="00323DC8" w:rsidP="006A47AE">
            <w:pPr>
              <w:ind w:left="567" w:right="413"/>
              <w:rPr>
                <w:rFonts w:cs="Arial"/>
                <w:sz w:val="20"/>
                <w:szCs w:val="20"/>
              </w:rPr>
            </w:pPr>
          </w:p>
          <w:p w:rsidR="00323DC8" w:rsidRPr="000C4294" w:rsidRDefault="00323DC8" w:rsidP="006A47AE">
            <w:pPr>
              <w:ind w:left="567" w:right="413"/>
              <w:rPr>
                <w:rFonts w:cs="Arial"/>
                <w:sz w:val="20"/>
                <w:szCs w:val="20"/>
              </w:rPr>
            </w:pPr>
            <w:r w:rsidRPr="000C4294">
              <w:rPr>
                <w:rFonts w:cs="Arial"/>
                <w:sz w:val="20"/>
                <w:szCs w:val="20"/>
              </w:rPr>
              <w:t>Si cve &lt;&gt; null</w:t>
            </w:r>
          </w:p>
          <w:p w:rsidR="00323DC8" w:rsidRPr="000C4294" w:rsidRDefault="00323DC8" w:rsidP="006A47AE">
            <w:pPr>
              <w:ind w:left="1134" w:right="413"/>
              <w:rPr>
                <w:rFonts w:cs="Arial"/>
                <w:sz w:val="20"/>
                <w:szCs w:val="20"/>
              </w:rPr>
            </w:pPr>
            <w:r w:rsidRPr="000C4294">
              <w:rPr>
                <w:rFonts w:cs="Arial"/>
                <w:sz w:val="20"/>
                <w:szCs w:val="20"/>
              </w:rPr>
              <w:t xml:space="preserve">fechaVenc </w:t>
            </w:r>
            <w:r w:rsidRPr="000C4294">
              <w:rPr>
                <w:rFonts w:cs="Arial"/>
                <w:sz w:val="20"/>
                <w:szCs w:val="20"/>
              </w:rPr>
              <w:sym w:font="Wingdings" w:char="F0DF"/>
            </w:r>
            <w:r w:rsidRPr="000C4294">
              <w:rPr>
                <w:rFonts w:cs="Arial"/>
                <w:sz w:val="20"/>
                <w:szCs w:val="20"/>
              </w:rPr>
              <w:t xml:space="preserve"> cve.fechaVenc</w:t>
            </w:r>
          </w:p>
          <w:p w:rsidR="00323DC8" w:rsidRPr="000C4294" w:rsidRDefault="00323DC8" w:rsidP="006A47AE">
            <w:pPr>
              <w:ind w:left="567" w:right="413"/>
              <w:rPr>
                <w:rFonts w:cs="Arial"/>
                <w:strike/>
                <w:sz w:val="20"/>
                <w:szCs w:val="20"/>
              </w:rPr>
            </w:pPr>
            <w:r w:rsidRPr="000C4294">
              <w:rPr>
                <w:rFonts w:cs="Arial"/>
                <w:sz w:val="20"/>
                <w:szCs w:val="20"/>
              </w:rPr>
              <w:t>Fin_Si</w:t>
            </w:r>
          </w:p>
          <w:p w:rsidR="00323DC8" w:rsidRPr="000C4294" w:rsidRDefault="00323DC8" w:rsidP="00323DC8">
            <w:pPr>
              <w:ind w:right="413"/>
              <w:rPr>
                <w:rFonts w:cs="Arial"/>
                <w:sz w:val="20"/>
                <w:szCs w:val="20"/>
              </w:rPr>
            </w:pPr>
            <w:r w:rsidRPr="000C4294">
              <w:rPr>
                <w:rFonts w:cs="Arial"/>
                <w:sz w:val="20"/>
                <w:szCs w:val="20"/>
              </w:rPr>
              <w:t>Fin_Si</w:t>
            </w:r>
          </w:p>
          <w:p w:rsidR="00323DC8" w:rsidRPr="000C4294" w:rsidRDefault="00323DC8" w:rsidP="00323DC8">
            <w:pPr>
              <w:ind w:right="413"/>
              <w:rPr>
                <w:rFonts w:cs="Arial"/>
                <w:szCs w:val="22"/>
              </w:rPr>
            </w:pPr>
          </w:p>
          <w:p w:rsidR="00323DC8" w:rsidRPr="000C4294" w:rsidRDefault="00323DC8" w:rsidP="00323DC8">
            <w:pPr>
              <w:ind w:right="413"/>
              <w:rPr>
                <w:rFonts w:cs="Arial"/>
                <w:sz w:val="20"/>
                <w:szCs w:val="20"/>
              </w:rPr>
            </w:pPr>
            <w:r w:rsidRPr="000C4294">
              <w:rPr>
                <w:rFonts w:cs="Arial"/>
                <w:sz w:val="20"/>
                <w:szCs w:val="20"/>
              </w:rPr>
              <w:t>Si fechaVenc = null ó fechaVenc &lt; fecha actual del sistema</w:t>
            </w:r>
          </w:p>
          <w:p w:rsidR="00323DC8" w:rsidRPr="000C4294" w:rsidRDefault="00323DC8" w:rsidP="00323DC8">
            <w:pPr>
              <w:ind w:left="567" w:right="413"/>
              <w:rPr>
                <w:rFonts w:cs="Arial"/>
                <w:sz w:val="20"/>
                <w:szCs w:val="20"/>
              </w:rPr>
            </w:pPr>
            <w:r w:rsidRPr="000C4294">
              <w:rPr>
                <w:rFonts w:cs="Arial"/>
                <w:sz w:val="20"/>
                <w:szCs w:val="20"/>
              </w:rPr>
              <w:t>Retornar false</w:t>
            </w:r>
          </w:p>
          <w:p w:rsidR="00323DC8" w:rsidRPr="000C4294" w:rsidRDefault="00323DC8" w:rsidP="00323DC8">
            <w:pPr>
              <w:ind w:right="413"/>
              <w:rPr>
                <w:rFonts w:cs="Arial"/>
                <w:sz w:val="20"/>
                <w:szCs w:val="20"/>
              </w:rPr>
            </w:pPr>
            <w:r w:rsidRPr="000C4294">
              <w:rPr>
                <w:rFonts w:cs="Arial"/>
                <w:sz w:val="20"/>
                <w:szCs w:val="20"/>
              </w:rPr>
              <w:t xml:space="preserve">Else </w:t>
            </w:r>
          </w:p>
          <w:p w:rsidR="00323DC8" w:rsidRPr="000C4294" w:rsidRDefault="00323DC8" w:rsidP="00323DC8">
            <w:pPr>
              <w:ind w:left="567" w:right="413"/>
              <w:rPr>
                <w:rFonts w:cs="Arial"/>
                <w:sz w:val="20"/>
                <w:szCs w:val="20"/>
              </w:rPr>
            </w:pPr>
            <w:r w:rsidRPr="000C4294">
              <w:rPr>
                <w:rFonts w:cs="Arial"/>
                <w:sz w:val="20"/>
                <w:szCs w:val="20"/>
              </w:rPr>
              <w:t>Retornar true</w:t>
            </w:r>
          </w:p>
          <w:p w:rsidR="00323DC8" w:rsidRPr="000C4294" w:rsidRDefault="00323DC8" w:rsidP="00323DC8">
            <w:pPr>
              <w:ind w:right="413"/>
              <w:rPr>
                <w:rFonts w:cs="Arial"/>
                <w:sz w:val="20"/>
                <w:szCs w:val="20"/>
              </w:rPr>
            </w:pPr>
            <w:r w:rsidRPr="000C4294">
              <w:rPr>
                <w:rFonts w:cs="Arial"/>
                <w:sz w:val="20"/>
                <w:szCs w:val="20"/>
              </w:rPr>
              <w:t>Fin_Si</w:t>
            </w:r>
          </w:p>
          <w:p w:rsidR="00323DC8" w:rsidRPr="000C4294" w:rsidRDefault="00323DC8" w:rsidP="00323DC8">
            <w:pPr>
              <w:ind w:right="413"/>
              <w:rPr>
                <w:rFonts w:cs="Arial"/>
                <w:szCs w:val="22"/>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135E42" w:rsidRPr="000C4294" w:rsidTr="00AD1294">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jc w:val="center"/>
              <w:rPr>
                <w:rFonts w:cs="Arial"/>
                <w:sz w:val="20"/>
                <w:szCs w:val="20"/>
              </w:rPr>
            </w:pPr>
            <w:r w:rsidRPr="000C4294">
              <w:rPr>
                <w:rFonts w:cs="Arial"/>
                <w:sz w:val="20"/>
                <w:szCs w:val="20"/>
              </w:rPr>
              <w:t>Especificación de la unidad de construcción</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CambioRegimenServiceImpl.java</w:t>
            </w:r>
          </w:p>
        </w:tc>
        <w:tc>
          <w:tcPr>
            <w:tcW w:w="395" w:type="pct"/>
            <w:tcBorders>
              <w:top w:val="nil"/>
              <w:left w:val="nil"/>
              <w:bottom w:val="single" w:sz="8" w:space="0" w:color="000000"/>
              <w:right w:val="single" w:sz="8" w:space="0" w:color="000000"/>
            </w:tcBorders>
            <w:shd w:val="clear" w:color="auto" w:fill="D9D9D9"/>
          </w:tcPr>
          <w:p w:rsidR="00135E42" w:rsidRPr="000C4294" w:rsidRDefault="00135E42" w:rsidP="00AD1294">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135E42" w:rsidRPr="000C4294" w:rsidRDefault="00135E42" w:rsidP="00AD1294">
            <w:pPr>
              <w:jc w:val="center"/>
              <w:rPr>
                <w:rFonts w:cs="Arial"/>
                <w:sz w:val="20"/>
                <w:szCs w:val="20"/>
              </w:rPr>
            </w:pPr>
            <w:r w:rsidRPr="000C4294">
              <w:rPr>
                <w:rFonts w:cs="Arial"/>
                <w:sz w:val="20"/>
                <w:szCs w:val="20"/>
              </w:rPr>
              <w:t>Nuevo</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135E42" w:rsidRPr="000C4294" w:rsidRDefault="00135E42" w:rsidP="00AD1294">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135E42" w:rsidRPr="000C4294" w:rsidRDefault="00135E42" w:rsidP="00AD1294">
            <w:pPr>
              <w:jc w:val="left"/>
              <w:rPr>
                <w:rFonts w:cs="Arial"/>
                <w:sz w:val="20"/>
                <w:szCs w:val="20"/>
              </w:rPr>
            </w:pPr>
            <w:r w:rsidRPr="000C4294">
              <w:rPr>
                <w:rFonts w:cs="Arial"/>
                <w:sz w:val="20"/>
                <w:szCs w:val="20"/>
              </w:rPr>
              <w:t>Nuevo</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135E42" w:rsidRPr="000C4294" w:rsidRDefault="00135E42" w:rsidP="00AD1294">
            <w:pPr>
              <w:rPr>
                <w:rFonts w:cs="Arial"/>
                <w:sz w:val="20"/>
                <w:szCs w:val="20"/>
                <w:lang w:val="es-PE"/>
              </w:rPr>
            </w:pPr>
            <w:r w:rsidRPr="000C4294">
              <w:rPr>
                <w:rFonts w:cs="Arial"/>
                <w:sz w:val="20"/>
                <w:szCs w:val="20"/>
                <w:lang w:val="es-PE"/>
              </w:rPr>
              <w:t>/pe/gob/sunat/contribuyente2/registro/admininfo/service</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35E42" w:rsidRPr="000C4294" w:rsidRDefault="00135E42" w:rsidP="00AD1294">
            <w:pPr>
              <w:rPr>
                <w:rFonts w:cs="Arial"/>
                <w:sz w:val="20"/>
                <w:szCs w:val="20"/>
              </w:rPr>
            </w:pPr>
            <w:r w:rsidRPr="000C4294">
              <w:rPr>
                <w:rFonts w:cs="Arial"/>
                <w:sz w:val="20"/>
                <w:szCs w:val="20"/>
              </w:rPr>
              <w:t>validarRegFrontera</w:t>
            </w:r>
          </w:p>
        </w:tc>
      </w:tr>
      <w:tr w:rsidR="00135E42" w:rsidRPr="006D229C"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35E42" w:rsidRPr="000C4294" w:rsidRDefault="00135E42" w:rsidP="00AD1294">
            <w:pPr>
              <w:rPr>
                <w:rFonts w:cs="Arial"/>
                <w:sz w:val="20"/>
                <w:szCs w:val="20"/>
                <w:lang w:val="en-US"/>
              </w:rPr>
            </w:pPr>
            <w:r w:rsidRPr="000C4294">
              <w:rPr>
                <w:rFonts w:cs="Arial"/>
                <w:sz w:val="20"/>
                <w:szCs w:val="20"/>
                <w:lang w:val="en-US"/>
              </w:rPr>
              <w:t>String numRuc, String periodo, String regimen</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35E42" w:rsidRPr="000C4294" w:rsidRDefault="00135E42" w:rsidP="00AD1294">
            <w:pPr>
              <w:rPr>
                <w:rFonts w:cs="Arial"/>
                <w:sz w:val="20"/>
                <w:szCs w:val="20"/>
              </w:rPr>
            </w:pPr>
            <w:r w:rsidRPr="000C4294">
              <w:rPr>
                <w:rFonts w:cs="Arial"/>
                <w:sz w:val="20"/>
                <w:szCs w:val="20"/>
              </w:rPr>
              <w:t>List&lt;Map&lt;</w:t>
            </w:r>
            <w:r w:rsidRPr="000C4294">
              <w:rPr>
                <w:rFonts w:cs="Arial"/>
                <w:sz w:val="20"/>
                <w:szCs w:val="20"/>
                <w:lang w:val="es-PE"/>
              </w:rPr>
              <w:t>String, Object</w:t>
            </w:r>
            <w:r w:rsidRPr="000C4294">
              <w:rPr>
                <w:rFonts w:cs="Arial"/>
                <w:sz w:val="20"/>
                <w:szCs w:val="20"/>
              </w:rPr>
              <w:t>&gt;&gt;</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35E42" w:rsidRPr="000C4294" w:rsidRDefault="00135E42" w:rsidP="00135E42">
            <w:pPr>
              <w:rPr>
                <w:rFonts w:cs="Arial"/>
                <w:sz w:val="20"/>
                <w:szCs w:val="20"/>
              </w:rPr>
            </w:pPr>
            <w:r w:rsidRPr="000C4294">
              <w:rPr>
                <w:rFonts w:cs="Arial"/>
                <w:sz w:val="20"/>
                <w:szCs w:val="20"/>
              </w:rPr>
              <w:t>contribuyente2-registro-adminfo-sharedlib-</w:t>
            </w:r>
            <w:r>
              <w:rPr>
                <w:rFonts w:cs="Arial"/>
                <w:sz w:val="20"/>
                <w:szCs w:val="20"/>
              </w:rPr>
              <w:t>x</w:t>
            </w:r>
            <w:r w:rsidRPr="000C4294">
              <w:rPr>
                <w:rFonts w:cs="Arial"/>
                <w:sz w:val="20"/>
                <w:szCs w:val="20"/>
              </w:rPr>
              <w:t>.</w:t>
            </w:r>
            <w:r>
              <w:rPr>
                <w:rFonts w:cs="Arial"/>
                <w:sz w:val="20"/>
                <w:szCs w:val="20"/>
              </w:rPr>
              <w:t>x</w:t>
            </w:r>
            <w:r w:rsidRPr="000C4294">
              <w:rPr>
                <w:rFonts w:cs="Arial"/>
                <w:sz w:val="20"/>
                <w:szCs w:val="20"/>
              </w:rPr>
              <w:t>.</w:t>
            </w:r>
            <w:r>
              <w:rPr>
                <w:rFonts w:cs="Arial"/>
                <w:sz w:val="20"/>
                <w:szCs w:val="20"/>
              </w:rPr>
              <w:t>x</w:t>
            </w:r>
            <w:r w:rsidRPr="000C4294">
              <w:rPr>
                <w:rFonts w:cs="Arial"/>
                <w:sz w:val="20"/>
                <w:szCs w:val="20"/>
              </w:rPr>
              <w:t>.ear</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35E42" w:rsidRPr="000C4294" w:rsidRDefault="00135E42" w:rsidP="00135E42">
            <w:pPr>
              <w:rPr>
                <w:rFonts w:cs="Arial"/>
                <w:sz w:val="20"/>
                <w:szCs w:val="20"/>
              </w:rPr>
            </w:pPr>
            <w:r w:rsidRPr="000C4294">
              <w:rPr>
                <w:rFonts w:cs="Arial"/>
                <w:sz w:val="20"/>
                <w:szCs w:val="20"/>
              </w:rPr>
              <w:t>adminfo-service-impl-</w:t>
            </w:r>
            <w:r>
              <w:rPr>
                <w:rFonts w:cs="Arial"/>
                <w:sz w:val="20"/>
                <w:szCs w:val="20"/>
              </w:rPr>
              <w:t>x.x</w:t>
            </w:r>
            <w:r w:rsidRPr="000C4294">
              <w:rPr>
                <w:rFonts w:cs="Arial"/>
                <w:sz w:val="20"/>
                <w:szCs w:val="20"/>
              </w:rPr>
              <w:t>.</w:t>
            </w:r>
            <w:r>
              <w:rPr>
                <w:rFonts w:cs="Arial"/>
                <w:sz w:val="20"/>
                <w:szCs w:val="20"/>
              </w:rPr>
              <w:t>x</w:t>
            </w:r>
            <w:r w:rsidRPr="000C4294">
              <w:rPr>
                <w:rFonts w:cs="Arial"/>
                <w:sz w:val="20"/>
                <w:szCs w:val="20"/>
              </w:rPr>
              <w:t>.jar</w:t>
            </w:r>
          </w:p>
        </w:tc>
      </w:tr>
      <w:tr w:rsidR="00135E42" w:rsidRPr="000C4294" w:rsidTr="00AD1294">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35E42" w:rsidRPr="000C4294" w:rsidRDefault="00135E42" w:rsidP="00AD1294">
            <w:pPr>
              <w:rPr>
                <w:rFonts w:cs="Arial"/>
                <w:sz w:val="20"/>
                <w:szCs w:val="20"/>
              </w:rPr>
            </w:pPr>
            <w:r w:rsidRPr="000C4294">
              <w:rPr>
                <w:rFonts w:cs="Arial"/>
                <w:sz w:val="20"/>
                <w:szCs w:val="20"/>
              </w:rPr>
              <w:t>ServiceImpl</w:t>
            </w:r>
          </w:p>
        </w:tc>
      </w:tr>
      <w:tr w:rsidR="00135E42"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135E42" w:rsidRPr="000C4294" w:rsidRDefault="00135E42" w:rsidP="00135E42">
            <w:pPr>
              <w:rPr>
                <w:rFonts w:cs="Arial"/>
                <w:sz w:val="20"/>
                <w:szCs w:val="20"/>
              </w:rPr>
            </w:pPr>
            <w:r w:rsidRPr="00135E42">
              <w:rPr>
                <w:rFonts w:cs="Arial"/>
                <w:sz w:val="20"/>
                <w:szCs w:val="20"/>
                <w:highlight w:val="yellow"/>
              </w:rPr>
              <w:t>Validar el cambio a Régimen Mype 031201</w:t>
            </w:r>
          </w:p>
        </w:tc>
      </w:tr>
      <w:tr w:rsidR="00135E42" w:rsidRPr="000C4294" w:rsidTr="00AD1294">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 w:val="20"/>
                <w:szCs w:val="20"/>
              </w:rPr>
            </w:pPr>
            <w:r w:rsidRPr="000C4294">
              <w:rPr>
                <w:rFonts w:cs="Arial"/>
                <w:sz w:val="20"/>
                <w:szCs w:val="20"/>
              </w:rPr>
              <w:t>Especificación (seudocódigo)</w:t>
            </w:r>
          </w:p>
        </w:tc>
      </w:tr>
      <w:tr w:rsidR="00135E42" w:rsidRPr="000C4294" w:rsidTr="00AD1294">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135E42" w:rsidRPr="00F2201F" w:rsidRDefault="00135E42" w:rsidP="00AD1294">
            <w:pPr>
              <w:ind w:right="413"/>
              <w:rPr>
                <w:rFonts w:cs="Arial"/>
                <w:sz w:val="20"/>
                <w:szCs w:val="20"/>
                <w:lang w:val="en-US"/>
              </w:rPr>
            </w:pP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b/>
                <w:bCs/>
                <w:sz w:val="16"/>
                <w:szCs w:val="20"/>
                <w:lang w:val="en-US" w:eastAsia="es-PE"/>
              </w:rPr>
              <w:t>private</w:t>
            </w:r>
            <w:r w:rsidRPr="00135E42">
              <w:rPr>
                <w:rFonts w:cs="Arial"/>
                <w:sz w:val="16"/>
                <w:szCs w:val="20"/>
                <w:lang w:val="en-US" w:eastAsia="es-PE"/>
              </w:rPr>
              <w:t xml:space="preserve"> List&lt;Map&lt;String, String&gt;&gt; validarRegMype(Map&lt;String, String&gt; parametros) </w:t>
            </w:r>
            <w:r w:rsidRPr="00135E42">
              <w:rPr>
                <w:rFonts w:cs="Arial"/>
                <w:b/>
                <w:bCs/>
                <w:sz w:val="16"/>
                <w:szCs w:val="20"/>
                <w:lang w:val="en-US" w:eastAsia="es-PE"/>
              </w:rPr>
              <w:t>throws</w:t>
            </w:r>
            <w:r w:rsidRPr="00135E42">
              <w:rPr>
                <w:rFonts w:cs="Arial"/>
                <w:sz w:val="16"/>
                <w:szCs w:val="20"/>
                <w:lang w:val="en-US" w:eastAsia="es-PE"/>
              </w:rPr>
              <w:t xml:space="preserve"> Exception {</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t xml:space="preserve">List&lt;Map&lt;String, String&gt;&gt; errores = </w:t>
            </w:r>
            <w:r w:rsidRPr="00135E42">
              <w:rPr>
                <w:rFonts w:cs="Arial"/>
                <w:b/>
                <w:bCs/>
                <w:sz w:val="16"/>
                <w:szCs w:val="20"/>
                <w:lang w:val="en-US" w:eastAsia="es-PE"/>
              </w:rPr>
              <w:t>new</w:t>
            </w:r>
            <w:r w:rsidRPr="00135E42">
              <w:rPr>
                <w:rFonts w:cs="Arial"/>
                <w:sz w:val="16"/>
                <w:szCs w:val="20"/>
                <w:lang w:val="en-US" w:eastAsia="es-PE"/>
              </w:rPr>
              <w:t xml:space="preserve"> ArrayList&lt;Map&lt;String, String&gt;&gt;();</w:t>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t>String numRuc = parametros.get("numRuc").trim();</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s-PE" w:eastAsia="es-PE"/>
              </w:rPr>
              <w:t>String periodo = parametros.get("periodo").trim();</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n-US" w:eastAsia="es-PE"/>
              </w:rPr>
              <w:t>String regimen = parametros.get("regimen").trim();</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t>String fechaInicio = periodo.substring(0,4) + "0101";</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boolean</w:t>
            </w:r>
            <w:r w:rsidRPr="00135E42">
              <w:rPr>
                <w:rFonts w:cs="Arial"/>
                <w:sz w:val="16"/>
                <w:szCs w:val="20"/>
                <w:lang w:val="en-US" w:eastAsia="es-PE"/>
              </w:rPr>
              <w:t xml:space="preserve"> esSUSTEMP = </w:t>
            </w:r>
            <w:r w:rsidRPr="00135E42">
              <w:rPr>
                <w:rFonts w:cs="Arial"/>
                <w:b/>
                <w:bCs/>
                <w:sz w:val="16"/>
                <w:szCs w:val="20"/>
                <w:lang w:val="en-US" w:eastAsia="es-PE"/>
              </w:rPr>
              <w:t>false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boolean</w:t>
            </w:r>
            <w:r w:rsidRPr="00135E42">
              <w:rPr>
                <w:rFonts w:cs="Arial"/>
                <w:sz w:val="16"/>
                <w:szCs w:val="20"/>
                <w:lang w:val="en-US" w:eastAsia="es-PE"/>
              </w:rPr>
              <w:t xml:space="preserve"> esNRUS = </w:t>
            </w:r>
            <w:r w:rsidRPr="00135E42">
              <w:rPr>
                <w:rFonts w:cs="Arial"/>
                <w:b/>
                <w:bCs/>
                <w:sz w:val="16"/>
                <w:szCs w:val="20"/>
                <w:lang w:val="en-US" w:eastAsia="es-PE"/>
              </w:rPr>
              <w:t>false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boolean</w:t>
            </w:r>
            <w:r w:rsidRPr="00135E42">
              <w:rPr>
                <w:rFonts w:cs="Arial"/>
                <w:sz w:val="16"/>
                <w:szCs w:val="20"/>
                <w:lang w:val="en-US" w:eastAsia="es-PE"/>
              </w:rPr>
              <w:t xml:space="preserve"> esRG = </w:t>
            </w:r>
            <w:r w:rsidRPr="00135E42">
              <w:rPr>
                <w:rFonts w:cs="Arial"/>
                <w:b/>
                <w:bCs/>
                <w:sz w:val="16"/>
                <w:szCs w:val="20"/>
                <w:lang w:val="en-US" w:eastAsia="es-PE"/>
              </w:rPr>
              <w:t>false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boolean</w:t>
            </w:r>
            <w:r w:rsidRPr="00135E42">
              <w:rPr>
                <w:rFonts w:cs="Arial"/>
                <w:sz w:val="16"/>
                <w:szCs w:val="20"/>
                <w:lang w:val="en-US" w:eastAsia="es-PE"/>
              </w:rPr>
              <w:t xml:space="preserve"> esRER = </w:t>
            </w:r>
            <w:r w:rsidRPr="00135E42">
              <w:rPr>
                <w:rFonts w:cs="Arial"/>
                <w:b/>
                <w:bCs/>
                <w:sz w:val="16"/>
                <w:szCs w:val="20"/>
                <w:lang w:val="en-US" w:eastAsia="es-PE"/>
              </w:rPr>
              <w:t>false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boolean</w:t>
            </w:r>
            <w:r w:rsidRPr="00135E42">
              <w:rPr>
                <w:rFonts w:cs="Arial"/>
                <w:sz w:val="16"/>
                <w:szCs w:val="20"/>
                <w:lang w:val="en-US" w:eastAsia="es-PE"/>
              </w:rPr>
              <w:t xml:space="preserve"> esNUEVO = </w:t>
            </w:r>
            <w:r w:rsidRPr="00135E42">
              <w:rPr>
                <w:rFonts w:cs="Arial"/>
                <w:b/>
                <w:bCs/>
                <w:sz w:val="16"/>
                <w:szCs w:val="20"/>
                <w:lang w:val="en-US" w:eastAsia="es-PE"/>
              </w:rPr>
              <w:t>false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t>DataSourceContextHolder.</w:t>
            </w:r>
            <w:r w:rsidRPr="00135E42">
              <w:rPr>
                <w:rFonts w:cs="Arial"/>
                <w:i/>
                <w:iCs/>
                <w:sz w:val="16"/>
                <w:szCs w:val="20"/>
                <w:lang w:val="en-US" w:eastAsia="es-PE"/>
              </w:rPr>
              <w:t>setKeyDataSource</w:t>
            </w:r>
            <w:r w:rsidRPr="00135E42">
              <w:rPr>
                <w:rFonts w:cs="Arial"/>
                <w:sz w:val="16"/>
                <w:szCs w:val="20"/>
                <w:lang w:val="en-US" w:eastAsia="es-PE"/>
              </w:rPr>
              <w:t>(AdmInfoConstantes.</w:t>
            </w:r>
            <w:r w:rsidRPr="00135E42">
              <w:rPr>
                <w:rFonts w:cs="Arial"/>
                <w:i/>
                <w:iCs/>
                <w:sz w:val="16"/>
                <w:szCs w:val="20"/>
                <w:lang w:val="en-US" w:eastAsia="es-PE"/>
              </w:rPr>
              <w:t>DS_R</w:t>
            </w:r>
            <w:r w:rsidRPr="00135E42">
              <w:rPr>
                <w:rFonts w:cs="Arial"/>
                <w:sz w:val="16"/>
                <w:szCs w:val="20"/>
                <w:lang w:val="en-US" w:eastAsia="es-PE"/>
              </w:rPr>
              <w:t>);//</w:t>
            </w:r>
            <w:r w:rsidRPr="00135E42">
              <w:rPr>
                <w:rFonts w:cs="Arial"/>
                <w:sz w:val="16"/>
                <w:szCs w:val="20"/>
                <w:u w:val="single"/>
                <w:lang w:val="en-US" w:eastAsia="es-PE"/>
              </w:rPr>
              <w:t>consulta</w:t>
            </w:r>
            <w:r w:rsidRPr="00135E42">
              <w:rPr>
                <w:rFonts w:cs="Arial"/>
                <w:sz w:val="16"/>
                <w:szCs w:val="20"/>
                <w:lang w:val="en-US" w:eastAsia="es-PE"/>
              </w:rPr>
              <w:t xml:space="preserve"> a drrecauda0j</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t>DdpBean ddp = dDPDAO.findByNroRUC(numRuc);</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 xml:space="preserve">(ddp == </w:t>
            </w:r>
            <w:r w:rsidRPr="00135E42">
              <w:rPr>
                <w:rFonts w:cs="Arial"/>
                <w:b/>
                <w:bCs/>
                <w:sz w:val="16"/>
                <w:szCs w:val="20"/>
                <w:lang w:val="en-US" w:eastAsia="es-PE"/>
              </w:rPr>
              <w:t>null</w:t>
            </w:r>
            <w:r w:rsidRPr="00135E42">
              <w:rPr>
                <w:rFonts w:cs="Arial"/>
                <w:sz w:val="16"/>
                <w:szCs w:val="20"/>
                <w:lang w:val="en-US" w:eastAsia="es-PE"/>
              </w:rPr>
              <w:t>) {</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errores.add(AdmInfoUtil.</w:t>
            </w:r>
            <w:r w:rsidRPr="00135E42">
              <w:rPr>
                <w:rFonts w:cs="Arial"/>
                <w:i/>
                <w:iCs/>
                <w:sz w:val="16"/>
                <w:szCs w:val="20"/>
                <w:lang w:val="en-US" w:eastAsia="es-PE"/>
              </w:rPr>
              <w:t>crearError</w:t>
            </w:r>
            <w:r w:rsidRPr="00135E42">
              <w:rPr>
                <w:rFonts w:cs="Arial"/>
                <w:sz w:val="16"/>
                <w:szCs w:val="20"/>
                <w:lang w:val="en-US" w:eastAsia="es-PE"/>
              </w:rPr>
              <w:t>(listaParamError, AdmInfoConstantes.</w:t>
            </w:r>
            <w:r w:rsidRPr="00135E42">
              <w:rPr>
                <w:rFonts w:cs="Arial"/>
                <w:i/>
                <w:iCs/>
                <w:sz w:val="16"/>
                <w:szCs w:val="20"/>
                <w:lang w:val="en-US" w:eastAsia="es-PE"/>
              </w:rPr>
              <w:t>COD_ERROR_13</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t>}</w:t>
            </w:r>
            <w:r w:rsidRPr="00135E42">
              <w:rPr>
                <w:rFonts w:cs="Arial"/>
                <w:b/>
                <w:bCs/>
                <w:sz w:val="16"/>
                <w:szCs w:val="20"/>
                <w:lang w:val="en-US" w:eastAsia="es-PE"/>
              </w:rPr>
              <w:t>else</w:t>
            </w:r>
            <w:r w:rsidRPr="00135E42">
              <w:rPr>
                <w:rFonts w:cs="Arial"/>
                <w:sz w:val="16"/>
                <w:szCs w:val="20"/>
                <w:lang w:val="en-US" w:eastAsia="es-PE"/>
              </w:rPr>
              <w:t xml:space="preserve"> </w:t>
            </w:r>
            <w:r w:rsidRPr="00135E42">
              <w:rPr>
                <w:rFonts w:cs="Arial"/>
                <w:b/>
                <w:bCs/>
                <w:sz w:val="16"/>
                <w:szCs w:val="20"/>
                <w:lang w:val="en-US" w:eastAsia="es-PE"/>
              </w:rPr>
              <w:t>if</w:t>
            </w:r>
            <w:r w:rsidRPr="00135E42">
              <w:rPr>
                <w:rFonts w:cs="Arial"/>
                <w:sz w:val="16"/>
                <w:szCs w:val="20"/>
                <w:lang w:val="en-US" w:eastAsia="es-PE"/>
              </w:rPr>
              <w:t xml:space="preserve">(ddp.getDdp_numreg().substring(3,4).equals("1")) {// </w:t>
            </w:r>
            <w:r w:rsidRPr="00135E42">
              <w:rPr>
                <w:rFonts w:cs="Arial"/>
                <w:sz w:val="16"/>
                <w:szCs w:val="20"/>
                <w:u w:val="single"/>
                <w:lang w:val="en-US" w:eastAsia="es-PE"/>
              </w:rPr>
              <w:t>contribuyente</w:t>
            </w:r>
            <w:r w:rsidRPr="00135E42">
              <w:rPr>
                <w:rFonts w:cs="Arial"/>
                <w:sz w:val="16"/>
                <w:szCs w:val="20"/>
                <w:lang w:val="en-US" w:eastAsia="es-PE"/>
              </w:rPr>
              <w:t xml:space="preserve"> </w:t>
            </w:r>
            <w:r w:rsidRPr="00135E42">
              <w:rPr>
                <w:rFonts w:cs="Arial"/>
                <w:sz w:val="16"/>
                <w:szCs w:val="20"/>
                <w:u w:val="single"/>
                <w:lang w:val="en-US" w:eastAsia="es-PE"/>
              </w:rPr>
              <w:t>es</w:t>
            </w:r>
            <w:r w:rsidRPr="00135E42">
              <w:rPr>
                <w:rFonts w:cs="Arial"/>
                <w:sz w:val="16"/>
                <w:szCs w:val="20"/>
                <w:lang w:val="en-US" w:eastAsia="es-PE"/>
              </w:rPr>
              <w:t xml:space="preserve"> </w:t>
            </w:r>
            <w:r w:rsidRPr="00135E42">
              <w:rPr>
                <w:rFonts w:cs="Arial"/>
                <w:sz w:val="16"/>
                <w:szCs w:val="20"/>
                <w:u w:val="single"/>
                <w:lang w:val="en-US" w:eastAsia="es-PE"/>
              </w:rPr>
              <w:t>prico</w:t>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return</w:t>
            </w:r>
            <w:r w:rsidRPr="00135E42">
              <w:rPr>
                <w:rFonts w:cs="Arial"/>
                <w:sz w:val="16"/>
                <w:szCs w:val="20"/>
                <w:lang w:val="en-US" w:eastAsia="es-PE"/>
              </w:rPr>
              <w:t xml:space="preserve"> </w:t>
            </w:r>
            <w:r w:rsidRPr="00135E42">
              <w:rPr>
                <w:rFonts w:cs="Arial"/>
                <w:b/>
                <w:bCs/>
                <w:sz w:val="16"/>
                <w:szCs w:val="20"/>
                <w:lang w:val="en-US" w:eastAsia="es-PE"/>
              </w:rPr>
              <w:t>null</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t>}</w:t>
            </w:r>
            <w:r w:rsidRPr="00135E42">
              <w:rPr>
                <w:rFonts w:cs="Arial"/>
                <w:b/>
                <w:bCs/>
                <w:sz w:val="16"/>
                <w:szCs w:val="20"/>
                <w:lang w:val="en-US" w:eastAsia="es-PE"/>
              </w:rPr>
              <w:t>else</w:t>
            </w:r>
            <w:r w:rsidRPr="00135E42">
              <w:rPr>
                <w:rFonts w:cs="Arial"/>
                <w:sz w:val="16"/>
                <w:szCs w:val="20"/>
                <w:lang w:val="en-US" w:eastAsia="es-PE"/>
              </w:rPr>
              <w:t xml:space="preserve"> </w:t>
            </w:r>
            <w:r w:rsidRPr="00135E42">
              <w:rPr>
                <w:rFonts w:cs="Arial"/>
                <w:b/>
                <w:bCs/>
                <w:sz w:val="16"/>
                <w:szCs w:val="20"/>
                <w:lang w:val="en-US" w:eastAsia="es-PE"/>
              </w:rPr>
              <w:t>if</w:t>
            </w:r>
            <w:r w:rsidRPr="00135E42">
              <w:rPr>
                <w:rFonts w:cs="Arial"/>
                <w:sz w:val="16"/>
                <w:szCs w:val="20"/>
                <w:lang w:val="en-US" w:eastAsia="es-PE"/>
              </w:rPr>
              <w:t xml:space="preserve">(ddp.getDdp_numreg().substring(3,4).equals("3")) {// </w:t>
            </w:r>
            <w:r w:rsidRPr="00135E42">
              <w:rPr>
                <w:rFonts w:cs="Arial"/>
                <w:sz w:val="16"/>
                <w:szCs w:val="20"/>
                <w:u w:val="single"/>
                <w:lang w:val="en-US" w:eastAsia="es-PE"/>
              </w:rPr>
              <w:t>contribuyente</w:t>
            </w:r>
            <w:r w:rsidRPr="00135E42">
              <w:rPr>
                <w:rFonts w:cs="Arial"/>
                <w:sz w:val="16"/>
                <w:szCs w:val="20"/>
                <w:lang w:val="en-US" w:eastAsia="es-PE"/>
              </w:rPr>
              <w:t xml:space="preserve"> </w:t>
            </w:r>
            <w:r w:rsidRPr="00135E42">
              <w:rPr>
                <w:rFonts w:cs="Arial"/>
                <w:sz w:val="16"/>
                <w:szCs w:val="20"/>
                <w:u w:val="single"/>
                <w:lang w:val="en-US" w:eastAsia="es-PE"/>
              </w:rPr>
              <w:t>es</w:t>
            </w:r>
            <w:r w:rsidRPr="00135E42">
              <w:rPr>
                <w:rFonts w:cs="Arial"/>
                <w:sz w:val="16"/>
                <w:szCs w:val="20"/>
                <w:lang w:val="en-US" w:eastAsia="es-PE"/>
              </w:rPr>
              <w:t xml:space="preserve"> </w:t>
            </w:r>
            <w:r w:rsidRPr="00135E42">
              <w:rPr>
                <w:rFonts w:cs="Arial"/>
                <w:sz w:val="16"/>
                <w:szCs w:val="20"/>
                <w:u w:val="single"/>
                <w:lang w:val="en-US" w:eastAsia="es-PE"/>
              </w:rPr>
              <w:t>mpeco</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 xml:space="preserve">Map&lt;String, Object&gt; paramIn = </w:t>
            </w:r>
            <w:r w:rsidRPr="00135E42">
              <w:rPr>
                <w:rFonts w:cs="Arial"/>
                <w:b/>
                <w:bCs/>
                <w:sz w:val="16"/>
                <w:szCs w:val="20"/>
                <w:lang w:val="en-US" w:eastAsia="es-PE"/>
              </w:rPr>
              <w:t>new</w:t>
            </w:r>
            <w:r w:rsidRPr="00135E42">
              <w:rPr>
                <w:rFonts w:cs="Arial"/>
                <w:sz w:val="16"/>
                <w:szCs w:val="20"/>
                <w:lang w:val="en-US" w:eastAsia="es-PE"/>
              </w:rPr>
              <w:t xml:space="preserve"> HashMap&lt;String, Object&gt;(); </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paramIn.put("numRuc", numRuc);</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DataSourceContextHolder.</w:t>
            </w:r>
            <w:r w:rsidRPr="00135E42">
              <w:rPr>
                <w:rFonts w:cs="Arial"/>
                <w:i/>
                <w:iCs/>
                <w:sz w:val="16"/>
                <w:szCs w:val="20"/>
                <w:lang w:val="en-US" w:eastAsia="es-PE"/>
              </w:rPr>
              <w:t>setKeyDataSource</w:t>
            </w:r>
            <w:r w:rsidRPr="00135E42">
              <w:rPr>
                <w:rFonts w:cs="Arial"/>
                <w:sz w:val="16"/>
                <w:szCs w:val="20"/>
                <w:lang w:val="en-US" w:eastAsia="es-PE"/>
              </w:rPr>
              <w:t>(AdmInfoConstantes.</w:t>
            </w:r>
            <w:r w:rsidRPr="00135E42">
              <w:rPr>
                <w:rFonts w:cs="Arial"/>
                <w:i/>
                <w:iCs/>
                <w:sz w:val="16"/>
                <w:szCs w:val="20"/>
                <w:lang w:val="en-US" w:eastAsia="es-PE"/>
              </w:rPr>
              <w:t>DS_C</w:t>
            </w:r>
            <w:r w:rsidRPr="00135E42">
              <w:rPr>
                <w:rFonts w:cs="Arial"/>
                <w:sz w:val="16"/>
                <w:szCs w:val="20"/>
                <w:lang w:val="en-US" w:eastAsia="es-PE"/>
              </w:rPr>
              <w:t xml:space="preserve"> + ddp.getDdp_numreg());</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List&lt;VFP&gt; listaVfp = vFPDAO.listVectorFiscal(paramIn);</w:t>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 xml:space="preserve">paramIn = </w:t>
            </w:r>
            <w:r w:rsidRPr="00135E42">
              <w:rPr>
                <w:rFonts w:cs="Arial"/>
                <w:b/>
                <w:bCs/>
                <w:sz w:val="16"/>
                <w:szCs w:val="20"/>
                <w:lang w:val="en-US" w:eastAsia="es-PE"/>
              </w:rPr>
              <w:t>new</w:t>
            </w:r>
            <w:r w:rsidRPr="00135E42">
              <w:rPr>
                <w:rFonts w:cs="Arial"/>
                <w:sz w:val="16"/>
                <w:szCs w:val="20"/>
                <w:lang w:val="en-US" w:eastAsia="es-PE"/>
              </w:rPr>
              <w:t xml:space="preserve"> HashMap&lt;String, Object&gt;(); </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s-PE" w:eastAsia="es-PE"/>
              </w:rPr>
              <w:t>paramIn.put("numRuc", numRuc);</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lastRenderedPageBreak/>
              <w:tab/>
            </w:r>
            <w:r w:rsidRPr="00135E42">
              <w:rPr>
                <w:rFonts w:cs="Arial"/>
                <w:sz w:val="16"/>
                <w:szCs w:val="20"/>
                <w:lang w:val="es-PE" w:eastAsia="es-PE"/>
              </w:rPr>
              <w:tab/>
            </w:r>
            <w:r w:rsidRPr="00135E42">
              <w:rPr>
                <w:rFonts w:cs="Arial"/>
                <w:sz w:val="16"/>
                <w:szCs w:val="20"/>
                <w:lang w:val="es-PE" w:eastAsia="es-PE"/>
              </w:rPr>
              <w:tab/>
              <w:t>paramIn.put("fechaInicio", fechaInicio);</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List&lt;DDS&gt;listaDds = dDSDAO.findFechaInicio(paramIn);</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List&lt;VFP&gt; listaVfpI = vFPDAO.listVFPFechaAlta(paramIn);</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b/>
                <w:bCs/>
                <w:sz w:val="16"/>
                <w:szCs w:val="20"/>
                <w:lang w:val="en-US" w:eastAsia="es-PE"/>
              </w:rPr>
              <w:t>if</w:t>
            </w:r>
            <w:r w:rsidRPr="00135E42">
              <w:rPr>
                <w:rFonts w:cs="Arial"/>
                <w:sz w:val="16"/>
                <w:szCs w:val="20"/>
                <w:lang w:val="en-US" w:eastAsia="es-PE"/>
              </w:rPr>
              <w:t>(listaDds.size() + listaVfpI.size() &gt; 0){</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esNUEVO=</w:t>
            </w:r>
            <w:r w:rsidRPr="00135E42">
              <w:rPr>
                <w:rFonts w:cs="Arial"/>
                <w:b/>
                <w:bCs/>
                <w:sz w:val="16"/>
                <w:szCs w:val="20"/>
                <w:lang w:val="en-US" w:eastAsia="es-PE"/>
              </w:rPr>
              <w:t>true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for</w:t>
            </w:r>
            <w:r w:rsidRPr="00135E42">
              <w:rPr>
                <w:rFonts w:cs="Arial"/>
                <w:sz w:val="16"/>
                <w:szCs w:val="20"/>
                <w:lang w:val="en-US" w:eastAsia="es-PE"/>
              </w:rPr>
              <w:t xml:space="preserve"> (VFP vfpBean : listaVfp) {</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(AdmInfoUtil.</w:t>
            </w:r>
            <w:r w:rsidRPr="00135E42">
              <w:rPr>
                <w:rFonts w:cs="Arial"/>
                <w:i/>
                <w:iCs/>
                <w:sz w:val="16"/>
                <w:szCs w:val="20"/>
                <w:lang w:val="en-US" w:eastAsia="es-PE"/>
              </w:rPr>
              <w:t>existeCodigo</w:t>
            </w:r>
            <w:r w:rsidRPr="00135E42">
              <w:rPr>
                <w:rFonts w:cs="Arial"/>
                <w:sz w:val="16"/>
                <w:szCs w:val="20"/>
                <w:lang w:val="en-US" w:eastAsia="es-PE"/>
              </w:rPr>
              <w:t>(vfpBean.getVfpCodtri().trim(), "041000")){</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 xml:space="preserve">esNRUS = </w:t>
            </w:r>
            <w:r w:rsidRPr="00135E42">
              <w:rPr>
                <w:rFonts w:cs="Arial"/>
                <w:b/>
                <w:bCs/>
                <w:sz w:val="16"/>
                <w:szCs w:val="20"/>
                <w:lang w:val="en-US" w:eastAsia="es-PE"/>
              </w:rPr>
              <w:t>true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(AdmInfoUtil.</w:t>
            </w:r>
            <w:r w:rsidRPr="00135E42">
              <w:rPr>
                <w:rFonts w:cs="Arial"/>
                <w:i/>
                <w:iCs/>
                <w:sz w:val="16"/>
                <w:szCs w:val="20"/>
                <w:lang w:val="en-US" w:eastAsia="es-PE"/>
              </w:rPr>
              <w:t>existeCodigo</w:t>
            </w:r>
            <w:r w:rsidRPr="00135E42">
              <w:rPr>
                <w:rFonts w:cs="Arial"/>
                <w:sz w:val="16"/>
                <w:szCs w:val="20"/>
                <w:lang w:val="en-US" w:eastAsia="es-PE"/>
              </w:rPr>
              <w:t>(vfpBean.getVfpCodtri().trim(), "030301")){</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 xml:space="preserve">esRG = </w:t>
            </w:r>
            <w:r w:rsidRPr="00135E42">
              <w:rPr>
                <w:rFonts w:cs="Arial"/>
                <w:b/>
                <w:bCs/>
                <w:sz w:val="16"/>
                <w:szCs w:val="20"/>
                <w:lang w:val="en-US" w:eastAsia="es-PE"/>
              </w:rPr>
              <w:t>true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(AdmInfoUtil.</w:t>
            </w:r>
            <w:r w:rsidRPr="00135E42">
              <w:rPr>
                <w:rFonts w:cs="Arial"/>
                <w:i/>
                <w:iCs/>
                <w:sz w:val="16"/>
                <w:szCs w:val="20"/>
                <w:lang w:val="en-US" w:eastAsia="es-PE"/>
              </w:rPr>
              <w:t>existeCodigo</w:t>
            </w:r>
            <w:r w:rsidRPr="00135E42">
              <w:rPr>
                <w:rFonts w:cs="Arial"/>
                <w:sz w:val="16"/>
                <w:szCs w:val="20"/>
                <w:lang w:val="en-US" w:eastAsia="es-PE"/>
              </w:rPr>
              <w:t>(vfpBean.getVfpCodtri().trim(), "031101")){</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 xml:space="preserve">esRER = </w:t>
            </w:r>
            <w:r w:rsidRPr="00135E42">
              <w:rPr>
                <w:rFonts w:cs="Arial"/>
                <w:b/>
                <w:bCs/>
                <w:sz w:val="16"/>
                <w:szCs w:val="20"/>
                <w:lang w:val="en-US" w:eastAsia="es-PE"/>
              </w:rPr>
              <w:t>true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 xml:space="preserve"> (ddp.getDdp_estado().equals("03")) {</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esSUSTEMP =</w:t>
            </w:r>
            <w:r w:rsidRPr="00135E42">
              <w:rPr>
                <w:rFonts w:cs="Arial"/>
                <w:b/>
                <w:bCs/>
                <w:sz w:val="16"/>
                <w:szCs w:val="20"/>
                <w:lang w:val="en-US" w:eastAsia="es-PE"/>
              </w:rPr>
              <w:t>true</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 xml:space="preserve"> (ddp.getDdp_tpoemp().equals("01") || ddp.getDdp_tpoemp().equals("03") || ddp.getDdp_tpoemp().equals("05") || ddp.getDdp_tpoemp().equals("29")) {</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s-PE" w:eastAsia="es-PE"/>
              </w:rPr>
              <w:t>errores.add(AdmInfoUtil.</w:t>
            </w:r>
            <w:r w:rsidRPr="00135E42">
              <w:rPr>
                <w:rFonts w:cs="Arial"/>
                <w:i/>
                <w:iCs/>
                <w:sz w:val="16"/>
                <w:szCs w:val="20"/>
                <w:lang w:val="es-PE" w:eastAsia="es-PE"/>
              </w:rPr>
              <w:t>crearError</w:t>
            </w:r>
            <w:r w:rsidRPr="00135E42">
              <w:rPr>
                <w:rFonts w:cs="Arial"/>
                <w:sz w:val="16"/>
                <w:szCs w:val="20"/>
                <w:lang w:val="es-PE" w:eastAsia="es-PE"/>
              </w:rPr>
              <w:t>(listaParamError, AdmInfoConstantes.</w:t>
            </w:r>
            <w:r w:rsidRPr="00135E42">
              <w:rPr>
                <w:rFonts w:cs="Arial"/>
                <w:i/>
                <w:iCs/>
                <w:sz w:val="16"/>
                <w:szCs w:val="20"/>
                <w:lang w:val="es-PE" w:eastAsia="es-PE"/>
              </w:rPr>
              <w:t>COD_ERROR_17</w:t>
            </w:r>
            <w:r w:rsidRPr="00135E42">
              <w:rPr>
                <w:rFonts w:cs="Arial"/>
                <w:sz w:val="16"/>
                <w:szCs w:val="20"/>
                <w:lang w:val="es-PE" w:eastAsia="es-PE"/>
              </w:rPr>
              <w:t>));</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w:t>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b/>
                <w:bCs/>
                <w:sz w:val="16"/>
                <w:szCs w:val="20"/>
                <w:lang w:val="es-PE" w:eastAsia="es-PE"/>
              </w:rPr>
              <w:t>if</w:t>
            </w:r>
            <w:r w:rsidRPr="00135E42">
              <w:rPr>
                <w:rFonts w:cs="Arial"/>
                <w:sz w:val="16"/>
                <w:szCs w:val="20"/>
                <w:lang w:val="es-PE" w:eastAsia="es-PE"/>
              </w:rPr>
              <w:t xml:space="preserve"> (!ddp.getDdp_estado().equals("00") &amp;&amp; !ddp.getDdp_estado().equals("01") &amp;&amp; !ddp.getDdp_estado().equalsIgnoreCase("02") &amp;&amp; !ddp.getDdp_estado().equalsIgnoreCase("03")){</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String descEstado = getParam(AdmInfoUtil.</w:t>
            </w:r>
            <w:r w:rsidRPr="00135E42">
              <w:rPr>
                <w:rFonts w:cs="Arial"/>
                <w:i/>
                <w:iCs/>
                <w:sz w:val="16"/>
                <w:szCs w:val="20"/>
                <w:lang w:val="es-PE" w:eastAsia="es-PE"/>
              </w:rPr>
              <w:t>getParamBean</w:t>
            </w:r>
            <w:r w:rsidRPr="00135E42">
              <w:rPr>
                <w:rFonts w:cs="Arial"/>
                <w:sz w:val="16"/>
                <w:szCs w:val="20"/>
                <w:lang w:val="es-PE" w:eastAsia="es-PE"/>
              </w:rPr>
              <w:t>(AdmInfoConstantes.</w:t>
            </w:r>
            <w:r w:rsidRPr="00135E42">
              <w:rPr>
                <w:rFonts w:cs="Arial"/>
                <w:i/>
                <w:iCs/>
                <w:sz w:val="16"/>
                <w:szCs w:val="20"/>
                <w:lang w:val="es-PE" w:eastAsia="es-PE"/>
              </w:rPr>
              <w:t>T01_NUMERO_DDP_ESTADO</w:t>
            </w:r>
            <w:r w:rsidRPr="00135E42">
              <w:rPr>
                <w:rFonts w:cs="Arial"/>
                <w:sz w:val="16"/>
                <w:szCs w:val="20"/>
                <w:lang w:val="es-PE" w:eastAsia="es-PE"/>
              </w:rPr>
              <w:t>, ddp.getDdp_estado(), "0", "25")).getDescripcionCorta();</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errores.add(AdmInfoUtil.</w:t>
            </w:r>
            <w:r w:rsidRPr="00135E42">
              <w:rPr>
                <w:rFonts w:cs="Arial"/>
                <w:i/>
                <w:iCs/>
                <w:sz w:val="16"/>
                <w:szCs w:val="20"/>
                <w:lang w:val="es-PE" w:eastAsia="es-PE"/>
              </w:rPr>
              <w:t>crearError</w:t>
            </w:r>
            <w:r w:rsidRPr="00135E42">
              <w:rPr>
                <w:rFonts w:cs="Arial"/>
                <w:sz w:val="16"/>
                <w:szCs w:val="20"/>
                <w:lang w:val="es-PE" w:eastAsia="es-PE"/>
              </w:rPr>
              <w:t>(listaParamError, AdmInfoConstantes.</w:t>
            </w:r>
            <w:r w:rsidRPr="00135E42">
              <w:rPr>
                <w:rFonts w:cs="Arial"/>
                <w:i/>
                <w:iCs/>
                <w:sz w:val="16"/>
                <w:szCs w:val="20"/>
                <w:lang w:val="es-PE" w:eastAsia="es-PE"/>
              </w:rPr>
              <w:t>COD_ERROR_02</w:t>
            </w:r>
            <w:r w:rsidRPr="00135E42">
              <w:rPr>
                <w:rFonts w:cs="Arial"/>
                <w:sz w:val="16"/>
                <w:szCs w:val="20"/>
                <w:lang w:val="es-PE" w:eastAsia="es-PE"/>
              </w:rPr>
              <w:t>, descEstado));</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b/>
                <w:bCs/>
                <w:sz w:val="16"/>
                <w:szCs w:val="20"/>
                <w:lang w:val="es-PE" w:eastAsia="es-PE"/>
              </w:rPr>
              <w:t>if</w:t>
            </w:r>
            <w:r w:rsidRPr="00135E42">
              <w:rPr>
                <w:rFonts w:cs="Arial"/>
                <w:sz w:val="16"/>
                <w:szCs w:val="20"/>
                <w:lang w:val="es-PE" w:eastAsia="es-PE"/>
              </w:rPr>
              <w:t xml:space="preserve"> (!esNRUS &amp;&amp; !esRG &amp;&amp; !esRER ) {</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String descRegimen = getParam(AdmInfoUtil.</w:t>
            </w:r>
            <w:r w:rsidRPr="00135E42">
              <w:rPr>
                <w:rFonts w:cs="Arial"/>
                <w:i/>
                <w:iCs/>
                <w:sz w:val="16"/>
                <w:szCs w:val="20"/>
                <w:lang w:val="es-PE" w:eastAsia="es-PE"/>
              </w:rPr>
              <w:t>getParamBean</w:t>
            </w:r>
            <w:r w:rsidRPr="00135E42">
              <w:rPr>
                <w:rFonts w:cs="Arial"/>
                <w:sz w:val="16"/>
                <w:szCs w:val="20"/>
                <w:lang w:val="es-PE" w:eastAsia="es-PE"/>
              </w:rPr>
              <w:t>(AdmInfoConstantes.</w:t>
            </w:r>
            <w:r w:rsidRPr="00135E42">
              <w:rPr>
                <w:rFonts w:cs="Arial"/>
                <w:i/>
                <w:iCs/>
                <w:sz w:val="16"/>
                <w:szCs w:val="20"/>
                <w:lang w:val="es-PE" w:eastAsia="es-PE"/>
              </w:rPr>
              <w:t>T01_NUMERO_VFP_CODTRI</w:t>
            </w:r>
            <w:r w:rsidRPr="00135E42">
              <w:rPr>
                <w:rFonts w:cs="Arial"/>
                <w:sz w:val="16"/>
                <w:szCs w:val="20"/>
                <w:lang w:val="es-PE" w:eastAsia="es-PE"/>
              </w:rPr>
              <w:t>, regimen, "7", "38")).getDescripcionCorta();</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errores.add(AdmInfoUtil.</w:t>
            </w:r>
            <w:r w:rsidRPr="00135E42">
              <w:rPr>
                <w:rFonts w:cs="Arial"/>
                <w:i/>
                <w:iCs/>
                <w:sz w:val="16"/>
                <w:szCs w:val="20"/>
                <w:lang w:val="es-PE" w:eastAsia="es-PE"/>
              </w:rPr>
              <w:t>crearError</w:t>
            </w:r>
            <w:r w:rsidRPr="00135E42">
              <w:rPr>
                <w:rFonts w:cs="Arial"/>
                <w:sz w:val="16"/>
                <w:szCs w:val="20"/>
                <w:lang w:val="es-PE" w:eastAsia="es-PE"/>
              </w:rPr>
              <w:t>(listaParamError, AdmInfoConstantes.</w:t>
            </w:r>
            <w:r w:rsidRPr="00135E42">
              <w:rPr>
                <w:rFonts w:cs="Arial"/>
                <w:i/>
                <w:iCs/>
                <w:sz w:val="16"/>
                <w:szCs w:val="20"/>
                <w:lang w:val="es-PE" w:eastAsia="es-PE"/>
              </w:rPr>
              <w:t>COD_ERROR_03</w:t>
            </w:r>
            <w:r w:rsidRPr="00135E42">
              <w:rPr>
                <w:rFonts w:cs="Arial"/>
                <w:sz w:val="16"/>
                <w:szCs w:val="20"/>
                <w:lang w:val="es-PE" w:eastAsia="es-PE"/>
              </w:rPr>
              <w:t>, descRegimen));</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 xml:space="preserve"> (esRG){</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 xml:space="preserve"> (!esNUEVO &amp;&amp; !esSUSTEMP){</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 xml:space="preserve"> (!periodo.substring(4,6).equals("01")) {</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errores.add(AdmInfoUtil.</w:t>
            </w:r>
            <w:r w:rsidRPr="00135E42">
              <w:rPr>
                <w:rFonts w:cs="Arial"/>
                <w:i/>
                <w:iCs/>
                <w:sz w:val="16"/>
                <w:szCs w:val="20"/>
                <w:lang w:val="en-US" w:eastAsia="es-PE"/>
              </w:rPr>
              <w:t>crearError</w:t>
            </w:r>
            <w:r w:rsidRPr="00135E42">
              <w:rPr>
                <w:rFonts w:cs="Arial"/>
                <w:sz w:val="16"/>
                <w:szCs w:val="20"/>
                <w:lang w:val="en-US" w:eastAsia="es-PE"/>
              </w:rPr>
              <w:t>(listaParamError, AdmInfoConstantes.</w:t>
            </w:r>
            <w:r w:rsidRPr="00135E42">
              <w:rPr>
                <w:rFonts w:cs="Arial"/>
                <w:i/>
                <w:iCs/>
                <w:sz w:val="16"/>
                <w:szCs w:val="20"/>
                <w:lang w:val="en-US" w:eastAsia="es-PE"/>
              </w:rPr>
              <w:t>COD_ERROR_07</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(!esNUEVO &amp;&amp;  !esSUSTEMP  &amp;&amp; !esNRUS &amp;&amp; !esRER){</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 xml:space="preserve"> (!periodo.substring(4,6).equals("01")) {</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errores.add(AdmInfoUtil.</w:t>
            </w:r>
            <w:r w:rsidRPr="00135E42">
              <w:rPr>
                <w:rFonts w:cs="Arial"/>
                <w:i/>
                <w:iCs/>
                <w:sz w:val="16"/>
                <w:szCs w:val="20"/>
                <w:lang w:val="en-US" w:eastAsia="es-PE"/>
              </w:rPr>
              <w:t>crearError</w:t>
            </w:r>
            <w:r w:rsidRPr="00135E42">
              <w:rPr>
                <w:rFonts w:cs="Arial"/>
                <w:sz w:val="16"/>
                <w:szCs w:val="20"/>
                <w:lang w:val="en-US" w:eastAsia="es-PE"/>
              </w:rPr>
              <w:t>(listaParamError, AdmInfoConstantes.</w:t>
            </w:r>
            <w:r w:rsidRPr="00135E42">
              <w:rPr>
                <w:rFonts w:cs="Arial"/>
                <w:i/>
                <w:iCs/>
                <w:sz w:val="16"/>
                <w:szCs w:val="20"/>
                <w:lang w:val="en-US" w:eastAsia="es-PE"/>
              </w:rPr>
              <w:t>COD_ERROR_18</w:t>
            </w:r>
            <w:r w:rsidRPr="00135E42">
              <w:rPr>
                <w:rFonts w:cs="Arial"/>
                <w:sz w:val="16"/>
                <w:szCs w:val="20"/>
                <w:lang w:val="en-US" w:eastAsia="es-PE"/>
              </w:rPr>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t>}</w:t>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p>
          <w:p w:rsidR="00135E42" w:rsidRPr="00135E42" w:rsidRDefault="00135E42" w:rsidP="00135E42">
            <w:pPr>
              <w:autoSpaceDE w:val="0"/>
              <w:autoSpaceDN w:val="0"/>
              <w:adjustRightInd w:val="0"/>
              <w:jc w:val="left"/>
              <w:rPr>
                <w:rFonts w:cs="Arial"/>
                <w:sz w:val="16"/>
                <w:szCs w:val="20"/>
                <w:lang w:val="en-US"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b/>
                <w:bCs/>
                <w:sz w:val="16"/>
                <w:szCs w:val="20"/>
                <w:lang w:val="en-US" w:eastAsia="es-PE"/>
              </w:rPr>
              <w:t>if</w:t>
            </w:r>
            <w:r w:rsidRPr="00135E42">
              <w:rPr>
                <w:rFonts w:cs="Arial"/>
                <w:sz w:val="16"/>
                <w:szCs w:val="20"/>
                <w:lang w:val="en-US" w:eastAsia="es-PE"/>
              </w:rPr>
              <w:t>(!</w:t>
            </w:r>
            <w:r w:rsidRPr="00135E42">
              <w:rPr>
                <w:rFonts w:cs="Arial"/>
                <w:b/>
                <w:bCs/>
                <w:sz w:val="16"/>
                <w:szCs w:val="20"/>
                <w:lang w:val="en-US" w:eastAsia="es-PE"/>
              </w:rPr>
              <w:t>this</w:t>
            </w:r>
            <w:r w:rsidRPr="00135E42">
              <w:rPr>
                <w:rFonts w:cs="Arial"/>
                <w:sz w:val="16"/>
                <w:szCs w:val="20"/>
                <w:lang w:val="en-US" w:eastAsia="es-PE"/>
              </w:rPr>
              <w:t>.validarFechaDeclaracion(numRuc, periodo, regimen, ddp.getDdp_numreg())){</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n-US" w:eastAsia="es-PE"/>
              </w:rPr>
              <w:tab/>
            </w:r>
            <w:r w:rsidRPr="00135E42">
              <w:rPr>
                <w:rFonts w:cs="Arial"/>
                <w:sz w:val="16"/>
                <w:szCs w:val="20"/>
                <w:lang w:val="es-PE" w:eastAsia="es-PE"/>
              </w:rPr>
              <w:t>errores.add(AdmInfoUtil.</w:t>
            </w:r>
            <w:r w:rsidRPr="00135E42">
              <w:rPr>
                <w:rFonts w:cs="Arial"/>
                <w:i/>
                <w:iCs/>
                <w:sz w:val="16"/>
                <w:szCs w:val="20"/>
                <w:lang w:val="es-PE" w:eastAsia="es-PE"/>
              </w:rPr>
              <w:t>crearError</w:t>
            </w:r>
            <w:r w:rsidRPr="00135E42">
              <w:rPr>
                <w:rFonts w:cs="Arial"/>
                <w:sz w:val="16"/>
                <w:szCs w:val="20"/>
                <w:lang w:val="es-PE" w:eastAsia="es-PE"/>
              </w:rPr>
              <w:t>(listaParamError, AdmInfoConstantes.</w:t>
            </w:r>
            <w:r w:rsidRPr="00135E42">
              <w:rPr>
                <w:rFonts w:cs="Arial"/>
                <w:i/>
                <w:iCs/>
                <w:sz w:val="16"/>
                <w:szCs w:val="20"/>
                <w:lang w:val="es-PE" w:eastAsia="es-PE"/>
              </w:rPr>
              <w:t>COD_ERROR_11</w:t>
            </w:r>
            <w:r w:rsidRPr="00135E42">
              <w:rPr>
                <w:rFonts w:cs="Arial"/>
                <w:sz w:val="16"/>
                <w:szCs w:val="20"/>
                <w:lang w:val="es-PE" w:eastAsia="es-PE"/>
              </w:rPr>
              <w:t>));</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sz w:val="16"/>
                <w:szCs w:val="20"/>
                <w:lang w:val="es-PE" w:eastAsia="es-PE"/>
              </w:rPr>
              <w:tab/>
              <w:t>}</w:t>
            </w:r>
            <w:r w:rsidRPr="00135E42">
              <w:rPr>
                <w:rFonts w:cs="Arial"/>
                <w:sz w:val="16"/>
                <w:szCs w:val="20"/>
                <w:lang w:val="es-PE" w:eastAsia="es-PE"/>
              </w:rPr>
              <w:tab/>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t>}</w:t>
            </w:r>
          </w:p>
          <w:p w:rsidR="00135E42" w:rsidRPr="00135E42" w:rsidRDefault="00135E42" w:rsidP="00135E42">
            <w:pPr>
              <w:autoSpaceDE w:val="0"/>
              <w:autoSpaceDN w:val="0"/>
              <w:adjustRightInd w:val="0"/>
              <w:jc w:val="left"/>
              <w:rPr>
                <w:rFonts w:cs="Arial"/>
                <w:sz w:val="16"/>
                <w:szCs w:val="20"/>
                <w:lang w:val="es-PE" w:eastAsia="es-PE"/>
              </w:rPr>
            </w:pPr>
            <w:r w:rsidRPr="00135E42">
              <w:rPr>
                <w:rFonts w:cs="Arial"/>
                <w:sz w:val="16"/>
                <w:szCs w:val="20"/>
                <w:lang w:val="es-PE" w:eastAsia="es-PE"/>
              </w:rPr>
              <w:tab/>
            </w:r>
            <w:r w:rsidRPr="00135E42">
              <w:rPr>
                <w:rFonts w:cs="Arial"/>
                <w:sz w:val="16"/>
                <w:szCs w:val="20"/>
                <w:lang w:val="es-PE" w:eastAsia="es-PE"/>
              </w:rPr>
              <w:tab/>
            </w:r>
            <w:r w:rsidRPr="00135E42">
              <w:rPr>
                <w:rFonts w:cs="Arial"/>
                <w:b/>
                <w:bCs/>
                <w:sz w:val="16"/>
                <w:szCs w:val="20"/>
                <w:lang w:val="es-PE" w:eastAsia="es-PE"/>
              </w:rPr>
              <w:t>return</w:t>
            </w:r>
            <w:r w:rsidRPr="00135E42">
              <w:rPr>
                <w:rFonts w:cs="Arial"/>
                <w:sz w:val="16"/>
                <w:szCs w:val="20"/>
                <w:lang w:val="es-PE" w:eastAsia="es-PE"/>
              </w:rPr>
              <w:t xml:space="preserve"> errores;</w:t>
            </w:r>
          </w:p>
          <w:p w:rsidR="00135E42" w:rsidRPr="000C4294" w:rsidRDefault="00135E42" w:rsidP="00135E42">
            <w:pPr>
              <w:ind w:right="413"/>
              <w:rPr>
                <w:rFonts w:cs="Arial"/>
                <w:szCs w:val="22"/>
              </w:rPr>
            </w:pPr>
            <w:r w:rsidRPr="00135E42">
              <w:rPr>
                <w:rFonts w:ascii="Courier New" w:hAnsi="Courier New" w:cs="Courier New"/>
                <w:sz w:val="16"/>
                <w:szCs w:val="20"/>
                <w:lang w:val="es-PE" w:eastAsia="es-PE"/>
              </w:rPr>
              <w:t>}</w:t>
            </w:r>
          </w:p>
        </w:tc>
      </w:tr>
      <w:tr w:rsidR="00135E42" w:rsidRPr="000C4294" w:rsidTr="00AD1294">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135E42" w:rsidRPr="000C4294" w:rsidRDefault="00135E42" w:rsidP="00AD1294">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135E42" w:rsidRPr="000C4294" w:rsidRDefault="00135E42" w:rsidP="00AD1294">
            <w:pPr>
              <w:rPr>
                <w:rFonts w:cs="Arial"/>
                <w:szCs w:val="22"/>
              </w:rPr>
            </w:pPr>
          </w:p>
        </w:tc>
      </w:tr>
    </w:tbl>
    <w:p w:rsidR="00135E42" w:rsidRDefault="00135E42" w:rsidP="00273900">
      <w:pPr>
        <w:spacing w:after="200" w:line="276" w:lineRule="auto"/>
        <w:jc w:val="left"/>
        <w:rPr>
          <w:bCs/>
        </w:rPr>
      </w:pPr>
    </w:p>
    <w:p w:rsidR="00135E42" w:rsidRDefault="00135E42" w:rsidP="00273900">
      <w:pPr>
        <w:spacing w:after="200" w:line="276" w:lineRule="auto"/>
        <w:jc w:val="left"/>
        <w:rPr>
          <w:bCs/>
        </w:rPr>
      </w:pPr>
    </w:p>
    <w:p w:rsidR="00135E42" w:rsidRPr="000C4294" w:rsidRDefault="00135E42"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T5667ActEcoDAO.java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Modifica</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adminfo-model-ifz-</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Interfaz existente. Se agrega el o los métodos</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6D229C"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Cs w:val="22"/>
              </w:rPr>
            </w:pPr>
          </w:p>
          <w:p w:rsidR="00323DC8" w:rsidRPr="000C4294" w:rsidRDefault="00323DC8" w:rsidP="00323DC8">
            <w:pPr>
              <w:rPr>
                <w:rFonts w:cs="Arial"/>
                <w:szCs w:val="22"/>
              </w:rPr>
            </w:pPr>
            <w:r w:rsidRPr="000C4294">
              <w:rPr>
                <w:rFonts w:cs="Arial"/>
                <w:szCs w:val="22"/>
              </w:rPr>
              <w:t>Métodos:</w:t>
            </w:r>
          </w:p>
          <w:p w:rsidR="00323DC8" w:rsidRPr="000C4294" w:rsidRDefault="00323DC8" w:rsidP="00323DC8">
            <w:pPr>
              <w:numPr>
                <w:ilvl w:val="0"/>
                <w:numId w:val="39"/>
              </w:numPr>
              <w:rPr>
                <w:rFonts w:cs="Arial"/>
                <w:sz w:val="20"/>
                <w:szCs w:val="22"/>
                <w:lang w:val="en-US"/>
              </w:rPr>
            </w:pPr>
            <w:r w:rsidRPr="000C4294">
              <w:rPr>
                <w:rFonts w:cs="Arial"/>
                <w:sz w:val="20"/>
                <w:szCs w:val="22"/>
                <w:lang w:val="en-US"/>
              </w:rPr>
              <w:t xml:space="preserve">… </w:t>
            </w:r>
          </w:p>
          <w:p w:rsidR="00323DC8" w:rsidRPr="000C4294" w:rsidRDefault="00323DC8" w:rsidP="00323DC8">
            <w:pPr>
              <w:pStyle w:val="Prrafodelista"/>
              <w:numPr>
                <w:ilvl w:val="0"/>
                <w:numId w:val="39"/>
              </w:numPr>
              <w:ind w:left="1416" w:hanging="1056"/>
              <w:contextualSpacing/>
              <w:rPr>
                <w:rFonts w:cs="Arial"/>
                <w:szCs w:val="22"/>
                <w:lang w:val="en-US"/>
              </w:rPr>
            </w:pPr>
            <w:r w:rsidRPr="000C4294">
              <w:rPr>
                <w:rFonts w:cs="Arial"/>
                <w:sz w:val="20"/>
                <w:szCs w:val="20"/>
                <w:lang w:val="en-US"/>
              </w:rPr>
              <w:t xml:space="preserve">public </w:t>
            </w:r>
            <w:r w:rsidRPr="00C76408">
              <w:rPr>
                <w:rFonts w:cs="Arial"/>
                <w:sz w:val="20"/>
                <w:szCs w:val="20"/>
                <w:lang w:val="en-US"/>
              </w:rPr>
              <w:t>List</w:t>
            </w:r>
            <w:r w:rsidRPr="000C4294">
              <w:rPr>
                <w:rFonts w:cs="Arial"/>
                <w:sz w:val="20"/>
                <w:szCs w:val="20"/>
                <w:lang w:val="en-US"/>
              </w:rPr>
              <w:t>&lt;T5667ActEco&gt; listActEco</w:t>
            </w:r>
            <w:r w:rsidRPr="000C4294">
              <w:rPr>
                <w:rFonts w:cs="Arial"/>
                <w:sz w:val="20"/>
                <w:szCs w:val="22"/>
                <w:lang w:val="en-US"/>
              </w:rPr>
              <w:t>(</w:t>
            </w:r>
            <w:r w:rsidRPr="000C4294">
              <w:rPr>
                <w:rFonts w:cs="Arial"/>
                <w:sz w:val="20"/>
                <w:szCs w:val="20"/>
                <w:lang w:val="en-US"/>
              </w:rPr>
              <w:t>String numRuc</w:t>
            </w:r>
            <w:r w:rsidRPr="000C4294">
              <w:rPr>
                <w:rFonts w:cs="Arial"/>
                <w:sz w:val="20"/>
                <w:szCs w:val="22"/>
                <w:lang w:val="en-US"/>
              </w:rPr>
              <w:t>)</w:t>
            </w:r>
          </w:p>
          <w:p w:rsidR="00323DC8" w:rsidRPr="00C76408" w:rsidRDefault="00323DC8" w:rsidP="00323DC8">
            <w:pPr>
              <w:pStyle w:val="Prrafodelista"/>
              <w:ind w:left="720"/>
              <w:contextualSpacing/>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SqlMapT5667ActEcoDAO.java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/pe/gob/sunat/contribuyente2/registro/admininfo/model/dao/ibatis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lang w:val="en-US"/>
              </w:rPr>
              <w:t>listActEco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String numRuc</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w:t>
            </w:r>
            <w:r w:rsidRPr="000C4294">
              <w:rPr>
                <w:rFonts w:cs="Arial"/>
                <w:sz w:val="20"/>
                <w:szCs w:val="20"/>
                <w:lang w:val="en-US"/>
              </w:rPr>
              <w:t>T5667ActEco</w:t>
            </w:r>
            <w:r w:rsidRPr="000C4294">
              <w:rPr>
                <w:rFonts w:cs="Arial"/>
                <w:sz w:val="20"/>
                <w:szCs w:val="20"/>
              </w:rPr>
              <w: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SqlMap</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Método que obtiene las actividades económicas según el ruc del contribuyente</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 Invocamos al método </w:t>
            </w:r>
            <w:r w:rsidRPr="000C4294">
              <w:rPr>
                <w:rFonts w:cs="Arial"/>
                <w:sz w:val="20"/>
                <w:szCs w:val="20"/>
                <w:lang w:val="es-PE"/>
              </w:rPr>
              <w:t>listActEco</w:t>
            </w:r>
            <w:r w:rsidRPr="000C4294">
              <w:rPr>
                <w:rFonts w:cs="Arial"/>
                <w:sz w:val="20"/>
                <w:szCs w:val="20"/>
              </w:rPr>
              <w:t xml:space="preserve"> del t</w:t>
            </w:r>
            <w:r w:rsidRPr="000C4294">
              <w:rPr>
                <w:rFonts w:cs="Arial"/>
                <w:sz w:val="20"/>
                <w:szCs w:val="20"/>
                <w:lang w:val="es-PE"/>
              </w:rPr>
              <w:t>5667ActEco</w:t>
            </w:r>
            <w:r w:rsidRPr="000C4294">
              <w:rPr>
                <w:rFonts w:cs="Arial"/>
                <w:sz w:val="20"/>
                <w:szCs w:val="20"/>
              </w:rPr>
              <w:t>.xml</w:t>
            </w:r>
          </w:p>
          <w:p w:rsidR="00323DC8" w:rsidRPr="000C4294" w:rsidRDefault="00323DC8" w:rsidP="00323DC8">
            <w:pPr>
              <w:rPr>
                <w:rFonts w:cs="Arial"/>
                <w:sz w:val="20"/>
                <w:szCs w:val="20"/>
                <w:lang w:val="en-US"/>
              </w:rPr>
            </w:pPr>
            <w:r w:rsidRPr="000C4294">
              <w:rPr>
                <w:rFonts w:cs="Arial"/>
                <w:sz w:val="20"/>
                <w:szCs w:val="20"/>
                <w:lang w:val="en-US"/>
              </w:rPr>
              <w:t>getSqlMapClientTemplate().queryForList("T5667ActEco.listActEco", numRuc);</w:t>
            </w:r>
          </w:p>
          <w:p w:rsidR="00323DC8" w:rsidRPr="000C4294" w:rsidRDefault="00323DC8" w:rsidP="00323DC8">
            <w:pPr>
              <w:ind w:right="413"/>
              <w:rPr>
                <w:rFonts w:cs="Arial"/>
                <w:szCs w:val="22"/>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VfpDAO.java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Modifica</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adminfo-model-ifz-</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Interfaz existente. Se agrega el o los métodos</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6D229C"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Cs w:val="22"/>
              </w:rPr>
            </w:pPr>
          </w:p>
          <w:p w:rsidR="00323DC8" w:rsidRPr="000C4294" w:rsidRDefault="00323DC8" w:rsidP="00323DC8">
            <w:pPr>
              <w:rPr>
                <w:rFonts w:cs="Arial"/>
                <w:szCs w:val="22"/>
              </w:rPr>
            </w:pPr>
            <w:r w:rsidRPr="000C4294">
              <w:rPr>
                <w:rFonts w:cs="Arial"/>
                <w:szCs w:val="22"/>
              </w:rPr>
              <w:t>Métodos:</w:t>
            </w:r>
          </w:p>
          <w:p w:rsidR="00323DC8" w:rsidRPr="000C4294" w:rsidRDefault="00323DC8" w:rsidP="00323DC8">
            <w:pPr>
              <w:numPr>
                <w:ilvl w:val="0"/>
                <w:numId w:val="39"/>
              </w:numPr>
              <w:rPr>
                <w:rFonts w:cs="Arial"/>
                <w:sz w:val="20"/>
                <w:szCs w:val="22"/>
                <w:lang w:val="en-US"/>
              </w:rPr>
            </w:pPr>
            <w:r w:rsidRPr="000C4294">
              <w:rPr>
                <w:rFonts w:cs="Arial"/>
                <w:sz w:val="20"/>
                <w:szCs w:val="22"/>
                <w:lang w:val="en-US"/>
              </w:rPr>
              <w:t xml:space="preserve">… </w:t>
            </w:r>
          </w:p>
          <w:p w:rsidR="00323DC8" w:rsidRPr="000C4294" w:rsidRDefault="00323DC8" w:rsidP="00323DC8">
            <w:pPr>
              <w:pStyle w:val="Prrafodelista"/>
              <w:numPr>
                <w:ilvl w:val="0"/>
                <w:numId w:val="39"/>
              </w:numPr>
              <w:contextualSpacing/>
              <w:rPr>
                <w:rFonts w:cs="Arial"/>
                <w:szCs w:val="22"/>
                <w:lang w:val="en-US"/>
              </w:rPr>
            </w:pPr>
            <w:r w:rsidRPr="000C4294">
              <w:rPr>
                <w:rFonts w:cs="Arial"/>
                <w:sz w:val="20"/>
                <w:szCs w:val="20"/>
                <w:lang w:val="en-US"/>
              </w:rPr>
              <w:t xml:space="preserve">public </w:t>
            </w:r>
            <w:r w:rsidRPr="00C76408">
              <w:rPr>
                <w:rFonts w:cs="Arial"/>
                <w:sz w:val="20"/>
                <w:szCs w:val="20"/>
                <w:lang w:val="en-US"/>
              </w:rPr>
              <w:t>List</w:t>
            </w:r>
            <w:r w:rsidRPr="000C4294">
              <w:rPr>
                <w:rFonts w:cs="Arial"/>
                <w:sz w:val="20"/>
                <w:szCs w:val="20"/>
                <w:lang w:val="en-US"/>
              </w:rPr>
              <w:t>&lt;Vfp&gt; listVectorFiscal</w:t>
            </w:r>
            <w:r w:rsidRPr="000C4294">
              <w:rPr>
                <w:rFonts w:cs="Arial"/>
                <w:sz w:val="20"/>
                <w:szCs w:val="22"/>
                <w:lang w:val="en-US"/>
              </w:rPr>
              <w:t>(</w:t>
            </w:r>
            <w:r w:rsidRPr="000C4294">
              <w:rPr>
                <w:rFonts w:cs="Arial"/>
                <w:sz w:val="20"/>
                <w:szCs w:val="20"/>
                <w:lang w:val="en-US"/>
              </w:rPr>
              <w:t>Map param</w:t>
            </w:r>
            <w:r w:rsidRPr="000C4294">
              <w:rPr>
                <w:rFonts w:cs="Arial"/>
                <w:sz w:val="20"/>
                <w:szCs w:val="22"/>
                <w:lang w:val="en-US"/>
              </w:rPr>
              <w:t>)</w:t>
            </w:r>
          </w:p>
          <w:p w:rsidR="00323DC8" w:rsidRPr="00C76408" w:rsidRDefault="00323DC8" w:rsidP="00323DC8">
            <w:pPr>
              <w:pStyle w:val="Prrafodelista"/>
              <w:ind w:left="720"/>
              <w:contextualSpacing/>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SqlMapVfpDAO.java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/pe/gob/sunat/contribuyente2/registro/admininfo/model/dao/ibatis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lang w:val="en-US"/>
              </w:rPr>
              <w:t>listVectorFiscal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Map param</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w:t>
            </w:r>
            <w:r w:rsidRPr="000C4294">
              <w:rPr>
                <w:rFonts w:cs="Arial"/>
                <w:sz w:val="20"/>
                <w:szCs w:val="20"/>
                <w:lang w:val="en-US"/>
              </w:rPr>
              <w:t>Vfp</w:t>
            </w:r>
            <w:r w:rsidRPr="000C4294">
              <w:rPr>
                <w:rFonts w:cs="Arial"/>
                <w:sz w:val="20"/>
                <w:szCs w:val="20"/>
              </w:rPr>
              <w: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SqlMap</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 xml:space="preserve">Método que obtiene los tributos del contribuyente </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18082B"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 Invocamos al método </w:t>
            </w:r>
            <w:r w:rsidRPr="000C4294">
              <w:rPr>
                <w:rFonts w:cs="Arial"/>
                <w:sz w:val="20"/>
                <w:szCs w:val="20"/>
                <w:lang w:val="es-PE"/>
              </w:rPr>
              <w:t>listVectorFiscal</w:t>
            </w:r>
            <w:r w:rsidRPr="000C4294">
              <w:rPr>
                <w:rFonts w:cs="Arial"/>
                <w:sz w:val="20"/>
                <w:szCs w:val="20"/>
              </w:rPr>
              <w:t xml:space="preserve"> del vfp.xml</w:t>
            </w:r>
          </w:p>
          <w:p w:rsidR="00323DC8" w:rsidRPr="00F2201F" w:rsidRDefault="00323DC8" w:rsidP="00323DC8">
            <w:pPr>
              <w:rPr>
                <w:rFonts w:cs="Arial"/>
                <w:sz w:val="20"/>
                <w:szCs w:val="20"/>
                <w:lang w:val="es-PE"/>
              </w:rPr>
            </w:pPr>
            <w:r w:rsidRPr="00F2201F">
              <w:rPr>
                <w:rFonts w:cs="Arial"/>
                <w:sz w:val="20"/>
                <w:szCs w:val="20"/>
                <w:lang w:val="es-PE"/>
              </w:rPr>
              <w:t>getSqlMapClientTemplate().queryForList("Vfp.listVectorFiscal", param);</w:t>
            </w:r>
          </w:p>
          <w:p w:rsidR="0018082B" w:rsidRPr="00F2201F" w:rsidRDefault="0018082B" w:rsidP="00323DC8">
            <w:pPr>
              <w:rPr>
                <w:rFonts w:cs="Arial"/>
                <w:sz w:val="20"/>
                <w:szCs w:val="20"/>
                <w:lang w:val="es-PE"/>
              </w:rPr>
            </w:pPr>
          </w:p>
          <w:p w:rsidR="0018082B" w:rsidRPr="0018082B" w:rsidRDefault="0018082B" w:rsidP="0018082B">
            <w:pPr>
              <w:ind w:right="413"/>
              <w:rPr>
                <w:rFonts w:cs="Arial"/>
                <w:sz w:val="20"/>
                <w:szCs w:val="20"/>
                <w:highlight w:val="yellow"/>
              </w:rPr>
            </w:pPr>
            <w:r w:rsidRPr="0018082B">
              <w:rPr>
                <w:rFonts w:cs="Arial"/>
                <w:sz w:val="20"/>
                <w:szCs w:val="20"/>
                <w:highlight w:val="yellow"/>
              </w:rPr>
              <w:t>// Invocamos al método listVFPFechaAlta del vfp.xml</w:t>
            </w:r>
          </w:p>
          <w:p w:rsidR="0018082B" w:rsidRPr="0018082B" w:rsidRDefault="0018082B" w:rsidP="0018082B">
            <w:pPr>
              <w:ind w:right="413"/>
              <w:rPr>
                <w:rFonts w:cs="Arial"/>
                <w:sz w:val="20"/>
                <w:szCs w:val="20"/>
              </w:rPr>
            </w:pPr>
            <w:r w:rsidRPr="0018082B">
              <w:rPr>
                <w:rFonts w:cs="Arial"/>
                <w:sz w:val="20"/>
                <w:szCs w:val="20"/>
                <w:highlight w:val="yellow"/>
              </w:rPr>
              <w:t>getSqlMapClientTemplate().queryForList("VFP.listVFPFechaAlta", parametros);</w:t>
            </w:r>
          </w:p>
          <w:p w:rsidR="00323DC8" w:rsidRPr="0018082B" w:rsidRDefault="00323DC8" w:rsidP="00323DC8">
            <w:pPr>
              <w:ind w:right="413"/>
              <w:rPr>
                <w:rFonts w:cs="Arial"/>
                <w:szCs w:val="22"/>
                <w:lang w:val="es-PE"/>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T1144DatConDAO.java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Modifica</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adminfo-model-ifz-</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Interfaz existente. Se agrega el o los métodos</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6D229C"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Cs w:val="22"/>
              </w:rPr>
            </w:pPr>
          </w:p>
          <w:p w:rsidR="00323DC8" w:rsidRPr="000C4294" w:rsidRDefault="00323DC8" w:rsidP="00323DC8">
            <w:pPr>
              <w:rPr>
                <w:rFonts w:cs="Arial"/>
                <w:szCs w:val="22"/>
              </w:rPr>
            </w:pPr>
            <w:r w:rsidRPr="000C4294">
              <w:rPr>
                <w:rFonts w:cs="Arial"/>
                <w:szCs w:val="22"/>
              </w:rPr>
              <w:t>Métodos:</w:t>
            </w:r>
          </w:p>
          <w:p w:rsidR="00323DC8" w:rsidRPr="000C4294" w:rsidRDefault="00323DC8" w:rsidP="00323DC8">
            <w:pPr>
              <w:numPr>
                <w:ilvl w:val="0"/>
                <w:numId w:val="39"/>
              </w:numPr>
              <w:rPr>
                <w:rFonts w:cs="Arial"/>
                <w:sz w:val="20"/>
                <w:szCs w:val="22"/>
                <w:lang w:val="en-US"/>
              </w:rPr>
            </w:pPr>
            <w:r w:rsidRPr="000C4294">
              <w:rPr>
                <w:rFonts w:cs="Arial"/>
                <w:sz w:val="20"/>
                <w:szCs w:val="22"/>
                <w:lang w:val="en-US"/>
              </w:rPr>
              <w:t xml:space="preserve">… </w:t>
            </w:r>
          </w:p>
          <w:p w:rsidR="00323DC8" w:rsidRPr="000C4294" w:rsidRDefault="00323DC8" w:rsidP="00323DC8">
            <w:pPr>
              <w:pStyle w:val="Prrafodelista"/>
              <w:numPr>
                <w:ilvl w:val="0"/>
                <w:numId w:val="39"/>
              </w:numPr>
              <w:contextualSpacing/>
              <w:rPr>
                <w:rFonts w:cs="Arial"/>
                <w:szCs w:val="22"/>
                <w:lang w:val="en-US"/>
              </w:rPr>
            </w:pPr>
            <w:r w:rsidRPr="000C4294">
              <w:rPr>
                <w:rFonts w:cs="Arial"/>
                <w:sz w:val="20"/>
                <w:szCs w:val="20"/>
                <w:lang w:val="en-US"/>
              </w:rPr>
              <w:t xml:space="preserve">public </w:t>
            </w:r>
            <w:r w:rsidRPr="00C76408">
              <w:rPr>
                <w:rFonts w:cs="Arial"/>
                <w:sz w:val="20"/>
                <w:szCs w:val="20"/>
                <w:lang w:val="en-US"/>
              </w:rPr>
              <w:t>List</w:t>
            </w:r>
            <w:r w:rsidRPr="000C4294">
              <w:rPr>
                <w:rFonts w:cs="Arial"/>
                <w:sz w:val="20"/>
                <w:szCs w:val="20"/>
                <w:lang w:val="en-US"/>
              </w:rPr>
              <w:t>&lt;</w:t>
            </w:r>
            <w:r w:rsidRPr="00C76408">
              <w:rPr>
                <w:rFonts w:cs="Arial"/>
                <w:sz w:val="20"/>
                <w:szCs w:val="20"/>
                <w:lang w:val="en-US"/>
              </w:rPr>
              <w:t>T1144</w:t>
            </w:r>
            <w:r w:rsidRPr="000C4294">
              <w:rPr>
                <w:rFonts w:cs="Arial"/>
                <w:sz w:val="20"/>
                <w:szCs w:val="20"/>
                <w:lang w:val="en-US"/>
              </w:rPr>
              <w:t>DatCon&gt; getByPK</w:t>
            </w:r>
            <w:r w:rsidRPr="000C4294">
              <w:rPr>
                <w:rFonts w:cs="Arial"/>
                <w:sz w:val="20"/>
                <w:szCs w:val="22"/>
                <w:lang w:val="en-US"/>
              </w:rPr>
              <w:t>(</w:t>
            </w:r>
            <w:r w:rsidRPr="000C4294">
              <w:rPr>
                <w:rFonts w:cs="Arial"/>
                <w:sz w:val="20"/>
                <w:szCs w:val="20"/>
                <w:lang w:val="en-US"/>
              </w:rPr>
              <w:t>String numRuc</w:t>
            </w:r>
            <w:r w:rsidRPr="000C4294">
              <w:rPr>
                <w:rFonts w:cs="Arial"/>
                <w:sz w:val="20"/>
                <w:szCs w:val="22"/>
                <w:lang w:val="en-US"/>
              </w:rPr>
              <w:t>)</w:t>
            </w:r>
          </w:p>
          <w:p w:rsidR="00323DC8" w:rsidRPr="00C76408" w:rsidRDefault="00323DC8" w:rsidP="00323DC8">
            <w:pPr>
              <w:pStyle w:val="Prrafodelista"/>
              <w:ind w:left="720"/>
              <w:contextualSpacing/>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SqlMapT1144DatConDAO.java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lastRenderedPageBreak/>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/pe/gob/sunat/contribuyente2/registro/admininfo/model/dao/ibatis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lang w:val="en-US"/>
              </w:rPr>
              <w:t>getByPK</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String numRuc</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List&lt;T1144</w:t>
            </w:r>
            <w:r w:rsidRPr="000C4294">
              <w:rPr>
                <w:rFonts w:cs="Arial"/>
                <w:sz w:val="20"/>
                <w:szCs w:val="20"/>
                <w:lang w:val="en-US"/>
              </w:rPr>
              <w:t>DatCon</w:t>
            </w:r>
            <w:r w:rsidRPr="000C4294">
              <w:rPr>
                <w:rFonts w:cs="Arial"/>
                <w:sz w:val="20"/>
                <w:szCs w:val="20"/>
              </w:rPr>
              <w:t>&gt;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SqlMap</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 xml:space="preserve">Método que obtiene los datos generales del contribuyente </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6D229C"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 Invocamos al método </w:t>
            </w:r>
            <w:r w:rsidRPr="000C4294">
              <w:rPr>
                <w:rFonts w:cs="Arial"/>
                <w:sz w:val="20"/>
                <w:szCs w:val="20"/>
                <w:lang w:val="es-PE"/>
              </w:rPr>
              <w:t>getByPK</w:t>
            </w:r>
            <w:r w:rsidRPr="000C4294">
              <w:rPr>
                <w:rFonts w:cs="Arial"/>
                <w:sz w:val="20"/>
                <w:szCs w:val="20"/>
              </w:rPr>
              <w:t xml:space="preserve"> del t1144</w:t>
            </w:r>
            <w:r w:rsidRPr="000C4294">
              <w:rPr>
                <w:rFonts w:cs="Arial"/>
                <w:sz w:val="20"/>
                <w:szCs w:val="20"/>
                <w:lang w:val="es-PE"/>
              </w:rPr>
              <w:t>DatCon</w:t>
            </w:r>
            <w:r w:rsidRPr="000C4294">
              <w:rPr>
                <w:rFonts w:cs="Arial"/>
                <w:sz w:val="20"/>
                <w:szCs w:val="20"/>
              </w:rPr>
              <w:t>.xml</w:t>
            </w:r>
          </w:p>
          <w:p w:rsidR="00323DC8" w:rsidRPr="000C4294" w:rsidRDefault="00323DC8" w:rsidP="00323DC8">
            <w:pPr>
              <w:rPr>
                <w:rFonts w:cs="Arial"/>
                <w:sz w:val="20"/>
                <w:szCs w:val="20"/>
                <w:lang w:val="en-US"/>
              </w:rPr>
            </w:pPr>
            <w:r w:rsidRPr="000C4294">
              <w:rPr>
                <w:rFonts w:cs="Arial"/>
                <w:sz w:val="20"/>
                <w:szCs w:val="20"/>
                <w:lang w:val="en-US"/>
              </w:rPr>
              <w:t>getSqlMapClientTemplate().queryForObject("T1144DatCon.getByPK", numRuc);</w:t>
            </w:r>
          </w:p>
          <w:p w:rsidR="00323DC8" w:rsidRPr="000C4294" w:rsidRDefault="00323DC8" w:rsidP="00323DC8">
            <w:pPr>
              <w:ind w:right="413"/>
              <w:rPr>
                <w:rFonts w:cs="Arial"/>
                <w:szCs w:val="22"/>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HvpDAO.java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adminfo-model-ifz-</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Interfaz que declara los métodos</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6D229C"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Cs w:val="22"/>
              </w:rPr>
            </w:pPr>
          </w:p>
          <w:p w:rsidR="00323DC8" w:rsidRPr="000C4294" w:rsidRDefault="00323DC8" w:rsidP="00323DC8">
            <w:pPr>
              <w:rPr>
                <w:rFonts w:cs="Arial"/>
                <w:szCs w:val="22"/>
              </w:rPr>
            </w:pPr>
            <w:r w:rsidRPr="000C4294">
              <w:rPr>
                <w:rFonts w:cs="Arial"/>
                <w:szCs w:val="22"/>
              </w:rPr>
              <w:t>Métodos:</w:t>
            </w:r>
          </w:p>
          <w:p w:rsidR="00323DC8" w:rsidRPr="000C4294" w:rsidRDefault="00323DC8" w:rsidP="00323DC8">
            <w:pPr>
              <w:pStyle w:val="Prrafodelista"/>
              <w:numPr>
                <w:ilvl w:val="0"/>
                <w:numId w:val="39"/>
              </w:numPr>
              <w:contextualSpacing/>
              <w:rPr>
                <w:rFonts w:cs="Arial"/>
                <w:szCs w:val="22"/>
                <w:lang w:val="en-US"/>
              </w:rPr>
            </w:pPr>
            <w:r w:rsidRPr="000C4294">
              <w:rPr>
                <w:rFonts w:cs="Arial"/>
                <w:sz w:val="20"/>
                <w:szCs w:val="20"/>
                <w:lang w:val="en-US"/>
              </w:rPr>
              <w:t xml:space="preserve">public </w:t>
            </w:r>
            <w:r w:rsidRPr="00C76408">
              <w:rPr>
                <w:rFonts w:cs="Arial"/>
                <w:sz w:val="20"/>
                <w:szCs w:val="20"/>
                <w:lang w:val="en-US"/>
              </w:rPr>
              <w:t>List</w:t>
            </w:r>
            <w:r w:rsidRPr="000C4294">
              <w:rPr>
                <w:rFonts w:cs="Arial"/>
                <w:sz w:val="20"/>
                <w:szCs w:val="20"/>
                <w:lang w:val="en-US"/>
              </w:rPr>
              <w:t>&lt;</w:t>
            </w:r>
            <w:r w:rsidRPr="00C76408">
              <w:rPr>
                <w:rFonts w:cs="Arial"/>
                <w:sz w:val="20"/>
                <w:szCs w:val="20"/>
                <w:lang w:val="en-US"/>
              </w:rPr>
              <w:t>Hvp</w:t>
            </w:r>
            <w:r w:rsidRPr="000C4294">
              <w:rPr>
                <w:rFonts w:cs="Arial"/>
                <w:sz w:val="20"/>
                <w:szCs w:val="20"/>
                <w:lang w:val="en-US"/>
              </w:rPr>
              <w:t>&gt; listHVectorFiscal</w:t>
            </w:r>
            <w:r w:rsidRPr="000C4294">
              <w:rPr>
                <w:rFonts w:cs="Arial"/>
                <w:sz w:val="20"/>
                <w:szCs w:val="22"/>
                <w:lang w:val="en-US"/>
              </w:rPr>
              <w:t>(M</w:t>
            </w:r>
            <w:r w:rsidRPr="000C4294">
              <w:rPr>
                <w:rFonts w:cs="Arial"/>
                <w:sz w:val="20"/>
                <w:szCs w:val="20"/>
                <w:lang w:val="en-US"/>
              </w:rPr>
              <w:t>ap param</w:t>
            </w:r>
            <w:r w:rsidRPr="000C4294">
              <w:rPr>
                <w:rFonts w:cs="Arial"/>
                <w:sz w:val="20"/>
                <w:szCs w:val="22"/>
                <w:lang w:val="en-US"/>
              </w:rPr>
              <w:t>)</w:t>
            </w:r>
          </w:p>
          <w:p w:rsidR="00323DC8" w:rsidRPr="00C76408" w:rsidRDefault="00323DC8" w:rsidP="00323DC8">
            <w:pPr>
              <w:pStyle w:val="Prrafodelista"/>
              <w:ind w:left="720"/>
              <w:contextualSpacing/>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SqlMapHvpDAO.java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/pe/gob/sunat/contribuyente2/registro/admininfo/model/dao/ibatis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lang w:val="en-US"/>
              </w:rPr>
              <w:t>listHVectorFiscal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Map param</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List&lt;Hvp&gt;</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SqlMap</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 xml:space="preserve">Método que obtiene los datos históricos de los tributos del contribuyente </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xml:space="preserve">// Invocamos al método </w:t>
            </w:r>
            <w:r w:rsidRPr="000C4294">
              <w:rPr>
                <w:rFonts w:cs="Arial"/>
                <w:sz w:val="20"/>
                <w:szCs w:val="20"/>
                <w:lang w:val="es-PE"/>
              </w:rPr>
              <w:t>listHVectorFiscal</w:t>
            </w:r>
            <w:r w:rsidRPr="000C4294">
              <w:rPr>
                <w:rFonts w:cs="Arial"/>
                <w:sz w:val="20"/>
                <w:szCs w:val="20"/>
              </w:rPr>
              <w:t xml:space="preserve"> del hvp.xml</w:t>
            </w:r>
          </w:p>
          <w:p w:rsidR="00323DC8" w:rsidRPr="000C4294" w:rsidRDefault="00323DC8" w:rsidP="00323DC8">
            <w:pPr>
              <w:rPr>
                <w:rFonts w:cs="Arial"/>
                <w:sz w:val="20"/>
                <w:szCs w:val="20"/>
                <w:lang w:val="en-US"/>
              </w:rPr>
            </w:pPr>
            <w:r w:rsidRPr="000C4294">
              <w:rPr>
                <w:rFonts w:cs="Arial"/>
                <w:sz w:val="20"/>
                <w:szCs w:val="20"/>
                <w:lang w:val="en-US"/>
              </w:rPr>
              <w:t>getSqlMapClientTemplate().queryForList("Hvp.listHVectorFiscal", param);</w:t>
            </w:r>
          </w:p>
          <w:p w:rsidR="00323DC8" w:rsidRPr="000C4294" w:rsidRDefault="00323DC8" w:rsidP="00323DC8">
            <w:pPr>
              <w:ind w:right="413"/>
              <w:rPr>
                <w:rFonts w:cs="Arial"/>
                <w:szCs w:val="22"/>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VesDAO.java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adminfo-model-ifz-</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Interfaz que declara los métodos</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Cs w:val="22"/>
              </w:rPr>
            </w:pPr>
          </w:p>
          <w:p w:rsidR="00323DC8" w:rsidRPr="000C4294" w:rsidRDefault="00323DC8" w:rsidP="00323DC8">
            <w:pPr>
              <w:rPr>
                <w:rFonts w:cs="Arial"/>
                <w:szCs w:val="22"/>
              </w:rPr>
            </w:pPr>
            <w:r w:rsidRPr="000C4294">
              <w:rPr>
                <w:rFonts w:cs="Arial"/>
                <w:szCs w:val="22"/>
              </w:rPr>
              <w:t>Métodos:</w:t>
            </w:r>
          </w:p>
          <w:p w:rsidR="00323DC8" w:rsidRPr="000C4294" w:rsidRDefault="00323DC8" w:rsidP="00323DC8">
            <w:pPr>
              <w:pStyle w:val="Prrafodelista"/>
              <w:numPr>
                <w:ilvl w:val="0"/>
                <w:numId w:val="39"/>
              </w:numPr>
              <w:contextualSpacing/>
              <w:rPr>
                <w:rFonts w:cs="Arial"/>
                <w:szCs w:val="22"/>
                <w:lang w:val="es-PE"/>
              </w:rPr>
            </w:pPr>
            <w:r w:rsidRPr="000C4294">
              <w:rPr>
                <w:rFonts w:cs="Arial"/>
                <w:sz w:val="20"/>
                <w:szCs w:val="20"/>
                <w:lang w:val="es-PE"/>
              </w:rPr>
              <w:t xml:space="preserve">public VencEspecial </w:t>
            </w:r>
            <w:r w:rsidRPr="000C4294">
              <w:rPr>
                <w:rFonts w:cs="Arial"/>
                <w:sz w:val="20"/>
                <w:szCs w:val="20"/>
              </w:rPr>
              <w:t>getVencimientoEsp</w:t>
            </w:r>
            <w:r w:rsidRPr="000C4294">
              <w:rPr>
                <w:rFonts w:cs="Arial"/>
                <w:sz w:val="20"/>
                <w:szCs w:val="22"/>
                <w:lang w:val="es-PE"/>
              </w:rPr>
              <w:t>(Map param)</w:t>
            </w:r>
          </w:p>
          <w:p w:rsidR="00323DC8" w:rsidRPr="000C4294" w:rsidRDefault="00323DC8" w:rsidP="00323DC8">
            <w:pPr>
              <w:pStyle w:val="Prrafodelista"/>
              <w:ind w:left="720"/>
              <w:contextualSpacing/>
              <w:rPr>
                <w:rFonts w:cs="Arial"/>
                <w:sz w:val="20"/>
                <w:szCs w:val="20"/>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SqlMapVesDAO.java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lang w:val="es-PE"/>
              </w:rPr>
            </w:pPr>
            <w:r w:rsidRPr="000C4294">
              <w:rPr>
                <w:rFonts w:cs="Arial"/>
                <w:sz w:val="20"/>
                <w:szCs w:val="20"/>
                <w:lang w:val="es-PE"/>
              </w:rPr>
              <w:t>/pe/gob/sunat/contribuyente2/registro/admininfo/model/dao/ibatis</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getVencimientoEsp</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lang w:val="en-US"/>
              </w:rPr>
            </w:pPr>
            <w:r w:rsidRPr="000C4294">
              <w:rPr>
                <w:rFonts w:cs="Arial"/>
                <w:sz w:val="20"/>
                <w:szCs w:val="20"/>
                <w:lang w:val="en-US"/>
              </w:rPr>
              <w:t>Map param</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lang w:val="es-PE"/>
              </w:rPr>
              <w:t>VencEspecial</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adminfo-model-impl-</w:t>
            </w:r>
            <w:r w:rsidR="00703DE8">
              <w:rPr>
                <w:rFonts w:cs="Arial"/>
                <w:sz w:val="20"/>
                <w:szCs w:val="20"/>
              </w:rPr>
              <w:t>x.x.x.jar</w:t>
            </w:r>
          </w:p>
        </w:tc>
      </w:tr>
      <w:tr w:rsidR="00273900"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SqlMap</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273900" w:rsidRPr="000C4294" w:rsidRDefault="00273900" w:rsidP="009D26F9">
            <w:pPr>
              <w:rPr>
                <w:rFonts w:cs="Arial"/>
                <w:sz w:val="20"/>
                <w:szCs w:val="20"/>
              </w:rPr>
            </w:pPr>
            <w:r w:rsidRPr="000C4294">
              <w:rPr>
                <w:rFonts w:cs="Arial"/>
                <w:sz w:val="20"/>
                <w:szCs w:val="20"/>
              </w:rPr>
              <w:t>Método que obtiene el vencimiento especial de un contribuyente</w:t>
            </w:r>
          </w:p>
        </w:tc>
      </w:tr>
      <w:tr w:rsidR="00273900"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Especificación (seudocódigo)</w:t>
            </w:r>
          </w:p>
        </w:tc>
      </w:tr>
      <w:tr w:rsidR="00273900"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273900" w:rsidRPr="000C4294" w:rsidRDefault="00273900" w:rsidP="009D26F9">
            <w:pPr>
              <w:ind w:right="413"/>
              <w:rPr>
                <w:rFonts w:cs="Arial"/>
                <w:sz w:val="20"/>
                <w:szCs w:val="20"/>
              </w:rPr>
            </w:pPr>
          </w:p>
          <w:p w:rsidR="00273900" w:rsidRPr="000C4294" w:rsidRDefault="00273900" w:rsidP="009D26F9">
            <w:pPr>
              <w:ind w:right="413"/>
              <w:rPr>
                <w:rFonts w:cs="Arial"/>
                <w:sz w:val="20"/>
                <w:szCs w:val="20"/>
              </w:rPr>
            </w:pPr>
            <w:r w:rsidRPr="000C4294">
              <w:rPr>
                <w:rFonts w:cs="Arial"/>
                <w:sz w:val="20"/>
                <w:szCs w:val="20"/>
              </w:rPr>
              <w:t>// Invocamos al método getVencimientoEsp del ves.xml</w:t>
            </w:r>
          </w:p>
          <w:p w:rsidR="00273900" w:rsidRPr="000C4294" w:rsidRDefault="00273900" w:rsidP="009D26F9">
            <w:pPr>
              <w:rPr>
                <w:rFonts w:cs="Arial"/>
                <w:sz w:val="20"/>
                <w:szCs w:val="20"/>
                <w:lang w:val="es-PE"/>
              </w:rPr>
            </w:pPr>
            <w:r w:rsidRPr="000C4294">
              <w:rPr>
                <w:rFonts w:cs="Arial"/>
                <w:sz w:val="20"/>
                <w:szCs w:val="20"/>
                <w:lang w:val="es-PE"/>
              </w:rPr>
              <w:t>getSqlMapClientTemplate().queryForObject("</w:t>
            </w:r>
            <w:r w:rsidRPr="000C4294">
              <w:rPr>
                <w:rFonts w:cs="Arial"/>
                <w:sz w:val="20"/>
                <w:szCs w:val="20"/>
              </w:rPr>
              <w:t>Ves</w:t>
            </w:r>
            <w:r w:rsidRPr="000C4294">
              <w:rPr>
                <w:rFonts w:cs="Arial"/>
                <w:sz w:val="20"/>
                <w:szCs w:val="20"/>
                <w:lang w:val="es-PE"/>
              </w:rPr>
              <w:t>.</w:t>
            </w:r>
            <w:r w:rsidRPr="000C4294">
              <w:rPr>
                <w:rFonts w:cs="Arial"/>
                <w:sz w:val="20"/>
                <w:szCs w:val="20"/>
              </w:rPr>
              <w:t>getVencimientoEsp</w:t>
            </w:r>
            <w:r w:rsidRPr="000C4294">
              <w:rPr>
                <w:rFonts w:cs="Arial"/>
                <w:sz w:val="20"/>
                <w:szCs w:val="20"/>
                <w:lang w:val="es-PE"/>
              </w:rPr>
              <w:t>", param);</w:t>
            </w:r>
          </w:p>
          <w:p w:rsidR="00273900" w:rsidRPr="000C4294" w:rsidRDefault="00273900" w:rsidP="009D26F9">
            <w:pPr>
              <w:ind w:right="413"/>
              <w:rPr>
                <w:rFonts w:cs="Arial"/>
                <w:szCs w:val="22"/>
                <w:lang w:val="es-PE"/>
              </w:rPr>
            </w:pPr>
          </w:p>
        </w:tc>
      </w:tr>
      <w:tr w:rsidR="00273900"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CveDAO.java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adminfo-model-ifz-</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lastRenderedPageBreak/>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DAO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Interfaz que declara los métodos</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Cs w:val="22"/>
              </w:rPr>
            </w:pPr>
          </w:p>
          <w:p w:rsidR="00323DC8" w:rsidRPr="000C4294" w:rsidRDefault="00323DC8" w:rsidP="00323DC8">
            <w:pPr>
              <w:rPr>
                <w:rFonts w:cs="Arial"/>
                <w:szCs w:val="22"/>
              </w:rPr>
            </w:pPr>
            <w:r w:rsidRPr="000C4294">
              <w:rPr>
                <w:rFonts w:cs="Arial"/>
                <w:szCs w:val="22"/>
              </w:rPr>
              <w:t>Métodos:</w:t>
            </w:r>
          </w:p>
          <w:p w:rsidR="00323DC8" w:rsidRPr="000C4294" w:rsidRDefault="00323DC8" w:rsidP="00323DC8">
            <w:pPr>
              <w:pStyle w:val="Prrafodelista"/>
              <w:numPr>
                <w:ilvl w:val="0"/>
                <w:numId w:val="39"/>
              </w:numPr>
              <w:contextualSpacing/>
              <w:rPr>
                <w:rFonts w:cs="Arial"/>
                <w:szCs w:val="22"/>
                <w:lang w:val="es-PE"/>
              </w:rPr>
            </w:pPr>
            <w:r w:rsidRPr="000C4294">
              <w:rPr>
                <w:rFonts w:cs="Arial"/>
                <w:sz w:val="20"/>
                <w:szCs w:val="20"/>
                <w:lang w:val="es-PE"/>
              </w:rPr>
              <w:t xml:space="preserve">public CalendarioVenc </w:t>
            </w:r>
            <w:r w:rsidRPr="000C4294">
              <w:rPr>
                <w:rFonts w:cs="Arial"/>
                <w:sz w:val="20"/>
                <w:szCs w:val="20"/>
              </w:rPr>
              <w:t>getCalendarioVenc</w:t>
            </w:r>
            <w:r w:rsidRPr="000C4294">
              <w:rPr>
                <w:rFonts w:cs="Arial"/>
                <w:sz w:val="20"/>
                <w:szCs w:val="22"/>
                <w:lang w:val="es-PE"/>
              </w:rPr>
              <w:t>(Map param)</w:t>
            </w:r>
          </w:p>
          <w:p w:rsidR="00323DC8" w:rsidRPr="000C4294" w:rsidRDefault="00323DC8" w:rsidP="00323DC8">
            <w:pPr>
              <w:pStyle w:val="Prrafodelista"/>
              <w:ind w:left="720"/>
              <w:contextualSpacing/>
              <w:rPr>
                <w:rFonts w:cs="Arial"/>
                <w:sz w:val="20"/>
                <w:szCs w:val="20"/>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8B14CB" w:rsidRPr="000C4294" w:rsidTr="00AD1294">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18082B" w:rsidRDefault="008B14CB" w:rsidP="00AD1294">
            <w:pPr>
              <w:jc w:val="center"/>
              <w:rPr>
                <w:rFonts w:cs="Arial"/>
                <w:sz w:val="20"/>
                <w:szCs w:val="20"/>
                <w:highlight w:val="yellow"/>
              </w:rPr>
            </w:pPr>
            <w:r w:rsidRPr="0018082B">
              <w:rPr>
                <w:rFonts w:cs="Arial"/>
                <w:sz w:val="20"/>
                <w:szCs w:val="20"/>
              </w:rPr>
              <w:t>Especificación de la unidad de construcción</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8B14CB" w:rsidRPr="0018082B" w:rsidRDefault="008B14CB" w:rsidP="00AD1294">
            <w:pPr>
              <w:rPr>
                <w:rFonts w:cs="Arial"/>
                <w:sz w:val="20"/>
                <w:szCs w:val="20"/>
                <w:highlight w:val="yellow"/>
              </w:rPr>
            </w:pPr>
            <w:r w:rsidRPr="0018082B">
              <w:rPr>
                <w:rFonts w:cs="Arial"/>
                <w:sz w:val="20"/>
                <w:szCs w:val="20"/>
                <w:highlight w:val="yellow"/>
              </w:rPr>
              <w:t>SqlMapDdsDAO.java</w:t>
            </w:r>
          </w:p>
        </w:tc>
        <w:tc>
          <w:tcPr>
            <w:tcW w:w="395" w:type="pct"/>
            <w:tcBorders>
              <w:top w:val="nil"/>
              <w:left w:val="nil"/>
              <w:bottom w:val="single" w:sz="8" w:space="0" w:color="000000"/>
              <w:right w:val="single" w:sz="8" w:space="0" w:color="000000"/>
            </w:tcBorders>
            <w:shd w:val="clear" w:color="auto" w:fill="D9D9D9"/>
          </w:tcPr>
          <w:p w:rsidR="008B14CB" w:rsidRPr="000C4294" w:rsidRDefault="008B14CB" w:rsidP="00AD1294">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8B14CB" w:rsidRPr="000C4294" w:rsidRDefault="008B14CB" w:rsidP="00AD1294">
            <w:pPr>
              <w:jc w:val="center"/>
              <w:rPr>
                <w:rFonts w:cs="Arial"/>
                <w:sz w:val="20"/>
                <w:szCs w:val="20"/>
              </w:rPr>
            </w:pPr>
            <w:r w:rsidRPr="000C4294">
              <w:rPr>
                <w:rFonts w:cs="Arial"/>
                <w:sz w:val="20"/>
                <w:szCs w:val="20"/>
              </w:rPr>
              <w:t>Nuevo</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B14CB" w:rsidRPr="000C4294" w:rsidRDefault="008B14CB" w:rsidP="00AD1294">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B14CB" w:rsidRPr="000C4294" w:rsidRDefault="008B14CB" w:rsidP="00AD1294">
            <w:pPr>
              <w:jc w:val="left"/>
              <w:rPr>
                <w:rFonts w:cs="Arial"/>
                <w:sz w:val="20"/>
                <w:szCs w:val="20"/>
              </w:rPr>
            </w:pPr>
            <w:r w:rsidRPr="000C4294">
              <w:rPr>
                <w:rFonts w:cs="Arial"/>
                <w:sz w:val="20"/>
                <w:szCs w:val="20"/>
              </w:rPr>
              <w:t>Nuevo</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AD1294">
            <w:pPr>
              <w:rPr>
                <w:rFonts w:cs="Arial"/>
                <w:sz w:val="20"/>
                <w:szCs w:val="20"/>
                <w:lang w:val="es-PE"/>
              </w:rPr>
            </w:pPr>
            <w:r w:rsidRPr="000C4294">
              <w:rPr>
                <w:rFonts w:cs="Arial"/>
                <w:sz w:val="20"/>
                <w:szCs w:val="20"/>
                <w:lang w:val="es-PE"/>
              </w:rPr>
              <w:t>/pe/gob/sunat/contribuyente2/registro/admininfo/model/dao/ibatis</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B14CB" w:rsidRPr="000C4294" w:rsidRDefault="008B14CB" w:rsidP="00AD1294">
            <w:pPr>
              <w:rPr>
                <w:rFonts w:cs="Arial"/>
                <w:sz w:val="20"/>
                <w:szCs w:val="20"/>
              </w:rPr>
            </w:pPr>
            <w:r w:rsidRPr="000C4294">
              <w:rPr>
                <w:rFonts w:cs="Arial"/>
                <w:sz w:val="20"/>
                <w:szCs w:val="20"/>
              </w:rPr>
              <w:t>getCalendarioVenc</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B14CB" w:rsidRPr="000C4294" w:rsidRDefault="008B14CB" w:rsidP="00AD1294">
            <w:pPr>
              <w:rPr>
                <w:rFonts w:cs="Arial"/>
                <w:sz w:val="20"/>
                <w:szCs w:val="20"/>
                <w:lang w:val="en-US"/>
              </w:rPr>
            </w:pPr>
            <w:r>
              <w:rPr>
                <w:rFonts w:cs="Arial"/>
                <w:sz w:val="20"/>
                <w:szCs w:val="20"/>
                <w:lang w:val="en-US"/>
              </w:rPr>
              <w:t>Datos secundarios</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B14CB" w:rsidRPr="000C4294" w:rsidRDefault="008B14CB" w:rsidP="00AD1294">
            <w:pPr>
              <w:rPr>
                <w:rFonts w:cs="Arial"/>
                <w:sz w:val="20"/>
                <w:szCs w:val="20"/>
              </w:rPr>
            </w:pPr>
            <w:r>
              <w:rPr>
                <w:rFonts w:cs="Arial"/>
                <w:sz w:val="20"/>
                <w:szCs w:val="20"/>
                <w:lang w:val="es-PE"/>
              </w:rPr>
              <w:t>Fecha de inicio</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B14CB" w:rsidRPr="000C4294" w:rsidRDefault="008B14CB" w:rsidP="008B14CB">
            <w:pPr>
              <w:rPr>
                <w:rFonts w:cs="Arial"/>
                <w:sz w:val="20"/>
                <w:szCs w:val="20"/>
              </w:rPr>
            </w:pPr>
            <w:r w:rsidRPr="000C4294">
              <w:rPr>
                <w:rFonts w:cs="Arial"/>
                <w:sz w:val="20"/>
                <w:szCs w:val="20"/>
              </w:rPr>
              <w:t>contribuyente2-registro-adminfo-sharedlib-</w:t>
            </w:r>
            <w:r>
              <w:rPr>
                <w:rFonts w:cs="Arial"/>
                <w:sz w:val="20"/>
                <w:szCs w:val="20"/>
              </w:rPr>
              <w:t>x.x</w:t>
            </w:r>
            <w:r w:rsidRPr="000C4294">
              <w:rPr>
                <w:rFonts w:cs="Arial"/>
                <w:sz w:val="20"/>
                <w:szCs w:val="20"/>
              </w:rPr>
              <w:t>.</w:t>
            </w:r>
            <w:r>
              <w:rPr>
                <w:rFonts w:cs="Arial"/>
                <w:sz w:val="20"/>
                <w:szCs w:val="20"/>
              </w:rPr>
              <w:t>x</w:t>
            </w:r>
            <w:r w:rsidRPr="000C4294">
              <w:rPr>
                <w:rFonts w:cs="Arial"/>
                <w:sz w:val="20"/>
                <w:szCs w:val="20"/>
              </w:rPr>
              <w:t>.ear</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B14CB" w:rsidRPr="000C4294" w:rsidRDefault="008B14CB" w:rsidP="008B14CB">
            <w:pPr>
              <w:rPr>
                <w:rFonts w:cs="Arial"/>
                <w:sz w:val="20"/>
                <w:szCs w:val="20"/>
              </w:rPr>
            </w:pPr>
            <w:r w:rsidRPr="000C4294">
              <w:rPr>
                <w:rFonts w:cs="Arial"/>
                <w:sz w:val="20"/>
                <w:szCs w:val="20"/>
              </w:rPr>
              <w:t>adminfo-model-impl-</w:t>
            </w:r>
            <w:r>
              <w:rPr>
                <w:rFonts w:cs="Arial"/>
                <w:sz w:val="20"/>
                <w:szCs w:val="20"/>
              </w:rPr>
              <w:t>x.x</w:t>
            </w:r>
            <w:r w:rsidRPr="000C4294">
              <w:rPr>
                <w:rFonts w:cs="Arial"/>
                <w:sz w:val="20"/>
                <w:szCs w:val="20"/>
              </w:rPr>
              <w:t>.</w:t>
            </w:r>
            <w:r>
              <w:rPr>
                <w:rFonts w:cs="Arial"/>
                <w:sz w:val="20"/>
                <w:szCs w:val="20"/>
              </w:rPr>
              <w:t>x</w:t>
            </w:r>
            <w:r w:rsidRPr="000C4294">
              <w:rPr>
                <w:rFonts w:cs="Arial"/>
                <w:sz w:val="20"/>
                <w:szCs w:val="20"/>
              </w:rPr>
              <w:t>.jar</w:t>
            </w:r>
          </w:p>
        </w:tc>
      </w:tr>
      <w:tr w:rsidR="008B14CB" w:rsidRPr="000C4294" w:rsidTr="00AD1294">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B14CB" w:rsidRPr="000C4294" w:rsidRDefault="008B14CB" w:rsidP="00AD1294">
            <w:pPr>
              <w:rPr>
                <w:rFonts w:cs="Arial"/>
                <w:sz w:val="20"/>
                <w:szCs w:val="20"/>
              </w:rPr>
            </w:pPr>
            <w:r w:rsidRPr="000C4294">
              <w:rPr>
                <w:rFonts w:cs="Arial"/>
                <w:sz w:val="20"/>
                <w:szCs w:val="20"/>
              </w:rPr>
              <w:t>SqlMap</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8B14CB" w:rsidRPr="000C4294" w:rsidRDefault="008B14CB" w:rsidP="00AD1294">
            <w:pPr>
              <w:rPr>
                <w:rFonts w:cs="Arial"/>
                <w:sz w:val="20"/>
                <w:szCs w:val="20"/>
              </w:rPr>
            </w:pPr>
            <w:r w:rsidRPr="000C4294">
              <w:rPr>
                <w:rFonts w:cs="Arial"/>
                <w:sz w:val="20"/>
                <w:szCs w:val="20"/>
              </w:rPr>
              <w:t>Método que obtiene el calendario de vencimiento según tributo</w:t>
            </w:r>
          </w:p>
        </w:tc>
      </w:tr>
      <w:tr w:rsidR="008B14CB" w:rsidRPr="000C4294" w:rsidTr="00AD1294">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Especificación (seudocódigo)</w:t>
            </w:r>
          </w:p>
        </w:tc>
      </w:tr>
      <w:tr w:rsidR="008B14CB" w:rsidRPr="000C4294" w:rsidTr="00AD1294">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B14CB" w:rsidRPr="000C4294" w:rsidRDefault="008B14CB" w:rsidP="00AD1294">
            <w:pPr>
              <w:ind w:right="413"/>
              <w:rPr>
                <w:rFonts w:cs="Arial"/>
                <w:sz w:val="20"/>
                <w:szCs w:val="20"/>
              </w:rPr>
            </w:pPr>
          </w:p>
          <w:p w:rsidR="008B14CB" w:rsidRPr="000C4294" w:rsidRDefault="008B14CB" w:rsidP="00AD1294">
            <w:pPr>
              <w:ind w:right="413"/>
              <w:rPr>
                <w:rFonts w:cs="Arial"/>
                <w:sz w:val="20"/>
                <w:szCs w:val="20"/>
              </w:rPr>
            </w:pPr>
            <w:r w:rsidRPr="000C4294">
              <w:rPr>
                <w:rFonts w:cs="Arial"/>
                <w:sz w:val="20"/>
                <w:szCs w:val="20"/>
              </w:rPr>
              <w:t xml:space="preserve">// Invocamos al método </w:t>
            </w:r>
            <w:r w:rsidRPr="008B14CB">
              <w:rPr>
                <w:rFonts w:cs="Arial"/>
                <w:sz w:val="20"/>
                <w:szCs w:val="20"/>
                <w:lang w:val="es-PE"/>
              </w:rPr>
              <w:t>findFechaInicio</w:t>
            </w:r>
            <w:r w:rsidRPr="000C4294">
              <w:rPr>
                <w:rFonts w:cs="Arial"/>
                <w:sz w:val="20"/>
                <w:szCs w:val="20"/>
              </w:rPr>
              <w:t xml:space="preserve"> del </w:t>
            </w:r>
            <w:r>
              <w:rPr>
                <w:rFonts w:cs="Arial"/>
                <w:sz w:val="20"/>
                <w:szCs w:val="20"/>
              </w:rPr>
              <w:t>dds</w:t>
            </w:r>
            <w:r w:rsidRPr="000C4294">
              <w:rPr>
                <w:rFonts w:cs="Arial"/>
                <w:sz w:val="20"/>
                <w:szCs w:val="20"/>
              </w:rPr>
              <w:t>.xml</w:t>
            </w:r>
          </w:p>
          <w:p w:rsidR="008B14CB" w:rsidRPr="008B14CB" w:rsidRDefault="008B14CB" w:rsidP="008B14CB">
            <w:pPr>
              <w:rPr>
                <w:rFonts w:cs="Arial"/>
                <w:sz w:val="20"/>
                <w:szCs w:val="20"/>
                <w:lang w:val="es-PE"/>
              </w:rPr>
            </w:pPr>
            <w:r w:rsidRPr="008B14CB">
              <w:rPr>
                <w:rFonts w:cs="Arial"/>
                <w:sz w:val="20"/>
                <w:szCs w:val="20"/>
                <w:lang w:val="es-PE"/>
              </w:rPr>
              <w:t>getSqlMapClientTemplate().queryForList("DDS.findFechaInicio", parametros);</w:t>
            </w:r>
          </w:p>
          <w:p w:rsidR="008B14CB" w:rsidRPr="000C4294" w:rsidRDefault="008B14CB" w:rsidP="008B14CB">
            <w:pPr>
              <w:rPr>
                <w:rFonts w:cs="Arial"/>
                <w:szCs w:val="22"/>
                <w:lang w:val="es-PE"/>
              </w:rPr>
            </w:pPr>
            <w:r>
              <w:rPr>
                <w:rFonts w:ascii="Courier New" w:hAnsi="Courier New" w:cs="Courier New"/>
                <w:color w:val="000000"/>
                <w:sz w:val="20"/>
                <w:szCs w:val="20"/>
                <w:lang w:val="es-PE" w:eastAsia="es-PE"/>
              </w:rPr>
              <w:tab/>
            </w:r>
          </w:p>
        </w:tc>
      </w:tr>
      <w:tr w:rsidR="008B14CB" w:rsidRPr="000C4294" w:rsidTr="00AD1294">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AD1294">
            <w:pPr>
              <w:rPr>
                <w:rFonts w:cs="Arial"/>
                <w:szCs w:val="22"/>
              </w:rPr>
            </w:pPr>
          </w:p>
        </w:tc>
      </w:tr>
    </w:tbl>
    <w:p w:rsidR="008B14CB" w:rsidRDefault="008B14CB" w:rsidP="00273900">
      <w:pPr>
        <w:spacing w:after="200" w:line="276" w:lineRule="auto"/>
        <w:jc w:val="left"/>
        <w:rPr>
          <w:bCs/>
        </w:rPr>
      </w:pPr>
    </w:p>
    <w:p w:rsidR="008B14CB" w:rsidRPr="000C4294" w:rsidRDefault="008B14CB"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SqlMapCveDAO.java</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lang w:val="es-PE"/>
              </w:rPr>
            </w:pPr>
            <w:r w:rsidRPr="000C4294">
              <w:rPr>
                <w:rFonts w:cs="Arial"/>
                <w:sz w:val="20"/>
                <w:szCs w:val="20"/>
                <w:lang w:val="es-PE"/>
              </w:rPr>
              <w:t>/pe/gob/sunat/contribuyente2/registro/admininfo/model/dao/ibatis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Método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getCalendarioVenc</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Parámetros de Entrada: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lang w:val="en-US"/>
              </w:rPr>
            </w:pPr>
            <w:r w:rsidRPr="000C4294">
              <w:rPr>
                <w:rFonts w:cs="Arial"/>
                <w:sz w:val="20"/>
                <w:szCs w:val="20"/>
                <w:lang w:val="en-US"/>
              </w:rPr>
              <w:t>Map param</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Retorna</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lang w:val="es-PE"/>
              </w:rPr>
              <w:t>CalendarioVenc</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SqlMap</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tcPr>
          <w:p w:rsidR="00323DC8" w:rsidRPr="000C4294" w:rsidRDefault="00323DC8" w:rsidP="00323DC8">
            <w:pPr>
              <w:rPr>
                <w:rFonts w:cs="Arial"/>
                <w:sz w:val="20"/>
                <w:szCs w:val="20"/>
              </w:rPr>
            </w:pPr>
            <w:r w:rsidRPr="000C4294">
              <w:rPr>
                <w:rFonts w:cs="Arial"/>
                <w:sz w:val="20"/>
                <w:szCs w:val="20"/>
              </w:rPr>
              <w:t>Método que obtiene el calendario de vencimiento según tributo</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rPr>
            </w:pPr>
          </w:p>
          <w:p w:rsidR="00323DC8" w:rsidRPr="000C4294" w:rsidRDefault="00323DC8" w:rsidP="00323DC8">
            <w:pPr>
              <w:ind w:right="413"/>
              <w:rPr>
                <w:rFonts w:cs="Arial"/>
                <w:sz w:val="20"/>
                <w:szCs w:val="20"/>
              </w:rPr>
            </w:pPr>
            <w:r w:rsidRPr="000C4294">
              <w:rPr>
                <w:rFonts w:cs="Arial"/>
                <w:sz w:val="20"/>
                <w:szCs w:val="20"/>
              </w:rPr>
              <w:t>// Invocamos al método getCalendarioVenc del cve.xml</w:t>
            </w:r>
          </w:p>
          <w:p w:rsidR="00323DC8" w:rsidRPr="000C4294" w:rsidRDefault="00323DC8" w:rsidP="00323DC8">
            <w:pPr>
              <w:rPr>
                <w:rFonts w:cs="Arial"/>
                <w:sz w:val="20"/>
                <w:szCs w:val="20"/>
                <w:lang w:val="es-PE"/>
              </w:rPr>
            </w:pPr>
            <w:r w:rsidRPr="000C4294">
              <w:rPr>
                <w:rFonts w:cs="Arial"/>
                <w:sz w:val="20"/>
                <w:szCs w:val="20"/>
                <w:lang w:val="es-PE"/>
              </w:rPr>
              <w:t>getSqlMapClientTemplate().queryForObject("</w:t>
            </w:r>
            <w:r w:rsidRPr="000C4294">
              <w:rPr>
                <w:rFonts w:cs="Arial"/>
                <w:sz w:val="20"/>
                <w:szCs w:val="20"/>
              </w:rPr>
              <w:t>Cve</w:t>
            </w:r>
            <w:r w:rsidRPr="000C4294">
              <w:rPr>
                <w:rFonts w:cs="Arial"/>
                <w:sz w:val="20"/>
                <w:szCs w:val="20"/>
                <w:lang w:val="es-PE"/>
              </w:rPr>
              <w:t>.</w:t>
            </w:r>
            <w:r w:rsidRPr="000C4294">
              <w:rPr>
                <w:rFonts w:cs="Arial"/>
                <w:sz w:val="20"/>
                <w:szCs w:val="20"/>
              </w:rPr>
              <w:t>getCalendarioVenc</w:t>
            </w:r>
            <w:r w:rsidRPr="000C4294">
              <w:rPr>
                <w:rFonts w:cs="Arial"/>
                <w:sz w:val="20"/>
                <w:szCs w:val="20"/>
                <w:lang w:val="es-PE"/>
              </w:rPr>
              <w:t>", param);</w:t>
            </w:r>
          </w:p>
          <w:p w:rsidR="00323DC8" w:rsidRPr="000C4294" w:rsidRDefault="00323DC8" w:rsidP="00323DC8">
            <w:pPr>
              <w:ind w:right="413"/>
              <w:rPr>
                <w:rFonts w:cs="Arial"/>
                <w:szCs w:val="22"/>
                <w:lang w:val="es-PE"/>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p w:rsidR="00273900" w:rsidRPr="000C4294" w:rsidRDefault="00273900" w:rsidP="00273900">
      <w:pPr>
        <w:spacing w:after="200" w:line="276" w:lineRule="auto"/>
        <w:jc w:val="left"/>
        <w:rPr>
          <w:bCs/>
        </w:rPr>
      </w:pPr>
    </w:p>
    <w:p w:rsidR="00273900" w:rsidRPr="000C4294" w:rsidRDefault="00273900" w:rsidP="00273900">
      <w:pPr>
        <w:spacing w:after="200" w:line="276" w:lineRule="auto"/>
        <w:jc w:val="left"/>
        <w:rPr>
          <w:bCs/>
        </w:rPr>
      </w:pPr>
    </w:p>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t5667ActEco.xml</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Modifica</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/pe/gob/sunat/contribuyente2/registro/admininfo/model/dao/ibatis/maps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tabs>
                <w:tab w:val="left" w:pos="1624"/>
              </w:tabs>
              <w:rPr>
                <w:rFonts w:cs="Arial"/>
                <w:sz w:val="20"/>
                <w:szCs w:val="20"/>
              </w:rPr>
            </w:pPr>
            <w:r w:rsidRPr="000C4294">
              <w:rPr>
                <w:rFonts w:cs="Arial"/>
                <w:sz w:val="20"/>
                <w:szCs w:val="20"/>
              </w:rPr>
              <w:t>XML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Archivo XML que contiene los querys en formato ibatis. Archivo existente; agregar método</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lang w:val="es-PE"/>
              </w:rPr>
            </w:pPr>
          </w:p>
          <w:p w:rsidR="00323DC8" w:rsidRPr="000C4294" w:rsidRDefault="00323DC8" w:rsidP="00323DC8">
            <w:pPr>
              <w:ind w:right="413"/>
              <w:rPr>
                <w:rFonts w:cs="Arial"/>
                <w:sz w:val="20"/>
                <w:szCs w:val="20"/>
                <w:lang w:val="es-PE"/>
              </w:rPr>
            </w:pPr>
            <w:r w:rsidRPr="000C4294">
              <w:rPr>
                <w:rFonts w:cs="Arial"/>
                <w:sz w:val="20"/>
                <w:szCs w:val="20"/>
                <w:lang w:val="es-PE"/>
              </w:rPr>
              <w:t>Lo encerrado en # es data obtenida del parámetro recibido</w:t>
            </w:r>
          </w:p>
          <w:p w:rsidR="00323DC8" w:rsidRPr="000C4294" w:rsidRDefault="00323DC8" w:rsidP="00323DC8">
            <w:pPr>
              <w:ind w:right="413"/>
              <w:rPr>
                <w:rFonts w:cs="Arial"/>
                <w:sz w:val="20"/>
                <w:szCs w:val="20"/>
                <w:lang w:val="es-PE"/>
              </w:rPr>
            </w:pPr>
          </w:p>
          <w:p w:rsidR="00323DC8" w:rsidRPr="000C4294" w:rsidRDefault="00323DC8" w:rsidP="00323DC8">
            <w:pPr>
              <w:autoSpaceDE w:val="0"/>
              <w:autoSpaceDN w:val="0"/>
              <w:adjustRightInd w:val="0"/>
              <w:jc w:val="left"/>
              <w:rPr>
                <w:rFonts w:cs="Arial"/>
                <w:sz w:val="20"/>
                <w:szCs w:val="20"/>
                <w:lang w:val="en-US"/>
              </w:rPr>
            </w:pPr>
            <w:r w:rsidRPr="000C4294">
              <w:rPr>
                <w:rFonts w:cs="Arial"/>
                <w:sz w:val="20"/>
                <w:szCs w:val="20"/>
                <w:lang w:val="en-US"/>
              </w:rPr>
              <w:t>&lt;select id="listActEco" parameterClass="java.lang.String" resultMap="resultMapT5667ACTECOBean"&gt;</w:t>
            </w:r>
            <w:r w:rsidRPr="000C4294">
              <w:rPr>
                <w:rFonts w:cs="Arial"/>
                <w:sz w:val="20"/>
                <w:szCs w:val="20"/>
                <w:lang w:val="en-US"/>
              </w:rPr>
              <w:tab/>
            </w:r>
            <w:r w:rsidRPr="000C4294">
              <w:rPr>
                <w:rFonts w:cs="Arial"/>
                <w:sz w:val="20"/>
                <w:szCs w:val="20"/>
                <w:lang w:val="en-US"/>
              </w:rPr>
              <w:tab/>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SELECT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num_ruc, cod_tipact, num_correl_acteco, num_verciiu, cod_ciiu, ind_tiping,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ind_del, cod_dep, num_indice, cod_usuregis, fec_regis, cod_usumodif, fec_modif </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FROM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t5667ActEco</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WHERE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num_ruc =  #numRuc#</w:t>
            </w:r>
          </w:p>
          <w:p w:rsidR="00323DC8" w:rsidRPr="000C4294" w:rsidRDefault="00323DC8" w:rsidP="00323DC8">
            <w:pPr>
              <w:ind w:right="413"/>
              <w:rPr>
                <w:rFonts w:cs="Arial"/>
                <w:sz w:val="20"/>
                <w:szCs w:val="20"/>
                <w:lang w:val="en-US"/>
              </w:rPr>
            </w:pPr>
            <w:r w:rsidRPr="000C4294">
              <w:rPr>
                <w:rFonts w:cs="Arial"/>
                <w:sz w:val="20"/>
                <w:szCs w:val="20"/>
                <w:lang w:val="en-US"/>
              </w:rPr>
              <w:t>&lt;/select&gt;</w:t>
            </w:r>
          </w:p>
          <w:p w:rsidR="00323DC8" w:rsidRPr="000C4294" w:rsidRDefault="00323DC8" w:rsidP="00323DC8">
            <w:pPr>
              <w:autoSpaceDE w:val="0"/>
              <w:autoSpaceDN w:val="0"/>
              <w:adjustRightInd w:val="0"/>
              <w:jc w:val="left"/>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vfp.xml</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Modifica</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/pe/gob/sunat/contribuyente2/registro/admininfo/model/dao/ibatis/maps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tabs>
                <w:tab w:val="left" w:pos="1624"/>
              </w:tabs>
              <w:rPr>
                <w:rFonts w:cs="Arial"/>
                <w:sz w:val="20"/>
                <w:szCs w:val="20"/>
              </w:rPr>
            </w:pPr>
            <w:r w:rsidRPr="000C4294">
              <w:rPr>
                <w:rFonts w:cs="Arial"/>
                <w:sz w:val="20"/>
                <w:szCs w:val="20"/>
              </w:rPr>
              <w:t>XML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Archivo XML que contiene los querys en formato ibatis. Archivo existente; agregar método</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lang w:val="es-PE"/>
              </w:rPr>
            </w:pPr>
          </w:p>
          <w:p w:rsidR="00323DC8" w:rsidRPr="000C4294" w:rsidRDefault="00323DC8" w:rsidP="00323DC8">
            <w:pPr>
              <w:ind w:right="413"/>
              <w:rPr>
                <w:rFonts w:cs="Arial"/>
                <w:sz w:val="20"/>
                <w:szCs w:val="20"/>
                <w:lang w:val="es-PE"/>
              </w:rPr>
            </w:pPr>
            <w:r w:rsidRPr="000C4294">
              <w:rPr>
                <w:rFonts w:cs="Arial"/>
                <w:sz w:val="20"/>
                <w:szCs w:val="20"/>
                <w:lang w:val="es-PE"/>
              </w:rPr>
              <w:t>Lo encerrado en # es data obtenida del parámetro recibido</w:t>
            </w:r>
          </w:p>
          <w:p w:rsidR="00323DC8" w:rsidRPr="000C4294" w:rsidRDefault="00323DC8" w:rsidP="00323DC8">
            <w:pPr>
              <w:ind w:right="413"/>
              <w:rPr>
                <w:rFonts w:cs="Arial"/>
                <w:sz w:val="20"/>
                <w:szCs w:val="20"/>
                <w:lang w:val="es-PE"/>
              </w:rPr>
            </w:pPr>
          </w:p>
          <w:p w:rsidR="00323DC8" w:rsidRPr="000C4294" w:rsidRDefault="00323DC8" w:rsidP="00323DC8">
            <w:pPr>
              <w:autoSpaceDE w:val="0"/>
              <w:autoSpaceDN w:val="0"/>
              <w:adjustRightInd w:val="0"/>
              <w:jc w:val="left"/>
              <w:rPr>
                <w:rFonts w:cs="Arial"/>
                <w:sz w:val="20"/>
                <w:szCs w:val="20"/>
                <w:lang w:val="en-US"/>
              </w:rPr>
            </w:pPr>
            <w:r w:rsidRPr="000C4294">
              <w:rPr>
                <w:rFonts w:cs="Arial"/>
                <w:sz w:val="20"/>
                <w:szCs w:val="20"/>
                <w:lang w:val="en-US"/>
              </w:rPr>
              <w:t>&lt;select id="listVectorFiscal" parameterClass="java.util.Map" resultMap="resultMapVFPBean"&gt;</w:t>
            </w:r>
            <w:r w:rsidRPr="000C4294">
              <w:rPr>
                <w:rFonts w:cs="Arial"/>
                <w:sz w:val="20"/>
                <w:szCs w:val="20"/>
                <w:lang w:val="en-US"/>
              </w:rPr>
              <w:tab/>
            </w:r>
            <w:r w:rsidRPr="000C4294">
              <w:rPr>
                <w:rFonts w:cs="Arial"/>
                <w:sz w:val="20"/>
                <w:szCs w:val="20"/>
                <w:lang w:val="en-US"/>
              </w:rPr>
              <w:tab/>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SELECT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vfp_numruc, vfp_codtri, to_char(vfp_fecvig,"%d/%m/%y") vfp_fecvig, to_char(vfp_fecalt,"%d/%m/%y") vfp_fecalt, to_char(vfp_exodes,"%d/%m/%y") vfp_exodes, to_char(vfp_exohas,"%d/%m/%y") vfp_exohas, vfp_exodis, vfp_sispag, vfp_frepag, vfp_pervsp, vfp_sigmin, vfp_impmin, vfp_gesmin, vfp_indalt, vfp_tipins, vfp_esta_a, vfp_esta_e, to_char(vfp_condes,"%d/%m/%y") vfp_condes, to_char(vfp_conhas,"%d/%m/%y") vfp_conhas, vfp_esta_c, vfp_condis</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FROM</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vfp </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lastRenderedPageBreak/>
              <w:t>&lt;dynamic prepend="WHERE"&gt;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property="numRuc"&gt;</w:t>
            </w:r>
          </w:p>
          <w:p w:rsidR="00323DC8" w:rsidRPr="000C4294" w:rsidRDefault="00323DC8" w:rsidP="00323DC8">
            <w:pPr>
              <w:autoSpaceDE w:val="0"/>
              <w:autoSpaceDN w:val="0"/>
              <w:adjustRightInd w:val="0"/>
              <w:ind w:left="1701"/>
              <w:jc w:val="left"/>
              <w:rPr>
                <w:rFonts w:cs="Arial"/>
                <w:sz w:val="20"/>
                <w:szCs w:val="20"/>
                <w:lang w:val="en-US"/>
              </w:rPr>
            </w:pPr>
            <w:r w:rsidRPr="000C4294">
              <w:rPr>
                <w:rFonts w:cs="Arial"/>
                <w:sz w:val="20"/>
                <w:szCs w:val="20"/>
                <w:lang w:val="en-US"/>
              </w:rPr>
              <w:t xml:space="preserve">vfp_numruc = #numRuc#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property="periodo"&gt;</w:t>
            </w:r>
          </w:p>
          <w:p w:rsidR="00323DC8" w:rsidRPr="000C4294" w:rsidRDefault="00323DC8" w:rsidP="00323DC8">
            <w:pPr>
              <w:autoSpaceDE w:val="0"/>
              <w:autoSpaceDN w:val="0"/>
              <w:adjustRightInd w:val="0"/>
              <w:ind w:left="1701"/>
              <w:jc w:val="left"/>
              <w:rPr>
                <w:rFonts w:cs="Arial"/>
                <w:sz w:val="20"/>
                <w:szCs w:val="20"/>
                <w:lang w:val="es-PE"/>
              </w:rPr>
            </w:pPr>
            <w:r w:rsidRPr="000C4294">
              <w:rPr>
                <w:rFonts w:cs="Arial"/>
                <w:sz w:val="20"/>
                <w:szCs w:val="20"/>
                <w:lang w:val="es-PE"/>
              </w:rPr>
              <w:t>to_char(vfp_fecvig,'%Y%m') &lt;![CDATA[&gt;= ]]&gt; #periodo#</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property="codTributo"&gt;</w:t>
            </w:r>
          </w:p>
          <w:p w:rsidR="00323DC8" w:rsidRPr="000C4294" w:rsidRDefault="00323DC8" w:rsidP="00323DC8">
            <w:pPr>
              <w:autoSpaceDE w:val="0"/>
              <w:autoSpaceDN w:val="0"/>
              <w:adjustRightInd w:val="0"/>
              <w:ind w:left="1701"/>
              <w:jc w:val="left"/>
              <w:rPr>
                <w:rFonts w:cs="Arial"/>
                <w:sz w:val="20"/>
                <w:szCs w:val="20"/>
                <w:lang w:val="en-US"/>
              </w:rPr>
            </w:pPr>
            <w:r w:rsidRPr="000C4294">
              <w:rPr>
                <w:rFonts w:cs="Arial"/>
                <w:sz w:val="20"/>
                <w:szCs w:val="20"/>
                <w:lang w:val="en-US"/>
              </w:rPr>
              <w:t xml:space="preserve">vfp_codtri = #codTributo#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property="fechaInicio"&gt;</w:t>
            </w:r>
          </w:p>
          <w:p w:rsidR="00323DC8" w:rsidRPr="000C4294" w:rsidRDefault="00323DC8" w:rsidP="00323DC8">
            <w:pPr>
              <w:autoSpaceDE w:val="0"/>
              <w:autoSpaceDN w:val="0"/>
              <w:adjustRightInd w:val="0"/>
              <w:ind w:left="1701"/>
              <w:jc w:val="left"/>
              <w:rPr>
                <w:rFonts w:cs="Arial"/>
                <w:sz w:val="20"/>
                <w:szCs w:val="20"/>
                <w:lang w:val="es-PE"/>
              </w:rPr>
            </w:pPr>
            <w:r w:rsidRPr="000C4294">
              <w:rPr>
                <w:rFonts w:cs="Arial"/>
                <w:sz w:val="20"/>
                <w:szCs w:val="20"/>
                <w:lang w:val="es-PE"/>
              </w:rPr>
              <w:t>to_char(vfp_fecalt,'%Y%m%d') &lt;![CDATA[&gt;= ]]&gt; #fechaInicio#</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property="fechaFin"&gt;</w:t>
            </w:r>
          </w:p>
          <w:p w:rsidR="00323DC8" w:rsidRPr="000C4294" w:rsidRDefault="00323DC8" w:rsidP="00323DC8">
            <w:pPr>
              <w:autoSpaceDE w:val="0"/>
              <w:autoSpaceDN w:val="0"/>
              <w:adjustRightInd w:val="0"/>
              <w:ind w:left="1701"/>
              <w:jc w:val="left"/>
              <w:rPr>
                <w:rFonts w:cs="Arial"/>
                <w:sz w:val="20"/>
                <w:szCs w:val="20"/>
                <w:lang w:val="es-PE"/>
              </w:rPr>
            </w:pPr>
            <w:r w:rsidRPr="000C4294">
              <w:rPr>
                <w:rFonts w:cs="Arial"/>
                <w:sz w:val="20"/>
                <w:szCs w:val="20"/>
                <w:lang w:val="es-PE"/>
              </w:rPr>
              <w:t>to_char(vfp_fecalt,'%Y%m%d') &lt;![CDATA[&lt;= ]]&gt; #fechaFin#</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567"/>
              <w:jc w:val="left"/>
              <w:rPr>
                <w:rFonts w:ascii="Consolas" w:hAnsi="Consolas" w:cs="Consolas"/>
                <w:color w:val="000000"/>
                <w:sz w:val="20"/>
                <w:szCs w:val="20"/>
                <w:lang w:val="en-US" w:eastAsia="es-PE"/>
              </w:rPr>
            </w:pPr>
            <w:r w:rsidRPr="000C4294">
              <w:rPr>
                <w:rFonts w:cs="Arial"/>
                <w:sz w:val="20"/>
                <w:szCs w:val="20"/>
                <w:lang w:val="en-US"/>
              </w:rPr>
              <w:t>&lt;/dynamic&gt;</w:t>
            </w:r>
          </w:p>
          <w:p w:rsidR="00323DC8" w:rsidRDefault="00323DC8" w:rsidP="00323DC8">
            <w:pPr>
              <w:ind w:right="413"/>
              <w:rPr>
                <w:rFonts w:cs="Arial"/>
                <w:sz w:val="20"/>
                <w:szCs w:val="20"/>
                <w:lang w:val="en-US"/>
              </w:rPr>
            </w:pPr>
            <w:r w:rsidRPr="000C4294">
              <w:rPr>
                <w:rFonts w:cs="Arial"/>
                <w:sz w:val="20"/>
                <w:szCs w:val="20"/>
                <w:lang w:val="en-US"/>
              </w:rPr>
              <w:t>&lt;/select&gt;</w:t>
            </w:r>
          </w:p>
          <w:p w:rsidR="008B14CB" w:rsidRDefault="008B14CB" w:rsidP="00323DC8">
            <w:pPr>
              <w:ind w:right="413"/>
              <w:rPr>
                <w:rFonts w:cs="Arial"/>
                <w:sz w:val="20"/>
                <w:szCs w:val="20"/>
                <w:lang w:val="en-US"/>
              </w:rPr>
            </w:pP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8080"/>
                <w:sz w:val="20"/>
                <w:szCs w:val="20"/>
                <w:highlight w:val="yellow"/>
                <w:lang w:val="en-US" w:eastAsia="es-PE"/>
              </w:rPr>
              <w:t>&lt;</w:t>
            </w:r>
            <w:r w:rsidRPr="008B14CB">
              <w:rPr>
                <w:rFonts w:cs="Arial"/>
                <w:color w:val="3F7F7F"/>
                <w:sz w:val="20"/>
                <w:szCs w:val="20"/>
                <w:highlight w:val="yellow"/>
                <w:lang w:val="en-US" w:eastAsia="es-PE"/>
              </w:rPr>
              <w:t>select</w:t>
            </w:r>
            <w:r w:rsidRPr="008B14CB">
              <w:rPr>
                <w:rFonts w:cs="Arial"/>
                <w:sz w:val="20"/>
                <w:szCs w:val="20"/>
                <w:highlight w:val="yellow"/>
                <w:lang w:val="en-US" w:eastAsia="es-PE"/>
              </w:rPr>
              <w:t xml:space="preserve"> </w:t>
            </w:r>
            <w:r w:rsidRPr="008B14CB">
              <w:rPr>
                <w:rFonts w:cs="Arial"/>
                <w:color w:val="7F007F"/>
                <w:sz w:val="20"/>
                <w:szCs w:val="20"/>
                <w:highlight w:val="yellow"/>
                <w:lang w:val="en-US" w:eastAsia="es-PE"/>
              </w:rPr>
              <w:t>id</w:t>
            </w:r>
            <w:r w:rsidRPr="008B14CB">
              <w:rPr>
                <w:rFonts w:cs="Arial"/>
                <w:sz w:val="20"/>
                <w:szCs w:val="20"/>
                <w:highlight w:val="yellow"/>
                <w:lang w:val="en-US" w:eastAsia="es-PE"/>
              </w:rPr>
              <w:t xml:space="preserve"> </w:t>
            </w:r>
            <w:r w:rsidRPr="008B14CB">
              <w:rPr>
                <w:rFonts w:cs="Arial"/>
                <w:color w:val="000000"/>
                <w:sz w:val="20"/>
                <w:szCs w:val="20"/>
                <w:highlight w:val="yellow"/>
                <w:lang w:val="en-US" w:eastAsia="es-PE"/>
              </w:rPr>
              <w:t>=</w:t>
            </w:r>
            <w:r w:rsidRPr="008B14CB">
              <w:rPr>
                <w:rFonts w:cs="Arial"/>
                <w:sz w:val="20"/>
                <w:szCs w:val="20"/>
                <w:highlight w:val="yellow"/>
                <w:lang w:val="en-US" w:eastAsia="es-PE"/>
              </w:rPr>
              <w:t xml:space="preserve"> </w:t>
            </w:r>
            <w:r w:rsidRPr="008B14CB">
              <w:rPr>
                <w:rFonts w:cs="Arial"/>
                <w:i/>
                <w:iCs/>
                <w:color w:val="2A00FF"/>
                <w:sz w:val="20"/>
                <w:szCs w:val="20"/>
                <w:highlight w:val="yellow"/>
                <w:lang w:val="en-US" w:eastAsia="es-PE"/>
              </w:rPr>
              <w:t>"listVFPFechaAlta"</w:t>
            </w:r>
            <w:r w:rsidRPr="008B14CB">
              <w:rPr>
                <w:rFonts w:cs="Arial"/>
                <w:sz w:val="20"/>
                <w:szCs w:val="20"/>
                <w:highlight w:val="yellow"/>
                <w:lang w:val="en-US" w:eastAsia="es-PE"/>
              </w:rPr>
              <w:t xml:space="preserve"> </w:t>
            </w:r>
            <w:r w:rsidRPr="008B14CB">
              <w:rPr>
                <w:rFonts w:cs="Arial"/>
                <w:color w:val="7F007F"/>
                <w:sz w:val="20"/>
                <w:szCs w:val="20"/>
                <w:highlight w:val="yellow"/>
                <w:lang w:val="en-US" w:eastAsia="es-PE"/>
              </w:rPr>
              <w:t>parameterClass</w:t>
            </w:r>
            <w:r w:rsidRPr="008B14CB">
              <w:rPr>
                <w:rFonts w:cs="Arial"/>
                <w:sz w:val="20"/>
                <w:szCs w:val="20"/>
                <w:highlight w:val="yellow"/>
                <w:lang w:val="en-US" w:eastAsia="es-PE"/>
              </w:rPr>
              <w:t xml:space="preserve"> </w:t>
            </w:r>
            <w:r w:rsidRPr="008B14CB">
              <w:rPr>
                <w:rFonts w:cs="Arial"/>
                <w:color w:val="000000"/>
                <w:sz w:val="20"/>
                <w:szCs w:val="20"/>
                <w:highlight w:val="yellow"/>
                <w:lang w:val="en-US" w:eastAsia="es-PE"/>
              </w:rPr>
              <w:t>=</w:t>
            </w:r>
            <w:r w:rsidRPr="008B14CB">
              <w:rPr>
                <w:rFonts w:cs="Arial"/>
                <w:sz w:val="20"/>
                <w:szCs w:val="20"/>
                <w:highlight w:val="yellow"/>
                <w:lang w:val="en-US" w:eastAsia="es-PE"/>
              </w:rPr>
              <w:t xml:space="preserve"> </w:t>
            </w:r>
            <w:r w:rsidRPr="008B14CB">
              <w:rPr>
                <w:rFonts w:cs="Arial"/>
                <w:i/>
                <w:iCs/>
                <w:color w:val="2A00FF"/>
                <w:sz w:val="20"/>
                <w:szCs w:val="20"/>
                <w:highlight w:val="yellow"/>
                <w:lang w:val="en-US" w:eastAsia="es-PE"/>
              </w:rPr>
              <w:t>"java.util.Map"</w:t>
            </w:r>
            <w:r w:rsidRPr="008B14CB">
              <w:rPr>
                <w:rFonts w:cs="Arial"/>
                <w:sz w:val="20"/>
                <w:szCs w:val="20"/>
                <w:highlight w:val="yellow"/>
                <w:lang w:val="en-US" w:eastAsia="es-PE"/>
              </w:rPr>
              <w:t xml:space="preserve"> </w:t>
            </w:r>
            <w:r w:rsidRPr="008B14CB">
              <w:rPr>
                <w:rFonts w:cs="Arial"/>
                <w:color w:val="7F007F"/>
                <w:sz w:val="20"/>
                <w:szCs w:val="20"/>
                <w:highlight w:val="yellow"/>
                <w:lang w:val="en-US" w:eastAsia="es-PE"/>
              </w:rPr>
              <w:t>resultClass</w:t>
            </w:r>
            <w:r w:rsidRPr="008B14CB">
              <w:rPr>
                <w:rFonts w:cs="Arial"/>
                <w:sz w:val="20"/>
                <w:szCs w:val="20"/>
                <w:highlight w:val="yellow"/>
                <w:lang w:val="en-US" w:eastAsia="es-PE"/>
              </w:rPr>
              <w:t xml:space="preserve"> </w:t>
            </w:r>
            <w:r w:rsidRPr="008B14CB">
              <w:rPr>
                <w:rFonts w:cs="Arial"/>
                <w:color w:val="000000"/>
                <w:sz w:val="20"/>
                <w:szCs w:val="20"/>
                <w:highlight w:val="yellow"/>
                <w:lang w:val="en-US" w:eastAsia="es-PE"/>
              </w:rPr>
              <w:t>=</w:t>
            </w:r>
            <w:r w:rsidRPr="008B14CB">
              <w:rPr>
                <w:rFonts w:cs="Arial"/>
                <w:sz w:val="20"/>
                <w:szCs w:val="20"/>
                <w:highlight w:val="yellow"/>
                <w:lang w:val="en-US" w:eastAsia="es-PE"/>
              </w:rPr>
              <w:t xml:space="preserve"> </w:t>
            </w:r>
            <w:r w:rsidRPr="008B14CB">
              <w:rPr>
                <w:rFonts w:cs="Arial"/>
                <w:i/>
                <w:iCs/>
                <w:color w:val="2A00FF"/>
                <w:sz w:val="20"/>
                <w:szCs w:val="20"/>
                <w:highlight w:val="yellow"/>
                <w:lang w:val="en-US" w:eastAsia="es-PE"/>
              </w:rPr>
              <w:t>"VFPBean"</w:t>
            </w:r>
            <w:r w:rsidRPr="008B14CB">
              <w:rPr>
                <w:rFonts w:cs="Arial"/>
                <w:color w:val="008080"/>
                <w:sz w:val="20"/>
                <w:szCs w:val="20"/>
                <w:highlight w:val="yellow"/>
                <w:lang w:val="en-US" w:eastAsia="es-PE"/>
              </w:rPr>
              <w:t>&gt;</w:t>
            </w: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t>SELECT</w:t>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t>to_char(vfp_fecalt,"%d/%m/%y") AS vfpFecalt</w:t>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t>FROM</w:t>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r>
            <w:r w:rsidRPr="008B14CB">
              <w:rPr>
                <w:rFonts w:cs="Arial"/>
                <w:color w:val="000000"/>
                <w:sz w:val="20"/>
                <w:szCs w:val="20"/>
                <w:highlight w:val="yellow"/>
                <w:u w:val="single"/>
                <w:lang w:val="en-US" w:eastAsia="es-PE"/>
              </w:rPr>
              <w:t>vfp</w:t>
            </w:r>
            <w:r w:rsidRPr="008B14CB">
              <w:rPr>
                <w:rFonts w:cs="Arial"/>
                <w:color w:val="000000"/>
                <w:sz w:val="20"/>
                <w:szCs w:val="20"/>
                <w:highlight w:val="yellow"/>
                <w:lang w:val="en-US" w:eastAsia="es-PE"/>
              </w:rPr>
              <w:t xml:space="preserve"> </w:t>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t>WHERE</w:t>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t xml:space="preserve">vfp_numruc = #numRuc# </w:t>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t>AND</w:t>
            </w:r>
            <w:r w:rsidRPr="008B14CB">
              <w:rPr>
                <w:rFonts w:cs="Arial"/>
                <w:color w:val="000000"/>
                <w:sz w:val="20"/>
                <w:szCs w:val="20"/>
                <w:highlight w:val="yellow"/>
                <w:lang w:val="en-US" w:eastAsia="es-PE"/>
              </w:rPr>
              <w:tab/>
              <w:t xml:space="preserve">to_char(vfp_fecalt,'%Y%m%d') &gt;= #fechaInicio#  </w:t>
            </w:r>
          </w:p>
          <w:p w:rsidR="008B14CB" w:rsidRPr="008B14CB" w:rsidRDefault="008B14CB" w:rsidP="008B14CB">
            <w:pPr>
              <w:autoSpaceDE w:val="0"/>
              <w:autoSpaceDN w:val="0"/>
              <w:adjustRightInd w:val="0"/>
              <w:jc w:val="left"/>
              <w:rPr>
                <w:rFonts w:cs="Arial"/>
                <w:sz w:val="20"/>
                <w:szCs w:val="20"/>
                <w:highlight w:val="yellow"/>
                <w:lang w:val="en-US" w:eastAsia="es-PE"/>
              </w:rPr>
            </w:pPr>
            <w:r w:rsidRPr="008B14CB">
              <w:rPr>
                <w:rFonts w:cs="Arial"/>
                <w:color w:val="000000"/>
                <w:sz w:val="20"/>
                <w:szCs w:val="20"/>
                <w:highlight w:val="yellow"/>
                <w:lang w:val="en-US" w:eastAsia="es-PE"/>
              </w:rPr>
              <w:tab/>
            </w:r>
            <w:r w:rsidRPr="008B14CB">
              <w:rPr>
                <w:rFonts w:cs="Arial"/>
                <w:color w:val="000000"/>
                <w:sz w:val="20"/>
                <w:szCs w:val="20"/>
                <w:highlight w:val="yellow"/>
                <w:lang w:val="en-US" w:eastAsia="es-PE"/>
              </w:rPr>
              <w:tab/>
              <w:t>AND</w:t>
            </w:r>
            <w:r w:rsidRPr="008B14CB">
              <w:rPr>
                <w:rFonts w:cs="Arial"/>
                <w:color w:val="000000"/>
                <w:sz w:val="20"/>
                <w:szCs w:val="20"/>
                <w:highlight w:val="yellow"/>
                <w:lang w:val="en-US" w:eastAsia="es-PE"/>
              </w:rPr>
              <w:tab/>
              <w:t>vfp_codtri IN ("030301", "031101","033101","036101",</w:t>
            </w:r>
          </w:p>
          <w:p w:rsidR="008B14CB" w:rsidRPr="008B14CB" w:rsidRDefault="008B14CB" w:rsidP="008B14CB">
            <w:pPr>
              <w:autoSpaceDE w:val="0"/>
              <w:autoSpaceDN w:val="0"/>
              <w:adjustRightInd w:val="0"/>
              <w:jc w:val="left"/>
              <w:rPr>
                <w:rFonts w:cs="Arial"/>
                <w:sz w:val="20"/>
                <w:szCs w:val="20"/>
                <w:highlight w:val="yellow"/>
                <w:lang w:val="es-PE" w:eastAsia="es-PE"/>
              </w:rPr>
            </w:pPr>
            <w:r w:rsidRPr="008B14CB">
              <w:rPr>
                <w:rFonts w:cs="Arial"/>
                <w:color w:val="000000"/>
                <w:sz w:val="20"/>
                <w:szCs w:val="20"/>
                <w:highlight w:val="yellow"/>
                <w:lang w:val="en-US" w:eastAsia="es-PE"/>
              </w:rPr>
              <w:t xml:space="preserve">                             </w:t>
            </w:r>
            <w:r w:rsidRPr="008B14CB">
              <w:rPr>
                <w:rFonts w:cs="Arial"/>
                <w:color w:val="000000"/>
                <w:sz w:val="20"/>
                <w:szCs w:val="20"/>
                <w:highlight w:val="yellow"/>
                <w:lang w:val="es-PE" w:eastAsia="es-PE"/>
              </w:rPr>
              <w:t>"034101","035101")</w:t>
            </w:r>
            <w:r w:rsidRPr="008B14CB">
              <w:rPr>
                <w:rFonts w:cs="Arial"/>
                <w:color w:val="000000"/>
                <w:sz w:val="20"/>
                <w:szCs w:val="20"/>
                <w:highlight w:val="yellow"/>
                <w:lang w:val="es-PE" w:eastAsia="es-PE"/>
              </w:rPr>
              <w:tab/>
            </w:r>
          </w:p>
          <w:p w:rsidR="008B14CB" w:rsidRPr="008B14CB" w:rsidRDefault="008B14CB" w:rsidP="008B14CB">
            <w:pPr>
              <w:ind w:right="413"/>
              <w:rPr>
                <w:rFonts w:cs="Arial"/>
                <w:sz w:val="20"/>
                <w:szCs w:val="20"/>
                <w:lang w:val="en-US"/>
              </w:rPr>
            </w:pPr>
            <w:r w:rsidRPr="008B14CB">
              <w:rPr>
                <w:rFonts w:cs="Arial"/>
                <w:color w:val="008080"/>
                <w:sz w:val="20"/>
                <w:szCs w:val="20"/>
                <w:highlight w:val="yellow"/>
                <w:lang w:val="es-PE" w:eastAsia="es-PE"/>
              </w:rPr>
              <w:t>&lt;/</w:t>
            </w:r>
            <w:r w:rsidRPr="008B14CB">
              <w:rPr>
                <w:rFonts w:cs="Arial"/>
                <w:color w:val="3F7F7F"/>
                <w:sz w:val="20"/>
                <w:szCs w:val="20"/>
                <w:highlight w:val="yellow"/>
                <w:lang w:val="es-PE" w:eastAsia="es-PE"/>
              </w:rPr>
              <w:t>select</w:t>
            </w:r>
            <w:r w:rsidRPr="008B14CB">
              <w:rPr>
                <w:rFonts w:cs="Arial"/>
                <w:color w:val="008080"/>
                <w:sz w:val="20"/>
                <w:szCs w:val="20"/>
                <w:highlight w:val="yellow"/>
                <w:lang w:val="es-PE" w:eastAsia="es-PE"/>
              </w:rPr>
              <w:t>&gt;</w:t>
            </w:r>
          </w:p>
          <w:p w:rsidR="00323DC8" w:rsidRPr="000C4294" w:rsidRDefault="00323DC8" w:rsidP="00323DC8">
            <w:pPr>
              <w:autoSpaceDE w:val="0"/>
              <w:autoSpaceDN w:val="0"/>
              <w:adjustRightInd w:val="0"/>
              <w:jc w:val="left"/>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t1144DatCon.xml</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Modifica</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/pe/gob/sunat/contribuyente2/registro/admininfo/model/dao/ibatis/maps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tabs>
                <w:tab w:val="left" w:pos="1624"/>
              </w:tabs>
              <w:rPr>
                <w:rFonts w:cs="Arial"/>
                <w:sz w:val="20"/>
                <w:szCs w:val="20"/>
              </w:rPr>
            </w:pPr>
            <w:r w:rsidRPr="000C4294">
              <w:rPr>
                <w:rFonts w:cs="Arial"/>
                <w:sz w:val="20"/>
                <w:szCs w:val="20"/>
              </w:rPr>
              <w:t>XML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Archivo XML que contiene los querys en formato ibatis. Archivo existente; agregar método</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lang w:val="es-PE"/>
              </w:rPr>
            </w:pPr>
          </w:p>
          <w:p w:rsidR="00323DC8" w:rsidRPr="000C4294" w:rsidRDefault="00323DC8" w:rsidP="00323DC8">
            <w:pPr>
              <w:ind w:right="413"/>
              <w:rPr>
                <w:rFonts w:cs="Arial"/>
                <w:sz w:val="20"/>
                <w:szCs w:val="20"/>
                <w:lang w:val="es-PE"/>
              </w:rPr>
            </w:pPr>
            <w:r w:rsidRPr="000C4294">
              <w:rPr>
                <w:rFonts w:cs="Arial"/>
                <w:sz w:val="20"/>
                <w:szCs w:val="20"/>
                <w:lang w:val="es-PE"/>
              </w:rPr>
              <w:t>Lo encerrado en # es data obtenida del parámetro recibido</w:t>
            </w:r>
          </w:p>
          <w:p w:rsidR="00323DC8" w:rsidRPr="000C4294" w:rsidRDefault="00323DC8" w:rsidP="00323DC8">
            <w:pPr>
              <w:ind w:right="413"/>
              <w:rPr>
                <w:rFonts w:cs="Arial"/>
                <w:sz w:val="20"/>
                <w:szCs w:val="20"/>
                <w:lang w:val="es-PE"/>
              </w:rPr>
            </w:pPr>
          </w:p>
          <w:p w:rsidR="00323DC8" w:rsidRPr="000C4294" w:rsidRDefault="00323DC8" w:rsidP="00323DC8">
            <w:pPr>
              <w:autoSpaceDE w:val="0"/>
              <w:autoSpaceDN w:val="0"/>
              <w:adjustRightInd w:val="0"/>
              <w:jc w:val="left"/>
              <w:rPr>
                <w:rFonts w:cs="Arial"/>
                <w:sz w:val="20"/>
                <w:szCs w:val="20"/>
                <w:lang w:val="en-US"/>
              </w:rPr>
            </w:pPr>
            <w:r w:rsidRPr="000C4294">
              <w:rPr>
                <w:rFonts w:cs="Arial"/>
                <w:sz w:val="20"/>
                <w:szCs w:val="20"/>
                <w:lang w:val="en-US"/>
              </w:rPr>
              <w:t>&lt;select id="</w:t>
            </w:r>
            <w:r w:rsidRPr="000C4294">
              <w:rPr>
                <w:lang w:val="en-US"/>
              </w:rPr>
              <w:t xml:space="preserve"> </w:t>
            </w:r>
            <w:r w:rsidRPr="000C4294">
              <w:rPr>
                <w:rFonts w:cs="Arial"/>
                <w:sz w:val="20"/>
                <w:szCs w:val="20"/>
                <w:lang w:val="en-US"/>
              </w:rPr>
              <w:t>getByPK" parameterClass="java.lang.String" resultMap=" resultMapT1144DATCONBean"&gt;</w:t>
            </w:r>
            <w:r w:rsidRPr="000C4294">
              <w:rPr>
                <w:rFonts w:cs="Arial"/>
                <w:sz w:val="20"/>
                <w:szCs w:val="20"/>
                <w:lang w:val="en-US"/>
              </w:rPr>
              <w:tab/>
            </w:r>
            <w:r w:rsidRPr="000C4294">
              <w:rPr>
                <w:rFonts w:cs="Arial"/>
                <w:sz w:val="20"/>
                <w:szCs w:val="20"/>
                <w:lang w:val="en-US"/>
              </w:rPr>
              <w:tab/>
            </w:r>
          </w:p>
          <w:p w:rsidR="00323DC8" w:rsidRPr="000C4294" w:rsidRDefault="00323DC8" w:rsidP="00323DC8">
            <w:pPr>
              <w:autoSpaceDE w:val="0"/>
              <w:autoSpaceDN w:val="0"/>
              <w:adjustRightInd w:val="0"/>
              <w:ind w:left="567"/>
              <w:jc w:val="left"/>
              <w:rPr>
                <w:rFonts w:cs="Arial"/>
                <w:sz w:val="20"/>
                <w:szCs w:val="20"/>
                <w:lang w:val="es-PE"/>
              </w:rPr>
            </w:pPr>
            <w:r w:rsidRPr="000C4294">
              <w:rPr>
                <w:rFonts w:cs="Arial"/>
                <w:sz w:val="20"/>
                <w:szCs w:val="20"/>
                <w:lang w:val="es-PE"/>
              </w:rPr>
              <w:t>SELECT</w:t>
            </w:r>
          </w:p>
          <w:p w:rsidR="00323DC8" w:rsidRPr="000C4294" w:rsidRDefault="00323DC8" w:rsidP="00323DC8">
            <w:pPr>
              <w:autoSpaceDE w:val="0"/>
              <w:autoSpaceDN w:val="0"/>
              <w:adjustRightInd w:val="0"/>
              <w:ind w:left="1134"/>
              <w:jc w:val="left"/>
              <w:rPr>
                <w:rFonts w:cs="Arial"/>
                <w:sz w:val="20"/>
                <w:szCs w:val="20"/>
                <w:lang w:val="es-PE"/>
              </w:rPr>
            </w:pPr>
            <w:r w:rsidRPr="000C4294">
              <w:rPr>
                <w:rFonts w:cs="Arial"/>
                <w:sz w:val="20"/>
                <w:szCs w:val="20"/>
                <w:lang w:val="es-PE"/>
              </w:rPr>
              <w:t xml:space="preserve">cod_correo1 cod_correo1, cod_correo2 cod_correo2, cod_depar1 cod_depar1, cod_depar2 cod_depar2, cod_depar3 cod_depar3, cod_depar4 cod_depar4, cod_depar5 cod_depar5, cod_paicap cod_paicap, cod_paiori cod_paiori, cod_userna cod_userna, des_asiento des_asiento, ind_conleg ind_conleg, des_refnot des_refnot,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to_char(fec_act,"%d/%m/%Y %H:%M:%S") fec_act,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to_char(fec_confir1,"%d/%m/%Y") fec_confir1,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to_char(fec_confir2,"%d/%m/%Y") fec_confir2,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ind_correo1 ind_correo1, ind_correo2 ind_correo2, ind_notifi ind_notifi, ind_proind ind_proind, num_ruc </w:t>
            </w:r>
            <w:r w:rsidRPr="000C4294">
              <w:rPr>
                <w:rFonts w:cs="Arial"/>
                <w:sz w:val="20"/>
                <w:szCs w:val="20"/>
                <w:lang w:val="en-US"/>
              </w:rPr>
              <w:lastRenderedPageBreak/>
              <w:t>num_ruc, num_telef1 num_telef1, num_telef2 num_telef2, num_telef3 num_telef3, num_telef4 num_telef4, num_fax num_fax, des_parreg des_parreg</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FROM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t1144DatCon </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WHERE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num_ruc =  #numRuc#</w:t>
            </w:r>
          </w:p>
          <w:p w:rsidR="00323DC8" w:rsidRPr="000C4294" w:rsidRDefault="00323DC8" w:rsidP="00323DC8">
            <w:pPr>
              <w:ind w:right="413"/>
              <w:rPr>
                <w:rFonts w:cs="Arial"/>
                <w:sz w:val="20"/>
                <w:szCs w:val="20"/>
                <w:lang w:val="en-US"/>
              </w:rPr>
            </w:pPr>
            <w:r w:rsidRPr="000C4294">
              <w:rPr>
                <w:rFonts w:cs="Arial"/>
                <w:sz w:val="20"/>
                <w:szCs w:val="20"/>
                <w:lang w:val="en-US"/>
              </w:rPr>
              <w:t>&lt;/select&gt;</w:t>
            </w:r>
          </w:p>
          <w:p w:rsidR="00323DC8" w:rsidRPr="000C4294" w:rsidRDefault="00323DC8" w:rsidP="00323DC8">
            <w:pPr>
              <w:autoSpaceDE w:val="0"/>
              <w:autoSpaceDN w:val="0"/>
              <w:adjustRightInd w:val="0"/>
              <w:jc w:val="left"/>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lastRenderedPageBreak/>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hvp.xml</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/pe/gob/sunat/contribuyente2/registro/admininfo/model/dao/ibatis/maps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tabs>
                <w:tab w:val="left" w:pos="1624"/>
              </w:tabs>
              <w:rPr>
                <w:rFonts w:cs="Arial"/>
                <w:sz w:val="20"/>
                <w:szCs w:val="20"/>
              </w:rPr>
            </w:pPr>
            <w:r w:rsidRPr="000C4294">
              <w:rPr>
                <w:rFonts w:cs="Arial"/>
                <w:sz w:val="20"/>
                <w:szCs w:val="20"/>
              </w:rPr>
              <w:t>XML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Archivo XML que contiene los querys en formato ibatis.</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lang w:val="es-PE"/>
              </w:rPr>
            </w:pPr>
          </w:p>
          <w:p w:rsidR="00323DC8" w:rsidRPr="000C4294" w:rsidRDefault="00323DC8" w:rsidP="00323DC8">
            <w:pPr>
              <w:ind w:right="413"/>
              <w:rPr>
                <w:rFonts w:cs="Arial"/>
                <w:sz w:val="20"/>
                <w:szCs w:val="20"/>
                <w:lang w:val="es-PE"/>
              </w:rPr>
            </w:pPr>
            <w:r w:rsidRPr="000C4294">
              <w:rPr>
                <w:rFonts w:cs="Arial"/>
                <w:sz w:val="20"/>
                <w:szCs w:val="20"/>
                <w:lang w:val="es-PE"/>
              </w:rPr>
              <w:t>Lo encerrado en # es data obtenida del parámetro recibido</w:t>
            </w:r>
          </w:p>
          <w:p w:rsidR="00323DC8" w:rsidRPr="000C4294" w:rsidRDefault="00323DC8" w:rsidP="00323DC8">
            <w:pPr>
              <w:ind w:right="413"/>
              <w:rPr>
                <w:rFonts w:cs="Arial"/>
                <w:sz w:val="20"/>
                <w:szCs w:val="20"/>
                <w:lang w:val="es-PE"/>
              </w:rPr>
            </w:pPr>
          </w:p>
          <w:p w:rsidR="00323DC8" w:rsidRPr="000C4294" w:rsidRDefault="00323DC8" w:rsidP="00323DC8">
            <w:pPr>
              <w:autoSpaceDE w:val="0"/>
              <w:autoSpaceDN w:val="0"/>
              <w:adjustRightInd w:val="0"/>
              <w:jc w:val="left"/>
              <w:rPr>
                <w:rFonts w:cs="Arial"/>
                <w:sz w:val="20"/>
                <w:szCs w:val="20"/>
                <w:lang w:val="en-US"/>
              </w:rPr>
            </w:pPr>
            <w:r w:rsidRPr="000C4294">
              <w:rPr>
                <w:rFonts w:cs="Arial"/>
                <w:sz w:val="20"/>
                <w:szCs w:val="20"/>
                <w:lang w:val="en-US"/>
              </w:rPr>
              <w:t>&lt;select id="listHVectorFiscal" parameterClass="java.util.Map" resultMap="resultMapHvp"&gt;</w:t>
            </w:r>
            <w:r w:rsidRPr="000C4294">
              <w:rPr>
                <w:rFonts w:cs="Arial"/>
                <w:sz w:val="20"/>
                <w:szCs w:val="20"/>
                <w:lang w:val="en-US"/>
              </w:rPr>
              <w:tab/>
            </w:r>
            <w:r w:rsidRPr="000C4294">
              <w:rPr>
                <w:rFonts w:cs="Arial"/>
                <w:sz w:val="20"/>
                <w:szCs w:val="20"/>
                <w:lang w:val="en-US"/>
              </w:rPr>
              <w:tab/>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SELECT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vfp_numruc AS vfpNumruc, vfp_codtri AS vfpCodtri, to_char(vfp_fecvig,"%d/%m/%y") AS vfpFecvig, to_char(vfp_fecalt,"%d/%m/%y") AS fpFecalt </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FROM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 xml:space="preserve">hvp </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&lt;dynamic prepend="WHERE"&gt;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property="numRuc"&gt;</w:t>
            </w:r>
          </w:p>
          <w:p w:rsidR="00323DC8" w:rsidRPr="000C4294" w:rsidRDefault="00323DC8" w:rsidP="00323DC8">
            <w:pPr>
              <w:autoSpaceDE w:val="0"/>
              <w:autoSpaceDN w:val="0"/>
              <w:adjustRightInd w:val="0"/>
              <w:ind w:left="1701"/>
              <w:jc w:val="left"/>
              <w:rPr>
                <w:rFonts w:cs="Arial"/>
                <w:sz w:val="20"/>
                <w:szCs w:val="20"/>
                <w:lang w:val="en-US"/>
              </w:rPr>
            </w:pPr>
            <w:r w:rsidRPr="000C4294">
              <w:rPr>
                <w:rFonts w:cs="Arial"/>
                <w:sz w:val="20"/>
                <w:szCs w:val="20"/>
                <w:lang w:val="en-US"/>
              </w:rPr>
              <w:t xml:space="preserve">hvp_numruc = #numRuc#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property="codTributo"&gt;</w:t>
            </w:r>
          </w:p>
          <w:p w:rsidR="00323DC8" w:rsidRPr="000C4294" w:rsidRDefault="00323DC8" w:rsidP="00323DC8">
            <w:pPr>
              <w:autoSpaceDE w:val="0"/>
              <w:autoSpaceDN w:val="0"/>
              <w:adjustRightInd w:val="0"/>
              <w:ind w:left="1701"/>
              <w:jc w:val="left"/>
              <w:rPr>
                <w:rFonts w:cs="Arial"/>
                <w:sz w:val="20"/>
                <w:szCs w:val="20"/>
                <w:lang w:val="en-US"/>
              </w:rPr>
            </w:pPr>
            <w:r w:rsidRPr="000C4294">
              <w:rPr>
                <w:rFonts w:cs="Arial"/>
                <w:sz w:val="20"/>
                <w:szCs w:val="20"/>
                <w:lang w:val="en-US"/>
              </w:rPr>
              <w:t xml:space="preserve">hvp_codtri = #codTributo#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property="fechaInicio"&gt;</w:t>
            </w:r>
          </w:p>
          <w:p w:rsidR="00323DC8" w:rsidRPr="000C4294" w:rsidRDefault="00323DC8" w:rsidP="00323DC8">
            <w:pPr>
              <w:autoSpaceDE w:val="0"/>
              <w:autoSpaceDN w:val="0"/>
              <w:adjustRightInd w:val="0"/>
              <w:ind w:left="1701"/>
              <w:jc w:val="left"/>
              <w:rPr>
                <w:rFonts w:cs="Arial"/>
                <w:sz w:val="20"/>
                <w:szCs w:val="20"/>
                <w:lang w:val="es-PE"/>
              </w:rPr>
            </w:pPr>
            <w:r w:rsidRPr="000C4294">
              <w:rPr>
                <w:rFonts w:cs="Arial"/>
                <w:sz w:val="20"/>
                <w:szCs w:val="20"/>
                <w:lang w:val="es-PE"/>
              </w:rPr>
              <w:t>to_char(hvp_fecalt,'%Y%m%d') &lt;![CDATA[&gt;= ]]&gt; to_char(#fechaInicio#,'%Y%m%d')</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 prepend="AND" property="fechaFin"&gt;</w:t>
            </w:r>
          </w:p>
          <w:p w:rsidR="00323DC8" w:rsidRPr="000C4294" w:rsidRDefault="00323DC8" w:rsidP="00323DC8">
            <w:pPr>
              <w:autoSpaceDE w:val="0"/>
              <w:autoSpaceDN w:val="0"/>
              <w:adjustRightInd w:val="0"/>
              <w:ind w:left="1701"/>
              <w:jc w:val="left"/>
              <w:rPr>
                <w:rFonts w:cs="Arial"/>
                <w:sz w:val="20"/>
                <w:szCs w:val="20"/>
                <w:lang w:val="en-US"/>
              </w:rPr>
            </w:pPr>
            <w:r w:rsidRPr="000C4294">
              <w:rPr>
                <w:rFonts w:cs="Arial"/>
                <w:sz w:val="20"/>
                <w:szCs w:val="20"/>
                <w:lang w:val="en-US"/>
              </w:rPr>
              <w:t>to_char(hvp_fecalt,'%Y%m%d') &lt;![CDATA[&lt;= ]]&gt; to_char(#fechaFin#,'%Y%m%d')</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&lt;/isNotEmpty&gt;</w:t>
            </w:r>
          </w:p>
          <w:p w:rsidR="00323DC8" w:rsidRPr="000C4294" w:rsidRDefault="00323DC8" w:rsidP="00323DC8">
            <w:pPr>
              <w:autoSpaceDE w:val="0"/>
              <w:autoSpaceDN w:val="0"/>
              <w:adjustRightInd w:val="0"/>
              <w:ind w:left="567"/>
              <w:jc w:val="left"/>
              <w:rPr>
                <w:rFonts w:ascii="Consolas" w:hAnsi="Consolas" w:cs="Consolas"/>
                <w:color w:val="000000"/>
                <w:sz w:val="20"/>
                <w:szCs w:val="20"/>
                <w:lang w:val="en-US" w:eastAsia="es-PE"/>
              </w:rPr>
            </w:pPr>
            <w:r w:rsidRPr="000C4294">
              <w:rPr>
                <w:rFonts w:cs="Arial"/>
                <w:sz w:val="20"/>
                <w:szCs w:val="20"/>
                <w:lang w:val="en-US"/>
              </w:rPr>
              <w:t>&lt;/dynamic&gt;</w:t>
            </w:r>
          </w:p>
          <w:p w:rsidR="00323DC8" w:rsidRPr="000C4294" w:rsidRDefault="00323DC8" w:rsidP="00323DC8">
            <w:pPr>
              <w:ind w:right="413"/>
              <w:rPr>
                <w:rFonts w:cs="Arial"/>
                <w:sz w:val="20"/>
                <w:szCs w:val="20"/>
                <w:lang w:val="en-US"/>
              </w:rPr>
            </w:pPr>
            <w:r w:rsidRPr="000C4294">
              <w:rPr>
                <w:rFonts w:cs="Arial"/>
                <w:sz w:val="20"/>
                <w:szCs w:val="20"/>
                <w:lang w:val="en-US"/>
              </w:rPr>
              <w:t>&lt;/select&gt;</w:t>
            </w:r>
          </w:p>
          <w:p w:rsidR="00323DC8" w:rsidRPr="000C4294" w:rsidRDefault="00323DC8" w:rsidP="00323DC8">
            <w:pPr>
              <w:autoSpaceDE w:val="0"/>
              <w:autoSpaceDN w:val="0"/>
              <w:adjustRightInd w:val="0"/>
              <w:jc w:val="left"/>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ves.xml</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/pe/gob/sunat/contribuyente2/registro/admininfo/model/dao/ibatis/maps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lastRenderedPageBreak/>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tabs>
                <w:tab w:val="left" w:pos="1624"/>
              </w:tabs>
              <w:rPr>
                <w:rFonts w:cs="Arial"/>
                <w:sz w:val="20"/>
                <w:szCs w:val="20"/>
              </w:rPr>
            </w:pPr>
            <w:r w:rsidRPr="000C4294">
              <w:rPr>
                <w:rFonts w:cs="Arial"/>
                <w:sz w:val="20"/>
                <w:szCs w:val="20"/>
              </w:rPr>
              <w:t>XML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 xml:space="preserve">Archivo XML que contiene los querys en formato ibatis. </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lang w:val="es-PE"/>
              </w:rPr>
            </w:pPr>
          </w:p>
          <w:p w:rsidR="00323DC8" w:rsidRPr="000C4294" w:rsidRDefault="00323DC8" w:rsidP="00323DC8">
            <w:pPr>
              <w:ind w:right="413"/>
              <w:rPr>
                <w:rFonts w:cs="Arial"/>
                <w:sz w:val="20"/>
                <w:szCs w:val="20"/>
                <w:lang w:val="es-PE"/>
              </w:rPr>
            </w:pPr>
            <w:r w:rsidRPr="000C4294">
              <w:rPr>
                <w:rFonts w:cs="Arial"/>
                <w:sz w:val="20"/>
                <w:szCs w:val="20"/>
                <w:lang w:val="es-PE"/>
              </w:rPr>
              <w:t>Lo encerrado en # es data obtenida del parámetro recibido</w:t>
            </w:r>
          </w:p>
          <w:p w:rsidR="00323DC8" w:rsidRPr="000C4294" w:rsidRDefault="00323DC8" w:rsidP="00323DC8">
            <w:pPr>
              <w:ind w:right="413"/>
              <w:rPr>
                <w:rFonts w:cs="Arial"/>
                <w:sz w:val="20"/>
                <w:szCs w:val="20"/>
                <w:lang w:val="es-PE"/>
              </w:rPr>
            </w:pPr>
          </w:p>
          <w:p w:rsidR="00323DC8" w:rsidRPr="000C4294" w:rsidRDefault="00323DC8" w:rsidP="00323DC8">
            <w:pPr>
              <w:autoSpaceDE w:val="0"/>
              <w:autoSpaceDN w:val="0"/>
              <w:adjustRightInd w:val="0"/>
              <w:jc w:val="left"/>
              <w:rPr>
                <w:rFonts w:cs="Arial"/>
                <w:sz w:val="20"/>
                <w:szCs w:val="20"/>
                <w:lang w:val="es-PE"/>
              </w:rPr>
            </w:pPr>
            <w:r w:rsidRPr="000C4294">
              <w:rPr>
                <w:rFonts w:cs="Arial"/>
                <w:sz w:val="20"/>
                <w:szCs w:val="20"/>
                <w:lang w:val="es-PE"/>
              </w:rPr>
              <w:t>&lt;select id="getVencimientoEsp" parameterClass="java.util.Map" resultMap="resultMapVes"&gt;</w:t>
            </w:r>
          </w:p>
          <w:p w:rsidR="00323DC8" w:rsidRPr="000C4294" w:rsidRDefault="00323DC8" w:rsidP="00323DC8">
            <w:pPr>
              <w:autoSpaceDE w:val="0"/>
              <w:autoSpaceDN w:val="0"/>
              <w:adjustRightInd w:val="0"/>
              <w:ind w:left="567"/>
              <w:jc w:val="left"/>
              <w:rPr>
                <w:rFonts w:cs="Arial"/>
                <w:sz w:val="20"/>
                <w:szCs w:val="20"/>
                <w:lang w:val="es-PE"/>
              </w:rPr>
            </w:pPr>
            <w:r w:rsidRPr="000C4294">
              <w:rPr>
                <w:rFonts w:cs="Arial"/>
                <w:sz w:val="20"/>
                <w:szCs w:val="20"/>
                <w:lang w:val="es-PE"/>
              </w:rPr>
              <w:t>SELECT</w:t>
            </w:r>
          </w:p>
          <w:p w:rsidR="00323DC8" w:rsidRPr="000C4294" w:rsidRDefault="00323DC8" w:rsidP="00323DC8">
            <w:pPr>
              <w:autoSpaceDE w:val="0"/>
              <w:autoSpaceDN w:val="0"/>
              <w:adjustRightInd w:val="0"/>
              <w:ind w:left="1134"/>
              <w:jc w:val="left"/>
              <w:rPr>
                <w:rFonts w:ascii="Monospaced" w:hAnsi="Monospaced" w:cs="Monospaced"/>
                <w:color w:val="000000"/>
                <w:sz w:val="18"/>
                <w:szCs w:val="18"/>
                <w:lang w:val="es-PE" w:eastAsia="es-PE"/>
              </w:rPr>
            </w:pPr>
            <w:r w:rsidRPr="000C4294">
              <w:rPr>
                <w:rFonts w:cs="Arial"/>
                <w:sz w:val="20"/>
                <w:szCs w:val="20"/>
                <w:lang w:val="es-PE"/>
              </w:rPr>
              <w:t>ves_numruc, ves_formul, ves_codtri, ves_perpag, ves_fecvto</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FROM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ves</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WHERE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ves_numruc =  #numRuc#</w:t>
            </w:r>
          </w:p>
          <w:p w:rsidR="00323DC8" w:rsidRPr="000C4294" w:rsidRDefault="00323DC8" w:rsidP="00323DC8">
            <w:pPr>
              <w:ind w:left="567" w:right="413"/>
              <w:rPr>
                <w:rFonts w:cs="Arial"/>
                <w:sz w:val="20"/>
                <w:szCs w:val="20"/>
                <w:lang w:val="en-US"/>
              </w:rPr>
            </w:pPr>
            <w:r w:rsidRPr="000C4294">
              <w:rPr>
                <w:rFonts w:cs="Arial"/>
                <w:sz w:val="20"/>
                <w:szCs w:val="20"/>
                <w:lang w:val="en-US"/>
              </w:rPr>
              <w:t>AND ves_codtri = #regimen#</w:t>
            </w:r>
          </w:p>
          <w:p w:rsidR="00323DC8" w:rsidRPr="000C4294" w:rsidRDefault="00323DC8" w:rsidP="00323DC8">
            <w:pPr>
              <w:ind w:left="567" w:right="413"/>
              <w:rPr>
                <w:rFonts w:cs="Arial"/>
                <w:sz w:val="20"/>
                <w:szCs w:val="20"/>
                <w:lang w:val="en-US"/>
              </w:rPr>
            </w:pPr>
            <w:r w:rsidRPr="000C4294">
              <w:rPr>
                <w:rFonts w:cs="Arial"/>
                <w:sz w:val="20"/>
                <w:szCs w:val="20"/>
                <w:lang w:val="en-US"/>
              </w:rPr>
              <w:t>AND ves_perpag  = #periodo#</w:t>
            </w:r>
          </w:p>
          <w:p w:rsidR="00323DC8" w:rsidRPr="000C4294" w:rsidRDefault="00323DC8" w:rsidP="00323DC8">
            <w:pPr>
              <w:ind w:right="413"/>
              <w:rPr>
                <w:rFonts w:cs="Arial"/>
                <w:sz w:val="20"/>
                <w:szCs w:val="20"/>
                <w:lang w:val="en-US"/>
              </w:rPr>
            </w:pPr>
            <w:r w:rsidRPr="000C4294">
              <w:rPr>
                <w:rFonts w:cs="Arial"/>
                <w:sz w:val="20"/>
                <w:szCs w:val="20"/>
                <w:lang w:val="en-US"/>
              </w:rPr>
              <w:t>&lt;/select&gt;</w:t>
            </w:r>
          </w:p>
          <w:p w:rsidR="00323DC8" w:rsidRPr="000C4294" w:rsidRDefault="00323DC8" w:rsidP="00323DC8">
            <w:pPr>
              <w:autoSpaceDE w:val="0"/>
              <w:autoSpaceDN w:val="0"/>
              <w:adjustRightInd w:val="0"/>
              <w:jc w:val="left"/>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Pr="000C4294"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273900" w:rsidRPr="000C4294" w:rsidTr="009D26F9">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jc w:val="center"/>
              <w:rPr>
                <w:rFonts w:cs="Arial"/>
                <w:sz w:val="20"/>
                <w:szCs w:val="20"/>
              </w:rPr>
            </w:pPr>
            <w:r w:rsidRPr="000C4294">
              <w:rPr>
                <w:rFonts w:cs="Arial"/>
                <w:sz w:val="20"/>
                <w:szCs w:val="20"/>
              </w:rPr>
              <w:t>Especificación de la unidad de construcción</w:t>
            </w:r>
          </w:p>
        </w:tc>
      </w:tr>
      <w:tr w:rsidR="00273900"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273900" w:rsidRPr="000C4294" w:rsidRDefault="00273900" w:rsidP="009D26F9">
            <w:pPr>
              <w:rPr>
                <w:rFonts w:cs="Arial"/>
                <w:sz w:val="20"/>
                <w:szCs w:val="20"/>
              </w:rPr>
            </w:pPr>
            <w:r w:rsidRPr="000C4294">
              <w:rPr>
                <w:rFonts w:cs="Arial"/>
                <w:sz w:val="20"/>
                <w:szCs w:val="20"/>
              </w:rPr>
              <w:t>cve.xml</w:t>
            </w:r>
          </w:p>
        </w:tc>
        <w:tc>
          <w:tcPr>
            <w:tcW w:w="395" w:type="pct"/>
            <w:tcBorders>
              <w:top w:val="nil"/>
              <w:left w:val="nil"/>
              <w:bottom w:val="single" w:sz="8" w:space="0" w:color="000000"/>
              <w:right w:val="single" w:sz="8" w:space="0" w:color="000000"/>
            </w:tcBorders>
            <w:shd w:val="clear" w:color="auto" w:fill="D9D9D9"/>
          </w:tcPr>
          <w:p w:rsidR="00273900" w:rsidRPr="000C4294" w:rsidRDefault="00273900" w:rsidP="009D26F9">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273900" w:rsidRPr="000C4294" w:rsidRDefault="00273900" w:rsidP="009D26F9">
            <w:pPr>
              <w:jc w:val="center"/>
              <w:rPr>
                <w:rFonts w:cs="Arial"/>
                <w:sz w:val="20"/>
                <w:szCs w:val="20"/>
              </w:rPr>
            </w:pPr>
            <w:r w:rsidRPr="000C4294">
              <w:rPr>
                <w:rFonts w:cs="Arial"/>
                <w:sz w:val="20"/>
                <w:szCs w:val="20"/>
              </w:rPr>
              <w:t>Nuevo</w:t>
            </w:r>
          </w:p>
        </w:tc>
      </w:tr>
      <w:tr w:rsidR="00323DC8" w:rsidRPr="000C4294" w:rsidTr="00E3116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323DC8" w:rsidRPr="000C4294" w:rsidRDefault="00323DC8" w:rsidP="00323DC8">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323DC8" w:rsidRPr="000C4294" w:rsidRDefault="00323DC8" w:rsidP="00323DC8">
            <w:pPr>
              <w:jc w:val="left"/>
              <w:rPr>
                <w:rFonts w:cs="Arial"/>
                <w:sz w:val="20"/>
                <w:szCs w:val="20"/>
              </w:rPr>
            </w:pPr>
            <w:r w:rsidRPr="000C4294">
              <w:rPr>
                <w:rFonts w:cs="Arial"/>
                <w:sz w:val="20"/>
                <w:szCs w:val="20"/>
              </w:rPr>
              <w:t>Nuevo</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lang w:val="es-PE"/>
              </w:rPr>
              <w:t>/pe/gob/sunat/contribuyente2/registro/admininfo/model/dao/ibatis/maps</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contribuyente2-registro-adminfo-sharedlib-</w:t>
            </w:r>
            <w:r w:rsidR="00703DE8">
              <w:rPr>
                <w:rFonts w:cs="Arial"/>
                <w:sz w:val="20"/>
                <w:szCs w:val="20"/>
              </w:rPr>
              <w:t>x.x.x.ear</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adminfo-model-impl-</w:t>
            </w:r>
            <w:r w:rsidR="00703DE8">
              <w:rPr>
                <w:rFonts w:cs="Arial"/>
                <w:sz w:val="20"/>
                <w:szCs w:val="20"/>
              </w:rPr>
              <w:t>x.x.x.jar</w:t>
            </w:r>
          </w:p>
        </w:tc>
      </w:tr>
      <w:tr w:rsidR="00323DC8" w:rsidRPr="000C4294" w:rsidTr="009D26F9">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tabs>
                <w:tab w:val="left" w:pos="1624"/>
              </w:tabs>
              <w:rPr>
                <w:rFonts w:cs="Arial"/>
                <w:sz w:val="20"/>
                <w:szCs w:val="20"/>
              </w:rPr>
            </w:pPr>
            <w:r w:rsidRPr="000C4294">
              <w:rPr>
                <w:rFonts w:cs="Arial"/>
                <w:sz w:val="20"/>
                <w:szCs w:val="20"/>
              </w:rPr>
              <w:t>XML</w:t>
            </w:r>
          </w:p>
        </w:tc>
      </w:tr>
      <w:tr w:rsidR="00323DC8" w:rsidRPr="000C4294" w:rsidTr="009D26F9">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 xml:space="preserve">Archivo XML que contiene los querys en formato ibatis. </w:t>
            </w:r>
          </w:p>
        </w:tc>
      </w:tr>
      <w:tr w:rsidR="00323DC8" w:rsidRPr="000C4294" w:rsidTr="009D26F9">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 w:val="20"/>
                <w:szCs w:val="20"/>
              </w:rPr>
            </w:pPr>
            <w:r w:rsidRPr="000C4294">
              <w:rPr>
                <w:rFonts w:cs="Arial"/>
                <w:sz w:val="20"/>
                <w:szCs w:val="20"/>
              </w:rPr>
              <w:t>Especificación (seudocódigo)</w:t>
            </w:r>
          </w:p>
        </w:tc>
      </w:tr>
      <w:tr w:rsidR="00323DC8" w:rsidRPr="000C4294" w:rsidTr="009D26F9">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323DC8" w:rsidRPr="000C4294" w:rsidRDefault="00323DC8" w:rsidP="00323DC8">
            <w:pPr>
              <w:ind w:right="413"/>
              <w:rPr>
                <w:rFonts w:cs="Arial"/>
                <w:sz w:val="20"/>
                <w:szCs w:val="20"/>
                <w:lang w:val="es-PE"/>
              </w:rPr>
            </w:pPr>
          </w:p>
          <w:p w:rsidR="00323DC8" w:rsidRPr="000C4294" w:rsidRDefault="00323DC8" w:rsidP="00323DC8">
            <w:pPr>
              <w:ind w:right="413"/>
              <w:rPr>
                <w:rFonts w:cs="Arial"/>
                <w:sz w:val="20"/>
                <w:szCs w:val="20"/>
                <w:lang w:val="es-PE"/>
              </w:rPr>
            </w:pPr>
            <w:r w:rsidRPr="000C4294">
              <w:rPr>
                <w:rFonts w:cs="Arial"/>
                <w:sz w:val="20"/>
                <w:szCs w:val="20"/>
                <w:lang w:val="es-PE"/>
              </w:rPr>
              <w:t>Lo encerrado en # es data obtenida del parámetro recibido</w:t>
            </w:r>
          </w:p>
          <w:p w:rsidR="00323DC8" w:rsidRPr="000C4294" w:rsidRDefault="00323DC8" w:rsidP="00323DC8">
            <w:pPr>
              <w:ind w:right="413"/>
              <w:rPr>
                <w:rFonts w:cs="Arial"/>
                <w:sz w:val="20"/>
                <w:szCs w:val="20"/>
                <w:lang w:val="es-PE"/>
              </w:rPr>
            </w:pPr>
          </w:p>
          <w:p w:rsidR="00323DC8" w:rsidRPr="000C4294" w:rsidRDefault="00323DC8" w:rsidP="00323DC8">
            <w:pPr>
              <w:autoSpaceDE w:val="0"/>
              <w:autoSpaceDN w:val="0"/>
              <w:adjustRightInd w:val="0"/>
              <w:jc w:val="left"/>
              <w:rPr>
                <w:rFonts w:cs="Arial"/>
                <w:sz w:val="20"/>
                <w:szCs w:val="20"/>
                <w:lang w:val="en-US"/>
              </w:rPr>
            </w:pPr>
            <w:r w:rsidRPr="000C4294">
              <w:rPr>
                <w:rFonts w:cs="Arial"/>
                <w:sz w:val="20"/>
                <w:szCs w:val="20"/>
                <w:lang w:val="en-US"/>
              </w:rPr>
              <w:t>&lt;select id="getCalendarioVenc" parameterClass="java.lang.String" resultMap="resultMapVce"&gt;</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SELECT</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cve_codtri, cve_period, cve_semana, cve_terruc, cve_fecini, cve_fecfin, cve_fecven</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FROM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cve</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WHERE </w:t>
            </w:r>
          </w:p>
          <w:p w:rsidR="00323DC8" w:rsidRPr="000C4294" w:rsidRDefault="00323DC8" w:rsidP="00323DC8">
            <w:pPr>
              <w:autoSpaceDE w:val="0"/>
              <w:autoSpaceDN w:val="0"/>
              <w:adjustRightInd w:val="0"/>
              <w:ind w:left="1134"/>
              <w:jc w:val="left"/>
              <w:rPr>
                <w:rFonts w:cs="Arial"/>
                <w:sz w:val="20"/>
                <w:szCs w:val="20"/>
                <w:lang w:val="en-US"/>
              </w:rPr>
            </w:pPr>
            <w:r w:rsidRPr="000C4294">
              <w:rPr>
                <w:rFonts w:cs="Arial"/>
                <w:sz w:val="20"/>
                <w:szCs w:val="20"/>
                <w:lang w:val="en-US"/>
              </w:rPr>
              <w:t>cve_codtri =  #tributo#</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AND cve_period = #</w:t>
            </w:r>
            <w:r w:rsidRPr="000C4294">
              <w:rPr>
                <w:rFonts w:cs="Arial"/>
                <w:sz w:val="20"/>
                <w:szCs w:val="20"/>
                <w:lang w:val="es-PE"/>
              </w:rPr>
              <w:t>periodo</w:t>
            </w:r>
            <w:r w:rsidRPr="000C4294">
              <w:rPr>
                <w:rFonts w:cs="Arial"/>
                <w:sz w:val="20"/>
                <w:szCs w:val="20"/>
                <w:lang w:val="en-US"/>
              </w:rPr>
              <w:t>#</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AND cve_semana  = #semana#</w:t>
            </w:r>
          </w:p>
          <w:p w:rsidR="00323DC8" w:rsidRPr="000C4294" w:rsidRDefault="00323DC8" w:rsidP="00323DC8">
            <w:pPr>
              <w:autoSpaceDE w:val="0"/>
              <w:autoSpaceDN w:val="0"/>
              <w:adjustRightInd w:val="0"/>
              <w:ind w:left="567"/>
              <w:jc w:val="left"/>
              <w:rPr>
                <w:rFonts w:cs="Arial"/>
                <w:sz w:val="20"/>
                <w:szCs w:val="20"/>
                <w:lang w:val="en-US"/>
              </w:rPr>
            </w:pPr>
            <w:r w:rsidRPr="000C4294">
              <w:rPr>
                <w:rFonts w:cs="Arial"/>
                <w:sz w:val="20"/>
                <w:szCs w:val="20"/>
                <w:lang w:val="en-US"/>
              </w:rPr>
              <w:t xml:space="preserve">AND cve_terruc = #termRuc# </w:t>
            </w:r>
          </w:p>
          <w:p w:rsidR="00323DC8" w:rsidRPr="000C4294" w:rsidRDefault="00323DC8" w:rsidP="00323DC8">
            <w:pPr>
              <w:autoSpaceDE w:val="0"/>
              <w:autoSpaceDN w:val="0"/>
              <w:adjustRightInd w:val="0"/>
              <w:jc w:val="left"/>
              <w:rPr>
                <w:rFonts w:cs="Arial"/>
                <w:sz w:val="20"/>
                <w:szCs w:val="20"/>
                <w:lang w:val="en-US"/>
              </w:rPr>
            </w:pPr>
            <w:r w:rsidRPr="000C4294">
              <w:rPr>
                <w:rFonts w:cs="Arial"/>
                <w:sz w:val="20"/>
                <w:szCs w:val="20"/>
                <w:lang w:val="en-US"/>
              </w:rPr>
              <w:t>&lt;/select&gt;</w:t>
            </w:r>
          </w:p>
          <w:p w:rsidR="00323DC8" w:rsidRPr="000C4294" w:rsidRDefault="00323DC8" w:rsidP="00323DC8">
            <w:pPr>
              <w:autoSpaceDE w:val="0"/>
              <w:autoSpaceDN w:val="0"/>
              <w:adjustRightInd w:val="0"/>
              <w:jc w:val="left"/>
              <w:rPr>
                <w:rFonts w:cs="Arial"/>
                <w:sz w:val="20"/>
                <w:szCs w:val="20"/>
                <w:lang w:val="en-US"/>
              </w:rPr>
            </w:pPr>
          </w:p>
        </w:tc>
      </w:tr>
      <w:tr w:rsidR="00323DC8" w:rsidRPr="000C4294" w:rsidTr="009D26F9">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323DC8" w:rsidRPr="000C4294" w:rsidRDefault="00323DC8" w:rsidP="00323DC8">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323DC8" w:rsidRPr="000C4294" w:rsidRDefault="00323DC8" w:rsidP="00323DC8">
            <w:pPr>
              <w:rPr>
                <w:rFonts w:cs="Arial"/>
                <w:szCs w:val="22"/>
              </w:rPr>
            </w:pPr>
          </w:p>
        </w:tc>
      </w:tr>
    </w:tbl>
    <w:p w:rsidR="00273900" w:rsidRDefault="00273900" w:rsidP="00273900">
      <w:pPr>
        <w:spacing w:after="200" w:line="276" w:lineRule="auto"/>
        <w:jc w:val="left"/>
        <w:rPr>
          <w:bCs/>
        </w:rPr>
      </w:pPr>
    </w:p>
    <w:tbl>
      <w:tblPr>
        <w:tblW w:w="4975" w:type="pct"/>
        <w:tblLayout w:type="fixed"/>
        <w:tblCellMar>
          <w:left w:w="0" w:type="dxa"/>
          <w:right w:w="0" w:type="dxa"/>
        </w:tblCellMar>
        <w:tblLook w:val="04A0" w:firstRow="1" w:lastRow="0" w:firstColumn="1" w:lastColumn="0" w:noHBand="0" w:noVBand="1"/>
      </w:tblPr>
      <w:tblGrid>
        <w:gridCol w:w="1639"/>
        <w:gridCol w:w="624"/>
        <w:gridCol w:w="5230"/>
        <w:gridCol w:w="824"/>
        <w:gridCol w:w="2118"/>
      </w:tblGrid>
      <w:tr w:rsidR="008B14CB" w:rsidRPr="000C4294" w:rsidTr="00AD1294">
        <w:trPr>
          <w:cantSplit/>
          <w:trHeight w:val="214"/>
        </w:trPr>
        <w:tc>
          <w:tcPr>
            <w:tcW w:w="5000" w:type="pct"/>
            <w:gridSpan w:val="5"/>
            <w:tcBorders>
              <w:top w:val="single" w:sz="8" w:space="0" w:color="000000"/>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jc w:val="center"/>
              <w:rPr>
                <w:rFonts w:cs="Arial"/>
                <w:sz w:val="20"/>
                <w:szCs w:val="20"/>
              </w:rPr>
            </w:pPr>
            <w:r w:rsidRPr="000C4294">
              <w:rPr>
                <w:rFonts w:cs="Arial"/>
                <w:sz w:val="20"/>
                <w:szCs w:val="20"/>
              </w:rPr>
              <w:t>Especificación de la unidad de construcción</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Nombre</w:t>
            </w:r>
          </w:p>
        </w:tc>
        <w:tc>
          <w:tcPr>
            <w:tcW w:w="2805" w:type="pct"/>
            <w:gridSpan w:val="2"/>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8B14CB">
            <w:pPr>
              <w:rPr>
                <w:rFonts w:cs="Arial"/>
                <w:sz w:val="20"/>
                <w:szCs w:val="20"/>
              </w:rPr>
            </w:pPr>
            <w:r w:rsidRPr="008B14CB">
              <w:rPr>
                <w:rFonts w:cs="Arial"/>
                <w:sz w:val="20"/>
                <w:szCs w:val="20"/>
                <w:highlight w:val="yellow"/>
              </w:rPr>
              <w:t>dds.xml</w:t>
            </w:r>
          </w:p>
        </w:tc>
        <w:tc>
          <w:tcPr>
            <w:tcW w:w="395" w:type="pct"/>
            <w:tcBorders>
              <w:top w:val="nil"/>
              <w:left w:val="nil"/>
              <w:bottom w:val="single" w:sz="8" w:space="0" w:color="000000"/>
              <w:right w:val="single" w:sz="8" w:space="0" w:color="000000"/>
            </w:tcBorders>
            <w:shd w:val="clear" w:color="auto" w:fill="D9D9D9"/>
          </w:tcPr>
          <w:p w:rsidR="008B14CB" w:rsidRPr="000C4294" w:rsidRDefault="008B14CB" w:rsidP="00AD1294">
            <w:pPr>
              <w:jc w:val="center"/>
              <w:rPr>
                <w:rFonts w:cs="Arial"/>
                <w:sz w:val="20"/>
                <w:szCs w:val="20"/>
              </w:rPr>
            </w:pPr>
            <w:r w:rsidRPr="000C4294">
              <w:rPr>
                <w:rFonts w:cs="Arial"/>
                <w:sz w:val="20"/>
                <w:szCs w:val="20"/>
              </w:rPr>
              <w:t>Acción</w:t>
            </w:r>
          </w:p>
        </w:tc>
        <w:tc>
          <w:tcPr>
            <w:tcW w:w="1015" w:type="pct"/>
            <w:tcBorders>
              <w:top w:val="nil"/>
              <w:left w:val="nil"/>
              <w:bottom w:val="single" w:sz="8" w:space="0" w:color="000000"/>
              <w:right w:val="single" w:sz="8" w:space="0" w:color="000000"/>
            </w:tcBorders>
          </w:tcPr>
          <w:p w:rsidR="008B14CB" w:rsidRPr="000C4294" w:rsidRDefault="008B14CB" w:rsidP="00AD1294">
            <w:pPr>
              <w:jc w:val="center"/>
              <w:rPr>
                <w:rFonts w:cs="Arial"/>
                <w:sz w:val="20"/>
                <w:szCs w:val="20"/>
              </w:rPr>
            </w:pPr>
            <w:r w:rsidRPr="000C4294">
              <w:rPr>
                <w:rFonts w:cs="Arial"/>
                <w:sz w:val="20"/>
                <w:szCs w:val="20"/>
              </w:rPr>
              <w:t>Nuevo</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tcPr>
          <w:p w:rsidR="008B14CB" w:rsidRPr="000C4294" w:rsidRDefault="008B14CB" w:rsidP="00AD1294">
            <w:pPr>
              <w:rPr>
                <w:rFonts w:cs="Arial"/>
                <w:sz w:val="20"/>
                <w:szCs w:val="20"/>
                <w:lang w:val="es-ES_tradnl"/>
              </w:rPr>
            </w:pPr>
            <w:r w:rsidRPr="000C4294">
              <w:rPr>
                <w:rFonts w:cs="Arial"/>
                <w:sz w:val="20"/>
                <w:szCs w:val="20"/>
                <w:lang w:val="es-ES_tradnl"/>
              </w:rPr>
              <w:t>Nuevo/Modifica/Reusable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vAlign w:val="center"/>
          </w:tcPr>
          <w:p w:rsidR="008B14CB" w:rsidRPr="000C4294" w:rsidRDefault="008B14CB" w:rsidP="00AD1294">
            <w:pPr>
              <w:jc w:val="left"/>
              <w:rPr>
                <w:rFonts w:cs="Arial"/>
                <w:sz w:val="20"/>
                <w:szCs w:val="20"/>
              </w:rPr>
            </w:pPr>
            <w:r w:rsidRPr="000C4294">
              <w:rPr>
                <w:rFonts w:cs="Arial"/>
                <w:sz w:val="20"/>
                <w:szCs w:val="20"/>
              </w:rPr>
              <w:t>Nuevo</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Paquete</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lang w:val="es-PE"/>
              </w:rPr>
              <w:t>/pe/gob/sunat/contribuyente2/registro/admininfo/model/dao/ibatis/maps</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EAR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8B14CB">
            <w:pPr>
              <w:rPr>
                <w:rFonts w:cs="Arial"/>
                <w:sz w:val="20"/>
                <w:szCs w:val="20"/>
              </w:rPr>
            </w:pPr>
            <w:r w:rsidRPr="000C4294">
              <w:rPr>
                <w:rFonts w:cs="Arial"/>
                <w:sz w:val="20"/>
                <w:szCs w:val="20"/>
              </w:rPr>
              <w:t>contribuyente2-registro-adminfo-sharedlib-</w:t>
            </w:r>
            <w:r>
              <w:rPr>
                <w:rFonts w:cs="Arial"/>
                <w:sz w:val="20"/>
                <w:szCs w:val="20"/>
              </w:rPr>
              <w:t>x</w:t>
            </w:r>
            <w:r w:rsidRPr="000C4294">
              <w:rPr>
                <w:rFonts w:cs="Arial"/>
                <w:sz w:val="20"/>
                <w:szCs w:val="20"/>
              </w:rPr>
              <w:t>.</w:t>
            </w:r>
            <w:r>
              <w:rPr>
                <w:rFonts w:cs="Arial"/>
                <w:sz w:val="20"/>
                <w:szCs w:val="20"/>
              </w:rPr>
              <w:t>x</w:t>
            </w:r>
            <w:r w:rsidRPr="000C4294">
              <w:rPr>
                <w:rFonts w:cs="Arial"/>
                <w:sz w:val="20"/>
                <w:szCs w:val="20"/>
              </w:rPr>
              <w:t>.</w:t>
            </w:r>
            <w:r>
              <w:rPr>
                <w:rFonts w:cs="Arial"/>
                <w:sz w:val="20"/>
                <w:szCs w:val="20"/>
              </w:rPr>
              <w:t>x</w:t>
            </w:r>
            <w:r w:rsidRPr="000C4294">
              <w:rPr>
                <w:rFonts w:cs="Arial"/>
                <w:sz w:val="20"/>
                <w:szCs w:val="20"/>
              </w:rPr>
              <w:t>.ear</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lastRenderedPageBreak/>
              <w:t>JAR/WAR</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adminfo-model-impl-</w:t>
            </w:r>
            <w:r w:rsidR="00703DE8">
              <w:rPr>
                <w:rFonts w:cs="Arial"/>
                <w:sz w:val="20"/>
                <w:szCs w:val="20"/>
              </w:rPr>
              <w:t>x.x.x.jar</w:t>
            </w:r>
          </w:p>
        </w:tc>
      </w:tr>
      <w:tr w:rsidR="008B14CB" w:rsidRPr="000C4294" w:rsidTr="00AD1294">
        <w:trPr>
          <w:trHeight w:val="60"/>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Tipo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AD1294">
            <w:pPr>
              <w:tabs>
                <w:tab w:val="left" w:pos="1624"/>
              </w:tabs>
              <w:rPr>
                <w:rFonts w:cs="Arial"/>
                <w:sz w:val="20"/>
                <w:szCs w:val="20"/>
              </w:rPr>
            </w:pPr>
            <w:r w:rsidRPr="000C4294">
              <w:rPr>
                <w:rFonts w:cs="Arial"/>
                <w:sz w:val="20"/>
                <w:szCs w:val="20"/>
              </w:rPr>
              <w:t>XML</w:t>
            </w:r>
          </w:p>
        </w:tc>
      </w:tr>
      <w:tr w:rsidR="008B14CB" w:rsidRPr="000C4294" w:rsidTr="00AD1294">
        <w:trPr>
          <w:trHeight w:val="214"/>
        </w:trPr>
        <w:tc>
          <w:tcPr>
            <w:tcW w:w="785" w:type="pct"/>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Objetivo</w:t>
            </w:r>
          </w:p>
        </w:tc>
        <w:tc>
          <w:tcPr>
            <w:tcW w:w="4215" w:type="pct"/>
            <w:gridSpan w:val="4"/>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 xml:space="preserve">Archivo XML que contiene los querys en formato ibatis. </w:t>
            </w:r>
          </w:p>
        </w:tc>
      </w:tr>
      <w:tr w:rsidR="008B14CB" w:rsidRPr="000C4294" w:rsidTr="00AD1294">
        <w:trPr>
          <w:cantSplit/>
          <w:trHeight w:val="214"/>
        </w:trPr>
        <w:tc>
          <w:tcPr>
            <w:tcW w:w="5000" w:type="pct"/>
            <w:gridSpan w:val="5"/>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 w:val="20"/>
                <w:szCs w:val="20"/>
              </w:rPr>
            </w:pPr>
            <w:r w:rsidRPr="000C4294">
              <w:rPr>
                <w:rFonts w:cs="Arial"/>
                <w:sz w:val="20"/>
                <w:szCs w:val="20"/>
              </w:rPr>
              <w:t>Especificación (seudocódigo)</w:t>
            </w:r>
          </w:p>
        </w:tc>
      </w:tr>
      <w:tr w:rsidR="008B14CB" w:rsidRPr="000C4294" w:rsidTr="00AD1294">
        <w:trPr>
          <w:trHeight w:val="939"/>
        </w:trPr>
        <w:tc>
          <w:tcPr>
            <w:tcW w:w="5000" w:type="pct"/>
            <w:gridSpan w:val="5"/>
            <w:tcBorders>
              <w:top w:val="nil"/>
              <w:left w:val="single" w:sz="8" w:space="0" w:color="000000"/>
              <w:bottom w:val="single" w:sz="8" w:space="0" w:color="000000"/>
              <w:right w:val="single" w:sz="8" w:space="0" w:color="000000"/>
            </w:tcBorders>
            <w:tcMar>
              <w:top w:w="0" w:type="dxa"/>
              <w:left w:w="70" w:type="dxa"/>
              <w:bottom w:w="0" w:type="dxa"/>
              <w:right w:w="70" w:type="dxa"/>
            </w:tcMar>
          </w:tcPr>
          <w:p w:rsidR="008B14CB" w:rsidRPr="000C4294" w:rsidRDefault="008B14CB" w:rsidP="00AD1294">
            <w:pPr>
              <w:ind w:right="413"/>
              <w:rPr>
                <w:rFonts w:cs="Arial"/>
                <w:sz w:val="20"/>
                <w:szCs w:val="20"/>
                <w:lang w:val="es-PE"/>
              </w:rPr>
            </w:pPr>
          </w:p>
          <w:p w:rsidR="008B14CB" w:rsidRPr="000C4294" w:rsidRDefault="008B14CB" w:rsidP="00AD1294">
            <w:pPr>
              <w:ind w:right="413"/>
              <w:rPr>
                <w:rFonts w:cs="Arial"/>
                <w:sz w:val="20"/>
                <w:szCs w:val="20"/>
                <w:lang w:val="es-PE"/>
              </w:rPr>
            </w:pPr>
            <w:r w:rsidRPr="000C4294">
              <w:rPr>
                <w:rFonts w:cs="Arial"/>
                <w:sz w:val="20"/>
                <w:szCs w:val="20"/>
                <w:lang w:val="es-PE"/>
              </w:rPr>
              <w:t>Lo encerrado en # es data obtenida del parámetro recibido</w:t>
            </w:r>
          </w:p>
          <w:p w:rsidR="008B14CB" w:rsidRPr="000C4294" w:rsidRDefault="008B14CB" w:rsidP="00AD1294">
            <w:pPr>
              <w:ind w:right="413"/>
              <w:rPr>
                <w:rFonts w:cs="Arial"/>
                <w:sz w:val="20"/>
                <w:szCs w:val="20"/>
                <w:lang w:val="es-PE"/>
              </w:rPr>
            </w:pP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Pr>
                <w:rFonts w:ascii="Courier New" w:hAnsi="Courier New" w:cs="Courier New"/>
                <w:color w:val="000000"/>
                <w:sz w:val="20"/>
                <w:szCs w:val="20"/>
                <w:lang w:val="es-PE" w:eastAsia="es-PE"/>
              </w:rPr>
              <w:tab/>
            </w:r>
            <w:r w:rsidRPr="00F2201F">
              <w:rPr>
                <w:rFonts w:ascii="Courier New" w:hAnsi="Courier New" w:cs="Courier New"/>
                <w:color w:val="000000"/>
                <w:sz w:val="20"/>
                <w:szCs w:val="20"/>
                <w:lang w:val="es-PE" w:eastAsia="es-PE"/>
              </w:rPr>
              <w:t xml:space="preserve"> </w:t>
            </w:r>
            <w:r w:rsidRPr="008B14CB">
              <w:rPr>
                <w:rFonts w:ascii="Courier New" w:hAnsi="Courier New" w:cs="Courier New"/>
                <w:color w:val="008080"/>
                <w:sz w:val="20"/>
                <w:szCs w:val="20"/>
                <w:lang w:val="en-US" w:eastAsia="es-PE"/>
              </w:rPr>
              <w:t>&lt;</w:t>
            </w:r>
            <w:r w:rsidRPr="008B14CB">
              <w:rPr>
                <w:rFonts w:ascii="Courier New" w:hAnsi="Courier New" w:cs="Courier New"/>
                <w:color w:val="3F7F7F"/>
                <w:sz w:val="20"/>
                <w:szCs w:val="20"/>
                <w:lang w:val="en-US" w:eastAsia="es-PE"/>
              </w:rPr>
              <w:t>select</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id</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"findFechaInicio"</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parameterClass</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"java.util.Map"</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resultClass</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"DDSBean"</w:t>
            </w:r>
            <w:r w:rsidRPr="008B14CB">
              <w:rPr>
                <w:rFonts w:ascii="Courier New" w:hAnsi="Courier New" w:cs="Courier New"/>
                <w:color w:val="008080"/>
                <w:sz w:val="20"/>
                <w:szCs w:val="20"/>
                <w:lang w:val="en-US" w:eastAsia="es-PE"/>
              </w:rPr>
              <w:t>&gt;</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t>SELECT</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t xml:space="preserve"> to_char(dds_inicio,"%d/%m/%y") AS ddsInicio</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t>FROM</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u w:val="single"/>
                <w:lang w:val="en-US" w:eastAsia="es-PE"/>
              </w:rPr>
              <w:t>dds</w:t>
            </w:r>
            <w:r w:rsidRPr="008B14CB">
              <w:rPr>
                <w:rFonts w:ascii="Courier New" w:hAnsi="Courier New" w:cs="Courier New"/>
                <w:color w:val="000000"/>
                <w:sz w:val="20"/>
                <w:szCs w:val="20"/>
                <w:lang w:val="en-US" w:eastAsia="es-PE"/>
              </w:rPr>
              <w:t xml:space="preserve"> </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8080"/>
                <w:sz w:val="20"/>
                <w:szCs w:val="20"/>
                <w:lang w:val="en-US" w:eastAsia="es-PE"/>
              </w:rPr>
              <w:t>&lt;</w:t>
            </w:r>
            <w:r w:rsidRPr="008B14CB">
              <w:rPr>
                <w:rFonts w:ascii="Courier New" w:hAnsi="Courier New" w:cs="Courier New"/>
                <w:color w:val="3F7F7F"/>
                <w:sz w:val="20"/>
                <w:szCs w:val="20"/>
                <w:lang w:val="en-US" w:eastAsia="es-PE"/>
              </w:rPr>
              <w:t>dynamic</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prepend</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"WHERE"</w:t>
            </w:r>
            <w:r w:rsidRPr="008B14CB">
              <w:rPr>
                <w:rFonts w:ascii="Courier New" w:hAnsi="Courier New" w:cs="Courier New"/>
                <w:color w:val="008080"/>
                <w:sz w:val="20"/>
                <w:szCs w:val="20"/>
                <w:lang w:val="en-US" w:eastAsia="es-PE"/>
              </w:rPr>
              <w:t>&gt;</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8080"/>
                <w:sz w:val="20"/>
                <w:szCs w:val="20"/>
                <w:lang w:val="en-US" w:eastAsia="es-PE"/>
              </w:rPr>
              <w:t>&lt;</w:t>
            </w:r>
            <w:r w:rsidRPr="008B14CB">
              <w:rPr>
                <w:rFonts w:ascii="Courier New" w:hAnsi="Courier New" w:cs="Courier New"/>
                <w:color w:val="3F7F7F"/>
                <w:sz w:val="20"/>
                <w:szCs w:val="20"/>
                <w:lang w:val="en-US" w:eastAsia="es-PE"/>
              </w:rPr>
              <w:t>isNotEmpty</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prepend</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"AND"</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property</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"numRuc"</w:t>
            </w:r>
            <w:r w:rsidRPr="008B14CB">
              <w:rPr>
                <w:rFonts w:ascii="Courier New" w:hAnsi="Courier New" w:cs="Courier New"/>
                <w:color w:val="008080"/>
                <w:sz w:val="20"/>
                <w:szCs w:val="20"/>
                <w:lang w:val="en-US" w:eastAsia="es-PE"/>
              </w:rPr>
              <w:t>&gt;</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t xml:space="preserve">dds_numruc = #numRuc# </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8080"/>
                <w:sz w:val="20"/>
                <w:szCs w:val="20"/>
                <w:lang w:val="en-US" w:eastAsia="es-PE"/>
              </w:rPr>
              <w:t>&lt;/</w:t>
            </w:r>
            <w:r w:rsidRPr="008B14CB">
              <w:rPr>
                <w:rFonts w:ascii="Courier New" w:hAnsi="Courier New" w:cs="Courier New"/>
                <w:color w:val="3F7F7F"/>
                <w:sz w:val="20"/>
                <w:szCs w:val="20"/>
                <w:lang w:val="en-US" w:eastAsia="es-PE"/>
              </w:rPr>
              <w:t>isNotEmpty</w:t>
            </w:r>
            <w:r w:rsidRPr="008B14CB">
              <w:rPr>
                <w:rFonts w:ascii="Courier New" w:hAnsi="Courier New" w:cs="Courier New"/>
                <w:color w:val="008080"/>
                <w:sz w:val="20"/>
                <w:szCs w:val="20"/>
                <w:lang w:val="en-US" w:eastAsia="es-PE"/>
              </w:rPr>
              <w:t>&gt;</w:t>
            </w:r>
          </w:p>
          <w:p w:rsidR="008B14CB" w:rsidRPr="008B14CB" w:rsidRDefault="008B14CB" w:rsidP="008B14CB">
            <w:pPr>
              <w:autoSpaceDE w:val="0"/>
              <w:autoSpaceDN w:val="0"/>
              <w:adjustRightInd w:val="0"/>
              <w:jc w:val="left"/>
              <w:rPr>
                <w:rFonts w:ascii="Courier New" w:hAnsi="Courier New" w:cs="Courier New"/>
                <w:sz w:val="20"/>
                <w:szCs w:val="20"/>
                <w:lang w:val="en-US"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8080"/>
                <w:sz w:val="20"/>
                <w:szCs w:val="20"/>
                <w:lang w:val="en-US" w:eastAsia="es-PE"/>
              </w:rPr>
              <w:t>&lt;</w:t>
            </w:r>
            <w:r w:rsidRPr="008B14CB">
              <w:rPr>
                <w:rFonts w:ascii="Courier New" w:hAnsi="Courier New" w:cs="Courier New"/>
                <w:color w:val="3F7F7F"/>
                <w:sz w:val="20"/>
                <w:szCs w:val="20"/>
                <w:lang w:val="en-US" w:eastAsia="es-PE"/>
              </w:rPr>
              <w:t>isNotEmpty</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prepend</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"AND"</w:t>
            </w:r>
            <w:r w:rsidRPr="008B14CB">
              <w:rPr>
                <w:rFonts w:ascii="Courier New" w:hAnsi="Courier New" w:cs="Courier New"/>
                <w:sz w:val="20"/>
                <w:szCs w:val="20"/>
                <w:lang w:val="en-US" w:eastAsia="es-PE"/>
              </w:rPr>
              <w:t xml:space="preserve"> </w:t>
            </w:r>
            <w:r w:rsidRPr="008B14CB">
              <w:rPr>
                <w:rFonts w:ascii="Courier New" w:hAnsi="Courier New" w:cs="Courier New"/>
                <w:color w:val="7F007F"/>
                <w:sz w:val="20"/>
                <w:szCs w:val="20"/>
                <w:lang w:val="en-US" w:eastAsia="es-PE"/>
              </w:rPr>
              <w:t>property</w:t>
            </w:r>
            <w:r w:rsidRPr="008B14CB">
              <w:rPr>
                <w:rFonts w:ascii="Courier New" w:hAnsi="Courier New" w:cs="Courier New"/>
                <w:color w:val="000000"/>
                <w:sz w:val="20"/>
                <w:szCs w:val="20"/>
                <w:lang w:val="en-US" w:eastAsia="es-PE"/>
              </w:rPr>
              <w:t>=</w:t>
            </w:r>
            <w:r w:rsidRPr="008B14CB">
              <w:rPr>
                <w:rFonts w:ascii="Courier New" w:hAnsi="Courier New" w:cs="Courier New"/>
                <w:i/>
                <w:iCs/>
                <w:color w:val="2A00FF"/>
                <w:sz w:val="20"/>
                <w:szCs w:val="20"/>
                <w:lang w:val="en-US" w:eastAsia="es-PE"/>
              </w:rPr>
              <w:t>"fechaInicio"</w:t>
            </w:r>
            <w:r w:rsidRPr="008B14CB">
              <w:rPr>
                <w:rFonts w:ascii="Courier New" w:hAnsi="Courier New" w:cs="Courier New"/>
                <w:color w:val="008080"/>
                <w:sz w:val="20"/>
                <w:szCs w:val="20"/>
                <w:lang w:val="en-US" w:eastAsia="es-PE"/>
              </w:rPr>
              <w:t>&gt;</w:t>
            </w:r>
          </w:p>
          <w:p w:rsidR="008B14CB" w:rsidRDefault="008B14CB" w:rsidP="008B14CB">
            <w:pPr>
              <w:autoSpaceDE w:val="0"/>
              <w:autoSpaceDN w:val="0"/>
              <w:adjustRightInd w:val="0"/>
              <w:jc w:val="left"/>
              <w:rPr>
                <w:rFonts w:ascii="Courier New" w:hAnsi="Courier New" w:cs="Courier New"/>
                <w:sz w:val="20"/>
                <w:szCs w:val="20"/>
                <w:lang w:val="es-PE" w:eastAsia="es-PE"/>
              </w:rPr>
            </w:pP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sidRPr="008B14CB">
              <w:rPr>
                <w:rFonts w:ascii="Courier New" w:hAnsi="Courier New" w:cs="Courier New"/>
                <w:color w:val="000000"/>
                <w:sz w:val="20"/>
                <w:szCs w:val="20"/>
                <w:lang w:val="en-US" w:eastAsia="es-PE"/>
              </w:rPr>
              <w:tab/>
            </w:r>
            <w:r>
              <w:rPr>
                <w:rFonts w:ascii="Courier New" w:hAnsi="Courier New" w:cs="Courier New"/>
                <w:color w:val="000000"/>
                <w:sz w:val="20"/>
                <w:szCs w:val="20"/>
                <w:lang w:val="es-PE" w:eastAsia="es-PE"/>
              </w:rPr>
              <w:t xml:space="preserve">to_char(dds_inicio,'%Y%m%d') </w:t>
            </w:r>
            <w:r>
              <w:rPr>
                <w:rFonts w:ascii="Courier New" w:hAnsi="Courier New" w:cs="Courier New"/>
                <w:color w:val="008080"/>
                <w:sz w:val="20"/>
                <w:szCs w:val="20"/>
                <w:lang w:val="es-PE" w:eastAsia="es-PE"/>
              </w:rPr>
              <w:t>&lt;![CDATA[</w:t>
            </w:r>
            <w:r>
              <w:rPr>
                <w:rFonts w:ascii="Courier New" w:hAnsi="Courier New" w:cs="Courier New"/>
                <w:color w:val="000000"/>
                <w:sz w:val="20"/>
                <w:szCs w:val="20"/>
                <w:lang w:val="es-PE" w:eastAsia="es-PE"/>
              </w:rPr>
              <w:t xml:space="preserve">&gt;= </w:t>
            </w:r>
            <w:r>
              <w:rPr>
                <w:rFonts w:ascii="Courier New" w:hAnsi="Courier New" w:cs="Courier New"/>
                <w:color w:val="008080"/>
                <w:sz w:val="20"/>
                <w:szCs w:val="20"/>
                <w:lang w:val="es-PE" w:eastAsia="es-PE"/>
              </w:rPr>
              <w:t>]]&gt;</w:t>
            </w:r>
            <w:r>
              <w:rPr>
                <w:rFonts w:ascii="Courier New" w:hAnsi="Courier New" w:cs="Courier New"/>
                <w:color w:val="000000"/>
                <w:sz w:val="20"/>
                <w:szCs w:val="20"/>
                <w:lang w:val="es-PE" w:eastAsia="es-PE"/>
              </w:rPr>
              <w:t xml:space="preserve"> #fechaInicio#</w:t>
            </w:r>
          </w:p>
          <w:p w:rsidR="008B14CB" w:rsidRDefault="008B14CB" w:rsidP="008B14CB">
            <w:pPr>
              <w:autoSpaceDE w:val="0"/>
              <w:autoSpaceDN w:val="0"/>
              <w:adjustRightInd w:val="0"/>
              <w:jc w:val="left"/>
              <w:rPr>
                <w:rFonts w:ascii="Courier New" w:hAnsi="Courier New" w:cs="Courier New"/>
                <w:sz w:val="20"/>
                <w:szCs w:val="20"/>
                <w:lang w:val="es-PE" w:eastAsia="es-PE"/>
              </w:rPr>
            </w:pPr>
            <w:r>
              <w:rPr>
                <w:rFonts w:ascii="Courier New" w:hAnsi="Courier New" w:cs="Courier New"/>
                <w:color w:val="000000"/>
                <w:sz w:val="20"/>
                <w:szCs w:val="20"/>
                <w:lang w:val="es-PE" w:eastAsia="es-PE"/>
              </w:rPr>
              <w:tab/>
            </w:r>
            <w:r>
              <w:rPr>
                <w:rFonts w:ascii="Courier New" w:hAnsi="Courier New" w:cs="Courier New"/>
                <w:color w:val="000000"/>
                <w:sz w:val="20"/>
                <w:szCs w:val="20"/>
                <w:lang w:val="es-PE" w:eastAsia="es-PE"/>
              </w:rPr>
              <w:tab/>
            </w:r>
            <w:r>
              <w:rPr>
                <w:rFonts w:ascii="Courier New" w:hAnsi="Courier New" w:cs="Courier New"/>
                <w:color w:val="000000"/>
                <w:sz w:val="20"/>
                <w:szCs w:val="20"/>
                <w:lang w:val="es-PE" w:eastAsia="es-PE"/>
              </w:rPr>
              <w:tab/>
            </w:r>
            <w:r>
              <w:rPr>
                <w:rFonts w:ascii="Courier New" w:hAnsi="Courier New" w:cs="Courier New"/>
                <w:color w:val="008080"/>
                <w:sz w:val="20"/>
                <w:szCs w:val="20"/>
                <w:lang w:val="es-PE" w:eastAsia="es-PE"/>
              </w:rPr>
              <w:t>&lt;/</w:t>
            </w:r>
            <w:r>
              <w:rPr>
                <w:rFonts w:ascii="Courier New" w:hAnsi="Courier New" w:cs="Courier New"/>
                <w:color w:val="3F7F7F"/>
                <w:sz w:val="20"/>
                <w:szCs w:val="20"/>
                <w:lang w:val="es-PE" w:eastAsia="es-PE"/>
              </w:rPr>
              <w:t>isNotEmpty</w:t>
            </w:r>
            <w:r>
              <w:rPr>
                <w:rFonts w:ascii="Courier New" w:hAnsi="Courier New" w:cs="Courier New"/>
                <w:color w:val="008080"/>
                <w:sz w:val="20"/>
                <w:szCs w:val="20"/>
                <w:lang w:val="es-PE" w:eastAsia="es-PE"/>
              </w:rPr>
              <w:t>&gt;</w:t>
            </w:r>
          </w:p>
          <w:p w:rsidR="008B14CB" w:rsidRDefault="008B14CB" w:rsidP="008B14CB">
            <w:pPr>
              <w:autoSpaceDE w:val="0"/>
              <w:autoSpaceDN w:val="0"/>
              <w:adjustRightInd w:val="0"/>
              <w:jc w:val="left"/>
              <w:rPr>
                <w:rFonts w:ascii="Courier New" w:hAnsi="Courier New" w:cs="Courier New"/>
                <w:sz w:val="20"/>
                <w:szCs w:val="20"/>
                <w:lang w:val="es-PE" w:eastAsia="es-PE"/>
              </w:rPr>
            </w:pPr>
            <w:r>
              <w:rPr>
                <w:rFonts w:ascii="Courier New" w:hAnsi="Courier New" w:cs="Courier New"/>
                <w:color w:val="000000"/>
                <w:sz w:val="20"/>
                <w:szCs w:val="20"/>
                <w:lang w:val="es-PE" w:eastAsia="es-PE"/>
              </w:rPr>
              <w:tab/>
            </w:r>
            <w:r>
              <w:rPr>
                <w:rFonts w:ascii="Courier New" w:hAnsi="Courier New" w:cs="Courier New"/>
                <w:color w:val="000000"/>
                <w:sz w:val="20"/>
                <w:szCs w:val="20"/>
                <w:lang w:val="es-PE" w:eastAsia="es-PE"/>
              </w:rPr>
              <w:tab/>
            </w:r>
            <w:r>
              <w:rPr>
                <w:rFonts w:ascii="Courier New" w:hAnsi="Courier New" w:cs="Courier New"/>
                <w:color w:val="000000"/>
                <w:sz w:val="20"/>
                <w:szCs w:val="20"/>
                <w:lang w:val="es-PE" w:eastAsia="es-PE"/>
              </w:rPr>
              <w:tab/>
            </w:r>
          </w:p>
          <w:p w:rsidR="008B14CB" w:rsidRDefault="008B14CB" w:rsidP="008B14CB">
            <w:pPr>
              <w:autoSpaceDE w:val="0"/>
              <w:autoSpaceDN w:val="0"/>
              <w:adjustRightInd w:val="0"/>
              <w:jc w:val="left"/>
              <w:rPr>
                <w:rFonts w:ascii="Courier New" w:hAnsi="Courier New" w:cs="Courier New"/>
                <w:sz w:val="20"/>
                <w:szCs w:val="20"/>
                <w:lang w:val="es-PE" w:eastAsia="es-PE"/>
              </w:rPr>
            </w:pPr>
            <w:r>
              <w:rPr>
                <w:rFonts w:ascii="Courier New" w:hAnsi="Courier New" w:cs="Courier New"/>
                <w:color w:val="000000"/>
                <w:sz w:val="20"/>
                <w:szCs w:val="20"/>
                <w:lang w:val="es-PE" w:eastAsia="es-PE"/>
              </w:rPr>
              <w:tab/>
            </w:r>
            <w:r>
              <w:rPr>
                <w:rFonts w:ascii="Courier New" w:hAnsi="Courier New" w:cs="Courier New"/>
                <w:color w:val="000000"/>
                <w:sz w:val="20"/>
                <w:szCs w:val="20"/>
                <w:lang w:val="es-PE" w:eastAsia="es-PE"/>
              </w:rPr>
              <w:tab/>
            </w:r>
            <w:r>
              <w:rPr>
                <w:rFonts w:ascii="Courier New" w:hAnsi="Courier New" w:cs="Courier New"/>
                <w:color w:val="008080"/>
                <w:sz w:val="20"/>
                <w:szCs w:val="20"/>
                <w:lang w:val="es-PE" w:eastAsia="es-PE"/>
              </w:rPr>
              <w:t>&lt;/</w:t>
            </w:r>
            <w:r>
              <w:rPr>
                <w:rFonts w:ascii="Courier New" w:hAnsi="Courier New" w:cs="Courier New"/>
                <w:color w:val="3F7F7F"/>
                <w:sz w:val="20"/>
                <w:szCs w:val="20"/>
                <w:lang w:val="es-PE" w:eastAsia="es-PE"/>
              </w:rPr>
              <w:t>dynamic</w:t>
            </w:r>
            <w:r>
              <w:rPr>
                <w:rFonts w:ascii="Courier New" w:hAnsi="Courier New" w:cs="Courier New"/>
                <w:color w:val="008080"/>
                <w:sz w:val="20"/>
                <w:szCs w:val="20"/>
                <w:lang w:val="es-PE" w:eastAsia="es-PE"/>
              </w:rPr>
              <w:t>&gt;</w:t>
            </w:r>
          </w:p>
          <w:p w:rsidR="008B14CB" w:rsidRPr="000C4294" w:rsidRDefault="008B14CB" w:rsidP="008B14CB">
            <w:pPr>
              <w:autoSpaceDE w:val="0"/>
              <w:autoSpaceDN w:val="0"/>
              <w:adjustRightInd w:val="0"/>
              <w:jc w:val="left"/>
              <w:rPr>
                <w:rFonts w:cs="Arial"/>
                <w:sz w:val="20"/>
                <w:szCs w:val="20"/>
                <w:lang w:val="en-US"/>
              </w:rPr>
            </w:pPr>
            <w:r>
              <w:rPr>
                <w:rFonts w:ascii="Courier New" w:hAnsi="Courier New" w:cs="Courier New"/>
                <w:color w:val="000000"/>
                <w:sz w:val="20"/>
                <w:szCs w:val="20"/>
                <w:lang w:val="es-PE" w:eastAsia="es-PE"/>
              </w:rPr>
              <w:tab/>
            </w:r>
            <w:r>
              <w:rPr>
                <w:rFonts w:ascii="Courier New" w:hAnsi="Courier New" w:cs="Courier New"/>
                <w:color w:val="008080"/>
                <w:sz w:val="20"/>
                <w:szCs w:val="20"/>
                <w:lang w:val="es-PE" w:eastAsia="es-PE"/>
              </w:rPr>
              <w:t>&lt;/</w:t>
            </w:r>
            <w:r>
              <w:rPr>
                <w:rFonts w:ascii="Courier New" w:hAnsi="Courier New" w:cs="Courier New"/>
                <w:color w:val="3F7F7F"/>
                <w:sz w:val="20"/>
                <w:szCs w:val="20"/>
                <w:lang w:val="es-PE" w:eastAsia="es-PE"/>
              </w:rPr>
              <w:t>select</w:t>
            </w:r>
            <w:r>
              <w:rPr>
                <w:rFonts w:ascii="Courier New" w:hAnsi="Courier New" w:cs="Courier New"/>
                <w:color w:val="008080"/>
                <w:sz w:val="20"/>
                <w:szCs w:val="20"/>
                <w:lang w:val="es-PE" w:eastAsia="es-PE"/>
              </w:rPr>
              <w:t>&gt;</w:t>
            </w:r>
          </w:p>
        </w:tc>
      </w:tr>
      <w:tr w:rsidR="008B14CB" w:rsidRPr="000C4294" w:rsidTr="00AD1294">
        <w:trPr>
          <w:trHeight w:val="214"/>
        </w:trPr>
        <w:tc>
          <w:tcPr>
            <w:tcW w:w="1084" w:type="pct"/>
            <w:gridSpan w:val="2"/>
            <w:tcBorders>
              <w:top w:val="nil"/>
              <w:left w:val="single" w:sz="8" w:space="0" w:color="000000"/>
              <w:bottom w:val="single" w:sz="8" w:space="0" w:color="000000"/>
              <w:right w:val="single" w:sz="8" w:space="0" w:color="000000"/>
            </w:tcBorders>
            <w:shd w:val="clear" w:color="auto" w:fill="D9D9D9"/>
            <w:tcMar>
              <w:top w:w="0" w:type="dxa"/>
              <w:left w:w="70" w:type="dxa"/>
              <w:bottom w:w="0" w:type="dxa"/>
              <w:right w:w="70" w:type="dxa"/>
            </w:tcMar>
            <w:hideMark/>
          </w:tcPr>
          <w:p w:rsidR="008B14CB" w:rsidRPr="000C4294" w:rsidRDefault="008B14CB" w:rsidP="00AD1294">
            <w:pPr>
              <w:rPr>
                <w:rFonts w:cs="Arial"/>
                <w:szCs w:val="22"/>
              </w:rPr>
            </w:pPr>
            <w:r w:rsidRPr="000C4294">
              <w:rPr>
                <w:rFonts w:cs="Arial"/>
                <w:szCs w:val="22"/>
              </w:rPr>
              <w:t>Regla de Negocio (Opcional)</w:t>
            </w:r>
          </w:p>
        </w:tc>
        <w:tc>
          <w:tcPr>
            <w:tcW w:w="3916" w:type="pct"/>
            <w:gridSpan w:val="3"/>
            <w:tcBorders>
              <w:top w:val="nil"/>
              <w:left w:val="nil"/>
              <w:bottom w:val="single" w:sz="8" w:space="0" w:color="000000"/>
              <w:right w:val="single" w:sz="8" w:space="0" w:color="000000"/>
            </w:tcBorders>
            <w:tcMar>
              <w:top w:w="0" w:type="dxa"/>
              <w:left w:w="70" w:type="dxa"/>
              <w:bottom w:w="0" w:type="dxa"/>
              <w:right w:w="70" w:type="dxa"/>
            </w:tcMar>
            <w:hideMark/>
          </w:tcPr>
          <w:p w:rsidR="008B14CB" w:rsidRPr="000C4294" w:rsidRDefault="008B14CB" w:rsidP="00AD1294">
            <w:pPr>
              <w:rPr>
                <w:rFonts w:cs="Arial"/>
                <w:szCs w:val="22"/>
              </w:rPr>
            </w:pPr>
          </w:p>
        </w:tc>
      </w:tr>
    </w:tbl>
    <w:p w:rsidR="008B14CB" w:rsidRPr="000C4294" w:rsidRDefault="008B14CB" w:rsidP="00273900">
      <w:pPr>
        <w:spacing w:after="200" w:line="276" w:lineRule="auto"/>
        <w:jc w:val="left"/>
        <w:rPr>
          <w:bCs/>
        </w:rPr>
      </w:pPr>
    </w:p>
    <w:p w:rsidR="00273900" w:rsidRPr="000C4294" w:rsidRDefault="00273900" w:rsidP="00967B4E">
      <w:pPr>
        <w:pStyle w:val="Ttulo3"/>
        <w:numPr>
          <w:ilvl w:val="2"/>
          <w:numId w:val="37"/>
        </w:numPr>
        <w:ind w:left="709"/>
        <w:rPr>
          <w:rFonts w:cs="Arial"/>
          <w:bCs w:val="0"/>
        </w:rPr>
      </w:pPr>
      <w:bookmarkStart w:id="815" w:name="_Toc381952542"/>
      <w:bookmarkStart w:id="816" w:name="_Toc430964882"/>
      <w:bookmarkStart w:id="817" w:name="_Toc449428613"/>
      <w:r w:rsidRPr="000C4294">
        <w:rPr>
          <w:rFonts w:cs="Arial"/>
          <w:bCs w:val="0"/>
        </w:rPr>
        <w:t>Especificación de componentes (SOA)</w:t>
      </w:r>
      <w:bookmarkEnd w:id="815"/>
      <w:r w:rsidRPr="000C4294">
        <w:rPr>
          <w:rFonts w:cs="Arial"/>
          <w:bCs w:val="0"/>
        </w:rPr>
        <w:t xml:space="preserve"> (DSI 8.4)</w:t>
      </w:r>
      <w:bookmarkEnd w:id="816"/>
      <w:bookmarkEnd w:id="817"/>
    </w:p>
    <w:p w:rsidR="00273900" w:rsidRPr="000C4294" w:rsidRDefault="00273900" w:rsidP="00273900">
      <w:pPr>
        <w:ind w:left="1080"/>
        <w:outlineLvl w:val="2"/>
        <w:rPr>
          <w:rFonts w:eastAsia="Arial Unicode MS" w:cs="Arial"/>
          <w:b/>
          <w:bCs/>
        </w:rPr>
      </w:pPr>
    </w:p>
    <w:p w:rsidR="00273900" w:rsidRPr="000C4294" w:rsidRDefault="00273900" w:rsidP="00CD0FCA">
      <w:pPr>
        <w:ind w:left="709"/>
        <w:rPr>
          <w:rFonts w:eastAsia="Arial Unicode MS"/>
        </w:rPr>
      </w:pPr>
      <w:r w:rsidRPr="000C4294">
        <w:rPr>
          <w:rFonts w:eastAsia="Arial Unicode MS"/>
        </w:rPr>
        <w:t>No aplica.</w:t>
      </w:r>
    </w:p>
    <w:p w:rsidR="00273900" w:rsidRPr="000C4294" w:rsidRDefault="00273900" w:rsidP="00273900">
      <w:pPr>
        <w:rPr>
          <w:b/>
          <w:sz w:val="26"/>
          <w:szCs w:val="26"/>
          <w:lang w:val="es-PE"/>
        </w:rPr>
      </w:pPr>
    </w:p>
    <w:p w:rsidR="00273900" w:rsidRPr="000C4294" w:rsidRDefault="00273900" w:rsidP="00967B4E">
      <w:pPr>
        <w:pStyle w:val="Ttulo2"/>
        <w:numPr>
          <w:ilvl w:val="1"/>
          <w:numId w:val="37"/>
        </w:numPr>
        <w:ind w:left="567" w:hanging="578"/>
      </w:pPr>
      <w:bookmarkStart w:id="818" w:name="_Toc449428614"/>
      <w:r w:rsidRPr="000C4294">
        <w:t>DISEÑO DE LA MIGRACION Y CARGA INICIAL DE DATOS</w:t>
      </w:r>
      <w:r w:rsidR="0068314B" w:rsidRPr="000C4294">
        <w:rPr>
          <w:lang w:val="es-PE"/>
        </w:rPr>
        <w:t xml:space="preserve"> </w:t>
      </w:r>
      <w:r w:rsidR="0068314B" w:rsidRPr="000C4294">
        <w:t>(DSI 10)</w:t>
      </w:r>
      <w:bookmarkEnd w:id="818"/>
    </w:p>
    <w:p w:rsidR="00273900" w:rsidRPr="000C4294" w:rsidRDefault="00273900" w:rsidP="00273900">
      <w:pPr>
        <w:tabs>
          <w:tab w:val="num" w:pos="1494"/>
        </w:tabs>
        <w:rPr>
          <w:rFonts w:eastAsia="Arial Unicode MS" w:cs="Arial"/>
          <w:color w:val="339966"/>
          <w:kern w:val="22"/>
          <w:sz w:val="20"/>
          <w:szCs w:val="28"/>
        </w:rPr>
      </w:pPr>
    </w:p>
    <w:p w:rsidR="006D50A6" w:rsidRPr="000C4294" w:rsidRDefault="00273900" w:rsidP="006D50A6">
      <w:pPr>
        <w:numPr>
          <w:ilvl w:val="0"/>
          <w:numId w:val="26"/>
        </w:numPr>
        <w:tabs>
          <w:tab w:val="left" w:pos="1418"/>
        </w:tabs>
        <w:ind w:left="1418" w:hanging="710"/>
      </w:pPr>
      <w:r w:rsidRPr="000C4294">
        <w:t>Especificación del Entorno de Migración y Carga Inicial de Datos</w:t>
      </w:r>
      <w:r w:rsidR="006D50A6" w:rsidRPr="000C4294">
        <w:t>.</w:t>
      </w:r>
    </w:p>
    <w:p w:rsidR="00273900" w:rsidRPr="000C4294" w:rsidRDefault="006D50A6" w:rsidP="006D50A6">
      <w:pPr>
        <w:tabs>
          <w:tab w:val="left" w:pos="1418"/>
        </w:tabs>
        <w:ind w:left="1418"/>
      </w:pPr>
      <w:r w:rsidRPr="000C4294">
        <w:t xml:space="preserve"> </w:t>
      </w:r>
    </w:p>
    <w:p w:rsidR="00273900" w:rsidRPr="000C4294" w:rsidRDefault="00273900" w:rsidP="00273900">
      <w:pPr>
        <w:pStyle w:val="Sinespaciado"/>
        <w:ind w:left="709"/>
      </w:pPr>
      <w:r w:rsidRPr="000C4294">
        <w:t xml:space="preserve">PARAMETRO: </w:t>
      </w:r>
      <w:bookmarkStart w:id="819" w:name="OLE_LINK3"/>
      <w:bookmarkStart w:id="820" w:name="OLE_LINK2"/>
      <w:bookmarkStart w:id="821" w:name="OLE_LINK1"/>
      <w:r w:rsidRPr="000C4294">
        <w:rPr>
          <w:rFonts w:ascii="Verdana" w:hAnsi="Verdana"/>
        </w:rPr>
        <w:t>971</w:t>
      </w:r>
      <w:r w:rsidRPr="000C4294">
        <w:t xml:space="preserve">– </w:t>
      </w:r>
      <w:bookmarkEnd w:id="819"/>
      <w:bookmarkEnd w:id="820"/>
      <w:bookmarkEnd w:id="821"/>
      <w:r w:rsidRPr="000C4294">
        <w:t>MENSAJES DE VALIDACION-RUT.CAMBIO REGIMEN.</w:t>
      </w:r>
    </w:p>
    <w:p w:rsidR="00273900" w:rsidRPr="000C4294" w:rsidRDefault="00273900" w:rsidP="00273900">
      <w:pPr>
        <w:pStyle w:val="Sinespaciado"/>
        <w:ind w:left="709"/>
      </w:pPr>
    </w:p>
    <w:tbl>
      <w:tblPr>
        <w:tblW w:w="9072" w:type="dxa"/>
        <w:tblInd w:w="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4280"/>
        <w:gridCol w:w="4252"/>
      </w:tblGrid>
      <w:tr w:rsidR="00273900" w:rsidRPr="000C4294" w:rsidTr="009D26F9">
        <w:tc>
          <w:tcPr>
            <w:tcW w:w="54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Nro.</w:t>
            </w:r>
          </w:p>
        </w:tc>
        <w:tc>
          <w:tcPr>
            <w:tcW w:w="428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Argumento</w:t>
            </w:r>
          </w:p>
        </w:tc>
        <w:tc>
          <w:tcPr>
            <w:tcW w:w="4252"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Función</w:t>
            </w:r>
          </w:p>
        </w:tc>
      </w:tr>
      <w:tr w:rsidR="00273900" w:rsidRPr="000C4294" w:rsidTr="009D26F9">
        <w:tc>
          <w:tcPr>
            <w:tcW w:w="540" w:type="dxa"/>
          </w:tcPr>
          <w:p w:rsidR="00273900" w:rsidRPr="000C4294" w:rsidRDefault="00273900" w:rsidP="009D26F9">
            <w:pPr>
              <w:rPr>
                <w:rFonts w:cs="Arial"/>
                <w:sz w:val="20"/>
              </w:rPr>
            </w:pPr>
            <w:r w:rsidRPr="000C4294">
              <w:rPr>
                <w:rFonts w:cs="Arial"/>
                <w:sz w:val="20"/>
              </w:rPr>
              <w:t>1</w:t>
            </w:r>
          </w:p>
        </w:tc>
        <w:tc>
          <w:tcPr>
            <w:tcW w:w="4280" w:type="dxa"/>
          </w:tcPr>
          <w:p w:rsidR="00273900" w:rsidRPr="000C4294" w:rsidRDefault="00273900" w:rsidP="009D26F9">
            <w:pPr>
              <w:rPr>
                <w:sz w:val="20"/>
                <w:szCs w:val="20"/>
                <w:lang w:eastAsia="es-PE"/>
              </w:rPr>
            </w:pPr>
            <w:r w:rsidRPr="000C4294">
              <w:t>01-03 Código de mensaje de validación</w:t>
            </w:r>
          </w:p>
        </w:tc>
        <w:tc>
          <w:tcPr>
            <w:tcW w:w="4252" w:type="dxa"/>
          </w:tcPr>
          <w:p w:rsidR="00273900" w:rsidRPr="000C4294" w:rsidRDefault="00273900" w:rsidP="009D26F9">
            <w:pPr>
              <w:rPr>
                <w:sz w:val="20"/>
                <w:szCs w:val="20"/>
              </w:rPr>
            </w:pPr>
            <w:r w:rsidRPr="000C4294">
              <w:t>01-130 Descripción del  mensaje de validación.</w:t>
            </w:r>
          </w:p>
        </w:tc>
      </w:tr>
    </w:tbl>
    <w:p w:rsidR="00273900" w:rsidRPr="000C4294" w:rsidRDefault="00273900" w:rsidP="00273900">
      <w:pPr>
        <w:tabs>
          <w:tab w:val="left" w:pos="1418"/>
        </w:tabs>
        <w:ind w:left="1068"/>
      </w:pPr>
    </w:p>
    <w:p w:rsidR="00273900" w:rsidRPr="000C4294" w:rsidRDefault="00273900" w:rsidP="00967B4E">
      <w:pPr>
        <w:numPr>
          <w:ilvl w:val="0"/>
          <w:numId w:val="26"/>
        </w:numPr>
        <w:tabs>
          <w:tab w:val="left" w:pos="1418"/>
        </w:tabs>
      </w:pPr>
      <w:r w:rsidRPr="000C4294">
        <w:t>Definición de Procedimientos de Migración y Carga Inicial.</w:t>
      </w:r>
    </w:p>
    <w:p w:rsidR="00273900" w:rsidRPr="000C4294" w:rsidRDefault="00273900" w:rsidP="00967B4E">
      <w:pPr>
        <w:numPr>
          <w:ilvl w:val="0"/>
          <w:numId w:val="26"/>
        </w:numPr>
        <w:tabs>
          <w:tab w:val="left" w:pos="1418"/>
        </w:tabs>
      </w:pPr>
      <w:r w:rsidRPr="000C4294">
        <w:t>Diseño detallado de Módulos de Migración y Carga Inicial.</w:t>
      </w:r>
    </w:p>
    <w:p w:rsidR="00273900" w:rsidRPr="000C4294" w:rsidRDefault="00273900" w:rsidP="00967B4E">
      <w:pPr>
        <w:numPr>
          <w:ilvl w:val="0"/>
          <w:numId w:val="26"/>
        </w:numPr>
        <w:tabs>
          <w:tab w:val="left" w:pos="1418"/>
        </w:tabs>
      </w:pPr>
      <w:r w:rsidRPr="000C4294">
        <w:t>Especificación Técnica de las Pruebas de Migración y Carga Inicial</w:t>
      </w:r>
    </w:p>
    <w:p w:rsidR="00273900" w:rsidRPr="000C4294" w:rsidRDefault="00273900" w:rsidP="00273900">
      <w:pPr>
        <w:jc w:val="left"/>
        <w:rPr>
          <w:b/>
          <w:sz w:val="24"/>
          <w:lang w:val="es-PE"/>
        </w:rPr>
      </w:pPr>
    </w:p>
    <w:p w:rsidR="00273900" w:rsidRPr="000C4294" w:rsidRDefault="00273900" w:rsidP="00273900">
      <w:pPr>
        <w:pStyle w:val="Ttulo2"/>
      </w:pPr>
    </w:p>
    <w:p w:rsidR="00273900" w:rsidRPr="000C4294" w:rsidRDefault="00273900" w:rsidP="00967B4E">
      <w:pPr>
        <w:pStyle w:val="Ttulo2"/>
        <w:numPr>
          <w:ilvl w:val="1"/>
          <w:numId w:val="37"/>
        </w:numPr>
        <w:ind w:left="567" w:hanging="578"/>
      </w:pPr>
      <w:bookmarkStart w:id="822" w:name="_Toc101687604"/>
      <w:bookmarkStart w:id="823" w:name="_Toc23325290"/>
      <w:bookmarkStart w:id="824" w:name="_Toc52788319"/>
      <w:bookmarkStart w:id="825" w:name="_Toc415668139"/>
      <w:bookmarkStart w:id="826" w:name="_Toc430964883"/>
      <w:bookmarkStart w:id="827" w:name="_Toc449428615"/>
      <w:r w:rsidRPr="000C4294">
        <w:t xml:space="preserve">ESPECIFICACION DE REQUERIMIENTOS DE DOCUMENTACION DE USUARIO </w:t>
      </w:r>
      <w:bookmarkEnd w:id="822"/>
      <w:bookmarkEnd w:id="823"/>
      <w:bookmarkEnd w:id="824"/>
      <w:bookmarkEnd w:id="825"/>
      <w:bookmarkEnd w:id="826"/>
      <w:r w:rsidR="0068314B" w:rsidRPr="000C4294">
        <w:rPr>
          <w:lang w:val="es-PE"/>
        </w:rPr>
        <w:t xml:space="preserve"> </w:t>
      </w:r>
      <w:r w:rsidR="0068314B" w:rsidRPr="000C4294">
        <w:t>(DSI 11)</w:t>
      </w:r>
      <w:bookmarkEnd w:id="827"/>
    </w:p>
    <w:p w:rsidR="00273900" w:rsidRPr="000C4294" w:rsidRDefault="00273900" w:rsidP="00273900"/>
    <w:p w:rsidR="00273900" w:rsidRPr="000C4294" w:rsidRDefault="00273900" w:rsidP="00273900"/>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4280"/>
        <w:gridCol w:w="4360"/>
      </w:tblGrid>
      <w:tr w:rsidR="00273900" w:rsidRPr="000C4294" w:rsidTr="009D26F9">
        <w:tc>
          <w:tcPr>
            <w:tcW w:w="54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Nro.</w:t>
            </w:r>
          </w:p>
        </w:tc>
        <w:tc>
          <w:tcPr>
            <w:tcW w:w="428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Documento</w:t>
            </w:r>
          </w:p>
        </w:tc>
        <w:tc>
          <w:tcPr>
            <w:tcW w:w="436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Descripción</w:t>
            </w:r>
          </w:p>
        </w:tc>
      </w:tr>
      <w:tr w:rsidR="00273900" w:rsidRPr="000C4294" w:rsidTr="009D26F9">
        <w:tc>
          <w:tcPr>
            <w:tcW w:w="540" w:type="dxa"/>
          </w:tcPr>
          <w:p w:rsidR="00273900" w:rsidRPr="000C4294" w:rsidRDefault="00273900" w:rsidP="009D26F9">
            <w:pPr>
              <w:rPr>
                <w:rFonts w:cs="Arial"/>
                <w:sz w:val="20"/>
              </w:rPr>
            </w:pPr>
            <w:r w:rsidRPr="000C4294">
              <w:rPr>
                <w:rFonts w:cs="Arial"/>
                <w:sz w:val="20"/>
              </w:rPr>
              <w:t>1</w:t>
            </w:r>
          </w:p>
        </w:tc>
        <w:tc>
          <w:tcPr>
            <w:tcW w:w="4280" w:type="dxa"/>
          </w:tcPr>
          <w:p w:rsidR="00273900" w:rsidRPr="000C4294" w:rsidRDefault="00273900" w:rsidP="009D26F9">
            <w:pPr>
              <w:rPr>
                <w:sz w:val="20"/>
                <w:szCs w:val="20"/>
                <w:lang w:eastAsia="es-PE"/>
              </w:rPr>
            </w:pPr>
            <w:r w:rsidRPr="000C4294">
              <w:rPr>
                <w:sz w:val="20"/>
                <w:szCs w:val="20"/>
              </w:rPr>
              <w:t>Manual de Instalación (Instructivo de Pase a Producción)</w:t>
            </w:r>
          </w:p>
        </w:tc>
        <w:tc>
          <w:tcPr>
            <w:tcW w:w="4360" w:type="dxa"/>
          </w:tcPr>
          <w:p w:rsidR="00273900" w:rsidRPr="000C4294" w:rsidRDefault="00273900" w:rsidP="009D26F9">
            <w:pPr>
              <w:rPr>
                <w:sz w:val="20"/>
                <w:szCs w:val="20"/>
              </w:rPr>
            </w:pPr>
            <w:r w:rsidRPr="000C4294">
              <w:rPr>
                <w:sz w:val="20"/>
                <w:szCs w:val="20"/>
              </w:rPr>
              <w:t>En este archivo se deberá especificar los pasos necesarios para instalar correctamente los objetos creados y/o modificados.</w:t>
            </w:r>
          </w:p>
        </w:tc>
      </w:tr>
    </w:tbl>
    <w:p w:rsidR="00273900" w:rsidRPr="000C4294" w:rsidRDefault="00273900" w:rsidP="00273900">
      <w:pPr>
        <w:tabs>
          <w:tab w:val="left" w:pos="1418"/>
          <w:tab w:val="left" w:pos="1701"/>
        </w:tabs>
        <w:rPr>
          <w:rFonts w:cs="Arial"/>
          <w:b/>
          <w:bCs/>
          <w:color w:val="339966"/>
        </w:rPr>
      </w:pPr>
    </w:p>
    <w:p w:rsidR="00273900" w:rsidRPr="000C4294" w:rsidRDefault="00273900" w:rsidP="00273900">
      <w:pPr>
        <w:ind w:left="1260" w:hanging="1260"/>
        <w:rPr>
          <w:color w:val="339966"/>
          <w:sz w:val="20"/>
        </w:rPr>
      </w:pPr>
    </w:p>
    <w:p w:rsidR="0068314B" w:rsidRPr="000C4294" w:rsidRDefault="0068314B" w:rsidP="00273900">
      <w:pPr>
        <w:ind w:left="1260" w:hanging="1260"/>
        <w:rPr>
          <w:color w:val="339966"/>
          <w:sz w:val="20"/>
        </w:rPr>
      </w:pPr>
    </w:p>
    <w:p w:rsidR="0068314B" w:rsidRPr="000C4294" w:rsidRDefault="0068314B" w:rsidP="00273900">
      <w:pPr>
        <w:ind w:left="1260" w:hanging="1260"/>
        <w:rPr>
          <w:color w:val="339966"/>
          <w:sz w:val="20"/>
        </w:rPr>
      </w:pPr>
    </w:p>
    <w:p w:rsidR="00273900" w:rsidRPr="000C4294" w:rsidRDefault="00273900" w:rsidP="00967B4E">
      <w:pPr>
        <w:pStyle w:val="Ttulo2"/>
        <w:numPr>
          <w:ilvl w:val="1"/>
          <w:numId w:val="37"/>
        </w:numPr>
        <w:ind w:left="567" w:hanging="578"/>
      </w:pPr>
      <w:bookmarkStart w:id="828" w:name="_Toc101687605"/>
      <w:bookmarkStart w:id="829" w:name="_Toc415668140"/>
      <w:bookmarkStart w:id="830" w:name="_Toc430964884"/>
      <w:bookmarkStart w:id="831" w:name="_Toc449428616"/>
      <w:r w:rsidRPr="000C4294">
        <w:t xml:space="preserve">DEFINICION DEL PLAN DE IMPLANTACION </w:t>
      </w:r>
      <w:bookmarkEnd w:id="828"/>
      <w:bookmarkEnd w:id="829"/>
      <w:bookmarkEnd w:id="830"/>
      <w:r w:rsidR="0068314B" w:rsidRPr="000C4294">
        <w:t>(DSI 12)</w:t>
      </w:r>
      <w:bookmarkEnd w:id="831"/>
    </w:p>
    <w:p w:rsidR="00273900" w:rsidRPr="000C4294" w:rsidRDefault="00273900" w:rsidP="00273900">
      <w:pPr>
        <w:ind w:left="660"/>
        <w:outlineLvl w:val="1"/>
        <w:rPr>
          <w:rFonts w:eastAsia="Arial Unicode MS" w:cs="Arial"/>
          <w:b/>
          <w:bCs/>
          <w:kern w:val="22"/>
          <w:sz w:val="26"/>
          <w:szCs w:val="28"/>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540"/>
        <w:gridCol w:w="4280"/>
        <w:gridCol w:w="4360"/>
      </w:tblGrid>
      <w:tr w:rsidR="00273900" w:rsidRPr="000C4294" w:rsidTr="009D26F9">
        <w:tc>
          <w:tcPr>
            <w:tcW w:w="54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Nro.</w:t>
            </w:r>
          </w:p>
        </w:tc>
        <w:tc>
          <w:tcPr>
            <w:tcW w:w="428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Requisitos de Implantación</w:t>
            </w:r>
          </w:p>
        </w:tc>
        <w:tc>
          <w:tcPr>
            <w:tcW w:w="4360" w:type="dxa"/>
            <w:shd w:val="clear" w:color="auto" w:fill="E6E6E6"/>
          </w:tcPr>
          <w:p w:rsidR="00273900" w:rsidRPr="000C4294" w:rsidRDefault="00273900" w:rsidP="009D26F9">
            <w:pPr>
              <w:jc w:val="center"/>
              <w:rPr>
                <w:rFonts w:ascii="Arial Narrow" w:hAnsi="Arial Narrow"/>
                <w:sz w:val="20"/>
              </w:rPr>
            </w:pPr>
            <w:r w:rsidRPr="000C4294">
              <w:rPr>
                <w:rFonts w:ascii="Arial Narrow" w:hAnsi="Arial Narrow"/>
                <w:sz w:val="20"/>
              </w:rPr>
              <w:t>Descripción</w:t>
            </w:r>
          </w:p>
        </w:tc>
      </w:tr>
      <w:tr w:rsidR="00273900" w:rsidRPr="000C4294" w:rsidTr="009D26F9">
        <w:tc>
          <w:tcPr>
            <w:tcW w:w="540" w:type="dxa"/>
          </w:tcPr>
          <w:p w:rsidR="00273900" w:rsidRPr="000C4294" w:rsidRDefault="00273900" w:rsidP="009D26F9">
            <w:pPr>
              <w:rPr>
                <w:sz w:val="20"/>
              </w:rPr>
            </w:pPr>
          </w:p>
        </w:tc>
        <w:tc>
          <w:tcPr>
            <w:tcW w:w="4280" w:type="dxa"/>
          </w:tcPr>
          <w:p w:rsidR="00273900" w:rsidRPr="000C4294" w:rsidRDefault="00273900" w:rsidP="009D26F9">
            <w:pPr>
              <w:rPr>
                <w:sz w:val="20"/>
              </w:rPr>
            </w:pPr>
          </w:p>
        </w:tc>
        <w:tc>
          <w:tcPr>
            <w:tcW w:w="4360" w:type="dxa"/>
          </w:tcPr>
          <w:p w:rsidR="00273900" w:rsidRPr="000C4294" w:rsidRDefault="00273900" w:rsidP="009D26F9">
            <w:pPr>
              <w:rPr>
                <w:sz w:val="20"/>
              </w:rPr>
            </w:pPr>
          </w:p>
        </w:tc>
      </w:tr>
      <w:tr w:rsidR="00273900" w:rsidRPr="000C4294" w:rsidTr="009D26F9">
        <w:tc>
          <w:tcPr>
            <w:tcW w:w="540" w:type="dxa"/>
          </w:tcPr>
          <w:p w:rsidR="00273900" w:rsidRPr="000C4294" w:rsidRDefault="00273900" w:rsidP="009D26F9">
            <w:pPr>
              <w:rPr>
                <w:sz w:val="20"/>
              </w:rPr>
            </w:pPr>
          </w:p>
        </w:tc>
        <w:tc>
          <w:tcPr>
            <w:tcW w:w="4280" w:type="dxa"/>
          </w:tcPr>
          <w:p w:rsidR="00273900" w:rsidRPr="000C4294" w:rsidRDefault="00273900" w:rsidP="009D26F9">
            <w:pPr>
              <w:rPr>
                <w:sz w:val="20"/>
              </w:rPr>
            </w:pPr>
          </w:p>
        </w:tc>
        <w:tc>
          <w:tcPr>
            <w:tcW w:w="4360" w:type="dxa"/>
          </w:tcPr>
          <w:p w:rsidR="00273900" w:rsidRPr="000C4294" w:rsidRDefault="00273900" w:rsidP="009D26F9">
            <w:pPr>
              <w:rPr>
                <w:sz w:val="20"/>
              </w:rPr>
            </w:pPr>
          </w:p>
        </w:tc>
      </w:tr>
    </w:tbl>
    <w:p w:rsidR="00273900" w:rsidRPr="000C4294" w:rsidRDefault="00273900" w:rsidP="00273900">
      <w:pPr>
        <w:tabs>
          <w:tab w:val="left" w:pos="1418"/>
        </w:tabs>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pPr>
    </w:p>
    <w:p w:rsidR="0048067A" w:rsidRPr="000C4294" w:rsidRDefault="0048067A" w:rsidP="00273900">
      <w:pPr>
        <w:rPr>
          <w:b/>
          <w:sz w:val="24"/>
          <w:lang w:val="es-PE"/>
        </w:rPr>
        <w:sectPr w:rsidR="0048067A" w:rsidRPr="000C4294" w:rsidSect="005250D5">
          <w:headerReference w:type="even" r:id="rId45"/>
          <w:pgSz w:w="11907" w:h="16840" w:code="9"/>
          <w:pgMar w:top="1559" w:right="567" w:bottom="1418" w:left="993" w:header="709" w:footer="709" w:gutter="0"/>
          <w:cols w:space="708"/>
          <w:docGrid w:linePitch="360"/>
        </w:sectPr>
      </w:pPr>
    </w:p>
    <w:p w:rsidR="00F87A2C" w:rsidRPr="000C4294" w:rsidRDefault="00F87A2C" w:rsidP="00101F8C">
      <w:pPr>
        <w:pStyle w:val="Ttulo1"/>
        <w:rPr>
          <w:lang w:val="es-PE"/>
        </w:rPr>
      </w:pPr>
      <w:bookmarkStart w:id="832" w:name="_Toc449428617"/>
      <w:r w:rsidRPr="000C4294">
        <w:rPr>
          <w:lang w:val="es-PE"/>
        </w:rPr>
        <w:lastRenderedPageBreak/>
        <w:t>ANEXOS</w:t>
      </w:r>
      <w:bookmarkEnd w:id="832"/>
    </w:p>
    <w:p w:rsidR="003E487D" w:rsidRPr="000C4294" w:rsidRDefault="003E487D" w:rsidP="003E487D">
      <w:pPr>
        <w:keepNext/>
        <w:ind w:left="720"/>
        <w:outlineLvl w:val="0"/>
        <w:rPr>
          <w:b/>
          <w:bCs/>
          <w:sz w:val="28"/>
          <w:lang w:val="es-PE"/>
        </w:rPr>
      </w:pPr>
    </w:p>
    <w:p w:rsidR="006E17D1" w:rsidRPr="000C4294" w:rsidRDefault="006853DE" w:rsidP="00967B4E">
      <w:pPr>
        <w:pStyle w:val="Ttulo2"/>
        <w:numPr>
          <w:ilvl w:val="1"/>
          <w:numId w:val="37"/>
        </w:numPr>
        <w:tabs>
          <w:tab w:val="left" w:pos="567"/>
        </w:tabs>
        <w:ind w:left="567" w:hanging="578"/>
      </w:pPr>
      <w:bookmarkStart w:id="833" w:name="_ANEXO_1:_"/>
      <w:bookmarkStart w:id="834" w:name="_Toc449428618"/>
      <w:bookmarkEnd w:id="833"/>
      <w:r w:rsidRPr="000C4294">
        <w:t>ANEXO</w:t>
      </w:r>
      <w:r w:rsidR="006E17D1" w:rsidRPr="000C4294">
        <w:t xml:space="preserve"> 1</w:t>
      </w:r>
      <w:r w:rsidR="00E75EF1" w:rsidRPr="000C4294">
        <w:t xml:space="preserve">: </w:t>
      </w:r>
      <w:r w:rsidR="006E17D1" w:rsidRPr="000C4294">
        <w:t xml:space="preserve"> Estándar  SOA</w:t>
      </w:r>
      <w:bookmarkEnd w:id="834"/>
    </w:p>
    <w:p w:rsidR="006E17D1" w:rsidRPr="000C4294" w:rsidRDefault="006E17D1" w:rsidP="00354412">
      <w:pPr>
        <w:rPr>
          <w:rFonts w:eastAsia="Arial Unicode MS"/>
        </w:rPr>
      </w:pPr>
    </w:p>
    <w:p w:rsidR="006E17D1" w:rsidRPr="000C4294" w:rsidRDefault="006E17D1" w:rsidP="003E487D">
      <w:pPr>
        <w:jc w:val="center"/>
        <w:rPr>
          <w:rFonts w:eastAsia="MS Mincho" w:cs="Arial"/>
          <w:b/>
          <w:szCs w:val="20"/>
          <w:lang w:val="es-ES_tradnl"/>
        </w:rPr>
      </w:pPr>
      <w:r w:rsidRPr="000C4294">
        <w:rPr>
          <w:rFonts w:eastAsia="MS Mincho" w:cs="Arial"/>
          <w:b/>
          <w:szCs w:val="20"/>
          <w:lang w:val="es-ES_tradnl"/>
        </w:rPr>
        <w:t>Tabla 1. Formato Lista de Servicios Candidatos</w:t>
      </w:r>
    </w:p>
    <w:p w:rsidR="006E17D1" w:rsidRPr="000C4294" w:rsidRDefault="006E17D1" w:rsidP="00354412">
      <w:pPr>
        <w:rPr>
          <w:rFonts w:eastAsia="MS Mincho" w:cs="Arial"/>
          <w:b/>
          <w:szCs w:val="20"/>
          <w:lang w:val="es-ES_tradnl"/>
        </w:rPr>
      </w:pPr>
    </w:p>
    <w:tbl>
      <w:tblPr>
        <w:tblW w:w="14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6"/>
        <w:gridCol w:w="1535"/>
        <w:gridCol w:w="2693"/>
        <w:gridCol w:w="1276"/>
        <w:gridCol w:w="1134"/>
        <w:gridCol w:w="2410"/>
        <w:gridCol w:w="850"/>
        <w:gridCol w:w="709"/>
        <w:gridCol w:w="1418"/>
        <w:gridCol w:w="992"/>
        <w:gridCol w:w="992"/>
      </w:tblGrid>
      <w:tr w:rsidR="00634D53" w:rsidRPr="000C4294" w:rsidTr="00BB5421">
        <w:tc>
          <w:tcPr>
            <w:tcW w:w="416"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ID</w:t>
            </w:r>
          </w:p>
        </w:tc>
        <w:tc>
          <w:tcPr>
            <w:tcW w:w="1535"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Nombre</w:t>
            </w:r>
          </w:p>
        </w:tc>
        <w:tc>
          <w:tcPr>
            <w:tcW w:w="2693"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Descripción</w:t>
            </w:r>
          </w:p>
        </w:tc>
        <w:tc>
          <w:tcPr>
            <w:tcW w:w="1276"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Proceso</w:t>
            </w:r>
          </w:p>
        </w:tc>
        <w:tc>
          <w:tcPr>
            <w:tcW w:w="1134"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Sub-Proceso</w:t>
            </w:r>
          </w:p>
        </w:tc>
        <w:tc>
          <w:tcPr>
            <w:tcW w:w="2410"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Capacidad (operaciones)</w:t>
            </w:r>
          </w:p>
        </w:tc>
        <w:tc>
          <w:tcPr>
            <w:tcW w:w="850"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Tipo</w:t>
            </w:r>
          </w:p>
        </w:tc>
        <w:tc>
          <w:tcPr>
            <w:tcW w:w="709"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Tarea</w:t>
            </w:r>
          </w:p>
        </w:tc>
        <w:tc>
          <w:tcPr>
            <w:tcW w:w="1418"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Dominio</w:t>
            </w:r>
          </w:p>
        </w:tc>
        <w:tc>
          <w:tcPr>
            <w:tcW w:w="992"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 xml:space="preserve">Servicio de Base </w:t>
            </w:r>
          </w:p>
        </w:tc>
        <w:tc>
          <w:tcPr>
            <w:tcW w:w="992" w:type="dxa"/>
            <w:shd w:val="pct20" w:color="000000" w:fill="FFFFFF"/>
          </w:tcPr>
          <w:p w:rsidR="006E17D1" w:rsidRPr="000C4294" w:rsidRDefault="006E17D1" w:rsidP="00354412">
            <w:pPr>
              <w:rPr>
                <w:rFonts w:eastAsia="MS Mincho" w:cs="Arial"/>
                <w:b/>
                <w:bCs/>
                <w:sz w:val="18"/>
                <w:szCs w:val="18"/>
                <w:lang w:val="es-ES_tradnl"/>
              </w:rPr>
            </w:pPr>
            <w:r w:rsidRPr="000C4294">
              <w:rPr>
                <w:rFonts w:eastAsia="MS Mincho" w:cs="Arial"/>
                <w:b/>
                <w:bCs/>
                <w:sz w:val="18"/>
                <w:szCs w:val="18"/>
                <w:lang w:val="es-ES_tradnl"/>
              </w:rPr>
              <w:t>Acción a tomar (1)</w:t>
            </w:r>
          </w:p>
        </w:tc>
      </w:tr>
      <w:tr w:rsidR="00634D53" w:rsidRPr="000C4294" w:rsidTr="00BB5421">
        <w:trPr>
          <w:trHeight w:val="1976"/>
        </w:trPr>
        <w:tc>
          <w:tcPr>
            <w:tcW w:w="416" w:type="dxa"/>
            <w:shd w:val="clear" w:color="auto" w:fill="FFFFFF"/>
            <w:vAlign w:val="center"/>
          </w:tcPr>
          <w:p w:rsidR="006E17D1" w:rsidRPr="000C4294" w:rsidRDefault="006E17D1" w:rsidP="00354412">
            <w:pPr>
              <w:rPr>
                <w:sz w:val="18"/>
                <w:szCs w:val="18"/>
              </w:rPr>
            </w:pPr>
            <w:r w:rsidRPr="000C4294">
              <w:rPr>
                <w:sz w:val="18"/>
                <w:szCs w:val="18"/>
              </w:rPr>
              <w:t>1</w:t>
            </w:r>
          </w:p>
          <w:p w:rsidR="006E17D1" w:rsidRPr="000C4294" w:rsidRDefault="006E17D1" w:rsidP="00354412">
            <w:pPr>
              <w:rPr>
                <w:sz w:val="18"/>
                <w:szCs w:val="18"/>
              </w:rPr>
            </w:pPr>
          </w:p>
          <w:p w:rsidR="006E17D1" w:rsidRPr="000C4294" w:rsidRDefault="006E17D1" w:rsidP="00354412">
            <w:pPr>
              <w:rPr>
                <w:sz w:val="18"/>
                <w:szCs w:val="18"/>
              </w:rPr>
            </w:pPr>
          </w:p>
        </w:tc>
        <w:tc>
          <w:tcPr>
            <w:tcW w:w="1535" w:type="dxa"/>
            <w:shd w:val="clear" w:color="auto" w:fill="FFFFFF"/>
            <w:vAlign w:val="center"/>
          </w:tcPr>
          <w:p w:rsidR="006E17D1" w:rsidRPr="000C4294" w:rsidRDefault="006E17D1" w:rsidP="00354412">
            <w:pPr>
              <w:rPr>
                <w:sz w:val="18"/>
                <w:szCs w:val="18"/>
              </w:rPr>
            </w:pPr>
            <w:r w:rsidRPr="000C4294">
              <w:rPr>
                <w:sz w:val="18"/>
                <w:szCs w:val="18"/>
              </w:rPr>
              <w:t>CambioRegimenService</w:t>
            </w:r>
          </w:p>
        </w:tc>
        <w:tc>
          <w:tcPr>
            <w:tcW w:w="2693" w:type="dxa"/>
            <w:shd w:val="clear" w:color="auto" w:fill="FFFFFF"/>
          </w:tcPr>
          <w:p w:rsidR="009657BE" w:rsidRPr="000C4294" w:rsidRDefault="009657BE" w:rsidP="00354412">
            <w:pPr>
              <w:rPr>
                <w:sz w:val="18"/>
                <w:szCs w:val="18"/>
              </w:rPr>
            </w:pPr>
          </w:p>
          <w:p w:rsidR="006E17D1" w:rsidRPr="000C4294" w:rsidRDefault="006E17D1" w:rsidP="00354412">
            <w:pPr>
              <w:rPr>
                <w:sz w:val="18"/>
                <w:szCs w:val="18"/>
              </w:rPr>
            </w:pPr>
            <w:r w:rsidRPr="000C4294">
              <w:rPr>
                <w:sz w:val="18"/>
                <w:szCs w:val="18"/>
              </w:rPr>
              <w:t>Devolverá información del resultado de la validación del posible cambio de régimen tributario de un contribuyente; a ser invocada desde un sistema externo</w:t>
            </w:r>
          </w:p>
        </w:tc>
        <w:tc>
          <w:tcPr>
            <w:tcW w:w="1276" w:type="dxa"/>
            <w:shd w:val="clear" w:color="auto" w:fill="FFFFFF"/>
          </w:tcPr>
          <w:p w:rsidR="009657BE" w:rsidRPr="000C4294" w:rsidRDefault="009657BE" w:rsidP="00354412">
            <w:pPr>
              <w:rPr>
                <w:sz w:val="18"/>
                <w:szCs w:val="18"/>
              </w:rPr>
            </w:pPr>
          </w:p>
          <w:p w:rsidR="006E17D1" w:rsidRPr="000C4294" w:rsidRDefault="00BB5421" w:rsidP="00354412">
            <w:pPr>
              <w:rPr>
                <w:sz w:val="18"/>
                <w:szCs w:val="18"/>
              </w:rPr>
            </w:pPr>
            <w:r w:rsidRPr="000C4294">
              <w:rPr>
                <w:sz w:val="18"/>
                <w:szCs w:val="18"/>
              </w:rPr>
              <w:t>NT01.1 Administración de  información de registros tributarios</w:t>
            </w:r>
          </w:p>
        </w:tc>
        <w:tc>
          <w:tcPr>
            <w:tcW w:w="1134" w:type="dxa"/>
            <w:shd w:val="clear" w:color="auto" w:fill="FFFFFF"/>
          </w:tcPr>
          <w:p w:rsidR="009657BE" w:rsidRPr="000C4294" w:rsidRDefault="009657BE" w:rsidP="00354412">
            <w:pPr>
              <w:rPr>
                <w:sz w:val="18"/>
                <w:szCs w:val="18"/>
              </w:rPr>
            </w:pPr>
          </w:p>
          <w:p w:rsidR="006E17D1" w:rsidRPr="000C4294" w:rsidRDefault="00BB5421" w:rsidP="00354412">
            <w:pPr>
              <w:rPr>
                <w:sz w:val="18"/>
                <w:szCs w:val="18"/>
              </w:rPr>
            </w:pPr>
            <w:r w:rsidRPr="000C4294">
              <w:rPr>
                <w:sz w:val="18"/>
                <w:szCs w:val="18"/>
              </w:rPr>
              <w:t>NT01. Registro Tributario</w:t>
            </w:r>
          </w:p>
        </w:tc>
        <w:tc>
          <w:tcPr>
            <w:tcW w:w="2410" w:type="dxa"/>
            <w:shd w:val="clear" w:color="auto" w:fill="FFFFFF"/>
          </w:tcPr>
          <w:p w:rsidR="00634D53" w:rsidRPr="000C4294" w:rsidRDefault="00634D53" w:rsidP="00354412">
            <w:pPr>
              <w:rPr>
                <w:sz w:val="18"/>
                <w:szCs w:val="18"/>
              </w:rPr>
            </w:pPr>
          </w:p>
          <w:p w:rsidR="006E17D1" w:rsidRPr="000C4294" w:rsidRDefault="00052742" w:rsidP="00354412">
            <w:pPr>
              <w:rPr>
                <w:sz w:val="18"/>
                <w:szCs w:val="18"/>
              </w:rPr>
            </w:pPr>
            <w:r w:rsidRPr="000C4294">
              <w:rPr>
                <w:sz w:val="18"/>
                <w:szCs w:val="18"/>
              </w:rPr>
              <w:t xml:space="preserve">Consultar </w:t>
            </w:r>
            <w:r w:rsidR="00634D53" w:rsidRPr="000C4294">
              <w:rPr>
                <w:sz w:val="18"/>
                <w:szCs w:val="18"/>
              </w:rPr>
              <w:t>si el cambio de régimen es válido</w:t>
            </w:r>
            <w:r w:rsidR="006E17D1" w:rsidRPr="000C4294">
              <w:rPr>
                <w:sz w:val="18"/>
                <w:szCs w:val="18"/>
              </w:rPr>
              <w:t>.</w:t>
            </w:r>
          </w:p>
          <w:p w:rsidR="006E17D1" w:rsidRPr="000C4294" w:rsidRDefault="006E17D1" w:rsidP="00354412">
            <w:pPr>
              <w:rPr>
                <w:sz w:val="18"/>
                <w:szCs w:val="18"/>
              </w:rPr>
            </w:pPr>
          </w:p>
          <w:p w:rsidR="006E17D1" w:rsidRPr="000C4294" w:rsidRDefault="006E17D1" w:rsidP="00354412">
            <w:pPr>
              <w:rPr>
                <w:b/>
                <w:sz w:val="18"/>
                <w:szCs w:val="18"/>
              </w:rPr>
            </w:pPr>
            <w:r w:rsidRPr="000C4294">
              <w:rPr>
                <w:b/>
                <w:sz w:val="18"/>
                <w:szCs w:val="18"/>
              </w:rPr>
              <w:t>Operaciones:</w:t>
            </w:r>
          </w:p>
          <w:p w:rsidR="006E17D1" w:rsidRPr="000C4294" w:rsidRDefault="00634D53" w:rsidP="00354412">
            <w:pPr>
              <w:rPr>
                <w:sz w:val="18"/>
                <w:szCs w:val="18"/>
              </w:rPr>
            </w:pPr>
            <w:r w:rsidRPr="000C4294">
              <w:rPr>
                <w:color w:val="000000"/>
                <w:sz w:val="18"/>
                <w:szCs w:val="18"/>
              </w:rPr>
              <w:t>validarCambioRegimen</w:t>
            </w:r>
            <w:r w:rsidRPr="000C4294">
              <w:rPr>
                <w:sz w:val="18"/>
                <w:szCs w:val="18"/>
              </w:rPr>
              <w:t>()</w:t>
            </w:r>
          </w:p>
          <w:p w:rsidR="008A6653" w:rsidRPr="000C4294" w:rsidRDefault="008A6653" w:rsidP="008A6653">
            <w:pPr>
              <w:rPr>
                <w:sz w:val="18"/>
                <w:szCs w:val="18"/>
              </w:rPr>
            </w:pPr>
          </w:p>
        </w:tc>
        <w:tc>
          <w:tcPr>
            <w:tcW w:w="850" w:type="dxa"/>
            <w:shd w:val="clear" w:color="auto" w:fill="FFFFFF"/>
          </w:tcPr>
          <w:p w:rsidR="00FC7BDF" w:rsidRPr="000C4294" w:rsidRDefault="00FC7BDF" w:rsidP="00354412">
            <w:pPr>
              <w:rPr>
                <w:sz w:val="18"/>
                <w:szCs w:val="18"/>
              </w:rPr>
            </w:pPr>
          </w:p>
          <w:p w:rsidR="006E17D1" w:rsidRPr="000C4294" w:rsidRDefault="00AF0A4A" w:rsidP="00354412">
            <w:pPr>
              <w:rPr>
                <w:sz w:val="18"/>
                <w:szCs w:val="18"/>
              </w:rPr>
            </w:pPr>
            <w:r w:rsidRPr="000C4294">
              <w:rPr>
                <w:sz w:val="18"/>
                <w:szCs w:val="18"/>
              </w:rPr>
              <w:t>Tarea</w:t>
            </w:r>
          </w:p>
        </w:tc>
        <w:tc>
          <w:tcPr>
            <w:tcW w:w="709" w:type="dxa"/>
            <w:shd w:val="clear" w:color="auto" w:fill="FFFFFF"/>
          </w:tcPr>
          <w:p w:rsidR="006E17D1" w:rsidRPr="000C4294" w:rsidRDefault="006E17D1" w:rsidP="00354412">
            <w:pPr>
              <w:rPr>
                <w:sz w:val="18"/>
                <w:szCs w:val="18"/>
              </w:rPr>
            </w:pPr>
          </w:p>
        </w:tc>
        <w:tc>
          <w:tcPr>
            <w:tcW w:w="1418" w:type="dxa"/>
            <w:shd w:val="clear" w:color="auto" w:fill="FFFFFF"/>
          </w:tcPr>
          <w:p w:rsidR="00FC7BDF" w:rsidRPr="000C4294" w:rsidRDefault="00FC7BDF" w:rsidP="00354412">
            <w:pPr>
              <w:rPr>
                <w:sz w:val="18"/>
                <w:szCs w:val="18"/>
              </w:rPr>
            </w:pPr>
          </w:p>
          <w:p w:rsidR="006E17D1" w:rsidRPr="000C4294" w:rsidRDefault="006E17D1" w:rsidP="00354412">
            <w:pPr>
              <w:rPr>
                <w:sz w:val="18"/>
                <w:szCs w:val="18"/>
              </w:rPr>
            </w:pPr>
            <w:r w:rsidRPr="000C4294">
              <w:rPr>
                <w:sz w:val="18"/>
                <w:szCs w:val="18"/>
              </w:rPr>
              <w:t>Contribuyente</w:t>
            </w:r>
          </w:p>
        </w:tc>
        <w:tc>
          <w:tcPr>
            <w:tcW w:w="992" w:type="dxa"/>
            <w:shd w:val="clear" w:color="auto" w:fill="FFFFFF"/>
          </w:tcPr>
          <w:p w:rsidR="006E17D1" w:rsidRPr="000C4294" w:rsidRDefault="006E17D1" w:rsidP="00354412">
            <w:pPr>
              <w:rPr>
                <w:sz w:val="18"/>
                <w:szCs w:val="18"/>
              </w:rPr>
            </w:pPr>
          </w:p>
        </w:tc>
        <w:tc>
          <w:tcPr>
            <w:tcW w:w="992" w:type="dxa"/>
            <w:shd w:val="clear" w:color="auto" w:fill="FFFFFF"/>
          </w:tcPr>
          <w:p w:rsidR="00FC7BDF" w:rsidRPr="000C4294" w:rsidRDefault="00FC7BDF" w:rsidP="00354412">
            <w:pPr>
              <w:rPr>
                <w:sz w:val="18"/>
                <w:szCs w:val="18"/>
              </w:rPr>
            </w:pPr>
          </w:p>
          <w:p w:rsidR="006E17D1" w:rsidRPr="000C4294" w:rsidRDefault="003E487D" w:rsidP="00354412">
            <w:pPr>
              <w:rPr>
                <w:sz w:val="18"/>
                <w:szCs w:val="18"/>
              </w:rPr>
            </w:pPr>
            <w:r w:rsidRPr="000C4294">
              <w:rPr>
                <w:sz w:val="18"/>
                <w:szCs w:val="18"/>
              </w:rPr>
              <w:t>Creación</w:t>
            </w:r>
          </w:p>
        </w:tc>
      </w:tr>
    </w:tbl>
    <w:p w:rsidR="006E17D1" w:rsidRPr="000C4294" w:rsidRDefault="006E17D1" w:rsidP="00354412"/>
    <w:p w:rsidR="003E487D" w:rsidRPr="000C4294" w:rsidRDefault="003E487D" w:rsidP="00354412">
      <w:pPr>
        <w:rPr>
          <w:szCs w:val="17"/>
        </w:rPr>
      </w:pPr>
    </w:p>
    <w:p w:rsidR="003E487D" w:rsidRPr="000C4294" w:rsidRDefault="003E487D" w:rsidP="00354412">
      <w:pPr>
        <w:rPr>
          <w:szCs w:val="17"/>
        </w:rPr>
      </w:pPr>
    </w:p>
    <w:p w:rsidR="003E487D" w:rsidRPr="000C4294" w:rsidRDefault="003E487D" w:rsidP="003E487D">
      <w:pPr>
        <w:rPr>
          <w:b/>
          <w:szCs w:val="17"/>
        </w:rPr>
      </w:pPr>
      <w:r w:rsidRPr="000C4294">
        <w:rPr>
          <w:b/>
          <w:szCs w:val="17"/>
        </w:rPr>
        <w:t>Acción a tomar</w:t>
      </w:r>
      <w:r w:rsidR="00014051" w:rsidRPr="000C4294">
        <w:rPr>
          <w:b/>
          <w:szCs w:val="17"/>
        </w:rPr>
        <w:t>:</w:t>
      </w:r>
    </w:p>
    <w:p w:rsidR="003E487D" w:rsidRPr="000C4294" w:rsidRDefault="003E487D" w:rsidP="003E487D">
      <w:pPr>
        <w:rPr>
          <w:szCs w:val="17"/>
        </w:rPr>
      </w:pPr>
      <w:r w:rsidRPr="000C4294">
        <w:rPr>
          <w:szCs w:val="17"/>
        </w:rPr>
        <w:t xml:space="preserve">A. Conformidad para su diseño e implementación. (Creación). </w:t>
      </w:r>
    </w:p>
    <w:p w:rsidR="003E487D" w:rsidRPr="000C4294" w:rsidRDefault="003E487D" w:rsidP="003E487D">
      <w:pPr>
        <w:rPr>
          <w:szCs w:val="17"/>
        </w:rPr>
      </w:pPr>
      <w:r w:rsidRPr="000C4294">
        <w:rPr>
          <w:szCs w:val="17"/>
        </w:rPr>
        <w:t>B. Usar servicio existente para responder requerimientos de servicio candidato (Reutilización).</w:t>
      </w:r>
    </w:p>
    <w:p w:rsidR="003E487D" w:rsidRPr="000C4294" w:rsidRDefault="003E487D" w:rsidP="003E487D">
      <w:pPr>
        <w:rPr>
          <w:szCs w:val="17"/>
        </w:rPr>
      </w:pPr>
      <w:r w:rsidRPr="000C4294">
        <w:rPr>
          <w:szCs w:val="17"/>
        </w:rPr>
        <w:t>C. Actualizar servicio existente para responder requerimientos de servicio candidato (Mantenimiento).</w:t>
      </w:r>
    </w:p>
    <w:p w:rsidR="003E487D" w:rsidRPr="000C4294" w:rsidRDefault="003E487D" w:rsidP="003E487D">
      <w:pPr>
        <w:rPr>
          <w:szCs w:val="17"/>
        </w:rPr>
      </w:pPr>
      <w:r w:rsidRPr="000C4294">
        <w:rPr>
          <w:szCs w:val="17"/>
        </w:rPr>
        <w:t>D. Observado por no cumplir con los criterios establecidos en el presente procedimiento. (Observado)</w:t>
      </w:r>
    </w:p>
    <w:p w:rsidR="003E487D" w:rsidRPr="000C4294" w:rsidRDefault="003E487D" w:rsidP="003E487D">
      <w:pPr>
        <w:rPr>
          <w:szCs w:val="17"/>
        </w:rPr>
        <w:sectPr w:rsidR="003E487D" w:rsidRPr="000C4294" w:rsidSect="009657BE">
          <w:pgSz w:w="16840" w:h="11907" w:orient="landscape" w:code="9"/>
          <w:pgMar w:top="1418" w:right="1559" w:bottom="1106" w:left="1418" w:header="709" w:footer="709" w:gutter="0"/>
          <w:cols w:space="708"/>
          <w:docGrid w:linePitch="360"/>
        </w:sectPr>
      </w:pPr>
      <w:r w:rsidRPr="000C4294">
        <w:rPr>
          <w:szCs w:val="17"/>
        </w:rPr>
        <w:t>E. Desestimado para su diseño e implementación por no cumplir con los criterios establecidos en el presente procedimiento. (Desestimado)</w:t>
      </w:r>
    </w:p>
    <w:p w:rsidR="00DC5D21" w:rsidRPr="000C4294" w:rsidRDefault="00DC5D21" w:rsidP="00354412">
      <w:pPr>
        <w:rPr>
          <w:rFonts w:eastAsia="MS Mincho" w:cs="Arial"/>
          <w:b/>
          <w:szCs w:val="20"/>
          <w:lang w:val="es-ES_tradnl"/>
        </w:rPr>
      </w:pPr>
    </w:p>
    <w:p w:rsidR="00DC5D21" w:rsidRPr="000C4294" w:rsidRDefault="00DC5D21" w:rsidP="00014051">
      <w:pPr>
        <w:jc w:val="center"/>
        <w:rPr>
          <w:rFonts w:eastAsia="MS Mincho" w:cs="Arial"/>
          <w:b/>
          <w:szCs w:val="20"/>
          <w:lang w:val="es-ES_tradnl"/>
        </w:rPr>
      </w:pPr>
      <w:r w:rsidRPr="000C4294">
        <w:rPr>
          <w:rFonts w:eastAsia="MS Mincho" w:cs="Arial"/>
          <w:b/>
          <w:szCs w:val="20"/>
          <w:lang w:val="es-ES_tradnl"/>
        </w:rPr>
        <w:t>Tabla 2. Formato de Descripción de Servicio Candidato</w:t>
      </w:r>
    </w:p>
    <w:p w:rsidR="00DC5D21" w:rsidRPr="000C4294" w:rsidRDefault="00DC5D21" w:rsidP="00354412">
      <w:pPr>
        <w:rPr>
          <w:rFonts w:eastAsia="MS Mincho" w:cs="Arial"/>
          <w:b/>
          <w:szCs w:val="20"/>
          <w:lang w:val="es-ES_tradnl"/>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1985"/>
        <w:gridCol w:w="7087"/>
      </w:tblGrid>
      <w:tr w:rsidR="00DC5D21" w:rsidRPr="000C4294" w:rsidTr="0074771C">
        <w:tc>
          <w:tcPr>
            <w:tcW w:w="2802" w:type="dxa"/>
            <w:gridSpan w:val="2"/>
            <w:shd w:val="pct20" w:color="000000" w:fill="FFFFFF"/>
          </w:tcPr>
          <w:p w:rsidR="00DC5D21" w:rsidRPr="000C4294" w:rsidRDefault="00DC5D21" w:rsidP="00354412">
            <w:pPr>
              <w:rPr>
                <w:b/>
                <w:bCs/>
                <w:szCs w:val="22"/>
                <w:lang w:eastAsia="es-PE"/>
              </w:rPr>
            </w:pPr>
            <w:r w:rsidRPr="000C4294">
              <w:rPr>
                <w:b/>
                <w:bCs/>
                <w:szCs w:val="22"/>
                <w:lang w:eastAsia="es-PE"/>
              </w:rPr>
              <w:t>ID Servicio Candidato</w:t>
            </w:r>
          </w:p>
        </w:tc>
        <w:tc>
          <w:tcPr>
            <w:tcW w:w="7087" w:type="dxa"/>
            <w:shd w:val="clear" w:color="auto" w:fill="FFFFFF"/>
          </w:tcPr>
          <w:p w:rsidR="00DC5D21" w:rsidRPr="000C4294" w:rsidRDefault="00DC5D21" w:rsidP="00354412">
            <w:pPr>
              <w:rPr>
                <w:rFonts w:cs="Arial"/>
                <w:szCs w:val="22"/>
              </w:rPr>
            </w:pPr>
            <w:r w:rsidRPr="000C4294">
              <w:rPr>
                <w:rFonts w:cs="Arial"/>
                <w:szCs w:val="22"/>
              </w:rPr>
              <w:t>1</w:t>
            </w:r>
          </w:p>
        </w:tc>
      </w:tr>
      <w:tr w:rsidR="00DC5D21" w:rsidRPr="000C4294" w:rsidTr="00F73C23">
        <w:trPr>
          <w:trHeight w:val="70"/>
        </w:trPr>
        <w:tc>
          <w:tcPr>
            <w:tcW w:w="2802" w:type="dxa"/>
            <w:gridSpan w:val="2"/>
            <w:shd w:val="clear" w:color="auto" w:fill="F2F2F2"/>
          </w:tcPr>
          <w:p w:rsidR="00DC5D21" w:rsidRPr="000C4294" w:rsidRDefault="00DC5D21" w:rsidP="00354412">
            <w:pPr>
              <w:rPr>
                <w:szCs w:val="22"/>
                <w:lang w:eastAsia="es-PE"/>
              </w:rPr>
            </w:pPr>
            <w:r w:rsidRPr="000C4294">
              <w:rPr>
                <w:szCs w:val="22"/>
                <w:lang w:eastAsia="es-PE"/>
              </w:rPr>
              <w:t>Nombre Servicio</w:t>
            </w:r>
            <w:r w:rsidR="00014051" w:rsidRPr="000C4294">
              <w:rPr>
                <w:szCs w:val="22"/>
                <w:lang w:eastAsia="es-PE"/>
              </w:rPr>
              <w:t xml:space="preserve"> o Recurso</w:t>
            </w:r>
          </w:p>
        </w:tc>
        <w:tc>
          <w:tcPr>
            <w:tcW w:w="7087" w:type="dxa"/>
            <w:shd w:val="clear" w:color="auto" w:fill="FFFFFF"/>
          </w:tcPr>
          <w:p w:rsidR="00DC5D21" w:rsidRPr="000C4294" w:rsidRDefault="00B2514C" w:rsidP="00354412">
            <w:pPr>
              <w:rPr>
                <w:rFonts w:cs="Arial"/>
                <w:szCs w:val="22"/>
              </w:rPr>
            </w:pPr>
            <w:r w:rsidRPr="000C4294">
              <w:rPr>
                <w:rFonts w:cs="Arial"/>
                <w:szCs w:val="22"/>
              </w:rPr>
              <w:t>Contribuyente</w:t>
            </w:r>
          </w:p>
        </w:tc>
      </w:tr>
      <w:tr w:rsidR="00DC5D21" w:rsidRPr="000C4294" w:rsidTr="00F73C23">
        <w:tc>
          <w:tcPr>
            <w:tcW w:w="2802" w:type="dxa"/>
            <w:gridSpan w:val="2"/>
            <w:shd w:val="clear" w:color="auto" w:fill="F2F2F2"/>
          </w:tcPr>
          <w:p w:rsidR="00DC5D21" w:rsidRPr="000C4294" w:rsidRDefault="00DC5D21" w:rsidP="00354412">
            <w:pPr>
              <w:rPr>
                <w:szCs w:val="22"/>
                <w:lang w:eastAsia="es-PE"/>
              </w:rPr>
            </w:pPr>
            <w:r w:rsidRPr="000C4294">
              <w:rPr>
                <w:szCs w:val="22"/>
                <w:lang w:eastAsia="es-PE"/>
              </w:rPr>
              <w:t xml:space="preserve">Rol Responsable de Tarea </w:t>
            </w:r>
          </w:p>
        </w:tc>
        <w:tc>
          <w:tcPr>
            <w:tcW w:w="7087" w:type="dxa"/>
            <w:shd w:val="clear" w:color="auto" w:fill="FFFFFF"/>
          </w:tcPr>
          <w:p w:rsidR="00DC5D21" w:rsidRPr="000C4294" w:rsidRDefault="00BF1440" w:rsidP="00354412">
            <w:pPr>
              <w:rPr>
                <w:rFonts w:cs="Arial"/>
                <w:szCs w:val="22"/>
              </w:rPr>
            </w:pPr>
            <w:r w:rsidRPr="000C4294">
              <w:rPr>
                <w:rFonts w:cs="Arial"/>
                <w:szCs w:val="22"/>
              </w:rPr>
              <w:t>Sistema externo</w:t>
            </w:r>
          </w:p>
        </w:tc>
      </w:tr>
      <w:tr w:rsidR="00DC5D21" w:rsidRPr="000C4294" w:rsidTr="00F73C23">
        <w:tc>
          <w:tcPr>
            <w:tcW w:w="2802" w:type="dxa"/>
            <w:gridSpan w:val="2"/>
            <w:shd w:val="clear" w:color="auto" w:fill="F2F2F2"/>
          </w:tcPr>
          <w:p w:rsidR="00DC5D21" w:rsidRPr="000C4294" w:rsidRDefault="00DC5D21" w:rsidP="00354412">
            <w:pPr>
              <w:rPr>
                <w:szCs w:val="22"/>
                <w:lang w:eastAsia="es-PE"/>
              </w:rPr>
            </w:pPr>
            <w:r w:rsidRPr="000C4294">
              <w:rPr>
                <w:szCs w:val="22"/>
                <w:lang w:eastAsia="es-PE"/>
              </w:rPr>
              <w:t xml:space="preserve">Tipo de Servicio </w:t>
            </w:r>
            <w:r w:rsidRPr="000C4294">
              <w:rPr>
                <w:szCs w:val="22"/>
                <w:vertAlign w:val="subscript"/>
                <w:lang w:eastAsia="es-PE"/>
              </w:rPr>
              <w:t>(1)</w:t>
            </w:r>
          </w:p>
        </w:tc>
        <w:tc>
          <w:tcPr>
            <w:tcW w:w="7087" w:type="dxa"/>
            <w:shd w:val="clear" w:color="auto" w:fill="FFFFFF"/>
          </w:tcPr>
          <w:p w:rsidR="00DC5D21" w:rsidRPr="000C4294" w:rsidRDefault="00AF0A4A" w:rsidP="00354412">
            <w:pPr>
              <w:rPr>
                <w:rFonts w:cs="Arial"/>
                <w:szCs w:val="22"/>
              </w:rPr>
            </w:pPr>
            <w:r w:rsidRPr="000C4294">
              <w:rPr>
                <w:rFonts w:cs="Arial"/>
                <w:szCs w:val="22"/>
              </w:rPr>
              <w:t>Tarea</w:t>
            </w:r>
          </w:p>
        </w:tc>
      </w:tr>
      <w:tr w:rsidR="00DC5D21" w:rsidRPr="000C4294" w:rsidTr="00F73C23">
        <w:tc>
          <w:tcPr>
            <w:tcW w:w="2802" w:type="dxa"/>
            <w:gridSpan w:val="2"/>
            <w:shd w:val="clear" w:color="auto" w:fill="F2F2F2"/>
          </w:tcPr>
          <w:p w:rsidR="00DC5D21" w:rsidRPr="000C4294" w:rsidRDefault="00DC5D21" w:rsidP="00354412">
            <w:pPr>
              <w:rPr>
                <w:szCs w:val="22"/>
                <w:lang w:eastAsia="es-PE"/>
              </w:rPr>
            </w:pPr>
            <w:r w:rsidRPr="000C4294">
              <w:rPr>
                <w:szCs w:val="22"/>
                <w:lang w:eastAsia="es-PE"/>
              </w:rPr>
              <w:t>Tarea (opcional)</w:t>
            </w:r>
          </w:p>
        </w:tc>
        <w:tc>
          <w:tcPr>
            <w:tcW w:w="7087" w:type="dxa"/>
            <w:shd w:val="clear" w:color="auto" w:fill="FFFFFF"/>
          </w:tcPr>
          <w:p w:rsidR="00DC5D21" w:rsidRPr="000C4294" w:rsidRDefault="00DC5D21" w:rsidP="00354412">
            <w:pPr>
              <w:rPr>
                <w:rFonts w:cs="Arial"/>
                <w:szCs w:val="22"/>
              </w:rPr>
            </w:pPr>
          </w:p>
        </w:tc>
      </w:tr>
      <w:tr w:rsidR="00DC5D21" w:rsidRPr="000C4294" w:rsidTr="00F73C23">
        <w:tc>
          <w:tcPr>
            <w:tcW w:w="2802" w:type="dxa"/>
            <w:gridSpan w:val="2"/>
            <w:shd w:val="clear" w:color="auto" w:fill="F2F2F2"/>
          </w:tcPr>
          <w:p w:rsidR="00DC5D21" w:rsidRPr="000C4294" w:rsidRDefault="00DC5D21" w:rsidP="00354412">
            <w:pPr>
              <w:rPr>
                <w:szCs w:val="22"/>
                <w:lang w:eastAsia="es-PE"/>
              </w:rPr>
            </w:pPr>
            <w:r w:rsidRPr="000C4294">
              <w:rPr>
                <w:szCs w:val="22"/>
                <w:lang w:eastAsia="es-PE"/>
              </w:rPr>
              <w:t>Dominio del servicio</w:t>
            </w:r>
          </w:p>
        </w:tc>
        <w:tc>
          <w:tcPr>
            <w:tcW w:w="7087" w:type="dxa"/>
            <w:shd w:val="clear" w:color="auto" w:fill="FFFFFF"/>
          </w:tcPr>
          <w:p w:rsidR="00DC5D21" w:rsidRPr="000C4294" w:rsidRDefault="00DC5D21" w:rsidP="00354412">
            <w:pPr>
              <w:rPr>
                <w:rFonts w:cs="Arial"/>
                <w:szCs w:val="22"/>
              </w:rPr>
            </w:pPr>
            <w:r w:rsidRPr="000C4294">
              <w:rPr>
                <w:rFonts w:cs="Arial"/>
                <w:szCs w:val="22"/>
              </w:rPr>
              <w:t>Contribuyente</w:t>
            </w:r>
          </w:p>
        </w:tc>
      </w:tr>
      <w:tr w:rsidR="00DC5D21" w:rsidRPr="000C4294" w:rsidTr="00F73C23">
        <w:tc>
          <w:tcPr>
            <w:tcW w:w="9889" w:type="dxa"/>
            <w:gridSpan w:val="3"/>
            <w:shd w:val="clear" w:color="auto" w:fill="D0CECE"/>
          </w:tcPr>
          <w:p w:rsidR="00DC5D21" w:rsidRPr="000C4294" w:rsidRDefault="00DC5D21" w:rsidP="00354412">
            <w:pPr>
              <w:rPr>
                <w:b/>
                <w:szCs w:val="22"/>
                <w:lang w:eastAsia="es-PE"/>
              </w:rPr>
            </w:pPr>
            <w:r w:rsidRPr="000C4294">
              <w:rPr>
                <w:b/>
                <w:szCs w:val="22"/>
                <w:lang w:eastAsia="es-PE"/>
              </w:rPr>
              <w:t>Requerimientos Funcionales</w:t>
            </w:r>
          </w:p>
        </w:tc>
      </w:tr>
      <w:tr w:rsidR="00DC5D21" w:rsidRPr="000C4294" w:rsidTr="0074771C">
        <w:tc>
          <w:tcPr>
            <w:tcW w:w="817" w:type="dxa"/>
            <w:shd w:val="pct20" w:color="000000" w:fill="FFFFFF"/>
          </w:tcPr>
          <w:p w:rsidR="00DC5D21" w:rsidRPr="000C4294" w:rsidRDefault="00DC5D21" w:rsidP="00354412">
            <w:pPr>
              <w:rPr>
                <w:sz w:val="24"/>
                <w:szCs w:val="20"/>
                <w:lang w:eastAsia="es-PE"/>
              </w:rPr>
            </w:pPr>
            <w:r w:rsidRPr="000C4294">
              <w:rPr>
                <w:sz w:val="24"/>
                <w:szCs w:val="20"/>
                <w:lang w:eastAsia="es-PE"/>
              </w:rPr>
              <w:t>N°</w:t>
            </w:r>
          </w:p>
        </w:tc>
        <w:tc>
          <w:tcPr>
            <w:tcW w:w="9072" w:type="dxa"/>
            <w:gridSpan w:val="2"/>
            <w:shd w:val="pct20" w:color="000000" w:fill="FFFFFF"/>
          </w:tcPr>
          <w:p w:rsidR="00DC5D21" w:rsidRPr="000C4294" w:rsidRDefault="00DC5D21" w:rsidP="00354412">
            <w:pPr>
              <w:rPr>
                <w:szCs w:val="22"/>
                <w:lang w:eastAsia="es-PE"/>
              </w:rPr>
            </w:pPr>
            <w:r w:rsidRPr="000C4294">
              <w:rPr>
                <w:szCs w:val="22"/>
                <w:lang w:eastAsia="es-PE"/>
              </w:rPr>
              <w:t>Descripción</w:t>
            </w:r>
          </w:p>
        </w:tc>
      </w:tr>
      <w:tr w:rsidR="00DC5D21" w:rsidRPr="000C4294" w:rsidTr="0074771C">
        <w:tc>
          <w:tcPr>
            <w:tcW w:w="817" w:type="dxa"/>
            <w:shd w:val="clear" w:color="auto" w:fill="FFFFFF"/>
          </w:tcPr>
          <w:p w:rsidR="00DC5D21" w:rsidRPr="000C4294" w:rsidRDefault="00DC5D21" w:rsidP="00354412">
            <w:pPr>
              <w:rPr>
                <w:rFonts w:cs="Arial"/>
                <w:sz w:val="24"/>
                <w:lang w:eastAsia="es-PE"/>
              </w:rPr>
            </w:pPr>
            <w:r w:rsidRPr="000C4294">
              <w:rPr>
                <w:rFonts w:cs="Arial"/>
                <w:sz w:val="24"/>
                <w:lang w:eastAsia="es-PE"/>
              </w:rPr>
              <w:t>1</w:t>
            </w:r>
          </w:p>
        </w:tc>
        <w:tc>
          <w:tcPr>
            <w:tcW w:w="9072" w:type="dxa"/>
            <w:gridSpan w:val="2"/>
            <w:shd w:val="clear" w:color="auto" w:fill="FFFFFF"/>
          </w:tcPr>
          <w:p w:rsidR="00DC5D21" w:rsidRPr="000C4294" w:rsidRDefault="00E07C3F" w:rsidP="00354412">
            <w:pPr>
              <w:rPr>
                <w:rFonts w:cs="Arial"/>
                <w:szCs w:val="22"/>
                <w:lang w:eastAsia="es-PE"/>
              </w:rPr>
            </w:pPr>
            <w:hyperlink w:anchor="_Obtención_de_Requerimientos" w:history="1">
              <w:r w:rsidR="00DC5D21" w:rsidRPr="000C4294">
                <w:rPr>
                  <w:rStyle w:val="Hipervnculo"/>
                  <w:rFonts w:cs="Arial"/>
                  <w:sz w:val="22"/>
                  <w:szCs w:val="22"/>
                  <w:lang w:eastAsia="es-PE"/>
                </w:rPr>
                <w:t>Ver ASI 1.2 - Obtención de Requerimientos - Identificación de los Requerimientos Funcionales – RF01, RF-0</w:t>
              </w:r>
              <w:r w:rsidR="00052742" w:rsidRPr="000C4294">
                <w:rPr>
                  <w:rStyle w:val="Hipervnculo"/>
                  <w:rFonts w:cs="Arial"/>
                  <w:sz w:val="22"/>
                  <w:szCs w:val="22"/>
                  <w:lang w:eastAsia="es-PE"/>
                </w:rPr>
                <w:t>2, RF03, RF-04, RF05, RF-06</w:t>
              </w:r>
            </w:hyperlink>
          </w:p>
        </w:tc>
      </w:tr>
      <w:tr w:rsidR="00DC5D21" w:rsidRPr="000C4294" w:rsidTr="0074771C">
        <w:tc>
          <w:tcPr>
            <w:tcW w:w="9889" w:type="dxa"/>
            <w:gridSpan w:val="3"/>
            <w:shd w:val="pct20" w:color="000000" w:fill="FFFFFF"/>
          </w:tcPr>
          <w:p w:rsidR="00DC5D21" w:rsidRPr="000C4294" w:rsidRDefault="00DC5D21" w:rsidP="00354412">
            <w:pPr>
              <w:rPr>
                <w:rFonts w:cs="Arial"/>
                <w:b/>
                <w:szCs w:val="22"/>
                <w:lang w:eastAsia="es-PE"/>
              </w:rPr>
            </w:pPr>
            <w:r w:rsidRPr="000C4294">
              <w:rPr>
                <w:rFonts w:cs="Arial"/>
                <w:b/>
                <w:szCs w:val="22"/>
                <w:lang w:eastAsia="es-PE"/>
              </w:rPr>
              <w:t>Requerimientos No Funcionales</w:t>
            </w:r>
          </w:p>
        </w:tc>
      </w:tr>
      <w:tr w:rsidR="00DC5D21" w:rsidRPr="000C4294" w:rsidTr="0074771C">
        <w:tc>
          <w:tcPr>
            <w:tcW w:w="817" w:type="dxa"/>
            <w:shd w:val="pct5" w:color="000000" w:fill="FFFFFF"/>
          </w:tcPr>
          <w:p w:rsidR="00DC5D21" w:rsidRPr="000C4294" w:rsidRDefault="00DC5D21" w:rsidP="00354412">
            <w:pPr>
              <w:rPr>
                <w:rFonts w:cs="Arial"/>
                <w:sz w:val="24"/>
                <w:lang w:eastAsia="es-PE"/>
              </w:rPr>
            </w:pPr>
            <w:r w:rsidRPr="000C4294">
              <w:rPr>
                <w:rFonts w:cs="Arial"/>
                <w:sz w:val="24"/>
                <w:lang w:eastAsia="es-PE"/>
              </w:rPr>
              <w:t>N°</w:t>
            </w:r>
          </w:p>
        </w:tc>
        <w:tc>
          <w:tcPr>
            <w:tcW w:w="9072" w:type="dxa"/>
            <w:gridSpan w:val="2"/>
            <w:shd w:val="pct5" w:color="000000" w:fill="FFFFFF"/>
          </w:tcPr>
          <w:p w:rsidR="00DC5D21" w:rsidRPr="000C4294" w:rsidRDefault="00DC5D21" w:rsidP="00354412">
            <w:pPr>
              <w:rPr>
                <w:rFonts w:cs="Arial"/>
                <w:szCs w:val="22"/>
                <w:lang w:eastAsia="es-PE"/>
              </w:rPr>
            </w:pPr>
            <w:r w:rsidRPr="000C4294">
              <w:rPr>
                <w:rFonts w:cs="Arial"/>
                <w:szCs w:val="22"/>
                <w:lang w:eastAsia="es-PE"/>
              </w:rPr>
              <w:t xml:space="preserve">Requerimiento No Funcional </w:t>
            </w:r>
            <w:r w:rsidRPr="000C4294">
              <w:rPr>
                <w:rFonts w:cs="Arial"/>
                <w:szCs w:val="22"/>
                <w:vertAlign w:val="subscript"/>
                <w:lang w:eastAsia="es-PE"/>
              </w:rPr>
              <w:t>(2)</w:t>
            </w:r>
          </w:p>
        </w:tc>
      </w:tr>
      <w:tr w:rsidR="00DC5D21" w:rsidRPr="000C4294" w:rsidTr="0074771C">
        <w:tc>
          <w:tcPr>
            <w:tcW w:w="817" w:type="dxa"/>
            <w:shd w:val="clear" w:color="auto" w:fill="FFFFFF"/>
          </w:tcPr>
          <w:p w:rsidR="00DC5D21" w:rsidRPr="000C4294" w:rsidRDefault="00DC5D21" w:rsidP="00354412">
            <w:pPr>
              <w:rPr>
                <w:rFonts w:cs="Arial"/>
                <w:sz w:val="24"/>
                <w:lang w:eastAsia="es-PE"/>
              </w:rPr>
            </w:pPr>
            <w:r w:rsidRPr="000C4294">
              <w:rPr>
                <w:rFonts w:cs="Arial"/>
                <w:sz w:val="24"/>
                <w:lang w:eastAsia="es-PE"/>
              </w:rPr>
              <w:t>1</w:t>
            </w:r>
          </w:p>
        </w:tc>
        <w:tc>
          <w:tcPr>
            <w:tcW w:w="9072" w:type="dxa"/>
            <w:gridSpan w:val="2"/>
            <w:shd w:val="clear" w:color="auto" w:fill="FFFFFF"/>
          </w:tcPr>
          <w:p w:rsidR="00DC5D21" w:rsidRPr="000C4294" w:rsidRDefault="00E07C3F" w:rsidP="00354412">
            <w:pPr>
              <w:rPr>
                <w:rFonts w:cs="Arial"/>
                <w:szCs w:val="22"/>
              </w:rPr>
            </w:pPr>
            <w:hyperlink w:anchor="_Obtención_de_Requerimientos" w:history="1">
              <w:r w:rsidR="00DC5D21" w:rsidRPr="000C4294">
                <w:rPr>
                  <w:rStyle w:val="Hipervnculo"/>
                  <w:rFonts w:cs="Arial"/>
                  <w:sz w:val="22"/>
                  <w:szCs w:val="22"/>
                  <w:lang w:eastAsia="es-PE"/>
                </w:rPr>
                <w:t>Ver ASI 1.2 - Obtención de Requerimientos - Identificación de los Requerimientos NO Funcionales</w:t>
              </w:r>
            </w:hyperlink>
            <w:r w:rsidR="00DC5D21" w:rsidRPr="000C4294">
              <w:rPr>
                <w:rFonts w:cs="Arial"/>
                <w:szCs w:val="22"/>
                <w:lang w:eastAsia="es-PE"/>
              </w:rPr>
              <w:t xml:space="preserve"> </w:t>
            </w:r>
          </w:p>
        </w:tc>
      </w:tr>
      <w:tr w:rsidR="00DC5D21" w:rsidRPr="000C4294" w:rsidTr="0074771C">
        <w:tc>
          <w:tcPr>
            <w:tcW w:w="9889" w:type="dxa"/>
            <w:gridSpan w:val="3"/>
            <w:shd w:val="pct5" w:color="000000" w:fill="FFFFFF"/>
          </w:tcPr>
          <w:p w:rsidR="00DC5D21" w:rsidRPr="000C4294" w:rsidRDefault="00DC5D21" w:rsidP="00354412">
            <w:pPr>
              <w:rPr>
                <w:rFonts w:cs="Arial"/>
                <w:szCs w:val="22"/>
                <w:lang w:eastAsia="es-PE"/>
              </w:rPr>
            </w:pPr>
            <w:r w:rsidRPr="000C4294">
              <w:rPr>
                <w:rFonts w:cs="Arial"/>
                <w:szCs w:val="22"/>
                <w:lang w:eastAsia="es-PE"/>
              </w:rPr>
              <w:t>Modelo Conceptual de Datos del Servicio</w:t>
            </w:r>
          </w:p>
        </w:tc>
      </w:tr>
      <w:tr w:rsidR="00DC5D21" w:rsidRPr="000C4294" w:rsidTr="0074771C">
        <w:tc>
          <w:tcPr>
            <w:tcW w:w="9889" w:type="dxa"/>
            <w:gridSpan w:val="3"/>
            <w:shd w:val="clear" w:color="auto" w:fill="FFFFFF"/>
          </w:tcPr>
          <w:p w:rsidR="008A6653" w:rsidRPr="000C4294" w:rsidRDefault="008A6653" w:rsidP="00354412">
            <w:pPr>
              <w:rPr>
                <w:rFonts w:cs="Arial"/>
                <w:szCs w:val="22"/>
              </w:rPr>
            </w:pPr>
          </w:p>
          <w:p w:rsidR="008A6653" w:rsidRPr="000C4294" w:rsidRDefault="00483BAD" w:rsidP="00354412">
            <w:pPr>
              <w:rPr>
                <w:rFonts w:cs="Arial"/>
                <w:szCs w:val="22"/>
              </w:rPr>
            </w:pPr>
            <w:r>
              <w:rPr>
                <w:noProof/>
                <w:lang w:val="es-PE" w:eastAsia="es-PE"/>
              </w:rPr>
              <w:drawing>
                <wp:inline distT="0" distB="0" distL="0" distR="0">
                  <wp:extent cx="5296535" cy="366649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96535" cy="3666490"/>
                          </a:xfrm>
                          <a:prstGeom prst="rect">
                            <a:avLst/>
                          </a:prstGeom>
                          <a:noFill/>
                          <a:ln>
                            <a:noFill/>
                          </a:ln>
                        </pic:spPr>
                      </pic:pic>
                    </a:graphicData>
                  </a:graphic>
                </wp:inline>
              </w:drawing>
            </w:r>
          </w:p>
          <w:p w:rsidR="00DC5D21" w:rsidRPr="000C4294" w:rsidRDefault="00DC5D21" w:rsidP="00354412">
            <w:pPr>
              <w:rPr>
                <w:rFonts w:cs="Arial"/>
                <w:szCs w:val="22"/>
                <w:lang w:val="es-PE"/>
              </w:rPr>
            </w:pPr>
          </w:p>
        </w:tc>
      </w:tr>
    </w:tbl>
    <w:p w:rsidR="00DC5D21" w:rsidRPr="000C4294" w:rsidRDefault="00DC5D21" w:rsidP="00354412">
      <w:pPr>
        <w:rPr>
          <w:color w:val="1F497D"/>
        </w:rPr>
      </w:pPr>
    </w:p>
    <w:p w:rsidR="00DC5D21" w:rsidRPr="000C4294" w:rsidRDefault="00DC5D21" w:rsidP="00354412">
      <w:pPr>
        <w:rPr>
          <w:color w:val="1F497D"/>
        </w:rPr>
      </w:pPr>
    </w:p>
    <w:p w:rsidR="00DC5D21" w:rsidRPr="000C4294" w:rsidRDefault="00DC5D21" w:rsidP="00354412">
      <w:pPr>
        <w:rPr>
          <w:b/>
          <w:lang w:eastAsia="es-PE"/>
        </w:rPr>
      </w:pPr>
      <w:r w:rsidRPr="000C4294">
        <w:rPr>
          <w:b/>
          <w:lang w:eastAsia="es-PE"/>
        </w:rPr>
        <w:t>Tipos de Servicio:</w:t>
      </w:r>
    </w:p>
    <w:p w:rsidR="00DC5D21" w:rsidRPr="000C4294" w:rsidRDefault="00014051" w:rsidP="00354412">
      <w:pPr>
        <w:rPr>
          <w:lang w:eastAsia="es-PE"/>
        </w:rPr>
      </w:pPr>
      <w:r w:rsidRPr="000C4294">
        <w:rPr>
          <w:szCs w:val="17"/>
        </w:rPr>
        <w:t xml:space="preserve">A. </w:t>
      </w:r>
      <w:r w:rsidR="00DC5D21" w:rsidRPr="000C4294">
        <w:rPr>
          <w:lang w:eastAsia="es-PE"/>
        </w:rPr>
        <w:t>Entidad</w:t>
      </w:r>
    </w:p>
    <w:p w:rsidR="00DC5D21" w:rsidRPr="000C4294" w:rsidRDefault="00014051" w:rsidP="00354412">
      <w:pPr>
        <w:rPr>
          <w:lang w:eastAsia="es-PE"/>
        </w:rPr>
      </w:pPr>
      <w:r w:rsidRPr="000C4294">
        <w:rPr>
          <w:szCs w:val="17"/>
        </w:rPr>
        <w:t xml:space="preserve">B. </w:t>
      </w:r>
      <w:r w:rsidR="00DC5D21" w:rsidRPr="000C4294">
        <w:rPr>
          <w:lang w:eastAsia="es-PE"/>
        </w:rPr>
        <w:t>Tarea</w:t>
      </w:r>
    </w:p>
    <w:p w:rsidR="00DC5D21" w:rsidRPr="000C4294" w:rsidRDefault="00014051" w:rsidP="00354412">
      <w:pPr>
        <w:rPr>
          <w:lang w:eastAsia="es-PE"/>
        </w:rPr>
      </w:pPr>
      <w:r w:rsidRPr="000C4294">
        <w:rPr>
          <w:szCs w:val="17"/>
        </w:rPr>
        <w:t xml:space="preserve">C. </w:t>
      </w:r>
      <w:r w:rsidR="00DC5D21" w:rsidRPr="000C4294">
        <w:rPr>
          <w:lang w:eastAsia="es-PE"/>
        </w:rPr>
        <w:t>Utilitario</w:t>
      </w:r>
    </w:p>
    <w:p w:rsidR="00DC5D21" w:rsidRPr="000C4294" w:rsidRDefault="00DC5D21" w:rsidP="00354412">
      <w:pPr>
        <w:rPr>
          <w:color w:val="1F497D"/>
        </w:rPr>
      </w:pPr>
    </w:p>
    <w:p w:rsidR="00DC5D21" w:rsidRPr="000C4294" w:rsidRDefault="00DC5D21" w:rsidP="00354412">
      <w:pPr>
        <w:rPr>
          <w:b/>
          <w:szCs w:val="17"/>
        </w:rPr>
      </w:pPr>
    </w:p>
    <w:p w:rsidR="00014051" w:rsidRPr="000C4294" w:rsidRDefault="00014051" w:rsidP="00354412"/>
    <w:p w:rsidR="00895F29" w:rsidRPr="000C4294" w:rsidRDefault="00895F29" w:rsidP="00895F29">
      <w:pPr>
        <w:jc w:val="center"/>
        <w:rPr>
          <w:rFonts w:eastAsia="MS Mincho" w:cs="Arial"/>
          <w:b/>
          <w:szCs w:val="20"/>
          <w:lang w:val="es-ES_tradnl"/>
        </w:rPr>
      </w:pPr>
      <w:r w:rsidRPr="000C4294">
        <w:rPr>
          <w:rFonts w:eastAsia="MS Mincho" w:cs="Arial"/>
          <w:b/>
          <w:szCs w:val="20"/>
          <w:lang w:val="es-ES_tradnl"/>
        </w:rPr>
        <w:lastRenderedPageBreak/>
        <w:t>Tabla 3. Formato de Especificación de Servicio REST</w:t>
      </w:r>
    </w:p>
    <w:p w:rsidR="00895F29" w:rsidRPr="000C4294" w:rsidRDefault="00895F29" w:rsidP="00895F29">
      <w:pPr>
        <w:rPr>
          <w:lang w:val="es-ES_tradnl"/>
        </w:rPr>
      </w:pPr>
    </w:p>
    <w:p w:rsidR="00895F29" w:rsidRPr="000C4294" w:rsidRDefault="00895F29" w:rsidP="00895F29">
      <w:pPr>
        <w:rPr>
          <w:b/>
          <w:color w:val="000000"/>
          <w:lang w:val="es-PE"/>
        </w:rPr>
      </w:pPr>
      <w:r w:rsidRPr="000C4294">
        <w:rPr>
          <w:b/>
          <w:sz w:val="24"/>
        </w:rPr>
        <w:t>validarCambioRegimen</w:t>
      </w:r>
      <w:r w:rsidRPr="000C4294">
        <w:rPr>
          <w:b/>
          <w:color w:val="000000"/>
          <w:u w:val="single"/>
        </w:rPr>
        <w:br/>
      </w: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30"/>
        <w:gridCol w:w="7369"/>
      </w:tblGrid>
      <w:tr w:rsidR="00895F29" w:rsidRPr="000C4294" w:rsidTr="003851C3">
        <w:tc>
          <w:tcPr>
            <w:tcW w:w="2230" w:type="dxa"/>
            <w:tcBorders>
              <w:top w:val="single" w:sz="6" w:space="0" w:color="000000"/>
              <w:left w:val="single" w:sz="6" w:space="0" w:color="000000"/>
              <w:bottom w:val="single" w:sz="6" w:space="0" w:color="000000"/>
              <w:right w:val="single" w:sz="6" w:space="0" w:color="000000"/>
            </w:tcBorders>
            <w:shd w:val="clear" w:color="auto" w:fill="D9D9D9"/>
          </w:tcPr>
          <w:p w:rsidR="00895F29" w:rsidRPr="000C4294" w:rsidRDefault="00895F29" w:rsidP="0093397A">
            <w:pPr>
              <w:rPr>
                <w:b/>
              </w:rPr>
            </w:pPr>
            <w:r w:rsidRPr="000C4294">
              <w:rPr>
                <w:b/>
              </w:rPr>
              <w:t>ID. Servicio</w:t>
            </w:r>
          </w:p>
        </w:tc>
        <w:tc>
          <w:tcPr>
            <w:tcW w:w="7369" w:type="dxa"/>
            <w:tcBorders>
              <w:top w:val="single" w:sz="6" w:space="0" w:color="000000"/>
              <w:left w:val="single" w:sz="6" w:space="0" w:color="000000"/>
              <w:bottom w:val="single" w:sz="6" w:space="0" w:color="000000"/>
              <w:right w:val="single" w:sz="6" w:space="0" w:color="000000"/>
            </w:tcBorders>
          </w:tcPr>
          <w:p w:rsidR="00895F29" w:rsidRPr="000C4294" w:rsidRDefault="00895F29" w:rsidP="0093397A">
            <w:pPr>
              <w:rPr>
                <w:sz w:val="24"/>
              </w:rPr>
            </w:pPr>
            <w:r w:rsidRPr="000C4294">
              <w:rPr>
                <w:sz w:val="24"/>
              </w:rPr>
              <w:t>1</w:t>
            </w:r>
          </w:p>
        </w:tc>
      </w:tr>
      <w:tr w:rsidR="00895F29" w:rsidRPr="000C4294" w:rsidTr="003851C3">
        <w:tc>
          <w:tcPr>
            <w:tcW w:w="2230"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3851C3" w:rsidP="0093397A">
            <w:pPr>
              <w:rPr>
                <w:b/>
              </w:rPr>
            </w:pPr>
            <w:r w:rsidRPr="000C4294">
              <w:rPr>
                <w:b/>
              </w:rPr>
              <w:t>Dominio</w:t>
            </w:r>
          </w:p>
        </w:tc>
        <w:tc>
          <w:tcPr>
            <w:tcW w:w="7369"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sz w:val="24"/>
              </w:rPr>
            </w:pPr>
            <w:r w:rsidRPr="000C4294">
              <w:rPr>
                <w:sz w:val="24"/>
              </w:rPr>
              <w:t>Contribuyente</w:t>
            </w:r>
          </w:p>
        </w:tc>
      </w:tr>
      <w:tr w:rsidR="00895F29" w:rsidRPr="000C4294" w:rsidTr="003851C3">
        <w:tc>
          <w:tcPr>
            <w:tcW w:w="2230"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3851C3" w:rsidP="0093397A">
            <w:pPr>
              <w:rPr>
                <w:b/>
              </w:rPr>
            </w:pPr>
            <w:r w:rsidRPr="000C4294">
              <w:rPr>
                <w:b/>
              </w:rPr>
              <w:t>Recurso</w:t>
            </w:r>
          </w:p>
        </w:tc>
        <w:tc>
          <w:tcPr>
            <w:tcW w:w="7369"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color w:val="000000"/>
                <w:sz w:val="24"/>
              </w:rPr>
            </w:pPr>
            <w:r w:rsidRPr="000C4294">
              <w:rPr>
                <w:sz w:val="24"/>
              </w:rPr>
              <w:t>Contribuyente</w:t>
            </w:r>
          </w:p>
        </w:tc>
      </w:tr>
      <w:tr w:rsidR="00895F29" w:rsidRPr="000C4294" w:rsidTr="003851C3">
        <w:tc>
          <w:tcPr>
            <w:tcW w:w="2230"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3851C3" w:rsidP="0093397A">
            <w:pPr>
              <w:rPr>
                <w:b/>
              </w:rPr>
            </w:pPr>
            <w:r w:rsidRPr="000C4294">
              <w:rPr>
                <w:b/>
              </w:rPr>
              <w:t>Descripción del Recurso</w:t>
            </w:r>
          </w:p>
        </w:tc>
        <w:tc>
          <w:tcPr>
            <w:tcW w:w="7369"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b/>
                <w:sz w:val="24"/>
              </w:rPr>
            </w:pPr>
            <w:r w:rsidRPr="000C4294">
              <w:rPr>
                <w:color w:val="000000"/>
              </w:rPr>
              <w:t>Obtiene toda la información del dominio Contribuyente (Padrón RUC)</w:t>
            </w:r>
          </w:p>
        </w:tc>
      </w:tr>
    </w:tbl>
    <w:p w:rsidR="00895F29" w:rsidRPr="000C4294" w:rsidRDefault="00895F29" w:rsidP="00895F29">
      <w:pPr>
        <w:rPr>
          <w:rStyle w:val="Textoennegrita"/>
          <w:color w:val="000000"/>
        </w:rPr>
      </w:pPr>
    </w:p>
    <w:p w:rsidR="00895F29" w:rsidRPr="000C4294" w:rsidRDefault="00895F29" w:rsidP="00895F29">
      <w:pPr>
        <w:rPr>
          <w:rStyle w:val="Textoennegrita"/>
          <w:color w:val="000000"/>
          <w:u w:val="single"/>
        </w:rPr>
      </w:pPr>
    </w:p>
    <w:tbl>
      <w:tblPr>
        <w:tblW w:w="9640" w:type="dxa"/>
        <w:tblInd w:w="-72" w:type="dxa"/>
        <w:tblCellMar>
          <w:left w:w="70" w:type="dxa"/>
          <w:right w:w="70" w:type="dxa"/>
        </w:tblCellMar>
        <w:tblLook w:val="04A0" w:firstRow="1" w:lastRow="0" w:firstColumn="1" w:lastColumn="0" w:noHBand="0" w:noVBand="1"/>
      </w:tblPr>
      <w:tblGrid>
        <w:gridCol w:w="9640"/>
      </w:tblGrid>
      <w:tr w:rsidR="003851C3" w:rsidRPr="000C4294" w:rsidTr="003851C3">
        <w:trPr>
          <w:trHeight w:val="300"/>
        </w:trPr>
        <w:tc>
          <w:tcPr>
            <w:tcW w:w="96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851C3" w:rsidRPr="000C4294" w:rsidRDefault="003851C3" w:rsidP="003851C3">
            <w:pPr>
              <w:jc w:val="center"/>
              <w:rPr>
                <w:rFonts w:ascii="Calibri" w:hAnsi="Calibri"/>
                <w:b/>
                <w:bCs/>
                <w:color w:val="000000"/>
                <w:szCs w:val="22"/>
                <w:lang w:val="es-PE" w:eastAsia="es-PE"/>
              </w:rPr>
            </w:pPr>
            <w:r w:rsidRPr="000C4294">
              <w:rPr>
                <w:rFonts w:ascii="Calibri" w:hAnsi="Calibri"/>
                <w:b/>
                <w:bCs/>
                <w:color w:val="000000"/>
                <w:szCs w:val="22"/>
                <w:lang w:val="es-PE" w:eastAsia="es-PE"/>
              </w:rPr>
              <w:t>Modelo Conceptual</w:t>
            </w:r>
          </w:p>
        </w:tc>
      </w:tr>
      <w:tr w:rsidR="003851C3" w:rsidRPr="000C4294" w:rsidTr="003851C3">
        <w:trPr>
          <w:trHeight w:val="807"/>
        </w:trPr>
        <w:tc>
          <w:tcPr>
            <w:tcW w:w="9640"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rsidR="003851C3" w:rsidRPr="000C4294" w:rsidRDefault="003851C3" w:rsidP="003851C3">
            <w:pPr>
              <w:jc w:val="left"/>
              <w:rPr>
                <w:rFonts w:ascii="Calibri" w:hAnsi="Calibri"/>
                <w:color w:val="000000"/>
                <w:szCs w:val="22"/>
                <w:lang w:val="es-PE" w:eastAsia="es-PE"/>
              </w:rPr>
            </w:pPr>
            <w:r w:rsidRPr="000C4294">
              <w:rPr>
                <w:rFonts w:ascii="Arial Narrow" w:hAnsi="Arial Narrow" w:cs="Arial"/>
                <w:sz w:val="20"/>
              </w:rPr>
              <w:t>Véase el ASI 3 – c. Modelo conceptual de datos</w:t>
            </w:r>
          </w:p>
        </w:tc>
      </w:tr>
    </w:tbl>
    <w:p w:rsidR="003851C3" w:rsidRPr="000C4294" w:rsidRDefault="003851C3" w:rsidP="00895F29">
      <w:pPr>
        <w:rPr>
          <w:rStyle w:val="Textoennegrita"/>
          <w:color w:val="000000"/>
          <w:u w:val="single"/>
        </w:rPr>
      </w:pPr>
    </w:p>
    <w:p w:rsidR="003851C3" w:rsidRPr="000C4294" w:rsidRDefault="003851C3" w:rsidP="00895F29">
      <w:pPr>
        <w:rPr>
          <w:rStyle w:val="Textoennegrita"/>
          <w:color w:val="000000"/>
          <w:u w:val="single"/>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230"/>
        <w:gridCol w:w="7369"/>
      </w:tblGrid>
      <w:tr w:rsidR="003851C3" w:rsidRPr="000C4294" w:rsidTr="003A5729">
        <w:tc>
          <w:tcPr>
            <w:tcW w:w="3085" w:type="dxa"/>
            <w:tcBorders>
              <w:top w:val="single" w:sz="6" w:space="0" w:color="000000"/>
              <w:left w:val="single" w:sz="6" w:space="0" w:color="000000"/>
              <w:bottom w:val="single" w:sz="6" w:space="0" w:color="000000"/>
              <w:right w:val="single" w:sz="6" w:space="0" w:color="000000"/>
            </w:tcBorders>
            <w:shd w:val="clear" w:color="auto" w:fill="D9D9D9"/>
            <w:hideMark/>
          </w:tcPr>
          <w:p w:rsidR="003851C3" w:rsidRPr="000C4294" w:rsidRDefault="003851C3" w:rsidP="003A5729">
            <w:pPr>
              <w:rPr>
                <w:b/>
                <w:color w:val="000000"/>
              </w:rPr>
            </w:pPr>
            <w:r w:rsidRPr="000C4294">
              <w:rPr>
                <w:b/>
                <w:color w:val="000000"/>
              </w:rPr>
              <w:t>Operación</w:t>
            </w:r>
          </w:p>
        </w:tc>
        <w:tc>
          <w:tcPr>
            <w:tcW w:w="5969" w:type="dxa"/>
            <w:tcBorders>
              <w:top w:val="single" w:sz="6" w:space="0" w:color="000000"/>
              <w:left w:val="single" w:sz="6" w:space="0" w:color="000000"/>
              <w:bottom w:val="single" w:sz="6" w:space="0" w:color="000000"/>
              <w:right w:val="single" w:sz="6" w:space="0" w:color="000000"/>
            </w:tcBorders>
            <w:hideMark/>
          </w:tcPr>
          <w:p w:rsidR="003851C3" w:rsidRPr="000C4294" w:rsidRDefault="003851C3" w:rsidP="003A5729">
            <w:pPr>
              <w:rPr>
                <w:b/>
                <w:sz w:val="28"/>
              </w:rPr>
            </w:pPr>
            <w:r w:rsidRPr="000C4294">
              <w:t>validarCambioRegimen</w:t>
            </w:r>
          </w:p>
        </w:tc>
      </w:tr>
      <w:tr w:rsidR="003851C3" w:rsidRPr="000C4294" w:rsidTr="003A5729">
        <w:tc>
          <w:tcPr>
            <w:tcW w:w="3085" w:type="dxa"/>
            <w:tcBorders>
              <w:top w:val="single" w:sz="6" w:space="0" w:color="000000"/>
              <w:left w:val="single" w:sz="6" w:space="0" w:color="000000"/>
              <w:bottom w:val="single" w:sz="6" w:space="0" w:color="000000"/>
              <w:right w:val="single" w:sz="6" w:space="0" w:color="000000"/>
            </w:tcBorders>
            <w:shd w:val="clear" w:color="auto" w:fill="D9D9D9"/>
            <w:hideMark/>
          </w:tcPr>
          <w:p w:rsidR="003851C3" w:rsidRPr="000C4294" w:rsidRDefault="003851C3" w:rsidP="003A5729">
            <w:pPr>
              <w:rPr>
                <w:b/>
                <w:sz w:val="28"/>
              </w:rPr>
            </w:pPr>
            <w:r w:rsidRPr="000C4294">
              <w:rPr>
                <w:b/>
                <w:color w:val="000000"/>
              </w:rPr>
              <w:t>Método HTTP</w:t>
            </w:r>
          </w:p>
        </w:tc>
        <w:tc>
          <w:tcPr>
            <w:tcW w:w="5969" w:type="dxa"/>
            <w:tcBorders>
              <w:top w:val="single" w:sz="6" w:space="0" w:color="000000"/>
              <w:left w:val="single" w:sz="6" w:space="0" w:color="000000"/>
              <w:bottom w:val="single" w:sz="6" w:space="0" w:color="000000"/>
              <w:right w:val="single" w:sz="6" w:space="0" w:color="000000"/>
            </w:tcBorders>
            <w:hideMark/>
          </w:tcPr>
          <w:p w:rsidR="003851C3" w:rsidRPr="000C4294" w:rsidRDefault="003851C3" w:rsidP="003A5729">
            <w:pPr>
              <w:rPr>
                <w:b/>
                <w:sz w:val="28"/>
              </w:rPr>
            </w:pPr>
            <w:r w:rsidRPr="000C4294">
              <w:rPr>
                <w:color w:val="000000"/>
              </w:rPr>
              <w:t>GET</w:t>
            </w:r>
          </w:p>
        </w:tc>
      </w:tr>
      <w:tr w:rsidR="003851C3" w:rsidRPr="000C4294" w:rsidTr="003A5729">
        <w:tc>
          <w:tcPr>
            <w:tcW w:w="3085" w:type="dxa"/>
            <w:tcBorders>
              <w:top w:val="single" w:sz="6" w:space="0" w:color="000000"/>
              <w:left w:val="single" w:sz="6" w:space="0" w:color="000000"/>
              <w:bottom w:val="single" w:sz="6" w:space="0" w:color="000000"/>
              <w:right w:val="single" w:sz="6" w:space="0" w:color="000000"/>
            </w:tcBorders>
            <w:shd w:val="clear" w:color="auto" w:fill="D9D9D9"/>
            <w:hideMark/>
          </w:tcPr>
          <w:p w:rsidR="003851C3" w:rsidRPr="000C4294" w:rsidRDefault="003851C3" w:rsidP="003A5729">
            <w:pPr>
              <w:rPr>
                <w:b/>
                <w:color w:val="000000"/>
              </w:rPr>
            </w:pPr>
            <w:r w:rsidRPr="000C4294">
              <w:rPr>
                <w:b/>
                <w:color w:val="000000"/>
              </w:rPr>
              <w:t>URI</w:t>
            </w:r>
          </w:p>
        </w:tc>
        <w:tc>
          <w:tcPr>
            <w:tcW w:w="5969" w:type="dxa"/>
            <w:tcBorders>
              <w:top w:val="single" w:sz="6" w:space="0" w:color="000000"/>
              <w:left w:val="single" w:sz="6" w:space="0" w:color="000000"/>
              <w:bottom w:val="single" w:sz="6" w:space="0" w:color="000000"/>
              <w:right w:val="single" w:sz="6" w:space="0" w:color="000000"/>
            </w:tcBorders>
            <w:hideMark/>
          </w:tcPr>
          <w:p w:rsidR="003851C3" w:rsidRPr="000C4294" w:rsidRDefault="003851C3" w:rsidP="003A5729">
            <w:pPr>
              <w:rPr>
                <w:color w:val="000000"/>
              </w:rPr>
            </w:pPr>
            <w:r w:rsidRPr="000C4294">
              <w:rPr>
                <w:color w:val="000000"/>
                <w:sz w:val="20"/>
              </w:rPr>
              <w:t>http://api.sunat.peru/v1/contribuyente/registro/t/</w:t>
            </w:r>
            <w:r w:rsidRPr="000C4294">
              <w:rPr>
                <w:color w:val="000000"/>
                <w:sz w:val="18"/>
                <w:szCs w:val="18"/>
              </w:rPr>
              <w:t>regtributario</w:t>
            </w:r>
            <w:r w:rsidRPr="000C4294">
              <w:rPr>
                <w:color w:val="000000"/>
                <w:sz w:val="20"/>
              </w:rPr>
              <w:t>/validarcambioregimen</w:t>
            </w:r>
          </w:p>
          <w:p w:rsidR="003851C3" w:rsidRPr="000C4294" w:rsidRDefault="003851C3" w:rsidP="001C0749">
            <w:pPr>
              <w:rPr>
                <w:b/>
                <w:sz w:val="28"/>
                <w:lang w:val="es-PE"/>
              </w:rPr>
            </w:pPr>
            <w:r w:rsidRPr="000C4294">
              <w:rPr>
                <w:color w:val="000000"/>
                <w:sz w:val="18"/>
                <w:lang w:val="es-PE"/>
              </w:rPr>
              <w:t>?</w:t>
            </w:r>
            <w:r w:rsidR="001C0749" w:rsidRPr="000C4294">
              <w:rPr>
                <w:color w:val="000000"/>
                <w:sz w:val="18"/>
                <w:lang w:val="es-PE"/>
              </w:rPr>
              <w:t>numR</w:t>
            </w:r>
            <w:r w:rsidRPr="000C4294">
              <w:rPr>
                <w:color w:val="000000"/>
                <w:sz w:val="18"/>
                <w:lang w:val="es-PE"/>
              </w:rPr>
              <w:t>uc={</w:t>
            </w:r>
            <w:r w:rsidR="001C0749" w:rsidRPr="000C4294">
              <w:rPr>
                <w:color w:val="000000"/>
                <w:sz w:val="18"/>
                <w:lang w:val="es-PE"/>
              </w:rPr>
              <w:t>numRuc</w:t>
            </w:r>
            <w:r w:rsidRPr="000C4294">
              <w:rPr>
                <w:color w:val="000000"/>
                <w:sz w:val="18"/>
                <w:lang w:val="es-PE"/>
              </w:rPr>
              <w:t>}&amp;periodo={periodo}&amp;regimen={regimen}</w:t>
            </w:r>
          </w:p>
        </w:tc>
      </w:tr>
    </w:tbl>
    <w:p w:rsidR="003851C3" w:rsidRPr="000C4294" w:rsidRDefault="003851C3" w:rsidP="00895F29">
      <w:pPr>
        <w:rPr>
          <w:rStyle w:val="Textoennegrita"/>
          <w:color w:val="000000"/>
          <w:u w:val="single"/>
          <w:lang w:val="es-PE"/>
        </w:rPr>
      </w:pPr>
    </w:p>
    <w:p w:rsidR="00895F29" w:rsidRPr="000C4294" w:rsidRDefault="00895F29" w:rsidP="00895F29">
      <w:pPr>
        <w:rPr>
          <w:u w:val="single"/>
        </w:rPr>
      </w:pPr>
    </w:p>
    <w:tbl>
      <w:tblPr>
        <w:tblW w:w="965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943"/>
        <w:gridCol w:w="3544"/>
        <w:gridCol w:w="3167"/>
      </w:tblGrid>
      <w:tr w:rsidR="003851C3" w:rsidRPr="000C4294" w:rsidTr="003851C3">
        <w:tc>
          <w:tcPr>
            <w:tcW w:w="9654" w:type="dxa"/>
            <w:gridSpan w:val="3"/>
            <w:tcBorders>
              <w:top w:val="single" w:sz="6" w:space="0" w:color="000000"/>
              <w:left w:val="single" w:sz="6" w:space="0" w:color="000000"/>
              <w:bottom w:val="single" w:sz="6" w:space="0" w:color="000000"/>
              <w:right w:val="single" w:sz="6" w:space="0" w:color="000000"/>
            </w:tcBorders>
            <w:shd w:val="clear" w:color="auto" w:fill="D9D9D9"/>
          </w:tcPr>
          <w:p w:rsidR="003851C3" w:rsidRPr="000C4294" w:rsidRDefault="003851C3" w:rsidP="003851C3">
            <w:pPr>
              <w:jc w:val="center"/>
              <w:rPr>
                <w:b/>
                <w:color w:val="000000"/>
                <w:sz w:val="20"/>
              </w:rPr>
            </w:pPr>
            <w:r w:rsidRPr="000C4294">
              <w:rPr>
                <w:b/>
                <w:color w:val="000000"/>
                <w:sz w:val="20"/>
              </w:rPr>
              <w:t>SLA</w:t>
            </w:r>
          </w:p>
        </w:tc>
      </w:tr>
      <w:tr w:rsidR="00895F29" w:rsidRPr="000C4294" w:rsidTr="003851C3">
        <w:tc>
          <w:tcPr>
            <w:tcW w:w="2943"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895F29" w:rsidP="0093397A">
            <w:pPr>
              <w:rPr>
                <w:b/>
                <w:color w:val="000000"/>
                <w:sz w:val="20"/>
              </w:rPr>
            </w:pPr>
            <w:r w:rsidRPr="000C4294">
              <w:rPr>
                <w:b/>
                <w:color w:val="000000"/>
                <w:sz w:val="20"/>
              </w:rPr>
              <w:t>Propiedad</w:t>
            </w:r>
          </w:p>
        </w:tc>
        <w:tc>
          <w:tcPr>
            <w:tcW w:w="3544"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895F29" w:rsidP="0093397A">
            <w:pPr>
              <w:rPr>
                <w:b/>
                <w:color w:val="000000"/>
                <w:sz w:val="20"/>
              </w:rPr>
            </w:pPr>
            <w:r w:rsidRPr="000C4294">
              <w:rPr>
                <w:b/>
                <w:color w:val="000000"/>
                <w:sz w:val="20"/>
              </w:rPr>
              <w:t xml:space="preserve">Descripción </w:t>
            </w:r>
          </w:p>
        </w:tc>
        <w:tc>
          <w:tcPr>
            <w:tcW w:w="3167"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895F29" w:rsidP="0093397A">
            <w:pPr>
              <w:rPr>
                <w:b/>
                <w:color w:val="000000"/>
                <w:sz w:val="20"/>
              </w:rPr>
            </w:pPr>
            <w:r w:rsidRPr="000C4294">
              <w:rPr>
                <w:b/>
                <w:color w:val="000000"/>
                <w:sz w:val="20"/>
              </w:rPr>
              <w:t>Valor</w:t>
            </w:r>
          </w:p>
        </w:tc>
      </w:tr>
      <w:tr w:rsidR="00895F29" w:rsidRPr="000C4294" w:rsidTr="003851C3">
        <w:tc>
          <w:tcPr>
            <w:tcW w:w="2943"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b/>
                <w:color w:val="000000"/>
              </w:rPr>
            </w:pPr>
            <w:r w:rsidRPr="000C4294">
              <w:rPr>
                <w:color w:val="000000"/>
              </w:rPr>
              <w:t>numPeticiones</w:t>
            </w:r>
          </w:p>
        </w:tc>
        <w:tc>
          <w:tcPr>
            <w:tcW w:w="3544"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b/>
                <w:color w:val="000000"/>
              </w:rPr>
            </w:pPr>
            <w:r w:rsidRPr="000C4294">
              <w:rPr>
                <w:color w:val="000000"/>
              </w:rPr>
              <w:t>Número de Peticiones concurrentes</w:t>
            </w:r>
          </w:p>
        </w:tc>
        <w:tc>
          <w:tcPr>
            <w:tcW w:w="3167" w:type="dxa"/>
            <w:tcBorders>
              <w:top w:val="single" w:sz="6" w:space="0" w:color="000000"/>
              <w:left w:val="single" w:sz="6" w:space="0" w:color="000000"/>
              <w:bottom w:val="single" w:sz="6" w:space="0" w:color="000000"/>
              <w:right w:val="single" w:sz="6" w:space="0" w:color="000000"/>
            </w:tcBorders>
            <w:hideMark/>
          </w:tcPr>
          <w:p w:rsidR="00895F29" w:rsidRPr="000C4294" w:rsidRDefault="00384BA5" w:rsidP="0093397A">
            <w:pPr>
              <w:rPr>
                <w:b/>
                <w:color w:val="000000"/>
              </w:rPr>
            </w:pPr>
            <w:r w:rsidRPr="000C4294">
              <w:rPr>
                <w:color w:val="000000"/>
              </w:rPr>
              <w:t>200</w:t>
            </w:r>
            <w:r w:rsidR="00895F29" w:rsidRPr="000C4294">
              <w:rPr>
                <w:color w:val="000000"/>
              </w:rPr>
              <w:t>xs</w:t>
            </w:r>
          </w:p>
        </w:tc>
      </w:tr>
      <w:tr w:rsidR="00895F29" w:rsidRPr="000C4294" w:rsidTr="003851C3">
        <w:tc>
          <w:tcPr>
            <w:tcW w:w="2943"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b/>
                <w:color w:val="000000"/>
              </w:rPr>
            </w:pPr>
            <w:r w:rsidRPr="000C4294">
              <w:rPr>
                <w:color w:val="000000"/>
              </w:rPr>
              <w:t>tiempoRes</w:t>
            </w:r>
          </w:p>
        </w:tc>
        <w:tc>
          <w:tcPr>
            <w:tcW w:w="3544"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b/>
                <w:color w:val="000000"/>
              </w:rPr>
            </w:pPr>
            <w:r w:rsidRPr="000C4294">
              <w:rPr>
                <w:color w:val="000000"/>
              </w:rPr>
              <w:t>Tiempo de respuesta</w:t>
            </w:r>
          </w:p>
        </w:tc>
        <w:tc>
          <w:tcPr>
            <w:tcW w:w="3167"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b/>
                <w:color w:val="000000"/>
              </w:rPr>
            </w:pPr>
            <w:r w:rsidRPr="000C4294">
              <w:rPr>
                <w:color w:val="000000"/>
              </w:rPr>
              <w:t>2s</w:t>
            </w:r>
          </w:p>
        </w:tc>
      </w:tr>
      <w:tr w:rsidR="00895F29" w:rsidRPr="000C4294" w:rsidTr="003851C3">
        <w:trPr>
          <w:trHeight w:val="42"/>
        </w:trPr>
        <w:tc>
          <w:tcPr>
            <w:tcW w:w="2943"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color w:val="000000"/>
              </w:rPr>
            </w:pPr>
            <w:r w:rsidRPr="000C4294">
              <w:rPr>
                <w:color w:val="000000"/>
              </w:rPr>
              <w:t>Disp.</w:t>
            </w:r>
          </w:p>
        </w:tc>
        <w:tc>
          <w:tcPr>
            <w:tcW w:w="3544"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color w:val="000000"/>
              </w:rPr>
            </w:pPr>
            <w:r w:rsidRPr="000C4294">
              <w:rPr>
                <w:color w:val="000000"/>
              </w:rPr>
              <w:t>Disponibilidad</w:t>
            </w:r>
          </w:p>
        </w:tc>
        <w:tc>
          <w:tcPr>
            <w:tcW w:w="3167" w:type="dxa"/>
            <w:tcBorders>
              <w:top w:val="single" w:sz="6" w:space="0" w:color="000000"/>
              <w:left w:val="single" w:sz="6" w:space="0" w:color="000000"/>
              <w:bottom w:val="single" w:sz="6" w:space="0" w:color="000000"/>
              <w:right w:val="single" w:sz="6" w:space="0" w:color="000000"/>
            </w:tcBorders>
            <w:hideMark/>
          </w:tcPr>
          <w:p w:rsidR="00895F29" w:rsidRPr="000C4294" w:rsidRDefault="00895F29" w:rsidP="0093397A">
            <w:pPr>
              <w:rPr>
                <w:color w:val="000000"/>
              </w:rPr>
            </w:pPr>
            <w:r w:rsidRPr="000C4294">
              <w:rPr>
                <w:color w:val="000000"/>
              </w:rPr>
              <w:t>24x7</w:t>
            </w:r>
          </w:p>
        </w:tc>
      </w:tr>
    </w:tbl>
    <w:p w:rsidR="00895F29" w:rsidRPr="000C4294" w:rsidRDefault="00895F29" w:rsidP="00895F29">
      <w:pPr>
        <w:rPr>
          <w:rStyle w:val="Textoennegrita"/>
          <w:color w:val="000000"/>
        </w:rPr>
      </w:pPr>
    </w:p>
    <w:p w:rsidR="00895F29" w:rsidRPr="000C4294" w:rsidRDefault="00895F29" w:rsidP="00895F29">
      <w:pPr>
        <w:rPr>
          <w:rStyle w:val="Textoennegrita"/>
          <w:color w:val="000000"/>
          <w:u w:val="single"/>
        </w:rPr>
      </w:pPr>
    </w:p>
    <w:p w:rsidR="00895F29" w:rsidRPr="000C4294" w:rsidRDefault="003851C3" w:rsidP="00895F29">
      <w:pPr>
        <w:rPr>
          <w:rStyle w:val="Textoennegrita"/>
          <w:color w:val="000000"/>
          <w:u w:val="single"/>
        </w:rPr>
      </w:pPr>
      <w:r w:rsidRPr="000C4294">
        <w:rPr>
          <w:rStyle w:val="Textoennegrita"/>
          <w:color w:val="000000"/>
          <w:u w:val="single"/>
        </w:rPr>
        <w:t>REQUEST</w:t>
      </w:r>
    </w:p>
    <w:p w:rsidR="00895F29" w:rsidRPr="000C4294" w:rsidRDefault="00895F29" w:rsidP="00895F29">
      <w:pPr>
        <w:rPr>
          <w:rStyle w:val="Textoennegrita"/>
          <w:color w:val="000000"/>
        </w:rPr>
      </w:pPr>
    </w:p>
    <w:tbl>
      <w:tblPr>
        <w:tblW w:w="96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18"/>
        <w:gridCol w:w="2693"/>
        <w:gridCol w:w="2010"/>
        <w:gridCol w:w="2398"/>
      </w:tblGrid>
      <w:tr w:rsidR="003851C3" w:rsidRPr="000C4294" w:rsidTr="003851C3">
        <w:tc>
          <w:tcPr>
            <w:tcW w:w="9619" w:type="dxa"/>
            <w:gridSpan w:val="4"/>
            <w:tcBorders>
              <w:top w:val="single" w:sz="4" w:space="0" w:color="000000"/>
              <w:left w:val="single" w:sz="4" w:space="0" w:color="000000"/>
              <w:bottom w:val="single" w:sz="4" w:space="0" w:color="000000"/>
              <w:right w:val="single" w:sz="4" w:space="0" w:color="000000"/>
            </w:tcBorders>
            <w:shd w:val="clear" w:color="auto" w:fill="D9D9D9"/>
          </w:tcPr>
          <w:p w:rsidR="003851C3" w:rsidRPr="000C4294" w:rsidRDefault="003851C3" w:rsidP="0093397A">
            <w:pPr>
              <w:rPr>
                <w:sz w:val="20"/>
              </w:rPr>
            </w:pPr>
            <w:r w:rsidRPr="000C4294">
              <w:rPr>
                <w:rStyle w:val="Textoennegrita"/>
                <w:color w:val="000000"/>
                <w:sz w:val="20"/>
              </w:rPr>
              <w:t>REQUEST URI</w:t>
            </w:r>
          </w:p>
        </w:tc>
      </w:tr>
      <w:tr w:rsidR="002E04C3" w:rsidRPr="000C4294" w:rsidTr="003851C3">
        <w:tc>
          <w:tcPr>
            <w:tcW w:w="2518" w:type="dxa"/>
            <w:tcBorders>
              <w:top w:val="single" w:sz="4" w:space="0" w:color="000000"/>
              <w:left w:val="single" w:sz="4" w:space="0" w:color="000000"/>
              <w:bottom w:val="single" w:sz="4" w:space="0" w:color="000000"/>
              <w:right w:val="single" w:sz="4" w:space="0" w:color="000000"/>
            </w:tcBorders>
            <w:shd w:val="clear" w:color="auto" w:fill="D9D9D9"/>
            <w:hideMark/>
          </w:tcPr>
          <w:p w:rsidR="002E04C3" w:rsidRPr="000C4294" w:rsidRDefault="003851C3" w:rsidP="0093397A">
            <w:pPr>
              <w:rPr>
                <w:rFonts w:cs="Arial"/>
                <w:b/>
                <w:sz w:val="20"/>
                <w:szCs w:val="20"/>
                <w:lang w:val="es-ES_tradnl" w:eastAsia="en-US"/>
              </w:rPr>
            </w:pPr>
            <w:r w:rsidRPr="000C4294">
              <w:rPr>
                <w:rFonts w:cs="Arial"/>
                <w:b/>
                <w:sz w:val="20"/>
                <w:szCs w:val="20"/>
                <w:lang w:val="es-ES_tradnl" w:eastAsia="en-US"/>
              </w:rPr>
              <w:t>Parámetros de Entrada</w:t>
            </w:r>
          </w:p>
        </w:tc>
        <w:tc>
          <w:tcPr>
            <w:tcW w:w="2693" w:type="dxa"/>
            <w:tcBorders>
              <w:top w:val="single" w:sz="4" w:space="0" w:color="000000"/>
              <w:left w:val="single" w:sz="4" w:space="0" w:color="000000"/>
              <w:bottom w:val="single" w:sz="4" w:space="0" w:color="000000"/>
              <w:right w:val="single" w:sz="4" w:space="0" w:color="000000"/>
            </w:tcBorders>
            <w:shd w:val="clear" w:color="auto" w:fill="D9D9D9"/>
            <w:hideMark/>
          </w:tcPr>
          <w:p w:rsidR="002E04C3" w:rsidRPr="000C4294" w:rsidRDefault="003851C3" w:rsidP="0093397A">
            <w:pPr>
              <w:rPr>
                <w:rFonts w:cs="Arial"/>
                <w:b/>
                <w:sz w:val="20"/>
                <w:szCs w:val="20"/>
                <w:lang w:val="es-ES_tradnl" w:eastAsia="en-US"/>
              </w:rPr>
            </w:pPr>
            <w:r w:rsidRPr="000C4294">
              <w:rPr>
                <w:rFonts w:cs="Arial"/>
                <w:b/>
                <w:sz w:val="20"/>
                <w:szCs w:val="20"/>
                <w:lang w:val="es-ES_tradnl" w:eastAsia="en-US"/>
              </w:rPr>
              <w:t>Descripción</w:t>
            </w:r>
          </w:p>
        </w:tc>
        <w:tc>
          <w:tcPr>
            <w:tcW w:w="2010" w:type="dxa"/>
            <w:tcBorders>
              <w:top w:val="single" w:sz="4" w:space="0" w:color="000000"/>
              <w:left w:val="single" w:sz="4" w:space="0" w:color="000000"/>
              <w:bottom w:val="single" w:sz="4" w:space="0" w:color="000000"/>
              <w:right w:val="single" w:sz="4" w:space="0" w:color="000000"/>
            </w:tcBorders>
            <w:shd w:val="clear" w:color="auto" w:fill="D9D9D9"/>
          </w:tcPr>
          <w:p w:rsidR="002E04C3" w:rsidRPr="000C4294" w:rsidRDefault="002E04C3" w:rsidP="0093397A">
            <w:pPr>
              <w:rPr>
                <w:rFonts w:cs="Arial"/>
                <w:b/>
                <w:sz w:val="20"/>
                <w:szCs w:val="20"/>
                <w:lang w:val="es-ES_tradnl" w:eastAsia="en-US"/>
              </w:rPr>
            </w:pPr>
            <w:r w:rsidRPr="000C4294">
              <w:rPr>
                <w:rFonts w:cs="Arial"/>
                <w:b/>
                <w:sz w:val="20"/>
                <w:szCs w:val="20"/>
                <w:lang w:val="es-ES_tradnl" w:eastAsia="en-US"/>
              </w:rPr>
              <w:t>Formato</w:t>
            </w:r>
          </w:p>
        </w:tc>
        <w:tc>
          <w:tcPr>
            <w:tcW w:w="2398" w:type="dxa"/>
            <w:tcBorders>
              <w:top w:val="single" w:sz="4" w:space="0" w:color="000000"/>
              <w:left w:val="single" w:sz="4" w:space="0" w:color="000000"/>
              <w:bottom w:val="single" w:sz="4" w:space="0" w:color="000000"/>
              <w:right w:val="single" w:sz="4" w:space="0" w:color="000000"/>
            </w:tcBorders>
            <w:shd w:val="clear" w:color="auto" w:fill="D9D9D9"/>
            <w:hideMark/>
          </w:tcPr>
          <w:p w:rsidR="002E04C3" w:rsidRPr="000C4294" w:rsidRDefault="003851C3" w:rsidP="0093397A">
            <w:pPr>
              <w:rPr>
                <w:rFonts w:cs="Arial"/>
                <w:b/>
                <w:sz w:val="20"/>
                <w:szCs w:val="20"/>
                <w:lang w:val="es-ES_tradnl" w:eastAsia="en-US"/>
              </w:rPr>
            </w:pPr>
            <w:r w:rsidRPr="000C4294">
              <w:rPr>
                <w:rFonts w:cs="Arial"/>
                <w:b/>
                <w:sz w:val="20"/>
                <w:szCs w:val="20"/>
                <w:lang w:val="es-ES_tradnl" w:eastAsia="en-US"/>
              </w:rPr>
              <w:t>Tipo dato</w:t>
            </w:r>
          </w:p>
        </w:tc>
      </w:tr>
      <w:tr w:rsidR="002E04C3" w:rsidRPr="000C4294" w:rsidTr="003851C3">
        <w:tc>
          <w:tcPr>
            <w:tcW w:w="2518" w:type="dxa"/>
            <w:tcBorders>
              <w:top w:val="single" w:sz="4" w:space="0" w:color="000000"/>
              <w:left w:val="single" w:sz="4" w:space="0" w:color="000000"/>
              <w:bottom w:val="single" w:sz="4" w:space="0" w:color="000000"/>
              <w:right w:val="single" w:sz="4" w:space="0" w:color="000000"/>
            </w:tcBorders>
            <w:hideMark/>
          </w:tcPr>
          <w:p w:rsidR="002E04C3" w:rsidRPr="000C4294" w:rsidRDefault="002E04C3" w:rsidP="002E04C3">
            <w:pPr>
              <w:rPr>
                <w:color w:val="000000"/>
              </w:rPr>
            </w:pPr>
            <w:r w:rsidRPr="000C4294">
              <w:rPr>
                <w:color w:val="000000"/>
              </w:rPr>
              <w:t>ruc</w:t>
            </w:r>
            <w:r w:rsidRPr="000C4294">
              <w:rPr>
                <w:color w:val="000000"/>
              </w:rPr>
              <w:tab/>
            </w:r>
          </w:p>
        </w:tc>
        <w:tc>
          <w:tcPr>
            <w:tcW w:w="2693" w:type="dxa"/>
            <w:tcBorders>
              <w:top w:val="single" w:sz="4" w:space="0" w:color="000000"/>
              <w:left w:val="single" w:sz="4" w:space="0" w:color="000000"/>
              <w:bottom w:val="single" w:sz="4" w:space="0" w:color="000000"/>
              <w:right w:val="single" w:sz="4" w:space="0" w:color="000000"/>
            </w:tcBorders>
            <w:hideMark/>
          </w:tcPr>
          <w:p w:rsidR="002E04C3" w:rsidRPr="000C4294" w:rsidRDefault="002E04C3" w:rsidP="002E04C3">
            <w:pPr>
              <w:rPr>
                <w:color w:val="000000"/>
              </w:rPr>
            </w:pPr>
            <w:r w:rsidRPr="000C4294">
              <w:rPr>
                <w:color w:val="000000"/>
              </w:rPr>
              <w:t>Número de RUC</w:t>
            </w:r>
          </w:p>
        </w:tc>
        <w:tc>
          <w:tcPr>
            <w:tcW w:w="2010"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p>
        </w:tc>
        <w:tc>
          <w:tcPr>
            <w:tcW w:w="2398" w:type="dxa"/>
            <w:tcBorders>
              <w:top w:val="single" w:sz="4" w:space="0" w:color="000000"/>
              <w:left w:val="single" w:sz="4" w:space="0" w:color="000000"/>
              <w:bottom w:val="single" w:sz="4" w:space="0" w:color="000000"/>
              <w:right w:val="single" w:sz="4" w:space="0" w:color="000000"/>
            </w:tcBorders>
            <w:hideMark/>
          </w:tcPr>
          <w:p w:rsidR="002E04C3" w:rsidRPr="000C4294" w:rsidRDefault="002E04C3" w:rsidP="002E04C3">
            <w:pPr>
              <w:rPr>
                <w:color w:val="000000"/>
              </w:rPr>
            </w:pPr>
            <w:r w:rsidRPr="000C4294">
              <w:rPr>
                <w:color w:val="000000"/>
              </w:rPr>
              <w:t xml:space="preserve">String(11) </w:t>
            </w:r>
          </w:p>
        </w:tc>
      </w:tr>
      <w:tr w:rsidR="002E04C3" w:rsidRPr="000C4294" w:rsidTr="003851C3">
        <w:tc>
          <w:tcPr>
            <w:tcW w:w="2518"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r w:rsidRPr="000C4294">
              <w:rPr>
                <w:color w:val="000000"/>
              </w:rPr>
              <w:t>periodo</w:t>
            </w:r>
          </w:p>
        </w:tc>
        <w:tc>
          <w:tcPr>
            <w:tcW w:w="2693"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r w:rsidRPr="000C4294">
              <w:rPr>
                <w:color w:val="000000"/>
              </w:rPr>
              <w:t>Periodo de declaración</w:t>
            </w:r>
          </w:p>
        </w:tc>
        <w:tc>
          <w:tcPr>
            <w:tcW w:w="2010"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p>
        </w:tc>
        <w:tc>
          <w:tcPr>
            <w:tcW w:w="2398"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r w:rsidRPr="000C4294">
              <w:rPr>
                <w:color w:val="000000"/>
              </w:rPr>
              <w:t>String(6)</w:t>
            </w:r>
          </w:p>
        </w:tc>
      </w:tr>
      <w:tr w:rsidR="002E04C3" w:rsidRPr="000C4294" w:rsidTr="003851C3">
        <w:tc>
          <w:tcPr>
            <w:tcW w:w="2518"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r w:rsidRPr="000C4294">
              <w:rPr>
                <w:color w:val="000000"/>
              </w:rPr>
              <w:t>régimen</w:t>
            </w:r>
          </w:p>
        </w:tc>
        <w:tc>
          <w:tcPr>
            <w:tcW w:w="2693"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r w:rsidRPr="000C4294">
              <w:rPr>
                <w:color w:val="000000"/>
              </w:rPr>
              <w:t>Nuevo tributo o régimen de renta</w:t>
            </w:r>
          </w:p>
        </w:tc>
        <w:tc>
          <w:tcPr>
            <w:tcW w:w="2010"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p>
        </w:tc>
        <w:tc>
          <w:tcPr>
            <w:tcW w:w="2398" w:type="dxa"/>
            <w:tcBorders>
              <w:top w:val="single" w:sz="4" w:space="0" w:color="000000"/>
              <w:left w:val="single" w:sz="4" w:space="0" w:color="000000"/>
              <w:bottom w:val="single" w:sz="4" w:space="0" w:color="000000"/>
              <w:right w:val="single" w:sz="4" w:space="0" w:color="000000"/>
            </w:tcBorders>
          </w:tcPr>
          <w:p w:rsidR="002E04C3" w:rsidRPr="000C4294" w:rsidRDefault="002E04C3" w:rsidP="002E04C3">
            <w:pPr>
              <w:rPr>
                <w:color w:val="000000"/>
              </w:rPr>
            </w:pPr>
            <w:r w:rsidRPr="000C4294">
              <w:rPr>
                <w:color w:val="000000"/>
              </w:rPr>
              <w:t>String(6)</w:t>
            </w:r>
          </w:p>
        </w:tc>
      </w:tr>
    </w:tbl>
    <w:p w:rsidR="00895F29" w:rsidRPr="000C4294" w:rsidRDefault="00895F29" w:rsidP="00895F29">
      <w:pPr>
        <w:rPr>
          <w:rStyle w:val="Textoennegrita"/>
          <w:color w:val="000000"/>
        </w:rPr>
      </w:pPr>
    </w:p>
    <w:p w:rsidR="00895F29" w:rsidRPr="000C4294" w:rsidRDefault="00895F29" w:rsidP="00895F29">
      <w:pPr>
        <w:rPr>
          <w:rStyle w:val="Textoennegrita"/>
          <w:color w:val="000000"/>
          <w:sz w:val="20"/>
        </w:rPr>
      </w:pP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6663"/>
      </w:tblGrid>
      <w:tr w:rsidR="003851C3" w:rsidRPr="000C4294" w:rsidTr="003851C3">
        <w:tc>
          <w:tcPr>
            <w:tcW w:w="9606" w:type="dxa"/>
            <w:gridSpan w:val="2"/>
            <w:tcBorders>
              <w:top w:val="single" w:sz="4" w:space="0" w:color="000000"/>
              <w:left w:val="single" w:sz="4" w:space="0" w:color="000000"/>
              <w:bottom w:val="single" w:sz="4" w:space="0" w:color="000000"/>
              <w:right w:val="single" w:sz="4" w:space="0" w:color="000000"/>
            </w:tcBorders>
            <w:shd w:val="clear" w:color="auto" w:fill="D9D9D9"/>
          </w:tcPr>
          <w:p w:rsidR="003851C3" w:rsidRPr="000C4294" w:rsidRDefault="003851C3" w:rsidP="0093397A">
            <w:pPr>
              <w:rPr>
                <w:b/>
                <w:bCs/>
                <w:color w:val="000000"/>
                <w:sz w:val="20"/>
              </w:rPr>
            </w:pPr>
            <w:r w:rsidRPr="000C4294">
              <w:rPr>
                <w:rStyle w:val="Textoennegrita"/>
                <w:color w:val="000000"/>
                <w:sz w:val="20"/>
              </w:rPr>
              <w:t>REQUEST HEADER</w:t>
            </w:r>
          </w:p>
        </w:tc>
      </w:tr>
      <w:tr w:rsidR="00895F29" w:rsidRPr="000C4294" w:rsidTr="003851C3">
        <w:tc>
          <w:tcPr>
            <w:tcW w:w="2943" w:type="dxa"/>
            <w:tcBorders>
              <w:top w:val="single" w:sz="4" w:space="0" w:color="000000"/>
              <w:left w:val="single" w:sz="4" w:space="0" w:color="000000"/>
              <w:bottom w:val="single" w:sz="4" w:space="0" w:color="000000"/>
              <w:right w:val="single" w:sz="4" w:space="0" w:color="000000"/>
            </w:tcBorders>
            <w:shd w:val="clear" w:color="auto" w:fill="D9D9D9"/>
            <w:hideMark/>
          </w:tcPr>
          <w:p w:rsidR="00895F29" w:rsidRPr="000C4294" w:rsidRDefault="00895F29" w:rsidP="0093397A">
            <w:pPr>
              <w:tabs>
                <w:tab w:val="left" w:pos="1965"/>
              </w:tabs>
              <w:rPr>
                <w:rFonts w:cs="Arial"/>
                <w:b/>
                <w:sz w:val="20"/>
                <w:szCs w:val="20"/>
                <w:lang w:val="es-ES_tradnl" w:eastAsia="en-US"/>
              </w:rPr>
            </w:pPr>
            <w:r w:rsidRPr="000C4294">
              <w:rPr>
                <w:rFonts w:cs="Arial"/>
                <w:b/>
                <w:sz w:val="20"/>
                <w:szCs w:val="20"/>
                <w:lang w:val="es-ES_tradnl" w:eastAsia="en-US"/>
              </w:rPr>
              <w:t>Parámetros</w:t>
            </w:r>
          </w:p>
        </w:tc>
        <w:tc>
          <w:tcPr>
            <w:tcW w:w="6663" w:type="dxa"/>
            <w:tcBorders>
              <w:top w:val="single" w:sz="4" w:space="0" w:color="000000"/>
              <w:left w:val="single" w:sz="4" w:space="0" w:color="000000"/>
              <w:bottom w:val="single" w:sz="4" w:space="0" w:color="000000"/>
              <w:right w:val="single" w:sz="4" w:space="0" w:color="000000"/>
            </w:tcBorders>
            <w:shd w:val="clear" w:color="auto" w:fill="D9D9D9"/>
            <w:hideMark/>
          </w:tcPr>
          <w:p w:rsidR="00895F29" w:rsidRPr="000C4294" w:rsidRDefault="00895F29" w:rsidP="0093397A">
            <w:pPr>
              <w:rPr>
                <w:rFonts w:cs="Arial"/>
                <w:b/>
                <w:sz w:val="20"/>
                <w:szCs w:val="20"/>
                <w:lang w:val="es-ES_tradnl" w:eastAsia="en-US"/>
              </w:rPr>
            </w:pPr>
            <w:r w:rsidRPr="000C4294">
              <w:rPr>
                <w:rFonts w:cs="Arial"/>
                <w:b/>
                <w:sz w:val="20"/>
                <w:szCs w:val="20"/>
                <w:lang w:val="es-ES_tradnl" w:eastAsia="en-US"/>
              </w:rPr>
              <w:t>Valor</w:t>
            </w:r>
          </w:p>
        </w:tc>
      </w:tr>
      <w:tr w:rsidR="00895F29" w:rsidRPr="000C4294" w:rsidTr="003851C3">
        <w:tc>
          <w:tcPr>
            <w:tcW w:w="2943" w:type="dxa"/>
            <w:tcBorders>
              <w:top w:val="single" w:sz="4" w:space="0" w:color="000000"/>
              <w:left w:val="single" w:sz="4" w:space="0" w:color="000000"/>
              <w:bottom w:val="single" w:sz="4" w:space="0" w:color="000000"/>
              <w:right w:val="single" w:sz="4" w:space="0" w:color="000000"/>
            </w:tcBorders>
          </w:tcPr>
          <w:p w:rsidR="00895F29" w:rsidRPr="000C4294" w:rsidRDefault="00895F29" w:rsidP="0093397A">
            <w:pPr>
              <w:rPr>
                <w:color w:val="000000"/>
              </w:rPr>
            </w:pPr>
            <w:r w:rsidRPr="000C4294">
              <w:rPr>
                <w:color w:val="000000"/>
              </w:rPr>
              <w:t>Accept</w:t>
            </w:r>
          </w:p>
        </w:tc>
        <w:tc>
          <w:tcPr>
            <w:tcW w:w="6663" w:type="dxa"/>
            <w:tcBorders>
              <w:top w:val="single" w:sz="4" w:space="0" w:color="000000"/>
              <w:left w:val="single" w:sz="4" w:space="0" w:color="000000"/>
              <w:bottom w:val="single" w:sz="4" w:space="0" w:color="000000"/>
              <w:right w:val="single" w:sz="4" w:space="0" w:color="000000"/>
            </w:tcBorders>
          </w:tcPr>
          <w:p w:rsidR="00895F29" w:rsidRPr="000C4294" w:rsidRDefault="00895F29" w:rsidP="0093397A">
            <w:pPr>
              <w:rPr>
                <w:color w:val="000000"/>
              </w:rPr>
            </w:pPr>
            <w:r w:rsidRPr="000C4294">
              <w:rPr>
                <w:color w:val="000000"/>
              </w:rPr>
              <w:t>application/json</w:t>
            </w:r>
          </w:p>
        </w:tc>
      </w:tr>
    </w:tbl>
    <w:p w:rsidR="00895F29" w:rsidRPr="000C4294" w:rsidRDefault="00895F29" w:rsidP="00895F29">
      <w:pPr>
        <w:rPr>
          <w:rStyle w:val="Textoennegrita"/>
          <w:color w:val="000000"/>
        </w:rPr>
      </w:pPr>
      <w:r w:rsidRPr="000C4294">
        <w:rPr>
          <w:rStyle w:val="Textoennegrita"/>
          <w:color w:val="000000"/>
        </w:rPr>
        <w:t xml:space="preserve"> </w:t>
      </w:r>
    </w:p>
    <w:p w:rsidR="00895F29" w:rsidRPr="000C4294" w:rsidRDefault="00895F29" w:rsidP="00895F29">
      <w:pPr>
        <w:rPr>
          <w:rStyle w:val="Textoennegrita"/>
          <w:color w:val="000000"/>
          <w:sz w:val="20"/>
        </w:rPr>
      </w:pPr>
    </w:p>
    <w:tbl>
      <w:tblPr>
        <w:tblW w:w="96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18"/>
        <w:gridCol w:w="2693"/>
        <w:gridCol w:w="1985"/>
        <w:gridCol w:w="2410"/>
      </w:tblGrid>
      <w:tr w:rsidR="003851C3" w:rsidRPr="000C4294" w:rsidTr="003851C3">
        <w:tc>
          <w:tcPr>
            <w:tcW w:w="9606" w:type="dxa"/>
            <w:gridSpan w:val="4"/>
            <w:tcBorders>
              <w:top w:val="single" w:sz="6" w:space="0" w:color="000000"/>
              <w:left w:val="single" w:sz="6" w:space="0" w:color="000000"/>
              <w:bottom w:val="single" w:sz="6" w:space="0" w:color="000000"/>
              <w:right w:val="single" w:sz="6" w:space="0" w:color="000000"/>
            </w:tcBorders>
            <w:shd w:val="clear" w:color="auto" w:fill="D9D9D9"/>
          </w:tcPr>
          <w:p w:rsidR="003851C3" w:rsidRPr="000C4294" w:rsidRDefault="003851C3" w:rsidP="0093397A">
            <w:pPr>
              <w:rPr>
                <w:rFonts w:cs="Arial"/>
                <w:b/>
                <w:sz w:val="20"/>
                <w:szCs w:val="20"/>
                <w:lang w:val="es-ES_tradnl" w:eastAsia="en-US"/>
              </w:rPr>
            </w:pPr>
            <w:r w:rsidRPr="000C4294">
              <w:rPr>
                <w:rStyle w:val="Textoennegrita"/>
                <w:color w:val="000000"/>
                <w:sz w:val="20"/>
              </w:rPr>
              <w:t>REQUEST BODY</w:t>
            </w:r>
          </w:p>
        </w:tc>
      </w:tr>
      <w:tr w:rsidR="003851C3" w:rsidRPr="000C4294" w:rsidTr="003851C3">
        <w:tc>
          <w:tcPr>
            <w:tcW w:w="2518" w:type="dxa"/>
            <w:tcBorders>
              <w:top w:val="single" w:sz="6" w:space="0" w:color="000000"/>
              <w:left w:val="single" w:sz="6" w:space="0" w:color="000000"/>
              <w:bottom w:val="single" w:sz="6" w:space="0" w:color="000000"/>
              <w:right w:val="single" w:sz="6" w:space="0" w:color="000000"/>
            </w:tcBorders>
            <w:shd w:val="clear" w:color="auto" w:fill="D9D9D9"/>
            <w:hideMark/>
          </w:tcPr>
          <w:p w:rsidR="003851C3" w:rsidRPr="000C4294" w:rsidRDefault="003851C3" w:rsidP="003851C3">
            <w:pPr>
              <w:rPr>
                <w:rFonts w:cs="Arial"/>
                <w:b/>
                <w:sz w:val="20"/>
                <w:szCs w:val="20"/>
                <w:lang w:val="es-ES_tradnl" w:eastAsia="en-US"/>
              </w:rPr>
            </w:pPr>
            <w:r w:rsidRPr="000C4294">
              <w:rPr>
                <w:rFonts w:cs="Arial"/>
                <w:b/>
                <w:sz w:val="20"/>
                <w:szCs w:val="20"/>
                <w:lang w:val="es-ES_tradnl" w:eastAsia="en-US"/>
              </w:rPr>
              <w:t>Parámetros de Entrada</w:t>
            </w:r>
          </w:p>
        </w:tc>
        <w:tc>
          <w:tcPr>
            <w:tcW w:w="2693" w:type="dxa"/>
            <w:tcBorders>
              <w:top w:val="single" w:sz="6" w:space="0" w:color="000000"/>
              <w:left w:val="single" w:sz="6" w:space="0" w:color="000000"/>
              <w:bottom w:val="single" w:sz="6" w:space="0" w:color="000000"/>
              <w:right w:val="single" w:sz="6" w:space="0" w:color="000000"/>
            </w:tcBorders>
            <w:shd w:val="clear" w:color="auto" w:fill="D9D9D9"/>
            <w:hideMark/>
          </w:tcPr>
          <w:p w:rsidR="003851C3" w:rsidRPr="000C4294" w:rsidRDefault="003851C3" w:rsidP="003851C3">
            <w:pPr>
              <w:rPr>
                <w:rFonts w:cs="Arial"/>
                <w:b/>
                <w:sz w:val="20"/>
                <w:szCs w:val="20"/>
                <w:lang w:val="es-ES_tradnl" w:eastAsia="en-US"/>
              </w:rPr>
            </w:pPr>
            <w:r w:rsidRPr="000C4294">
              <w:rPr>
                <w:rFonts w:cs="Arial"/>
                <w:b/>
                <w:sz w:val="20"/>
                <w:szCs w:val="20"/>
                <w:lang w:val="es-ES_tradnl" w:eastAsia="en-US"/>
              </w:rPr>
              <w:t>Descripción</w:t>
            </w:r>
          </w:p>
        </w:tc>
        <w:tc>
          <w:tcPr>
            <w:tcW w:w="1985" w:type="dxa"/>
            <w:tcBorders>
              <w:top w:val="single" w:sz="6" w:space="0" w:color="000000"/>
              <w:left w:val="single" w:sz="6" w:space="0" w:color="000000"/>
              <w:bottom w:val="single" w:sz="6" w:space="0" w:color="000000"/>
              <w:right w:val="single" w:sz="6" w:space="0" w:color="000000"/>
            </w:tcBorders>
            <w:shd w:val="clear" w:color="auto" w:fill="D9D9D9"/>
          </w:tcPr>
          <w:p w:rsidR="003851C3" w:rsidRPr="000C4294" w:rsidRDefault="003851C3" w:rsidP="003851C3">
            <w:pPr>
              <w:rPr>
                <w:rFonts w:cs="Arial"/>
                <w:b/>
                <w:sz w:val="20"/>
                <w:szCs w:val="20"/>
                <w:lang w:val="es-ES_tradnl" w:eastAsia="en-US"/>
              </w:rPr>
            </w:pPr>
            <w:r w:rsidRPr="000C4294">
              <w:rPr>
                <w:rFonts w:cs="Arial"/>
                <w:b/>
                <w:sz w:val="20"/>
                <w:szCs w:val="20"/>
                <w:lang w:val="es-ES_tradnl" w:eastAsia="en-US"/>
              </w:rPr>
              <w:t>Formato</w:t>
            </w:r>
          </w:p>
        </w:tc>
        <w:tc>
          <w:tcPr>
            <w:tcW w:w="2410" w:type="dxa"/>
            <w:tcBorders>
              <w:top w:val="single" w:sz="6" w:space="0" w:color="000000"/>
              <w:left w:val="single" w:sz="6" w:space="0" w:color="000000"/>
              <w:bottom w:val="single" w:sz="6" w:space="0" w:color="000000"/>
              <w:right w:val="single" w:sz="6" w:space="0" w:color="000000"/>
            </w:tcBorders>
            <w:shd w:val="clear" w:color="auto" w:fill="D9D9D9"/>
            <w:hideMark/>
          </w:tcPr>
          <w:p w:rsidR="003851C3" w:rsidRPr="000C4294" w:rsidRDefault="003851C3" w:rsidP="003851C3">
            <w:pPr>
              <w:rPr>
                <w:rFonts w:cs="Arial"/>
                <w:b/>
                <w:sz w:val="20"/>
                <w:szCs w:val="20"/>
                <w:lang w:val="es-ES_tradnl" w:eastAsia="en-US"/>
              </w:rPr>
            </w:pPr>
            <w:r w:rsidRPr="000C4294">
              <w:rPr>
                <w:rFonts w:cs="Arial"/>
                <w:b/>
                <w:sz w:val="20"/>
                <w:szCs w:val="20"/>
                <w:lang w:val="es-ES_tradnl" w:eastAsia="en-US"/>
              </w:rPr>
              <w:t>Tipo dato</w:t>
            </w:r>
          </w:p>
        </w:tc>
      </w:tr>
      <w:tr w:rsidR="00F97187" w:rsidRPr="000C4294" w:rsidTr="003851C3">
        <w:trPr>
          <w:trHeight w:val="62"/>
        </w:trPr>
        <w:tc>
          <w:tcPr>
            <w:tcW w:w="2518" w:type="dxa"/>
            <w:tcBorders>
              <w:top w:val="single" w:sz="6" w:space="0" w:color="000000"/>
              <w:left w:val="single" w:sz="6" w:space="0" w:color="000000"/>
              <w:bottom w:val="single" w:sz="6" w:space="0" w:color="000000"/>
              <w:right w:val="single" w:sz="6" w:space="0" w:color="000000"/>
            </w:tcBorders>
          </w:tcPr>
          <w:p w:rsidR="00F97187" w:rsidRPr="000C4294" w:rsidRDefault="00F97187" w:rsidP="0093397A">
            <w:pPr>
              <w:rPr>
                <w:b/>
                <w:color w:val="000000"/>
              </w:rPr>
            </w:pPr>
          </w:p>
        </w:tc>
        <w:tc>
          <w:tcPr>
            <w:tcW w:w="2693" w:type="dxa"/>
            <w:tcBorders>
              <w:top w:val="single" w:sz="6" w:space="0" w:color="000000"/>
              <w:left w:val="single" w:sz="6" w:space="0" w:color="000000"/>
              <w:bottom w:val="single" w:sz="6" w:space="0" w:color="000000"/>
              <w:right w:val="single" w:sz="6" w:space="0" w:color="000000"/>
            </w:tcBorders>
          </w:tcPr>
          <w:p w:rsidR="00F97187" w:rsidRPr="000C4294" w:rsidRDefault="00F97187" w:rsidP="0093397A">
            <w:pPr>
              <w:rPr>
                <w:b/>
                <w:color w:val="000000"/>
              </w:rPr>
            </w:pPr>
          </w:p>
        </w:tc>
        <w:tc>
          <w:tcPr>
            <w:tcW w:w="1985" w:type="dxa"/>
            <w:tcBorders>
              <w:top w:val="single" w:sz="6" w:space="0" w:color="000000"/>
              <w:left w:val="single" w:sz="6" w:space="0" w:color="000000"/>
              <w:bottom w:val="single" w:sz="6" w:space="0" w:color="000000"/>
              <w:right w:val="single" w:sz="6" w:space="0" w:color="000000"/>
            </w:tcBorders>
          </w:tcPr>
          <w:p w:rsidR="00F97187" w:rsidRPr="000C4294" w:rsidRDefault="00F97187" w:rsidP="0093397A">
            <w:pPr>
              <w:rPr>
                <w:b/>
                <w:color w:val="000000"/>
              </w:rPr>
            </w:pPr>
          </w:p>
        </w:tc>
        <w:tc>
          <w:tcPr>
            <w:tcW w:w="2410" w:type="dxa"/>
            <w:tcBorders>
              <w:top w:val="single" w:sz="6" w:space="0" w:color="000000"/>
              <w:left w:val="single" w:sz="6" w:space="0" w:color="000000"/>
              <w:bottom w:val="single" w:sz="6" w:space="0" w:color="000000"/>
              <w:right w:val="single" w:sz="6" w:space="0" w:color="000000"/>
            </w:tcBorders>
          </w:tcPr>
          <w:p w:rsidR="00F97187" w:rsidRPr="000C4294" w:rsidRDefault="00F97187" w:rsidP="0093397A">
            <w:pPr>
              <w:rPr>
                <w:b/>
                <w:color w:val="000000"/>
              </w:rPr>
            </w:pPr>
          </w:p>
        </w:tc>
      </w:tr>
    </w:tbl>
    <w:p w:rsidR="00895F29" w:rsidRPr="000C4294" w:rsidRDefault="00895F29" w:rsidP="00895F29">
      <w:pPr>
        <w:rPr>
          <w:b/>
          <w:color w:val="000000"/>
        </w:rPr>
      </w:pPr>
    </w:p>
    <w:p w:rsidR="003851C3" w:rsidRPr="000C4294" w:rsidRDefault="003851C3" w:rsidP="00895F29">
      <w:pPr>
        <w:rPr>
          <w:b/>
          <w:color w:val="000000"/>
        </w:rPr>
      </w:pPr>
    </w:p>
    <w:p w:rsidR="003851C3" w:rsidRPr="000C4294" w:rsidRDefault="003851C3" w:rsidP="00895F29">
      <w:pPr>
        <w:rPr>
          <w:b/>
          <w:color w:val="000000"/>
        </w:rPr>
      </w:pPr>
    </w:p>
    <w:p w:rsidR="003851C3" w:rsidRPr="000C4294" w:rsidRDefault="003851C3" w:rsidP="00895F29">
      <w:pPr>
        <w:rPr>
          <w:b/>
          <w:color w:val="000000"/>
        </w:rPr>
      </w:pPr>
    </w:p>
    <w:tbl>
      <w:tblPr>
        <w:tblW w:w="9640" w:type="dxa"/>
        <w:tblInd w:w="-72" w:type="dxa"/>
        <w:tblCellMar>
          <w:left w:w="70" w:type="dxa"/>
          <w:right w:w="70" w:type="dxa"/>
        </w:tblCellMar>
        <w:tblLook w:val="04A0" w:firstRow="1" w:lastRow="0" w:firstColumn="1" w:lastColumn="0" w:noHBand="0" w:noVBand="1"/>
      </w:tblPr>
      <w:tblGrid>
        <w:gridCol w:w="9640"/>
      </w:tblGrid>
      <w:tr w:rsidR="003851C3" w:rsidRPr="000C4294" w:rsidTr="003851C3">
        <w:trPr>
          <w:trHeight w:val="300"/>
        </w:trPr>
        <w:tc>
          <w:tcPr>
            <w:tcW w:w="9640" w:type="dxa"/>
            <w:tcBorders>
              <w:top w:val="single" w:sz="4" w:space="0" w:color="auto"/>
              <w:left w:val="single" w:sz="4" w:space="0" w:color="auto"/>
              <w:bottom w:val="single" w:sz="4" w:space="0" w:color="auto"/>
              <w:right w:val="single" w:sz="8" w:space="0" w:color="000000"/>
            </w:tcBorders>
            <w:shd w:val="clear" w:color="000000" w:fill="D9D9D9"/>
            <w:noWrap/>
            <w:vAlign w:val="bottom"/>
            <w:hideMark/>
          </w:tcPr>
          <w:p w:rsidR="003851C3" w:rsidRPr="000C4294" w:rsidRDefault="003851C3" w:rsidP="003851C3">
            <w:pPr>
              <w:jc w:val="left"/>
              <w:rPr>
                <w:rFonts w:ascii="Calibri" w:hAnsi="Calibri"/>
                <w:b/>
                <w:bCs/>
                <w:color w:val="000000"/>
                <w:szCs w:val="22"/>
                <w:lang w:val="es-PE" w:eastAsia="es-PE"/>
              </w:rPr>
            </w:pPr>
            <w:r w:rsidRPr="000C4294">
              <w:rPr>
                <w:rFonts w:ascii="Calibri" w:hAnsi="Calibri"/>
                <w:b/>
                <w:bCs/>
                <w:color w:val="000000"/>
                <w:szCs w:val="22"/>
                <w:lang w:val="es-PE" w:eastAsia="es-PE"/>
              </w:rPr>
              <w:lastRenderedPageBreak/>
              <w:t>Ejemplo Request</w:t>
            </w:r>
          </w:p>
        </w:tc>
      </w:tr>
      <w:tr w:rsidR="003851C3" w:rsidRPr="000C4294" w:rsidTr="003851C3">
        <w:trPr>
          <w:trHeight w:val="300"/>
        </w:trPr>
        <w:tc>
          <w:tcPr>
            <w:tcW w:w="9640" w:type="dxa"/>
            <w:vMerge w:val="restart"/>
            <w:tcBorders>
              <w:top w:val="single" w:sz="4" w:space="0" w:color="auto"/>
              <w:left w:val="single" w:sz="4" w:space="0" w:color="auto"/>
              <w:bottom w:val="single" w:sz="4" w:space="0" w:color="auto"/>
              <w:right w:val="single" w:sz="8" w:space="0" w:color="000000"/>
            </w:tcBorders>
            <w:shd w:val="clear" w:color="auto" w:fill="auto"/>
            <w:hideMark/>
          </w:tcPr>
          <w:p w:rsidR="003851C3" w:rsidRPr="000C4294" w:rsidRDefault="003851C3" w:rsidP="003851C3">
            <w:pPr>
              <w:rPr>
                <w:rFonts w:ascii="Calibri" w:hAnsi="Calibri"/>
                <w:color w:val="000000"/>
                <w:szCs w:val="22"/>
                <w:lang w:val="en-US" w:eastAsia="es-PE"/>
              </w:rPr>
            </w:pPr>
            <w:r w:rsidRPr="000C4294">
              <w:rPr>
                <w:rFonts w:ascii="Calibri" w:hAnsi="Calibri"/>
                <w:color w:val="000000"/>
                <w:szCs w:val="22"/>
                <w:lang w:val="en-US" w:eastAsia="es-PE"/>
              </w:rPr>
              <w:t> </w:t>
            </w:r>
          </w:p>
          <w:p w:rsidR="003851C3" w:rsidRPr="000C4294" w:rsidRDefault="003851C3" w:rsidP="003851C3">
            <w:pPr>
              <w:rPr>
                <w:color w:val="000000"/>
                <w:sz w:val="20"/>
                <w:lang w:val="en-US"/>
              </w:rPr>
            </w:pPr>
            <w:r w:rsidRPr="000C4294">
              <w:rPr>
                <w:b/>
                <w:color w:val="000000"/>
                <w:lang w:val="en-US"/>
              </w:rPr>
              <w:t xml:space="preserve">GET  </w:t>
            </w:r>
            <w:r w:rsidR="00A87080">
              <w:fldChar w:fldCharType="begin"/>
            </w:r>
            <w:r w:rsidR="00A87080" w:rsidRPr="00A87080">
              <w:rPr>
                <w:lang w:val="en-US"/>
                <w:rPrChange w:id="835" w:author="Cilliani Delgado Becker Carlos" w:date="2018-09-06T12:34:00Z">
                  <w:rPr/>
                </w:rPrChange>
              </w:rPr>
              <w:instrText xml:space="preserve"> HYPERLINK "http://api.sunat.peru/v1/contribuyente/registro/t/regtributario/validarcambioregimen" </w:instrText>
            </w:r>
            <w:r w:rsidR="00A87080">
              <w:fldChar w:fldCharType="separate"/>
            </w:r>
            <w:r w:rsidRPr="000C4294">
              <w:rPr>
                <w:rStyle w:val="Hipervnculo"/>
                <w:lang w:val="en-US"/>
              </w:rPr>
              <w:t>http://api.sunat.peru/v1/contribuyente/registro/t/</w:t>
            </w:r>
            <w:r w:rsidRPr="000C4294">
              <w:rPr>
                <w:rStyle w:val="Hipervnculo"/>
                <w:sz w:val="18"/>
                <w:szCs w:val="18"/>
                <w:lang w:val="en-US"/>
              </w:rPr>
              <w:t>regtributario</w:t>
            </w:r>
            <w:r w:rsidRPr="000C4294">
              <w:rPr>
                <w:rStyle w:val="Hipervnculo"/>
                <w:lang w:val="en-US"/>
              </w:rPr>
              <w:t>/validarcambioregimen</w:t>
            </w:r>
            <w:r w:rsidR="00A87080">
              <w:rPr>
                <w:rStyle w:val="Hipervnculo"/>
                <w:lang w:val="en-US"/>
              </w:rPr>
              <w:fldChar w:fldCharType="end"/>
            </w:r>
          </w:p>
          <w:p w:rsidR="003851C3" w:rsidRPr="000C4294" w:rsidRDefault="003851C3" w:rsidP="001C0749">
            <w:pPr>
              <w:rPr>
                <w:color w:val="000000"/>
                <w:sz w:val="20"/>
                <w:szCs w:val="20"/>
                <w:lang w:val="en-US"/>
              </w:rPr>
            </w:pPr>
            <w:r w:rsidRPr="000C4294">
              <w:rPr>
                <w:color w:val="000000"/>
                <w:sz w:val="20"/>
                <w:szCs w:val="20"/>
                <w:lang w:val="en-US"/>
              </w:rPr>
              <w:t>?</w:t>
            </w:r>
            <w:r w:rsidR="001C0749" w:rsidRPr="000C4294">
              <w:rPr>
                <w:color w:val="000000"/>
                <w:sz w:val="20"/>
                <w:szCs w:val="20"/>
                <w:lang w:val="en-US"/>
              </w:rPr>
              <w:t>numR</w:t>
            </w:r>
            <w:r w:rsidRPr="000C4294">
              <w:rPr>
                <w:color w:val="000000"/>
                <w:sz w:val="20"/>
                <w:szCs w:val="20"/>
                <w:lang w:val="en-US"/>
              </w:rPr>
              <w:t>uc=10125487451&amp;periodo=201501&amp;regimen=030301</w:t>
            </w:r>
          </w:p>
        </w:tc>
      </w:tr>
      <w:tr w:rsidR="003851C3" w:rsidRPr="000C4294" w:rsidTr="003851C3">
        <w:trPr>
          <w:trHeight w:val="300"/>
        </w:trPr>
        <w:tc>
          <w:tcPr>
            <w:tcW w:w="9640" w:type="dxa"/>
            <w:vMerge/>
            <w:tcBorders>
              <w:top w:val="single" w:sz="4" w:space="0" w:color="auto"/>
              <w:left w:val="single" w:sz="4" w:space="0" w:color="auto"/>
              <w:bottom w:val="single" w:sz="4" w:space="0" w:color="auto"/>
              <w:right w:val="single" w:sz="8" w:space="0" w:color="000000"/>
            </w:tcBorders>
            <w:vAlign w:val="center"/>
            <w:hideMark/>
          </w:tcPr>
          <w:p w:rsidR="003851C3" w:rsidRPr="000C4294" w:rsidRDefault="003851C3" w:rsidP="003851C3">
            <w:pPr>
              <w:jc w:val="left"/>
              <w:rPr>
                <w:rFonts w:ascii="Calibri" w:hAnsi="Calibri"/>
                <w:color w:val="000000"/>
                <w:szCs w:val="22"/>
                <w:lang w:val="es-PE" w:eastAsia="es-PE"/>
              </w:rPr>
            </w:pPr>
          </w:p>
        </w:tc>
      </w:tr>
      <w:tr w:rsidR="003851C3" w:rsidRPr="000C4294" w:rsidTr="003851C3">
        <w:trPr>
          <w:trHeight w:val="300"/>
        </w:trPr>
        <w:tc>
          <w:tcPr>
            <w:tcW w:w="9640" w:type="dxa"/>
            <w:vMerge/>
            <w:tcBorders>
              <w:top w:val="single" w:sz="4" w:space="0" w:color="auto"/>
              <w:left w:val="single" w:sz="4" w:space="0" w:color="auto"/>
              <w:bottom w:val="single" w:sz="4" w:space="0" w:color="auto"/>
              <w:right w:val="single" w:sz="8" w:space="0" w:color="000000"/>
            </w:tcBorders>
            <w:vAlign w:val="center"/>
            <w:hideMark/>
          </w:tcPr>
          <w:p w:rsidR="003851C3" w:rsidRPr="000C4294" w:rsidRDefault="003851C3" w:rsidP="003851C3">
            <w:pPr>
              <w:jc w:val="left"/>
              <w:rPr>
                <w:rFonts w:ascii="Calibri" w:hAnsi="Calibri"/>
                <w:color w:val="000000"/>
                <w:szCs w:val="22"/>
                <w:lang w:val="es-PE" w:eastAsia="es-PE"/>
              </w:rPr>
            </w:pPr>
          </w:p>
        </w:tc>
      </w:tr>
      <w:tr w:rsidR="003851C3" w:rsidRPr="000C4294" w:rsidTr="003851C3">
        <w:trPr>
          <w:trHeight w:val="300"/>
        </w:trPr>
        <w:tc>
          <w:tcPr>
            <w:tcW w:w="9640" w:type="dxa"/>
            <w:vMerge/>
            <w:tcBorders>
              <w:top w:val="single" w:sz="4" w:space="0" w:color="auto"/>
              <w:left w:val="single" w:sz="4" w:space="0" w:color="auto"/>
              <w:bottom w:val="single" w:sz="4" w:space="0" w:color="auto"/>
              <w:right w:val="single" w:sz="8" w:space="0" w:color="000000"/>
            </w:tcBorders>
            <w:vAlign w:val="center"/>
            <w:hideMark/>
          </w:tcPr>
          <w:p w:rsidR="003851C3" w:rsidRPr="000C4294" w:rsidRDefault="003851C3" w:rsidP="003851C3">
            <w:pPr>
              <w:jc w:val="left"/>
              <w:rPr>
                <w:rFonts w:ascii="Calibri" w:hAnsi="Calibri"/>
                <w:color w:val="000000"/>
                <w:szCs w:val="22"/>
                <w:lang w:val="es-PE" w:eastAsia="es-PE"/>
              </w:rPr>
            </w:pPr>
          </w:p>
        </w:tc>
      </w:tr>
    </w:tbl>
    <w:p w:rsidR="00971BBB" w:rsidRPr="000C4294" w:rsidRDefault="00971BBB" w:rsidP="00895F29">
      <w:pPr>
        <w:rPr>
          <w:rStyle w:val="Textoennegrita"/>
          <w:color w:val="000000"/>
          <w:u w:val="single"/>
        </w:rPr>
      </w:pPr>
    </w:p>
    <w:p w:rsidR="00971BBB" w:rsidRPr="000C4294" w:rsidRDefault="00971BBB" w:rsidP="00895F29">
      <w:pPr>
        <w:rPr>
          <w:rStyle w:val="Textoennegrita"/>
          <w:color w:val="000000"/>
          <w:u w:val="single"/>
        </w:rPr>
      </w:pPr>
    </w:p>
    <w:p w:rsidR="00895F29" w:rsidRPr="000C4294" w:rsidRDefault="003851C3" w:rsidP="00895F29">
      <w:pPr>
        <w:rPr>
          <w:rStyle w:val="Textoennegrita"/>
          <w:color w:val="000000"/>
          <w:u w:val="single"/>
        </w:rPr>
      </w:pPr>
      <w:r w:rsidRPr="000C4294">
        <w:rPr>
          <w:rStyle w:val="Textoennegrita"/>
          <w:color w:val="000000"/>
          <w:u w:val="single"/>
        </w:rPr>
        <w:t>RESPONSE</w:t>
      </w:r>
    </w:p>
    <w:p w:rsidR="008A7E1B" w:rsidRPr="000C4294" w:rsidRDefault="008A7E1B" w:rsidP="00895F29">
      <w:pPr>
        <w:rPr>
          <w:rStyle w:val="Textoennegrita"/>
          <w:color w:val="000000"/>
          <w:sz w:val="20"/>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6697"/>
      </w:tblGrid>
      <w:tr w:rsidR="008A7E1B" w:rsidRPr="000C4294" w:rsidTr="003A5729">
        <w:tc>
          <w:tcPr>
            <w:tcW w:w="9640" w:type="dxa"/>
            <w:gridSpan w:val="2"/>
            <w:tcBorders>
              <w:top w:val="single" w:sz="4" w:space="0" w:color="000000"/>
              <w:left w:val="single" w:sz="4" w:space="0" w:color="000000"/>
              <w:bottom w:val="single" w:sz="4" w:space="0" w:color="000000"/>
              <w:right w:val="single" w:sz="4" w:space="0" w:color="000000"/>
            </w:tcBorders>
            <w:shd w:val="clear" w:color="auto" w:fill="D9D9D9"/>
          </w:tcPr>
          <w:p w:rsidR="008A7E1B" w:rsidRPr="000C4294" w:rsidRDefault="008A7E1B" w:rsidP="0093397A">
            <w:pPr>
              <w:rPr>
                <w:b/>
                <w:bCs/>
                <w:color w:val="000000"/>
                <w:sz w:val="20"/>
              </w:rPr>
            </w:pPr>
            <w:r w:rsidRPr="000C4294">
              <w:rPr>
                <w:rStyle w:val="Textoennegrita"/>
                <w:color w:val="000000"/>
                <w:sz w:val="20"/>
              </w:rPr>
              <w:t>RESPONSE HEADER</w:t>
            </w:r>
          </w:p>
        </w:tc>
      </w:tr>
      <w:tr w:rsidR="00895F29" w:rsidRPr="000C4294" w:rsidTr="003851C3">
        <w:tc>
          <w:tcPr>
            <w:tcW w:w="2943" w:type="dxa"/>
            <w:tcBorders>
              <w:top w:val="single" w:sz="4" w:space="0" w:color="000000"/>
              <w:left w:val="single" w:sz="4" w:space="0" w:color="000000"/>
              <w:bottom w:val="single" w:sz="4" w:space="0" w:color="000000"/>
              <w:right w:val="single" w:sz="4" w:space="0" w:color="000000"/>
            </w:tcBorders>
            <w:shd w:val="clear" w:color="auto" w:fill="D9D9D9"/>
            <w:hideMark/>
          </w:tcPr>
          <w:p w:rsidR="00895F29" w:rsidRPr="000C4294" w:rsidRDefault="00895F29" w:rsidP="0093397A">
            <w:pPr>
              <w:tabs>
                <w:tab w:val="left" w:pos="1965"/>
              </w:tabs>
              <w:rPr>
                <w:rFonts w:cs="Arial"/>
                <w:b/>
                <w:sz w:val="20"/>
                <w:szCs w:val="20"/>
                <w:lang w:val="es-ES_tradnl" w:eastAsia="en-US"/>
              </w:rPr>
            </w:pPr>
            <w:r w:rsidRPr="000C4294">
              <w:rPr>
                <w:rFonts w:cs="Arial"/>
                <w:b/>
                <w:sz w:val="20"/>
                <w:szCs w:val="20"/>
                <w:lang w:val="es-ES_tradnl" w:eastAsia="en-US"/>
              </w:rPr>
              <w:t>Parámetros</w:t>
            </w:r>
          </w:p>
        </w:tc>
        <w:tc>
          <w:tcPr>
            <w:tcW w:w="6697" w:type="dxa"/>
            <w:tcBorders>
              <w:top w:val="single" w:sz="4" w:space="0" w:color="000000"/>
              <w:left w:val="single" w:sz="4" w:space="0" w:color="000000"/>
              <w:bottom w:val="single" w:sz="4" w:space="0" w:color="000000"/>
              <w:right w:val="single" w:sz="4" w:space="0" w:color="000000"/>
            </w:tcBorders>
            <w:shd w:val="clear" w:color="auto" w:fill="D9D9D9"/>
            <w:hideMark/>
          </w:tcPr>
          <w:p w:rsidR="00895F29" w:rsidRPr="000C4294" w:rsidRDefault="00895F29" w:rsidP="0093397A">
            <w:pPr>
              <w:rPr>
                <w:rFonts w:cs="Arial"/>
                <w:b/>
                <w:sz w:val="20"/>
                <w:szCs w:val="20"/>
                <w:lang w:val="es-ES_tradnl" w:eastAsia="en-US"/>
              </w:rPr>
            </w:pPr>
            <w:r w:rsidRPr="000C4294">
              <w:rPr>
                <w:rFonts w:cs="Arial"/>
                <w:b/>
                <w:sz w:val="20"/>
                <w:szCs w:val="20"/>
                <w:lang w:val="es-ES_tradnl" w:eastAsia="en-US"/>
              </w:rPr>
              <w:t>Valor</w:t>
            </w:r>
          </w:p>
        </w:tc>
      </w:tr>
      <w:tr w:rsidR="00895F29" w:rsidRPr="000C4294" w:rsidTr="003851C3">
        <w:tc>
          <w:tcPr>
            <w:tcW w:w="2943" w:type="dxa"/>
            <w:tcBorders>
              <w:top w:val="single" w:sz="4" w:space="0" w:color="000000"/>
              <w:left w:val="single" w:sz="4" w:space="0" w:color="000000"/>
              <w:bottom w:val="single" w:sz="4" w:space="0" w:color="000000"/>
              <w:right w:val="single" w:sz="4" w:space="0" w:color="000000"/>
            </w:tcBorders>
            <w:hideMark/>
          </w:tcPr>
          <w:p w:rsidR="00895F29" w:rsidRPr="000C4294" w:rsidRDefault="00895F29" w:rsidP="0093397A">
            <w:pPr>
              <w:rPr>
                <w:b/>
                <w:color w:val="000000"/>
              </w:rPr>
            </w:pPr>
            <w:r w:rsidRPr="000C4294">
              <w:rPr>
                <w:color w:val="000000"/>
              </w:rPr>
              <w:t>HTTP status</w:t>
            </w:r>
          </w:p>
        </w:tc>
        <w:tc>
          <w:tcPr>
            <w:tcW w:w="6697" w:type="dxa"/>
            <w:tcBorders>
              <w:top w:val="single" w:sz="4" w:space="0" w:color="000000"/>
              <w:left w:val="single" w:sz="4" w:space="0" w:color="000000"/>
              <w:bottom w:val="single" w:sz="4" w:space="0" w:color="000000"/>
              <w:right w:val="single" w:sz="4" w:space="0" w:color="000000"/>
            </w:tcBorders>
            <w:hideMark/>
          </w:tcPr>
          <w:p w:rsidR="00895F29" w:rsidRPr="000C4294" w:rsidRDefault="00895F29" w:rsidP="0093397A">
            <w:pPr>
              <w:rPr>
                <w:b/>
                <w:color w:val="000000"/>
              </w:rPr>
            </w:pPr>
            <w:r w:rsidRPr="000C4294">
              <w:rPr>
                <w:color w:val="000000"/>
              </w:rPr>
              <w:t>200</w:t>
            </w:r>
          </w:p>
        </w:tc>
      </w:tr>
    </w:tbl>
    <w:p w:rsidR="00895F29" w:rsidRPr="000C4294" w:rsidRDefault="00895F29" w:rsidP="00895F29">
      <w:pPr>
        <w:rPr>
          <w:rStyle w:val="Textoennegrita"/>
          <w:color w:val="000000"/>
          <w:sz w:val="20"/>
        </w:rPr>
      </w:pPr>
    </w:p>
    <w:tbl>
      <w:tblPr>
        <w:tblpPr w:leftFromText="141" w:rightFromText="141" w:vertAnchor="text" w:horzAnchor="margin" w:tblpX="-72" w:tblpY="263"/>
        <w:tblW w:w="9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22"/>
        <w:gridCol w:w="2693"/>
        <w:gridCol w:w="1852"/>
        <w:gridCol w:w="2542"/>
      </w:tblGrid>
      <w:tr w:rsidR="008A7E1B" w:rsidRPr="000C4294" w:rsidTr="008A7E1B">
        <w:trPr>
          <w:trHeight w:val="300"/>
        </w:trPr>
        <w:tc>
          <w:tcPr>
            <w:tcW w:w="9709" w:type="dxa"/>
            <w:gridSpan w:val="4"/>
            <w:tcBorders>
              <w:top w:val="single" w:sz="4" w:space="0" w:color="auto"/>
              <w:left w:val="single" w:sz="4" w:space="0" w:color="auto"/>
              <w:bottom w:val="single" w:sz="4" w:space="0" w:color="auto"/>
              <w:right w:val="single" w:sz="4" w:space="0" w:color="auto"/>
            </w:tcBorders>
            <w:shd w:val="clear" w:color="auto" w:fill="D9D9D9"/>
            <w:vAlign w:val="center"/>
          </w:tcPr>
          <w:p w:rsidR="008A7E1B" w:rsidRPr="000C4294" w:rsidRDefault="008A7E1B" w:rsidP="008A7E1B">
            <w:pPr>
              <w:rPr>
                <w:b/>
                <w:bCs/>
                <w:color w:val="000000"/>
                <w:sz w:val="20"/>
              </w:rPr>
            </w:pPr>
            <w:r w:rsidRPr="000C4294">
              <w:rPr>
                <w:rStyle w:val="Textoennegrita"/>
                <w:color w:val="000000"/>
                <w:sz w:val="20"/>
              </w:rPr>
              <w:t>RESPONSE BODY</w:t>
            </w:r>
          </w:p>
        </w:tc>
      </w:tr>
      <w:tr w:rsidR="008A7E1B" w:rsidRPr="000C4294" w:rsidTr="003A5729">
        <w:trPr>
          <w:trHeight w:val="300"/>
        </w:trPr>
        <w:tc>
          <w:tcPr>
            <w:tcW w:w="2622" w:type="dxa"/>
            <w:tcBorders>
              <w:top w:val="single" w:sz="4" w:space="0" w:color="auto"/>
              <w:left w:val="single" w:sz="4" w:space="0" w:color="auto"/>
              <w:bottom w:val="single" w:sz="4" w:space="0" w:color="auto"/>
              <w:right w:val="single" w:sz="4" w:space="0" w:color="auto"/>
            </w:tcBorders>
            <w:shd w:val="clear" w:color="auto" w:fill="D9D9D9"/>
            <w:hideMark/>
          </w:tcPr>
          <w:p w:rsidR="008A7E1B" w:rsidRPr="000C4294" w:rsidRDefault="008A7E1B" w:rsidP="008A7E1B">
            <w:pPr>
              <w:rPr>
                <w:rFonts w:cs="Arial"/>
                <w:b/>
                <w:sz w:val="20"/>
                <w:szCs w:val="20"/>
                <w:lang w:val="es-ES_tradnl" w:eastAsia="en-US"/>
              </w:rPr>
            </w:pPr>
            <w:r w:rsidRPr="000C4294">
              <w:rPr>
                <w:rFonts w:cs="Arial"/>
                <w:b/>
                <w:sz w:val="20"/>
                <w:szCs w:val="20"/>
                <w:lang w:val="es-ES_tradnl" w:eastAsia="en-US"/>
              </w:rPr>
              <w:t>Parámetros de Salida</w:t>
            </w:r>
          </w:p>
        </w:tc>
        <w:tc>
          <w:tcPr>
            <w:tcW w:w="2693" w:type="dxa"/>
            <w:tcBorders>
              <w:top w:val="single" w:sz="4" w:space="0" w:color="auto"/>
              <w:left w:val="single" w:sz="4" w:space="0" w:color="auto"/>
              <w:bottom w:val="single" w:sz="4" w:space="0" w:color="auto"/>
              <w:right w:val="single" w:sz="4" w:space="0" w:color="auto"/>
            </w:tcBorders>
            <w:shd w:val="clear" w:color="auto" w:fill="D9D9D9"/>
            <w:noWrap/>
            <w:hideMark/>
          </w:tcPr>
          <w:p w:rsidR="008A7E1B" w:rsidRPr="000C4294" w:rsidRDefault="008A7E1B" w:rsidP="008A7E1B">
            <w:pPr>
              <w:rPr>
                <w:rFonts w:cs="Arial"/>
                <w:b/>
                <w:sz w:val="20"/>
                <w:szCs w:val="20"/>
                <w:lang w:val="es-ES_tradnl" w:eastAsia="en-US"/>
              </w:rPr>
            </w:pPr>
            <w:r w:rsidRPr="000C4294">
              <w:rPr>
                <w:rFonts w:cs="Arial"/>
                <w:b/>
                <w:sz w:val="20"/>
                <w:szCs w:val="20"/>
                <w:lang w:val="es-ES_tradnl" w:eastAsia="en-US"/>
              </w:rPr>
              <w:t>Descripción</w:t>
            </w:r>
          </w:p>
        </w:tc>
        <w:tc>
          <w:tcPr>
            <w:tcW w:w="1852" w:type="dxa"/>
            <w:tcBorders>
              <w:top w:val="single" w:sz="4" w:space="0" w:color="auto"/>
              <w:left w:val="single" w:sz="4" w:space="0" w:color="auto"/>
              <w:bottom w:val="single" w:sz="4" w:space="0" w:color="auto"/>
              <w:right w:val="single" w:sz="4" w:space="0" w:color="auto"/>
            </w:tcBorders>
            <w:shd w:val="clear" w:color="auto" w:fill="D9D9D9"/>
          </w:tcPr>
          <w:p w:rsidR="008A7E1B" w:rsidRPr="000C4294" w:rsidRDefault="008A7E1B" w:rsidP="008A7E1B">
            <w:pPr>
              <w:rPr>
                <w:rFonts w:cs="Arial"/>
                <w:b/>
                <w:sz w:val="20"/>
                <w:szCs w:val="20"/>
                <w:lang w:val="es-ES_tradnl" w:eastAsia="en-US"/>
              </w:rPr>
            </w:pPr>
            <w:r w:rsidRPr="000C4294">
              <w:rPr>
                <w:rFonts w:cs="Arial"/>
                <w:b/>
                <w:sz w:val="20"/>
                <w:szCs w:val="20"/>
                <w:lang w:val="es-ES_tradnl" w:eastAsia="en-US"/>
              </w:rPr>
              <w:t>Formato</w:t>
            </w:r>
          </w:p>
        </w:tc>
        <w:tc>
          <w:tcPr>
            <w:tcW w:w="2542" w:type="dxa"/>
            <w:tcBorders>
              <w:top w:val="single" w:sz="4" w:space="0" w:color="auto"/>
              <w:left w:val="single" w:sz="4" w:space="0" w:color="auto"/>
              <w:bottom w:val="single" w:sz="4" w:space="0" w:color="auto"/>
              <w:right w:val="single" w:sz="4" w:space="0" w:color="auto"/>
            </w:tcBorders>
            <w:shd w:val="clear" w:color="auto" w:fill="D9D9D9"/>
          </w:tcPr>
          <w:p w:rsidR="008A7E1B" w:rsidRPr="000C4294" w:rsidRDefault="008A7E1B" w:rsidP="008A7E1B">
            <w:pPr>
              <w:rPr>
                <w:rFonts w:cs="Arial"/>
                <w:b/>
                <w:sz w:val="20"/>
                <w:szCs w:val="20"/>
                <w:lang w:val="es-ES_tradnl" w:eastAsia="en-US"/>
              </w:rPr>
            </w:pPr>
            <w:r w:rsidRPr="000C4294">
              <w:rPr>
                <w:rFonts w:cs="Arial"/>
                <w:b/>
                <w:sz w:val="20"/>
                <w:szCs w:val="20"/>
                <w:lang w:val="es-ES_tradnl" w:eastAsia="en-US"/>
              </w:rPr>
              <w:t>Tipo dato</w:t>
            </w:r>
          </w:p>
        </w:tc>
      </w:tr>
      <w:tr w:rsidR="00962DF0" w:rsidRPr="000C4294" w:rsidTr="008A7E1B">
        <w:trPr>
          <w:trHeight w:val="300"/>
        </w:trPr>
        <w:tc>
          <w:tcPr>
            <w:tcW w:w="2622" w:type="dxa"/>
            <w:tcBorders>
              <w:top w:val="single" w:sz="4" w:space="0" w:color="auto"/>
              <w:left w:val="single" w:sz="4" w:space="0" w:color="auto"/>
              <w:bottom w:val="single" w:sz="4" w:space="0" w:color="auto"/>
              <w:right w:val="single" w:sz="4" w:space="0" w:color="auto"/>
            </w:tcBorders>
          </w:tcPr>
          <w:p w:rsidR="00962DF0" w:rsidRPr="000C4294" w:rsidRDefault="00962DF0" w:rsidP="008A7E1B">
            <w:pPr>
              <w:rPr>
                <w:color w:val="000000"/>
              </w:rPr>
            </w:pPr>
            <w:r w:rsidRPr="000C4294">
              <w:rPr>
                <w:color w:val="000000"/>
              </w:rPr>
              <w:t>msg</w:t>
            </w:r>
          </w:p>
        </w:tc>
        <w:tc>
          <w:tcPr>
            <w:tcW w:w="2693" w:type="dxa"/>
            <w:tcBorders>
              <w:top w:val="single" w:sz="4" w:space="0" w:color="auto"/>
              <w:left w:val="single" w:sz="4" w:space="0" w:color="auto"/>
              <w:bottom w:val="single" w:sz="4" w:space="0" w:color="auto"/>
              <w:right w:val="single" w:sz="4" w:space="0" w:color="auto"/>
            </w:tcBorders>
            <w:noWrap/>
            <w:vAlign w:val="bottom"/>
          </w:tcPr>
          <w:p w:rsidR="00962DF0" w:rsidRPr="000C4294" w:rsidRDefault="00962DF0" w:rsidP="008A7E1B">
            <w:pPr>
              <w:rPr>
                <w:rFonts w:cs="Arial"/>
                <w:sz w:val="20"/>
                <w:szCs w:val="20"/>
                <w:lang w:val="es-ES_tradnl" w:eastAsia="en-US"/>
              </w:rPr>
            </w:pPr>
            <w:r w:rsidRPr="000C4294">
              <w:rPr>
                <w:rFonts w:cs="Arial"/>
                <w:sz w:val="20"/>
                <w:szCs w:val="20"/>
                <w:lang w:val="es-ES_tradnl" w:eastAsia="en-US"/>
              </w:rPr>
              <w:t>Mensaje indicando la validación exitosa</w:t>
            </w:r>
          </w:p>
        </w:tc>
        <w:tc>
          <w:tcPr>
            <w:tcW w:w="1852" w:type="dxa"/>
            <w:tcBorders>
              <w:top w:val="single" w:sz="4" w:space="0" w:color="auto"/>
              <w:left w:val="single" w:sz="4" w:space="0" w:color="auto"/>
              <w:bottom w:val="single" w:sz="4" w:space="0" w:color="auto"/>
              <w:right w:val="single" w:sz="4" w:space="0" w:color="auto"/>
            </w:tcBorders>
          </w:tcPr>
          <w:p w:rsidR="00962DF0" w:rsidRPr="000C4294" w:rsidRDefault="00962DF0" w:rsidP="008A7E1B">
            <w:pPr>
              <w:rPr>
                <w:rFonts w:cs="Arial"/>
                <w:sz w:val="20"/>
                <w:szCs w:val="20"/>
                <w:lang w:val="es-ES_tradnl" w:eastAsia="en-US"/>
              </w:rPr>
            </w:pPr>
          </w:p>
        </w:tc>
        <w:tc>
          <w:tcPr>
            <w:tcW w:w="2542" w:type="dxa"/>
            <w:tcBorders>
              <w:top w:val="single" w:sz="4" w:space="0" w:color="auto"/>
              <w:left w:val="single" w:sz="4" w:space="0" w:color="auto"/>
              <w:bottom w:val="single" w:sz="4" w:space="0" w:color="auto"/>
              <w:right w:val="single" w:sz="4" w:space="0" w:color="auto"/>
            </w:tcBorders>
          </w:tcPr>
          <w:p w:rsidR="00962DF0" w:rsidRPr="000C4294" w:rsidRDefault="00962DF0" w:rsidP="008A7E1B">
            <w:pPr>
              <w:rPr>
                <w:rFonts w:cs="Arial"/>
                <w:sz w:val="20"/>
                <w:szCs w:val="20"/>
                <w:lang w:val="es-ES_tradnl" w:eastAsia="en-US"/>
              </w:rPr>
            </w:pPr>
            <w:r w:rsidRPr="000C4294">
              <w:rPr>
                <w:rFonts w:cs="Arial"/>
                <w:sz w:val="20"/>
                <w:szCs w:val="20"/>
                <w:lang w:val="es-ES_tradnl" w:eastAsia="en-US"/>
              </w:rPr>
              <w:t>String(200)</w:t>
            </w:r>
          </w:p>
        </w:tc>
      </w:tr>
    </w:tbl>
    <w:p w:rsidR="00895F29" w:rsidRPr="000C4294" w:rsidRDefault="00895F29" w:rsidP="00895F29">
      <w:pPr>
        <w:rPr>
          <w:rStyle w:val="Textoennegrita"/>
          <w:color w:val="000000"/>
        </w:rPr>
      </w:pPr>
    </w:p>
    <w:p w:rsidR="00962DF0" w:rsidRPr="000C4294" w:rsidRDefault="00962DF0" w:rsidP="00895F29">
      <w:pPr>
        <w:rPr>
          <w:rStyle w:val="Textoennegrita"/>
          <w:color w:val="000000"/>
        </w:rPr>
      </w:pPr>
    </w:p>
    <w:p w:rsidR="00895F29" w:rsidRPr="000C4294" w:rsidRDefault="00895F29" w:rsidP="008A7E1B">
      <w:pPr>
        <w:rPr>
          <w:b/>
          <w:color w:val="000000"/>
          <w:lang w:val="es-PE"/>
        </w:rPr>
      </w:pPr>
    </w:p>
    <w:tbl>
      <w:tblPr>
        <w:tblW w:w="9640" w:type="dxa"/>
        <w:tblInd w:w="-72" w:type="dxa"/>
        <w:tblCellMar>
          <w:left w:w="70" w:type="dxa"/>
          <w:right w:w="70" w:type="dxa"/>
        </w:tblCellMar>
        <w:tblLook w:val="04A0" w:firstRow="1" w:lastRow="0" w:firstColumn="1" w:lastColumn="0" w:noHBand="0" w:noVBand="1"/>
      </w:tblPr>
      <w:tblGrid>
        <w:gridCol w:w="9640"/>
      </w:tblGrid>
      <w:tr w:rsidR="008A7E1B" w:rsidRPr="000C4294" w:rsidTr="003A5729">
        <w:trPr>
          <w:trHeight w:val="300"/>
        </w:trPr>
        <w:tc>
          <w:tcPr>
            <w:tcW w:w="9640" w:type="dxa"/>
            <w:tcBorders>
              <w:top w:val="single" w:sz="4" w:space="0" w:color="auto"/>
              <w:left w:val="single" w:sz="4" w:space="0" w:color="auto"/>
              <w:bottom w:val="single" w:sz="4" w:space="0" w:color="auto"/>
              <w:right w:val="single" w:sz="8" w:space="0" w:color="000000"/>
            </w:tcBorders>
            <w:shd w:val="clear" w:color="000000" w:fill="D9D9D9"/>
            <w:noWrap/>
            <w:vAlign w:val="bottom"/>
            <w:hideMark/>
          </w:tcPr>
          <w:p w:rsidR="008A7E1B" w:rsidRPr="000C4294" w:rsidRDefault="008A7E1B" w:rsidP="003A5729">
            <w:pPr>
              <w:jc w:val="left"/>
              <w:rPr>
                <w:rFonts w:ascii="Calibri" w:hAnsi="Calibri"/>
                <w:b/>
                <w:bCs/>
                <w:color w:val="000000"/>
                <w:szCs w:val="22"/>
                <w:lang w:val="es-PE" w:eastAsia="es-PE"/>
              </w:rPr>
            </w:pPr>
            <w:r w:rsidRPr="000C4294">
              <w:rPr>
                <w:rFonts w:ascii="Calibri" w:hAnsi="Calibri"/>
                <w:b/>
                <w:bCs/>
                <w:color w:val="000000"/>
                <w:szCs w:val="22"/>
                <w:lang w:val="es-PE" w:eastAsia="es-PE"/>
              </w:rPr>
              <w:t>Ejemplo JSON Response Body</w:t>
            </w:r>
          </w:p>
        </w:tc>
      </w:tr>
      <w:tr w:rsidR="008A7E1B" w:rsidRPr="000C4294" w:rsidTr="003A5729">
        <w:trPr>
          <w:trHeight w:val="300"/>
        </w:trPr>
        <w:tc>
          <w:tcPr>
            <w:tcW w:w="9640" w:type="dxa"/>
            <w:vMerge w:val="restart"/>
            <w:tcBorders>
              <w:top w:val="single" w:sz="4" w:space="0" w:color="auto"/>
              <w:left w:val="single" w:sz="4" w:space="0" w:color="auto"/>
              <w:bottom w:val="single" w:sz="4" w:space="0" w:color="auto"/>
              <w:right w:val="single" w:sz="8" w:space="0" w:color="000000"/>
            </w:tcBorders>
            <w:shd w:val="clear" w:color="auto" w:fill="auto"/>
            <w:hideMark/>
          </w:tcPr>
          <w:p w:rsidR="008A7E1B" w:rsidRPr="000C4294" w:rsidRDefault="008A7E1B" w:rsidP="003A5729">
            <w:pPr>
              <w:rPr>
                <w:rFonts w:ascii="Calibri" w:hAnsi="Calibri"/>
                <w:color w:val="000000"/>
                <w:szCs w:val="22"/>
                <w:lang w:val="es-PE" w:eastAsia="es-PE"/>
              </w:rPr>
            </w:pPr>
            <w:r w:rsidRPr="000C4294">
              <w:rPr>
                <w:rFonts w:ascii="Calibri" w:hAnsi="Calibri"/>
                <w:color w:val="000000"/>
                <w:szCs w:val="22"/>
                <w:lang w:val="es-PE" w:eastAsia="es-PE"/>
              </w:rPr>
              <w:t> </w:t>
            </w:r>
          </w:p>
          <w:p w:rsidR="008A7E1B" w:rsidRPr="000C4294" w:rsidRDefault="008A7E1B" w:rsidP="008A7E1B">
            <w:pPr>
              <w:rPr>
                <w:rFonts w:ascii="Verdana" w:hAnsi="Verdana" w:cs="Arial"/>
                <w:sz w:val="20"/>
                <w:szCs w:val="20"/>
                <w:lang w:val="es-PE" w:eastAsia="es-PE"/>
              </w:rPr>
            </w:pPr>
            <w:r w:rsidRPr="000C4294">
              <w:rPr>
                <w:rFonts w:ascii="Verdana" w:hAnsi="Verdana" w:cs="Arial"/>
                <w:sz w:val="20"/>
                <w:szCs w:val="20"/>
                <w:lang w:val="es-PE" w:eastAsia="es-PE"/>
              </w:rPr>
              <w:t>{</w:t>
            </w:r>
          </w:p>
          <w:p w:rsidR="008A7E1B" w:rsidRPr="000C4294" w:rsidRDefault="008A7E1B" w:rsidP="008A7E1B">
            <w:pPr>
              <w:rPr>
                <w:rFonts w:ascii="Verdana" w:hAnsi="Verdana" w:cs="Arial"/>
                <w:sz w:val="20"/>
                <w:szCs w:val="20"/>
                <w:lang w:val="es-PE" w:eastAsia="es-PE"/>
              </w:rPr>
            </w:pPr>
            <w:r w:rsidRPr="000C4294">
              <w:rPr>
                <w:rFonts w:ascii="Verdana" w:hAnsi="Verdana" w:cs="Arial"/>
                <w:sz w:val="20"/>
                <w:szCs w:val="20"/>
                <w:lang w:val="es-PE" w:eastAsia="es-PE"/>
              </w:rPr>
              <w:t xml:space="preserve">   "msg": "</w:t>
            </w:r>
            <w:r w:rsidRPr="000C4294">
              <w:rPr>
                <w:rFonts w:cs="Arial"/>
                <w:sz w:val="20"/>
                <w:szCs w:val="20"/>
                <w:lang w:val="es-ES_tradnl" w:eastAsia="en-US"/>
              </w:rPr>
              <w:t>Si se puede realizar el cambio de régimen</w:t>
            </w:r>
            <w:r w:rsidRPr="000C4294">
              <w:rPr>
                <w:rFonts w:ascii="Verdana" w:hAnsi="Verdana" w:cs="Arial"/>
                <w:sz w:val="20"/>
                <w:szCs w:val="20"/>
                <w:lang w:val="es-PE" w:eastAsia="es-PE"/>
              </w:rPr>
              <w:t>"</w:t>
            </w:r>
          </w:p>
          <w:p w:rsidR="008A7E1B" w:rsidRPr="000C4294" w:rsidRDefault="008A7E1B" w:rsidP="008A7E1B">
            <w:pPr>
              <w:rPr>
                <w:color w:val="000000"/>
                <w:sz w:val="20"/>
                <w:szCs w:val="20"/>
                <w:lang w:val="en-US"/>
              </w:rPr>
            </w:pPr>
            <w:r w:rsidRPr="000C4294">
              <w:rPr>
                <w:rFonts w:ascii="Verdana" w:hAnsi="Verdana" w:cs="Arial"/>
                <w:sz w:val="20"/>
                <w:szCs w:val="20"/>
                <w:lang w:val="es-PE" w:eastAsia="es-PE"/>
              </w:rPr>
              <w:t xml:space="preserve">  }</w:t>
            </w:r>
          </w:p>
        </w:tc>
      </w:tr>
      <w:tr w:rsidR="008A7E1B" w:rsidRPr="000C4294" w:rsidTr="003A5729">
        <w:trPr>
          <w:trHeight w:val="300"/>
        </w:trPr>
        <w:tc>
          <w:tcPr>
            <w:tcW w:w="9640" w:type="dxa"/>
            <w:vMerge/>
            <w:tcBorders>
              <w:top w:val="single" w:sz="4" w:space="0" w:color="auto"/>
              <w:left w:val="single" w:sz="4" w:space="0" w:color="auto"/>
              <w:bottom w:val="single" w:sz="4" w:space="0" w:color="auto"/>
              <w:right w:val="single" w:sz="8" w:space="0" w:color="000000"/>
            </w:tcBorders>
            <w:vAlign w:val="center"/>
            <w:hideMark/>
          </w:tcPr>
          <w:p w:rsidR="008A7E1B" w:rsidRPr="000C4294" w:rsidRDefault="008A7E1B" w:rsidP="003A5729">
            <w:pPr>
              <w:jc w:val="left"/>
              <w:rPr>
                <w:rFonts w:ascii="Calibri" w:hAnsi="Calibri"/>
                <w:color w:val="000000"/>
                <w:szCs w:val="22"/>
                <w:lang w:val="es-PE" w:eastAsia="es-PE"/>
              </w:rPr>
            </w:pPr>
          </w:p>
        </w:tc>
      </w:tr>
      <w:tr w:rsidR="008A7E1B" w:rsidRPr="000C4294" w:rsidTr="003A5729">
        <w:trPr>
          <w:trHeight w:val="300"/>
        </w:trPr>
        <w:tc>
          <w:tcPr>
            <w:tcW w:w="9640" w:type="dxa"/>
            <w:vMerge/>
            <w:tcBorders>
              <w:top w:val="single" w:sz="4" w:space="0" w:color="auto"/>
              <w:left w:val="single" w:sz="4" w:space="0" w:color="auto"/>
              <w:bottom w:val="single" w:sz="4" w:space="0" w:color="auto"/>
              <w:right w:val="single" w:sz="8" w:space="0" w:color="000000"/>
            </w:tcBorders>
            <w:vAlign w:val="center"/>
            <w:hideMark/>
          </w:tcPr>
          <w:p w:rsidR="008A7E1B" w:rsidRPr="000C4294" w:rsidRDefault="008A7E1B" w:rsidP="003A5729">
            <w:pPr>
              <w:jc w:val="left"/>
              <w:rPr>
                <w:rFonts w:ascii="Calibri" w:hAnsi="Calibri"/>
                <w:color w:val="000000"/>
                <w:szCs w:val="22"/>
                <w:lang w:val="es-PE" w:eastAsia="es-PE"/>
              </w:rPr>
            </w:pPr>
          </w:p>
        </w:tc>
      </w:tr>
      <w:tr w:rsidR="008A7E1B" w:rsidRPr="000C4294" w:rsidTr="003A5729">
        <w:trPr>
          <w:trHeight w:val="300"/>
        </w:trPr>
        <w:tc>
          <w:tcPr>
            <w:tcW w:w="9640" w:type="dxa"/>
            <w:vMerge/>
            <w:tcBorders>
              <w:top w:val="single" w:sz="4" w:space="0" w:color="auto"/>
              <w:left w:val="single" w:sz="4" w:space="0" w:color="auto"/>
              <w:bottom w:val="single" w:sz="4" w:space="0" w:color="auto"/>
              <w:right w:val="single" w:sz="8" w:space="0" w:color="000000"/>
            </w:tcBorders>
            <w:vAlign w:val="center"/>
            <w:hideMark/>
          </w:tcPr>
          <w:p w:rsidR="008A7E1B" w:rsidRPr="000C4294" w:rsidRDefault="008A7E1B" w:rsidP="003A5729">
            <w:pPr>
              <w:jc w:val="left"/>
              <w:rPr>
                <w:rFonts w:ascii="Calibri" w:hAnsi="Calibri"/>
                <w:color w:val="000000"/>
                <w:szCs w:val="22"/>
                <w:lang w:val="es-PE" w:eastAsia="es-PE"/>
              </w:rPr>
            </w:pPr>
          </w:p>
        </w:tc>
      </w:tr>
    </w:tbl>
    <w:p w:rsidR="008A7E1B" w:rsidRPr="000C4294" w:rsidRDefault="008A7E1B" w:rsidP="00895F29">
      <w:pPr>
        <w:rPr>
          <w:b/>
          <w:color w:val="000000"/>
          <w:lang w:val="es-PE"/>
        </w:rPr>
      </w:pPr>
    </w:p>
    <w:p w:rsidR="00895F29" w:rsidRPr="000C4294" w:rsidRDefault="00895F29" w:rsidP="00895F29">
      <w:pPr>
        <w:rPr>
          <w:b/>
          <w:color w:val="000000"/>
          <w:lang w:val="es-PE"/>
        </w:rPr>
      </w:pPr>
    </w:p>
    <w:p w:rsidR="00895F29" w:rsidRPr="000C4294" w:rsidRDefault="00895F29" w:rsidP="00895F29">
      <w:pPr>
        <w:pStyle w:val="NormalWeb"/>
        <w:spacing w:before="0" w:beforeAutospacing="0" w:after="0" w:afterAutospacing="0"/>
        <w:rPr>
          <w:b/>
          <w:color w:val="000000"/>
        </w:rPr>
      </w:pPr>
      <w:r w:rsidRPr="000C4294">
        <w:rPr>
          <w:b/>
          <w:color w:val="000000"/>
        </w:rPr>
        <w:t>ANEXO DATOS COMPLEJOS</w:t>
      </w:r>
    </w:p>
    <w:p w:rsidR="00895F29" w:rsidRPr="000C4294" w:rsidRDefault="00895F29" w:rsidP="00895F29">
      <w:pPr>
        <w:pStyle w:val="NormalWeb"/>
        <w:spacing w:before="0" w:beforeAutospacing="0" w:after="0" w:afterAutospacing="0"/>
        <w:rPr>
          <w:b/>
          <w:color w:val="000000"/>
        </w:rPr>
      </w:pPr>
    </w:p>
    <w:tbl>
      <w:tblPr>
        <w:tblW w:w="960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27"/>
        <w:gridCol w:w="3118"/>
        <w:gridCol w:w="3261"/>
      </w:tblGrid>
      <w:tr w:rsidR="008A7E1B" w:rsidRPr="000C4294" w:rsidTr="008A7E1B">
        <w:tc>
          <w:tcPr>
            <w:tcW w:w="9606" w:type="dxa"/>
            <w:gridSpan w:val="3"/>
            <w:tcBorders>
              <w:top w:val="single" w:sz="6" w:space="0" w:color="000000"/>
              <w:left w:val="single" w:sz="6" w:space="0" w:color="000000"/>
              <w:bottom w:val="single" w:sz="6" w:space="0" w:color="000000"/>
              <w:right w:val="single" w:sz="6" w:space="0" w:color="000000"/>
            </w:tcBorders>
            <w:shd w:val="clear" w:color="auto" w:fill="D9D9D9"/>
          </w:tcPr>
          <w:p w:rsidR="008A7E1B" w:rsidRPr="000C4294" w:rsidRDefault="008A7E1B" w:rsidP="0093397A">
            <w:pPr>
              <w:pStyle w:val="NormalWeb"/>
              <w:spacing w:before="0" w:beforeAutospacing="0" w:after="0" w:afterAutospacing="0"/>
              <w:rPr>
                <w:b/>
                <w:color w:val="000000"/>
              </w:rPr>
            </w:pPr>
            <w:r w:rsidRPr="000C4294">
              <w:rPr>
                <w:b/>
                <w:color w:val="000000"/>
              </w:rPr>
              <w:t>Lista de Pasajeros</w:t>
            </w:r>
          </w:p>
        </w:tc>
      </w:tr>
      <w:tr w:rsidR="00895F29" w:rsidRPr="000C4294" w:rsidTr="008A7E1B">
        <w:tc>
          <w:tcPr>
            <w:tcW w:w="3227"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895F29" w:rsidP="0093397A">
            <w:pPr>
              <w:pStyle w:val="NormalWeb"/>
              <w:spacing w:before="0" w:beforeAutospacing="0" w:after="0" w:afterAutospacing="0"/>
              <w:rPr>
                <w:b/>
                <w:color w:val="000000"/>
              </w:rPr>
            </w:pPr>
            <w:r w:rsidRPr="000C4294">
              <w:rPr>
                <w:b/>
                <w:color w:val="000000"/>
              </w:rPr>
              <w:t>Propiedad</w:t>
            </w:r>
          </w:p>
        </w:tc>
        <w:tc>
          <w:tcPr>
            <w:tcW w:w="3118"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895F29" w:rsidP="0093397A">
            <w:pPr>
              <w:pStyle w:val="NormalWeb"/>
              <w:spacing w:before="0" w:beforeAutospacing="0" w:after="0" w:afterAutospacing="0"/>
              <w:rPr>
                <w:b/>
                <w:color w:val="000000"/>
              </w:rPr>
            </w:pPr>
            <w:r w:rsidRPr="000C4294">
              <w:rPr>
                <w:b/>
                <w:color w:val="000000"/>
              </w:rPr>
              <w:t>Tipo</w:t>
            </w:r>
          </w:p>
        </w:tc>
        <w:tc>
          <w:tcPr>
            <w:tcW w:w="3261" w:type="dxa"/>
            <w:tcBorders>
              <w:top w:val="single" w:sz="6" w:space="0" w:color="000000"/>
              <w:left w:val="single" w:sz="6" w:space="0" w:color="000000"/>
              <w:bottom w:val="single" w:sz="6" w:space="0" w:color="000000"/>
              <w:right w:val="single" w:sz="6" w:space="0" w:color="000000"/>
            </w:tcBorders>
            <w:shd w:val="clear" w:color="auto" w:fill="D9D9D9"/>
            <w:hideMark/>
          </w:tcPr>
          <w:p w:rsidR="00895F29" w:rsidRPr="000C4294" w:rsidRDefault="00895F29" w:rsidP="0093397A">
            <w:pPr>
              <w:pStyle w:val="NormalWeb"/>
              <w:spacing w:before="0" w:beforeAutospacing="0" w:after="0" w:afterAutospacing="0"/>
              <w:rPr>
                <w:b/>
                <w:color w:val="000000"/>
              </w:rPr>
            </w:pPr>
            <w:r w:rsidRPr="000C4294">
              <w:rPr>
                <w:b/>
                <w:color w:val="000000"/>
              </w:rPr>
              <w:t>Descripcion</w:t>
            </w:r>
          </w:p>
        </w:tc>
      </w:tr>
      <w:tr w:rsidR="00895F29" w:rsidRPr="000C4294" w:rsidTr="008A7E1B">
        <w:tc>
          <w:tcPr>
            <w:tcW w:w="3227" w:type="dxa"/>
            <w:tcBorders>
              <w:top w:val="single" w:sz="6" w:space="0" w:color="000000"/>
              <w:left w:val="single" w:sz="6" w:space="0" w:color="000000"/>
              <w:bottom w:val="single" w:sz="6" w:space="0" w:color="000000"/>
              <w:right w:val="single" w:sz="6" w:space="0" w:color="000000"/>
            </w:tcBorders>
          </w:tcPr>
          <w:p w:rsidR="00895F29" w:rsidRPr="000C4294" w:rsidRDefault="00895F29" w:rsidP="0093397A">
            <w:pPr>
              <w:pStyle w:val="NormalWeb"/>
              <w:spacing w:before="0" w:beforeAutospacing="0" w:after="0" w:afterAutospacing="0"/>
              <w:rPr>
                <w:b/>
                <w:color w:val="000000"/>
              </w:rPr>
            </w:pPr>
          </w:p>
        </w:tc>
        <w:tc>
          <w:tcPr>
            <w:tcW w:w="3118" w:type="dxa"/>
            <w:tcBorders>
              <w:top w:val="single" w:sz="6" w:space="0" w:color="000000"/>
              <w:left w:val="single" w:sz="6" w:space="0" w:color="000000"/>
              <w:bottom w:val="single" w:sz="6" w:space="0" w:color="000000"/>
              <w:right w:val="single" w:sz="6" w:space="0" w:color="000000"/>
            </w:tcBorders>
          </w:tcPr>
          <w:p w:rsidR="00895F29" w:rsidRPr="000C4294" w:rsidRDefault="00895F29" w:rsidP="0093397A">
            <w:pPr>
              <w:pStyle w:val="NormalWeb"/>
              <w:spacing w:before="0" w:beforeAutospacing="0" w:after="0" w:afterAutospacing="0"/>
              <w:rPr>
                <w:b/>
                <w:color w:val="000000"/>
              </w:rPr>
            </w:pPr>
          </w:p>
        </w:tc>
        <w:tc>
          <w:tcPr>
            <w:tcW w:w="3261" w:type="dxa"/>
            <w:tcBorders>
              <w:top w:val="single" w:sz="6" w:space="0" w:color="000000"/>
              <w:left w:val="single" w:sz="6" w:space="0" w:color="000000"/>
              <w:bottom w:val="single" w:sz="6" w:space="0" w:color="000000"/>
              <w:right w:val="single" w:sz="6" w:space="0" w:color="000000"/>
            </w:tcBorders>
          </w:tcPr>
          <w:p w:rsidR="00895F29" w:rsidRPr="000C4294" w:rsidRDefault="00895F29" w:rsidP="0093397A">
            <w:pPr>
              <w:pStyle w:val="NormalWeb"/>
              <w:spacing w:before="0" w:beforeAutospacing="0" w:after="0" w:afterAutospacing="0"/>
              <w:rPr>
                <w:b/>
                <w:color w:val="000000"/>
              </w:rPr>
            </w:pPr>
          </w:p>
        </w:tc>
      </w:tr>
      <w:tr w:rsidR="00895F29" w:rsidRPr="000C4294" w:rsidTr="008A7E1B">
        <w:tc>
          <w:tcPr>
            <w:tcW w:w="3227" w:type="dxa"/>
            <w:tcBorders>
              <w:top w:val="single" w:sz="6" w:space="0" w:color="000000"/>
              <w:left w:val="single" w:sz="6" w:space="0" w:color="000000"/>
              <w:bottom w:val="single" w:sz="6" w:space="0" w:color="000000"/>
              <w:right w:val="single" w:sz="6" w:space="0" w:color="000000"/>
            </w:tcBorders>
          </w:tcPr>
          <w:p w:rsidR="00895F29" w:rsidRPr="000C4294" w:rsidRDefault="00895F29" w:rsidP="0093397A">
            <w:pPr>
              <w:pStyle w:val="NormalWeb"/>
              <w:spacing w:before="0" w:beforeAutospacing="0" w:after="0" w:afterAutospacing="0"/>
              <w:rPr>
                <w:b/>
                <w:color w:val="000000"/>
              </w:rPr>
            </w:pPr>
          </w:p>
        </w:tc>
        <w:tc>
          <w:tcPr>
            <w:tcW w:w="3118" w:type="dxa"/>
            <w:tcBorders>
              <w:top w:val="single" w:sz="6" w:space="0" w:color="000000"/>
              <w:left w:val="single" w:sz="6" w:space="0" w:color="000000"/>
              <w:bottom w:val="single" w:sz="6" w:space="0" w:color="000000"/>
              <w:right w:val="single" w:sz="6" w:space="0" w:color="000000"/>
            </w:tcBorders>
          </w:tcPr>
          <w:p w:rsidR="00895F29" w:rsidRPr="000C4294" w:rsidRDefault="00895F29" w:rsidP="0093397A">
            <w:pPr>
              <w:pStyle w:val="NormalWeb"/>
              <w:spacing w:before="0" w:beforeAutospacing="0" w:after="0" w:afterAutospacing="0"/>
              <w:rPr>
                <w:b/>
                <w:color w:val="000000"/>
              </w:rPr>
            </w:pPr>
          </w:p>
        </w:tc>
        <w:tc>
          <w:tcPr>
            <w:tcW w:w="3261" w:type="dxa"/>
            <w:tcBorders>
              <w:top w:val="single" w:sz="6" w:space="0" w:color="000000"/>
              <w:left w:val="single" w:sz="6" w:space="0" w:color="000000"/>
              <w:bottom w:val="single" w:sz="6" w:space="0" w:color="000000"/>
              <w:right w:val="single" w:sz="6" w:space="0" w:color="000000"/>
            </w:tcBorders>
          </w:tcPr>
          <w:p w:rsidR="00895F29" w:rsidRPr="000C4294" w:rsidRDefault="00895F29" w:rsidP="0093397A">
            <w:pPr>
              <w:pStyle w:val="NormalWeb"/>
              <w:spacing w:before="0" w:beforeAutospacing="0" w:after="0" w:afterAutospacing="0"/>
              <w:rPr>
                <w:b/>
                <w:color w:val="000000"/>
              </w:rPr>
            </w:pPr>
          </w:p>
        </w:tc>
      </w:tr>
    </w:tbl>
    <w:p w:rsidR="00895F29" w:rsidRPr="000C4294" w:rsidRDefault="00895F29" w:rsidP="00B2663C">
      <w:pPr>
        <w:jc w:val="center"/>
        <w:rPr>
          <w:b/>
          <w:color w:val="000000"/>
          <w:lang w:val="es-PE"/>
        </w:rPr>
      </w:pPr>
    </w:p>
    <w:p w:rsidR="008A7E1B" w:rsidRPr="000C4294" w:rsidRDefault="008A7E1B" w:rsidP="00895F29">
      <w:pPr>
        <w:rPr>
          <w:rFonts w:eastAsia="Arial Unicode MS"/>
          <w:b/>
          <w:bCs/>
          <w:kern w:val="22"/>
          <w:sz w:val="26"/>
          <w:szCs w:val="28"/>
          <w:u w:val="single"/>
          <w:lang w:val="es-PE"/>
        </w:rPr>
      </w:pPr>
    </w:p>
    <w:p w:rsidR="00895F29" w:rsidRPr="000C4294" w:rsidRDefault="00895F29" w:rsidP="00895F29">
      <w:pPr>
        <w:rPr>
          <w:rFonts w:eastAsia="Arial Unicode MS"/>
          <w:b/>
          <w:bCs/>
          <w:kern w:val="22"/>
          <w:sz w:val="26"/>
          <w:szCs w:val="28"/>
          <w:u w:val="single"/>
          <w:lang w:val="es-PE"/>
        </w:rPr>
      </w:pPr>
      <w:r w:rsidRPr="000C4294">
        <w:rPr>
          <w:rFonts w:eastAsia="Arial Unicode MS"/>
          <w:b/>
          <w:bCs/>
          <w:kern w:val="22"/>
          <w:sz w:val="26"/>
          <w:szCs w:val="28"/>
          <w:u w:val="single"/>
          <w:lang w:val="es-PE"/>
        </w:rPr>
        <w:t>Especificación de los mensajes de error para el Servicio REST</w:t>
      </w:r>
    </w:p>
    <w:p w:rsidR="00962DF0" w:rsidRPr="000C4294" w:rsidRDefault="00962DF0" w:rsidP="00962DF0">
      <w:pPr>
        <w:rPr>
          <w:rFonts w:eastAsia="Arial Unicode MS"/>
          <w:b/>
          <w:bCs/>
          <w:kern w:val="22"/>
          <w:sz w:val="26"/>
          <w:szCs w:val="28"/>
          <w:u w:val="single"/>
          <w:lang w:val="es-PE"/>
        </w:rPr>
      </w:pPr>
    </w:p>
    <w:tbl>
      <w:tblPr>
        <w:tblW w:w="9640" w:type="dxa"/>
        <w:tblInd w:w="-72" w:type="dxa"/>
        <w:tblCellMar>
          <w:left w:w="70" w:type="dxa"/>
          <w:right w:w="70" w:type="dxa"/>
        </w:tblCellMar>
        <w:tblLook w:val="04A0" w:firstRow="1" w:lastRow="0" w:firstColumn="1" w:lastColumn="0" w:noHBand="0" w:noVBand="1"/>
      </w:tblPr>
      <w:tblGrid>
        <w:gridCol w:w="2493"/>
        <w:gridCol w:w="4057"/>
        <w:gridCol w:w="1779"/>
        <w:gridCol w:w="1311"/>
      </w:tblGrid>
      <w:tr w:rsidR="00962DF0" w:rsidRPr="000C4294" w:rsidTr="008A7E1B">
        <w:trPr>
          <w:trHeight w:val="318"/>
        </w:trPr>
        <w:tc>
          <w:tcPr>
            <w:tcW w:w="9640" w:type="dxa"/>
            <w:gridSpan w:val="4"/>
            <w:tcBorders>
              <w:top w:val="single" w:sz="8" w:space="0" w:color="auto"/>
              <w:left w:val="single" w:sz="8" w:space="0" w:color="auto"/>
              <w:bottom w:val="single" w:sz="8" w:space="0" w:color="auto"/>
              <w:right w:val="single" w:sz="8" w:space="0" w:color="auto"/>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Formato de mensaje de ERROR </w:t>
            </w:r>
          </w:p>
        </w:tc>
      </w:tr>
      <w:tr w:rsidR="00962DF0" w:rsidRPr="000C4294" w:rsidTr="008A7E1B">
        <w:trPr>
          <w:trHeight w:val="318"/>
        </w:trPr>
        <w:tc>
          <w:tcPr>
            <w:tcW w:w="2493" w:type="dxa"/>
            <w:tcBorders>
              <w:top w:val="nil"/>
              <w:left w:val="nil"/>
              <w:bottom w:val="nil"/>
              <w:right w:val="nil"/>
            </w:tcBorders>
            <w:shd w:val="clear" w:color="auto" w:fill="auto"/>
            <w:noWrap/>
            <w:vAlign w:val="bottom"/>
            <w:hideMark/>
          </w:tcPr>
          <w:p w:rsidR="00962DF0" w:rsidRPr="000C4294" w:rsidRDefault="00962DF0" w:rsidP="007E7828">
            <w:pPr>
              <w:jc w:val="left"/>
              <w:rPr>
                <w:rFonts w:ascii="Calibri" w:hAnsi="Calibri" w:cs="Calibri"/>
                <w:color w:val="000000"/>
                <w:szCs w:val="22"/>
                <w:lang w:val="es-PE" w:eastAsia="es-PE"/>
              </w:rPr>
            </w:pPr>
          </w:p>
        </w:tc>
        <w:tc>
          <w:tcPr>
            <w:tcW w:w="4057" w:type="dxa"/>
            <w:tcBorders>
              <w:top w:val="nil"/>
              <w:left w:val="nil"/>
              <w:bottom w:val="nil"/>
              <w:right w:val="nil"/>
            </w:tcBorders>
            <w:shd w:val="clear" w:color="auto" w:fill="auto"/>
            <w:noWrap/>
            <w:vAlign w:val="bottom"/>
            <w:hideMark/>
          </w:tcPr>
          <w:p w:rsidR="00962DF0" w:rsidRPr="000C4294" w:rsidRDefault="00962DF0" w:rsidP="007E7828">
            <w:pPr>
              <w:jc w:val="left"/>
              <w:rPr>
                <w:rFonts w:ascii="Calibri" w:hAnsi="Calibri" w:cs="Calibri"/>
                <w:color w:val="000000"/>
                <w:szCs w:val="22"/>
                <w:lang w:val="es-PE" w:eastAsia="es-PE"/>
              </w:rPr>
            </w:pPr>
          </w:p>
        </w:tc>
        <w:tc>
          <w:tcPr>
            <w:tcW w:w="1779" w:type="dxa"/>
            <w:tcBorders>
              <w:top w:val="nil"/>
              <w:left w:val="nil"/>
              <w:bottom w:val="nil"/>
              <w:right w:val="nil"/>
            </w:tcBorders>
            <w:shd w:val="clear" w:color="auto" w:fill="auto"/>
            <w:noWrap/>
            <w:vAlign w:val="bottom"/>
            <w:hideMark/>
          </w:tcPr>
          <w:p w:rsidR="00962DF0" w:rsidRPr="000C4294" w:rsidRDefault="00962DF0" w:rsidP="007E7828">
            <w:pPr>
              <w:jc w:val="left"/>
              <w:rPr>
                <w:rFonts w:ascii="Calibri" w:hAnsi="Calibri" w:cs="Calibri"/>
                <w:color w:val="000000"/>
                <w:szCs w:val="22"/>
                <w:lang w:val="es-PE" w:eastAsia="es-PE"/>
              </w:rPr>
            </w:pPr>
          </w:p>
        </w:tc>
        <w:tc>
          <w:tcPr>
            <w:tcW w:w="1311" w:type="dxa"/>
            <w:tcBorders>
              <w:top w:val="nil"/>
              <w:left w:val="nil"/>
              <w:bottom w:val="nil"/>
              <w:right w:val="nil"/>
            </w:tcBorders>
            <w:shd w:val="clear" w:color="auto" w:fill="auto"/>
            <w:noWrap/>
            <w:vAlign w:val="bottom"/>
            <w:hideMark/>
          </w:tcPr>
          <w:p w:rsidR="00962DF0" w:rsidRPr="000C4294" w:rsidRDefault="00962DF0" w:rsidP="007E7828">
            <w:pPr>
              <w:jc w:val="left"/>
              <w:rPr>
                <w:rFonts w:ascii="Calibri" w:hAnsi="Calibri" w:cs="Calibri"/>
                <w:color w:val="000000"/>
                <w:szCs w:val="22"/>
                <w:lang w:val="es-PE" w:eastAsia="es-PE"/>
              </w:rPr>
            </w:pPr>
          </w:p>
        </w:tc>
      </w:tr>
      <w:tr w:rsidR="008A7E1B" w:rsidRPr="000C4294" w:rsidTr="003A5729">
        <w:trPr>
          <w:trHeight w:val="318"/>
        </w:trPr>
        <w:tc>
          <w:tcPr>
            <w:tcW w:w="2493" w:type="dxa"/>
            <w:tcBorders>
              <w:top w:val="single" w:sz="8" w:space="0" w:color="auto"/>
              <w:left w:val="single" w:sz="8" w:space="0" w:color="auto"/>
              <w:bottom w:val="single" w:sz="8" w:space="0" w:color="auto"/>
              <w:right w:val="single" w:sz="4" w:space="0" w:color="auto"/>
            </w:tcBorders>
            <w:shd w:val="clear" w:color="000000" w:fill="D8D8D8"/>
            <w:noWrap/>
            <w:vAlign w:val="bottom"/>
            <w:hideMark/>
          </w:tcPr>
          <w:p w:rsidR="008A7E1B" w:rsidRPr="000C4294" w:rsidRDefault="008A7E1B"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Response Header</w:t>
            </w:r>
          </w:p>
        </w:tc>
        <w:tc>
          <w:tcPr>
            <w:tcW w:w="7147" w:type="dxa"/>
            <w:gridSpan w:val="3"/>
            <w:tcBorders>
              <w:top w:val="single" w:sz="8" w:space="0" w:color="auto"/>
              <w:left w:val="nil"/>
              <w:bottom w:val="single" w:sz="8" w:space="0" w:color="auto"/>
              <w:right w:val="single" w:sz="8" w:space="0" w:color="auto"/>
            </w:tcBorders>
            <w:shd w:val="clear" w:color="000000" w:fill="D8D8D8"/>
            <w:noWrap/>
            <w:vAlign w:val="bottom"/>
            <w:hideMark/>
          </w:tcPr>
          <w:p w:rsidR="008A7E1B" w:rsidRPr="000C4294" w:rsidRDefault="008A7E1B" w:rsidP="007E7828">
            <w:pPr>
              <w:jc w:val="left"/>
              <w:rPr>
                <w:rFonts w:ascii="Calibri" w:hAnsi="Calibri" w:cs="Calibri"/>
                <w:color w:val="000000"/>
                <w:szCs w:val="22"/>
                <w:lang w:val="es-PE" w:eastAsia="es-PE"/>
              </w:rPr>
            </w:pPr>
            <w:r w:rsidRPr="000C4294">
              <w:rPr>
                <w:rFonts w:ascii="Calibri" w:hAnsi="Calibri" w:cs="Calibri"/>
                <w:b/>
                <w:bCs/>
                <w:color w:val="000000"/>
                <w:szCs w:val="22"/>
                <w:lang w:val="es-PE" w:eastAsia="es-PE"/>
              </w:rPr>
              <w:t> </w:t>
            </w:r>
          </w:p>
        </w:tc>
      </w:tr>
      <w:tr w:rsidR="008A7E1B" w:rsidRPr="000C4294" w:rsidTr="003A5729">
        <w:trPr>
          <w:trHeight w:val="303"/>
        </w:trPr>
        <w:tc>
          <w:tcPr>
            <w:tcW w:w="2493" w:type="dxa"/>
            <w:tcBorders>
              <w:top w:val="nil"/>
              <w:left w:val="single" w:sz="4" w:space="0" w:color="auto"/>
              <w:bottom w:val="single" w:sz="4" w:space="0" w:color="auto"/>
              <w:right w:val="single" w:sz="4" w:space="0" w:color="auto"/>
            </w:tcBorders>
            <w:shd w:val="clear" w:color="000000" w:fill="D8D8D8"/>
            <w:noWrap/>
            <w:vAlign w:val="bottom"/>
            <w:hideMark/>
          </w:tcPr>
          <w:p w:rsidR="008A7E1B" w:rsidRPr="000C4294" w:rsidRDefault="008A7E1B"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Parámetros</w:t>
            </w:r>
          </w:p>
        </w:tc>
        <w:tc>
          <w:tcPr>
            <w:tcW w:w="7147" w:type="dxa"/>
            <w:gridSpan w:val="3"/>
            <w:tcBorders>
              <w:top w:val="nil"/>
              <w:left w:val="nil"/>
              <w:bottom w:val="single" w:sz="4" w:space="0" w:color="auto"/>
              <w:right w:val="single" w:sz="4" w:space="0" w:color="auto"/>
            </w:tcBorders>
            <w:shd w:val="clear" w:color="000000" w:fill="D8D8D8"/>
            <w:noWrap/>
            <w:vAlign w:val="bottom"/>
            <w:hideMark/>
          </w:tcPr>
          <w:p w:rsidR="008A7E1B" w:rsidRPr="000C4294" w:rsidRDefault="008A7E1B" w:rsidP="007E7828">
            <w:pPr>
              <w:jc w:val="left"/>
              <w:rPr>
                <w:rFonts w:ascii="Calibri" w:hAnsi="Calibri" w:cs="Calibri"/>
                <w:b/>
                <w:color w:val="000000"/>
                <w:szCs w:val="22"/>
                <w:lang w:val="es-PE" w:eastAsia="es-PE"/>
              </w:rPr>
            </w:pPr>
            <w:r w:rsidRPr="000C4294">
              <w:rPr>
                <w:rFonts w:ascii="Calibri" w:hAnsi="Calibri" w:cs="Calibri"/>
                <w:b/>
                <w:color w:val="000000"/>
                <w:szCs w:val="22"/>
                <w:lang w:val="es-PE" w:eastAsia="es-PE"/>
              </w:rPr>
              <w:t>Valor</w:t>
            </w:r>
          </w:p>
        </w:tc>
      </w:tr>
      <w:tr w:rsidR="008A7E1B" w:rsidRPr="000C4294" w:rsidTr="003A5729">
        <w:trPr>
          <w:trHeight w:val="303"/>
        </w:trPr>
        <w:tc>
          <w:tcPr>
            <w:tcW w:w="2493" w:type="dxa"/>
            <w:tcBorders>
              <w:top w:val="nil"/>
              <w:left w:val="single" w:sz="4" w:space="0" w:color="auto"/>
              <w:bottom w:val="single" w:sz="4" w:space="0" w:color="auto"/>
              <w:right w:val="nil"/>
            </w:tcBorders>
            <w:shd w:val="clear" w:color="auto" w:fill="auto"/>
            <w:hideMark/>
          </w:tcPr>
          <w:p w:rsidR="008A7E1B" w:rsidRPr="000C4294" w:rsidRDefault="008A7E1B" w:rsidP="007E7828">
            <w:pPr>
              <w:rPr>
                <w:rFonts w:cs="Arial"/>
                <w:color w:val="000000"/>
                <w:sz w:val="20"/>
                <w:szCs w:val="20"/>
                <w:lang w:val="es-PE" w:eastAsia="es-PE"/>
              </w:rPr>
            </w:pPr>
            <w:r w:rsidRPr="000C4294">
              <w:rPr>
                <w:rFonts w:cs="Arial"/>
                <w:color w:val="000000"/>
                <w:sz w:val="20"/>
                <w:szCs w:val="20"/>
                <w:lang w:val="es-PE" w:eastAsia="es-PE"/>
              </w:rPr>
              <w:t>HTTP status</w:t>
            </w:r>
          </w:p>
        </w:tc>
        <w:tc>
          <w:tcPr>
            <w:tcW w:w="7147" w:type="dxa"/>
            <w:gridSpan w:val="3"/>
            <w:tcBorders>
              <w:top w:val="nil"/>
              <w:left w:val="single" w:sz="4" w:space="0" w:color="auto"/>
              <w:bottom w:val="single" w:sz="4" w:space="0" w:color="auto"/>
              <w:right w:val="single" w:sz="4" w:space="0" w:color="auto"/>
            </w:tcBorders>
            <w:shd w:val="clear" w:color="auto" w:fill="auto"/>
            <w:hideMark/>
          </w:tcPr>
          <w:p w:rsidR="008A7E1B" w:rsidRPr="000C4294" w:rsidRDefault="008A7E1B" w:rsidP="007E7828">
            <w:pPr>
              <w:jc w:val="left"/>
              <w:rPr>
                <w:rFonts w:ascii="Calibri" w:hAnsi="Calibri" w:cs="Calibri"/>
                <w:color w:val="000000"/>
                <w:szCs w:val="22"/>
                <w:lang w:val="es-PE" w:eastAsia="es-PE"/>
              </w:rPr>
            </w:pPr>
            <w:r w:rsidRPr="000C4294">
              <w:rPr>
                <w:rFonts w:cs="Arial"/>
                <w:color w:val="000000"/>
                <w:sz w:val="20"/>
                <w:szCs w:val="20"/>
                <w:lang w:val="es-PE" w:eastAsia="es-PE"/>
              </w:rPr>
              <w:t>Revisar la tabla de códigos de Error</w:t>
            </w:r>
          </w:p>
        </w:tc>
      </w:tr>
      <w:tr w:rsidR="008A7E1B" w:rsidRPr="000C4294" w:rsidTr="003A5729">
        <w:trPr>
          <w:trHeight w:val="303"/>
        </w:trPr>
        <w:tc>
          <w:tcPr>
            <w:tcW w:w="2493" w:type="dxa"/>
            <w:tcBorders>
              <w:top w:val="nil"/>
              <w:left w:val="single" w:sz="4" w:space="0" w:color="auto"/>
              <w:bottom w:val="single" w:sz="4" w:space="0" w:color="auto"/>
              <w:right w:val="nil"/>
            </w:tcBorders>
            <w:shd w:val="clear" w:color="auto" w:fill="auto"/>
            <w:hideMark/>
          </w:tcPr>
          <w:p w:rsidR="008A7E1B" w:rsidRPr="000C4294" w:rsidRDefault="008A7E1B" w:rsidP="007E7828">
            <w:pPr>
              <w:rPr>
                <w:rFonts w:cs="Arial"/>
                <w:color w:val="000000"/>
                <w:sz w:val="20"/>
                <w:szCs w:val="20"/>
                <w:lang w:val="es-PE" w:eastAsia="es-PE"/>
              </w:rPr>
            </w:pPr>
            <w:r w:rsidRPr="000C4294">
              <w:rPr>
                <w:rFonts w:cs="Arial"/>
                <w:color w:val="000000"/>
                <w:sz w:val="20"/>
                <w:szCs w:val="20"/>
                <w:lang w:val="es-PE" w:eastAsia="es-PE"/>
              </w:rPr>
              <w:t>Content-Type</w:t>
            </w:r>
          </w:p>
        </w:tc>
        <w:tc>
          <w:tcPr>
            <w:tcW w:w="7147" w:type="dxa"/>
            <w:gridSpan w:val="3"/>
            <w:tcBorders>
              <w:top w:val="nil"/>
              <w:left w:val="single" w:sz="4" w:space="0" w:color="auto"/>
              <w:bottom w:val="single" w:sz="4" w:space="0" w:color="auto"/>
              <w:right w:val="single" w:sz="4" w:space="0" w:color="auto"/>
            </w:tcBorders>
            <w:shd w:val="clear" w:color="auto" w:fill="auto"/>
            <w:hideMark/>
          </w:tcPr>
          <w:p w:rsidR="008A7E1B" w:rsidRPr="000C4294" w:rsidRDefault="008A7E1B" w:rsidP="007E7828">
            <w:pPr>
              <w:jc w:val="left"/>
              <w:rPr>
                <w:rFonts w:ascii="Calibri" w:hAnsi="Calibri" w:cs="Calibri"/>
                <w:color w:val="000000"/>
                <w:szCs w:val="22"/>
                <w:lang w:val="es-PE" w:eastAsia="es-PE"/>
              </w:rPr>
            </w:pPr>
            <w:r w:rsidRPr="000C4294">
              <w:rPr>
                <w:rFonts w:cs="Arial"/>
                <w:color w:val="000000"/>
                <w:sz w:val="20"/>
                <w:szCs w:val="20"/>
                <w:lang w:val="es-PE" w:eastAsia="es-PE"/>
              </w:rPr>
              <w:t>application/json</w:t>
            </w:r>
          </w:p>
        </w:tc>
      </w:tr>
      <w:tr w:rsidR="00962DF0" w:rsidRPr="000C4294" w:rsidTr="008A7E1B">
        <w:trPr>
          <w:trHeight w:val="318"/>
        </w:trPr>
        <w:tc>
          <w:tcPr>
            <w:tcW w:w="2493" w:type="dxa"/>
            <w:tcBorders>
              <w:top w:val="nil"/>
              <w:left w:val="nil"/>
              <w:bottom w:val="nil"/>
              <w:right w:val="nil"/>
            </w:tcBorders>
            <w:shd w:val="clear" w:color="auto" w:fill="auto"/>
            <w:noWrap/>
            <w:vAlign w:val="bottom"/>
            <w:hideMark/>
          </w:tcPr>
          <w:p w:rsidR="00962DF0" w:rsidRPr="000C4294" w:rsidRDefault="00962DF0" w:rsidP="007E7828">
            <w:pPr>
              <w:jc w:val="left"/>
              <w:rPr>
                <w:rFonts w:ascii="Arial Narrow" w:hAnsi="Arial Narrow" w:cs="Calibri"/>
                <w:color w:val="000000"/>
                <w:sz w:val="20"/>
                <w:szCs w:val="20"/>
                <w:lang w:val="es-PE" w:eastAsia="es-PE"/>
              </w:rPr>
            </w:pPr>
          </w:p>
        </w:tc>
        <w:tc>
          <w:tcPr>
            <w:tcW w:w="4057" w:type="dxa"/>
            <w:tcBorders>
              <w:top w:val="nil"/>
              <w:left w:val="nil"/>
              <w:bottom w:val="nil"/>
              <w:right w:val="nil"/>
            </w:tcBorders>
            <w:shd w:val="clear" w:color="auto" w:fill="auto"/>
            <w:vAlign w:val="bottom"/>
            <w:hideMark/>
          </w:tcPr>
          <w:p w:rsidR="00962DF0" w:rsidRPr="000C4294" w:rsidRDefault="00962DF0" w:rsidP="007E7828">
            <w:pPr>
              <w:jc w:val="left"/>
              <w:rPr>
                <w:rFonts w:ascii="Arial Narrow" w:hAnsi="Arial Narrow" w:cs="Calibri"/>
                <w:color w:val="000000"/>
                <w:sz w:val="20"/>
                <w:szCs w:val="20"/>
                <w:lang w:val="es-PE" w:eastAsia="es-PE"/>
              </w:rPr>
            </w:pPr>
          </w:p>
        </w:tc>
        <w:tc>
          <w:tcPr>
            <w:tcW w:w="1779" w:type="dxa"/>
            <w:tcBorders>
              <w:top w:val="nil"/>
              <w:left w:val="nil"/>
              <w:bottom w:val="nil"/>
              <w:right w:val="nil"/>
            </w:tcBorders>
            <w:shd w:val="clear" w:color="auto" w:fill="auto"/>
            <w:noWrap/>
            <w:vAlign w:val="bottom"/>
            <w:hideMark/>
          </w:tcPr>
          <w:p w:rsidR="00962DF0" w:rsidRPr="000C4294" w:rsidRDefault="00962DF0" w:rsidP="007E7828">
            <w:pPr>
              <w:jc w:val="left"/>
              <w:rPr>
                <w:rFonts w:ascii="Calibri" w:hAnsi="Calibri" w:cs="Calibri"/>
                <w:color w:val="000000"/>
                <w:szCs w:val="22"/>
                <w:lang w:val="es-PE" w:eastAsia="es-PE"/>
              </w:rPr>
            </w:pPr>
          </w:p>
        </w:tc>
        <w:tc>
          <w:tcPr>
            <w:tcW w:w="1311" w:type="dxa"/>
            <w:tcBorders>
              <w:top w:val="nil"/>
              <w:left w:val="nil"/>
              <w:bottom w:val="nil"/>
              <w:right w:val="nil"/>
            </w:tcBorders>
            <w:shd w:val="clear" w:color="auto" w:fill="auto"/>
            <w:noWrap/>
            <w:vAlign w:val="bottom"/>
            <w:hideMark/>
          </w:tcPr>
          <w:p w:rsidR="00962DF0" w:rsidRPr="000C4294" w:rsidRDefault="00962DF0" w:rsidP="007E7828">
            <w:pPr>
              <w:jc w:val="left"/>
              <w:rPr>
                <w:rFonts w:ascii="Calibri" w:hAnsi="Calibri" w:cs="Calibri"/>
                <w:color w:val="000000"/>
                <w:szCs w:val="22"/>
                <w:lang w:val="es-PE" w:eastAsia="es-PE"/>
              </w:rPr>
            </w:pPr>
          </w:p>
        </w:tc>
      </w:tr>
      <w:tr w:rsidR="00962DF0" w:rsidRPr="000C4294" w:rsidTr="008A7E1B">
        <w:trPr>
          <w:trHeight w:val="318"/>
        </w:trPr>
        <w:tc>
          <w:tcPr>
            <w:tcW w:w="2493" w:type="dxa"/>
            <w:tcBorders>
              <w:top w:val="single" w:sz="8" w:space="0" w:color="auto"/>
              <w:left w:val="single" w:sz="8" w:space="0" w:color="auto"/>
              <w:bottom w:val="single" w:sz="8" w:space="0" w:color="auto"/>
              <w:right w:val="nil"/>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Response Body</w:t>
            </w:r>
          </w:p>
        </w:tc>
        <w:tc>
          <w:tcPr>
            <w:tcW w:w="4057" w:type="dxa"/>
            <w:tcBorders>
              <w:top w:val="single" w:sz="8" w:space="0" w:color="auto"/>
              <w:left w:val="nil"/>
              <w:bottom w:val="single" w:sz="8" w:space="0" w:color="auto"/>
              <w:right w:val="nil"/>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 </w:t>
            </w:r>
          </w:p>
        </w:tc>
        <w:tc>
          <w:tcPr>
            <w:tcW w:w="1779" w:type="dxa"/>
            <w:tcBorders>
              <w:top w:val="single" w:sz="8" w:space="0" w:color="auto"/>
              <w:left w:val="nil"/>
              <w:bottom w:val="single" w:sz="8" w:space="0" w:color="auto"/>
              <w:right w:val="nil"/>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 </w:t>
            </w:r>
          </w:p>
        </w:tc>
        <w:tc>
          <w:tcPr>
            <w:tcW w:w="1311" w:type="dxa"/>
            <w:tcBorders>
              <w:top w:val="single" w:sz="8" w:space="0" w:color="auto"/>
              <w:left w:val="nil"/>
              <w:bottom w:val="single" w:sz="8" w:space="0" w:color="auto"/>
              <w:right w:val="single" w:sz="8" w:space="0" w:color="auto"/>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 </w:t>
            </w:r>
          </w:p>
        </w:tc>
      </w:tr>
      <w:tr w:rsidR="00962DF0" w:rsidRPr="000C4294" w:rsidTr="008A7E1B">
        <w:trPr>
          <w:trHeight w:val="303"/>
        </w:trPr>
        <w:tc>
          <w:tcPr>
            <w:tcW w:w="2493" w:type="dxa"/>
            <w:tcBorders>
              <w:top w:val="nil"/>
              <w:left w:val="single" w:sz="4" w:space="0" w:color="auto"/>
              <w:bottom w:val="single" w:sz="4" w:space="0" w:color="auto"/>
              <w:right w:val="single" w:sz="4" w:space="0" w:color="auto"/>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Parámetros de Salida</w:t>
            </w:r>
          </w:p>
        </w:tc>
        <w:tc>
          <w:tcPr>
            <w:tcW w:w="4057" w:type="dxa"/>
            <w:tcBorders>
              <w:top w:val="nil"/>
              <w:left w:val="nil"/>
              <w:bottom w:val="single" w:sz="4" w:space="0" w:color="auto"/>
              <w:right w:val="single" w:sz="8" w:space="0" w:color="auto"/>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Descripción</w:t>
            </w:r>
          </w:p>
        </w:tc>
        <w:tc>
          <w:tcPr>
            <w:tcW w:w="1779" w:type="dxa"/>
            <w:tcBorders>
              <w:top w:val="nil"/>
              <w:left w:val="single" w:sz="4" w:space="0" w:color="auto"/>
              <w:bottom w:val="single" w:sz="4" w:space="0" w:color="auto"/>
              <w:right w:val="single" w:sz="4" w:space="0" w:color="auto"/>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Formato</w:t>
            </w:r>
          </w:p>
        </w:tc>
        <w:tc>
          <w:tcPr>
            <w:tcW w:w="1311" w:type="dxa"/>
            <w:tcBorders>
              <w:top w:val="nil"/>
              <w:left w:val="nil"/>
              <w:bottom w:val="single" w:sz="4" w:space="0" w:color="auto"/>
              <w:right w:val="single" w:sz="4" w:space="0" w:color="auto"/>
            </w:tcBorders>
            <w:shd w:val="clear" w:color="000000" w:fill="D8D8D8"/>
            <w:noWrap/>
            <w:vAlign w:val="bottom"/>
            <w:hideMark/>
          </w:tcPr>
          <w:p w:rsidR="00962DF0" w:rsidRPr="000C4294" w:rsidRDefault="00962DF0" w:rsidP="007E7828">
            <w:pPr>
              <w:jc w:val="left"/>
              <w:rPr>
                <w:rFonts w:ascii="Calibri" w:hAnsi="Calibri" w:cs="Calibri"/>
                <w:b/>
                <w:bCs/>
                <w:color w:val="000000"/>
                <w:szCs w:val="22"/>
                <w:lang w:val="es-PE" w:eastAsia="es-PE"/>
              </w:rPr>
            </w:pPr>
            <w:r w:rsidRPr="000C4294">
              <w:rPr>
                <w:rFonts w:ascii="Calibri" w:hAnsi="Calibri" w:cs="Calibri"/>
                <w:b/>
                <w:bCs/>
                <w:color w:val="000000"/>
                <w:szCs w:val="22"/>
                <w:lang w:val="es-PE" w:eastAsia="es-PE"/>
              </w:rPr>
              <w:t>Tipo dato</w:t>
            </w:r>
          </w:p>
        </w:tc>
      </w:tr>
      <w:tr w:rsidR="00962DF0" w:rsidRPr="000C4294" w:rsidTr="008A7E1B">
        <w:trPr>
          <w:trHeight w:val="303"/>
        </w:trPr>
        <w:tc>
          <w:tcPr>
            <w:tcW w:w="2493" w:type="dxa"/>
            <w:tcBorders>
              <w:top w:val="nil"/>
              <w:left w:val="single" w:sz="4" w:space="0" w:color="auto"/>
              <w:bottom w:val="single" w:sz="4" w:space="0" w:color="auto"/>
              <w:right w:val="single" w:sz="4" w:space="0" w:color="auto"/>
            </w:tcBorders>
            <w:shd w:val="clear" w:color="auto" w:fill="auto"/>
            <w:noWrap/>
            <w:vAlign w:val="bottom"/>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cod</w:t>
            </w:r>
          </w:p>
        </w:tc>
        <w:tc>
          <w:tcPr>
            <w:tcW w:w="4057" w:type="dxa"/>
            <w:tcBorders>
              <w:top w:val="nil"/>
              <w:left w:val="nil"/>
              <w:bottom w:val="single" w:sz="4" w:space="0" w:color="auto"/>
              <w:right w:val="single" w:sz="4" w:space="0" w:color="auto"/>
            </w:tcBorders>
            <w:shd w:val="clear" w:color="auto" w:fill="auto"/>
            <w:vAlign w:val="bottom"/>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código de error(Revisar la tabla de codigos de Error)</w:t>
            </w:r>
          </w:p>
        </w:tc>
        <w:tc>
          <w:tcPr>
            <w:tcW w:w="1779" w:type="dxa"/>
            <w:tcBorders>
              <w:top w:val="nil"/>
              <w:left w:val="nil"/>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 </w:t>
            </w:r>
          </w:p>
        </w:tc>
        <w:tc>
          <w:tcPr>
            <w:tcW w:w="1311" w:type="dxa"/>
            <w:tcBorders>
              <w:top w:val="nil"/>
              <w:left w:val="nil"/>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String</w:t>
            </w:r>
          </w:p>
        </w:tc>
      </w:tr>
      <w:tr w:rsidR="00962DF0" w:rsidRPr="000C4294" w:rsidTr="008A7E1B">
        <w:trPr>
          <w:trHeight w:val="303"/>
        </w:trPr>
        <w:tc>
          <w:tcPr>
            <w:tcW w:w="2493" w:type="dxa"/>
            <w:tcBorders>
              <w:top w:val="nil"/>
              <w:left w:val="single" w:sz="4" w:space="0" w:color="auto"/>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lastRenderedPageBreak/>
              <w:t>msg</w:t>
            </w:r>
          </w:p>
        </w:tc>
        <w:tc>
          <w:tcPr>
            <w:tcW w:w="4057" w:type="dxa"/>
            <w:tcBorders>
              <w:top w:val="nil"/>
              <w:left w:val="nil"/>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mensaje de error para el usuario</w:t>
            </w:r>
          </w:p>
        </w:tc>
        <w:tc>
          <w:tcPr>
            <w:tcW w:w="1779" w:type="dxa"/>
            <w:tcBorders>
              <w:top w:val="nil"/>
              <w:left w:val="nil"/>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 </w:t>
            </w:r>
          </w:p>
        </w:tc>
        <w:tc>
          <w:tcPr>
            <w:tcW w:w="1311" w:type="dxa"/>
            <w:tcBorders>
              <w:top w:val="nil"/>
              <w:left w:val="nil"/>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String</w:t>
            </w:r>
          </w:p>
        </w:tc>
      </w:tr>
      <w:tr w:rsidR="00962DF0" w:rsidRPr="000C4294" w:rsidTr="008A7E1B">
        <w:trPr>
          <w:trHeight w:val="303"/>
        </w:trPr>
        <w:tc>
          <w:tcPr>
            <w:tcW w:w="2493" w:type="dxa"/>
            <w:tcBorders>
              <w:top w:val="nil"/>
              <w:left w:val="single" w:sz="4" w:space="0" w:color="auto"/>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exc</w:t>
            </w:r>
          </w:p>
        </w:tc>
        <w:tc>
          <w:tcPr>
            <w:tcW w:w="4057" w:type="dxa"/>
            <w:tcBorders>
              <w:top w:val="nil"/>
              <w:left w:val="nil"/>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traza del error</w:t>
            </w:r>
          </w:p>
        </w:tc>
        <w:tc>
          <w:tcPr>
            <w:tcW w:w="1779" w:type="dxa"/>
            <w:tcBorders>
              <w:top w:val="nil"/>
              <w:left w:val="nil"/>
              <w:bottom w:val="single" w:sz="4" w:space="0" w:color="auto"/>
              <w:right w:val="single" w:sz="4"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 </w:t>
            </w:r>
          </w:p>
        </w:tc>
        <w:tc>
          <w:tcPr>
            <w:tcW w:w="1311" w:type="dxa"/>
            <w:tcBorders>
              <w:top w:val="nil"/>
              <w:left w:val="nil"/>
              <w:bottom w:val="single" w:sz="4" w:space="0" w:color="auto"/>
              <w:right w:val="single" w:sz="8" w:space="0" w:color="auto"/>
            </w:tcBorders>
            <w:shd w:val="clear" w:color="auto" w:fill="auto"/>
            <w:hideMark/>
          </w:tcPr>
          <w:p w:rsidR="00962DF0" w:rsidRPr="000C4294" w:rsidRDefault="00962DF0" w:rsidP="007E7828">
            <w:pPr>
              <w:jc w:val="left"/>
              <w:rPr>
                <w:rFonts w:ascii="Calibri" w:hAnsi="Calibri" w:cs="Calibri"/>
                <w:color w:val="000000"/>
                <w:szCs w:val="22"/>
                <w:lang w:val="es-PE" w:eastAsia="es-PE"/>
              </w:rPr>
            </w:pPr>
            <w:r w:rsidRPr="000C4294">
              <w:rPr>
                <w:rFonts w:ascii="Calibri" w:hAnsi="Calibri" w:cs="Calibri"/>
                <w:color w:val="000000"/>
                <w:szCs w:val="22"/>
                <w:lang w:val="es-PE" w:eastAsia="es-PE"/>
              </w:rPr>
              <w:t>String</w:t>
            </w:r>
          </w:p>
        </w:tc>
      </w:tr>
    </w:tbl>
    <w:p w:rsidR="00962DF0" w:rsidRPr="000C4294" w:rsidRDefault="00962DF0" w:rsidP="00895F29">
      <w:pPr>
        <w:rPr>
          <w:rFonts w:eastAsia="Arial Unicode MS"/>
          <w:b/>
          <w:bCs/>
          <w:kern w:val="22"/>
          <w:sz w:val="26"/>
          <w:szCs w:val="28"/>
          <w:lang w:val="es-P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3"/>
      </w:tblGrid>
      <w:tr w:rsidR="00895F29" w:rsidRPr="000C4294" w:rsidTr="00967B4E">
        <w:tc>
          <w:tcPr>
            <w:tcW w:w="9523" w:type="dxa"/>
            <w:shd w:val="clear" w:color="auto" w:fill="D0CECE"/>
          </w:tcPr>
          <w:p w:rsidR="00895F29" w:rsidRPr="000C4294" w:rsidRDefault="00895F29" w:rsidP="0093397A">
            <w:pPr>
              <w:jc w:val="left"/>
              <w:rPr>
                <w:lang w:val="es-PE"/>
              </w:rPr>
            </w:pPr>
            <w:r w:rsidRPr="000C4294">
              <w:rPr>
                <w:lang w:val="es-PE"/>
              </w:rPr>
              <w:t>Estructura mensajes de error para validaciones</w:t>
            </w:r>
          </w:p>
        </w:tc>
      </w:tr>
      <w:tr w:rsidR="00895F29" w:rsidRPr="000C4294" w:rsidTr="0093397A">
        <w:tc>
          <w:tcPr>
            <w:tcW w:w="9523" w:type="dxa"/>
          </w:tcPr>
          <w:p w:rsidR="00895F29" w:rsidRPr="000C4294" w:rsidRDefault="00895F29" w:rsidP="0093397A">
            <w:pPr>
              <w:jc w:val="left"/>
              <w:rPr>
                <w:sz w:val="18"/>
                <w:szCs w:val="18"/>
                <w:lang w:val="es-PE"/>
              </w:rPr>
            </w:pPr>
          </w:p>
          <w:p w:rsidR="00895F29" w:rsidRPr="000C4294" w:rsidRDefault="00895F29" w:rsidP="0093397A">
            <w:pPr>
              <w:jc w:val="left"/>
              <w:rPr>
                <w:lang w:val="es-PE"/>
              </w:rPr>
            </w:pPr>
            <w:r w:rsidRPr="000C4294">
              <w:rPr>
                <w:lang w:val="es-PE"/>
              </w:rPr>
              <w:t xml:space="preserve">* Obtenido del </w:t>
            </w:r>
            <w:r w:rsidR="00C47C29" w:rsidRPr="000C4294">
              <w:rPr>
                <w:lang w:val="es-PE"/>
              </w:rPr>
              <w:t>Estándar</w:t>
            </w:r>
            <w:r w:rsidRPr="000C4294">
              <w:rPr>
                <w:lang w:val="es-PE"/>
              </w:rPr>
              <w:t xml:space="preserve"> de Diseño de Servicios REST: punto 12.2. Estructura de Mensaje de Error para Validaciones</w:t>
            </w:r>
          </w:p>
          <w:p w:rsidR="00895F29" w:rsidRPr="000C4294" w:rsidRDefault="00895F29" w:rsidP="0093397A">
            <w:pPr>
              <w:jc w:val="left"/>
              <w:rPr>
                <w:sz w:val="18"/>
                <w:szCs w:val="18"/>
                <w:lang w:val="es-PE"/>
              </w:rPr>
            </w:pPr>
          </w:p>
          <w:p w:rsidR="00895F29" w:rsidRPr="000C4294" w:rsidRDefault="00895F29" w:rsidP="0093397A">
            <w:pPr>
              <w:jc w:val="left"/>
              <w:rPr>
                <w:b/>
                <w:sz w:val="18"/>
                <w:szCs w:val="18"/>
                <w:lang w:val="es-PE"/>
              </w:rPr>
            </w:pPr>
            <w:r w:rsidRPr="000C4294">
              <w:rPr>
                <w:b/>
                <w:sz w:val="18"/>
                <w:szCs w:val="18"/>
                <w:lang w:val="es-PE"/>
              </w:rPr>
              <w:t>-Plantilla del mensaje de error:</w:t>
            </w:r>
          </w:p>
          <w:p w:rsidR="00895F29" w:rsidRPr="000C4294" w:rsidRDefault="00895F29" w:rsidP="0093397A">
            <w:pPr>
              <w:jc w:val="left"/>
              <w:rPr>
                <w:sz w:val="18"/>
                <w:szCs w:val="18"/>
                <w:lang w:val="es-PE"/>
              </w:rPr>
            </w:pPr>
            <w:r w:rsidRPr="000C4294">
              <w:rPr>
                <w:sz w:val="18"/>
                <w:szCs w:val="18"/>
                <w:lang w:val="es-PE"/>
              </w:rPr>
              <w:t>Header :</w:t>
            </w:r>
          </w:p>
          <w:p w:rsidR="00895F29" w:rsidRPr="000C4294" w:rsidRDefault="00895F29" w:rsidP="0093397A">
            <w:pPr>
              <w:jc w:val="left"/>
              <w:rPr>
                <w:sz w:val="18"/>
                <w:szCs w:val="18"/>
                <w:lang w:val="es-PE"/>
              </w:rPr>
            </w:pPr>
            <w:r w:rsidRPr="000C4294">
              <w:rPr>
                <w:sz w:val="18"/>
                <w:szCs w:val="18"/>
                <w:lang w:val="es-PE"/>
              </w:rPr>
              <w:t>http status :  422</w:t>
            </w:r>
          </w:p>
          <w:p w:rsidR="00895F29" w:rsidRPr="000C4294" w:rsidRDefault="00895F29" w:rsidP="0093397A">
            <w:pPr>
              <w:ind w:left="284"/>
              <w:jc w:val="left"/>
              <w:rPr>
                <w:sz w:val="18"/>
                <w:szCs w:val="18"/>
                <w:lang w:val="es-PE"/>
              </w:rPr>
            </w:pPr>
            <w:r w:rsidRPr="000C4294">
              <w:rPr>
                <w:sz w:val="18"/>
                <w:szCs w:val="18"/>
                <w:lang w:val="es-PE"/>
              </w:rPr>
              <w:t>{</w:t>
            </w:r>
          </w:p>
          <w:p w:rsidR="00895F29" w:rsidRPr="000C4294" w:rsidRDefault="00895F29" w:rsidP="0093397A">
            <w:pPr>
              <w:ind w:left="284"/>
              <w:jc w:val="left"/>
              <w:rPr>
                <w:sz w:val="18"/>
                <w:szCs w:val="18"/>
                <w:lang w:val="es-PE"/>
              </w:rPr>
            </w:pPr>
            <w:r w:rsidRPr="000C4294">
              <w:rPr>
                <w:sz w:val="18"/>
                <w:szCs w:val="18"/>
                <w:lang w:val="es-PE"/>
              </w:rPr>
              <w:t xml:space="preserve">"cod":  </w:t>
            </w:r>
            <w:r w:rsidR="00C47C29" w:rsidRPr="000C4294">
              <w:rPr>
                <w:sz w:val="18"/>
                <w:szCs w:val="18"/>
                <w:lang w:val="es-PE"/>
              </w:rPr>
              <w:t>422</w:t>
            </w:r>
          </w:p>
          <w:p w:rsidR="00895F29" w:rsidRPr="000C4294" w:rsidRDefault="00895F29" w:rsidP="0093397A">
            <w:pPr>
              <w:ind w:left="284"/>
              <w:jc w:val="left"/>
              <w:rPr>
                <w:sz w:val="18"/>
                <w:szCs w:val="18"/>
                <w:lang w:val="es-PE"/>
              </w:rPr>
            </w:pPr>
            <w:r w:rsidRPr="000C4294">
              <w:rPr>
                <w:sz w:val="18"/>
                <w:szCs w:val="18"/>
                <w:lang w:val="es-PE"/>
              </w:rPr>
              <w:t>"msg": "</w:t>
            </w:r>
            <w:r w:rsidR="00C47C29" w:rsidRPr="000C4294">
              <w:rPr>
                <w:sz w:val="18"/>
                <w:szCs w:val="18"/>
                <w:lang w:val="es-PE"/>
              </w:rPr>
              <w:t>Unprocessable Entity - Se presentaron errores de validación que impidieron completar el Request</w:t>
            </w:r>
            <w:r w:rsidRPr="000C4294">
              <w:rPr>
                <w:sz w:val="18"/>
                <w:szCs w:val="18"/>
                <w:lang w:val="es-PE"/>
              </w:rPr>
              <w:t>"</w:t>
            </w:r>
          </w:p>
          <w:p w:rsidR="00895F29" w:rsidRPr="000C4294" w:rsidRDefault="00895F29" w:rsidP="0093397A">
            <w:pPr>
              <w:ind w:left="284"/>
              <w:jc w:val="left"/>
              <w:rPr>
                <w:sz w:val="18"/>
                <w:szCs w:val="18"/>
                <w:lang w:val="es-PE"/>
              </w:rPr>
            </w:pPr>
            <w:r w:rsidRPr="000C4294">
              <w:rPr>
                <w:sz w:val="18"/>
                <w:szCs w:val="18"/>
                <w:lang w:val="es-PE"/>
              </w:rPr>
              <w:t>"errors":</w:t>
            </w:r>
          </w:p>
          <w:p w:rsidR="00895F29" w:rsidRPr="000C4294" w:rsidRDefault="00895F29" w:rsidP="0093397A">
            <w:pPr>
              <w:ind w:left="709"/>
              <w:jc w:val="left"/>
              <w:rPr>
                <w:rFonts w:cs="Arial"/>
                <w:sz w:val="18"/>
                <w:szCs w:val="18"/>
                <w:lang w:val="es-PE"/>
              </w:rPr>
            </w:pPr>
            <w:r w:rsidRPr="000C4294">
              <w:rPr>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01,</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 "msg": "</w:t>
            </w:r>
            <w:r w:rsidRPr="000C4294">
              <w:rPr>
                <w:rFonts w:cs="Arial"/>
                <w:color w:val="000000"/>
                <w:sz w:val="18"/>
                <w:szCs w:val="18"/>
                <w:lang w:val="es-PE" w:eastAsia="es-PE"/>
              </w:rPr>
              <w:t>Es una persona natural sin negocio</w:t>
            </w: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02,</w:t>
            </w:r>
          </w:p>
          <w:p w:rsidR="00895F29" w:rsidRPr="000C4294" w:rsidRDefault="00895F29" w:rsidP="0093397A">
            <w:pPr>
              <w:ind w:left="993"/>
              <w:jc w:val="left"/>
              <w:rPr>
                <w:rFonts w:cs="Arial"/>
                <w:sz w:val="18"/>
                <w:szCs w:val="18"/>
                <w:lang w:val="es-PE"/>
              </w:rPr>
            </w:pPr>
            <w:r w:rsidRPr="000C4294">
              <w:rPr>
                <w:rFonts w:cs="Arial"/>
                <w:sz w:val="18"/>
                <w:szCs w:val="18"/>
                <w:lang w:val="es-PE"/>
              </w:rPr>
              <w:t>"msg": "</w:t>
            </w:r>
            <w:r w:rsidRPr="000C4294">
              <w:rPr>
                <w:rFonts w:cs="Arial"/>
                <w:color w:val="000000"/>
                <w:sz w:val="18"/>
                <w:szCs w:val="18"/>
                <w:lang w:val="es-PE" w:eastAsia="es-PE"/>
              </w:rPr>
              <w:t>El estado de su RUC es XXXX</w:t>
            </w: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03,</w:t>
            </w:r>
          </w:p>
          <w:p w:rsidR="00895F29" w:rsidRPr="000C4294" w:rsidRDefault="00895F29" w:rsidP="0093397A">
            <w:pPr>
              <w:ind w:left="993"/>
              <w:jc w:val="left"/>
              <w:rPr>
                <w:rFonts w:cs="Arial"/>
                <w:sz w:val="18"/>
                <w:szCs w:val="18"/>
                <w:lang w:val="es-PE"/>
              </w:rPr>
            </w:pPr>
            <w:r w:rsidRPr="000C4294">
              <w:rPr>
                <w:rFonts w:cs="Arial"/>
                <w:sz w:val="18"/>
                <w:szCs w:val="18"/>
                <w:lang w:val="es-PE"/>
              </w:rPr>
              <w:t>"msg": "El Régimen de Renta no permite seleccionar el Régimen XXXXXXXX"</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04,</w:t>
            </w:r>
          </w:p>
          <w:p w:rsidR="00895F29" w:rsidRPr="000C4294" w:rsidRDefault="00895F29" w:rsidP="0093397A">
            <w:pPr>
              <w:ind w:left="993"/>
              <w:jc w:val="left"/>
              <w:rPr>
                <w:rFonts w:cs="Arial"/>
                <w:sz w:val="18"/>
                <w:szCs w:val="18"/>
                <w:lang w:val="es-PE"/>
              </w:rPr>
            </w:pPr>
            <w:r w:rsidRPr="000C4294">
              <w:rPr>
                <w:rFonts w:cs="Arial"/>
                <w:sz w:val="18"/>
                <w:szCs w:val="18"/>
                <w:lang w:val="es-PE"/>
              </w:rPr>
              <w:t>"msg": "Ha estado afecto al RER en este ejercicio"</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05,</w:t>
            </w:r>
          </w:p>
          <w:p w:rsidR="00895F29" w:rsidRPr="000C4294" w:rsidRDefault="00895F29" w:rsidP="0093397A">
            <w:pPr>
              <w:ind w:left="993"/>
              <w:jc w:val="left"/>
              <w:rPr>
                <w:rFonts w:cs="Arial"/>
                <w:sz w:val="18"/>
                <w:szCs w:val="18"/>
                <w:lang w:val="es-PE"/>
              </w:rPr>
            </w:pPr>
            <w:r w:rsidRPr="000C4294">
              <w:rPr>
                <w:rFonts w:cs="Arial"/>
                <w:sz w:val="18"/>
                <w:szCs w:val="18"/>
                <w:lang w:val="es-PE"/>
              </w:rPr>
              <w:t>"msg": "Realiza actividades de XXXXX (mostrar la actividad y la descripción del CIIU que no se considera)."</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06,</w:t>
            </w:r>
          </w:p>
          <w:p w:rsidR="00895F29" w:rsidRPr="000C4294" w:rsidRDefault="00895F29" w:rsidP="0093397A">
            <w:pPr>
              <w:ind w:left="993"/>
              <w:jc w:val="left"/>
              <w:rPr>
                <w:rFonts w:cs="Arial"/>
                <w:sz w:val="18"/>
                <w:szCs w:val="18"/>
                <w:lang w:val="es-PE"/>
              </w:rPr>
            </w:pPr>
            <w:r w:rsidRPr="000C4294">
              <w:rPr>
                <w:rFonts w:cs="Arial"/>
                <w:sz w:val="18"/>
                <w:szCs w:val="18"/>
                <w:lang w:val="es-PE"/>
              </w:rPr>
              <w:t>"msg": "Está afecto al impuesto a los casinos (código 071101) y/o al impuesto a las máquinas tragamonedas (código 071201)"</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442</w:t>
            </w:r>
            <w:r w:rsidRPr="000C4294">
              <w:rPr>
                <w:rFonts w:cs="Arial"/>
                <w:sz w:val="18"/>
                <w:szCs w:val="18"/>
                <w:lang w:val="es-PE"/>
              </w:rPr>
              <w:t>07,</w:t>
            </w:r>
          </w:p>
          <w:p w:rsidR="00895F29" w:rsidRPr="000C4294" w:rsidRDefault="00895F29" w:rsidP="0093397A">
            <w:pPr>
              <w:ind w:left="993"/>
              <w:jc w:val="left"/>
              <w:rPr>
                <w:rFonts w:cs="Arial"/>
                <w:sz w:val="18"/>
                <w:szCs w:val="18"/>
                <w:lang w:val="es-PE"/>
              </w:rPr>
            </w:pPr>
            <w:r w:rsidRPr="000C4294">
              <w:rPr>
                <w:rFonts w:cs="Arial"/>
                <w:sz w:val="18"/>
                <w:szCs w:val="18"/>
                <w:lang w:val="es-PE"/>
              </w:rPr>
              <w:t>"msg": "Declara un periodo tributario distinto a Enero"</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08,</w:t>
            </w:r>
          </w:p>
          <w:p w:rsidR="00895F29" w:rsidRPr="000C4294" w:rsidRDefault="00895F29" w:rsidP="0093397A">
            <w:pPr>
              <w:ind w:left="993"/>
              <w:jc w:val="left"/>
              <w:rPr>
                <w:rFonts w:cs="Arial"/>
                <w:sz w:val="18"/>
                <w:szCs w:val="18"/>
                <w:lang w:val="es-PE"/>
              </w:rPr>
            </w:pPr>
            <w:r w:rsidRPr="000C4294">
              <w:rPr>
                <w:rFonts w:cs="Arial"/>
                <w:sz w:val="18"/>
                <w:szCs w:val="18"/>
                <w:lang w:val="es-PE"/>
              </w:rPr>
              <w:t>"msg": "No tiene el UBIGEO de Zona de Amazonía"</w:t>
            </w:r>
          </w:p>
          <w:p w:rsidR="00895F29" w:rsidRPr="000C4294" w:rsidRDefault="00895F29" w:rsidP="008E5AD1">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10,</w:t>
            </w:r>
          </w:p>
          <w:p w:rsidR="00895F29" w:rsidRPr="000C4294" w:rsidRDefault="00895F29" w:rsidP="0093397A">
            <w:pPr>
              <w:ind w:left="993"/>
              <w:jc w:val="left"/>
              <w:rPr>
                <w:rFonts w:cs="Arial"/>
                <w:sz w:val="18"/>
                <w:szCs w:val="18"/>
                <w:lang w:val="es-PE"/>
              </w:rPr>
            </w:pPr>
            <w:r w:rsidRPr="000C4294">
              <w:rPr>
                <w:rFonts w:cs="Arial"/>
                <w:sz w:val="18"/>
                <w:szCs w:val="18"/>
                <w:lang w:val="es-PE"/>
              </w:rPr>
              <w:t>"msg": "No tiene el UBIGEO de Zona de Frontera"</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11,</w:t>
            </w:r>
          </w:p>
          <w:p w:rsidR="00895F29" w:rsidRPr="000C4294" w:rsidRDefault="00895F29" w:rsidP="0093397A">
            <w:pPr>
              <w:ind w:left="993"/>
              <w:jc w:val="left"/>
              <w:rPr>
                <w:rFonts w:cs="Arial"/>
                <w:sz w:val="18"/>
                <w:szCs w:val="18"/>
                <w:lang w:val="es-PE"/>
              </w:rPr>
            </w:pPr>
            <w:r w:rsidRPr="000C4294">
              <w:rPr>
                <w:rFonts w:cs="Arial"/>
                <w:sz w:val="18"/>
                <w:szCs w:val="18"/>
                <w:lang w:val="es-PE"/>
              </w:rPr>
              <w:t>"msg": "Presenta la Declaración Jurada después de fecha de vencimiento"</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12,</w:t>
            </w:r>
          </w:p>
          <w:p w:rsidR="00895F29" w:rsidRPr="000C4294" w:rsidRDefault="00895F29" w:rsidP="0093397A">
            <w:pPr>
              <w:ind w:left="993"/>
              <w:jc w:val="left"/>
              <w:rPr>
                <w:rFonts w:cs="Arial"/>
                <w:sz w:val="18"/>
                <w:szCs w:val="18"/>
                <w:lang w:val="es-PE"/>
              </w:rPr>
            </w:pPr>
            <w:r w:rsidRPr="000C4294">
              <w:rPr>
                <w:rFonts w:cs="Arial"/>
                <w:sz w:val="18"/>
                <w:szCs w:val="18"/>
                <w:lang w:val="es-PE"/>
              </w:rPr>
              <w:t>"msg": "RUC Inválido"</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13,</w:t>
            </w:r>
          </w:p>
          <w:p w:rsidR="00895F29" w:rsidRPr="000C4294" w:rsidRDefault="00895F29" w:rsidP="0093397A">
            <w:pPr>
              <w:ind w:left="993"/>
              <w:jc w:val="left"/>
              <w:rPr>
                <w:rFonts w:cs="Arial"/>
                <w:sz w:val="18"/>
                <w:szCs w:val="18"/>
                <w:lang w:val="es-PE"/>
              </w:rPr>
            </w:pPr>
            <w:r w:rsidRPr="000C4294">
              <w:rPr>
                <w:rFonts w:cs="Arial"/>
                <w:sz w:val="18"/>
                <w:szCs w:val="18"/>
                <w:lang w:val="es-PE"/>
              </w:rPr>
              <w:lastRenderedPageBreak/>
              <w:t>"msg": "No Existe RUC"</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14,</w:t>
            </w:r>
          </w:p>
          <w:p w:rsidR="00895F29" w:rsidRPr="000C4294" w:rsidRDefault="00895F29" w:rsidP="0093397A">
            <w:pPr>
              <w:ind w:left="993"/>
              <w:jc w:val="left"/>
              <w:rPr>
                <w:rFonts w:cs="Arial"/>
                <w:sz w:val="18"/>
                <w:szCs w:val="18"/>
                <w:lang w:val="es-PE"/>
              </w:rPr>
            </w:pPr>
            <w:r w:rsidRPr="000C4294">
              <w:rPr>
                <w:rFonts w:cs="Arial"/>
                <w:sz w:val="18"/>
                <w:szCs w:val="18"/>
                <w:lang w:val="es-PE"/>
              </w:rPr>
              <w:t>"msg": "Periodo inválido"</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15,</w:t>
            </w:r>
          </w:p>
          <w:p w:rsidR="00895F29" w:rsidRPr="000C4294" w:rsidRDefault="00895F29" w:rsidP="0093397A">
            <w:pPr>
              <w:ind w:left="993"/>
              <w:jc w:val="left"/>
              <w:rPr>
                <w:rFonts w:cs="Arial"/>
                <w:sz w:val="18"/>
                <w:szCs w:val="18"/>
                <w:lang w:val="es-PE"/>
              </w:rPr>
            </w:pPr>
            <w:r w:rsidRPr="000C4294">
              <w:rPr>
                <w:rFonts w:cs="Arial"/>
                <w:sz w:val="18"/>
                <w:szCs w:val="18"/>
                <w:lang w:val="es-PE"/>
              </w:rPr>
              <w:t>"msg": "Tributo Inválido"</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w:t>
            </w:r>
          </w:p>
          <w:p w:rsidR="00895F29" w:rsidRPr="000C4294" w:rsidRDefault="00895F29" w:rsidP="0093397A">
            <w:pPr>
              <w:ind w:left="993"/>
              <w:jc w:val="left"/>
              <w:rPr>
                <w:rFonts w:cs="Arial"/>
                <w:sz w:val="18"/>
                <w:szCs w:val="18"/>
                <w:lang w:val="es-PE"/>
              </w:rPr>
            </w:pPr>
            <w:r w:rsidRPr="000C4294">
              <w:rPr>
                <w:rFonts w:cs="Arial"/>
                <w:sz w:val="18"/>
                <w:szCs w:val="18"/>
                <w:lang w:val="es-PE"/>
              </w:rPr>
              <w:t xml:space="preserve">"cod": </w:t>
            </w:r>
            <w:r w:rsidR="00DD4197" w:rsidRPr="000C4294">
              <w:rPr>
                <w:rFonts w:cs="Arial"/>
                <w:sz w:val="18"/>
                <w:szCs w:val="18"/>
                <w:lang w:val="es-PE"/>
              </w:rPr>
              <w:t>422</w:t>
            </w:r>
            <w:r w:rsidRPr="000C4294">
              <w:rPr>
                <w:rFonts w:cs="Arial"/>
                <w:sz w:val="18"/>
                <w:szCs w:val="18"/>
                <w:lang w:val="es-PE"/>
              </w:rPr>
              <w:t>16,</w:t>
            </w:r>
          </w:p>
          <w:p w:rsidR="00895F29" w:rsidRPr="000C4294" w:rsidRDefault="00895F29" w:rsidP="0093397A">
            <w:pPr>
              <w:ind w:left="993"/>
              <w:jc w:val="left"/>
              <w:rPr>
                <w:rFonts w:cs="Arial"/>
                <w:sz w:val="18"/>
                <w:szCs w:val="18"/>
                <w:lang w:val="es-PE"/>
              </w:rPr>
            </w:pPr>
            <w:r w:rsidRPr="000C4294">
              <w:rPr>
                <w:rFonts w:cs="Arial"/>
                <w:sz w:val="18"/>
                <w:szCs w:val="18"/>
                <w:lang w:val="es-PE"/>
              </w:rPr>
              <w:t>"msg": "Régimen no se valida"</w:t>
            </w:r>
          </w:p>
          <w:p w:rsidR="00895F29" w:rsidRPr="00F2201F" w:rsidRDefault="00895F29" w:rsidP="0093397A">
            <w:pPr>
              <w:ind w:left="993"/>
              <w:jc w:val="left"/>
              <w:rPr>
                <w:rFonts w:cs="Arial"/>
                <w:sz w:val="18"/>
                <w:szCs w:val="18"/>
                <w:lang w:val="es-PE"/>
              </w:rPr>
            </w:pPr>
            <w:r w:rsidRPr="00F2201F">
              <w:rPr>
                <w:rFonts w:cs="Arial"/>
                <w:sz w:val="18"/>
                <w:szCs w:val="18"/>
                <w:lang w:val="es-PE"/>
              </w:rPr>
              <w:t xml:space="preserve">}   </w:t>
            </w:r>
          </w:p>
          <w:p w:rsidR="008B14CB" w:rsidRPr="008B14CB" w:rsidRDefault="008B14CB" w:rsidP="008B14CB">
            <w:pPr>
              <w:ind w:left="993"/>
              <w:jc w:val="left"/>
              <w:rPr>
                <w:rFonts w:cs="Arial"/>
                <w:sz w:val="18"/>
                <w:szCs w:val="18"/>
                <w:highlight w:val="yellow"/>
                <w:lang w:val="es-PE"/>
              </w:rPr>
            </w:pPr>
            <w:r w:rsidRPr="008B14CB">
              <w:rPr>
                <w:rFonts w:cs="Arial"/>
                <w:sz w:val="18"/>
                <w:szCs w:val="18"/>
                <w:highlight w:val="yellow"/>
                <w:lang w:val="es-PE"/>
              </w:rPr>
              <w:t>{</w:t>
            </w:r>
          </w:p>
          <w:p w:rsidR="008B14CB" w:rsidRPr="008B14CB" w:rsidRDefault="008B14CB" w:rsidP="008B14CB">
            <w:pPr>
              <w:ind w:left="993"/>
              <w:jc w:val="left"/>
              <w:rPr>
                <w:rFonts w:cs="Arial"/>
                <w:sz w:val="18"/>
                <w:szCs w:val="18"/>
                <w:highlight w:val="yellow"/>
                <w:lang w:val="es-PE"/>
              </w:rPr>
            </w:pPr>
            <w:r w:rsidRPr="008B14CB">
              <w:rPr>
                <w:rFonts w:cs="Arial"/>
                <w:sz w:val="18"/>
                <w:szCs w:val="18"/>
                <w:highlight w:val="yellow"/>
                <w:lang w:val="es-PE"/>
              </w:rPr>
              <w:t>"cod": 42217,</w:t>
            </w:r>
          </w:p>
          <w:p w:rsidR="008B14CB" w:rsidRPr="008B14CB" w:rsidRDefault="008B14CB" w:rsidP="008B14CB">
            <w:pPr>
              <w:ind w:left="993"/>
              <w:jc w:val="left"/>
              <w:rPr>
                <w:rFonts w:cs="Arial"/>
                <w:sz w:val="18"/>
                <w:szCs w:val="18"/>
                <w:highlight w:val="yellow"/>
                <w:lang w:val="es-PE"/>
              </w:rPr>
            </w:pPr>
            <w:r w:rsidRPr="008B14CB">
              <w:rPr>
                <w:rFonts w:cs="Arial"/>
                <w:sz w:val="18"/>
                <w:szCs w:val="18"/>
                <w:highlight w:val="yellow"/>
                <w:lang w:val="es-PE"/>
              </w:rPr>
              <w:t>"msg": "</w:t>
            </w:r>
            <w:r w:rsidRPr="008B14CB">
              <w:rPr>
                <w:rFonts w:ascii="Arial Narrow" w:hAnsi="Arial Narrow"/>
                <w:sz w:val="20"/>
                <w:szCs w:val="20"/>
                <w:highlight w:val="yellow"/>
              </w:rPr>
              <w:t xml:space="preserve"> Es una persona natural sin negocio, sociedad conyugal o sucesión indivisa                                                         </w:t>
            </w:r>
            <w:r w:rsidRPr="008B14CB">
              <w:rPr>
                <w:rFonts w:cs="Arial"/>
                <w:sz w:val="18"/>
                <w:szCs w:val="18"/>
                <w:highlight w:val="yellow"/>
                <w:lang w:val="es-PE"/>
              </w:rPr>
              <w:t>"</w:t>
            </w:r>
          </w:p>
          <w:p w:rsidR="008B14CB" w:rsidRPr="00F2201F" w:rsidRDefault="008B14CB" w:rsidP="008B14CB">
            <w:pPr>
              <w:ind w:left="993"/>
              <w:jc w:val="left"/>
              <w:rPr>
                <w:rFonts w:cs="Arial"/>
                <w:sz w:val="18"/>
                <w:szCs w:val="18"/>
                <w:highlight w:val="yellow"/>
                <w:lang w:val="es-PE"/>
              </w:rPr>
            </w:pPr>
            <w:r w:rsidRPr="00F2201F">
              <w:rPr>
                <w:rFonts w:cs="Arial"/>
                <w:sz w:val="18"/>
                <w:szCs w:val="18"/>
                <w:highlight w:val="yellow"/>
                <w:lang w:val="es-PE"/>
              </w:rPr>
              <w:t xml:space="preserve">}   </w:t>
            </w:r>
          </w:p>
          <w:p w:rsidR="008B14CB" w:rsidRPr="008B14CB" w:rsidRDefault="008B14CB" w:rsidP="008B14CB">
            <w:pPr>
              <w:ind w:left="993"/>
              <w:jc w:val="left"/>
              <w:rPr>
                <w:rFonts w:cs="Arial"/>
                <w:sz w:val="18"/>
                <w:szCs w:val="18"/>
                <w:highlight w:val="yellow"/>
                <w:lang w:val="es-PE"/>
              </w:rPr>
            </w:pPr>
            <w:r w:rsidRPr="008B14CB">
              <w:rPr>
                <w:rFonts w:cs="Arial"/>
                <w:sz w:val="18"/>
                <w:szCs w:val="18"/>
                <w:highlight w:val="yellow"/>
                <w:lang w:val="es-PE"/>
              </w:rPr>
              <w:t>{</w:t>
            </w:r>
          </w:p>
          <w:p w:rsidR="008B14CB" w:rsidRPr="008B14CB" w:rsidRDefault="008B14CB" w:rsidP="008B14CB">
            <w:pPr>
              <w:ind w:left="993"/>
              <w:jc w:val="left"/>
              <w:rPr>
                <w:rFonts w:cs="Arial"/>
                <w:sz w:val="18"/>
                <w:szCs w:val="18"/>
                <w:highlight w:val="yellow"/>
                <w:lang w:val="es-PE"/>
              </w:rPr>
            </w:pPr>
            <w:r w:rsidRPr="008B14CB">
              <w:rPr>
                <w:rFonts w:cs="Arial"/>
                <w:sz w:val="18"/>
                <w:szCs w:val="18"/>
                <w:highlight w:val="yellow"/>
                <w:lang w:val="es-PE"/>
              </w:rPr>
              <w:t>"cod": 42218,</w:t>
            </w:r>
          </w:p>
          <w:p w:rsidR="008B14CB" w:rsidRPr="008B14CB" w:rsidRDefault="008B14CB" w:rsidP="008B14CB">
            <w:pPr>
              <w:ind w:left="993"/>
              <w:jc w:val="left"/>
              <w:rPr>
                <w:rFonts w:cs="Arial"/>
                <w:sz w:val="18"/>
                <w:szCs w:val="18"/>
                <w:highlight w:val="yellow"/>
                <w:lang w:val="es-PE"/>
              </w:rPr>
            </w:pPr>
            <w:r w:rsidRPr="008B14CB">
              <w:rPr>
                <w:rFonts w:cs="Arial"/>
                <w:sz w:val="18"/>
                <w:szCs w:val="18"/>
                <w:highlight w:val="yellow"/>
                <w:lang w:val="es-PE"/>
              </w:rPr>
              <w:t>"msg": "</w:t>
            </w:r>
            <w:r w:rsidRPr="008B14CB">
              <w:rPr>
                <w:rFonts w:ascii="Arial Narrow" w:hAnsi="Arial Narrow"/>
                <w:sz w:val="20"/>
                <w:szCs w:val="20"/>
                <w:highlight w:val="yellow"/>
              </w:rPr>
              <w:t xml:space="preserve"> Solo puede afectarse en cualquier periodo si el régimen origen es rer o nrus, está en suspensión temporal o es contribuyente nuevo</w:t>
            </w:r>
            <w:r w:rsidRPr="008B14CB">
              <w:rPr>
                <w:rFonts w:cs="Arial"/>
                <w:sz w:val="18"/>
                <w:szCs w:val="18"/>
                <w:highlight w:val="yellow"/>
                <w:lang w:val="es-PE"/>
              </w:rPr>
              <w:t xml:space="preserve"> "</w:t>
            </w:r>
          </w:p>
          <w:p w:rsidR="008B14CB" w:rsidRPr="000C4294" w:rsidRDefault="008B14CB" w:rsidP="008B14CB">
            <w:pPr>
              <w:ind w:left="993"/>
              <w:jc w:val="left"/>
              <w:rPr>
                <w:rFonts w:cs="Arial"/>
                <w:sz w:val="18"/>
                <w:szCs w:val="18"/>
                <w:lang w:val="en-US"/>
              </w:rPr>
            </w:pPr>
            <w:r w:rsidRPr="008B14CB">
              <w:rPr>
                <w:rFonts w:cs="Arial"/>
                <w:sz w:val="18"/>
                <w:szCs w:val="18"/>
                <w:highlight w:val="yellow"/>
                <w:lang w:val="en-US"/>
              </w:rPr>
              <w:t>}</w:t>
            </w:r>
            <w:r w:rsidRPr="000C4294">
              <w:rPr>
                <w:rFonts w:cs="Arial"/>
                <w:sz w:val="18"/>
                <w:szCs w:val="18"/>
                <w:lang w:val="en-US"/>
              </w:rPr>
              <w:t xml:space="preserve">   </w:t>
            </w:r>
          </w:p>
          <w:p w:rsidR="00895F29" w:rsidRPr="000C4294" w:rsidRDefault="00895F29" w:rsidP="0093397A">
            <w:pPr>
              <w:ind w:left="709"/>
              <w:jc w:val="left"/>
              <w:rPr>
                <w:rFonts w:cs="Arial"/>
                <w:sz w:val="18"/>
                <w:szCs w:val="18"/>
                <w:lang w:val="en-US"/>
              </w:rPr>
            </w:pPr>
            <w:r w:rsidRPr="000C4294">
              <w:rPr>
                <w:rFonts w:cs="Arial"/>
                <w:sz w:val="18"/>
                <w:szCs w:val="18"/>
                <w:lang w:val="en-US"/>
              </w:rPr>
              <w:t>]</w:t>
            </w:r>
          </w:p>
          <w:p w:rsidR="00895F29" w:rsidRPr="000C4294" w:rsidRDefault="00895F29" w:rsidP="00971BBB">
            <w:pPr>
              <w:ind w:left="284"/>
              <w:jc w:val="left"/>
              <w:rPr>
                <w:lang w:val="es-PE"/>
              </w:rPr>
            </w:pPr>
            <w:r w:rsidRPr="000C4294">
              <w:rPr>
                <w:rFonts w:cs="Arial"/>
                <w:sz w:val="18"/>
                <w:szCs w:val="18"/>
                <w:lang w:val="en-US"/>
              </w:rPr>
              <w:t>}</w:t>
            </w:r>
          </w:p>
        </w:tc>
      </w:tr>
    </w:tbl>
    <w:p w:rsidR="00895F29" w:rsidRPr="000C4294" w:rsidRDefault="00895F29" w:rsidP="00895F29">
      <w:pPr>
        <w:rPr>
          <w:rFonts w:eastAsia="Arial Unicode MS"/>
          <w:b/>
          <w:bCs/>
          <w:kern w:val="22"/>
          <w:sz w:val="26"/>
          <w:szCs w:val="28"/>
          <w:lang w:val="es-PE"/>
        </w:rPr>
      </w:pPr>
    </w:p>
    <w:tbl>
      <w:tblPr>
        <w:tblW w:w="9720" w:type="dxa"/>
        <w:tblInd w:w="80" w:type="dxa"/>
        <w:tblCellMar>
          <w:left w:w="70" w:type="dxa"/>
          <w:right w:w="70" w:type="dxa"/>
        </w:tblCellMar>
        <w:tblLook w:val="04A0" w:firstRow="1" w:lastRow="0" w:firstColumn="1" w:lastColumn="0" w:noHBand="0" w:noVBand="1"/>
      </w:tblPr>
      <w:tblGrid>
        <w:gridCol w:w="1416"/>
        <w:gridCol w:w="8304"/>
      </w:tblGrid>
      <w:tr w:rsidR="008E5AD1" w:rsidRPr="000C4294" w:rsidTr="008E5AD1">
        <w:trPr>
          <w:trHeight w:val="300"/>
        </w:trPr>
        <w:tc>
          <w:tcPr>
            <w:tcW w:w="9720" w:type="dxa"/>
            <w:gridSpan w:val="2"/>
            <w:tcBorders>
              <w:top w:val="single" w:sz="8" w:space="0" w:color="auto"/>
              <w:left w:val="single" w:sz="8" w:space="0" w:color="auto"/>
              <w:bottom w:val="nil"/>
              <w:right w:val="single" w:sz="8" w:space="0" w:color="000000"/>
            </w:tcBorders>
            <w:shd w:val="clear" w:color="000000" w:fill="D9D9D9"/>
            <w:noWrap/>
            <w:vAlign w:val="bottom"/>
            <w:hideMark/>
          </w:tcPr>
          <w:p w:rsidR="008E5AD1" w:rsidRPr="000C4294" w:rsidRDefault="008E5AD1" w:rsidP="008E5AD1">
            <w:pPr>
              <w:jc w:val="left"/>
              <w:rPr>
                <w:rFonts w:cs="Arial"/>
                <w:bCs/>
                <w:color w:val="000000"/>
                <w:szCs w:val="22"/>
                <w:lang w:val="es-PE" w:eastAsia="es-PE"/>
              </w:rPr>
            </w:pPr>
            <w:r w:rsidRPr="000C4294">
              <w:rPr>
                <w:rFonts w:cs="Arial"/>
                <w:bCs/>
                <w:color w:val="000000"/>
                <w:szCs w:val="22"/>
                <w:lang w:val="es-PE" w:eastAsia="es-PE"/>
              </w:rPr>
              <w:t xml:space="preserve">Cuadro de mensajes de Error </w:t>
            </w:r>
          </w:p>
        </w:tc>
      </w:tr>
      <w:tr w:rsidR="008E5AD1" w:rsidRPr="000C4294" w:rsidTr="00C47C29">
        <w:trPr>
          <w:trHeight w:val="30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E5AD1" w:rsidRPr="000C4294" w:rsidRDefault="008E5AD1"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single" w:sz="4" w:space="0" w:color="auto"/>
              <w:left w:val="nil"/>
              <w:bottom w:val="single" w:sz="4" w:space="0" w:color="auto"/>
              <w:right w:val="single" w:sz="4" w:space="0" w:color="auto"/>
            </w:tcBorders>
            <w:shd w:val="clear" w:color="auto" w:fill="auto"/>
            <w:noWrap/>
            <w:vAlign w:val="center"/>
            <w:hideMark/>
          </w:tcPr>
          <w:p w:rsidR="008E5AD1"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8E5AD1" w:rsidRPr="000C4294">
              <w:rPr>
                <w:rFonts w:cs="Arial"/>
                <w:b/>
                <w:color w:val="000000"/>
                <w:sz w:val="18"/>
                <w:szCs w:val="18"/>
                <w:lang w:val="es-PE" w:eastAsia="es-PE"/>
              </w:rPr>
              <w:t>01</w:t>
            </w:r>
          </w:p>
        </w:tc>
      </w:tr>
      <w:tr w:rsidR="008E5AD1"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hideMark/>
          </w:tcPr>
          <w:p w:rsidR="008E5AD1" w:rsidRPr="000C4294" w:rsidRDefault="008E5AD1"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hideMark/>
          </w:tcPr>
          <w:p w:rsidR="008E5AD1"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 xml:space="preserve">El contribuyente </w:t>
            </w:r>
            <w:r w:rsidR="00287ADE" w:rsidRPr="000C4294">
              <w:rPr>
                <w:rFonts w:cs="Arial"/>
                <w:color w:val="000000"/>
                <w:sz w:val="18"/>
                <w:szCs w:val="18"/>
                <w:lang w:val="es-PE" w:eastAsia="es-PE"/>
              </w:rPr>
              <w:t xml:space="preserve">es de </w:t>
            </w:r>
            <w:r w:rsidRPr="000C4294">
              <w:rPr>
                <w:rFonts w:cs="Arial"/>
                <w:color w:val="000000"/>
                <w:sz w:val="18"/>
                <w:szCs w:val="18"/>
                <w:lang w:val="es-PE" w:eastAsia="es-PE"/>
              </w:rPr>
              <w:t>tipo: Personas naturales sin negocio</w:t>
            </w:r>
          </w:p>
        </w:tc>
      </w:tr>
      <w:tr w:rsidR="008E5AD1"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hideMark/>
          </w:tcPr>
          <w:p w:rsidR="008E5AD1" w:rsidRPr="000C4294" w:rsidRDefault="008E5AD1"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hideMark/>
          </w:tcPr>
          <w:p w:rsidR="008E5AD1"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 xml:space="preserve">Es una persona natural sin negocio           </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hideMark/>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hideMark/>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59682E" w:rsidRPr="000C4294">
              <w:rPr>
                <w:rFonts w:cs="Arial"/>
                <w:b/>
                <w:color w:val="000000"/>
                <w:sz w:val="18"/>
                <w:szCs w:val="18"/>
                <w:lang w:val="es-PE" w:eastAsia="es-PE"/>
              </w:rPr>
              <w:t>02</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hideMark/>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hideMark/>
          </w:tcPr>
          <w:p w:rsidR="0059682E" w:rsidRPr="000C4294" w:rsidRDefault="00287ADE" w:rsidP="00C47C29">
            <w:pPr>
              <w:jc w:val="left"/>
              <w:rPr>
                <w:rFonts w:cs="Arial"/>
                <w:color w:val="000000"/>
                <w:sz w:val="18"/>
                <w:szCs w:val="18"/>
                <w:lang w:val="es-PE" w:eastAsia="es-PE"/>
              </w:rPr>
            </w:pPr>
            <w:r w:rsidRPr="000C4294">
              <w:rPr>
                <w:rFonts w:cs="Arial"/>
                <w:color w:val="000000"/>
                <w:sz w:val="18"/>
                <w:szCs w:val="18"/>
                <w:lang w:val="es-PE" w:eastAsia="es-PE"/>
              </w:rPr>
              <w:t>El contribuyente no tiene el estado: Activo (00), Baja Provisional (01) o Baja Provisional de oficio (02).</w:t>
            </w:r>
          </w:p>
        </w:tc>
      </w:tr>
      <w:tr w:rsidR="0059682E" w:rsidRPr="000C4294" w:rsidTr="00C47C29">
        <w:trPr>
          <w:trHeight w:val="30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hideMark/>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El estado de su RUC es XXXX</w:t>
            </w:r>
          </w:p>
        </w:tc>
      </w:tr>
      <w:tr w:rsidR="0059682E" w:rsidRPr="000C4294" w:rsidTr="00C47C29">
        <w:trPr>
          <w:trHeight w:val="30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single" w:sz="4" w:space="0" w:color="auto"/>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59682E" w:rsidRPr="000C4294">
              <w:rPr>
                <w:rFonts w:cs="Arial"/>
                <w:b/>
                <w:color w:val="000000"/>
                <w:sz w:val="18"/>
                <w:szCs w:val="18"/>
                <w:lang w:val="es-PE" w:eastAsia="es-PE"/>
              </w:rPr>
              <w:t>03</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951C7D" w:rsidP="00C47C29">
            <w:pPr>
              <w:spacing w:before="60" w:after="120"/>
              <w:jc w:val="left"/>
              <w:rPr>
                <w:rFonts w:cs="Arial"/>
                <w:color w:val="000000"/>
                <w:sz w:val="18"/>
                <w:szCs w:val="18"/>
                <w:lang w:val="es-PE" w:eastAsia="es-PE"/>
              </w:rPr>
            </w:pPr>
            <w:r w:rsidRPr="000C4294">
              <w:rPr>
                <w:rFonts w:cs="Arial"/>
                <w:color w:val="000000"/>
                <w:sz w:val="18"/>
                <w:szCs w:val="18"/>
                <w:lang w:val="es-PE" w:eastAsia="es-PE"/>
              </w:rPr>
              <w:t>Tributos régimen de procedencia debe ser: Régimen Especial, Régimen General, Régimen de Frontera, Régimen NRUS, Régimen Agrario, Régimen pequeño agrario.</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El Régimen de Renta no permite seleccionar el Régimen XXXXXXXX</w:t>
            </w:r>
          </w:p>
        </w:tc>
      </w:tr>
      <w:tr w:rsidR="0059682E" w:rsidRPr="000C4294" w:rsidTr="00C47C29">
        <w:trPr>
          <w:trHeight w:val="30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single" w:sz="4" w:space="0" w:color="auto"/>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59682E" w:rsidRPr="000C4294">
              <w:rPr>
                <w:rFonts w:cs="Arial"/>
                <w:b/>
                <w:color w:val="000000"/>
                <w:sz w:val="18"/>
                <w:szCs w:val="18"/>
                <w:lang w:val="es-PE" w:eastAsia="es-PE"/>
              </w:rPr>
              <w:t>04</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951C7D" w:rsidP="00C47C29">
            <w:pPr>
              <w:jc w:val="left"/>
              <w:rPr>
                <w:rFonts w:cs="Arial"/>
                <w:color w:val="000000"/>
                <w:sz w:val="18"/>
                <w:szCs w:val="18"/>
                <w:lang w:val="es-PE" w:eastAsia="es-PE"/>
              </w:rPr>
            </w:pPr>
            <w:r w:rsidRPr="000C4294">
              <w:rPr>
                <w:rFonts w:cs="Arial"/>
                <w:color w:val="000000"/>
                <w:sz w:val="18"/>
                <w:szCs w:val="18"/>
                <w:lang w:val="es-PE" w:eastAsia="es-PE"/>
              </w:rPr>
              <w:t>Si el contribuyente se pudo haber acogido al RER solo una vez en el ejercicio gravable, en cualquier mes del año, en el caso del NRUS no hay restricción y se puede acoger más de una vez en el año.</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Ha estado afecto al RER en este ejercicio</w:t>
            </w:r>
          </w:p>
        </w:tc>
      </w:tr>
      <w:tr w:rsidR="0059682E" w:rsidRPr="000C4294" w:rsidTr="00C47C29">
        <w:trPr>
          <w:trHeight w:val="30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single" w:sz="4" w:space="0" w:color="auto"/>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C21394" w:rsidRPr="000C4294">
              <w:rPr>
                <w:rFonts w:cs="Arial"/>
                <w:b/>
                <w:color w:val="000000"/>
                <w:sz w:val="18"/>
                <w:szCs w:val="18"/>
                <w:lang w:val="es-PE" w:eastAsia="es-PE"/>
              </w:rPr>
              <w:t>05</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951C7D" w:rsidRPr="000C4294" w:rsidRDefault="00951C7D" w:rsidP="00C47C29">
            <w:pPr>
              <w:jc w:val="left"/>
              <w:rPr>
                <w:rFonts w:cs="Arial"/>
                <w:color w:val="000000"/>
                <w:sz w:val="18"/>
                <w:szCs w:val="18"/>
                <w:lang w:val="es-PE" w:eastAsia="es-PE"/>
              </w:rPr>
            </w:pPr>
            <w:r w:rsidRPr="000C4294">
              <w:rPr>
                <w:rFonts w:cs="Arial"/>
                <w:color w:val="000000"/>
                <w:sz w:val="18"/>
                <w:szCs w:val="18"/>
                <w:lang w:val="es-PE" w:eastAsia="es-PE"/>
              </w:rPr>
              <w:t>El contribuyente no debe tener asignado los siguientes CIIU4: 6202, 6201,6311, 5812, 9511, 6209, 6910, 6920, 7020, 7110, 8620, 7500.</w:t>
            </w:r>
          </w:p>
          <w:p w:rsidR="0059682E" w:rsidRPr="000C4294" w:rsidRDefault="00951C7D" w:rsidP="00C47C29">
            <w:pPr>
              <w:jc w:val="left"/>
              <w:rPr>
                <w:rFonts w:cs="Arial"/>
                <w:color w:val="000000"/>
                <w:sz w:val="18"/>
                <w:szCs w:val="18"/>
                <w:lang w:val="es-PE" w:eastAsia="es-PE"/>
              </w:rPr>
            </w:pPr>
            <w:r w:rsidRPr="000C4294">
              <w:rPr>
                <w:rFonts w:cs="Arial"/>
                <w:color w:val="000000"/>
                <w:sz w:val="18"/>
                <w:szCs w:val="18"/>
                <w:lang w:val="es-PE" w:eastAsia="es-PE"/>
              </w:rPr>
              <w:t>De no utilizar el CIIU4, se debe verificar que no tenga los siguientes CIIU3: 72101, 72202, 72303, 72404, 72505, 72909, 74117, 74120, 74145, 74218, 85124, 85200.</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Realiza actividades de XXXXX (mostrar la actividad y la descripción del CIIU que no se considera).</w:t>
            </w:r>
          </w:p>
        </w:tc>
      </w:tr>
      <w:tr w:rsidR="0059682E" w:rsidRPr="000C4294" w:rsidTr="00C47C29">
        <w:trPr>
          <w:trHeight w:val="30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single" w:sz="4" w:space="0" w:color="auto"/>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C21394" w:rsidRPr="000C4294">
              <w:rPr>
                <w:rFonts w:cs="Arial"/>
                <w:b/>
                <w:color w:val="000000"/>
                <w:sz w:val="18"/>
                <w:szCs w:val="18"/>
                <w:lang w:val="es-PE" w:eastAsia="es-PE"/>
              </w:rPr>
              <w:t>06</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951C7D" w:rsidP="00C47C29">
            <w:pPr>
              <w:jc w:val="left"/>
              <w:rPr>
                <w:rFonts w:cs="Arial"/>
                <w:color w:val="000000"/>
                <w:sz w:val="18"/>
                <w:szCs w:val="18"/>
                <w:lang w:val="es-PE" w:eastAsia="es-PE"/>
              </w:rPr>
            </w:pPr>
            <w:r w:rsidRPr="000C4294">
              <w:rPr>
                <w:rFonts w:cs="Arial"/>
                <w:color w:val="000000"/>
                <w:sz w:val="18"/>
                <w:szCs w:val="18"/>
                <w:lang w:val="es-PE" w:eastAsia="es-PE"/>
              </w:rPr>
              <w:t>El contribuyente no debe estar afecto al impuesto a los casinos (código 071101) y/o al impuesto a las máquinas tragamonedas (código 071201), por el período que declara.</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Está afecto al impuesto a los casinos (código 071101) y/o al impuesto a las máquinas tragamonedas (código 071201)</w:t>
            </w:r>
          </w:p>
        </w:tc>
      </w:tr>
      <w:tr w:rsidR="0059682E" w:rsidRPr="000C4294" w:rsidTr="00C47C29">
        <w:trPr>
          <w:trHeight w:val="300"/>
        </w:trPr>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single" w:sz="4" w:space="0" w:color="auto"/>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59682E" w:rsidRPr="000C4294">
              <w:rPr>
                <w:rFonts w:cs="Arial"/>
                <w:b/>
                <w:color w:val="000000"/>
                <w:sz w:val="18"/>
                <w:szCs w:val="18"/>
                <w:lang w:val="es-PE" w:eastAsia="es-PE"/>
              </w:rPr>
              <w:t>07</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077C0B" w:rsidP="00C47C29">
            <w:pPr>
              <w:jc w:val="left"/>
              <w:rPr>
                <w:rFonts w:ascii="Arial Narrow" w:hAnsi="Arial Narrow"/>
                <w:bCs/>
                <w:color w:val="000000"/>
                <w:szCs w:val="22"/>
                <w:lang w:val="es-PE"/>
              </w:rPr>
            </w:pPr>
            <w:r w:rsidRPr="000C4294">
              <w:rPr>
                <w:rFonts w:cs="Arial"/>
                <w:color w:val="000000"/>
                <w:sz w:val="18"/>
                <w:szCs w:val="18"/>
                <w:lang w:val="es-PE" w:eastAsia="es-PE"/>
              </w:rPr>
              <w:t>El periodo tributario debe ser enero.</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Declara un periodo tributario distinto a Enero</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lastRenderedPageBreak/>
              <w:t>cod</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59682E" w:rsidRPr="000C4294">
              <w:rPr>
                <w:rFonts w:cs="Arial"/>
                <w:b/>
                <w:color w:val="000000"/>
                <w:sz w:val="18"/>
                <w:szCs w:val="18"/>
                <w:lang w:val="es-PE" w:eastAsia="es-PE"/>
              </w:rPr>
              <w:t>08</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951C7D" w:rsidP="00C47C29">
            <w:pPr>
              <w:jc w:val="left"/>
              <w:rPr>
                <w:rFonts w:cs="Arial"/>
                <w:color w:val="000000"/>
                <w:sz w:val="18"/>
                <w:szCs w:val="18"/>
                <w:lang w:val="es-PE" w:eastAsia="es-PE"/>
              </w:rPr>
            </w:pPr>
            <w:r w:rsidRPr="000C4294">
              <w:rPr>
                <w:rFonts w:cs="Arial"/>
                <w:color w:val="000000"/>
                <w:sz w:val="18"/>
                <w:szCs w:val="18"/>
                <w:lang w:val="es-PE" w:eastAsia="es-PE"/>
              </w:rPr>
              <w:t>El ubigeo del contribuyente debe encontrarse en la entidad parámetros 001 con el indicador de amazonia</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No tiene el UBIGEO de Zona de Amazonía</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59682E" w:rsidRPr="000C4294">
              <w:rPr>
                <w:rFonts w:cs="Arial"/>
                <w:b/>
                <w:color w:val="000000"/>
                <w:sz w:val="18"/>
                <w:szCs w:val="18"/>
                <w:lang w:val="es-PE" w:eastAsia="es-PE"/>
              </w:rPr>
              <w:t>10</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077C0B" w:rsidP="00C47C29">
            <w:pPr>
              <w:jc w:val="left"/>
              <w:rPr>
                <w:rFonts w:cs="Arial"/>
                <w:color w:val="000000"/>
                <w:sz w:val="18"/>
                <w:szCs w:val="18"/>
                <w:lang w:val="es-PE" w:eastAsia="es-PE"/>
              </w:rPr>
            </w:pPr>
            <w:r w:rsidRPr="000C4294">
              <w:rPr>
                <w:rFonts w:cs="Arial"/>
                <w:color w:val="000000"/>
                <w:sz w:val="18"/>
                <w:szCs w:val="18"/>
                <w:lang w:val="es-PE" w:eastAsia="es-PE"/>
              </w:rPr>
              <w:t>El ubigeo del contribuyente debe encontrarse en la entidad parámetros 001 con el indicador de Fronteras</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No tiene el UBIGEO de Zona de Frontera</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59682E" w:rsidRPr="000C4294">
              <w:rPr>
                <w:rFonts w:cs="Arial"/>
                <w:b/>
                <w:color w:val="000000"/>
                <w:sz w:val="18"/>
                <w:szCs w:val="18"/>
                <w:lang w:val="es-PE" w:eastAsia="es-PE"/>
              </w:rPr>
              <w:t>11</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951C7D" w:rsidP="00C47C29">
            <w:pPr>
              <w:jc w:val="left"/>
              <w:rPr>
                <w:rFonts w:cs="Arial"/>
                <w:color w:val="000000"/>
                <w:sz w:val="18"/>
                <w:szCs w:val="18"/>
                <w:lang w:val="es-PE" w:eastAsia="es-PE"/>
              </w:rPr>
            </w:pPr>
            <w:r w:rsidRPr="000C4294">
              <w:rPr>
                <w:rFonts w:cs="Arial"/>
                <w:color w:val="000000"/>
                <w:sz w:val="18"/>
                <w:szCs w:val="18"/>
                <w:lang w:val="es-PE" w:eastAsia="es-PE"/>
              </w:rPr>
              <w:t>La fecha de presentación de la Declaración deberá efectuarse hasta la fecha de vencimiento de la obligación tributaria.</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Presenta la Declaración Jurada después de fecha de vencimiento</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C21394" w:rsidRPr="000C4294">
              <w:rPr>
                <w:rFonts w:cs="Arial"/>
                <w:b/>
                <w:color w:val="000000"/>
                <w:sz w:val="18"/>
                <w:szCs w:val="18"/>
                <w:lang w:val="es-PE" w:eastAsia="es-PE"/>
              </w:rPr>
              <w:t>12</w:t>
            </w:r>
          </w:p>
        </w:tc>
      </w:tr>
      <w:tr w:rsidR="0059682E"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59682E" w:rsidRPr="000C4294" w:rsidRDefault="0059682E"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59682E" w:rsidRPr="000C4294" w:rsidRDefault="00077C0B" w:rsidP="00C47C29">
            <w:pPr>
              <w:jc w:val="left"/>
              <w:rPr>
                <w:rFonts w:cs="Arial"/>
                <w:color w:val="000000"/>
                <w:sz w:val="18"/>
                <w:szCs w:val="18"/>
                <w:lang w:val="es-PE" w:eastAsia="es-PE"/>
              </w:rPr>
            </w:pPr>
            <w:r w:rsidRPr="000C4294">
              <w:rPr>
                <w:rFonts w:cs="Arial"/>
                <w:sz w:val="18"/>
                <w:szCs w:val="18"/>
              </w:rPr>
              <w:t>Si RUC no tiene formato correcto ( 11 caracteres de tipo numérico)</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RUC Inválido</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C21394" w:rsidRPr="000C4294">
              <w:rPr>
                <w:rFonts w:cs="Arial"/>
                <w:b/>
                <w:color w:val="000000"/>
                <w:sz w:val="18"/>
                <w:szCs w:val="18"/>
                <w:lang w:val="es-PE" w:eastAsia="es-PE"/>
              </w:rPr>
              <w:t>13</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077C0B" w:rsidP="00C47C29">
            <w:pPr>
              <w:jc w:val="left"/>
              <w:rPr>
                <w:rFonts w:cs="Arial"/>
                <w:color w:val="000000"/>
                <w:sz w:val="18"/>
                <w:szCs w:val="18"/>
                <w:lang w:val="es-PE" w:eastAsia="es-PE"/>
              </w:rPr>
            </w:pPr>
            <w:r w:rsidRPr="000C4294">
              <w:rPr>
                <w:rFonts w:cs="Arial"/>
                <w:sz w:val="18"/>
                <w:szCs w:val="18"/>
              </w:rPr>
              <w:t>Si RUC no existe en el padrón de RUCs</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No Existe RUC</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C21394" w:rsidRPr="000C4294">
              <w:rPr>
                <w:rFonts w:cs="Arial"/>
                <w:b/>
                <w:color w:val="000000"/>
                <w:sz w:val="18"/>
                <w:szCs w:val="18"/>
                <w:lang w:val="es-PE" w:eastAsia="es-PE"/>
              </w:rPr>
              <w:t>14</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077C0B" w:rsidP="00C47C29">
            <w:pPr>
              <w:jc w:val="left"/>
              <w:rPr>
                <w:rFonts w:cs="Arial"/>
                <w:color w:val="000000"/>
                <w:sz w:val="18"/>
                <w:szCs w:val="18"/>
                <w:lang w:val="es-PE" w:eastAsia="es-PE"/>
              </w:rPr>
            </w:pPr>
            <w:r w:rsidRPr="000C4294">
              <w:rPr>
                <w:rFonts w:cs="Arial"/>
                <w:sz w:val="18"/>
                <w:szCs w:val="18"/>
              </w:rPr>
              <w:t>Si periodo no tiene formato correcto(6 caracteres de tipo numérico en formato AAAAMM)</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Periodo inválido</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C21394" w:rsidRPr="000C4294">
              <w:rPr>
                <w:rFonts w:cs="Arial"/>
                <w:b/>
                <w:color w:val="000000"/>
                <w:sz w:val="18"/>
                <w:szCs w:val="18"/>
                <w:lang w:val="es-PE" w:eastAsia="es-PE"/>
              </w:rPr>
              <w:t>15</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077C0B" w:rsidP="00C47C29">
            <w:pPr>
              <w:jc w:val="left"/>
              <w:rPr>
                <w:rFonts w:cs="Arial"/>
                <w:color w:val="000000"/>
                <w:sz w:val="18"/>
                <w:szCs w:val="18"/>
                <w:lang w:val="es-PE" w:eastAsia="es-PE"/>
              </w:rPr>
            </w:pPr>
            <w:r w:rsidRPr="000C4294">
              <w:rPr>
                <w:rFonts w:cs="Arial"/>
                <w:sz w:val="18"/>
                <w:szCs w:val="18"/>
              </w:rPr>
              <w:t>Si Tributo Régimen no tiene formato correcto(6 caracteres de tipo numérico)</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Tributo Inválido</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b/>
                <w:color w:val="000000"/>
                <w:sz w:val="18"/>
                <w:szCs w:val="18"/>
                <w:lang w:val="es-PE" w:eastAsia="es-PE"/>
              </w:rPr>
            </w:pPr>
            <w:r w:rsidRPr="000C4294">
              <w:rPr>
                <w:rFonts w:cs="Arial"/>
                <w:b/>
                <w:color w:val="000000"/>
                <w:sz w:val="18"/>
                <w:szCs w:val="18"/>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DD4197" w:rsidP="00C47C29">
            <w:pPr>
              <w:jc w:val="left"/>
              <w:rPr>
                <w:rFonts w:cs="Arial"/>
                <w:b/>
                <w:color w:val="000000"/>
                <w:sz w:val="18"/>
                <w:szCs w:val="18"/>
                <w:lang w:val="es-PE" w:eastAsia="es-PE"/>
              </w:rPr>
            </w:pPr>
            <w:r w:rsidRPr="000C4294">
              <w:rPr>
                <w:rFonts w:cs="Arial"/>
                <w:b/>
                <w:color w:val="000000"/>
                <w:sz w:val="18"/>
                <w:szCs w:val="18"/>
                <w:lang w:val="es-PE" w:eastAsia="es-PE"/>
              </w:rPr>
              <w:t>422</w:t>
            </w:r>
            <w:r w:rsidR="00C21394" w:rsidRPr="000C4294">
              <w:rPr>
                <w:rFonts w:cs="Arial"/>
                <w:b/>
                <w:color w:val="000000"/>
                <w:sz w:val="18"/>
                <w:szCs w:val="18"/>
                <w:lang w:val="es-PE" w:eastAsia="es-PE"/>
              </w:rPr>
              <w:t>16</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077C0B" w:rsidP="00C47C29">
            <w:pPr>
              <w:jc w:val="left"/>
              <w:rPr>
                <w:rFonts w:cs="Arial"/>
                <w:color w:val="000000"/>
                <w:sz w:val="18"/>
                <w:szCs w:val="18"/>
                <w:lang w:val="es-PE" w:eastAsia="es-PE"/>
              </w:rPr>
            </w:pPr>
            <w:r w:rsidRPr="000C4294">
              <w:rPr>
                <w:rFonts w:cs="Arial"/>
                <w:sz w:val="18"/>
                <w:szCs w:val="18"/>
              </w:rPr>
              <w:t>Si Tributo Régimen no se encuentra dentro de los tributos a validar (030301, 031101, 034101, 033101, 036101)</w:t>
            </w:r>
          </w:p>
        </w:tc>
      </w:tr>
      <w:tr w:rsidR="00C21394" w:rsidRPr="000C4294" w:rsidTr="00C47C29">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C21394" w:rsidRPr="000C4294" w:rsidRDefault="00C21394" w:rsidP="00C47C29">
            <w:pPr>
              <w:jc w:val="left"/>
              <w:rPr>
                <w:rFonts w:cs="Arial"/>
                <w:color w:val="000000"/>
                <w:sz w:val="18"/>
                <w:szCs w:val="18"/>
                <w:lang w:val="es-PE" w:eastAsia="es-PE"/>
              </w:rPr>
            </w:pPr>
            <w:r w:rsidRPr="000C4294">
              <w:rPr>
                <w:rFonts w:cs="Arial"/>
                <w:color w:val="000000"/>
                <w:sz w:val="18"/>
                <w:szCs w:val="18"/>
                <w:lang w:val="es-PE" w:eastAsia="es-PE"/>
              </w:rPr>
              <w:t>Régimen no se valida</w:t>
            </w:r>
          </w:p>
        </w:tc>
      </w:tr>
      <w:tr w:rsidR="000C4294" w:rsidRPr="000C4294" w:rsidTr="000C4294">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0C4294" w:rsidRPr="000C4294" w:rsidRDefault="000C4294" w:rsidP="000C4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42217</w:t>
            </w:r>
          </w:p>
        </w:tc>
      </w:tr>
      <w:tr w:rsidR="000C4294" w:rsidRPr="000C4294" w:rsidTr="000C4294">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0C4294" w:rsidRPr="000C4294" w:rsidRDefault="000C4294" w:rsidP="000C4294">
            <w:pPr>
              <w:jc w:val="left"/>
              <w:rPr>
                <w:rFonts w:cs="Arial"/>
                <w:color w:val="000000"/>
                <w:sz w:val="18"/>
                <w:szCs w:val="18"/>
                <w:highlight w:val="yellow"/>
                <w:lang w:val="es-PE" w:eastAsia="es-PE"/>
              </w:rPr>
            </w:pPr>
            <w:r>
              <w:rPr>
                <w:rFonts w:cs="Arial"/>
                <w:color w:val="000000"/>
                <w:sz w:val="18"/>
                <w:szCs w:val="18"/>
                <w:highlight w:val="yellow"/>
                <w:lang w:val="es-PE" w:eastAsia="es-PE"/>
              </w:rPr>
              <w:t>Tipo de contribuyente es 01, 03, 05</w:t>
            </w:r>
          </w:p>
        </w:tc>
      </w:tr>
      <w:tr w:rsidR="000C4294" w:rsidRPr="000C4294" w:rsidTr="000C4294">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ascii="Arial Narrow" w:hAnsi="Arial Narrow"/>
                <w:sz w:val="20"/>
                <w:szCs w:val="20"/>
                <w:highlight w:val="yellow"/>
              </w:rPr>
              <w:t xml:space="preserve">Es una persona natural sin negocio, sociedad conyugal o sucesión indivisa                                                         </w:t>
            </w:r>
          </w:p>
        </w:tc>
      </w:tr>
      <w:tr w:rsidR="000C4294" w:rsidRPr="000C4294" w:rsidTr="000C4294">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cod</w:t>
            </w:r>
          </w:p>
        </w:tc>
        <w:tc>
          <w:tcPr>
            <w:tcW w:w="8304" w:type="dxa"/>
            <w:tcBorders>
              <w:top w:val="nil"/>
              <w:left w:val="nil"/>
              <w:bottom w:val="single" w:sz="4" w:space="0" w:color="auto"/>
              <w:right w:val="single" w:sz="4" w:space="0" w:color="auto"/>
            </w:tcBorders>
            <w:shd w:val="clear" w:color="auto" w:fill="auto"/>
            <w:noWrap/>
            <w:vAlign w:val="center"/>
          </w:tcPr>
          <w:p w:rsidR="000C4294" w:rsidRPr="000C4294" w:rsidRDefault="000C4294" w:rsidP="000C4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42218</w:t>
            </w:r>
          </w:p>
        </w:tc>
      </w:tr>
      <w:tr w:rsidR="000C4294" w:rsidRPr="000C4294" w:rsidTr="000C4294">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condicion</w:t>
            </w:r>
          </w:p>
        </w:tc>
        <w:tc>
          <w:tcPr>
            <w:tcW w:w="8304" w:type="dxa"/>
            <w:tcBorders>
              <w:top w:val="nil"/>
              <w:left w:val="nil"/>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Pr>
                <w:rFonts w:cs="Arial"/>
                <w:color w:val="000000"/>
                <w:sz w:val="18"/>
                <w:szCs w:val="18"/>
                <w:highlight w:val="yellow"/>
                <w:lang w:val="es-PE" w:eastAsia="es-PE"/>
              </w:rPr>
              <w:t>No cumple las condiciones des ser RER o NRUS o suspensión temporal o contribuyente nuevo.</w:t>
            </w:r>
          </w:p>
        </w:tc>
      </w:tr>
      <w:tr w:rsidR="000C4294" w:rsidRPr="000C4294" w:rsidTr="000C4294">
        <w:trPr>
          <w:trHeight w:val="300"/>
        </w:trPr>
        <w:tc>
          <w:tcPr>
            <w:tcW w:w="1416" w:type="dxa"/>
            <w:tcBorders>
              <w:top w:val="nil"/>
              <w:left w:val="single" w:sz="4" w:space="0" w:color="auto"/>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cs="Arial"/>
                <w:color w:val="000000"/>
                <w:sz w:val="18"/>
                <w:szCs w:val="18"/>
                <w:highlight w:val="yellow"/>
                <w:lang w:val="es-PE" w:eastAsia="es-PE"/>
              </w:rPr>
              <w:t>msg</w:t>
            </w:r>
          </w:p>
        </w:tc>
        <w:tc>
          <w:tcPr>
            <w:tcW w:w="8304" w:type="dxa"/>
            <w:tcBorders>
              <w:top w:val="nil"/>
              <w:left w:val="nil"/>
              <w:bottom w:val="single" w:sz="4" w:space="0" w:color="auto"/>
              <w:right w:val="single" w:sz="4" w:space="0" w:color="auto"/>
            </w:tcBorders>
            <w:shd w:val="clear" w:color="auto" w:fill="auto"/>
            <w:noWrap/>
            <w:vAlign w:val="center"/>
          </w:tcPr>
          <w:p w:rsidR="000C4294" w:rsidRPr="000C4294" w:rsidRDefault="000C4294" w:rsidP="00AD1294">
            <w:pPr>
              <w:jc w:val="left"/>
              <w:rPr>
                <w:rFonts w:cs="Arial"/>
                <w:color w:val="000000"/>
                <w:sz w:val="18"/>
                <w:szCs w:val="18"/>
                <w:highlight w:val="yellow"/>
                <w:lang w:val="es-PE" w:eastAsia="es-PE"/>
              </w:rPr>
            </w:pPr>
            <w:r w:rsidRPr="000C4294">
              <w:rPr>
                <w:rFonts w:ascii="Arial Narrow" w:hAnsi="Arial Narrow"/>
                <w:sz w:val="20"/>
                <w:szCs w:val="20"/>
                <w:highlight w:val="yellow"/>
              </w:rPr>
              <w:t>Solo puede afectarse en cualquier periodo si el régimen origen es rer o nrus, está en suspensión temporal o es contribuyente nuevo</w:t>
            </w:r>
          </w:p>
        </w:tc>
      </w:tr>
    </w:tbl>
    <w:p w:rsidR="008E5AD1" w:rsidRPr="000C4294" w:rsidRDefault="0059682E" w:rsidP="00895F29">
      <w:pPr>
        <w:rPr>
          <w:rFonts w:eastAsia="Arial Unicode MS"/>
          <w:b/>
          <w:bCs/>
          <w:kern w:val="22"/>
          <w:sz w:val="26"/>
          <w:szCs w:val="28"/>
          <w:lang w:val="es-PE"/>
        </w:rPr>
      </w:pP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r>
      <w:r w:rsidRPr="000C4294">
        <w:rPr>
          <w:rFonts w:eastAsia="Arial Unicode MS"/>
          <w:b/>
          <w:bCs/>
          <w:kern w:val="22"/>
          <w:sz w:val="26"/>
          <w:szCs w:val="28"/>
          <w:lang w:val="es-PE"/>
        </w:rPr>
        <w:tab/>
        <w:t xml:space="preserve"> </w:t>
      </w:r>
    </w:p>
    <w:p w:rsidR="008E5AD1" w:rsidRPr="000C4294" w:rsidRDefault="008E5AD1" w:rsidP="00895F29">
      <w:pPr>
        <w:rPr>
          <w:rFonts w:eastAsia="Arial Unicode MS"/>
          <w:b/>
          <w:bCs/>
          <w:kern w:val="22"/>
          <w:sz w:val="26"/>
          <w:szCs w:val="28"/>
          <w:lang w:val="es-P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23"/>
      </w:tblGrid>
      <w:tr w:rsidR="00895F29" w:rsidRPr="000C4294" w:rsidTr="00967B4E">
        <w:tc>
          <w:tcPr>
            <w:tcW w:w="9523" w:type="dxa"/>
            <w:shd w:val="clear" w:color="auto" w:fill="D0CECE"/>
          </w:tcPr>
          <w:p w:rsidR="00895F29" w:rsidRPr="000C4294" w:rsidRDefault="00895F29" w:rsidP="0093397A">
            <w:pPr>
              <w:jc w:val="left"/>
              <w:rPr>
                <w:lang w:val="es-PE"/>
              </w:rPr>
            </w:pPr>
            <w:r w:rsidRPr="000C4294">
              <w:rPr>
                <w:rFonts w:cs="Arial"/>
                <w:bCs/>
                <w:color w:val="000000"/>
                <w:szCs w:val="22"/>
                <w:lang w:val="es-PE" w:eastAsia="es-PE"/>
              </w:rPr>
              <w:t>Estructura mensajes de error para condiciones inesperadas en el servidor (Exceptions)</w:t>
            </w:r>
          </w:p>
        </w:tc>
      </w:tr>
      <w:tr w:rsidR="00895F29" w:rsidRPr="000C4294" w:rsidTr="0093397A">
        <w:tc>
          <w:tcPr>
            <w:tcW w:w="9523" w:type="dxa"/>
          </w:tcPr>
          <w:p w:rsidR="00895F29" w:rsidRPr="000C4294" w:rsidRDefault="00895F29" w:rsidP="0093397A">
            <w:pPr>
              <w:jc w:val="left"/>
              <w:rPr>
                <w:sz w:val="18"/>
                <w:szCs w:val="18"/>
                <w:lang w:val="es-PE"/>
              </w:rPr>
            </w:pPr>
          </w:p>
          <w:p w:rsidR="00895F29" w:rsidRPr="000C4294" w:rsidRDefault="00895F29" w:rsidP="0093397A">
            <w:pPr>
              <w:jc w:val="left"/>
              <w:rPr>
                <w:b/>
                <w:sz w:val="18"/>
                <w:szCs w:val="18"/>
                <w:lang w:val="es-PE"/>
              </w:rPr>
            </w:pPr>
            <w:r w:rsidRPr="000C4294">
              <w:rPr>
                <w:b/>
                <w:sz w:val="18"/>
                <w:szCs w:val="18"/>
                <w:lang w:val="es-PE"/>
              </w:rPr>
              <w:t>-Plantilla del mensaje de error:</w:t>
            </w:r>
          </w:p>
          <w:p w:rsidR="00895F29" w:rsidRPr="000C4294" w:rsidRDefault="00895F29" w:rsidP="0093397A">
            <w:pPr>
              <w:jc w:val="left"/>
              <w:rPr>
                <w:sz w:val="18"/>
                <w:szCs w:val="18"/>
                <w:lang w:val="es-PE"/>
              </w:rPr>
            </w:pPr>
            <w:r w:rsidRPr="000C4294">
              <w:rPr>
                <w:sz w:val="18"/>
                <w:szCs w:val="18"/>
                <w:lang w:val="es-PE"/>
              </w:rPr>
              <w:t>Header :</w:t>
            </w:r>
          </w:p>
          <w:p w:rsidR="00895F29" w:rsidRPr="000C4294" w:rsidRDefault="00895F29" w:rsidP="0093397A">
            <w:pPr>
              <w:jc w:val="left"/>
              <w:rPr>
                <w:sz w:val="18"/>
                <w:szCs w:val="18"/>
                <w:lang w:val="es-PE"/>
              </w:rPr>
            </w:pPr>
            <w:r w:rsidRPr="000C4294">
              <w:rPr>
                <w:sz w:val="18"/>
                <w:szCs w:val="18"/>
                <w:lang w:val="es-PE"/>
              </w:rPr>
              <w:t>http status :  500</w:t>
            </w:r>
          </w:p>
          <w:p w:rsidR="00895F29" w:rsidRPr="000C4294" w:rsidRDefault="00895F29" w:rsidP="0093397A">
            <w:pPr>
              <w:jc w:val="left"/>
              <w:rPr>
                <w:sz w:val="18"/>
                <w:szCs w:val="18"/>
                <w:lang w:val="es-PE"/>
              </w:rPr>
            </w:pPr>
          </w:p>
          <w:p w:rsidR="00895F29" w:rsidRPr="000C4294" w:rsidRDefault="00895F29" w:rsidP="0093397A">
            <w:pPr>
              <w:jc w:val="left"/>
              <w:rPr>
                <w:sz w:val="18"/>
                <w:szCs w:val="18"/>
                <w:lang w:val="es-PE"/>
              </w:rPr>
            </w:pPr>
            <w:r w:rsidRPr="000C4294">
              <w:rPr>
                <w:sz w:val="18"/>
                <w:szCs w:val="18"/>
                <w:lang w:val="es-PE"/>
              </w:rPr>
              <w:t>{</w:t>
            </w:r>
          </w:p>
          <w:p w:rsidR="00895F29" w:rsidRPr="000C4294" w:rsidRDefault="00895F29" w:rsidP="00B2663C">
            <w:pPr>
              <w:jc w:val="left"/>
              <w:rPr>
                <w:sz w:val="18"/>
                <w:szCs w:val="18"/>
                <w:lang w:val="es-PE"/>
              </w:rPr>
            </w:pPr>
            <w:r w:rsidRPr="000C4294">
              <w:rPr>
                <w:sz w:val="18"/>
                <w:szCs w:val="18"/>
                <w:lang w:val="es-PE"/>
              </w:rPr>
              <w:t xml:space="preserve">      "cod":  500</w:t>
            </w:r>
            <w:r w:rsidR="00B2663C" w:rsidRPr="000C4294">
              <w:rPr>
                <w:sz w:val="18"/>
                <w:szCs w:val="18"/>
                <w:lang w:val="es-PE"/>
              </w:rPr>
              <w:t xml:space="preserve"> </w:t>
            </w:r>
            <w:r w:rsidRPr="000C4294">
              <w:rPr>
                <w:sz w:val="18"/>
                <w:szCs w:val="18"/>
                <w:lang w:val="es-PE"/>
              </w:rPr>
              <w:t>condición inesperada que impidió completar el Request",</w:t>
            </w:r>
          </w:p>
          <w:p w:rsidR="00895F29" w:rsidRPr="000C4294" w:rsidRDefault="00895F29" w:rsidP="0093397A">
            <w:pPr>
              <w:jc w:val="left"/>
              <w:rPr>
                <w:sz w:val="18"/>
                <w:szCs w:val="18"/>
                <w:lang w:val="en-US"/>
              </w:rPr>
            </w:pPr>
            <w:r w:rsidRPr="000C4294">
              <w:rPr>
                <w:sz w:val="18"/>
                <w:szCs w:val="18"/>
                <w:lang w:val="es-PE"/>
              </w:rPr>
              <w:t xml:space="preserve">      </w:t>
            </w:r>
            <w:r w:rsidRPr="000C4294">
              <w:rPr>
                <w:sz w:val="18"/>
                <w:szCs w:val="18"/>
                <w:lang w:val="en-US"/>
              </w:rPr>
              <w:t>"exc": "java.lang.NullPointerException at ... "</w:t>
            </w:r>
          </w:p>
          <w:p w:rsidR="00895F29" w:rsidRPr="000C4294" w:rsidRDefault="00895F29" w:rsidP="0093397A">
            <w:pPr>
              <w:jc w:val="left"/>
              <w:rPr>
                <w:lang w:val="es-PE"/>
              </w:rPr>
            </w:pPr>
            <w:r w:rsidRPr="000C4294">
              <w:rPr>
                <w:sz w:val="18"/>
                <w:szCs w:val="18"/>
                <w:lang w:val="es-PE"/>
              </w:rPr>
              <w:t>}</w:t>
            </w:r>
          </w:p>
        </w:tc>
      </w:tr>
    </w:tbl>
    <w:p w:rsidR="00895F29" w:rsidRPr="000C4294" w:rsidRDefault="00895F29" w:rsidP="00895F29">
      <w:pPr>
        <w:rPr>
          <w:rFonts w:eastAsia="Arial Unicode MS"/>
          <w:b/>
          <w:bCs/>
          <w:kern w:val="22"/>
          <w:sz w:val="26"/>
          <w:szCs w:val="28"/>
          <w:lang w:val="es-PE"/>
        </w:rPr>
      </w:pPr>
    </w:p>
    <w:p w:rsidR="00895F29" w:rsidRPr="000C4294" w:rsidRDefault="00895F29" w:rsidP="00895F29"/>
    <w:p w:rsidR="00077C0B" w:rsidRPr="000C4294" w:rsidRDefault="00077C0B" w:rsidP="00895F29">
      <w:pPr>
        <w:jc w:val="center"/>
        <w:rPr>
          <w:rFonts w:eastAsia="MS Mincho" w:cs="Arial"/>
          <w:b/>
          <w:szCs w:val="20"/>
          <w:lang w:val="es-ES_tradnl"/>
        </w:rPr>
      </w:pPr>
    </w:p>
    <w:p w:rsidR="00895F29" w:rsidRPr="000C4294" w:rsidRDefault="00895F29" w:rsidP="00895F29">
      <w:pPr>
        <w:jc w:val="center"/>
        <w:rPr>
          <w:rFonts w:eastAsia="MS Mincho" w:cs="Arial"/>
          <w:b/>
          <w:szCs w:val="20"/>
          <w:lang w:val="es-ES_tradnl"/>
        </w:rPr>
      </w:pPr>
      <w:r w:rsidRPr="000C4294">
        <w:rPr>
          <w:rFonts w:eastAsia="MS Mincho" w:cs="Arial"/>
          <w:b/>
          <w:szCs w:val="20"/>
          <w:lang w:val="es-ES_tradnl"/>
        </w:rPr>
        <w:lastRenderedPageBreak/>
        <w:t>Tabla 4. Formato para flujo de mensajes SOA y patrones SOA</w:t>
      </w:r>
    </w:p>
    <w:p w:rsidR="00895F29" w:rsidRPr="000C4294" w:rsidRDefault="00895F29" w:rsidP="00895F29">
      <w:pPr>
        <w:rPr>
          <w:lang w:val="es-ES_tradnl"/>
        </w:rPr>
      </w:pPr>
    </w:p>
    <w:p w:rsidR="00895F29" w:rsidRPr="000C4294" w:rsidRDefault="00895F29" w:rsidP="00895F29">
      <w:pPr>
        <w:rPr>
          <w:lang w:val="es-PE"/>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3"/>
        <w:gridCol w:w="5376"/>
        <w:gridCol w:w="2200"/>
      </w:tblGrid>
      <w:tr w:rsidR="00895F29" w:rsidRPr="000C4294" w:rsidTr="00077C0B">
        <w:tc>
          <w:tcPr>
            <w:tcW w:w="2023" w:type="dxa"/>
            <w:tcBorders>
              <w:top w:val="single" w:sz="4" w:space="0" w:color="000000"/>
              <w:left w:val="single" w:sz="4" w:space="0" w:color="000000"/>
              <w:bottom w:val="single" w:sz="4" w:space="0" w:color="000000"/>
              <w:right w:val="single" w:sz="4" w:space="0" w:color="000000"/>
            </w:tcBorders>
            <w:hideMark/>
          </w:tcPr>
          <w:p w:rsidR="00895F29" w:rsidRPr="000C4294" w:rsidRDefault="00895F29" w:rsidP="0093397A">
            <w:pPr>
              <w:rPr>
                <w:lang w:val="es-PE"/>
              </w:rPr>
            </w:pPr>
            <w:r w:rsidRPr="000C4294">
              <w:rPr>
                <w:rStyle w:val="Textoennegrita"/>
                <w:rFonts w:cs="Arial"/>
                <w:color w:val="000000"/>
                <w:sz w:val="20"/>
                <w:szCs w:val="20"/>
              </w:rPr>
              <w:t>Servicio</w:t>
            </w:r>
          </w:p>
        </w:tc>
        <w:tc>
          <w:tcPr>
            <w:tcW w:w="7576" w:type="dxa"/>
            <w:gridSpan w:val="2"/>
            <w:tcBorders>
              <w:top w:val="single" w:sz="4" w:space="0" w:color="000000"/>
              <w:left w:val="single" w:sz="4" w:space="0" w:color="000000"/>
              <w:bottom w:val="single" w:sz="4" w:space="0" w:color="000000"/>
              <w:right w:val="single" w:sz="4" w:space="0" w:color="000000"/>
            </w:tcBorders>
            <w:hideMark/>
          </w:tcPr>
          <w:p w:rsidR="00895F29" w:rsidRPr="000C4294" w:rsidRDefault="00895F29" w:rsidP="0093397A">
            <w:pPr>
              <w:rPr>
                <w:lang w:val="es-PE"/>
              </w:rPr>
            </w:pPr>
            <w:r w:rsidRPr="000C4294">
              <w:rPr>
                <w:lang w:val="es-PE"/>
              </w:rPr>
              <w:t>CambioRegimenService</w:t>
            </w:r>
          </w:p>
        </w:tc>
      </w:tr>
      <w:tr w:rsidR="00895F29" w:rsidRPr="000C4294" w:rsidTr="00077C0B">
        <w:tc>
          <w:tcPr>
            <w:tcW w:w="2023" w:type="dxa"/>
            <w:tcBorders>
              <w:top w:val="single" w:sz="4" w:space="0" w:color="000000"/>
              <w:left w:val="single" w:sz="4" w:space="0" w:color="000000"/>
              <w:bottom w:val="single" w:sz="4" w:space="0" w:color="000000"/>
              <w:right w:val="single" w:sz="4" w:space="0" w:color="000000"/>
            </w:tcBorders>
            <w:vAlign w:val="center"/>
            <w:hideMark/>
          </w:tcPr>
          <w:p w:rsidR="00895F29" w:rsidRPr="000C4294" w:rsidRDefault="00895F29" w:rsidP="0093397A">
            <w:pPr>
              <w:rPr>
                <w:rFonts w:cs="Arial"/>
                <w:color w:val="000000"/>
                <w:sz w:val="20"/>
                <w:szCs w:val="20"/>
              </w:rPr>
            </w:pPr>
            <w:r w:rsidRPr="000C4294">
              <w:rPr>
                <w:rStyle w:val="Textoennegrita"/>
                <w:rFonts w:cs="Arial"/>
                <w:color w:val="000000"/>
                <w:sz w:val="20"/>
                <w:szCs w:val="20"/>
              </w:rPr>
              <w:t>Patrón</w:t>
            </w:r>
          </w:p>
        </w:tc>
        <w:tc>
          <w:tcPr>
            <w:tcW w:w="7576" w:type="dxa"/>
            <w:gridSpan w:val="2"/>
            <w:tcBorders>
              <w:top w:val="single" w:sz="4" w:space="0" w:color="000000"/>
              <w:left w:val="single" w:sz="4" w:space="0" w:color="000000"/>
              <w:bottom w:val="single" w:sz="4" w:space="0" w:color="000000"/>
              <w:right w:val="single" w:sz="4" w:space="0" w:color="000000"/>
            </w:tcBorders>
          </w:tcPr>
          <w:p w:rsidR="00895F29" w:rsidRPr="000C4294" w:rsidRDefault="005960EB" w:rsidP="0093397A">
            <w:pPr>
              <w:rPr>
                <w:lang w:val="es-PE"/>
              </w:rPr>
            </w:pPr>
            <w:r w:rsidRPr="000C4294">
              <w:t>Gateway</w:t>
            </w:r>
          </w:p>
        </w:tc>
      </w:tr>
      <w:tr w:rsidR="00895F29" w:rsidRPr="000C4294" w:rsidTr="00077C0B">
        <w:tc>
          <w:tcPr>
            <w:tcW w:w="2023" w:type="dxa"/>
            <w:tcBorders>
              <w:top w:val="single" w:sz="4" w:space="0" w:color="000000"/>
              <w:left w:val="single" w:sz="4" w:space="0" w:color="000000"/>
              <w:bottom w:val="single" w:sz="4" w:space="0" w:color="000000"/>
              <w:right w:val="single" w:sz="4" w:space="0" w:color="000000"/>
            </w:tcBorders>
            <w:vAlign w:val="center"/>
            <w:hideMark/>
          </w:tcPr>
          <w:p w:rsidR="00895F29" w:rsidRPr="000C4294" w:rsidRDefault="00895F29" w:rsidP="0093397A">
            <w:pPr>
              <w:rPr>
                <w:rFonts w:cs="Arial"/>
                <w:b/>
                <w:bCs/>
                <w:color w:val="000000"/>
                <w:sz w:val="20"/>
                <w:szCs w:val="20"/>
              </w:rPr>
            </w:pPr>
            <w:r w:rsidRPr="000C4294">
              <w:rPr>
                <w:rFonts w:cs="Arial"/>
                <w:b/>
                <w:bCs/>
                <w:color w:val="000000"/>
                <w:sz w:val="20"/>
                <w:szCs w:val="20"/>
              </w:rPr>
              <w:t>Componente</w:t>
            </w:r>
          </w:p>
        </w:tc>
        <w:tc>
          <w:tcPr>
            <w:tcW w:w="5376" w:type="dxa"/>
            <w:tcBorders>
              <w:top w:val="single" w:sz="4" w:space="0" w:color="000000"/>
              <w:left w:val="single" w:sz="4" w:space="0" w:color="000000"/>
              <w:bottom w:val="single" w:sz="4" w:space="0" w:color="000000"/>
              <w:right w:val="single" w:sz="4" w:space="0" w:color="000000"/>
            </w:tcBorders>
            <w:vAlign w:val="center"/>
            <w:hideMark/>
          </w:tcPr>
          <w:p w:rsidR="00895F29" w:rsidRPr="000C4294" w:rsidRDefault="00895F29" w:rsidP="0093397A">
            <w:pPr>
              <w:rPr>
                <w:rFonts w:cs="Arial"/>
                <w:b/>
                <w:bCs/>
                <w:color w:val="000000"/>
                <w:sz w:val="20"/>
                <w:szCs w:val="20"/>
              </w:rPr>
            </w:pPr>
            <w:r w:rsidRPr="000C4294">
              <w:rPr>
                <w:rFonts w:cs="Arial"/>
                <w:b/>
                <w:bCs/>
                <w:color w:val="000000"/>
                <w:sz w:val="20"/>
                <w:szCs w:val="20"/>
              </w:rPr>
              <w:t>Nombre de componente</w:t>
            </w:r>
          </w:p>
        </w:tc>
        <w:tc>
          <w:tcPr>
            <w:tcW w:w="2200" w:type="dxa"/>
            <w:tcBorders>
              <w:top w:val="single" w:sz="4" w:space="0" w:color="000000"/>
              <w:left w:val="single" w:sz="4" w:space="0" w:color="000000"/>
              <w:bottom w:val="single" w:sz="4" w:space="0" w:color="000000"/>
              <w:right w:val="single" w:sz="4" w:space="0" w:color="000000"/>
            </w:tcBorders>
            <w:vAlign w:val="center"/>
            <w:hideMark/>
          </w:tcPr>
          <w:p w:rsidR="00895F29" w:rsidRPr="000C4294" w:rsidRDefault="00895F29" w:rsidP="0093397A">
            <w:pPr>
              <w:rPr>
                <w:rFonts w:cs="Arial"/>
                <w:b/>
                <w:bCs/>
                <w:color w:val="000000"/>
                <w:sz w:val="20"/>
                <w:szCs w:val="20"/>
              </w:rPr>
            </w:pPr>
            <w:r w:rsidRPr="000C4294">
              <w:rPr>
                <w:rFonts w:cs="Arial"/>
                <w:b/>
                <w:bCs/>
                <w:color w:val="000000"/>
                <w:sz w:val="20"/>
                <w:szCs w:val="20"/>
              </w:rPr>
              <w:t>Descripción</w:t>
            </w:r>
          </w:p>
        </w:tc>
      </w:tr>
      <w:tr w:rsidR="00895F29" w:rsidRPr="000C4294" w:rsidTr="00077C0B">
        <w:tc>
          <w:tcPr>
            <w:tcW w:w="2023" w:type="dxa"/>
            <w:tcBorders>
              <w:top w:val="single" w:sz="4" w:space="0" w:color="000000"/>
              <w:left w:val="single" w:sz="4" w:space="0" w:color="000000"/>
              <w:bottom w:val="single" w:sz="4" w:space="0" w:color="000000"/>
              <w:right w:val="single" w:sz="4" w:space="0" w:color="000000"/>
            </w:tcBorders>
            <w:hideMark/>
          </w:tcPr>
          <w:p w:rsidR="00DD4197" w:rsidRPr="000C4294" w:rsidRDefault="00DD4197" w:rsidP="00DD4197">
            <w:r w:rsidRPr="000C4294">
              <w:t>contribuyente2-registro-adminfo-esbapp-1.</w:t>
            </w:r>
            <w:r w:rsidR="00155463" w:rsidRPr="000C4294">
              <w:t>0</w:t>
            </w:r>
            <w:r w:rsidRPr="000C4294">
              <w:t>.</w:t>
            </w:r>
            <w:r w:rsidR="00155463" w:rsidRPr="000C4294">
              <w:t>1</w:t>
            </w:r>
            <w:r w:rsidRPr="000C4294">
              <w:t>.bar</w:t>
            </w:r>
          </w:p>
          <w:p w:rsidR="00895F29" w:rsidRPr="000C4294" w:rsidRDefault="00895F29" w:rsidP="005960EB">
            <w:pPr>
              <w:rPr>
                <w:lang w:val="es-PE"/>
              </w:rPr>
            </w:pPr>
          </w:p>
        </w:tc>
        <w:tc>
          <w:tcPr>
            <w:tcW w:w="5376" w:type="dxa"/>
            <w:tcBorders>
              <w:top w:val="single" w:sz="4" w:space="0" w:color="000000"/>
              <w:left w:val="single" w:sz="4" w:space="0" w:color="000000"/>
              <w:bottom w:val="single" w:sz="4" w:space="0" w:color="000000"/>
              <w:right w:val="single" w:sz="4" w:space="0" w:color="000000"/>
            </w:tcBorders>
            <w:hideMark/>
          </w:tcPr>
          <w:p w:rsidR="005960EB" w:rsidRPr="000C4294" w:rsidRDefault="005960EB" w:rsidP="0093397A">
            <w:r w:rsidRPr="000C4294">
              <w:t>pe.gob.sunat.contribuyente2.registro.adminfo.</w:t>
            </w:r>
          </w:p>
          <w:p w:rsidR="00895F29" w:rsidRPr="000C4294" w:rsidRDefault="005960EB" w:rsidP="0093397A">
            <w:pPr>
              <w:rPr>
                <w:lang w:val="es-PE"/>
              </w:rPr>
            </w:pPr>
            <w:r w:rsidRPr="000C4294">
              <w:t>HTTPContribuyenteAdminInfoMessageFlow.msgflow</w:t>
            </w:r>
          </w:p>
        </w:tc>
        <w:tc>
          <w:tcPr>
            <w:tcW w:w="2200" w:type="dxa"/>
            <w:tcBorders>
              <w:top w:val="single" w:sz="4" w:space="0" w:color="000000"/>
              <w:left w:val="single" w:sz="4" w:space="0" w:color="000000"/>
              <w:bottom w:val="single" w:sz="4" w:space="0" w:color="000000"/>
              <w:right w:val="single" w:sz="4" w:space="0" w:color="000000"/>
            </w:tcBorders>
            <w:hideMark/>
          </w:tcPr>
          <w:p w:rsidR="008E5AD1" w:rsidRPr="000C4294" w:rsidRDefault="008E5AD1" w:rsidP="008E5AD1">
            <w:r w:rsidRPr="000C4294">
              <w:t>Flujo Gateway para el servicio de Cambio de Régimen. Se le agregara la funcionalidad para servicios TAREA</w:t>
            </w:r>
          </w:p>
          <w:p w:rsidR="00895F29" w:rsidRPr="000C4294" w:rsidRDefault="00895F29" w:rsidP="0093397A">
            <w:pPr>
              <w:rPr>
                <w:lang w:val="es-PE"/>
              </w:rPr>
            </w:pPr>
          </w:p>
        </w:tc>
      </w:tr>
    </w:tbl>
    <w:p w:rsidR="00895F29" w:rsidRPr="000C4294" w:rsidRDefault="00895F29" w:rsidP="00895F29">
      <w:pPr>
        <w:rPr>
          <w:lang w:val="es-PE"/>
        </w:rPr>
      </w:pPr>
    </w:p>
    <w:p w:rsidR="00895F29" w:rsidRPr="000C4294" w:rsidRDefault="00895F29" w:rsidP="00895F29">
      <w:pPr>
        <w:rPr>
          <w:lang w:val="es-PE"/>
        </w:rPr>
      </w:pPr>
    </w:p>
    <w:p w:rsidR="00895F29" w:rsidRPr="000C4294" w:rsidRDefault="00895F29" w:rsidP="00895F29"/>
    <w:p w:rsidR="00077C0B" w:rsidRPr="000C4294" w:rsidRDefault="00077C0B" w:rsidP="00895F29"/>
    <w:p w:rsidR="00077C0B" w:rsidRPr="000C4294" w:rsidRDefault="00077C0B" w:rsidP="00895F29"/>
    <w:p w:rsidR="00077C0B" w:rsidRPr="000C4294" w:rsidRDefault="00077C0B" w:rsidP="00895F29"/>
    <w:p w:rsidR="00077C0B" w:rsidRPr="000C4294" w:rsidRDefault="00077C0B" w:rsidP="00895F29"/>
    <w:p w:rsidR="00077C0B" w:rsidRPr="000C4294" w:rsidRDefault="00077C0B" w:rsidP="00895F29"/>
    <w:p w:rsidR="00077C0B" w:rsidRPr="000C4294" w:rsidRDefault="00077C0B" w:rsidP="00895F29"/>
    <w:p w:rsidR="00077C0B" w:rsidRPr="000C4294" w:rsidRDefault="00077C0B" w:rsidP="00895F29"/>
    <w:p w:rsidR="00077C0B" w:rsidRPr="000C4294" w:rsidRDefault="00077C0B" w:rsidP="00895F29"/>
    <w:p w:rsidR="00077C0B" w:rsidRPr="000C4294" w:rsidRDefault="00077C0B" w:rsidP="00895F29"/>
    <w:p w:rsidR="00077C0B" w:rsidRPr="000C4294" w:rsidRDefault="00077C0B" w:rsidP="00895F29"/>
    <w:p w:rsidR="00895F29" w:rsidRPr="000C4294" w:rsidRDefault="00895F29" w:rsidP="00354412"/>
    <w:p w:rsidR="00895F29" w:rsidRPr="000C4294" w:rsidRDefault="00895F29" w:rsidP="00354412"/>
    <w:p w:rsidR="00F07345" w:rsidRPr="000C4294" w:rsidRDefault="00646691" w:rsidP="00967B4E">
      <w:pPr>
        <w:pStyle w:val="Ttulo2"/>
        <w:numPr>
          <w:ilvl w:val="1"/>
          <w:numId w:val="37"/>
        </w:numPr>
        <w:tabs>
          <w:tab w:val="left" w:pos="567"/>
        </w:tabs>
        <w:ind w:left="567" w:hanging="578"/>
      </w:pPr>
      <w:bookmarkStart w:id="836" w:name="_Toc449428619"/>
      <w:r w:rsidRPr="000C4294">
        <w:t xml:space="preserve">ANEXO </w:t>
      </w:r>
      <w:r w:rsidR="00AF7606" w:rsidRPr="000C4294">
        <w:t>2</w:t>
      </w:r>
      <w:r w:rsidR="00101F8C" w:rsidRPr="000C4294">
        <w:t xml:space="preserve">: </w:t>
      </w:r>
      <w:r w:rsidR="004F1C73" w:rsidRPr="000C4294">
        <w:t>Código de Mensajes de validación</w:t>
      </w:r>
      <w:bookmarkEnd w:id="836"/>
    </w:p>
    <w:p w:rsidR="00897B68" w:rsidRPr="000C4294" w:rsidRDefault="00897B68" w:rsidP="00422673">
      <w:pPr>
        <w:jc w:val="left"/>
        <w:rPr>
          <w:b/>
        </w:rPr>
      </w:pPr>
    </w:p>
    <w:tbl>
      <w:tblPr>
        <w:tblW w:w="9213" w:type="dxa"/>
        <w:tblInd w:w="496" w:type="dxa"/>
        <w:tblCellMar>
          <w:left w:w="70" w:type="dxa"/>
          <w:right w:w="70" w:type="dxa"/>
        </w:tblCellMar>
        <w:tblLook w:val="04A0" w:firstRow="1" w:lastRow="0" w:firstColumn="1" w:lastColumn="0" w:noHBand="0" w:noVBand="1"/>
      </w:tblPr>
      <w:tblGrid>
        <w:gridCol w:w="851"/>
        <w:gridCol w:w="7512"/>
        <w:gridCol w:w="850"/>
      </w:tblGrid>
      <w:tr w:rsidR="005C0B62" w:rsidRPr="000C4294" w:rsidTr="00AA0307">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rPr>
                <w:rFonts w:ascii="Arial Narrow" w:hAnsi="Arial Narrow" w:cs="Arial"/>
                <w:b/>
                <w:bCs/>
                <w:sz w:val="20"/>
                <w:szCs w:val="20"/>
                <w:lang w:val="es-PE" w:eastAsia="es-PE"/>
              </w:rPr>
            </w:pPr>
            <w:r w:rsidRPr="000C4294">
              <w:rPr>
                <w:rFonts w:ascii="Arial Narrow" w:hAnsi="Arial Narrow" w:cs="Arial"/>
                <w:b/>
                <w:bCs/>
                <w:sz w:val="20"/>
                <w:szCs w:val="20"/>
                <w:lang w:val="es-PE" w:eastAsia="es-PE"/>
              </w:rPr>
              <w:t xml:space="preserve">Código </w:t>
            </w:r>
          </w:p>
        </w:tc>
        <w:tc>
          <w:tcPr>
            <w:tcW w:w="7512" w:type="dxa"/>
            <w:tcBorders>
              <w:top w:val="single" w:sz="4" w:space="0" w:color="auto"/>
              <w:left w:val="nil"/>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b/>
                <w:bCs/>
                <w:sz w:val="20"/>
                <w:szCs w:val="20"/>
                <w:lang w:val="es-PE" w:eastAsia="es-PE"/>
              </w:rPr>
            </w:pPr>
            <w:r w:rsidRPr="000C4294">
              <w:rPr>
                <w:rFonts w:ascii="Arial Narrow" w:hAnsi="Arial Narrow" w:cs="Arial"/>
                <w:b/>
                <w:bCs/>
                <w:sz w:val="20"/>
                <w:szCs w:val="20"/>
                <w:lang w:val="es-PE" w:eastAsia="es-PE"/>
              </w:rPr>
              <w:t>Descripción</w:t>
            </w:r>
          </w:p>
        </w:tc>
        <w:tc>
          <w:tcPr>
            <w:tcW w:w="850" w:type="dxa"/>
            <w:tcBorders>
              <w:top w:val="single" w:sz="4" w:space="0" w:color="auto"/>
              <w:left w:val="nil"/>
              <w:bottom w:val="single" w:sz="4" w:space="0" w:color="auto"/>
              <w:right w:val="single" w:sz="4" w:space="0" w:color="auto"/>
            </w:tcBorders>
          </w:tcPr>
          <w:p w:rsidR="005C0B62" w:rsidRPr="000C4294" w:rsidRDefault="005C0B62" w:rsidP="00B46A03">
            <w:pPr>
              <w:jc w:val="center"/>
              <w:rPr>
                <w:rFonts w:ascii="Arial Narrow" w:hAnsi="Arial Narrow" w:cs="Arial"/>
                <w:b/>
                <w:bCs/>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01</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Es una persona natural sin negocio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02</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El estado de su RUC es XXXX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03</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El Régimen de Renta no permite seleccionar el Régimen XXXXXXXX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04</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Ha estado afecto al RER en este ejercicio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05</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Realiza actividades de XXXXX (mostrar la actividad y la descripción del CIIU que no se considera).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06</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Está afecto al impuesto a los casinos (código 071101) y/o al impuesto a las máquinas tragamonedas (código 071201)</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07</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Declara un periodo tributario distinto a Enero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08</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No tiene el UBIGEO de Zona de Amazonía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10</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No tiene el UBIGEO de Zona de Frontera                                                                          </w:t>
            </w:r>
          </w:p>
        </w:tc>
        <w:tc>
          <w:tcPr>
            <w:tcW w:w="850" w:type="dxa"/>
            <w:tcBorders>
              <w:top w:val="nil"/>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11</w:t>
            </w:r>
          </w:p>
        </w:tc>
        <w:tc>
          <w:tcPr>
            <w:tcW w:w="7512" w:type="dxa"/>
            <w:tcBorders>
              <w:top w:val="single" w:sz="4" w:space="0" w:color="auto"/>
              <w:left w:val="nil"/>
              <w:bottom w:val="single" w:sz="4" w:space="0" w:color="auto"/>
              <w:right w:val="single" w:sz="4" w:space="0" w:color="auto"/>
            </w:tcBorders>
            <w:shd w:val="clear" w:color="auto" w:fill="auto"/>
            <w:noWrap/>
            <w:vAlign w:val="bottom"/>
            <w:hideMark/>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 xml:space="preserve">Presenta la Declaración Jurada después de fecha de vencimiento                                                   </w:t>
            </w:r>
          </w:p>
        </w:tc>
        <w:tc>
          <w:tcPr>
            <w:tcW w:w="850" w:type="dxa"/>
            <w:tcBorders>
              <w:top w:val="single" w:sz="4" w:space="0" w:color="auto"/>
              <w:left w:val="nil"/>
              <w:bottom w:val="single" w:sz="4" w:space="0" w:color="auto"/>
              <w:right w:val="single" w:sz="4" w:space="0" w:color="auto"/>
            </w:tcBorders>
          </w:tcPr>
          <w:p w:rsidR="005C0B62" w:rsidRPr="000C4294" w:rsidRDefault="005C0B62" w:rsidP="00B46A03">
            <w:pPr>
              <w:jc w:val="left"/>
              <w:rPr>
                <w:rFonts w:ascii="Arial Narrow" w:hAnsi="Arial Narrow" w:cs="Arial"/>
                <w:color w:val="000000"/>
                <w:sz w:val="20"/>
                <w:szCs w:val="20"/>
                <w:lang w:val="es-PE" w:eastAsia="es-PE"/>
              </w:rPr>
            </w:pPr>
          </w:p>
        </w:tc>
      </w:tr>
      <w:tr w:rsidR="005C0B62" w:rsidRPr="000C4294" w:rsidTr="00AA0307">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12</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sz w:val="20"/>
                <w:szCs w:val="20"/>
              </w:rPr>
              <w:t>RUC Inválido</w:t>
            </w:r>
          </w:p>
        </w:tc>
        <w:tc>
          <w:tcPr>
            <w:tcW w:w="850" w:type="dxa"/>
            <w:tcBorders>
              <w:top w:val="single" w:sz="4" w:space="0" w:color="auto"/>
              <w:left w:val="nil"/>
              <w:bottom w:val="single" w:sz="4" w:space="0" w:color="auto"/>
              <w:right w:val="single" w:sz="4" w:space="0" w:color="auto"/>
            </w:tcBorders>
          </w:tcPr>
          <w:p w:rsidR="005C0B62" w:rsidRPr="000C4294" w:rsidRDefault="005C0B62" w:rsidP="00B46A03">
            <w:pPr>
              <w:jc w:val="left"/>
              <w:rPr>
                <w:rFonts w:ascii="Arial Narrow" w:hAnsi="Arial Narrow"/>
                <w:sz w:val="20"/>
                <w:szCs w:val="20"/>
              </w:rPr>
            </w:pPr>
          </w:p>
        </w:tc>
      </w:tr>
      <w:tr w:rsidR="005C0B62" w:rsidRPr="000C4294" w:rsidTr="00AA0307">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13</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sz w:val="20"/>
                <w:szCs w:val="20"/>
              </w:rPr>
              <w:t>No Existe RUC</w:t>
            </w:r>
          </w:p>
        </w:tc>
        <w:tc>
          <w:tcPr>
            <w:tcW w:w="850" w:type="dxa"/>
            <w:tcBorders>
              <w:top w:val="single" w:sz="4" w:space="0" w:color="auto"/>
              <w:left w:val="nil"/>
              <w:bottom w:val="single" w:sz="4" w:space="0" w:color="auto"/>
              <w:right w:val="single" w:sz="4" w:space="0" w:color="auto"/>
            </w:tcBorders>
          </w:tcPr>
          <w:p w:rsidR="005C0B62" w:rsidRPr="000C4294" w:rsidRDefault="005C0B62" w:rsidP="00B46A03">
            <w:pPr>
              <w:jc w:val="left"/>
              <w:rPr>
                <w:rFonts w:ascii="Arial Narrow" w:hAnsi="Arial Narrow"/>
                <w:sz w:val="20"/>
                <w:szCs w:val="20"/>
              </w:rPr>
            </w:pPr>
          </w:p>
        </w:tc>
      </w:tr>
      <w:tr w:rsidR="005C0B62" w:rsidRPr="000C4294" w:rsidTr="00AA0307">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14</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sz w:val="20"/>
                <w:szCs w:val="20"/>
              </w:rPr>
              <w:t>Periodo inválido</w:t>
            </w:r>
          </w:p>
        </w:tc>
        <w:tc>
          <w:tcPr>
            <w:tcW w:w="850" w:type="dxa"/>
            <w:tcBorders>
              <w:top w:val="single" w:sz="4" w:space="0" w:color="auto"/>
              <w:left w:val="nil"/>
              <w:bottom w:val="single" w:sz="4" w:space="0" w:color="auto"/>
              <w:right w:val="single" w:sz="4" w:space="0" w:color="auto"/>
            </w:tcBorders>
          </w:tcPr>
          <w:p w:rsidR="005C0B62" w:rsidRPr="000C4294" w:rsidRDefault="005C0B62" w:rsidP="00B46A03">
            <w:pPr>
              <w:jc w:val="left"/>
              <w:rPr>
                <w:rFonts w:ascii="Arial Narrow" w:hAnsi="Arial Narrow"/>
                <w:sz w:val="20"/>
                <w:szCs w:val="20"/>
              </w:rPr>
            </w:pPr>
          </w:p>
        </w:tc>
      </w:tr>
      <w:tr w:rsidR="005C0B62" w:rsidRPr="000C4294" w:rsidTr="00AA0307">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0C4294" w:rsidRDefault="005C0B62" w:rsidP="00B46A03">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15</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0C4294" w:rsidRDefault="005C0B62" w:rsidP="00B46A03">
            <w:pPr>
              <w:jc w:val="left"/>
              <w:rPr>
                <w:rFonts w:ascii="Arial Narrow" w:hAnsi="Arial Narrow" w:cs="Arial"/>
                <w:color w:val="000000"/>
                <w:sz w:val="20"/>
                <w:szCs w:val="20"/>
                <w:lang w:val="es-PE" w:eastAsia="es-PE"/>
              </w:rPr>
            </w:pPr>
            <w:r w:rsidRPr="000C4294">
              <w:rPr>
                <w:rFonts w:ascii="Arial Narrow" w:hAnsi="Arial Narrow"/>
                <w:sz w:val="20"/>
                <w:szCs w:val="20"/>
              </w:rPr>
              <w:t>Tributo Inválido</w:t>
            </w:r>
          </w:p>
        </w:tc>
        <w:tc>
          <w:tcPr>
            <w:tcW w:w="850" w:type="dxa"/>
            <w:tcBorders>
              <w:top w:val="single" w:sz="4" w:space="0" w:color="auto"/>
              <w:left w:val="nil"/>
              <w:bottom w:val="single" w:sz="4" w:space="0" w:color="auto"/>
              <w:right w:val="single" w:sz="4" w:space="0" w:color="auto"/>
            </w:tcBorders>
          </w:tcPr>
          <w:p w:rsidR="005C0B62" w:rsidRPr="000C4294" w:rsidRDefault="005C0B62" w:rsidP="00B46A03">
            <w:pPr>
              <w:jc w:val="left"/>
              <w:rPr>
                <w:rFonts w:ascii="Arial Narrow" w:hAnsi="Arial Narrow"/>
                <w:sz w:val="20"/>
                <w:szCs w:val="20"/>
              </w:rPr>
            </w:pPr>
          </w:p>
        </w:tc>
      </w:tr>
      <w:tr w:rsidR="00AA0307" w:rsidRPr="000C4294" w:rsidTr="00FA455D">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AA0307" w:rsidRPr="000C4294" w:rsidRDefault="00AA0307" w:rsidP="00FA455D">
            <w:pPr>
              <w:jc w:val="center"/>
              <w:rPr>
                <w:rFonts w:ascii="Arial Narrow" w:hAnsi="Arial Narrow" w:cs="Arial"/>
                <w:color w:val="000000"/>
                <w:sz w:val="20"/>
                <w:szCs w:val="20"/>
                <w:lang w:val="es-PE" w:eastAsia="es-PE"/>
              </w:rPr>
            </w:pPr>
            <w:r w:rsidRPr="000C4294">
              <w:rPr>
                <w:rFonts w:ascii="Arial Narrow" w:hAnsi="Arial Narrow" w:cs="Arial"/>
                <w:color w:val="000000"/>
                <w:sz w:val="20"/>
                <w:szCs w:val="20"/>
                <w:lang w:val="es-PE" w:eastAsia="es-PE"/>
              </w:rPr>
              <w:t>16</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AA0307" w:rsidRPr="000C4294" w:rsidRDefault="00AA0307" w:rsidP="00FA455D">
            <w:pPr>
              <w:jc w:val="left"/>
              <w:rPr>
                <w:rFonts w:ascii="Arial Narrow" w:hAnsi="Arial Narrow" w:cs="Arial"/>
                <w:color w:val="000000"/>
                <w:sz w:val="20"/>
                <w:szCs w:val="20"/>
                <w:lang w:val="es-PE" w:eastAsia="es-PE"/>
              </w:rPr>
            </w:pPr>
            <w:r w:rsidRPr="000C4294">
              <w:rPr>
                <w:rFonts w:ascii="Arial Narrow" w:hAnsi="Arial Narrow"/>
                <w:sz w:val="20"/>
                <w:szCs w:val="20"/>
              </w:rPr>
              <w:t>Régimen no se valida</w:t>
            </w:r>
          </w:p>
        </w:tc>
        <w:tc>
          <w:tcPr>
            <w:tcW w:w="850" w:type="dxa"/>
            <w:tcBorders>
              <w:top w:val="single" w:sz="4" w:space="0" w:color="auto"/>
              <w:left w:val="nil"/>
              <w:bottom w:val="single" w:sz="4" w:space="0" w:color="auto"/>
              <w:right w:val="single" w:sz="4" w:space="0" w:color="auto"/>
            </w:tcBorders>
          </w:tcPr>
          <w:p w:rsidR="00AA0307" w:rsidRPr="000C4294" w:rsidRDefault="00AA0307" w:rsidP="00FA455D">
            <w:pPr>
              <w:jc w:val="left"/>
              <w:rPr>
                <w:rFonts w:ascii="Arial Narrow" w:hAnsi="Arial Narrow"/>
                <w:sz w:val="20"/>
                <w:szCs w:val="20"/>
              </w:rPr>
            </w:pPr>
          </w:p>
        </w:tc>
      </w:tr>
      <w:tr w:rsidR="000C4294" w:rsidRPr="000C4294" w:rsidTr="00FA455D">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0C4294" w:rsidRPr="000C4294" w:rsidRDefault="000C4294" w:rsidP="00FA455D">
            <w:pPr>
              <w:jc w:val="center"/>
              <w:rPr>
                <w:rFonts w:ascii="Arial Narrow" w:hAnsi="Arial Narrow" w:cs="Arial"/>
                <w:color w:val="000000"/>
                <w:sz w:val="20"/>
                <w:szCs w:val="20"/>
                <w:highlight w:val="yellow"/>
                <w:lang w:val="es-PE" w:eastAsia="es-PE"/>
              </w:rPr>
            </w:pPr>
            <w:r w:rsidRPr="000C4294">
              <w:rPr>
                <w:rFonts w:ascii="Arial Narrow" w:hAnsi="Arial Narrow" w:cs="Arial"/>
                <w:color w:val="000000"/>
                <w:sz w:val="20"/>
                <w:szCs w:val="20"/>
                <w:highlight w:val="yellow"/>
                <w:lang w:val="es-PE" w:eastAsia="es-PE"/>
              </w:rPr>
              <w:t>17</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0C4294" w:rsidRPr="000C4294" w:rsidRDefault="000C4294" w:rsidP="00FA455D">
            <w:pPr>
              <w:jc w:val="left"/>
              <w:rPr>
                <w:rFonts w:ascii="Arial Narrow" w:hAnsi="Arial Narrow"/>
                <w:sz w:val="20"/>
                <w:szCs w:val="20"/>
                <w:highlight w:val="yellow"/>
              </w:rPr>
            </w:pPr>
            <w:r w:rsidRPr="000C4294">
              <w:rPr>
                <w:rFonts w:ascii="Arial Narrow" w:hAnsi="Arial Narrow"/>
                <w:sz w:val="20"/>
                <w:szCs w:val="20"/>
                <w:highlight w:val="yellow"/>
              </w:rPr>
              <w:t xml:space="preserve">Es una persona natural sin negocio, sociedad conyugal o sucesión indivisa                                                         </w:t>
            </w:r>
          </w:p>
        </w:tc>
        <w:tc>
          <w:tcPr>
            <w:tcW w:w="850" w:type="dxa"/>
            <w:tcBorders>
              <w:top w:val="single" w:sz="4" w:space="0" w:color="auto"/>
              <w:left w:val="nil"/>
              <w:bottom w:val="single" w:sz="4" w:space="0" w:color="auto"/>
              <w:right w:val="single" w:sz="4" w:space="0" w:color="auto"/>
            </w:tcBorders>
          </w:tcPr>
          <w:p w:rsidR="000C4294" w:rsidRPr="000C4294" w:rsidRDefault="000C4294" w:rsidP="00FA455D">
            <w:pPr>
              <w:jc w:val="left"/>
              <w:rPr>
                <w:rFonts w:ascii="Arial Narrow" w:hAnsi="Arial Narrow"/>
                <w:sz w:val="20"/>
                <w:szCs w:val="20"/>
              </w:rPr>
            </w:pPr>
          </w:p>
        </w:tc>
      </w:tr>
      <w:tr w:rsidR="000C4294" w:rsidRPr="000C4294" w:rsidTr="00FA455D">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0C4294" w:rsidRPr="000C4294" w:rsidRDefault="000C4294" w:rsidP="00FA455D">
            <w:pPr>
              <w:jc w:val="center"/>
              <w:rPr>
                <w:rFonts w:ascii="Arial Narrow" w:hAnsi="Arial Narrow" w:cs="Arial"/>
                <w:color w:val="000000"/>
                <w:sz w:val="20"/>
                <w:szCs w:val="20"/>
                <w:highlight w:val="yellow"/>
                <w:lang w:val="es-PE" w:eastAsia="es-PE"/>
              </w:rPr>
            </w:pPr>
            <w:r w:rsidRPr="000C4294">
              <w:rPr>
                <w:rFonts w:ascii="Arial Narrow" w:hAnsi="Arial Narrow" w:cs="Arial"/>
                <w:color w:val="000000"/>
                <w:sz w:val="20"/>
                <w:szCs w:val="20"/>
                <w:highlight w:val="yellow"/>
                <w:lang w:val="es-PE" w:eastAsia="es-PE"/>
              </w:rPr>
              <w:t>18</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0C4294" w:rsidRPr="000C4294" w:rsidRDefault="000C4294" w:rsidP="00FA455D">
            <w:pPr>
              <w:jc w:val="left"/>
              <w:rPr>
                <w:rFonts w:ascii="Arial Narrow" w:hAnsi="Arial Narrow"/>
                <w:sz w:val="20"/>
                <w:szCs w:val="20"/>
                <w:highlight w:val="yellow"/>
              </w:rPr>
            </w:pPr>
            <w:r w:rsidRPr="000C4294">
              <w:rPr>
                <w:rFonts w:ascii="Arial Narrow" w:hAnsi="Arial Narrow"/>
                <w:sz w:val="20"/>
                <w:szCs w:val="20"/>
                <w:highlight w:val="yellow"/>
              </w:rPr>
              <w:t>Solo puede afectarse en cualquier periodo si el régimen origen es rer o nrus, está en suspensión temporal o es contribuyente nuevo</w:t>
            </w:r>
          </w:p>
        </w:tc>
        <w:tc>
          <w:tcPr>
            <w:tcW w:w="850" w:type="dxa"/>
            <w:tcBorders>
              <w:top w:val="single" w:sz="4" w:space="0" w:color="auto"/>
              <w:left w:val="nil"/>
              <w:bottom w:val="single" w:sz="4" w:space="0" w:color="auto"/>
              <w:right w:val="single" w:sz="4" w:space="0" w:color="auto"/>
            </w:tcBorders>
          </w:tcPr>
          <w:p w:rsidR="000C4294" w:rsidRPr="000C4294" w:rsidRDefault="000C4294" w:rsidP="00FA455D">
            <w:pPr>
              <w:jc w:val="left"/>
              <w:rPr>
                <w:rFonts w:ascii="Arial Narrow" w:hAnsi="Arial Narrow"/>
                <w:sz w:val="20"/>
                <w:szCs w:val="20"/>
              </w:rPr>
            </w:pPr>
          </w:p>
        </w:tc>
      </w:tr>
    </w:tbl>
    <w:p w:rsidR="00DD5BF6" w:rsidRPr="000C4294" w:rsidRDefault="00DD5BF6" w:rsidP="00422673">
      <w:pPr>
        <w:jc w:val="left"/>
        <w:rPr>
          <w:b/>
        </w:rPr>
      </w:pPr>
    </w:p>
    <w:p w:rsidR="00DD5BF6" w:rsidRPr="000C4294" w:rsidRDefault="00DD5BF6" w:rsidP="00422673">
      <w:pPr>
        <w:jc w:val="left"/>
        <w:rPr>
          <w:b/>
        </w:rPr>
      </w:pPr>
    </w:p>
    <w:p w:rsidR="00CD4F50" w:rsidRPr="000C4294" w:rsidRDefault="00CD4F50" w:rsidP="00422673">
      <w:pPr>
        <w:jc w:val="left"/>
        <w:rPr>
          <w:b/>
        </w:rPr>
      </w:pPr>
    </w:p>
    <w:p w:rsidR="000C4F5D" w:rsidRPr="000C4294" w:rsidRDefault="000C4F5D" w:rsidP="009666FD">
      <w:pPr>
        <w:rPr>
          <w:lang w:val="es-PE"/>
        </w:rPr>
      </w:pPr>
    </w:p>
    <w:p w:rsidR="006853DE" w:rsidRPr="000C4294" w:rsidRDefault="006853DE" w:rsidP="006853DE">
      <w:pPr>
        <w:rPr>
          <w:lang w:val="es-PE"/>
        </w:rPr>
      </w:pPr>
    </w:p>
    <w:p w:rsidR="006853DE" w:rsidRPr="000C4294" w:rsidRDefault="006853DE" w:rsidP="00176930">
      <w:pPr>
        <w:jc w:val="center"/>
        <w:rPr>
          <w:b/>
          <w:lang w:val="es-PE"/>
        </w:rPr>
      </w:pPr>
    </w:p>
    <w:p w:rsidR="00DE5643" w:rsidRPr="000C4294" w:rsidRDefault="00DE5643" w:rsidP="00176930">
      <w:pPr>
        <w:jc w:val="center"/>
        <w:rPr>
          <w:b/>
        </w:rPr>
      </w:pPr>
    </w:p>
    <w:p w:rsidR="00D05975" w:rsidRPr="000C4294" w:rsidRDefault="00D05975" w:rsidP="00967B4E">
      <w:pPr>
        <w:pStyle w:val="Ttulo2"/>
        <w:numPr>
          <w:ilvl w:val="1"/>
          <w:numId w:val="37"/>
        </w:numPr>
        <w:tabs>
          <w:tab w:val="left" w:pos="567"/>
        </w:tabs>
        <w:ind w:left="567" w:hanging="578"/>
        <w:rPr>
          <w:b w:val="0"/>
        </w:rPr>
      </w:pPr>
      <w:r w:rsidRPr="000C4294">
        <w:rPr>
          <w:sz w:val="18"/>
          <w:szCs w:val="18"/>
        </w:rPr>
        <w:br w:type="page"/>
      </w:r>
      <w:r w:rsidRPr="000C4294">
        <w:lastRenderedPageBreak/>
        <w:tab/>
      </w:r>
      <w:bookmarkStart w:id="837" w:name="_Toc449428620"/>
      <w:r w:rsidRPr="000C4294">
        <w:t xml:space="preserve">ANEXO 3: </w:t>
      </w:r>
      <w:r w:rsidR="00101F8C" w:rsidRPr="000C4294">
        <w:rPr>
          <w:lang w:val="es-PE"/>
        </w:rPr>
        <w:t>Ubigeo del Régimen de Amazonía</w:t>
      </w:r>
      <w:bookmarkEnd w:id="837"/>
      <w:r w:rsidRPr="000C4294">
        <w:tab/>
      </w:r>
    </w:p>
    <w:p w:rsidR="00D05975" w:rsidRPr="000C4294" w:rsidRDefault="00D05975" w:rsidP="00D05975">
      <w:pPr>
        <w:tabs>
          <w:tab w:val="center" w:pos="4691"/>
          <w:tab w:val="left" w:pos="7652"/>
        </w:tabs>
        <w:jc w:val="left"/>
        <w:rPr>
          <w:b/>
        </w:rPr>
      </w:pPr>
    </w:p>
    <w:tbl>
      <w:tblPr>
        <w:tblW w:w="8288" w:type="dxa"/>
        <w:jc w:val="center"/>
        <w:tblLayout w:type="fixed"/>
        <w:tblCellMar>
          <w:left w:w="0" w:type="dxa"/>
          <w:right w:w="0" w:type="dxa"/>
        </w:tblCellMar>
        <w:tblLook w:val="0000" w:firstRow="0" w:lastRow="0" w:firstColumn="0" w:lastColumn="0" w:noHBand="0" w:noVBand="0"/>
      </w:tblPr>
      <w:tblGrid>
        <w:gridCol w:w="950"/>
        <w:gridCol w:w="980"/>
        <w:gridCol w:w="830"/>
        <w:gridCol w:w="830"/>
        <w:gridCol w:w="968"/>
        <w:gridCol w:w="982"/>
        <w:gridCol w:w="940"/>
        <w:gridCol w:w="890"/>
        <w:gridCol w:w="918"/>
      </w:tblGrid>
      <w:tr w:rsidR="00D05975" w:rsidRPr="000C4294" w:rsidTr="00D05975">
        <w:trPr>
          <w:trHeight w:val="270"/>
          <w:jc w:val="center"/>
        </w:trPr>
        <w:tc>
          <w:tcPr>
            <w:tcW w:w="9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010101</w:t>
            </w:r>
          </w:p>
        </w:tc>
        <w:tc>
          <w:tcPr>
            <w:tcW w:w="98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010401</w:t>
            </w:r>
          </w:p>
        </w:tc>
        <w:tc>
          <w:tcPr>
            <w:tcW w:w="83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010701</w:t>
            </w:r>
          </w:p>
        </w:tc>
        <w:tc>
          <w:tcPr>
            <w:tcW w:w="83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080907</w:t>
            </w:r>
          </w:p>
        </w:tc>
        <w:tc>
          <w:tcPr>
            <w:tcW w:w="96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120303</w:t>
            </w:r>
          </w:p>
        </w:tc>
        <w:tc>
          <w:tcPr>
            <w:tcW w:w="98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160302</w:t>
            </w:r>
          </w:p>
        </w:tc>
        <w:tc>
          <w:tcPr>
            <w:tcW w:w="9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190302</w:t>
            </w:r>
          </w:p>
        </w:tc>
        <w:tc>
          <w:tcPr>
            <w:tcW w:w="89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220403</w:t>
            </w:r>
          </w:p>
        </w:tc>
        <w:tc>
          <w:tcPr>
            <w:tcW w:w="91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220809</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010102</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010402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010702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080908</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120304</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160303</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190303</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220404</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220901</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010103</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010403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010703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080909</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120305</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160304</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190304</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220405</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220902</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010104</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010704</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080910</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120306</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160305</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190305</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220406</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220903</w:t>
            </w:r>
          </w:p>
        </w:tc>
      </w:tr>
      <w:tr w:rsidR="00D05975" w:rsidRPr="000C4294" w:rsidTr="00D05975">
        <w:trPr>
          <w:trHeight w:val="255"/>
          <w:jc w:val="center"/>
        </w:trPr>
        <w:tc>
          <w:tcPr>
            <w:tcW w:w="950" w:type="dxa"/>
            <w:tcBorders>
              <w:top w:val="single" w:sz="4" w:space="0" w:color="auto"/>
              <w:left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010105</w:t>
            </w:r>
          </w:p>
        </w:tc>
        <w:tc>
          <w:tcPr>
            <w:tcW w:w="980"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010502</w:t>
            </w:r>
          </w:p>
        </w:tc>
        <w:tc>
          <w:tcPr>
            <w:tcW w:w="830"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010705</w:t>
            </w:r>
          </w:p>
        </w:tc>
        <w:tc>
          <w:tcPr>
            <w:tcW w:w="830"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081106</w:t>
            </w:r>
          </w:p>
        </w:tc>
        <w:tc>
          <w:tcPr>
            <w:tcW w:w="968"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120601</w:t>
            </w:r>
          </w:p>
        </w:tc>
        <w:tc>
          <w:tcPr>
            <w:tcW w:w="982"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160401</w:t>
            </w:r>
          </w:p>
        </w:tc>
        <w:tc>
          <w:tcPr>
            <w:tcW w:w="940"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190306</w:t>
            </w:r>
          </w:p>
        </w:tc>
        <w:tc>
          <w:tcPr>
            <w:tcW w:w="890"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220501</w:t>
            </w:r>
          </w:p>
        </w:tc>
        <w:tc>
          <w:tcPr>
            <w:tcW w:w="918" w:type="dxa"/>
            <w:tcBorders>
              <w:top w:val="single" w:sz="4" w:space="0" w:color="auto"/>
              <w:left w:val="nil"/>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220904</w:t>
            </w:r>
          </w:p>
        </w:tc>
      </w:tr>
      <w:tr w:rsidR="00D05975" w:rsidRPr="000C4294" w:rsidTr="00D05975">
        <w:trPr>
          <w:trHeight w:val="255"/>
          <w:jc w:val="center"/>
        </w:trPr>
        <w:tc>
          <w:tcPr>
            <w:tcW w:w="950" w:type="dxa"/>
            <w:tcBorders>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010106</w:t>
            </w:r>
          </w:p>
        </w:tc>
        <w:tc>
          <w:tcPr>
            <w:tcW w:w="980"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010503</w:t>
            </w:r>
          </w:p>
        </w:tc>
        <w:tc>
          <w:tcPr>
            <w:tcW w:w="830"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010706</w:t>
            </w:r>
          </w:p>
        </w:tc>
        <w:tc>
          <w:tcPr>
            <w:tcW w:w="830"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081203</w:t>
            </w:r>
          </w:p>
        </w:tc>
        <w:tc>
          <w:tcPr>
            <w:tcW w:w="968"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120602</w:t>
            </w:r>
          </w:p>
        </w:tc>
        <w:tc>
          <w:tcPr>
            <w:tcW w:w="982"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160402</w:t>
            </w:r>
          </w:p>
        </w:tc>
        <w:tc>
          <w:tcPr>
            <w:tcW w:w="940"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190307</w:t>
            </w:r>
          </w:p>
        </w:tc>
        <w:tc>
          <w:tcPr>
            <w:tcW w:w="890"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220502</w:t>
            </w:r>
          </w:p>
        </w:tc>
        <w:tc>
          <w:tcPr>
            <w:tcW w:w="918" w:type="dxa"/>
            <w:tcBorders>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220905</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010107</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010504</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010707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081209</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120603</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160403</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200303</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220503</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220906</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010108</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010505</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050402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090707</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120604</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160404</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210303</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220504</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220907</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010109</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010506</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050407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090718</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120605</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160501</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210304</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220505</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220908</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010110</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050501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100101</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120606</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160502</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210307</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220506</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220909</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010111</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010508</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050503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100102</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120607</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160503</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210308</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220507</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220910</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010112</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010509</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050507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100103</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120608</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160504</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210309</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220508</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220911</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010113</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010510</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100104</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130807</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160505</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211201</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220509</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220912</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010114</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100109</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160101</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160506</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211203</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220510</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220913</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010115</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100201</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160102</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160507</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211204</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220511</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220914</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010116</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060804</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100204</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160103</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160508</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211205</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220601</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221001</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010117</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010514</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060805</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100208</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160104</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160509</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211207</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220602</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221002</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010118</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010515</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060806</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100507</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160105</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160510</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211208</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220603</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221003</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010119</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010516</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100601</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160106</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160511</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211209</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220604</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221004</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010120</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060808</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100602</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160107</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160601</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220101</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220605</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221005</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010121</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010518</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060809</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100603</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160108</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160602</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220102</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220701</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250101</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010201</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010519</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060810</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100604</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160109</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160603</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220103</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220702</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250102</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010202</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010520</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060811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100605</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160110</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160604</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220104</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220703</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250103</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010203</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010521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060812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100606</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160111</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160605</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220105</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220704</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250104</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010204</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010522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060901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100701</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160112</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160606</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220106</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220705</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250105</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010205</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010523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060902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100702</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160113</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160706</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220201</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220706</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250106</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010301</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060903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100703</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160201</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170101</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220202</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220707</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250201</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010302</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060904</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100801</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160202</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170102</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220203</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220708</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250202</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010303</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060905</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100802</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160203</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170103</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220204</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220709</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250203</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010304</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010604</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060906</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100803</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160204</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170104</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220205</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220710</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250204</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010305</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010605</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060907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100804</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160205</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170201</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220206</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220801</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250301</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010306</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010606</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080408</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100901</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160206</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170202</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220301</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220802</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250302</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010307</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010607</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100902</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160207</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170203</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220302</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220803</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250303</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010308</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010608</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080902</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100903</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160208</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170204</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220303</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220804</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250401</w:t>
            </w: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010309</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010609</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080903</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100904</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160209</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170301</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220304</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220805</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010310</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010610</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080904</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100905</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160210</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170302</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220305</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220806</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p>
        </w:tc>
      </w:tr>
      <w:tr w:rsidR="00D05975" w:rsidRPr="000C4294" w:rsidTr="00D05975">
        <w:trPr>
          <w:trHeight w:val="255"/>
          <w:jc w:val="center"/>
        </w:trPr>
        <w:tc>
          <w:tcPr>
            <w:tcW w:w="95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010311</w:t>
            </w:r>
          </w:p>
        </w:tc>
        <w:tc>
          <w:tcPr>
            <w:tcW w:w="98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010611</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080905</w:t>
            </w:r>
          </w:p>
        </w:tc>
        <w:tc>
          <w:tcPr>
            <w:tcW w:w="83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120301</w:t>
            </w:r>
          </w:p>
        </w:tc>
        <w:tc>
          <w:tcPr>
            <w:tcW w:w="96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160211</w:t>
            </w:r>
          </w:p>
        </w:tc>
        <w:tc>
          <w:tcPr>
            <w:tcW w:w="982"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170303</w:t>
            </w:r>
          </w:p>
        </w:tc>
        <w:tc>
          <w:tcPr>
            <w:tcW w:w="94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220401</w:t>
            </w:r>
          </w:p>
        </w:tc>
        <w:tc>
          <w:tcPr>
            <w:tcW w:w="89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220807</w:t>
            </w:r>
          </w:p>
        </w:tc>
        <w:tc>
          <w:tcPr>
            <w:tcW w:w="918"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p>
        </w:tc>
      </w:tr>
      <w:tr w:rsidR="00D05975" w:rsidRPr="000C4294" w:rsidTr="00D05975">
        <w:trPr>
          <w:trHeight w:val="255"/>
          <w:jc w:val="center"/>
        </w:trPr>
        <w:tc>
          <w:tcPr>
            <w:tcW w:w="95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010312</w:t>
            </w:r>
          </w:p>
        </w:tc>
        <w:tc>
          <w:tcPr>
            <w:tcW w:w="98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010612</w:t>
            </w:r>
          </w:p>
        </w:tc>
        <w:tc>
          <w:tcPr>
            <w:tcW w:w="83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080906</w:t>
            </w:r>
          </w:p>
        </w:tc>
        <w:tc>
          <w:tcPr>
            <w:tcW w:w="83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120302</w:t>
            </w:r>
          </w:p>
        </w:tc>
        <w:tc>
          <w:tcPr>
            <w:tcW w:w="96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160301</w:t>
            </w:r>
          </w:p>
        </w:tc>
        <w:tc>
          <w:tcPr>
            <w:tcW w:w="982"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190301</w:t>
            </w:r>
          </w:p>
        </w:tc>
        <w:tc>
          <w:tcPr>
            <w:tcW w:w="94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220402</w:t>
            </w:r>
          </w:p>
        </w:tc>
        <w:tc>
          <w:tcPr>
            <w:tcW w:w="89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220808</w:t>
            </w:r>
          </w:p>
        </w:tc>
        <w:tc>
          <w:tcPr>
            <w:tcW w:w="918"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p>
        </w:tc>
      </w:tr>
    </w:tbl>
    <w:p w:rsidR="00D05975" w:rsidRPr="000C4294" w:rsidRDefault="00D05975" w:rsidP="00D05975"/>
    <w:p w:rsidR="00D05975" w:rsidRPr="000C4294" w:rsidRDefault="00D05975" w:rsidP="00D05975"/>
    <w:p w:rsidR="00D05975" w:rsidRPr="000C4294" w:rsidRDefault="00D05975" w:rsidP="00967B4E">
      <w:pPr>
        <w:pStyle w:val="Ttulo2"/>
        <w:numPr>
          <w:ilvl w:val="1"/>
          <w:numId w:val="37"/>
        </w:numPr>
        <w:tabs>
          <w:tab w:val="left" w:pos="567"/>
        </w:tabs>
        <w:ind w:left="567" w:hanging="578"/>
        <w:rPr>
          <w:b w:val="0"/>
        </w:rPr>
      </w:pPr>
      <w:r w:rsidRPr="000C4294">
        <w:rPr>
          <w:sz w:val="18"/>
          <w:szCs w:val="18"/>
        </w:rPr>
        <w:br w:type="page"/>
      </w:r>
      <w:r w:rsidR="00F87A2C" w:rsidRPr="000C4294">
        <w:lastRenderedPageBreak/>
        <w:t xml:space="preserve">    </w:t>
      </w:r>
      <w:bookmarkStart w:id="838" w:name="_Toc449428621"/>
      <w:r w:rsidRPr="000C4294">
        <w:t xml:space="preserve">ANEXO 4: </w:t>
      </w:r>
      <w:r w:rsidR="00101F8C" w:rsidRPr="000C4294">
        <w:rPr>
          <w:lang w:val="es-PE"/>
        </w:rPr>
        <w:t>U</w:t>
      </w:r>
      <w:r w:rsidR="00101F8C" w:rsidRPr="000C4294">
        <w:t xml:space="preserve">bigeo </w:t>
      </w:r>
      <w:r w:rsidR="00101F8C" w:rsidRPr="000C4294">
        <w:rPr>
          <w:lang w:val="es-PE"/>
        </w:rPr>
        <w:t>del Régimen de Frontera</w:t>
      </w:r>
      <w:bookmarkEnd w:id="838"/>
    </w:p>
    <w:p w:rsidR="00D05975" w:rsidRPr="000C4294" w:rsidRDefault="00D05975" w:rsidP="00D05975">
      <w:pPr>
        <w:jc w:val="center"/>
        <w:rPr>
          <w:b/>
        </w:rPr>
      </w:pPr>
    </w:p>
    <w:tbl>
      <w:tblPr>
        <w:tblW w:w="8400" w:type="dxa"/>
        <w:tblInd w:w="452" w:type="dxa"/>
        <w:tblLayout w:type="fixed"/>
        <w:tblCellMar>
          <w:left w:w="0" w:type="dxa"/>
          <w:right w:w="0" w:type="dxa"/>
        </w:tblCellMar>
        <w:tblLook w:val="0000" w:firstRow="0" w:lastRow="0" w:firstColumn="0" w:lastColumn="0" w:noHBand="0" w:noVBand="0"/>
      </w:tblPr>
      <w:tblGrid>
        <w:gridCol w:w="1200"/>
        <w:gridCol w:w="1200"/>
        <w:gridCol w:w="1200"/>
        <w:gridCol w:w="1200"/>
        <w:gridCol w:w="1200"/>
        <w:gridCol w:w="1200"/>
        <w:gridCol w:w="1200"/>
      </w:tblGrid>
      <w:tr w:rsidR="00D05975" w:rsidRPr="000C4294" w:rsidTr="00D05975">
        <w:trPr>
          <w:trHeight w:val="240"/>
        </w:trPr>
        <w:tc>
          <w:tcPr>
            <w:tcW w:w="1200" w:type="dxa"/>
            <w:tcBorders>
              <w:top w:val="single" w:sz="4" w:space="0" w:color="auto"/>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200201</w:t>
            </w:r>
          </w:p>
        </w:tc>
        <w:tc>
          <w:tcPr>
            <w:tcW w:w="120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200607</w:t>
            </w:r>
          </w:p>
        </w:tc>
        <w:tc>
          <w:tcPr>
            <w:tcW w:w="120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210207</w:t>
            </w:r>
          </w:p>
        </w:tc>
        <w:tc>
          <w:tcPr>
            <w:tcW w:w="120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210503</w:t>
            </w:r>
          </w:p>
        </w:tc>
        <w:tc>
          <w:tcPr>
            <w:tcW w:w="120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210803</w:t>
            </w:r>
          </w:p>
        </w:tc>
        <w:tc>
          <w:tcPr>
            <w:tcW w:w="120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211302</w:t>
            </w:r>
          </w:p>
        </w:tc>
        <w:tc>
          <w:tcPr>
            <w:tcW w:w="1200" w:type="dxa"/>
            <w:tcBorders>
              <w:top w:val="single" w:sz="4" w:space="0" w:color="auto"/>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230303</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210504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211303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230401</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210209</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210505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211304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230402</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210210</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211305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230403</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210211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211306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230404</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210212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211307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230405</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210213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210809</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230406</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210214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210901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230407</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200209</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210215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210902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230408</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200210</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210903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240101</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210109</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210608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210904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240102</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210110</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211001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240103</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210111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211002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240104</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210112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210310</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211003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240105</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210113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210401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211004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230109</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240106</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210114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210402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211005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230201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240201</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200308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210115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210403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211101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230202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240202</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210404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211102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230203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240301</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210405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210708</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211103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230204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240302</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210203</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210406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210709</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211104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230205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240303</w:t>
            </w:r>
          </w:p>
        </w:tc>
      </w:tr>
      <w:tr w:rsidR="00D05975" w:rsidRPr="000C4294" w:rsidTr="00D05975">
        <w:trPr>
          <w:trHeight w:val="240"/>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210204</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210407</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210710</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230206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240304</w:t>
            </w:r>
          </w:p>
        </w:tc>
      </w:tr>
      <w:tr w:rsidR="00D05975" w:rsidRPr="000C4294" w:rsidTr="00D05975">
        <w:trPr>
          <w:trHeight w:val="59"/>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210205</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210501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211206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230301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p>
        </w:tc>
      </w:tr>
      <w:tr w:rsidR="00D05975" w:rsidTr="00D05975">
        <w:trPr>
          <w:trHeight w:val="75"/>
        </w:trPr>
        <w:tc>
          <w:tcPr>
            <w:tcW w:w="1200" w:type="dxa"/>
            <w:tcBorders>
              <w:top w:val="nil"/>
              <w:left w:val="single" w:sz="4" w:space="0" w:color="auto"/>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200606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210206</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210502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210802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Pr="000C4294" w:rsidRDefault="00D05975" w:rsidP="00D05975">
            <w:pPr>
              <w:jc w:val="center"/>
              <w:rPr>
                <w:rFonts w:eastAsia="Arial Unicode MS"/>
                <w:sz w:val="18"/>
              </w:rPr>
            </w:pPr>
            <w:r w:rsidRPr="000C4294">
              <w:rPr>
                <w:sz w:val="18"/>
              </w:rPr>
              <w:t>211301</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Default="00D05975" w:rsidP="00D05975">
            <w:pPr>
              <w:jc w:val="center"/>
              <w:rPr>
                <w:rFonts w:eastAsia="Arial Unicode MS"/>
                <w:sz w:val="18"/>
              </w:rPr>
            </w:pPr>
            <w:r w:rsidRPr="000C4294">
              <w:rPr>
                <w:sz w:val="18"/>
              </w:rPr>
              <w:t>230302</w:t>
            </w:r>
          </w:p>
        </w:tc>
        <w:tc>
          <w:tcPr>
            <w:tcW w:w="1200" w:type="dxa"/>
            <w:tcBorders>
              <w:top w:val="nil"/>
              <w:left w:val="nil"/>
              <w:bottom w:val="single" w:sz="4" w:space="0" w:color="auto"/>
              <w:right w:val="single" w:sz="4" w:space="0" w:color="auto"/>
            </w:tcBorders>
            <w:noWrap/>
            <w:tcMar>
              <w:top w:w="15" w:type="dxa"/>
              <w:left w:w="15" w:type="dxa"/>
              <w:bottom w:w="0" w:type="dxa"/>
              <w:right w:w="15" w:type="dxa"/>
            </w:tcMar>
            <w:vAlign w:val="bottom"/>
          </w:tcPr>
          <w:p w:rsidR="00D05975" w:rsidRDefault="00D05975" w:rsidP="00D05975">
            <w:pPr>
              <w:jc w:val="center"/>
              <w:rPr>
                <w:rFonts w:eastAsia="Arial Unicode MS"/>
                <w:sz w:val="18"/>
              </w:rPr>
            </w:pPr>
          </w:p>
        </w:tc>
      </w:tr>
    </w:tbl>
    <w:p w:rsidR="00D05975" w:rsidRDefault="00D05975" w:rsidP="00D05975">
      <w:pPr>
        <w:jc w:val="center"/>
      </w:pPr>
    </w:p>
    <w:p w:rsidR="00D05975" w:rsidRPr="007E1E6C" w:rsidRDefault="00D05975" w:rsidP="00D05975"/>
    <w:p w:rsidR="00AD0126" w:rsidRDefault="00AD0126"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176930">
      <w:pPr>
        <w:ind w:left="360"/>
        <w:rPr>
          <w:sz w:val="18"/>
          <w:szCs w:val="18"/>
        </w:rPr>
      </w:pPr>
    </w:p>
    <w:p w:rsidR="005C0B62" w:rsidRDefault="005C0B62" w:rsidP="005C0B62">
      <w:pPr>
        <w:pStyle w:val="Ttulo2"/>
        <w:numPr>
          <w:ilvl w:val="1"/>
          <w:numId w:val="37"/>
        </w:numPr>
        <w:tabs>
          <w:tab w:val="left" w:pos="567"/>
        </w:tabs>
        <w:ind w:left="567" w:hanging="578"/>
        <w:rPr>
          <w:b w:val="0"/>
        </w:rPr>
      </w:pPr>
      <w:r w:rsidRPr="00101F8C">
        <w:lastRenderedPageBreak/>
        <w:t xml:space="preserve">    ANEXO </w:t>
      </w:r>
      <w:r>
        <w:rPr>
          <w:lang w:val="es-PE"/>
        </w:rPr>
        <w:t>5</w:t>
      </w:r>
      <w:r w:rsidRPr="00101F8C">
        <w:t xml:space="preserve">: </w:t>
      </w:r>
      <w:r>
        <w:rPr>
          <w:lang w:val="es-PE"/>
        </w:rPr>
        <w:t>Equivalencia entre código de mensaje y código de retorno del servicio.</w:t>
      </w:r>
    </w:p>
    <w:p w:rsidR="005C0B62" w:rsidRPr="005C0B62" w:rsidRDefault="005C0B62" w:rsidP="00176930">
      <w:pPr>
        <w:ind w:left="360"/>
        <w:rPr>
          <w:sz w:val="18"/>
          <w:szCs w:val="18"/>
        </w:rPr>
      </w:pPr>
    </w:p>
    <w:p w:rsidR="005C0B62" w:rsidRDefault="005C0B62" w:rsidP="00176930">
      <w:pPr>
        <w:ind w:left="360"/>
        <w:rPr>
          <w:sz w:val="18"/>
          <w:szCs w:val="18"/>
        </w:rPr>
      </w:pPr>
    </w:p>
    <w:tbl>
      <w:tblPr>
        <w:tblW w:w="9424" w:type="dxa"/>
        <w:tblInd w:w="496" w:type="dxa"/>
        <w:tblCellMar>
          <w:left w:w="70" w:type="dxa"/>
          <w:right w:w="70" w:type="dxa"/>
        </w:tblCellMar>
        <w:tblLook w:val="04A0" w:firstRow="1" w:lastRow="0" w:firstColumn="1" w:lastColumn="0" w:noHBand="0" w:noVBand="1"/>
      </w:tblPr>
      <w:tblGrid>
        <w:gridCol w:w="851"/>
        <w:gridCol w:w="7512"/>
        <w:gridCol w:w="1061"/>
      </w:tblGrid>
      <w:tr w:rsidR="005C0B62"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62" w:rsidRPr="00DE5643" w:rsidRDefault="005C0B62" w:rsidP="00FA455D">
            <w:pPr>
              <w:rPr>
                <w:rFonts w:ascii="Arial Narrow" w:hAnsi="Arial Narrow" w:cs="Arial"/>
                <w:b/>
                <w:bCs/>
                <w:sz w:val="20"/>
                <w:szCs w:val="20"/>
                <w:lang w:val="es-PE" w:eastAsia="es-PE"/>
              </w:rPr>
            </w:pPr>
            <w:r w:rsidRPr="00DE5643">
              <w:rPr>
                <w:rFonts w:ascii="Arial Narrow" w:hAnsi="Arial Narrow" w:cs="Arial"/>
                <w:b/>
                <w:bCs/>
                <w:sz w:val="20"/>
                <w:szCs w:val="20"/>
                <w:lang w:val="es-PE" w:eastAsia="es-PE"/>
              </w:rPr>
              <w:t>Código</w:t>
            </w:r>
            <w:r>
              <w:rPr>
                <w:rFonts w:ascii="Arial Narrow" w:hAnsi="Arial Narrow" w:cs="Arial"/>
                <w:b/>
                <w:bCs/>
                <w:sz w:val="20"/>
                <w:szCs w:val="20"/>
                <w:lang w:val="es-PE" w:eastAsia="es-PE"/>
              </w:rPr>
              <w:t xml:space="preserve"> </w:t>
            </w:r>
          </w:p>
        </w:tc>
        <w:tc>
          <w:tcPr>
            <w:tcW w:w="7512" w:type="dxa"/>
            <w:tcBorders>
              <w:top w:val="single" w:sz="4" w:space="0" w:color="auto"/>
              <w:left w:val="nil"/>
              <w:bottom w:val="single" w:sz="4" w:space="0" w:color="auto"/>
              <w:right w:val="single" w:sz="4" w:space="0" w:color="auto"/>
            </w:tcBorders>
            <w:shd w:val="clear" w:color="auto" w:fill="auto"/>
            <w:noWrap/>
            <w:vAlign w:val="bottom"/>
            <w:hideMark/>
          </w:tcPr>
          <w:p w:rsidR="005C0B62" w:rsidRPr="00DE5643" w:rsidRDefault="005C0B62" w:rsidP="00FA455D">
            <w:pPr>
              <w:jc w:val="center"/>
              <w:rPr>
                <w:rFonts w:ascii="Arial Narrow" w:hAnsi="Arial Narrow" w:cs="Arial"/>
                <w:b/>
                <w:bCs/>
                <w:sz w:val="20"/>
                <w:szCs w:val="20"/>
                <w:lang w:val="es-PE" w:eastAsia="es-PE"/>
              </w:rPr>
            </w:pPr>
            <w:r w:rsidRPr="00DE5643">
              <w:rPr>
                <w:rFonts w:ascii="Arial Narrow" w:hAnsi="Arial Narrow" w:cs="Arial"/>
                <w:b/>
                <w:bCs/>
                <w:sz w:val="20"/>
                <w:szCs w:val="20"/>
                <w:lang w:val="es-PE" w:eastAsia="es-PE"/>
              </w:rPr>
              <w:t>Descripción</w:t>
            </w:r>
          </w:p>
        </w:tc>
        <w:tc>
          <w:tcPr>
            <w:tcW w:w="1061" w:type="dxa"/>
            <w:tcBorders>
              <w:top w:val="single" w:sz="4" w:space="0" w:color="auto"/>
              <w:left w:val="nil"/>
              <w:bottom w:val="single" w:sz="4" w:space="0" w:color="auto"/>
              <w:right w:val="single" w:sz="4" w:space="0" w:color="auto"/>
            </w:tcBorders>
          </w:tcPr>
          <w:p w:rsidR="005C0B62" w:rsidRPr="00DE5643" w:rsidRDefault="00AA0307" w:rsidP="00FA455D">
            <w:pPr>
              <w:jc w:val="center"/>
              <w:rPr>
                <w:rFonts w:ascii="Arial Narrow" w:hAnsi="Arial Narrow" w:cs="Arial"/>
                <w:b/>
                <w:bCs/>
                <w:sz w:val="20"/>
                <w:szCs w:val="20"/>
                <w:lang w:val="es-PE" w:eastAsia="es-PE"/>
              </w:rPr>
            </w:pPr>
            <w:r>
              <w:rPr>
                <w:rFonts w:ascii="Arial Narrow" w:hAnsi="Arial Narrow" w:cs="Arial"/>
                <w:b/>
                <w:bCs/>
                <w:sz w:val="20"/>
                <w:szCs w:val="20"/>
                <w:lang w:val="es-PE" w:eastAsia="es-PE"/>
              </w:rPr>
              <w:t>Equivalente</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00</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Cumple todas las validaciones</w:t>
            </w:r>
            <w:r w:rsidRPr="00F07345">
              <w:rPr>
                <w:rFonts w:ascii="Arial Narrow" w:hAnsi="Arial Narrow" w:cs="Arial"/>
                <w:color w:val="000000"/>
                <w:sz w:val="20"/>
                <w:szCs w:val="20"/>
                <w:lang w:val="es-PE" w:eastAsia="es-PE"/>
              </w:rPr>
              <w:t xml:space="preserve">                                                                               </w:t>
            </w:r>
          </w:p>
        </w:tc>
        <w:tc>
          <w:tcPr>
            <w:tcW w:w="1061" w:type="dxa"/>
            <w:tcBorders>
              <w:top w:val="nil"/>
              <w:left w:val="nil"/>
              <w:bottom w:val="single" w:sz="4" w:space="0" w:color="auto"/>
              <w:right w:val="single" w:sz="4" w:space="0" w:color="auto"/>
            </w:tcBorders>
          </w:tcPr>
          <w:p w:rsidR="005C0B62" w:rsidRPr="00F07345" w:rsidRDefault="005C0B62"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200</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01</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Es una persona natural sin negocio                                                                               </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42201</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02</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El estado de su RUC es XXXX                                                                       </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42202</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03</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El Régimen de Renta no permite seleccionar el Régimen XXXXXXXX                                                   </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42203</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04</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Ha estado afecto al RER en este ejercicio                                                                        </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42204</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05</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Realiza actividades de XXXXX (mostrar la actividad y la descripción del CIIU que no se considera).                                </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42205</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06</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Está afecto al impuesto a los casinos (código 071101) y/o al impuesto a las máquinas tragamonedas (código 071201)</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42206</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07</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6D229C">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Declara un periodo tributario distinto a </w:t>
            </w:r>
            <w:r w:rsidRPr="006D229C">
              <w:rPr>
                <w:rFonts w:ascii="Arial Narrow" w:hAnsi="Arial Narrow" w:cs="Arial"/>
                <w:color w:val="000000"/>
                <w:sz w:val="20"/>
                <w:szCs w:val="20"/>
                <w:lang w:val="es-PE" w:eastAsia="es-PE"/>
                <w:rPrChange w:id="839" w:author="Cilliani Delgado Becker Carlos" w:date="2018-09-11T18:03:00Z">
                  <w:rPr>
                    <w:rFonts w:ascii="Arial Narrow" w:hAnsi="Arial Narrow" w:cs="Arial"/>
                    <w:strike/>
                    <w:color w:val="000000"/>
                    <w:sz w:val="20"/>
                    <w:szCs w:val="20"/>
                    <w:lang w:val="es-PE" w:eastAsia="es-PE"/>
                  </w:rPr>
                </w:rPrChange>
              </w:rPr>
              <w:t>Enero</w:t>
            </w:r>
            <w:del w:id="840" w:author="Cilliani Delgado Becker Carlos" w:date="2018-09-11T18:03:00Z">
              <w:r w:rsidR="008401D1" w:rsidDel="006D229C">
                <w:rPr>
                  <w:rFonts w:ascii="Arial Narrow" w:hAnsi="Arial Narrow" w:cs="Arial"/>
                  <w:color w:val="000000"/>
                  <w:sz w:val="20"/>
                  <w:szCs w:val="20"/>
                  <w:lang w:val="es-PE" w:eastAsia="es-PE"/>
                </w:rPr>
                <w:delText xml:space="preserve"> </w:delText>
              </w:r>
              <w:r w:rsidR="008401D1" w:rsidRPr="00AA6793" w:rsidDel="006D229C">
                <w:rPr>
                  <w:b/>
                  <w:i/>
                  <w:szCs w:val="20"/>
                  <w:highlight w:val="green"/>
                </w:rPr>
                <w:delText>01//XXXX</w:delText>
              </w:r>
            </w:del>
            <w:r w:rsidRPr="00F07345">
              <w:rPr>
                <w:rFonts w:ascii="Arial Narrow" w:hAnsi="Arial Narrow" w:cs="Arial"/>
                <w:color w:val="000000"/>
                <w:sz w:val="20"/>
                <w:szCs w:val="20"/>
                <w:lang w:val="es-PE" w:eastAsia="es-PE"/>
              </w:rPr>
              <w:t xml:space="preserve">                                                              </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42207</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08</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No tiene el UBIGEO de Zona de Amazonía                                                                          </w:t>
            </w:r>
          </w:p>
        </w:tc>
        <w:tc>
          <w:tcPr>
            <w:tcW w:w="1061" w:type="dxa"/>
            <w:tcBorders>
              <w:top w:val="nil"/>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42208</w:t>
            </w:r>
          </w:p>
        </w:tc>
      </w:tr>
      <w:tr w:rsidR="005C0B62" w:rsidRPr="00DE5643" w:rsidTr="008401D1">
        <w:trPr>
          <w:trHeight w:val="300"/>
        </w:trPr>
        <w:tc>
          <w:tcPr>
            <w:tcW w:w="851" w:type="dxa"/>
            <w:tcBorders>
              <w:top w:val="nil"/>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10</w:t>
            </w:r>
          </w:p>
        </w:tc>
        <w:tc>
          <w:tcPr>
            <w:tcW w:w="7512" w:type="dxa"/>
            <w:tcBorders>
              <w:top w:val="nil"/>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No tiene el UBIGEO de Zona de Frontera                                                                          </w:t>
            </w:r>
          </w:p>
        </w:tc>
        <w:tc>
          <w:tcPr>
            <w:tcW w:w="1061" w:type="dxa"/>
            <w:tcBorders>
              <w:top w:val="nil"/>
              <w:left w:val="nil"/>
              <w:bottom w:val="single" w:sz="4" w:space="0" w:color="auto"/>
              <w:right w:val="single" w:sz="4" w:space="0" w:color="auto"/>
            </w:tcBorders>
          </w:tcPr>
          <w:p w:rsidR="005C0B62" w:rsidRPr="00F07345" w:rsidRDefault="00AA0307" w:rsidP="00AA0307">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42210</w:t>
            </w:r>
          </w:p>
        </w:tc>
      </w:tr>
      <w:tr w:rsidR="005C0B62"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11</w:t>
            </w:r>
          </w:p>
        </w:tc>
        <w:tc>
          <w:tcPr>
            <w:tcW w:w="7512" w:type="dxa"/>
            <w:tcBorders>
              <w:top w:val="single" w:sz="4" w:space="0" w:color="auto"/>
              <w:left w:val="nil"/>
              <w:bottom w:val="single" w:sz="4" w:space="0" w:color="auto"/>
              <w:right w:val="single" w:sz="4" w:space="0" w:color="auto"/>
            </w:tcBorders>
            <w:shd w:val="clear" w:color="auto" w:fill="auto"/>
            <w:noWrap/>
            <w:vAlign w:val="bottom"/>
            <w:hideMark/>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 xml:space="preserve">Presenta la Declaración Jurada después de fecha de vencimiento                                                   </w:t>
            </w:r>
          </w:p>
        </w:tc>
        <w:tc>
          <w:tcPr>
            <w:tcW w:w="1061" w:type="dxa"/>
            <w:tcBorders>
              <w:top w:val="single" w:sz="4" w:space="0" w:color="auto"/>
              <w:left w:val="nil"/>
              <w:bottom w:val="single" w:sz="4" w:space="0" w:color="auto"/>
              <w:right w:val="single" w:sz="4" w:space="0" w:color="auto"/>
            </w:tcBorders>
          </w:tcPr>
          <w:p w:rsidR="005C0B62" w:rsidRPr="00F07345" w:rsidRDefault="00AA0307" w:rsidP="00FA455D">
            <w:pPr>
              <w:jc w:val="left"/>
              <w:rPr>
                <w:rFonts w:ascii="Arial Narrow" w:hAnsi="Arial Narrow" w:cs="Arial"/>
                <w:color w:val="000000"/>
                <w:sz w:val="20"/>
                <w:szCs w:val="20"/>
                <w:lang w:val="es-PE" w:eastAsia="es-PE"/>
              </w:rPr>
            </w:pPr>
            <w:r>
              <w:rPr>
                <w:rFonts w:ascii="Arial Narrow" w:hAnsi="Arial Narrow" w:cs="Arial"/>
                <w:color w:val="000000"/>
                <w:sz w:val="20"/>
                <w:szCs w:val="20"/>
                <w:lang w:val="es-PE" w:eastAsia="es-PE"/>
              </w:rPr>
              <w:t>42211</w:t>
            </w:r>
          </w:p>
        </w:tc>
      </w:tr>
      <w:tr w:rsidR="005C0B62"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12</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sz w:val="20"/>
                <w:szCs w:val="20"/>
              </w:rPr>
              <w:t>RUC Inválido</w:t>
            </w:r>
          </w:p>
        </w:tc>
        <w:tc>
          <w:tcPr>
            <w:tcW w:w="1061" w:type="dxa"/>
            <w:tcBorders>
              <w:top w:val="single" w:sz="4" w:space="0" w:color="auto"/>
              <w:left w:val="nil"/>
              <w:bottom w:val="single" w:sz="4" w:space="0" w:color="auto"/>
              <w:right w:val="single" w:sz="4" w:space="0" w:color="auto"/>
            </w:tcBorders>
          </w:tcPr>
          <w:p w:rsidR="005C0B62" w:rsidRPr="00F07345" w:rsidRDefault="00AA0307" w:rsidP="00FA455D">
            <w:pPr>
              <w:jc w:val="left"/>
              <w:rPr>
                <w:rFonts w:ascii="Arial Narrow" w:hAnsi="Arial Narrow"/>
                <w:sz w:val="20"/>
                <w:szCs w:val="20"/>
              </w:rPr>
            </w:pPr>
            <w:r>
              <w:rPr>
                <w:rFonts w:ascii="Arial Narrow" w:hAnsi="Arial Narrow"/>
                <w:sz w:val="20"/>
                <w:szCs w:val="20"/>
              </w:rPr>
              <w:t>42212</w:t>
            </w:r>
          </w:p>
        </w:tc>
      </w:tr>
      <w:tr w:rsidR="005C0B62"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13</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sz w:val="20"/>
                <w:szCs w:val="20"/>
              </w:rPr>
              <w:t>No Existe RUC</w:t>
            </w:r>
          </w:p>
        </w:tc>
        <w:tc>
          <w:tcPr>
            <w:tcW w:w="1061" w:type="dxa"/>
            <w:tcBorders>
              <w:top w:val="single" w:sz="4" w:space="0" w:color="auto"/>
              <w:left w:val="nil"/>
              <w:bottom w:val="single" w:sz="4" w:space="0" w:color="auto"/>
              <w:right w:val="single" w:sz="4" w:space="0" w:color="auto"/>
            </w:tcBorders>
          </w:tcPr>
          <w:p w:rsidR="005C0B62" w:rsidRPr="00F07345" w:rsidRDefault="00AA0307" w:rsidP="00FA455D">
            <w:pPr>
              <w:jc w:val="left"/>
              <w:rPr>
                <w:rFonts w:ascii="Arial Narrow" w:hAnsi="Arial Narrow"/>
                <w:sz w:val="20"/>
                <w:szCs w:val="20"/>
              </w:rPr>
            </w:pPr>
            <w:r>
              <w:rPr>
                <w:rFonts w:ascii="Arial Narrow" w:hAnsi="Arial Narrow"/>
                <w:sz w:val="20"/>
                <w:szCs w:val="20"/>
              </w:rPr>
              <w:t>42213</w:t>
            </w:r>
          </w:p>
        </w:tc>
      </w:tr>
      <w:tr w:rsidR="005C0B62"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14</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811D88" w:rsidRDefault="005C0B62" w:rsidP="00FA455D">
            <w:pPr>
              <w:jc w:val="left"/>
              <w:rPr>
                <w:rFonts w:ascii="Arial Narrow" w:hAnsi="Arial Narrow"/>
                <w:sz w:val="20"/>
                <w:szCs w:val="20"/>
                <w:rPrChange w:id="841" w:author="Cilliani Delgado Becker Carlos" w:date="2018-09-06T17:13:00Z">
                  <w:rPr>
                    <w:rFonts w:ascii="Arial Narrow" w:hAnsi="Arial Narrow"/>
                    <w:strike/>
                    <w:sz w:val="20"/>
                    <w:szCs w:val="20"/>
                  </w:rPr>
                </w:rPrChange>
              </w:rPr>
            </w:pPr>
            <w:r w:rsidRPr="00811D88">
              <w:rPr>
                <w:rFonts w:ascii="Arial Narrow" w:hAnsi="Arial Narrow"/>
                <w:sz w:val="20"/>
                <w:szCs w:val="20"/>
                <w:rPrChange w:id="842" w:author="Cilliani Delgado Becker Carlos" w:date="2018-09-06T17:13:00Z">
                  <w:rPr>
                    <w:rFonts w:ascii="Arial Narrow" w:hAnsi="Arial Narrow"/>
                    <w:strike/>
                    <w:sz w:val="20"/>
                    <w:szCs w:val="20"/>
                  </w:rPr>
                </w:rPrChange>
              </w:rPr>
              <w:t>Periodo inválido</w:t>
            </w:r>
          </w:p>
          <w:p w:rsidR="008401D1" w:rsidRPr="00F07345" w:rsidRDefault="008401D1" w:rsidP="00FA455D">
            <w:pPr>
              <w:jc w:val="left"/>
              <w:rPr>
                <w:rFonts w:ascii="Arial Narrow" w:hAnsi="Arial Narrow" w:cs="Arial"/>
                <w:color w:val="000000"/>
                <w:sz w:val="20"/>
                <w:szCs w:val="20"/>
                <w:lang w:val="es-PE" w:eastAsia="es-PE"/>
              </w:rPr>
            </w:pPr>
            <w:del w:id="843" w:author="Cilliani Delgado Becker Carlos" w:date="2018-09-06T17:13:00Z">
              <w:r w:rsidRPr="00AA6793" w:rsidDel="00811D88">
                <w:rPr>
                  <w:rFonts w:cs="Arial"/>
                  <w:b/>
                  <w:bCs/>
                  <w:i/>
                  <w:szCs w:val="20"/>
                  <w:highlight w:val="green"/>
                </w:rPr>
                <w:delText>El periodo xxxx no permite el acogimiento al Régimen MYPE Tributario</w:delText>
              </w:r>
            </w:del>
          </w:p>
        </w:tc>
        <w:tc>
          <w:tcPr>
            <w:tcW w:w="1061" w:type="dxa"/>
            <w:tcBorders>
              <w:top w:val="single" w:sz="4" w:space="0" w:color="auto"/>
              <w:left w:val="nil"/>
              <w:bottom w:val="single" w:sz="4" w:space="0" w:color="auto"/>
              <w:right w:val="single" w:sz="4" w:space="0" w:color="auto"/>
            </w:tcBorders>
          </w:tcPr>
          <w:p w:rsidR="005C0B62" w:rsidRPr="00F07345" w:rsidRDefault="00AA0307" w:rsidP="00FA455D">
            <w:pPr>
              <w:jc w:val="left"/>
              <w:rPr>
                <w:rFonts w:ascii="Arial Narrow" w:hAnsi="Arial Narrow"/>
                <w:sz w:val="20"/>
                <w:szCs w:val="20"/>
              </w:rPr>
            </w:pPr>
            <w:r>
              <w:rPr>
                <w:rFonts w:ascii="Arial Narrow" w:hAnsi="Arial Narrow"/>
                <w:sz w:val="20"/>
                <w:szCs w:val="20"/>
              </w:rPr>
              <w:t>42214</w:t>
            </w:r>
          </w:p>
        </w:tc>
      </w:tr>
      <w:tr w:rsidR="005C0B62"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15</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sz w:val="20"/>
                <w:szCs w:val="20"/>
              </w:rPr>
              <w:t>Tributo Inválido</w:t>
            </w:r>
          </w:p>
        </w:tc>
        <w:tc>
          <w:tcPr>
            <w:tcW w:w="1061" w:type="dxa"/>
            <w:tcBorders>
              <w:top w:val="single" w:sz="4" w:space="0" w:color="auto"/>
              <w:left w:val="nil"/>
              <w:bottom w:val="single" w:sz="4" w:space="0" w:color="auto"/>
              <w:right w:val="single" w:sz="4" w:space="0" w:color="auto"/>
            </w:tcBorders>
          </w:tcPr>
          <w:p w:rsidR="005C0B62" w:rsidRPr="00F07345" w:rsidRDefault="00AA0307" w:rsidP="00FA455D">
            <w:pPr>
              <w:jc w:val="left"/>
              <w:rPr>
                <w:rFonts w:ascii="Arial Narrow" w:hAnsi="Arial Narrow"/>
                <w:sz w:val="20"/>
                <w:szCs w:val="20"/>
              </w:rPr>
            </w:pPr>
            <w:r>
              <w:rPr>
                <w:rFonts w:ascii="Arial Narrow" w:hAnsi="Arial Narrow"/>
                <w:sz w:val="20"/>
                <w:szCs w:val="20"/>
              </w:rPr>
              <w:t>42215</w:t>
            </w:r>
          </w:p>
        </w:tc>
      </w:tr>
      <w:tr w:rsidR="005C0B62"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5C0B62" w:rsidRPr="00F07345" w:rsidRDefault="005C0B62" w:rsidP="00FA455D">
            <w:pPr>
              <w:jc w:val="center"/>
              <w:rPr>
                <w:rFonts w:ascii="Arial Narrow" w:hAnsi="Arial Narrow" w:cs="Arial"/>
                <w:color w:val="000000"/>
                <w:sz w:val="20"/>
                <w:szCs w:val="20"/>
                <w:lang w:val="es-PE" w:eastAsia="es-PE"/>
              </w:rPr>
            </w:pPr>
            <w:r w:rsidRPr="00F07345">
              <w:rPr>
                <w:rFonts w:ascii="Arial Narrow" w:hAnsi="Arial Narrow" w:cs="Arial"/>
                <w:color w:val="000000"/>
                <w:sz w:val="20"/>
                <w:szCs w:val="20"/>
                <w:lang w:val="es-PE" w:eastAsia="es-PE"/>
              </w:rPr>
              <w:t>16</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5C0B62" w:rsidRPr="00F07345" w:rsidRDefault="005C0B62" w:rsidP="00FA455D">
            <w:pPr>
              <w:jc w:val="left"/>
              <w:rPr>
                <w:rFonts w:ascii="Arial Narrow" w:hAnsi="Arial Narrow" w:cs="Arial"/>
                <w:color w:val="000000"/>
                <w:sz w:val="20"/>
                <w:szCs w:val="20"/>
                <w:lang w:val="es-PE" w:eastAsia="es-PE"/>
              </w:rPr>
            </w:pPr>
            <w:r w:rsidRPr="00F07345">
              <w:rPr>
                <w:rFonts w:ascii="Arial Narrow" w:hAnsi="Arial Narrow"/>
                <w:sz w:val="20"/>
                <w:szCs w:val="20"/>
              </w:rPr>
              <w:t>Régimen no se valida</w:t>
            </w:r>
          </w:p>
        </w:tc>
        <w:tc>
          <w:tcPr>
            <w:tcW w:w="1061" w:type="dxa"/>
            <w:tcBorders>
              <w:top w:val="single" w:sz="4" w:space="0" w:color="auto"/>
              <w:left w:val="nil"/>
              <w:bottom w:val="single" w:sz="4" w:space="0" w:color="auto"/>
              <w:right w:val="single" w:sz="4" w:space="0" w:color="auto"/>
            </w:tcBorders>
          </w:tcPr>
          <w:p w:rsidR="005C0B62" w:rsidRPr="00F07345" w:rsidRDefault="00AA0307" w:rsidP="00FA455D">
            <w:pPr>
              <w:jc w:val="left"/>
              <w:rPr>
                <w:rFonts w:ascii="Arial Narrow" w:hAnsi="Arial Narrow"/>
                <w:sz w:val="20"/>
                <w:szCs w:val="20"/>
              </w:rPr>
            </w:pPr>
            <w:r>
              <w:rPr>
                <w:rFonts w:ascii="Arial Narrow" w:hAnsi="Arial Narrow"/>
                <w:sz w:val="20"/>
                <w:szCs w:val="20"/>
              </w:rPr>
              <w:t>42216</w:t>
            </w:r>
          </w:p>
        </w:tc>
      </w:tr>
      <w:tr w:rsidR="00AA0307" w:rsidRPr="00AA0307"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AA0307" w:rsidRPr="00AA0307" w:rsidRDefault="00AA0307" w:rsidP="00FA455D">
            <w:pPr>
              <w:jc w:val="center"/>
              <w:rPr>
                <w:rFonts w:ascii="Arial Narrow" w:hAnsi="Arial Narrow" w:cs="Arial"/>
                <w:color w:val="000000"/>
                <w:sz w:val="20"/>
                <w:szCs w:val="20"/>
                <w:highlight w:val="yellow"/>
                <w:lang w:val="es-PE" w:eastAsia="es-PE"/>
              </w:rPr>
            </w:pPr>
            <w:r w:rsidRPr="00AA0307">
              <w:rPr>
                <w:rFonts w:ascii="Arial Narrow" w:hAnsi="Arial Narrow" w:cs="Arial"/>
                <w:color w:val="000000"/>
                <w:sz w:val="20"/>
                <w:szCs w:val="20"/>
                <w:highlight w:val="yellow"/>
                <w:lang w:val="es-PE" w:eastAsia="es-PE"/>
              </w:rPr>
              <w:t>17</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8401D1" w:rsidRPr="008401D1" w:rsidRDefault="00AA0307" w:rsidP="00FA455D">
            <w:pPr>
              <w:jc w:val="left"/>
              <w:rPr>
                <w:rFonts w:ascii="Arial Narrow" w:hAnsi="Arial Narrow"/>
                <w:strike/>
                <w:sz w:val="20"/>
                <w:szCs w:val="20"/>
                <w:highlight w:val="yellow"/>
              </w:rPr>
            </w:pPr>
            <w:r w:rsidRPr="008401D1">
              <w:rPr>
                <w:rFonts w:ascii="Arial Narrow" w:hAnsi="Arial Narrow"/>
                <w:strike/>
                <w:sz w:val="20"/>
                <w:szCs w:val="20"/>
                <w:highlight w:val="yellow"/>
              </w:rPr>
              <w:t xml:space="preserve">Es una persona natural sin negocio, sociedad conyugal o sucesión Indivisa     </w:t>
            </w:r>
          </w:p>
          <w:p w:rsidR="00AA0307" w:rsidRPr="00AA0307" w:rsidRDefault="008401D1" w:rsidP="00FA455D">
            <w:pPr>
              <w:jc w:val="left"/>
              <w:rPr>
                <w:rFonts w:ascii="Arial Narrow" w:hAnsi="Arial Narrow"/>
                <w:sz w:val="20"/>
                <w:szCs w:val="20"/>
                <w:highlight w:val="yellow"/>
              </w:rPr>
            </w:pPr>
            <w:r w:rsidRPr="00AA6793">
              <w:rPr>
                <w:b/>
                <w:i/>
                <w:szCs w:val="20"/>
                <w:highlight w:val="green"/>
              </w:rPr>
              <w:t xml:space="preserve">Es una persona natural sin negocio/sociedad conyugal/sucesión indivisa, </w:t>
            </w:r>
            <w:r w:rsidRPr="00AA6793">
              <w:rPr>
                <w:rFonts w:cs="Arial"/>
                <w:b/>
                <w:bCs/>
                <w:i/>
                <w:szCs w:val="20"/>
                <w:highlight w:val="green"/>
                <w:lang w:val="es-PE"/>
              </w:rPr>
              <w:t xml:space="preserve">Sucursal o Agencia de Empresas Extranjeras </w:t>
            </w:r>
            <w:r w:rsidRPr="00AA6793">
              <w:rPr>
                <w:b/>
                <w:i/>
                <w:szCs w:val="20"/>
                <w:highlight w:val="green"/>
              </w:rPr>
              <w:t xml:space="preserve"> </w:t>
            </w:r>
            <w:r w:rsidR="00AA0307" w:rsidRPr="00AA0307">
              <w:rPr>
                <w:rFonts w:ascii="Arial Narrow" w:hAnsi="Arial Narrow"/>
                <w:sz w:val="20"/>
                <w:szCs w:val="20"/>
                <w:highlight w:val="yellow"/>
              </w:rPr>
              <w:t xml:space="preserve">                                                                          </w:t>
            </w:r>
          </w:p>
        </w:tc>
        <w:tc>
          <w:tcPr>
            <w:tcW w:w="1061" w:type="dxa"/>
            <w:tcBorders>
              <w:top w:val="single" w:sz="4" w:space="0" w:color="auto"/>
              <w:left w:val="nil"/>
              <w:bottom w:val="single" w:sz="4" w:space="0" w:color="auto"/>
              <w:right w:val="single" w:sz="4" w:space="0" w:color="auto"/>
            </w:tcBorders>
          </w:tcPr>
          <w:p w:rsidR="00AA0307" w:rsidRPr="00AA0307" w:rsidRDefault="00AA0307" w:rsidP="00AA0307">
            <w:pPr>
              <w:jc w:val="left"/>
              <w:rPr>
                <w:rFonts w:ascii="Arial Narrow" w:hAnsi="Arial Narrow"/>
                <w:sz w:val="20"/>
                <w:szCs w:val="20"/>
                <w:highlight w:val="yellow"/>
              </w:rPr>
            </w:pPr>
            <w:r w:rsidRPr="00AA0307">
              <w:rPr>
                <w:rFonts w:ascii="Arial Narrow" w:hAnsi="Arial Narrow"/>
                <w:sz w:val="20"/>
                <w:szCs w:val="20"/>
                <w:highlight w:val="yellow"/>
              </w:rPr>
              <w:t>42217</w:t>
            </w:r>
          </w:p>
        </w:tc>
      </w:tr>
      <w:tr w:rsidR="00AA0307"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AA0307" w:rsidRPr="00AA0307" w:rsidRDefault="00AA0307" w:rsidP="00FA455D">
            <w:pPr>
              <w:jc w:val="center"/>
              <w:rPr>
                <w:rFonts w:ascii="Arial Narrow" w:hAnsi="Arial Narrow" w:cs="Arial"/>
                <w:color w:val="000000"/>
                <w:sz w:val="20"/>
                <w:szCs w:val="20"/>
                <w:highlight w:val="yellow"/>
                <w:lang w:val="es-PE" w:eastAsia="es-PE"/>
              </w:rPr>
            </w:pPr>
            <w:r w:rsidRPr="00AA0307">
              <w:rPr>
                <w:rFonts w:ascii="Arial Narrow" w:hAnsi="Arial Narrow" w:cs="Arial"/>
                <w:color w:val="000000"/>
                <w:sz w:val="20"/>
                <w:szCs w:val="20"/>
                <w:highlight w:val="yellow"/>
                <w:lang w:val="es-PE" w:eastAsia="es-PE"/>
              </w:rPr>
              <w:t>18</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AA0307" w:rsidRPr="00AA0307" w:rsidRDefault="00AA0307" w:rsidP="00FA455D">
            <w:pPr>
              <w:jc w:val="left"/>
              <w:rPr>
                <w:rFonts w:ascii="Arial Narrow" w:hAnsi="Arial Narrow"/>
                <w:sz w:val="20"/>
                <w:szCs w:val="20"/>
                <w:highlight w:val="yellow"/>
              </w:rPr>
            </w:pPr>
            <w:r w:rsidRPr="00AA0307">
              <w:rPr>
                <w:rFonts w:ascii="Arial Narrow" w:hAnsi="Arial Narrow"/>
                <w:sz w:val="20"/>
                <w:szCs w:val="20"/>
                <w:highlight w:val="yellow"/>
              </w:rPr>
              <w:t>Solo puede afectarse en cualquier periodo si el régimen origen es RER o NRUS, está en suspensión temporal o es contribuyente nuevo.</w:t>
            </w:r>
          </w:p>
        </w:tc>
        <w:tc>
          <w:tcPr>
            <w:tcW w:w="1061" w:type="dxa"/>
            <w:tcBorders>
              <w:top w:val="single" w:sz="4" w:space="0" w:color="auto"/>
              <w:left w:val="nil"/>
              <w:bottom w:val="single" w:sz="4" w:space="0" w:color="auto"/>
              <w:right w:val="single" w:sz="4" w:space="0" w:color="auto"/>
            </w:tcBorders>
          </w:tcPr>
          <w:p w:rsidR="00AA0307" w:rsidRPr="00F07345" w:rsidRDefault="00AA0307" w:rsidP="00AA0307">
            <w:pPr>
              <w:jc w:val="left"/>
              <w:rPr>
                <w:rFonts w:ascii="Arial Narrow" w:hAnsi="Arial Narrow"/>
                <w:sz w:val="20"/>
                <w:szCs w:val="20"/>
              </w:rPr>
            </w:pPr>
            <w:r w:rsidRPr="00AA0307">
              <w:rPr>
                <w:rFonts w:ascii="Arial Narrow" w:hAnsi="Arial Narrow"/>
                <w:sz w:val="20"/>
                <w:szCs w:val="20"/>
                <w:highlight w:val="yellow"/>
              </w:rPr>
              <w:t>42218</w:t>
            </w:r>
          </w:p>
        </w:tc>
      </w:tr>
      <w:tr w:rsidR="00F94FE3" w:rsidRPr="00DE5643" w:rsidTr="008401D1">
        <w:trPr>
          <w:trHeight w:val="300"/>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F94FE3" w:rsidRPr="00F94FE3" w:rsidRDefault="00F94FE3" w:rsidP="00FA455D">
            <w:pPr>
              <w:jc w:val="center"/>
              <w:rPr>
                <w:rFonts w:ascii="Arial Narrow" w:hAnsi="Arial Narrow" w:cs="Arial"/>
                <w:color w:val="000000"/>
                <w:sz w:val="20"/>
                <w:szCs w:val="20"/>
                <w:highlight w:val="green"/>
                <w:lang w:val="es-PE" w:eastAsia="es-PE"/>
              </w:rPr>
            </w:pPr>
            <w:r w:rsidRPr="00F94FE3">
              <w:rPr>
                <w:rFonts w:ascii="Arial Narrow" w:hAnsi="Arial Narrow" w:cs="Arial"/>
                <w:color w:val="000000"/>
                <w:sz w:val="20"/>
                <w:szCs w:val="20"/>
                <w:highlight w:val="green"/>
                <w:lang w:val="es-PE" w:eastAsia="es-PE"/>
              </w:rPr>
              <w:t>19</w:t>
            </w:r>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F94FE3" w:rsidRPr="00F94FE3" w:rsidRDefault="00F94FE3" w:rsidP="00FA455D">
            <w:pPr>
              <w:jc w:val="left"/>
              <w:rPr>
                <w:rFonts w:ascii="Arial Narrow" w:hAnsi="Arial Narrow"/>
                <w:sz w:val="20"/>
                <w:szCs w:val="20"/>
                <w:highlight w:val="green"/>
              </w:rPr>
            </w:pPr>
            <w:r w:rsidRPr="00F94FE3">
              <w:rPr>
                <w:rFonts w:ascii="Arial Narrow" w:hAnsi="Arial Narrow" w:cs="Arial"/>
                <w:i/>
                <w:sz w:val="20"/>
                <w:szCs w:val="20"/>
                <w:highlight w:val="green"/>
              </w:rPr>
              <w:t>Sr. Contribuyente, en el periodo xx/xxxx&lt;mostrar</w:t>
            </w:r>
            <w:r w:rsidRPr="00F94FE3">
              <w:rPr>
                <w:rFonts w:ascii="Arial Narrow" w:hAnsi="Arial Narrow"/>
                <w:i/>
                <w:sz w:val="20"/>
                <w:szCs w:val="20"/>
                <w:highlight w:val="green"/>
              </w:rPr>
              <w:t xml:space="preserve"> el periodo tributario de la Declaración</w:t>
            </w:r>
            <w:r w:rsidRPr="00F94FE3">
              <w:rPr>
                <w:rFonts w:ascii="Arial Narrow" w:hAnsi="Arial Narrow" w:cs="Arial"/>
                <w:i/>
                <w:sz w:val="20"/>
                <w:szCs w:val="20"/>
                <w:highlight w:val="green"/>
              </w:rPr>
              <w:t xml:space="preserve">&gt; usted no se encuentra afecto al Régimen </w:t>
            </w:r>
            <w:r w:rsidRPr="00F94FE3">
              <w:rPr>
                <w:rFonts w:ascii="Arial Narrow" w:hAnsi="Arial Narrow" w:cs="Arial"/>
                <w:bCs/>
                <w:i/>
                <w:sz w:val="20"/>
                <w:szCs w:val="20"/>
                <w:highlight w:val="green"/>
                <w:lang w:val="es-PE"/>
              </w:rPr>
              <w:t>Agrario</w:t>
            </w:r>
            <w:r w:rsidRPr="00F94FE3">
              <w:rPr>
                <w:rFonts w:ascii="Arial Narrow" w:hAnsi="Arial Narrow" w:cs="Arial"/>
                <w:i/>
                <w:sz w:val="20"/>
                <w:szCs w:val="20"/>
                <w:highlight w:val="green"/>
              </w:rPr>
              <w:t xml:space="preserve">/Acuicultura/Cooperativas Agrarias. Recuerde que, para </w:t>
            </w:r>
            <w:r w:rsidRPr="00F94FE3">
              <w:rPr>
                <w:rFonts w:ascii="Arial Narrow" w:hAnsi="Arial Narrow" w:cs="Arial"/>
                <w:i/>
                <w:sz w:val="20"/>
                <w:szCs w:val="20"/>
                <w:highlight w:val="green"/>
                <w:shd w:val="clear" w:color="auto" w:fill="FFFFFF"/>
              </w:rPr>
              <w:t xml:space="preserve">el acogimiento a los beneficios de la Ley de Promoción del Sector Agrario, debe presentar </w:t>
            </w:r>
            <w:r w:rsidRPr="00F94FE3">
              <w:rPr>
                <w:rFonts w:ascii="Arial Narrow" w:hAnsi="Arial Narrow" w:cs="Arial"/>
                <w:i/>
                <w:sz w:val="20"/>
                <w:szCs w:val="20"/>
                <w:highlight w:val="green"/>
              </w:rPr>
              <w:t xml:space="preserve"> el Formulario Nº 4888 - Declaración Jurada de Acogimiento a los beneficios tributarios de la Ley de promoción del sector agrario y de la Ley de promoción y desarrollo de la acuicultura</w:t>
            </w:r>
          </w:p>
        </w:tc>
        <w:tc>
          <w:tcPr>
            <w:tcW w:w="1061" w:type="dxa"/>
            <w:tcBorders>
              <w:top w:val="single" w:sz="4" w:space="0" w:color="auto"/>
              <w:left w:val="nil"/>
              <w:bottom w:val="single" w:sz="4" w:space="0" w:color="auto"/>
              <w:right w:val="single" w:sz="4" w:space="0" w:color="auto"/>
            </w:tcBorders>
          </w:tcPr>
          <w:p w:rsidR="00F94FE3" w:rsidRPr="00F94FE3" w:rsidRDefault="00F94FE3" w:rsidP="00AA0307">
            <w:pPr>
              <w:jc w:val="left"/>
              <w:rPr>
                <w:rFonts w:ascii="Arial Narrow" w:hAnsi="Arial Narrow"/>
                <w:sz w:val="20"/>
                <w:szCs w:val="20"/>
                <w:highlight w:val="green"/>
              </w:rPr>
            </w:pPr>
            <w:r w:rsidRPr="00F94FE3">
              <w:rPr>
                <w:rFonts w:ascii="Arial Narrow" w:hAnsi="Arial Narrow"/>
                <w:sz w:val="20"/>
                <w:szCs w:val="20"/>
                <w:highlight w:val="green"/>
              </w:rPr>
              <w:t>42219</w:t>
            </w:r>
          </w:p>
        </w:tc>
      </w:tr>
      <w:tr w:rsidR="00811D88" w:rsidRPr="00DE5643" w:rsidTr="008401D1">
        <w:trPr>
          <w:trHeight w:val="300"/>
          <w:ins w:id="844" w:author="Cilliani Delgado Becker Carlos" w:date="2018-09-06T17:12:00Z"/>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811D88" w:rsidRPr="00F94FE3" w:rsidRDefault="00811D88" w:rsidP="00FA455D">
            <w:pPr>
              <w:jc w:val="center"/>
              <w:rPr>
                <w:ins w:id="845" w:author="Cilliani Delgado Becker Carlos" w:date="2018-09-06T17:12:00Z"/>
                <w:rFonts w:ascii="Arial Narrow" w:hAnsi="Arial Narrow" w:cs="Arial"/>
                <w:color w:val="000000"/>
                <w:sz w:val="20"/>
                <w:szCs w:val="20"/>
                <w:highlight w:val="green"/>
                <w:lang w:val="es-PE" w:eastAsia="es-PE"/>
              </w:rPr>
            </w:pPr>
            <w:ins w:id="846" w:author="Cilliani Delgado Becker Carlos" w:date="2018-09-06T17:12:00Z">
              <w:r>
                <w:rPr>
                  <w:rFonts w:ascii="Arial Narrow" w:hAnsi="Arial Narrow" w:cs="Arial"/>
                  <w:color w:val="000000"/>
                  <w:sz w:val="20"/>
                  <w:szCs w:val="20"/>
                  <w:highlight w:val="green"/>
                  <w:lang w:val="es-PE" w:eastAsia="es-PE"/>
                </w:rPr>
                <w:t>20</w:t>
              </w:r>
            </w:ins>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811D88" w:rsidRPr="00F94FE3" w:rsidRDefault="00811D88" w:rsidP="00FA455D">
            <w:pPr>
              <w:jc w:val="left"/>
              <w:rPr>
                <w:ins w:id="847" w:author="Cilliani Delgado Becker Carlos" w:date="2018-09-06T17:12:00Z"/>
                <w:rFonts w:ascii="Arial Narrow" w:hAnsi="Arial Narrow" w:cs="Arial"/>
                <w:i/>
                <w:sz w:val="20"/>
                <w:szCs w:val="20"/>
                <w:highlight w:val="green"/>
              </w:rPr>
            </w:pPr>
            <w:ins w:id="848" w:author="Cilliani Delgado Becker Carlos" w:date="2018-09-06T17:12:00Z">
              <w:r w:rsidRPr="00F07345">
                <w:rPr>
                  <w:rFonts w:ascii="Arial Narrow" w:hAnsi="Arial Narrow" w:cs="Arial"/>
                  <w:color w:val="000000"/>
                  <w:sz w:val="20"/>
                  <w:szCs w:val="20"/>
                  <w:lang w:val="es-PE" w:eastAsia="es-PE"/>
                </w:rPr>
                <w:t xml:space="preserve">Declara un periodo tributario distinto a </w:t>
              </w:r>
              <w:r>
                <w:rPr>
                  <w:b/>
                  <w:i/>
                  <w:szCs w:val="20"/>
                  <w:highlight w:val="green"/>
                </w:rPr>
                <w:t>01</w:t>
              </w:r>
              <w:r w:rsidRPr="00AA6793">
                <w:rPr>
                  <w:b/>
                  <w:i/>
                  <w:szCs w:val="20"/>
                  <w:highlight w:val="green"/>
                </w:rPr>
                <w:t>/XXXX</w:t>
              </w:r>
              <w:r w:rsidRPr="00F07345">
                <w:rPr>
                  <w:rFonts w:ascii="Arial Narrow" w:hAnsi="Arial Narrow" w:cs="Arial"/>
                  <w:color w:val="000000"/>
                  <w:sz w:val="20"/>
                  <w:szCs w:val="20"/>
                  <w:lang w:val="es-PE" w:eastAsia="es-PE"/>
                </w:rPr>
                <w:t xml:space="preserve">                                                              </w:t>
              </w:r>
            </w:ins>
          </w:p>
        </w:tc>
        <w:tc>
          <w:tcPr>
            <w:tcW w:w="1061" w:type="dxa"/>
            <w:tcBorders>
              <w:top w:val="single" w:sz="4" w:space="0" w:color="auto"/>
              <w:left w:val="nil"/>
              <w:bottom w:val="single" w:sz="4" w:space="0" w:color="auto"/>
              <w:right w:val="single" w:sz="4" w:space="0" w:color="auto"/>
            </w:tcBorders>
          </w:tcPr>
          <w:p w:rsidR="00811D88" w:rsidRPr="00F94FE3" w:rsidRDefault="00811D88" w:rsidP="00AA0307">
            <w:pPr>
              <w:jc w:val="left"/>
              <w:rPr>
                <w:ins w:id="849" w:author="Cilliani Delgado Becker Carlos" w:date="2018-09-06T17:12:00Z"/>
                <w:rFonts w:ascii="Arial Narrow" w:hAnsi="Arial Narrow"/>
                <w:sz w:val="20"/>
                <w:szCs w:val="20"/>
                <w:highlight w:val="green"/>
              </w:rPr>
            </w:pPr>
            <w:ins w:id="850" w:author="Cilliani Delgado Becker Carlos" w:date="2018-09-06T17:12:00Z">
              <w:r w:rsidRPr="00F94FE3">
                <w:rPr>
                  <w:rFonts w:ascii="Arial Narrow" w:hAnsi="Arial Narrow"/>
                  <w:sz w:val="20"/>
                  <w:szCs w:val="20"/>
                  <w:highlight w:val="green"/>
                </w:rPr>
                <w:t>422</w:t>
              </w:r>
              <w:r>
                <w:rPr>
                  <w:rFonts w:ascii="Arial Narrow" w:hAnsi="Arial Narrow"/>
                  <w:sz w:val="20"/>
                  <w:szCs w:val="20"/>
                  <w:highlight w:val="green"/>
                </w:rPr>
                <w:t>20</w:t>
              </w:r>
            </w:ins>
          </w:p>
        </w:tc>
      </w:tr>
      <w:tr w:rsidR="00811D88" w:rsidRPr="00DE5643" w:rsidTr="008401D1">
        <w:trPr>
          <w:trHeight w:val="300"/>
          <w:ins w:id="851" w:author="Cilliani Delgado Becker Carlos" w:date="2018-09-06T17:05:00Z"/>
        </w:trPr>
        <w:tc>
          <w:tcPr>
            <w:tcW w:w="851" w:type="dxa"/>
            <w:tcBorders>
              <w:top w:val="single" w:sz="4" w:space="0" w:color="auto"/>
              <w:left w:val="single" w:sz="4" w:space="0" w:color="auto"/>
              <w:bottom w:val="single" w:sz="4" w:space="0" w:color="auto"/>
              <w:right w:val="single" w:sz="4" w:space="0" w:color="auto"/>
            </w:tcBorders>
            <w:shd w:val="clear" w:color="auto" w:fill="auto"/>
            <w:noWrap/>
            <w:vAlign w:val="bottom"/>
          </w:tcPr>
          <w:p w:rsidR="00811D88" w:rsidRPr="00F94FE3" w:rsidRDefault="00811D88" w:rsidP="00FA455D">
            <w:pPr>
              <w:jc w:val="center"/>
              <w:rPr>
                <w:ins w:id="852" w:author="Cilliani Delgado Becker Carlos" w:date="2018-09-06T17:05:00Z"/>
                <w:rFonts w:ascii="Arial Narrow" w:hAnsi="Arial Narrow" w:cs="Arial"/>
                <w:color w:val="000000"/>
                <w:sz w:val="20"/>
                <w:szCs w:val="20"/>
                <w:highlight w:val="green"/>
                <w:lang w:val="es-PE" w:eastAsia="es-PE"/>
              </w:rPr>
            </w:pPr>
            <w:ins w:id="853" w:author="Cilliani Delgado Becker Carlos" w:date="2018-09-06T17:06:00Z">
              <w:r>
                <w:rPr>
                  <w:rFonts w:ascii="Arial Narrow" w:hAnsi="Arial Narrow" w:cs="Arial"/>
                  <w:color w:val="000000"/>
                  <w:sz w:val="20"/>
                  <w:szCs w:val="20"/>
                  <w:highlight w:val="green"/>
                  <w:lang w:val="es-PE" w:eastAsia="es-PE"/>
                </w:rPr>
                <w:t>2</w:t>
              </w:r>
            </w:ins>
            <w:ins w:id="854" w:author="Cilliani Delgado Becker Carlos" w:date="2018-09-06T17:12:00Z">
              <w:r>
                <w:rPr>
                  <w:rFonts w:ascii="Arial Narrow" w:hAnsi="Arial Narrow" w:cs="Arial"/>
                  <w:color w:val="000000"/>
                  <w:sz w:val="20"/>
                  <w:szCs w:val="20"/>
                  <w:highlight w:val="green"/>
                  <w:lang w:val="es-PE" w:eastAsia="es-PE"/>
                </w:rPr>
                <w:t>1</w:t>
              </w:r>
            </w:ins>
          </w:p>
        </w:tc>
        <w:tc>
          <w:tcPr>
            <w:tcW w:w="7512" w:type="dxa"/>
            <w:tcBorders>
              <w:top w:val="single" w:sz="4" w:space="0" w:color="auto"/>
              <w:left w:val="nil"/>
              <w:bottom w:val="single" w:sz="4" w:space="0" w:color="auto"/>
              <w:right w:val="single" w:sz="4" w:space="0" w:color="auto"/>
            </w:tcBorders>
            <w:shd w:val="clear" w:color="auto" w:fill="auto"/>
            <w:noWrap/>
            <w:vAlign w:val="bottom"/>
          </w:tcPr>
          <w:p w:rsidR="00811D88" w:rsidRPr="00F94FE3" w:rsidRDefault="00811D88" w:rsidP="00FA455D">
            <w:pPr>
              <w:jc w:val="left"/>
              <w:rPr>
                <w:ins w:id="855" w:author="Cilliani Delgado Becker Carlos" w:date="2018-09-06T17:05:00Z"/>
                <w:rFonts w:ascii="Arial Narrow" w:hAnsi="Arial Narrow" w:cs="Arial"/>
                <w:i/>
                <w:sz w:val="20"/>
                <w:szCs w:val="20"/>
                <w:highlight w:val="green"/>
              </w:rPr>
            </w:pPr>
            <w:ins w:id="856" w:author="Cilliani Delgado Becker Carlos" w:date="2018-09-06T17:09:00Z">
              <w:r w:rsidRPr="00AA6793">
                <w:rPr>
                  <w:rFonts w:cs="Arial"/>
                  <w:b/>
                  <w:bCs/>
                  <w:i/>
                  <w:szCs w:val="20"/>
                  <w:highlight w:val="green"/>
                </w:rPr>
                <w:t xml:space="preserve">El periodo </w:t>
              </w:r>
            </w:ins>
            <w:ins w:id="857" w:author="Cilliani Delgado Becker Carlos" w:date="2018-09-06T17:12:00Z">
              <w:r>
                <w:rPr>
                  <w:rFonts w:cs="Arial"/>
                  <w:b/>
                  <w:bCs/>
                  <w:i/>
                  <w:szCs w:val="20"/>
                  <w:highlight w:val="green"/>
                </w:rPr>
                <w:t>xx/</w:t>
              </w:r>
            </w:ins>
            <w:ins w:id="858" w:author="Cilliani Delgado Becker Carlos" w:date="2018-09-06T17:09:00Z">
              <w:r w:rsidRPr="00AA6793">
                <w:rPr>
                  <w:rFonts w:cs="Arial"/>
                  <w:b/>
                  <w:bCs/>
                  <w:i/>
                  <w:szCs w:val="20"/>
                  <w:highlight w:val="green"/>
                </w:rPr>
                <w:t>xxxx no permite el acogimiento al Régimen MYPE Tributario</w:t>
              </w:r>
            </w:ins>
            <w:ins w:id="859" w:author="Cilliani Delgado Becker Carlos" w:date="2018-09-06T17:06:00Z">
              <w:r w:rsidRPr="00F07345">
                <w:rPr>
                  <w:rFonts w:ascii="Arial Narrow" w:hAnsi="Arial Narrow" w:cs="Arial"/>
                  <w:color w:val="000000"/>
                  <w:sz w:val="20"/>
                  <w:szCs w:val="20"/>
                  <w:lang w:val="es-PE" w:eastAsia="es-PE"/>
                </w:rPr>
                <w:t xml:space="preserve">                                                             </w:t>
              </w:r>
            </w:ins>
          </w:p>
        </w:tc>
        <w:tc>
          <w:tcPr>
            <w:tcW w:w="1061" w:type="dxa"/>
            <w:tcBorders>
              <w:top w:val="single" w:sz="4" w:space="0" w:color="auto"/>
              <w:left w:val="nil"/>
              <w:bottom w:val="single" w:sz="4" w:space="0" w:color="auto"/>
              <w:right w:val="single" w:sz="4" w:space="0" w:color="auto"/>
            </w:tcBorders>
          </w:tcPr>
          <w:p w:rsidR="00811D88" w:rsidRPr="00F94FE3" w:rsidRDefault="00811D88" w:rsidP="00BA2BC0">
            <w:pPr>
              <w:jc w:val="left"/>
              <w:rPr>
                <w:ins w:id="860" w:author="Cilliani Delgado Becker Carlos" w:date="2018-09-06T17:05:00Z"/>
                <w:rFonts w:ascii="Arial Narrow" w:hAnsi="Arial Narrow"/>
                <w:sz w:val="20"/>
                <w:szCs w:val="20"/>
                <w:highlight w:val="green"/>
              </w:rPr>
            </w:pPr>
            <w:ins w:id="861" w:author="Cilliani Delgado Becker Carlos" w:date="2018-09-06T17:06:00Z">
              <w:r w:rsidRPr="00F94FE3">
                <w:rPr>
                  <w:rFonts w:ascii="Arial Narrow" w:hAnsi="Arial Narrow"/>
                  <w:sz w:val="20"/>
                  <w:szCs w:val="20"/>
                  <w:highlight w:val="green"/>
                </w:rPr>
                <w:t>422</w:t>
              </w:r>
              <w:r>
                <w:rPr>
                  <w:rFonts w:ascii="Arial Narrow" w:hAnsi="Arial Narrow"/>
                  <w:sz w:val="20"/>
                  <w:szCs w:val="20"/>
                  <w:highlight w:val="green"/>
                </w:rPr>
                <w:t>2</w:t>
              </w:r>
            </w:ins>
            <w:ins w:id="862" w:author="Cilliani Delgado Becker Carlos" w:date="2018-09-06T17:16:00Z">
              <w:r w:rsidR="00BA2BC0">
                <w:rPr>
                  <w:rFonts w:ascii="Arial Narrow" w:hAnsi="Arial Narrow"/>
                  <w:sz w:val="20"/>
                  <w:szCs w:val="20"/>
                  <w:highlight w:val="green"/>
                </w:rPr>
                <w:t>1</w:t>
              </w:r>
            </w:ins>
          </w:p>
        </w:tc>
      </w:tr>
    </w:tbl>
    <w:p w:rsidR="005C0B62" w:rsidRPr="00AA0307" w:rsidRDefault="005C0B62" w:rsidP="008401D1">
      <w:pPr>
        <w:ind w:left="360"/>
        <w:rPr>
          <w:sz w:val="18"/>
          <w:szCs w:val="18"/>
          <w:lang w:val="es-PE"/>
        </w:rPr>
      </w:pPr>
    </w:p>
    <w:sectPr w:rsidR="005C0B62" w:rsidRPr="00AA0307" w:rsidSect="003236D3">
      <w:pgSz w:w="11907" w:h="16840" w:code="9"/>
      <w:pgMar w:top="1559" w:right="1106" w:bottom="1418" w:left="1418" w:header="709" w:footer="709"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42" w:author="Cilliani Delgado Becker Carlos" w:date="2018-08-20T17:08:00Z" w:initials="CDBC">
    <w:p w:rsidR="00A87080" w:rsidRDefault="00A87080">
      <w:pPr>
        <w:pStyle w:val="Textocomentario"/>
      </w:pPr>
      <w:r>
        <w:rPr>
          <w:rStyle w:val="Refdecomentario"/>
        </w:rPr>
        <w:annotationRef/>
      </w:r>
      <w:r>
        <w:t>Se elimina la validación para regimen agrario.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6F063E3" w15:done="0"/>
  <w15:commentEx w15:paraId="0F34D921" w15:done="0"/>
  <w15:commentEx w15:paraId="797A7C6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6F063E3" w16cid:durableId="1F38C91F"/>
  <w16cid:commentId w16cid:paraId="0F34D921" w16cid:durableId="1F38C920"/>
  <w16cid:commentId w16cid:paraId="797A7C69" w16cid:durableId="1F38C92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94D2B" w:rsidRDefault="00794D2B" w:rsidP="00E9712A">
      <w:r>
        <w:separator/>
      </w:r>
    </w:p>
  </w:endnote>
  <w:endnote w:type="continuationSeparator" w:id="0">
    <w:p w:rsidR="00794D2B" w:rsidRDefault="00794D2B" w:rsidP="00E97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
    <w:panose1 w:val="00000000000000000000"/>
    <w:charset w:val="00"/>
    <w:family w:val="roman"/>
    <w:notTrueType/>
    <w:pitch w:val="default"/>
    <w:sig w:usb0="00000003" w:usb1="00000000" w:usb2="00000000" w:usb3="00000000" w:csb0="00000001" w:csb1="00000000"/>
  </w:font>
  <w:font w:name="Arial,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Monospaced">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080" w:rsidRDefault="00A8708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A87080" w:rsidRDefault="00A87080">
    <w:pPr>
      <w:pStyle w:val="Piedepgin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080" w:rsidRDefault="006D229C">
    <w:pPr>
      <w:pStyle w:val="Piedepgina"/>
      <w:tabs>
        <w:tab w:val="clear" w:pos="4419"/>
        <w:tab w:val="clear" w:pos="8838"/>
      </w:tabs>
      <w:ind w:right="45"/>
      <w:rPr>
        <w:rStyle w:val="Nmerodepgina"/>
      </w:rPr>
    </w:pPr>
    <w:r>
      <w:rPr>
        <w:noProof/>
        <w:lang w:val="es-PE" w:eastAsia="es-PE"/>
      </w:rPr>
      <mc:AlternateContent>
        <mc:Choice Requires="wps">
          <w:drawing>
            <wp:anchor distT="4294967294" distB="4294967294" distL="114300" distR="114300" simplePos="0" relativeHeight="251658240" behindDoc="0" locked="0" layoutInCell="1" allowOverlap="1">
              <wp:simplePos x="0" y="0"/>
              <wp:positionH relativeFrom="column">
                <wp:posOffset>0</wp:posOffset>
              </wp:positionH>
              <wp:positionV relativeFrom="paragraph">
                <wp:posOffset>93344</wp:posOffset>
              </wp:positionV>
              <wp:extent cx="5760085" cy="0"/>
              <wp:effectExtent l="0" t="0" r="1206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7.35pt" to="453.5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"/>
          </w:pict>
        </mc:Fallback>
      </mc:AlternateContent>
    </w:r>
  </w:p>
  <w:p w:rsidR="00A87080" w:rsidRDefault="00A87080">
    <w:pPr>
      <w:pStyle w:val="Piedepgina"/>
      <w:tabs>
        <w:tab w:val="clear" w:pos="4419"/>
        <w:tab w:val="clear" w:pos="8838"/>
        <w:tab w:val="left" w:pos="8820"/>
      </w:tabs>
      <w:ind w:right="45"/>
      <w:jc w:val="both"/>
      <w:rPr>
        <w:sz w:val="18"/>
      </w:rPr>
    </w:pPr>
    <w:r>
      <w:rPr>
        <w:rStyle w:val="Nmerodepgina"/>
        <w:rFonts w:ascii="Arial Narrow" w:hAnsi="Arial Narrow"/>
        <w:sz w:val="18"/>
      </w:rPr>
      <w:t>MDSI  versión 3.0</w:t>
    </w:r>
    <w:r>
      <w:rPr>
        <w:rStyle w:val="Nmerodepgina"/>
        <w:sz w:val="18"/>
      </w:rPr>
      <w:tab/>
    </w:r>
    <w:r>
      <w:rPr>
        <w:rStyle w:val="Nmerodepgina"/>
        <w:rFonts w:ascii="Arial Narrow" w:hAnsi="Arial Narrow"/>
      </w:rPr>
      <w:fldChar w:fldCharType="begin"/>
    </w:r>
    <w:r>
      <w:rPr>
        <w:rStyle w:val="Nmerodepgina"/>
        <w:rFonts w:ascii="Arial Narrow" w:hAnsi="Arial Narrow"/>
      </w:rPr>
      <w:instrText xml:space="preserve"> PAGE </w:instrText>
    </w:r>
    <w:r>
      <w:rPr>
        <w:rStyle w:val="Nmerodepgina"/>
        <w:rFonts w:ascii="Arial Narrow" w:hAnsi="Arial Narrow"/>
      </w:rPr>
      <w:fldChar w:fldCharType="separate"/>
    </w:r>
    <w:r w:rsidR="00E07C3F">
      <w:rPr>
        <w:rStyle w:val="Nmerodepgina"/>
        <w:rFonts w:ascii="Arial Narrow" w:hAnsi="Arial Narrow"/>
        <w:noProof/>
      </w:rPr>
      <w:t>19</w:t>
    </w:r>
    <w:r>
      <w:rPr>
        <w:rStyle w:val="Nmerodepgina"/>
        <w:rFonts w:ascii="Arial Narrow" w:hAnsi="Arial Narrow"/>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94D2B" w:rsidRDefault="00794D2B" w:rsidP="00E9712A">
      <w:r>
        <w:separator/>
      </w:r>
    </w:p>
  </w:footnote>
  <w:footnote w:type="continuationSeparator" w:id="0">
    <w:p w:rsidR="00794D2B" w:rsidRDefault="00794D2B" w:rsidP="00E9712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080" w:rsidRDefault="006D229C" w:rsidP="00586710">
    <w:pPr>
      <w:pStyle w:val="Encabezado"/>
      <w:tabs>
        <w:tab w:val="right" w:pos="9000"/>
      </w:tabs>
    </w:pPr>
    <w:r>
      <w:rPr>
        <w:b/>
        <w:bCs/>
        <w:noProof/>
        <w:sz w:val="20"/>
        <w:szCs w:val="20"/>
        <w:lang w:val="es-PE" w:eastAsia="es-PE"/>
      </w:rPr>
      <mc:AlternateContent>
        <mc:Choice Requires="wps">
          <w:drawing>
            <wp:anchor distT="4294967294" distB="4294967294" distL="114300" distR="114300" simplePos="0" relativeHeight="251657216" behindDoc="0" locked="0" layoutInCell="1" allowOverlap="1">
              <wp:simplePos x="0" y="0"/>
              <wp:positionH relativeFrom="column">
                <wp:posOffset>0</wp:posOffset>
              </wp:positionH>
              <wp:positionV relativeFrom="paragraph">
                <wp:posOffset>287019</wp:posOffset>
              </wp:positionV>
              <wp:extent cx="5760085" cy="0"/>
              <wp:effectExtent l="0" t="0" r="12065" b="19050"/>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id="Line 1" o:spid="_x0000_s1026" style="position:absolute;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0,22.6pt" to="453.55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"/>
          </w:pict>
        </mc:Fallback>
      </mc:AlternateContent>
    </w:r>
    <w:r w:rsidR="00A87080">
      <w:rPr>
        <w:b/>
        <w:bCs/>
        <w:noProof/>
        <w:sz w:val="20"/>
        <w:szCs w:val="20"/>
        <w:lang w:val="es-PE" w:eastAsia="es-PE"/>
      </w:rPr>
      <w:drawing>
        <wp:inline distT="0" distB="0" distL="0" distR="0">
          <wp:extent cx="690245" cy="180975"/>
          <wp:effectExtent l="0" t="0" r="0" b="9525"/>
          <wp:docPr id="2" name="Imagen 2" descr="SU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UNA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0245" cy="180975"/>
                  </a:xfrm>
                  <a:prstGeom prst="rect">
                    <a:avLst/>
                  </a:prstGeom>
                  <a:noFill/>
                  <a:ln>
                    <a:noFill/>
                  </a:ln>
                </pic:spPr>
              </pic:pic>
            </a:graphicData>
          </a:graphic>
        </wp:inline>
      </w:drawing>
    </w:r>
    <w:r w:rsidR="00A87080">
      <w:rPr>
        <w:rStyle w:val="Nmerodepgina"/>
        <w:sz w:val="16"/>
      </w:rPr>
      <w:t xml:space="preserve"> </w:t>
    </w:r>
    <w:r w:rsidR="00A87080">
      <w:rPr>
        <w:rStyle w:val="Nmerodepgina"/>
        <w:sz w:val="16"/>
      </w:rPr>
      <w:tab/>
    </w:r>
    <w:r w:rsidR="00A87080" w:rsidRPr="002B10DF">
      <w:rPr>
        <w:sz w:val="18"/>
        <w:szCs w:val="20"/>
      </w:rPr>
      <w:t>P_SNADE002-25 Paquete Cero - Validación de Cambio de Régimen del RUC</w:t>
    </w:r>
  </w:p>
  <w:p w:rsidR="00A87080" w:rsidRDefault="00A87080" w:rsidP="00586710">
    <w:pPr>
      <w:pStyle w:val="Encabezado"/>
      <w:tabs>
        <w:tab w:val="right" w:pos="9000"/>
      </w:tabs>
    </w:pPr>
  </w:p>
  <w:p w:rsidR="00A87080" w:rsidRDefault="00A87080">
    <w:pPr>
      <w:pStyle w:val="Encabezado"/>
      <w:tabs>
        <w:tab w:val="right" w:pos="9000"/>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080" w:rsidRDefault="00A87080">
    <w:pPr>
      <w:pStyle w:val="Encabezado"/>
      <w:ind w:right="360"/>
      <w:rPr>
        <w:sz w:val="16"/>
        <w:lang w:val="es-ES_tradnl"/>
      </w:rPr>
    </w:pPr>
  </w:p>
  <w:p w:rsidR="00A87080" w:rsidRDefault="00A87080">
    <w:pPr>
      <w:pStyle w:val="Encabezado"/>
      <w:ind w:right="360"/>
      <w:rPr>
        <w:lang w:val="es-ES_tradnl"/>
      </w:rPr>
    </w:pPr>
  </w:p>
  <w:p w:rsidR="00A87080" w:rsidRDefault="00A87080">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080" w:rsidRDefault="00A87080"/>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080" w:rsidRDefault="00A87080"/>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87080" w:rsidRDefault="00A8708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43E62F00"/>
    <w:lvl w:ilvl="0">
      <w:start w:val="1"/>
      <w:numFmt w:val="decimal"/>
      <w:pStyle w:val="Listaconnmeros"/>
      <w:lvlText w:val="%1."/>
      <w:lvlJc w:val="left"/>
      <w:pPr>
        <w:tabs>
          <w:tab w:val="num" w:pos="360"/>
        </w:tabs>
        <w:ind w:left="360" w:hanging="360"/>
      </w:pPr>
    </w:lvl>
  </w:abstractNum>
  <w:abstractNum w:abstractNumId="1">
    <w:nsid w:val="01F53BD1"/>
    <w:multiLevelType w:val="hybridMultilevel"/>
    <w:tmpl w:val="10F4D726"/>
    <w:lvl w:ilvl="0" w:tplc="FC201C5A">
      <w:start w:val="1"/>
      <w:numFmt w:val="lowerLetter"/>
      <w:lvlText w:val="%1."/>
      <w:lvlJc w:val="left"/>
      <w:pPr>
        <w:ind w:left="720" w:hanging="360"/>
      </w:pPr>
      <w:rPr>
        <w:rFonts w:ascii="Arial" w:hAnsi="Arial" w:cs="Times New Roman"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nsid w:val="050E16DC"/>
    <w:multiLevelType w:val="hybridMultilevel"/>
    <w:tmpl w:val="2EA82B18"/>
    <w:lvl w:ilvl="0" w:tplc="080A000D">
      <w:start w:val="1"/>
      <w:numFmt w:val="bullet"/>
      <w:lvlText w:val=""/>
      <w:lvlJc w:val="left"/>
      <w:pPr>
        <w:ind w:left="720" w:hanging="360"/>
      </w:pPr>
      <w:rPr>
        <w:rFonts w:ascii="Wingdings" w:hAnsi="Wingdings" w:hint="default"/>
      </w:rPr>
    </w:lvl>
    <w:lvl w:ilvl="1" w:tplc="080A000D">
      <w:start w:val="1"/>
      <w:numFmt w:val="bullet"/>
      <w:lvlText w:val=""/>
      <w:lvlJc w:val="left"/>
      <w:pPr>
        <w:ind w:left="1440" w:hanging="360"/>
      </w:pPr>
      <w:rPr>
        <w:rFonts w:ascii="Wingdings" w:hAnsi="Wingdings"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06F766D6"/>
    <w:multiLevelType w:val="hybridMultilevel"/>
    <w:tmpl w:val="C1FC63C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nsid w:val="076F52E6"/>
    <w:multiLevelType w:val="hybridMultilevel"/>
    <w:tmpl w:val="7A6AB598"/>
    <w:lvl w:ilvl="0" w:tplc="3C724B1C">
      <w:start w:val="1"/>
      <w:numFmt w:val="decimal"/>
      <w:lvlText w:val="%1."/>
      <w:lvlJc w:val="left"/>
      <w:pPr>
        <w:ind w:left="720" w:hanging="360"/>
      </w:pPr>
      <w:rPr>
        <w:rFonts w:hint="default"/>
        <w:strike w:val="0"/>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9FF2F87"/>
    <w:multiLevelType w:val="hybridMultilevel"/>
    <w:tmpl w:val="B3A098DE"/>
    <w:lvl w:ilvl="0" w:tplc="080A000D">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nsid w:val="0E1E4FDB"/>
    <w:multiLevelType w:val="hybridMultilevel"/>
    <w:tmpl w:val="63BEC676"/>
    <w:lvl w:ilvl="0" w:tplc="6BD42C7E">
      <w:start w:val="1"/>
      <w:numFmt w:val="lowerLetter"/>
      <w:lvlText w:val="%1."/>
      <w:lvlJc w:val="left"/>
      <w:pPr>
        <w:ind w:left="720" w:hanging="360"/>
      </w:pPr>
      <w:rPr>
        <w:rFonts w:ascii="Arial" w:hAnsi="Arial" w:cs="Times New Roman"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nsid w:val="0F752C6B"/>
    <w:multiLevelType w:val="hybridMultilevel"/>
    <w:tmpl w:val="785604D2"/>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8">
    <w:nsid w:val="12B43219"/>
    <w:multiLevelType w:val="hybridMultilevel"/>
    <w:tmpl w:val="F16E8F64"/>
    <w:lvl w:ilvl="0" w:tplc="584E4100">
      <w:start w:val="10"/>
      <w:numFmt w:val="bullet"/>
      <w:lvlText w:val="-"/>
      <w:lvlJc w:val="left"/>
      <w:pPr>
        <w:ind w:left="720" w:hanging="360"/>
      </w:pPr>
      <w:rPr>
        <w:rFonts w:ascii="Arial" w:eastAsia="Times New Roman" w:hAnsi="Arial" w:cs="Arial" w:hint="default"/>
        <w:sz w:val="20"/>
        <w:szCs w:val="20"/>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17303626"/>
    <w:multiLevelType w:val="hybridMultilevel"/>
    <w:tmpl w:val="336031DA"/>
    <w:lvl w:ilvl="0" w:tplc="08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18884B99"/>
    <w:multiLevelType w:val="hybridMultilevel"/>
    <w:tmpl w:val="78CCBA0C"/>
    <w:lvl w:ilvl="0" w:tplc="06924AF4">
      <w:start w:val="1"/>
      <w:numFmt w:val="lowerLetter"/>
      <w:pStyle w:val="Ttulo4"/>
      <w:lvlText w:val="%1."/>
      <w:lvlJc w:val="left"/>
      <w:pPr>
        <w:ind w:left="1222" w:hanging="360"/>
      </w:pPr>
      <w:rPr>
        <w:rFonts w:hint="default"/>
      </w:rPr>
    </w:lvl>
    <w:lvl w:ilvl="1" w:tplc="280A0019">
      <w:start w:val="1"/>
      <w:numFmt w:val="lowerLetter"/>
      <w:lvlText w:val="%2."/>
      <w:lvlJc w:val="left"/>
      <w:pPr>
        <w:ind w:left="1942" w:hanging="360"/>
      </w:pPr>
    </w:lvl>
    <w:lvl w:ilvl="2" w:tplc="280A001B">
      <w:start w:val="1"/>
      <w:numFmt w:val="lowerRoman"/>
      <w:lvlText w:val="%3."/>
      <w:lvlJc w:val="right"/>
      <w:pPr>
        <w:ind w:left="2662" w:hanging="180"/>
      </w:pPr>
    </w:lvl>
    <w:lvl w:ilvl="3" w:tplc="280A000F">
      <w:start w:val="1"/>
      <w:numFmt w:val="decimal"/>
      <w:lvlText w:val="%4."/>
      <w:lvlJc w:val="left"/>
      <w:pPr>
        <w:ind w:left="3382" w:hanging="360"/>
      </w:pPr>
    </w:lvl>
    <w:lvl w:ilvl="4" w:tplc="280A0019" w:tentative="1">
      <w:start w:val="1"/>
      <w:numFmt w:val="lowerLetter"/>
      <w:lvlText w:val="%5."/>
      <w:lvlJc w:val="left"/>
      <w:pPr>
        <w:ind w:left="4102" w:hanging="360"/>
      </w:pPr>
    </w:lvl>
    <w:lvl w:ilvl="5" w:tplc="280A001B" w:tentative="1">
      <w:start w:val="1"/>
      <w:numFmt w:val="lowerRoman"/>
      <w:lvlText w:val="%6."/>
      <w:lvlJc w:val="right"/>
      <w:pPr>
        <w:ind w:left="4822" w:hanging="180"/>
      </w:pPr>
    </w:lvl>
    <w:lvl w:ilvl="6" w:tplc="280A000F" w:tentative="1">
      <w:start w:val="1"/>
      <w:numFmt w:val="decimal"/>
      <w:lvlText w:val="%7."/>
      <w:lvlJc w:val="left"/>
      <w:pPr>
        <w:ind w:left="5542" w:hanging="360"/>
      </w:pPr>
    </w:lvl>
    <w:lvl w:ilvl="7" w:tplc="280A0019" w:tentative="1">
      <w:start w:val="1"/>
      <w:numFmt w:val="lowerLetter"/>
      <w:lvlText w:val="%8."/>
      <w:lvlJc w:val="left"/>
      <w:pPr>
        <w:ind w:left="6262" w:hanging="360"/>
      </w:pPr>
    </w:lvl>
    <w:lvl w:ilvl="8" w:tplc="280A001B" w:tentative="1">
      <w:start w:val="1"/>
      <w:numFmt w:val="lowerRoman"/>
      <w:lvlText w:val="%9."/>
      <w:lvlJc w:val="right"/>
      <w:pPr>
        <w:ind w:left="6982" w:hanging="180"/>
      </w:pPr>
    </w:lvl>
  </w:abstractNum>
  <w:abstractNum w:abstractNumId="11">
    <w:nsid w:val="18923D7E"/>
    <w:multiLevelType w:val="hybridMultilevel"/>
    <w:tmpl w:val="98C0797A"/>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nsid w:val="19B975E8"/>
    <w:multiLevelType w:val="hybridMultilevel"/>
    <w:tmpl w:val="7FAA43EA"/>
    <w:lvl w:ilvl="0" w:tplc="23109166">
      <w:start w:val="1"/>
      <w:numFmt w:val="decimal"/>
      <w:lvlText w:val="%1."/>
      <w:lvlJc w:val="left"/>
      <w:pPr>
        <w:tabs>
          <w:tab w:val="num" w:pos="1494"/>
        </w:tabs>
        <w:ind w:left="1494" w:hanging="360"/>
      </w:pPr>
      <w:rPr>
        <w:rFonts w:hint="default"/>
      </w:rPr>
    </w:lvl>
    <w:lvl w:ilvl="1" w:tplc="0C0A0019">
      <w:start w:val="1"/>
      <w:numFmt w:val="lowerLetter"/>
      <w:lvlText w:val="%2."/>
      <w:lvlJc w:val="left"/>
      <w:pPr>
        <w:tabs>
          <w:tab w:val="num" w:pos="2214"/>
        </w:tabs>
        <w:ind w:left="2214" w:hanging="360"/>
      </w:pPr>
    </w:lvl>
    <w:lvl w:ilvl="2" w:tplc="0C0A001B">
      <w:start w:val="1"/>
      <w:numFmt w:val="lowerRoman"/>
      <w:lvlText w:val="%3."/>
      <w:lvlJc w:val="right"/>
      <w:pPr>
        <w:tabs>
          <w:tab w:val="num" w:pos="2934"/>
        </w:tabs>
        <w:ind w:left="2934" w:hanging="180"/>
      </w:pPr>
    </w:lvl>
    <w:lvl w:ilvl="3" w:tplc="0C0A000F">
      <w:start w:val="1"/>
      <w:numFmt w:val="decimal"/>
      <w:lvlText w:val="%4."/>
      <w:lvlJc w:val="left"/>
      <w:pPr>
        <w:tabs>
          <w:tab w:val="num" w:pos="3654"/>
        </w:tabs>
        <w:ind w:left="3654" w:hanging="360"/>
      </w:pPr>
    </w:lvl>
    <w:lvl w:ilvl="4" w:tplc="0C0A0019">
      <w:start w:val="1"/>
      <w:numFmt w:val="lowerLetter"/>
      <w:lvlText w:val="%5."/>
      <w:lvlJc w:val="left"/>
      <w:pPr>
        <w:tabs>
          <w:tab w:val="num" w:pos="4374"/>
        </w:tabs>
        <w:ind w:left="4374" w:hanging="360"/>
      </w:pPr>
    </w:lvl>
    <w:lvl w:ilvl="5" w:tplc="0C0A001B" w:tentative="1">
      <w:start w:val="1"/>
      <w:numFmt w:val="lowerRoman"/>
      <w:lvlText w:val="%6."/>
      <w:lvlJc w:val="right"/>
      <w:pPr>
        <w:tabs>
          <w:tab w:val="num" w:pos="5094"/>
        </w:tabs>
        <w:ind w:left="5094" w:hanging="180"/>
      </w:pPr>
    </w:lvl>
    <w:lvl w:ilvl="6" w:tplc="0C0A000F" w:tentative="1">
      <w:start w:val="1"/>
      <w:numFmt w:val="decimal"/>
      <w:lvlText w:val="%7."/>
      <w:lvlJc w:val="left"/>
      <w:pPr>
        <w:tabs>
          <w:tab w:val="num" w:pos="5814"/>
        </w:tabs>
        <w:ind w:left="5814" w:hanging="360"/>
      </w:pPr>
    </w:lvl>
    <w:lvl w:ilvl="7" w:tplc="0C0A0019" w:tentative="1">
      <w:start w:val="1"/>
      <w:numFmt w:val="lowerLetter"/>
      <w:lvlText w:val="%8."/>
      <w:lvlJc w:val="left"/>
      <w:pPr>
        <w:tabs>
          <w:tab w:val="num" w:pos="6534"/>
        </w:tabs>
        <w:ind w:left="6534" w:hanging="360"/>
      </w:pPr>
    </w:lvl>
    <w:lvl w:ilvl="8" w:tplc="0C0A001B" w:tentative="1">
      <w:start w:val="1"/>
      <w:numFmt w:val="lowerRoman"/>
      <w:lvlText w:val="%9."/>
      <w:lvlJc w:val="right"/>
      <w:pPr>
        <w:tabs>
          <w:tab w:val="num" w:pos="7254"/>
        </w:tabs>
        <w:ind w:left="7254" w:hanging="180"/>
      </w:pPr>
    </w:lvl>
  </w:abstractNum>
  <w:abstractNum w:abstractNumId="13">
    <w:nsid w:val="1F1A4ED5"/>
    <w:multiLevelType w:val="hybridMultilevel"/>
    <w:tmpl w:val="9EB0464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nsid w:val="1FF077E4"/>
    <w:multiLevelType w:val="hybridMultilevel"/>
    <w:tmpl w:val="834208EE"/>
    <w:lvl w:ilvl="0" w:tplc="280A000B">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5">
    <w:nsid w:val="230B0CE8"/>
    <w:multiLevelType w:val="hybridMultilevel"/>
    <w:tmpl w:val="8F02ADF0"/>
    <w:lvl w:ilvl="0" w:tplc="280A0019">
      <w:start w:val="2"/>
      <w:numFmt w:val="lowerLetter"/>
      <w:lvlText w:val="%1."/>
      <w:lvlJc w:val="left"/>
      <w:pPr>
        <w:ind w:left="720" w:hanging="360"/>
      </w:pPr>
      <w:rPr>
        <w:rFonts w:hint="default"/>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nsid w:val="235072B3"/>
    <w:multiLevelType w:val="hybridMultilevel"/>
    <w:tmpl w:val="EE305E3C"/>
    <w:lvl w:ilvl="0" w:tplc="B6B0065E">
      <w:start w:val="1"/>
      <w:numFmt w:val="decimal"/>
      <w:lvlText w:val="%1."/>
      <w:lvlJc w:val="left"/>
      <w:pPr>
        <w:tabs>
          <w:tab w:val="num" w:pos="720"/>
        </w:tabs>
        <w:ind w:left="720" w:hanging="360"/>
      </w:pPr>
      <w:rPr>
        <w:rFonts w:hint="default"/>
        <w:b w:val="0"/>
        <w:i/>
        <w:color w:val="339966"/>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nsid w:val="24C85184"/>
    <w:multiLevelType w:val="hybridMultilevel"/>
    <w:tmpl w:val="1186C310"/>
    <w:lvl w:ilvl="0" w:tplc="080A000D">
      <w:start w:val="1"/>
      <w:numFmt w:val="bullet"/>
      <w:lvlText w:val=""/>
      <w:lvlJc w:val="left"/>
      <w:pPr>
        <w:ind w:left="1076" w:hanging="360"/>
      </w:pPr>
      <w:rPr>
        <w:rFonts w:ascii="Wingdings" w:hAnsi="Wingdings" w:hint="default"/>
      </w:rPr>
    </w:lvl>
    <w:lvl w:ilvl="1" w:tplc="0C0A0003" w:tentative="1">
      <w:start w:val="1"/>
      <w:numFmt w:val="bullet"/>
      <w:lvlText w:val="o"/>
      <w:lvlJc w:val="left"/>
      <w:pPr>
        <w:ind w:left="1796" w:hanging="360"/>
      </w:pPr>
      <w:rPr>
        <w:rFonts w:ascii="Courier New" w:hAnsi="Courier New" w:cs="Courier New" w:hint="default"/>
      </w:rPr>
    </w:lvl>
    <w:lvl w:ilvl="2" w:tplc="0C0A0005" w:tentative="1">
      <w:start w:val="1"/>
      <w:numFmt w:val="bullet"/>
      <w:lvlText w:val=""/>
      <w:lvlJc w:val="left"/>
      <w:pPr>
        <w:ind w:left="2516" w:hanging="360"/>
      </w:pPr>
      <w:rPr>
        <w:rFonts w:ascii="Wingdings" w:hAnsi="Wingdings" w:hint="default"/>
      </w:rPr>
    </w:lvl>
    <w:lvl w:ilvl="3" w:tplc="0C0A0001" w:tentative="1">
      <w:start w:val="1"/>
      <w:numFmt w:val="bullet"/>
      <w:lvlText w:val=""/>
      <w:lvlJc w:val="left"/>
      <w:pPr>
        <w:ind w:left="3236" w:hanging="360"/>
      </w:pPr>
      <w:rPr>
        <w:rFonts w:ascii="Symbol" w:hAnsi="Symbol" w:hint="default"/>
      </w:rPr>
    </w:lvl>
    <w:lvl w:ilvl="4" w:tplc="0C0A0003" w:tentative="1">
      <w:start w:val="1"/>
      <w:numFmt w:val="bullet"/>
      <w:lvlText w:val="o"/>
      <w:lvlJc w:val="left"/>
      <w:pPr>
        <w:ind w:left="3956" w:hanging="360"/>
      </w:pPr>
      <w:rPr>
        <w:rFonts w:ascii="Courier New" w:hAnsi="Courier New" w:cs="Courier New" w:hint="default"/>
      </w:rPr>
    </w:lvl>
    <w:lvl w:ilvl="5" w:tplc="0C0A0005" w:tentative="1">
      <w:start w:val="1"/>
      <w:numFmt w:val="bullet"/>
      <w:lvlText w:val=""/>
      <w:lvlJc w:val="left"/>
      <w:pPr>
        <w:ind w:left="4676" w:hanging="360"/>
      </w:pPr>
      <w:rPr>
        <w:rFonts w:ascii="Wingdings" w:hAnsi="Wingdings" w:hint="default"/>
      </w:rPr>
    </w:lvl>
    <w:lvl w:ilvl="6" w:tplc="0C0A0001" w:tentative="1">
      <w:start w:val="1"/>
      <w:numFmt w:val="bullet"/>
      <w:lvlText w:val=""/>
      <w:lvlJc w:val="left"/>
      <w:pPr>
        <w:ind w:left="5396" w:hanging="360"/>
      </w:pPr>
      <w:rPr>
        <w:rFonts w:ascii="Symbol" w:hAnsi="Symbol" w:hint="default"/>
      </w:rPr>
    </w:lvl>
    <w:lvl w:ilvl="7" w:tplc="0C0A0003" w:tentative="1">
      <w:start w:val="1"/>
      <w:numFmt w:val="bullet"/>
      <w:lvlText w:val="o"/>
      <w:lvlJc w:val="left"/>
      <w:pPr>
        <w:ind w:left="6116" w:hanging="360"/>
      </w:pPr>
      <w:rPr>
        <w:rFonts w:ascii="Courier New" w:hAnsi="Courier New" w:cs="Courier New" w:hint="default"/>
      </w:rPr>
    </w:lvl>
    <w:lvl w:ilvl="8" w:tplc="0C0A0005" w:tentative="1">
      <w:start w:val="1"/>
      <w:numFmt w:val="bullet"/>
      <w:lvlText w:val=""/>
      <w:lvlJc w:val="left"/>
      <w:pPr>
        <w:ind w:left="6836" w:hanging="360"/>
      </w:pPr>
      <w:rPr>
        <w:rFonts w:ascii="Wingdings" w:hAnsi="Wingdings" w:hint="default"/>
      </w:rPr>
    </w:lvl>
  </w:abstractNum>
  <w:abstractNum w:abstractNumId="18">
    <w:nsid w:val="263C0CCD"/>
    <w:multiLevelType w:val="hybridMultilevel"/>
    <w:tmpl w:val="819EFEFE"/>
    <w:lvl w:ilvl="0" w:tplc="08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nsid w:val="2A6105BB"/>
    <w:multiLevelType w:val="hybridMultilevel"/>
    <w:tmpl w:val="0E24C866"/>
    <w:lvl w:ilvl="0" w:tplc="7F3CA192">
      <w:start w:val="1"/>
      <w:numFmt w:val="lowerLetter"/>
      <w:lvlText w:val="%1."/>
      <w:lvlJc w:val="left"/>
      <w:pPr>
        <w:ind w:left="720" w:hanging="360"/>
      </w:pPr>
      <w:rPr>
        <w:rFonts w:ascii="Arial" w:hAnsi="Arial" w:cs="Times New Roman" w:hint="default"/>
        <w:b/>
        <w:strike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nsid w:val="2B8A1A3A"/>
    <w:multiLevelType w:val="hybridMultilevel"/>
    <w:tmpl w:val="9AD09C78"/>
    <w:lvl w:ilvl="0" w:tplc="280A001B">
      <w:start w:val="1"/>
      <w:numFmt w:val="lowerRoman"/>
      <w:lvlText w:val="%1."/>
      <w:lvlJc w:val="righ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21">
    <w:nsid w:val="2B9E133D"/>
    <w:multiLevelType w:val="hybridMultilevel"/>
    <w:tmpl w:val="87FC6D64"/>
    <w:lvl w:ilvl="0" w:tplc="C388C0E8">
      <w:numFmt w:val="bullet"/>
      <w:lvlText w:val="-"/>
      <w:lvlJc w:val="left"/>
      <w:pPr>
        <w:ind w:left="360" w:hanging="360"/>
      </w:pPr>
      <w:rPr>
        <w:rFonts w:ascii="Arial" w:eastAsia="Times New Roman" w:hAnsi="Arial" w:cs="Arial" w:hint="default"/>
      </w:rPr>
    </w:lvl>
    <w:lvl w:ilvl="1" w:tplc="280A0003">
      <w:start w:val="1"/>
      <w:numFmt w:val="bullet"/>
      <w:lvlText w:val="o"/>
      <w:lvlJc w:val="left"/>
      <w:pPr>
        <w:ind w:left="1080" w:hanging="360"/>
      </w:pPr>
      <w:rPr>
        <w:rFonts w:ascii="Courier New" w:hAnsi="Courier New" w:cs="Courier New" w:hint="default"/>
      </w:rPr>
    </w:lvl>
    <w:lvl w:ilvl="2" w:tplc="280A0005">
      <w:start w:val="1"/>
      <w:numFmt w:val="bullet"/>
      <w:lvlText w:val=""/>
      <w:lvlJc w:val="left"/>
      <w:pPr>
        <w:ind w:left="1800" w:hanging="360"/>
      </w:pPr>
      <w:rPr>
        <w:rFonts w:ascii="Wingdings" w:hAnsi="Wingdings" w:hint="default"/>
      </w:rPr>
    </w:lvl>
    <w:lvl w:ilvl="3" w:tplc="280A000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2">
    <w:nsid w:val="2F632355"/>
    <w:multiLevelType w:val="hybridMultilevel"/>
    <w:tmpl w:val="51B88D88"/>
    <w:lvl w:ilvl="0" w:tplc="280A0017">
      <w:start w:val="1"/>
      <w:numFmt w:val="lowerLetter"/>
      <w:lvlText w:val="%1)"/>
      <w:lvlJc w:val="left"/>
      <w:pPr>
        <w:ind w:left="360" w:hanging="360"/>
      </w:pPr>
    </w:lvl>
    <w:lvl w:ilvl="1" w:tplc="280A0019">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3">
    <w:nsid w:val="333369FE"/>
    <w:multiLevelType w:val="hybridMultilevel"/>
    <w:tmpl w:val="CED8DEAE"/>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nsid w:val="37661293"/>
    <w:multiLevelType w:val="multilevel"/>
    <w:tmpl w:val="280A001F"/>
    <w:styleLink w:val="Estilo1"/>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nsid w:val="37B0212D"/>
    <w:multiLevelType w:val="hybridMultilevel"/>
    <w:tmpl w:val="0C9AB792"/>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nsid w:val="3B0E46DD"/>
    <w:multiLevelType w:val="hybridMultilevel"/>
    <w:tmpl w:val="AF5CF13A"/>
    <w:lvl w:ilvl="0" w:tplc="701E97D8">
      <w:start w:val="1"/>
      <w:numFmt w:val="decimal"/>
      <w:lvlText w:val="%1."/>
      <w:lvlJc w:val="left"/>
      <w:pPr>
        <w:ind w:left="720" w:hanging="360"/>
      </w:pPr>
      <w:rPr>
        <w:rFonts w:hint="default"/>
        <w:strike w:val="0"/>
      </w:rPr>
    </w:lvl>
    <w:lvl w:ilvl="1" w:tplc="28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nsid w:val="3C204601"/>
    <w:multiLevelType w:val="hybridMultilevel"/>
    <w:tmpl w:val="C67C0A2C"/>
    <w:lvl w:ilvl="0" w:tplc="280A000D">
      <w:start w:val="1"/>
      <w:numFmt w:val="bullet"/>
      <w:lvlText w:val=""/>
      <w:lvlJc w:val="left"/>
      <w:pPr>
        <w:ind w:left="1440" w:hanging="360"/>
      </w:pPr>
      <w:rPr>
        <w:rFonts w:ascii="Wingdings" w:hAnsi="Wingdings" w:hint="default"/>
        <w:sz w:val="22"/>
      </w:rPr>
    </w:lvl>
    <w:lvl w:ilvl="1" w:tplc="280A0003">
      <w:start w:val="1"/>
      <w:numFmt w:val="decimal"/>
      <w:lvlText w:val="%2."/>
      <w:lvlJc w:val="left"/>
      <w:pPr>
        <w:tabs>
          <w:tab w:val="num" w:pos="1440"/>
        </w:tabs>
        <w:ind w:left="1440" w:hanging="360"/>
      </w:pPr>
    </w:lvl>
    <w:lvl w:ilvl="2" w:tplc="280A0005">
      <w:start w:val="1"/>
      <w:numFmt w:val="decimal"/>
      <w:lvlText w:val="%3."/>
      <w:lvlJc w:val="left"/>
      <w:pPr>
        <w:tabs>
          <w:tab w:val="num" w:pos="2160"/>
        </w:tabs>
        <w:ind w:left="2160" w:hanging="360"/>
      </w:pPr>
    </w:lvl>
    <w:lvl w:ilvl="3" w:tplc="280A0001">
      <w:start w:val="1"/>
      <w:numFmt w:val="decimal"/>
      <w:lvlText w:val="%4."/>
      <w:lvlJc w:val="left"/>
      <w:pPr>
        <w:tabs>
          <w:tab w:val="num" w:pos="2880"/>
        </w:tabs>
        <w:ind w:left="2880" w:hanging="360"/>
      </w:pPr>
    </w:lvl>
    <w:lvl w:ilvl="4" w:tplc="280A0003">
      <w:start w:val="1"/>
      <w:numFmt w:val="decimal"/>
      <w:lvlText w:val="%5."/>
      <w:lvlJc w:val="left"/>
      <w:pPr>
        <w:tabs>
          <w:tab w:val="num" w:pos="3600"/>
        </w:tabs>
        <w:ind w:left="3600" w:hanging="360"/>
      </w:pPr>
    </w:lvl>
    <w:lvl w:ilvl="5" w:tplc="280A0005">
      <w:start w:val="1"/>
      <w:numFmt w:val="decimal"/>
      <w:lvlText w:val="%6."/>
      <w:lvlJc w:val="left"/>
      <w:pPr>
        <w:tabs>
          <w:tab w:val="num" w:pos="4320"/>
        </w:tabs>
        <w:ind w:left="4320" w:hanging="360"/>
      </w:pPr>
    </w:lvl>
    <w:lvl w:ilvl="6" w:tplc="280A0001">
      <w:start w:val="1"/>
      <w:numFmt w:val="decimal"/>
      <w:lvlText w:val="%7."/>
      <w:lvlJc w:val="left"/>
      <w:pPr>
        <w:tabs>
          <w:tab w:val="num" w:pos="5040"/>
        </w:tabs>
        <w:ind w:left="5040" w:hanging="360"/>
      </w:pPr>
    </w:lvl>
    <w:lvl w:ilvl="7" w:tplc="280A0003">
      <w:start w:val="1"/>
      <w:numFmt w:val="decimal"/>
      <w:lvlText w:val="%8."/>
      <w:lvlJc w:val="left"/>
      <w:pPr>
        <w:tabs>
          <w:tab w:val="num" w:pos="5760"/>
        </w:tabs>
        <w:ind w:left="5760" w:hanging="360"/>
      </w:pPr>
    </w:lvl>
    <w:lvl w:ilvl="8" w:tplc="280A0005">
      <w:start w:val="1"/>
      <w:numFmt w:val="decimal"/>
      <w:lvlText w:val="%9."/>
      <w:lvlJc w:val="left"/>
      <w:pPr>
        <w:tabs>
          <w:tab w:val="num" w:pos="6480"/>
        </w:tabs>
        <w:ind w:left="6480" w:hanging="360"/>
      </w:pPr>
    </w:lvl>
  </w:abstractNum>
  <w:abstractNum w:abstractNumId="28">
    <w:nsid w:val="3E7671C8"/>
    <w:multiLevelType w:val="hybridMultilevel"/>
    <w:tmpl w:val="C75EE96A"/>
    <w:lvl w:ilvl="0" w:tplc="F090586E">
      <w:start w:val="1"/>
      <w:numFmt w:val="bullet"/>
      <w:lvlText w:val="•"/>
      <w:lvlJc w:val="left"/>
      <w:pPr>
        <w:tabs>
          <w:tab w:val="num" w:pos="360"/>
        </w:tabs>
        <w:ind w:left="360" w:hanging="360"/>
      </w:pPr>
      <w:rPr>
        <w:rFonts w:ascii="Arial Narrow" w:hAnsi="Arial Narrow"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nsid w:val="447174D3"/>
    <w:multiLevelType w:val="hybridMultilevel"/>
    <w:tmpl w:val="277E9656"/>
    <w:lvl w:ilvl="0" w:tplc="280A000D">
      <w:start w:val="1"/>
      <w:numFmt w:val="bullet"/>
      <w:lvlText w:val=""/>
      <w:lvlJc w:val="left"/>
      <w:pPr>
        <w:ind w:left="1428" w:hanging="360"/>
      </w:pPr>
      <w:rPr>
        <w:rFonts w:ascii="Wingdings" w:hAnsi="Wingdings"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30">
    <w:nsid w:val="47D7398E"/>
    <w:multiLevelType w:val="hybridMultilevel"/>
    <w:tmpl w:val="785604D2"/>
    <w:lvl w:ilvl="0" w:tplc="280A0017">
      <w:start w:val="1"/>
      <w:numFmt w:val="lowerLetter"/>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1">
    <w:nsid w:val="48134511"/>
    <w:multiLevelType w:val="hybridMultilevel"/>
    <w:tmpl w:val="6EA41AC0"/>
    <w:lvl w:ilvl="0" w:tplc="BA6EA118">
      <w:start w:val="1"/>
      <w:numFmt w:val="decimal"/>
      <w:lvlText w:val="%1."/>
      <w:lvlJc w:val="left"/>
      <w:pPr>
        <w:ind w:left="1222" w:hanging="360"/>
      </w:pPr>
      <w:rPr>
        <w:rFonts w:hint="default"/>
      </w:rPr>
    </w:lvl>
    <w:lvl w:ilvl="1" w:tplc="AB3479C6">
      <w:start w:val="1"/>
      <w:numFmt w:val="lowerLetter"/>
      <w:lvlText w:val="%2."/>
      <w:lvlJc w:val="left"/>
      <w:pPr>
        <w:ind w:left="1942" w:hanging="360"/>
      </w:pPr>
    </w:lvl>
    <w:lvl w:ilvl="2" w:tplc="280A001B" w:tentative="1">
      <w:start w:val="1"/>
      <w:numFmt w:val="lowerRoman"/>
      <w:lvlText w:val="%3."/>
      <w:lvlJc w:val="right"/>
      <w:pPr>
        <w:ind w:left="2662" w:hanging="180"/>
      </w:pPr>
    </w:lvl>
    <w:lvl w:ilvl="3" w:tplc="280A000F" w:tentative="1">
      <w:start w:val="1"/>
      <w:numFmt w:val="decimal"/>
      <w:lvlText w:val="%4."/>
      <w:lvlJc w:val="left"/>
      <w:pPr>
        <w:ind w:left="3382" w:hanging="360"/>
      </w:pPr>
    </w:lvl>
    <w:lvl w:ilvl="4" w:tplc="280A0019" w:tentative="1">
      <w:start w:val="1"/>
      <w:numFmt w:val="lowerLetter"/>
      <w:lvlText w:val="%5."/>
      <w:lvlJc w:val="left"/>
      <w:pPr>
        <w:ind w:left="4102" w:hanging="360"/>
      </w:pPr>
    </w:lvl>
    <w:lvl w:ilvl="5" w:tplc="280A001B" w:tentative="1">
      <w:start w:val="1"/>
      <w:numFmt w:val="lowerRoman"/>
      <w:lvlText w:val="%6."/>
      <w:lvlJc w:val="right"/>
      <w:pPr>
        <w:ind w:left="4822" w:hanging="180"/>
      </w:pPr>
    </w:lvl>
    <w:lvl w:ilvl="6" w:tplc="280A000F" w:tentative="1">
      <w:start w:val="1"/>
      <w:numFmt w:val="decimal"/>
      <w:lvlText w:val="%7."/>
      <w:lvlJc w:val="left"/>
      <w:pPr>
        <w:ind w:left="5542" w:hanging="360"/>
      </w:pPr>
    </w:lvl>
    <w:lvl w:ilvl="7" w:tplc="280A0019" w:tentative="1">
      <w:start w:val="1"/>
      <w:numFmt w:val="lowerLetter"/>
      <w:lvlText w:val="%8."/>
      <w:lvlJc w:val="left"/>
      <w:pPr>
        <w:ind w:left="6262" w:hanging="360"/>
      </w:pPr>
    </w:lvl>
    <w:lvl w:ilvl="8" w:tplc="280A001B" w:tentative="1">
      <w:start w:val="1"/>
      <w:numFmt w:val="lowerRoman"/>
      <w:lvlText w:val="%9."/>
      <w:lvlJc w:val="right"/>
      <w:pPr>
        <w:ind w:left="6982" w:hanging="180"/>
      </w:pPr>
    </w:lvl>
  </w:abstractNum>
  <w:abstractNum w:abstractNumId="32">
    <w:nsid w:val="4B5658A0"/>
    <w:multiLevelType w:val="multilevel"/>
    <w:tmpl w:val="280A001F"/>
    <w:styleLink w:val="Estilo3"/>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nsid w:val="4F4C5685"/>
    <w:multiLevelType w:val="hybridMultilevel"/>
    <w:tmpl w:val="47E48848"/>
    <w:lvl w:ilvl="0" w:tplc="B470BCB8">
      <w:numFmt w:val="bullet"/>
      <w:lvlText w:val="-"/>
      <w:lvlJc w:val="left"/>
      <w:pPr>
        <w:ind w:left="360" w:hanging="360"/>
      </w:pPr>
      <w:rPr>
        <w:rFonts w:ascii="Arial Narrow" w:eastAsia="Calibri" w:hAnsi="Arial Narrow" w:cs="Times New Roman" w:hint="default"/>
      </w:rPr>
    </w:lvl>
    <w:lvl w:ilvl="1" w:tplc="280A000D">
      <w:start w:val="1"/>
      <w:numFmt w:val="bullet"/>
      <w:lvlText w:val=""/>
      <w:lvlJc w:val="left"/>
      <w:pPr>
        <w:ind w:left="1440" w:hanging="360"/>
      </w:pPr>
      <w:rPr>
        <w:rFonts w:ascii="Wingdings" w:hAnsi="Wingdings"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nsid w:val="553F17E2"/>
    <w:multiLevelType w:val="hybridMultilevel"/>
    <w:tmpl w:val="F64685DA"/>
    <w:lvl w:ilvl="0" w:tplc="08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nsid w:val="5563001D"/>
    <w:multiLevelType w:val="hybridMultilevel"/>
    <w:tmpl w:val="F128119C"/>
    <w:lvl w:ilvl="0" w:tplc="0409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nsid w:val="56222AE9"/>
    <w:multiLevelType w:val="hybridMultilevel"/>
    <w:tmpl w:val="906645E8"/>
    <w:lvl w:ilvl="0" w:tplc="F1CE2B5A">
      <w:start w:val="1"/>
      <w:numFmt w:val="decimal"/>
      <w:lvlText w:val="%1."/>
      <w:lvlJc w:val="left"/>
      <w:pPr>
        <w:ind w:left="360" w:hanging="360"/>
      </w:pPr>
      <w:rPr>
        <w:rFonts w:eastAsia="Times New Roman" w:cs="Times New Roman" w:hint="default"/>
        <w:color w:val="000000"/>
        <w:sz w:val="22"/>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7">
    <w:nsid w:val="56F52A93"/>
    <w:multiLevelType w:val="hybridMultilevel"/>
    <w:tmpl w:val="2E503014"/>
    <w:lvl w:ilvl="0" w:tplc="BA6EA118">
      <w:start w:val="1"/>
      <w:numFmt w:val="decimal"/>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8">
    <w:nsid w:val="5B412550"/>
    <w:multiLevelType w:val="hybridMultilevel"/>
    <w:tmpl w:val="6AEC729E"/>
    <w:lvl w:ilvl="0" w:tplc="8DD6CEE0">
      <w:numFmt w:val="bullet"/>
      <w:lvlText w:val="-"/>
      <w:lvlJc w:val="left"/>
      <w:pPr>
        <w:ind w:left="1445" w:hanging="360"/>
      </w:pPr>
      <w:rPr>
        <w:rFonts w:ascii="Arial Narrow" w:eastAsia="Times New Roman" w:hAnsi="Arial Narrow" w:cs="Arial" w:hint="default"/>
      </w:rPr>
    </w:lvl>
    <w:lvl w:ilvl="1" w:tplc="280A0003" w:tentative="1">
      <w:start w:val="1"/>
      <w:numFmt w:val="bullet"/>
      <w:lvlText w:val="o"/>
      <w:lvlJc w:val="left"/>
      <w:pPr>
        <w:ind w:left="2165" w:hanging="360"/>
      </w:pPr>
      <w:rPr>
        <w:rFonts w:ascii="Courier New" w:hAnsi="Courier New" w:cs="Courier New" w:hint="default"/>
      </w:rPr>
    </w:lvl>
    <w:lvl w:ilvl="2" w:tplc="280A0005" w:tentative="1">
      <w:start w:val="1"/>
      <w:numFmt w:val="bullet"/>
      <w:lvlText w:val=""/>
      <w:lvlJc w:val="left"/>
      <w:pPr>
        <w:ind w:left="2885" w:hanging="360"/>
      </w:pPr>
      <w:rPr>
        <w:rFonts w:ascii="Wingdings" w:hAnsi="Wingdings" w:hint="default"/>
      </w:rPr>
    </w:lvl>
    <w:lvl w:ilvl="3" w:tplc="280A0001" w:tentative="1">
      <w:start w:val="1"/>
      <w:numFmt w:val="bullet"/>
      <w:lvlText w:val=""/>
      <w:lvlJc w:val="left"/>
      <w:pPr>
        <w:ind w:left="3605" w:hanging="360"/>
      </w:pPr>
      <w:rPr>
        <w:rFonts w:ascii="Symbol" w:hAnsi="Symbol" w:hint="default"/>
      </w:rPr>
    </w:lvl>
    <w:lvl w:ilvl="4" w:tplc="280A0003" w:tentative="1">
      <w:start w:val="1"/>
      <w:numFmt w:val="bullet"/>
      <w:lvlText w:val="o"/>
      <w:lvlJc w:val="left"/>
      <w:pPr>
        <w:ind w:left="4325" w:hanging="360"/>
      </w:pPr>
      <w:rPr>
        <w:rFonts w:ascii="Courier New" w:hAnsi="Courier New" w:cs="Courier New" w:hint="default"/>
      </w:rPr>
    </w:lvl>
    <w:lvl w:ilvl="5" w:tplc="280A0005" w:tentative="1">
      <w:start w:val="1"/>
      <w:numFmt w:val="bullet"/>
      <w:lvlText w:val=""/>
      <w:lvlJc w:val="left"/>
      <w:pPr>
        <w:ind w:left="5045" w:hanging="360"/>
      </w:pPr>
      <w:rPr>
        <w:rFonts w:ascii="Wingdings" w:hAnsi="Wingdings" w:hint="default"/>
      </w:rPr>
    </w:lvl>
    <w:lvl w:ilvl="6" w:tplc="280A0001" w:tentative="1">
      <w:start w:val="1"/>
      <w:numFmt w:val="bullet"/>
      <w:lvlText w:val=""/>
      <w:lvlJc w:val="left"/>
      <w:pPr>
        <w:ind w:left="5765" w:hanging="360"/>
      </w:pPr>
      <w:rPr>
        <w:rFonts w:ascii="Symbol" w:hAnsi="Symbol" w:hint="default"/>
      </w:rPr>
    </w:lvl>
    <w:lvl w:ilvl="7" w:tplc="280A0003" w:tentative="1">
      <w:start w:val="1"/>
      <w:numFmt w:val="bullet"/>
      <w:lvlText w:val="o"/>
      <w:lvlJc w:val="left"/>
      <w:pPr>
        <w:ind w:left="6485" w:hanging="360"/>
      </w:pPr>
      <w:rPr>
        <w:rFonts w:ascii="Courier New" w:hAnsi="Courier New" w:cs="Courier New" w:hint="default"/>
      </w:rPr>
    </w:lvl>
    <w:lvl w:ilvl="8" w:tplc="280A0005" w:tentative="1">
      <w:start w:val="1"/>
      <w:numFmt w:val="bullet"/>
      <w:lvlText w:val=""/>
      <w:lvlJc w:val="left"/>
      <w:pPr>
        <w:ind w:left="7205" w:hanging="360"/>
      </w:pPr>
      <w:rPr>
        <w:rFonts w:ascii="Wingdings" w:hAnsi="Wingdings" w:hint="default"/>
      </w:rPr>
    </w:lvl>
  </w:abstractNum>
  <w:abstractNum w:abstractNumId="39">
    <w:nsid w:val="5E2B6F28"/>
    <w:multiLevelType w:val="hybridMultilevel"/>
    <w:tmpl w:val="390615F0"/>
    <w:lvl w:ilvl="0" w:tplc="F090586E">
      <w:start w:val="1"/>
      <w:numFmt w:val="bullet"/>
      <w:lvlText w:val="•"/>
      <w:lvlJc w:val="left"/>
      <w:pPr>
        <w:tabs>
          <w:tab w:val="num" w:pos="1068"/>
        </w:tabs>
        <w:ind w:left="1068" w:hanging="360"/>
      </w:pPr>
      <w:rPr>
        <w:rFonts w:ascii="Arial Narrow" w:hAnsi="Arial Narrow" w:hint="default"/>
      </w:rPr>
    </w:lvl>
    <w:lvl w:ilvl="1" w:tplc="0C0A0003">
      <w:start w:val="1"/>
      <w:numFmt w:val="bullet"/>
      <w:lvlText w:val="o"/>
      <w:lvlJc w:val="left"/>
      <w:pPr>
        <w:tabs>
          <w:tab w:val="num" w:pos="2148"/>
        </w:tabs>
        <w:ind w:left="2148" w:hanging="360"/>
      </w:pPr>
      <w:rPr>
        <w:rFonts w:ascii="Courier New" w:hAnsi="Courier New" w:hint="default"/>
      </w:rPr>
    </w:lvl>
    <w:lvl w:ilvl="2" w:tplc="0C0A0005" w:tentative="1">
      <w:start w:val="1"/>
      <w:numFmt w:val="bullet"/>
      <w:lvlText w:val=""/>
      <w:lvlJc w:val="left"/>
      <w:pPr>
        <w:tabs>
          <w:tab w:val="num" w:pos="2868"/>
        </w:tabs>
        <w:ind w:left="2868" w:hanging="360"/>
      </w:pPr>
      <w:rPr>
        <w:rFonts w:ascii="Wingdings" w:hAnsi="Wingdings" w:hint="default"/>
      </w:rPr>
    </w:lvl>
    <w:lvl w:ilvl="3" w:tplc="0C0A0001" w:tentative="1">
      <w:start w:val="1"/>
      <w:numFmt w:val="bullet"/>
      <w:lvlText w:val=""/>
      <w:lvlJc w:val="left"/>
      <w:pPr>
        <w:tabs>
          <w:tab w:val="num" w:pos="3588"/>
        </w:tabs>
        <w:ind w:left="3588" w:hanging="360"/>
      </w:pPr>
      <w:rPr>
        <w:rFonts w:ascii="Symbol" w:hAnsi="Symbol" w:hint="default"/>
      </w:rPr>
    </w:lvl>
    <w:lvl w:ilvl="4" w:tplc="0C0A0003" w:tentative="1">
      <w:start w:val="1"/>
      <w:numFmt w:val="bullet"/>
      <w:lvlText w:val="o"/>
      <w:lvlJc w:val="left"/>
      <w:pPr>
        <w:tabs>
          <w:tab w:val="num" w:pos="4308"/>
        </w:tabs>
        <w:ind w:left="4308" w:hanging="360"/>
      </w:pPr>
      <w:rPr>
        <w:rFonts w:ascii="Courier New" w:hAnsi="Courier New" w:hint="default"/>
      </w:rPr>
    </w:lvl>
    <w:lvl w:ilvl="5" w:tplc="0C0A0005" w:tentative="1">
      <w:start w:val="1"/>
      <w:numFmt w:val="bullet"/>
      <w:lvlText w:val=""/>
      <w:lvlJc w:val="left"/>
      <w:pPr>
        <w:tabs>
          <w:tab w:val="num" w:pos="5028"/>
        </w:tabs>
        <w:ind w:left="5028" w:hanging="360"/>
      </w:pPr>
      <w:rPr>
        <w:rFonts w:ascii="Wingdings" w:hAnsi="Wingdings" w:hint="default"/>
      </w:rPr>
    </w:lvl>
    <w:lvl w:ilvl="6" w:tplc="0C0A0001" w:tentative="1">
      <w:start w:val="1"/>
      <w:numFmt w:val="bullet"/>
      <w:lvlText w:val=""/>
      <w:lvlJc w:val="left"/>
      <w:pPr>
        <w:tabs>
          <w:tab w:val="num" w:pos="5748"/>
        </w:tabs>
        <w:ind w:left="5748" w:hanging="360"/>
      </w:pPr>
      <w:rPr>
        <w:rFonts w:ascii="Symbol" w:hAnsi="Symbol" w:hint="default"/>
      </w:rPr>
    </w:lvl>
    <w:lvl w:ilvl="7" w:tplc="0C0A0003" w:tentative="1">
      <w:start w:val="1"/>
      <w:numFmt w:val="bullet"/>
      <w:lvlText w:val="o"/>
      <w:lvlJc w:val="left"/>
      <w:pPr>
        <w:tabs>
          <w:tab w:val="num" w:pos="6468"/>
        </w:tabs>
        <w:ind w:left="6468" w:hanging="360"/>
      </w:pPr>
      <w:rPr>
        <w:rFonts w:ascii="Courier New" w:hAnsi="Courier New" w:hint="default"/>
      </w:rPr>
    </w:lvl>
    <w:lvl w:ilvl="8" w:tplc="0C0A0005" w:tentative="1">
      <w:start w:val="1"/>
      <w:numFmt w:val="bullet"/>
      <w:lvlText w:val=""/>
      <w:lvlJc w:val="left"/>
      <w:pPr>
        <w:tabs>
          <w:tab w:val="num" w:pos="7188"/>
        </w:tabs>
        <w:ind w:left="7188" w:hanging="360"/>
      </w:pPr>
      <w:rPr>
        <w:rFonts w:ascii="Wingdings" w:hAnsi="Wingdings" w:hint="default"/>
      </w:rPr>
    </w:lvl>
  </w:abstractNum>
  <w:abstractNum w:abstractNumId="40">
    <w:nsid w:val="5EC9072C"/>
    <w:multiLevelType w:val="hybridMultilevel"/>
    <w:tmpl w:val="EC5C2566"/>
    <w:lvl w:ilvl="0" w:tplc="2200C41C">
      <w:start w:val="1"/>
      <w:numFmt w:val="lowerLetter"/>
      <w:lvlText w:val="%1."/>
      <w:lvlJc w:val="left"/>
      <w:pPr>
        <w:ind w:left="720" w:hanging="360"/>
      </w:pPr>
      <w:rPr>
        <w:rFonts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nsid w:val="63410758"/>
    <w:multiLevelType w:val="hybridMultilevel"/>
    <w:tmpl w:val="D1D2163C"/>
    <w:lvl w:ilvl="0" w:tplc="701E97D8">
      <w:start w:val="1"/>
      <w:numFmt w:val="decimal"/>
      <w:lvlText w:val="%1."/>
      <w:lvlJc w:val="left"/>
      <w:pPr>
        <w:ind w:left="720" w:hanging="360"/>
      </w:pPr>
      <w:rPr>
        <w:rFonts w:hint="default"/>
        <w:strike w:val="0"/>
      </w:rPr>
    </w:lvl>
    <w:lvl w:ilvl="1" w:tplc="280A000D">
      <w:start w:val="1"/>
      <w:numFmt w:val="bullet"/>
      <w:lvlText w:val=""/>
      <w:lvlJc w:val="left"/>
      <w:pPr>
        <w:ind w:left="1440"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nsid w:val="63602D5D"/>
    <w:multiLevelType w:val="hybridMultilevel"/>
    <w:tmpl w:val="DC96F73C"/>
    <w:lvl w:ilvl="0" w:tplc="887462FA">
      <w:start w:val="10"/>
      <w:numFmt w:val="bullet"/>
      <w:lvlText w:val="-"/>
      <w:lvlJc w:val="left"/>
      <w:pPr>
        <w:tabs>
          <w:tab w:val="num" w:pos="720"/>
        </w:tabs>
        <w:ind w:left="720" w:hanging="360"/>
      </w:pPr>
      <w:rPr>
        <w:rFonts w:ascii="Times New Roman" w:eastAsia="Times New Roman" w:hAnsi="Times New Roman" w:cs="Times New Roman" w:hint="default"/>
      </w:rPr>
    </w:lvl>
    <w:lvl w:ilvl="1" w:tplc="887462FA">
      <w:start w:val="10"/>
      <w:numFmt w:val="bullet"/>
      <w:lvlText w:val="-"/>
      <w:lvlJc w:val="left"/>
      <w:pPr>
        <w:tabs>
          <w:tab w:val="num" w:pos="1800"/>
        </w:tabs>
        <w:ind w:left="1800" w:hanging="360"/>
      </w:pPr>
      <w:rPr>
        <w:rFonts w:ascii="Times New Roman" w:eastAsia="Times New Roman" w:hAnsi="Times New Roman" w:cs="Times New Roman"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43">
    <w:nsid w:val="685D7DF6"/>
    <w:multiLevelType w:val="hybridMultilevel"/>
    <w:tmpl w:val="92D20B7A"/>
    <w:lvl w:ilvl="0" w:tplc="080A000F">
      <w:start w:val="1"/>
      <w:numFmt w:val="decimal"/>
      <w:lvlText w:val="%1."/>
      <w:lvlJc w:val="left"/>
      <w:pPr>
        <w:ind w:left="720" w:hanging="360"/>
      </w:pPr>
      <w:rPr>
        <w:rFonts w:hint="default"/>
      </w:rPr>
    </w:lvl>
    <w:lvl w:ilvl="1" w:tplc="280A0003">
      <w:start w:val="1"/>
      <w:numFmt w:val="bullet"/>
      <w:lvlText w:val="o"/>
      <w:lvlJc w:val="left"/>
      <w:pPr>
        <w:ind w:left="1440" w:hanging="360"/>
      </w:pPr>
      <w:rPr>
        <w:rFonts w:ascii="Courier New" w:hAnsi="Courier New" w:cs="Courier New" w:hint="default"/>
      </w:r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nsid w:val="69786E6F"/>
    <w:multiLevelType w:val="hybridMultilevel"/>
    <w:tmpl w:val="D1D2163C"/>
    <w:lvl w:ilvl="0" w:tplc="701E97D8">
      <w:start w:val="1"/>
      <w:numFmt w:val="decimal"/>
      <w:lvlText w:val="%1."/>
      <w:lvlJc w:val="left"/>
      <w:pPr>
        <w:ind w:left="720" w:hanging="360"/>
      </w:pPr>
      <w:rPr>
        <w:rFonts w:hint="default"/>
        <w:strike w:val="0"/>
      </w:rPr>
    </w:lvl>
    <w:lvl w:ilvl="1" w:tplc="280A000D">
      <w:start w:val="1"/>
      <w:numFmt w:val="bullet"/>
      <w:lvlText w:val=""/>
      <w:lvlJc w:val="left"/>
      <w:pPr>
        <w:ind w:left="1440" w:hanging="360"/>
      </w:pPr>
      <w:rPr>
        <w:rFonts w:ascii="Wingdings" w:hAnsi="Wingding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nsid w:val="6A076E25"/>
    <w:multiLevelType w:val="hybridMultilevel"/>
    <w:tmpl w:val="B7E6A004"/>
    <w:lvl w:ilvl="0" w:tplc="B2F03752">
      <w:start w:val="1"/>
      <w:numFmt w:val="lowerLetter"/>
      <w:lvlText w:val="%1."/>
      <w:lvlJc w:val="left"/>
      <w:pPr>
        <w:ind w:left="720" w:hanging="360"/>
      </w:pPr>
      <w:rPr>
        <w:rFonts w:cs="Arial" w:hint="default"/>
        <w:b/>
        <w:color w:val="00000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6">
    <w:nsid w:val="6B17206D"/>
    <w:multiLevelType w:val="multilevel"/>
    <w:tmpl w:val="2D30E5A4"/>
    <w:lvl w:ilvl="0">
      <w:start w:val="1"/>
      <w:numFmt w:val="decimal"/>
      <w:pStyle w:val="Ttulo1"/>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7">
    <w:nsid w:val="6DD24DD3"/>
    <w:multiLevelType w:val="hybridMultilevel"/>
    <w:tmpl w:val="4968704E"/>
    <w:lvl w:ilvl="0" w:tplc="280A0019">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nsid w:val="6E3A72A5"/>
    <w:multiLevelType w:val="hybridMultilevel"/>
    <w:tmpl w:val="DBCEF584"/>
    <w:lvl w:ilvl="0" w:tplc="662C1430">
      <w:start w:val="1"/>
      <w:numFmt w:val="lowerRoman"/>
      <w:lvlText w:val="%1."/>
      <w:lvlJc w:val="right"/>
      <w:pPr>
        <w:ind w:left="180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9">
    <w:nsid w:val="75A466C1"/>
    <w:multiLevelType w:val="hybridMultilevel"/>
    <w:tmpl w:val="A3D83F48"/>
    <w:lvl w:ilvl="0" w:tplc="B470BCB8">
      <w:numFmt w:val="bullet"/>
      <w:lvlText w:val="-"/>
      <w:lvlJc w:val="left"/>
      <w:pPr>
        <w:ind w:left="360" w:hanging="360"/>
      </w:pPr>
      <w:rPr>
        <w:rFonts w:ascii="Arial Narrow" w:eastAsia="Calibri" w:hAnsi="Arial Narrow" w:cs="Times New Roman"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50">
    <w:nsid w:val="76336556"/>
    <w:multiLevelType w:val="multilevel"/>
    <w:tmpl w:val="A706335E"/>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1296" w:hanging="720"/>
      </w:pPr>
      <w:rPr>
        <w:rFonts w:hint="default"/>
      </w:rPr>
    </w:lvl>
    <w:lvl w:ilvl="2">
      <w:start w:val="1"/>
      <w:numFmt w:val="decimal"/>
      <w:isLgl/>
      <w:lvlText w:val="%1.%2.%3"/>
      <w:lvlJc w:val="left"/>
      <w:pPr>
        <w:ind w:left="1872" w:hanging="720"/>
      </w:pPr>
      <w:rPr>
        <w:rFonts w:hint="default"/>
      </w:rPr>
    </w:lvl>
    <w:lvl w:ilvl="3">
      <w:start w:val="1"/>
      <w:numFmt w:val="decimal"/>
      <w:isLgl/>
      <w:lvlText w:val="%1.%2.%3.%4"/>
      <w:lvlJc w:val="left"/>
      <w:pPr>
        <w:ind w:left="2808" w:hanging="1080"/>
      </w:pPr>
      <w:rPr>
        <w:rFonts w:hint="default"/>
      </w:rPr>
    </w:lvl>
    <w:lvl w:ilvl="4">
      <w:start w:val="1"/>
      <w:numFmt w:val="decimal"/>
      <w:isLgl/>
      <w:lvlText w:val="%1.%2.%3.%4.%5"/>
      <w:lvlJc w:val="left"/>
      <w:pPr>
        <w:ind w:left="3384" w:hanging="1080"/>
      </w:pPr>
      <w:rPr>
        <w:rFonts w:hint="default"/>
      </w:rPr>
    </w:lvl>
    <w:lvl w:ilvl="5">
      <w:start w:val="1"/>
      <w:numFmt w:val="decimal"/>
      <w:isLgl/>
      <w:lvlText w:val="%1.%2.%3.%4.%5.%6"/>
      <w:lvlJc w:val="left"/>
      <w:pPr>
        <w:ind w:left="4320" w:hanging="1440"/>
      </w:pPr>
      <w:rPr>
        <w:rFonts w:hint="default"/>
      </w:rPr>
    </w:lvl>
    <w:lvl w:ilvl="6">
      <w:start w:val="1"/>
      <w:numFmt w:val="decimal"/>
      <w:isLgl/>
      <w:lvlText w:val="%1.%2.%3.%4.%5.%6.%7"/>
      <w:lvlJc w:val="left"/>
      <w:pPr>
        <w:ind w:left="5256" w:hanging="1800"/>
      </w:pPr>
      <w:rPr>
        <w:rFonts w:hint="default"/>
      </w:rPr>
    </w:lvl>
    <w:lvl w:ilvl="7">
      <w:start w:val="1"/>
      <w:numFmt w:val="decimal"/>
      <w:isLgl/>
      <w:lvlText w:val="%1.%2.%3.%4.%5.%6.%7.%8"/>
      <w:lvlJc w:val="left"/>
      <w:pPr>
        <w:ind w:left="5832" w:hanging="1800"/>
      </w:pPr>
      <w:rPr>
        <w:rFonts w:hint="default"/>
      </w:rPr>
    </w:lvl>
    <w:lvl w:ilvl="8">
      <w:start w:val="1"/>
      <w:numFmt w:val="decimal"/>
      <w:isLgl/>
      <w:lvlText w:val="%1.%2.%3.%4.%5.%6.%7.%8.%9"/>
      <w:lvlJc w:val="left"/>
      <w:pPr>
        <w:ind w:left="6768" w:hanging="2160"/>
      </w:pPr>
      <w:rPr>
        <w:rFonts w:hint="default"/>
      </w:rPr>
    </w:lvl>
  </w:abstractNum>
  <w:abstractNum w:abstractNumId="51">
    <w:nsid w:val="77181C81"/>
    <w:multiLevelType w:val="multilevel"/>
    <w:tmpl w:val="27C4D1E0"/>
    <w:lvl w:ilvl="0">
      <w:numFmt w:val="bullet"/>
      <w:lvlText w:val="-"/>
      <w:lvlJc w:val="left"/>
      <w:pPr>
        <w:ind w:left="360" w:hanging="360"/>
      </w:pPr>
      <w:rPr>
        <w:rFonts w:ascii="Arial Narrow" w:eastAsia="Times New Roman" w:hAnsi="Arial Narrow" w:cs="Arial" w:hint="default"/>
        <w:color w:val="000000"/>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2">
    <w:nsid w:val="78B80400"/>
    <w:multiLevelType w:val="hybridMultilevel"/>
    <w:tmpl w:val="20C44E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nsid w:val="7F3C7804"/>
    <w:multiLevelType w:val="multilevel"/>
    <w:tmpl w:val="280A0021"/>
    <w:styleLink w:val="Estilo2"/>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4">
    <w:nsid w:val="7F50710F"/>
    <w:multiLevelType w:val="hybridMultilevel"/>
    <w:tmpl w:val="4F3E7576"/>
    <w:lvl w:ilvl="0" w:tplc="04090001">
      <w:start w:val="1"/>
      <w:numFmt w:val="bullet"/>
      <w:lvlText w:val=""/>
      <w:lvlJc w:val="left"/>
      <w:pPr>
        <w:ind w:left="720" w:hanging="360"/>
      </w:pPr>
      <w:rPr>
        <w:rFonts w:ascii="Symbol" w:hAnsi="Symbol"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50"/>
  </w:num>
  <w:num w:numId="2">
    <w:abstractNumId w:val="0"/>
  </w:num>
  <w:num w:numId="3">
    <w:abstractNumId w:val="10"/>
  </w:num>
  <w:num w:numId="4">
    <w:abstractNumId w:val="31"/>
  </w:num>
  <w:num w:numId="5">
    <w:abstractNumId w:val="24"/>
  </w:num>
  <w:num w:numId="6">
    <w:abstractNumId w:val="53"/>
  </w:num>
  <w:num w:numId="7">
    <w:abstractNumId w:val="32"/>
  </w:num>
  <w:num w:numId="8">
    <w:abstractNumId w:val="30"/>
  </w:num>
  <w:num w:numId="9">
    <w:abstractNumId w:val="29"/>
  </w:num>
  <w:num w:numId="10">
    <w:abstractNumId w:val="11"/>
  </w:num>
  <w:num w:numId="11">
    <w:abstractNumId w:val="23"/>
  </w:num>
  <w:num w:numId="12">
    <w:abstractNumId w:val="18"/>
  </w:num>
  <w:num w:numId="13">
    <w:abstractNumId w:val="34"/>
  </w:num>
  <w:num w:numId="14">
    <w:abstractNumId w:val="17"/>
  </w:num>
  <w:num w:numId="15">
    <w:abstractNumId w:val="52"/>
  </w:num>
  <w:num w:numId="16">
    <w:abstractNumId w:val="5"/>
  </w:num>
  <w:num w:numId="17">
    <w:abstractNumId w:val="9"/>
  </w:num>
  <w:num w:numId="18">
    <w:abstractNumId w:val="2"/>
  </w:num>
  <w:num w:numId="19">
    <w:abstractNumId w:val="43"/>
  </w:num>
  <w:num w:numId="20">
    <w:abstractNumId w:val="4"/>
  </w:num>
  <w:num w:numId="21">
    <w:abstractNumId w:val="15"/>
  </w:num>
  <w:num w:numId="22">
    <w:abstractNumId w:val="49"/>
  </w:num>
  <w:num w:numId="23">
    <w:abstractNumId w:val="25"/>
  </w:num>
  <w:num w:numId="24">
    <w:abstractNumId w:val="41"/>
  </w:num>
  <w:num w:numId="25">
    <w:abstractNumId w:val="28"/>
  </w:num>
  <w:num w:numId="26">
    <w:abstractNumId w:val="39"/>
  </w:num>
  <w:num w:numId="27">
    <w:abstractNumId w:val="22"/>
  </w:num>
  <w:num w:numId="28">
    <w:abstractNumId w:val="47"/>
  </w:num>
  <w:num w:numId="29">
    <w:abstractNumId w:val="19"/>
  </w:num>
  <w:num w:numId="30">
    <w:abstractNumId w:val="12"/>
  </w:num>
  <w:num w:numId="31">
    <w:abstractNumId w:val="6"/>
  </w:num>
  <w:num w:numId="32">
    <w:abstractNumId w:val="40"/>
  </w:num>
  <w:num w:numId="33">
    <w:abstractNumId w:val="45"/>
  </w:num>
  <w:num w:numId="34">
    <w:abstractNumId w:val="51"/>
  </w:num>
  <w:num w:numId="35">
    <w:abstractNumId w:val="38"/>
  </w:num>
  <w:num w:numId="36">
    <w:abstractNumId w:val="1"/>
  </w:num>
  <w:num w:numId="37">
    <w:abstractNumId w:val="46"/>
  </w:num>
  <w:num w:numId="38">
    <w:abstractNumId w:val="7"/>
  </w:num>
  <w:num w:numId="39">
    <w:abstractNumId w:val="8"/>
  </w:num>
  <w:num w:numId="40">
    <w:abstractNumId w:val="13"/>
  </w:num>
  <w:num w:numId="41">
    <w:abstractNumId w:val="42"/>
  </w:num>
  <w:num w:numId="42">
    <w:abstractNumId w:val="3"/>
  </w:num>
  <w:num w:numId="43">
    <w:abstractNumId w:val="16"/>
  </w:num>
  <w:num w:numId="44">
    <w:abstractNumId w:val="14"/>
  </w:num>
  <w:num w:numId="45">
    <w:abstractNumId w:val="26"/>
  </w:num>
  <w:num w:numId="46">
    <w:abstractNumId w:val="33"/>
  </w:num>
  <w:num w:numId="47">
    <w:abstractNumId w:val="36"/>
  </w:num>
  <w:num w:numId="48">
    <w:abstractNumId w:val="44"/>
  </w:num>
  <w:num w:numId="49">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21"/>
  </w:num>
  <w:num w:numId="51">
    <w:abstractNumId w:val="35"/>
  </w:num>
  <w:num w:numId="52">
    <w:abstractNumId w:val="54"/>
  </w:num>
  <w:num w:numId="53">
    <w:abstractNumId w:val="37"/>
  </w:num>
  <w:num w:numId="54">
    <w:abstractNumId w:val="20"/>
  </w:num>
  <w:num w:numId="55">
    <w:abstractNumId w:val="48"/>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Zumaeta Kawata Jesus">
    <w15:presenceInfo w15:providerId="AD" w15:userId="S-1-5-21-787039889-419116312-519663989-3679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08"/>
  <w:hyphenationZone w:val="425"/>
  <w:noPunctuationKerning/>
  <w:characterSpacingControl w:val="doNotCompress"/>
  <w:hdrShapeDefaults>
    <o:shapedefaults v:ext="edit" spidmax="2051">
      <o:colormru v:ext="edit" colors="#75d1ff,#89d8f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027"/>
    <w:rsid w:val="00000402"/>
    <w:rsid w:val="0000052A"/>
    <w:rsid w:val="000019F2"/>
    <w:rsid w:val="000034DE"/>
    <w:rsid w:val="00005404"/>
    <w:rsid w:val="00005452"/>
    <w:rsid w:val="000060D6"/>
    <w:rsid w:val="00006425"/>
    <w:rsid w:val="00006656"/>
    <w:rsid w:val="00007430"/>
    <w:rsid w:val="000074EA"/>
    <w:rsid w:val="0000759D"/>
    <w:rsid w:val="00007905"/>
    <w:rsid w:val="000101BD"/>
    <w:rsid w:val="00010243"/>
    <w:rsid w:val="0001026A"/>
    <w:rsid w:val="00010E38"/>
    <w:rsid w:val="000111C4"/>
    <w:rsid w:val="00011571"/>
    <w:rsid w:val="00011A3F"/>
    <w:rsid w:val="0001292F"/>
    <w:rsid w:val="00014051"/>
    <w:rsid w:val="00014286"/>
    <w:rsid w:val="00015CE7"/>
    <w:rsid w:val="00015EF0"/>
    <w:rsid w:val="00016BE8"/>
    <w:rsid w:val="0001743E"/>
    <w:rsid w:val="0002134E"/>
    <w:rsid w:val="0002193A"/>
    <w:rsid w:val="00021957"/>
    <w:rsid w:val="00021A37"/>
    <w:rsid w:val="0002215B"/>
    <w:rsid w:val="0002240D"/>
    <w:rsid w:val="0002242C"/>
    <w:rsid w:val="00022644"/>
    <w:rsid w:val="00022A49"/>
    <w:rsid w:val="00022D41"/>
    <w:rsid w:val="00022E1A"/>
    <w:rsid w:val="00024127"/>
    <w:rsid w:val="00026ACF"/>
    <w:rsid w:val="00026C65"/>
    <w:rsid w:val="0002708F"/>
    <w:rsid w:val="00030C0A"/>
    <w:rsid w:val="00030FAD"/>
    <w:rsid w:val="00032229"/>
    <w:rsid w:val="0003233E"/>
    <w:rsid w:val="0003272C"/>
    <w:rsid w:val="0003313C"/>
    <w:rsid w:val="000332CE"/>
    <w:rsid w:val="00033634"/>
    <w:rsid w:val="0003379D"/>
    <w:rsid w:val="00033BCD"/>
    <w:rsid w:val="00033E67"/>
    <w:rsid w:val="000341A0"/>
    <w:rsid w:val="00034A05"/>
    <w:rsid w:val="00034C3B"/>
    <w:rsid w:val="00035E26"/>
    <w:rsid w:val="00037529"/>
    <w:rsid w:val="000401E4"/>
    <w:rsid w:val="00040256"/>
    <w:rsid w:val="0004143D"/>
    <w:rsid w:val="00041F86"/>
    <w:rsid w:val="00042020"/>
    <w:rsid w:val="00042055"/>
    <w:rsid w:val="00042E23"/>
    <w:rsid w:val="00043642"/>
    <w:rsid w:val="00043872"/>
    <w:rsid w:val="0004398C"/>
    <w:rsid w:val="00043C17"/>
    <w:rsid w:val="0004404F"/>
    <w:rsid w:val="000459E7"/>
    <w:rsid w:val="00046371"/>
    <w:rsid w:val="00047C54"/>
    <w:rsid w:val="00050064"/>
    <w:rsid w:val="00050109"/>
    <w:rsid w:val="000511FF"/>
    <w:rsid w:val="00051EA0"/>
    <w:rsid w:val="000523F6"/>
    <w:rsid w:val="00052742"/>
    <w:rsid w:val="00053C14"/>
    <w:rsid w:val="0005419A"/>
    <w:rsid w:val="0005533F"/>
    <w:rsid w:val="000555C1"/>
    <w:rsid w:val="00056029"/>
    <w:rsid w:val="000604C1"/>
    <w:rsid w:val="000614CF"/>
    <w:rsid w:val="00061A23"/>
    <w:rsid w:val="000628C3"/>
    <w:rsid w:val="00062EF0"/>
    <w:rsid w:val="00063400"/>
    <w:rsid w:val="00065600"/>
    <w:rsid w:val="0006584D"/>
    <w:rsid w:val="00065E0B"/>
    <w:rsid w:val="0006667B"/>
    <w:rsid w:val="00066D2F"/>
    <w:rsid w:val="000671EF"/>
    <w:rsid w:val="00067A5E"/>
    <w:rsid w:val="00070DA9"/>
    <w:rsid w:val="0007170F"/>
    <w:rsid w:val="00072283"/>
    <w:rsid w:val="00072E17"/>
    <w:rsid w:val="000748D4"/>
    <w:rsid w:val="00076638"/>
    <w:rsid w:val="00077862"/>
    <w:rsid w:val="000779A2"/>
    <w:rsid w:val="00077C0B"/>
    <w:rsid w:val="00080054"/>
    <w:rsid w:val="000801F8"/>
    <w:rsid w:val="00080B25"/>
    <w:rsid w:val="00080BE3"/>
    <w:rsid w:val="00083868"/>
    <w:rsid w:val="00083D10"/>
    <w:rsid w:val="00085807"/>
    <w:rsid w:val="00085967"/>
    <w:rsid w:val="000860E7"/>
    <w:rsid w:val="0008660A"/>
    <w:rsid w:val="000869CC"/>
    <w:rsid w:val="00086C5F"/>
    <w:rsid w:val="00087463"/>
    <w:rsid w:val="00087581"/>
    <w:rsid w:val="00087CE7"/>
    <w:rsid w:val="000911FF"/>
    <w:rsid w:val="0009197A"/>
    <w:rsid w:val="000920C1"/>
    <w:rsid w:val="0009332F"/>
    <w:rsid w:val="000949A7"/>
    <w:rsid w:val="0009562D"/>
    <w:rsid w:val="00095B6C"/>
    <w:rsid w:val="00095E07"/>
    <w:rsid w:val="00095E11"/>
    <w:rsid w:val="00096F52"/>
    <w:rsid w:val="00097B9B"/>
    <w:rsid w:val="000A1579"/>
    <w:rsid w:val="000A1C32"/>
    <w:rsid w:val="000A245E"/>
    <w:rsid w:val="000A2636"/>
    <w:rsid w:val="000A3DC7"/>
    <w:rsid w:val="000A3E68"/>
    <w:rsid w:val="000A4E41"/>
    <w:rsid w:val="000A4E94"/>
    <w:rsid w:val="000A4FBB"/>
    <w:rsid w:val="000A5E12"/>
    <w:rsid w:val="000A6C0A"/>
    <w:rsid w:val="000A755A"/>
    <w:rsid w:val="000A7618"/>
    <w:rsid w:val="000B0297"/>
    <w:rsid w:val="000B0771"/>
    <w:rsid w:val="000B08BD"/>
    <w:rsid w:val="000B1326"/>
    <w:rsid w:val="000B1C9B"/>
    <w:rsid w:val="000B2284"/>
    <w:rsid w:val="000B2CEA"/>
    <w:rsid w:val="000B2DA3"/>
    <w:rsid w:val="000B2F9B"/>
    <w:rsid w:val="000B2FCD"/>
    <w:rsid w:val="000B3049"/>
    <w:rsid w:val="000B30E3"/>
    <w:rsid w:val="000B3EEF"/>
    <w:rsid w:val="000B4108"/>
    <w:rsid w:val="000B4DD5"/>
    <w:rsid w:val="000B5085"/>
    <w:rsid w:val="000B52E0"/>
    <w:rsid w:val="000B5F39"/>
    <w:rsid w:val="000B608E"/>
    <w:rsid w:val="000B6D4D"/>
    <w:rsid w:val="000B7606"/>
    <w:rsid w:val="000C0B62"/>
    <w:rsid w:val="000C145F"/>
    <w:rsid w:val="000C1B99"/>
    <w:rsid w:val="000C1FE1"/>
    <w:rsid w:val="000C234D"/>
    <w:rsid w:val="000C3212"/>
    <w:rsid w:val="000C4294"/>
    <w:rsid w:val="000C4C08"/>
    <w:rsid w:val="000C4F5D"/>
    <w:rsid w:val="000C5CAB"/>
    <w:rsid w:val="000C6E33"/>
    <w:rsid w:val="000C7606"/>
    <w:rsid w:val="000D057C"/>
    <w:rsid w:val="000D0E65"/>
    <w:rsid w:val="000D1F62"/>
    <w:rsid w:val="000D3257"/>
    <w:rsid w:val="000D4E83"/>
    <w:rsid w:val="000D5C1D"/>
    <w:rsid w:val="000D6017"/>
    <w:rsid w:val="000D7397"/>
    <w:rsid w:val="000D759D"/>
    <w:rsid w:val="000D7796"/>
    <w:rsid w:val="000D796E"/>
    <w:rsid w:val="000D7E31"/>
    <w:rsid w:val="000D7E5C"/>
    <w:rsid w:val="000E0581"/>
    <w:rsid w:val="000E1CC3"/>
    <w:rsid w:val="000E28D2"/>
    <w:rsid w:val="000E42CC"/>
    <w:rsid w:val="000E5094"/>
    <w:rsid w:val="000E5F6A"/>
    <w:rsid w:val="000E6CF8"/>
    <w:rsid w:val="000E6D7B"/>
    <w:rsid w:val="000F0BBF"/>
    <w:rsid w:val="000F1693"/>
    <w:rsid w:val="000F1A25"/>
    <w:rsid w:val="000F208C"/>
    <w:rsid w:val="000F3CF9"/>
    <w:rsid w:val="000F4CEC"/>
    <w:rsid w:val="000F4DBA"/>
    <w:rsid w:val="000F50BE"/>
    <w:rsid w:val="000F5AA1"/>
    <w:rsid w:val="000F60C2"/>
    <w:rsid w:val="000F65C5"/>
    <w:rsid w:val="000F759E"/>
    <w:rsid w:val="001005A6"/>
    <w:rsid w:val="001007B7"/>
    <w:rsid w:val="00100EAC"/>
    <w:rsid w:val="001012D6"/>
    <w:rsid w:val="001015F7"/>
    <w:rsid w:val="00101746"/>
    <w:rsid w:val="00101C6F"/>
    <w:rsid w:val="00101E13"/>
    <w:rsid w:val="00101F8C"/>
    <w:rsid w:val="00102E30"/>
    <w:rsid w:val="00103DA0"/>
    <w:rsid w:val="00103FA2"/>
    <w:rsid w:val="001055ED"/>
    <w:rsid w:val="0010669D"/>
    <w:rsid w:val="00106BA6"/>
    <w:rsid w:val="001073F6"/>
    <w:rsid w:val="00110B1E"/>
    <w:rsid w:val="00111703"/>
    <w:rsid w:val="001119C4"/>
    <w:rsid w:val="00111A67"/>
    <w:rsid w:val="001123AC"/>
    <w:rsid w:val="00112CCC"/>
    <w:rsid w:val="0011313B"/>
    <w:rsid w:val="001134D7"/>
    <w:rsid w:val="00113C98"/>
    <w:rsid w:val="0011530E"/>
    <w:rsid w:val="00115A36"/>
    <w:rsid w:val="00116726"/>
    <w:rsid w:val="001171F3"/>
    <w:rsid w:val="001173F0"/>
    <w:rsid w:val="00117468"/>
    <w:rsid w:val="00121003"/>
    <w:rsid w:val="001216E2"/>
    <w:rsid w:val="00122A77"/>
    <w:rsid w:val="00122E12"/>
    <w:rsid w:val="00123422"/>
    <w:rsid w:val="0012364C"/>
    <w:rsid w:val="00123D3B"/>
    <w:rsid w:val="00124738"/>
    <w:rsid w:val="001272B6"/>
    <w:rsid w:val="00130987"/>
    <w:rsid w:val="001319FF"/>
    <w:rsid w:val="00131ABC"/>
    <w:rsid w:val="00131BBA"/>
    <w:rsid w:val="001347F6"/>
    <w:rsid w:val="001348EB"/>
    <w:rsid w:val="00134B92"/>
    <w:rsid w:val="00134CDF"/>
    <w:rsid w:val="00135E42"/>
    <w:rsid w:val="001367F2"/>
    <w:rsid w:val="001379B7"/>
    <w:rsid w:val="00140B25"/>
    <w:rsid w:val="00140D6D"/>
    <w:rsid w:val="001418FC"/>
    <w:rsid w:val="00142BBE"/>
    <w:rsid w:val="0014342D"/>
    <w:rsid w:val="0014432C"/>
    <w:rsid w:val="00144C86"/>
    <w:rsid w:val="00145244"/>
    <w:rsid w:val="001454AB"/>
    <w:rsid w:val="001459B8"/>
    <w:rsid w:val="00146425"/>
    <w:rsid w:val="001474D7"/>
    <w:rsid w:val="00147DEF"/>
    <w:rsid w:val="00150DF6"/>
    <w:rsid w:val="001525B4"/>
    <w:rsid w:val="001530E1"/>
    <w:rsid w:val="001530FA"/>
    <w:rsid w:val="00153E04"/>
    <w:rsid w:val="00154863"/>
    <w:rsid w:val="001548E0"/>
    <w:rsid w:val="00154C90"/>
    <w:rsid w:val="00155021"/>
    <w:rsid w:val="00155463"/>
    <w:rsid w:val="00157223"/>
    <w:rsid w:val="0016010C"/>
    <w:rsid w:val="0016061D"/>
    <w:rsid w:val="001612C7"/>
    <w:rsid w:val="00161447"/>
    <w:rsid w:val="00161748"/>
    <w:rsid w:val="00161F98"/>
    <w:rsid w:val="00162ABF"/>
    <w:rsid w:val="0016302E"/>
    <w:rsid w:val="001640D9"/>
    <w:rsid w:val="00164441"/>
    <w:rsid w:val="001660D0"/>
    <w:rsid w:val="0016793A"/>
    <w:rsid w:val="001679CD"/>
    <w:rsid w:val="00170A6E"/>
    <w:rsid w:val="00170C94"/>
    <w:rsid w:val="001721A9"/>
    <w:rsid w:val="00172E64"/>
    <w:rsid w:val="00173078"/>
    <w:rsid w:val="00174D39"/>
    <w:rsid w:val="00174DD2"/>
    <w:rsid w:val="0017596B"/>
    <w:rsid w:val="00175B0B"/>
    <w:rsid w:val="00176930"/>
    <w:rsid w:val="001805B0"/>
    <w:rsid w:val="0018082B"/>
    <w:rsid w:val="001810C9"/>
    <w:rsid w:val="00183154"/>
    <w:rsid w:val="0018388C"/>
    <w:rsid w:val="00184617"/>
    <w:rsid w:val="0018693C"/>
    <w:rsid w:val="00187366"/>
    <w:rsid w:val="0019009F"/>
    <w:rsid w:val="00190C49"/>
    <w:rsid w:val="001918EF"/>
    <w:rsid w:val="00193656"/>
    <w:rsid w:val="001937FC"/>
    <w:rsid w:val="001939EF"/>
    <w:rsid w:val="0019436E"/>
    <w:rsid w:val="0019489A"/>
    <w:rsid w:val="00194CD1"/>
    <w:rsid w:val="001954D1"/>
    <w:rsid w:val="00196A80"/>
    <w:rsid w:val="001A08FB"/>
    <w:rsid w:val="001A22E4"/>
    <w:rsid w:val="001A437A"/>
    <w:rsid w:val="001A4909"/>
    <w:rsid w:val="001A5A4C"/>
    <w:rsid w:val="001A613A"/>
    <w:rsid w:val="001A6FE8"/>
    <w:rsid w:val="001A710B"/>
    <w:rsid w:val="001B191F"/>
    <w:rsid w:val="001B2D97"/>
    <w:rsid w:val="001B2DD5"/>
    <w:rsid w:val="001B30AC"/>
    <w:rsid w:val="001B361B"/>
    <w:rsid w:val="001B619D"/>
    <w:rsid w:val="001B727B"/>
    <w:rsid w:val="001B75C1"/>
    <w:rsid w:val="001C0749"/>
    <w:rsid w:val="001C0D2A"/>
    <w:rsid w:val="001C2127"/>
    <w:rsid w:val="001C22E7"/>
    <w:rsid w:val="001C2D9E"/>
    <w:rsid w:val="001C37C9"/>
    <w:rsid w:val="001C3C58"/>
    <w:rsid w:val="001C5459"/>
    <w:rsid w:val="001C623A"/>
    <w:rsid w:val="001C79D1"/>
    <w:rsid w:val="001D0134"/>
    <w:rsid w:val="001D0730"/>
    <w:rsid w:val="001D0889"/>
    <w:rsid w:val="001D107D"/>
    <w:rsid w:val="001D118A"/>
    <w:rsid w:val="001D20A6"/>
    <w:rsid w:val="001D323B"/>
    <w:rsid w:val="001D3DB0"/>
    <w:rsid w:val="001D3FF0"/>
    <w:rsid w:val="001D4817"/>
    <w:rsid w:val="001D4E65"/>
    <w:rsid w:val="001D55FB"/>
    <w:rsid w:val="001D5C90"/>
    <w:rsid w:val="001D64E1"/>
    <w:rsid w:val="001D6E6E"/>
    <w:rsid w:val="001D73A6"/>
    <w:rsid w:val="001D782C"/>
    <w:rsid w:val="001D7891"/>
    <w:rsid w:val="001D7B6E"/>
    <w:rsid w:val="001D7BF2"/>
    <w:rsid w:val="001D7E54"/>
    <w:rsid w:val="001E09C3"/>
    <w:rsid w:val="001E1846"/>
    <w:rsid w:val="001E209A"/>
    <w:rsid w:val="001E2549"/>
    <w:rsid w:val="001E25B7"/>
    <w:rsid w:val="001E27D8"/>
    <w:rsid w:val="001E34D2"/>
    <w:rsid w:val="001E41D6"/>
    <w:rsid w:val="001E4FA8"/>
    <w:rsid w:val="001E5B17"/>
    <w:rsid w:val="001E5BD4"/>
    <w:rsid w:val="001E6213"/>
    <w:rsid w:val="001E6A18"/>
    <w:rsid w:val="001E6DD6"/>
    <w:rsid w:val="001F0AA6"/>
    <w:rsid w:val="001F0E79"/>
    <w:rsid w:val="001F25ED"/>
    <w:rsid w:val="001F291E"/>
    <w:rsid w:val="001F2ABF"/>
    <w:rsid w:val="001F32F4"/>
    <w:rsid w:val="001F3B9A"/>
    <w:rsid w:val="001F5F59"/>
    <w:rsid w:val="001F6031"/>
    <w:rsid w:val="001F691D"/>
    <w:rsid w:val="001F6F45"/>
    <w:rsid w:val="00200DBE"/>
    <w:rsid w:val="00201057"/>
    <w:rsid w:val="00202B0D"/>
    <w:rsid w:val="00203F5C"/>
    <w:rsid w:val="0020467A"/>
    <w:rsid w:val="00204961"/>
    <w:rsid w:val="0020504E"/>
    <w:rsid w:val="002059CD"/>
    <w:rsid w:val="00205D45"/>
    <w:rsid w:val="00206AA1"/>
    <w:rsid w:val="00207482"/>
    <w:rsid w:val="002107CF"/>
    <w:rsid w:val="002109AB"/>
    <w:rsid w:val="00210D3E"/>
    <w:rsid w:val="0021167A"/>
    <w:rsid w:val="002133D9"/>
    <w:rsid w:val="002136C0"/>
    <w:rsid w:val="00214DC1"/>
    <w:rsid w:val="00215634"/>
    <w:rsid w:val="00215736"/>
    <w:rsid w:val="002161AE"/>
    <w:rsid w:val="00216498"/>
    <w:rsid w:val="0021678C"/>
    <w:rsid w:val="00220359"/>
    <w:rsid w:val="002205F2"/>
    <w:rsid w:val="002225F0"/>
    <w:rsid w:val="00222608"/>
    <w:rsid w:val="0022511D"/>
    <w:rsid w:val="00225A13"/>
    <w:rsid w:val="00226032"/>
    <w:rsid w:val="002268A5"/>
    <w:rsid w:val="00226A97"/>
    <w:rsid w:val="0022712D"/>
    <w:rsid w:val="002274A4"/>
    <w:rsid w:val="002312FA"/>
    <w:rsid w:val="002321E9"/>
    <w:rsid w:val="00232732"/>
    <w:rsid w:val="002333CA"/>
    <w:rsid w:val="00233E21"/>
    <w:rsid w:val="00234A97"/>
    <w:rsid w:val="0023509A"/>
    <w:rsid w:val="002354FF"/>
    <w:rsid w:val="00235CB6"/>
    <w:rsid w:val="00237894"/>
    <w:rsid w:val="00241491"/>
    <w:rsid w:val="002440BC"/>
    <w:rsid w:val="00244432"/>
    <w:rsid w:val="00244C41"/>
    <w:rsid w:val="00245739"/>
    <w:rsid w:val="00245C4A"/>
    <w:rsid w:val="00245D03"/>
    <w:rsid w:val="00246724"/>
    <w:rsid w:val="00247255"/>
    <w:rsid w:val="00250F72"/>
    <w:rsid w:val="002511EB"/>
    <w:rsid w:val="0025159F"/>
    <w:rsid w:val="00251CAF"/>
    <w:rsid w:val="00251D42"/>
    <w:rsid w:val="002522B4"/>
    <w:rsid w:val="00252EB5"/>
    <w:rsid w:val="00253774"/>
    <w:rsid w:val="00253D61"/>
    <w:rsid w:val="002543A4"/>
    <w:rsid w:val="002545A4"/>
    <w:rsid w:val="002547D4"/>
    <w:rsid w:val="002548CB"/>
    <w:rsid w:val="00254D8A"/>
    <w:rsid w:val="002558A4"/>
    <w:rsid w:val="00255F00"/>
    <w:rsid w:val="00260202"/>
    <w:rsid w:val="002618EA"/>
    <w:rsid w:val="00263ADA"/>
    <w:rsid w:val="002642B3"/>
    <w:rsid w:val="00265539"/>
    <w:rsid w:val="002656C2"/>
    <w:rsid w:val="0026684B"/>
    <w:rsid w:val="002701F1"/>
    <w:rsid w:val="0027027F"/>
    <w:rsid w:val="002706FB"/>
    <w:rsid w:val="00272142"/>
    <w:rsid w:val="00272388"/>
    <w:rsid w:val="00272736"/>
    <w:rsid w:val="00273900"/>
    <w:rsid w:val="00275477"/>
    <w:rsid w:val="002759FC"/>
    <w:rsid w:val="0027754D"/>
    <w:rsid w:val="002776FB"/>
    <w:rsid w:val="00277B0B"/>
    <w:rsid w:val="0028044B"/>
    <w:rsid w:val="00280A5D"/>
    <w:rsid w:val="002831FF"/>
    <w:rsid w:val="00283595"/>
    <w:rsid w:val="00284E6F"/>
    <w:rsid w:val="002856AD"/>
    <w:rsid w:val="00285957"/>
    <w:rsid w:val="00285FAA"/>
    <w:rsid w:val="0028674E"/>
    <w:rsid w:val="002871F8"/>
    <w:rsid w:val="00287895"/>
    <w:rsid w:val="00287ADE"/>
    <w:rsid w:val="00287E4B"/>
    <w:rsid w:val="00290914"/>
    <w:rsid w:val="00291096"/>
    <w:rsid w:val="00291B28"/>
    <w:rsid w:val="0029256C"/>
    <w:rsid w:val="00292DD5"/>
    <w:rsid w:val="00294343"/>
    <w:rsid w:val="002944FD"/>
    <w:rsid w:val="0029590E"/>
    <w:rsid w:val="002959BE"/>
    <w:rsid w:val="00296ABC"/>
    <w:rsid w:val="00296BF0"/>
    <w:rsid w:val="002978BB"/>
    <w:rsid w:val="002A0210"/>
    <w:rsid w:val="002A1215"/>
    <w:rsid w:val="002A43C2"/>
    <w:rsid w:val="002A480F"/>
    <w:rsid w:val="002A5563"/>
    <w:rsid w:val="002A55B5"/>
    <w:rsid w:val="002A5797"/>
    <w:rsid w:val="002A6455"/>
    <w:rsid w:val="002A7B56"/>
    <w:rsid w:val="002A7C23"/>
    <w:rsid w:val="002A7DFE"/>
    <w:rsid w:val="002B02DB"/>
    <w:rsid w:val="002B07E8"/>
    <w:rsid w:val="002B2974"/>
    <w:rsid w:val="002B30D5"/>
    <w:rsid w:val="002B3F9C"/>
    <w:rsid w:val="002B544B"/>
    <w:rsid w:val="002B6122"/>
    <w:rsid w:val="002B68EA"/>
    <w:rsid w:val="002B7162"/>
    <w:rsid w:val="002C085F"/>
    <w:rsid w:val="002C0AE6"/>
    <w:rsid w:val="002C1868"/>
    <w:rsid w:val="002C266B"/>
    <w:rsid w:val="002C33D7"/>
    <w:rsid w:val="002C4B95"/>
    <w:rsid w:val="002C5313"/>
    <w:rsid w:val="002C5AF9"/>
    <w:rsid w:val="002C7384"/>
    <w:rsid w:val="002C7F5B"/>
    <w:rsid w:val="002D030B"/>
    <w:rsid w:val="002D07C5"/>
    <w:rsid w:val="002D12EE"/>
    <w:rsid w:val="002D2325"/>
    <w:rsid w:val="002D29FC"/>
    <w:rsid w:val="002D2B03"/>
    <w:rsid w:val="002D2B55"/>
    <w:rsid w:val="002D38A9"/>
    <w:rsid w:val="002D418B"/>
    <w:rsid w:val="002D43CA"/>
    <w:rsid w:val="002D4D18"/>
    <w:rsid w:val="002E047B"/>
    <w:rsid w:val="002E04C3"/>
    <w:rsid w:val="002E0E7B"/>
    <w:rsid w:val="002E1282"/>
    <w:rsid w:val="002E1371"/>
    <w:rsid w:val="002E16CD"/>
    <w:rsid w:val="002E1FC0"/>
    <w:rsid w:val="002E25E8"/>
    <w:rsid w:val="002E27D0"/>
    <w:rsid w:val="002E2DC5"/>
    <w:rsid w:val="002E4514"/>
    <w:rsid w:val="002E4A06"/>
    <w:rsid w:val="002E6215"/>
    <w:rsid w:val="002E68FA"/>
    <w:rsid w:val="002E76EF"/>
    <w:rsid w:val="002F1395"/>
    <w:rsid w:val="002F184F"/>
    <w:rsid w:val="002F1F79"/>
    <w:rsid w:val="002F3661"/>
    <w:rsid w:val="002F3954"/>
    <w:rsid w:val="002F3F45"/>
    <w:rsid w:val="002F4598"/>
    <w:rsid w:val="002F5742"/>
    <w:rsid w:val="002F5DD9"/>
    <w:rsid w:val="002F7721"/>
    <w:rsid w:val="00301921"/>
    <w:rsid w:val="00301BFD"/>
    <w:rsid w:val="003023C9"/>
    <w:rsid w:val="00306850"/>
    <w:rsid w:val="00307FFA"/>
    <w:rsid w:val="003111C8"/>
    <w:rsid w:val="003116DE"/>
    <w:rsid w:val="00311E4B"/>
    <w:rsid w:val="00312952"/>
    <w:rsid w:val="003140AF"/>
    <w:rsid w:val="00314FEA"/>
    <w:rsid w:val="00320129"/>
    <w:rsid w:val="003201DC"/>
    <w:rsid w:val="003209D8"/>
    <w:rsid w:val="00321094"/>
    <w:rsid w:val="00321164"/>
    <w:rsid w:val="003212CC"/>
    <w:rsid w:val="00321C54"/>
    <w:rsid w:val="00322D92"/>
    <w:rsid w:val="00323065"/>
    <w:rsid w:val="0032335B"/>
    <w:rsid w:val="003236D3"/>
    <w:rsid w:val="00323DC8"/>
    <w:rsid w:val="00324A06"/>
    <w:rsid w:val="0032582A"/>
    <w:rsid w:val="00325BE3"/>
    <w:rsid w:val="00325D07"/>
    <w:rsid w:val="00326BD0"/>
    <w:rsid w:val="003276A1"/>
    <w:rsid w:val="00330EC3"/>
    <w:rsid w:val="00332A50"/>
    <w:rsid w:val="00333FC1"/>
    <w:rsid w:val="0033449E"/>
    <w:rsid w:val="00334AB0"/>
    <w:rsid w:val="003353BD"/>
    <w:rsid w:val="003358B7"/>
    <w:rsid w:val="00335E52"/>
    <w:rsid w:val="00336586"/>
    <w:rsid w:val="00341C36"/>
    <w:rsid w:val="003425A3"/>
    <w:rsid w:val="003439BD"/>
    <w:rsid w:val="00344406"/>
    <w:rsid w:val="00344BA9"/>
    <w:rsid w:val="0034609D"/>
    <w:rsid w:val="00350C09"/>
    <w:rsid w:val="00350C8B"/>
    <w:rsid w:val="00350E69"/>
    <w:rsid w:val="0035287F"/>
    <w:rsid w:val="00353E13"/>
    <w:rsid w:val="00354412"/>
    <w:rsid w:val="00354538"/>
    <w:rsid w:val="00354706"/>
    <w:rsid w:val="00354869"/>
    <w:rsid w:val="003553EF"/>
    <w:rsid w:val="00355C6D"/>
    <w:rsid w:val="003561CD"/>
    <w:rsid w:val="00356572"/>
    <w:rsid w:val="00356780"/>
    <w:rsid w:val="0035687A"/>
    <w:rsid w:val="0035698B"/>
    <w:rsid w:val="00356C3A"/>
    <w:rsid w:val="00357D6C"/>
    <w:rsid w:val="00363335"/>
    <w:rsid w:val="0036338A"/>
    <w:rsid w:val="00363CFE"/>
    <w:rsid w:val="003649A8"/>
    <w:rsid w:val="0036563A"/>
    <w:rsid w:val="00365B95"/>
    <w:rsid w:val="00366D80"/>
    <w:rsid w:val="00366DF5"/>
    <w:rsid w:val="00367F0E"/>
    <w:rsid w:val="003710C3"/>
    <w:rsid w:val="00371974"/>
    <w:rsid w:val="00372A5F"/>
    <w:rsid w:val="00372F7B"/>
    <w:rsid w:val="00373756"/>
    <w:rsid w:val="00374CDB"/>
    <w:rsid w:val="00375535"/>
    <w:rsid w:val="003766CE"/>
    <w:rsid w:val="00376D54"/>
    <w:rsid w:val="00376EDE"/>
    <w:rsid w:val="00377D13"/>
    <w:rsid w:val="0038075B"/>
    <w:rsid w:val="00380D42"/>
    <w:rsid w:val="00382AD3"/>
    <w:rsid w:val="0038355F"/>
    <w:rsid w:val="00383631"/>
    <w:rsid w:val="00384A27"/>
    <w:rsid w:val="00384BA5"/>
    <w:rsid w:val="003851C3"/>
    <w:rsid w:val="00385413"/>
    <w:rsid w:val="0038732A"/>
    <w:rsid w:val="00387468"/>
    <w:rsid w:val="00387A59"/>
    <w:rsid w:val="00387E1D"/>
    <w:rsid w:val="00390572"/>
    <w:rsid w:val="00390648"/>
    <w:rsid w:val="00391669"/>
    <w:rsid w:val="0039179E"/>
    <w:rsid w:val="003917B2"/>
    <w:rsid w:val="0039367F"/>
    <w:rsid w:val="003943B4"/>
    <w:rsid w:val="00394A29"/>
    <w:rsid w:val="003951D6"/>
    <w:rsid w:val="0039566B"/>
    <w:rsid w:val="00396B65"/>
    <w:rsid w:val="00397B7B"/>
    <w:rsid w:val="00397F9C"/>
    <w:rsid w:val="003A0003"/>
    <w:rsid w:val="003A05EB"/>
    <w:rsid w:val="003A12AD"/>
    <w:rsid w:val="003A1DA0"/>
    <w:rsid w:val="003A21FE"/>
    <w:rsid w:val="003A2854"/>
    <w:rsid w:val="003A362F"/>
    <w:rsid w:val="003A3B97"/>
    <w:rsid w:val="003A4137"/>
    <w:rsid w:val="003A53F2"/>
    <w:rsid w:val="003A5729"/>
    <w:rsid w:val="003A57EC"/>
    <w:rsid w:val="003A6836"/>
    <w:rsid w:val="003A7994"/>
    <w:rsid w:val="003B0217"/>
    <w:rsid w:val="003B0541"/>
    <w:rsid w:val="003B0B57"/>
    <w:rsid w:val="003B0DAD"/>
    <w:rsid w:val="003B1A3A"/>
    <w:rsid w:val="003B29B0"/>
    <w:rsid w:val="003B2B9B"/>
    <w:rsid w:val="003B2CFA"/>
    <w:rsid w:val="003B4A1F"/>
    <w:rsid w:val="003B4A8C"/>
    <w:rsid w:val="003B4AEB"/>
    <w:rsid w:val="003B6372"/>
    <w:rsid w:val="003C042E"/>
    <w:rsid w:val="003C0CE8"/>
    <w:rsid w:val="003C1973"/>
    <w:rsid w:val="003C20D1"/>
    <w:rsid w:val="003C2956"/>
    <w:rsid w:val="003C2BB3"/>
    <w:rsid w:val="003C38ED"/>
    <w:rsid w:val="003C4AB8"/>
    <w:rsid w:val="003C55BF"/>
    <w:rsid w:val="003C6339"/>
    <w:rsid w:val="003C6894"/>
    <w:rsid w:val="003C704D"/>
    <w:rsid w:val="003D0718"/>
    <w:rsid w:val="003D0FB9"/>
    <w:rsid w:val="003D5737"/>
    <w:rsid w:val="003D5FF9"/>
    <w:rsid w:val="003D68B0"/>
    <w:rsid w:val="003D7828"/>
    <w:rsid w:val="003E00F7"/>
    <w:rsid w:val="003E0E50"/>
    <w:rsid w:val="003E19F1"/>
    <w:rsid w:val="003E1C00"/>
    <w:rsid w:val="003E1C74"/>
    <w:rsid w:val="003E2CD0"/>
    <w:rsid w:val="003E305B"/>
    <w:rsid w:val="003E3ABE"/>
    <w:rsid w:val="003E487D"/>
    <w:rsid w:val="003E48B4"/>
    <w:rsid w:val="003E4DF4"/>
    <w:rsid w:val="003E579B"/>
    <w:rsid w:val="003E5DA5"/>
    <w:rsid w:val="003E6345"/>
    <w:rsid w:val="003E7587"/>
    <w:rsid w:val="003F2A81"/>
    <w:rsid w:val="003F2CA5"/>
    <w:rsid w:val="003F2CD7"/>
    <w:rsid w:val="003F3631"/>
    <w:rsid w:val="003F3973"/>
    <w:rsid w:val="003F3ABC"/>
    <w:rsid w:val="003F3D97"/>
    <w:rsid w:val="003F4541"/>
    <w:rsid w:val="003F46A9"/>
    <w:rsid w:val="003F4E35"/>
    <w:rsid w:val="003F532E"/>
    <w:rsid w:val="003F5D85"/>
    <w:rsid w:val="00400A90"/>
    <w:rsid w:val="00400DAD"/>
    <w:rsid w:val="0040178C"/>
    <w:rsid w:val="00402BF9"/>
    <w:rsid w:val="00402ECC"/>
    <w:rsid w:val="00404E3E"/>
    <w:rsid w:val="004056AF"/>
    <w:rsid w:val="00405EFD"/>
    <w:rsid w:val="0040791A"/>
    <w:rsid w:val="004079FC"/>
    <w:rsid w:val="00407F27"/>
    <w:rsid w:val="00410368"/>
    <w:rsid w:val="00410CA9"/>
    <w:rsid w:val="00410CE9"/>
    <w:rsid w:val="00411196"/>
    <w:rsid w:val="00411B9D"/>
    <w:rsid w:val="004132ED"/>
    <w:rsid w:val="004133E8"/>
    <w:rsid w:val="0041396C"/>
    <w:rsid w:val="004139D9"/>
    <w:rsid w:val="00413E07"/>
    <w:rsid w:val="004141BB"/>
    <w:rsid w:val="004160AD"/>
    <w:rsid w:val="00416E74"/>
    <w:rsid w:val="00417D85"/>
    <w:rsid w:val="004206D6"/>
    <w:rsid w:val="00421D91"/>
    <w:rsid w:val="004225E0"/>
    <w:rsid w:val="00422673"/>
    <w:rsid w:val="00423114"/>
    <w:rsid w:val="00424F8F"/>
    <w:rsid w:val="004257A1"/>
    <w:rsid w:val="00425AE3"/>
    <w:rsid w:val="004264BA"/>
    <w:rsid w:val="004274B6"/>
    <w:rsid w:val="004305EB"/>
    <w:rsid w:val="00430DA2"/>
    <w:rsid w:val="00431133"/>
    <w:rsid w:val="004313E4"/>
    <w:rsid w:val="004316EC"/>
    <w:rsid w:val="004319F4"/>
    <w:rsid w:val="00433127"/>
    <w:rsid w:val="00433F9A"/>
    <w:rsid w:val="00433FEE"/>
    <w:rsid w:val="004346C3"/>
    <w:rsid w:val="00434D40"/>
    <w:rsid w:val="004365A2"/>
    <w:rsid w:val="00437AB1"/>
    <w:rsid w:val="00437C63"/>
    <w:rsid w:val="00437E42"/>
    <w:rsid w:val="00437F2F"/>
    <w:rsid w:val="0044043A"/>
    <w:rsid w:val="00440793"/>
    <w:rsid w:val="004423B5"/>
    <w:rsid w:val="004424A5"/>
    <w:rsid w:val="00443252"/>
    <w:rsid w:val="00443678"/>
    <w:rsid w:val="00443CAA"/>
    <w:rsid w:val="0044454D"/>
    <w:rsid w:val="00447796"/>
    <w:rsid w:val="0044782A"/>
    <w:rsid w:val="004479B0"/>
    <w:rsid w:val="00447AC6"/>
    <w:rsid w:val="00447AF9"/>
    <w:rsid w:val="0045028D"/>
    <w:rsid w:val="00450638"/>
    <w:rsid w:val="004506B2"/>
    <w:rsid w:val="00450832"/>
    <w:rsid w:val="00451490"/>
    <w:rsid w:val="00452D6E"/>
    <w:rsid w:val="0045343A"/>
    <w:rsid w:val="004541F6"/>
    <w:rsid w:val="00454E6C"/>
    <w:rsid w:val="00455155"/>
    <w:rsid w:val="004554B5"/>
    <w:rsid w:val="00455845"/>
    <w:rsid w:val="00455EF3"/>
    <w:rsid w:val="00456006"/>
    <w:rsid w:val="004569FA"/>
    <w:rsid w:val="004574ED"/>
    <w:rsid w:val="004603EF"/>
    <w:rsid w:val="004606EE"/>
    <w:rsid w:val="00460BC6"/>
    <w:rsid w:val="004617D4"/>
    <w:rsid w:val="00461E7E"/>
    <w:rsid w:val="00462139"/>
    <w:rsid w:val="004628EA"/>
    <w:rsid w:val="0046332D"/>
    <w:rsid w:val="00463779"/>
    <w:rsid w:val="00463891"/>
    <w:rsid w:val="00463CC5"/>
    <w:rsid w:val="004641D2"/>
    <w:rsid w:val="004642C9"/>
    <w:rsid w:val="00464908"/>
    <w:rsid w:val="00464BC5"/>
    <w:rsid w:val="0046616B"/>
    <w:rsid w:val="00467BAD"/>
    <w:rsid w:val="0047014F"/>
    <w:rsid w:val="0047101C"/>
    <w:rsid w:val="0047288A"/>
    <w:rsid w:val="004733EE"/>
    <w:rsid w:val="00473B38"/>
    <w:rsid w:val="00474DEC"/>
    <w:rsid w:val="004759AF"/>
    <w:rsid w:val="00476A2C"/>
    <w:rsid w:val="00477FF0"/>
    <w:rsid w:val="0048061A"/>
    <w:rsid w:val="0048067A"/>
    <w:rsid w:val="0048076D"/>
    <w:rsid w:val="004807AF"/>
    <w:rsid w:val="004817B2"/>
    <w:rsid w:val="004819A2"/>
    <w:rsid w:val="00481D54"/>
    <w:rsid w:val="00483BAD"/>
    <w:rsid w:val="004847FE"/>
    <w:rsid w:val="00484ED9"/>
    <w:rsid w:val="00486525"/>
    <w:rsid w:val="00486937"/>
    <w:rsid w:val="00486DE6"/>
    <w:rsid w:val="00486FB2"/>
    <w:rsid w:val="00487394"/>
    <w:rsid w:val="0049098A"/>
    <w:rsid w:val="004915BE"/>
    <w:rsid w:val="0049546B"/>
    <w:rsid w:val="0049572C"/>
    <w:rsid w:val="00495E9D"/>
    <w:rsid w:val="00496530"/>
    <w:rsid w:val="0049672C"/>
    <w:rsid w:val="00496B7A"/>
    <w:rsid w:val="00496C32"/>
    <w:rsid w:val="00497C38"/>
    <w:rsid w:val="00497CDE"/>
    <w:rsid w:val="004A113B"/>
    <w:rsid w:val="004A13C2"/>
    <w:rsid w:val="004A163D"/>
    <w:rsid w:val="004A1C2D"/>
    <w:rsid w:val="004A2523"/>
    <w:rsid w:val="004A2C1D"/>
    <w:rsid w:val="004A2EE6"/>
    <w:rsid w:val="004A37F8"/>
    <w:rsid w:val="004A3CC7"/>
    <w:rsid w:val="004A4093"/>
    <w:rsid w:val="004A4158"/>
    <w:rsid w:val="004A4BB4"/>
    <w:rsid w:val="004A6844"/>
    <w:rsid w:val="004A69F9"/>
    <w:rsid w:val="004A6CD0"/>
    <w:rsid w:val="004A7167"/>
    <w:rsid w:val="004A7EEB"/>
    <w:rsid w:val="004B0AB7"/>
    <w:rsid w:val="004B0FA7"/>
    <w:rsid w:val="004B2133"/>
    <w:rsid w:val="004B2664"/>
    <w:rsid w:val="004B28DA"/>
    <w:rsid w:val="004B3E7C"/>
    <w:rsid w:val="004B3F78"/>
    <w:rsid w:val="004B4012"/>
    <w:rsid w:val="004B4280"/>
    <w:rsid w:val="004B43D6"/>
    <w:rsid w:val="004B43FF"/>
    <w:rsid w:val="004B6158"/>
    <w:rsid w:val="004C0105"/>
    <w:rsid w:val="004C07AA"/>
    <w:rsid w:val="004C0E16"/>
    <w:rsid w:val="004C0FEF"/>
    <w:rsid w:val="004C1B33"/>
    <w:rsid w:val="004C2B9D"/>
    <w:rsid w:val="004C30C4"/>
    <w:rsid w:val="004C3A8D"/>
    <w:rsid w:val="004C4580"/>
    <w:rsid w:val="004C4672"/>
    <w:rsid w:val="004C4E30"/>
    <w:rsid w:val="004C52B1"/>
    <w:rsid w:val="004C5F5E"/>
    <w:rsid w:val="004C694F"/>
    <w:rsid w:val="004C69B1"/>
    <w:rsid w:val="004C752C"/>
    <w:rsid w:val="004D10EE"/>
    <w:rsid w:val="004D1A53"/>
    <w:rsid w:val="004D2187"/>
    <w:rsid w:val="004D3A61"/>
    <w:rsid w:val="004D492B"/>
    <w:rsid w:val="004D57B0"/>
    <w:rsid w:val="004D5E0B"/>
    <w:rsid w:val="004D6320"/>
    <w:rsid w:val="004D657D"/>
    <w:rsid w:val="004D69C5"/>
    <w:rsid w:val="004D6D1B"/>
    <w:rsid w:val="004D7527"/>
    <w:rsid w:val="004D7776"/>
    <w:rsid w:val="004E0783"/>
    <w:rsid w:val="004E2094"/>
    <w:rsid w:val="004E26EA"/>
    <w:rsid w:val="004E29F8"/>
    <w:rsid w:val="004E33DD"/>
    <w:rsid w:val="004E3FC5"/>
    <w:rsid w:val="004E4676"/>
    <w:rsid w:val="004E5184"/>
    <w:rsid w:val="004E61DC"/>
    <w:rsid w:val="004E6695"/>
    <w:rsid w:val="004E73CE"/>
    <w:rsid w:val="004E77C5"/>
    <w:rsid w:val="004F0095"/>
    <w:rsid w:val="004F0436"/>
    <w:rsid w:val="004F1121"/>
    <w:rsid w:val="004F116C"/>
    <w:rsid w:val="004F137C"/>
    <w:rsid w:val="004F170E"/>
    <w:rsid w:val="004F1C73"/>
    <w:rsid w:val="004F259E"/>
    <w:rsid w:val="004F2651"/>
    <w:rsid w:val="004F402E"/>
    <w:rsid w:val="004F4312"/>
    <w:rsid w:val="004F43E6"/>
    <w:rsid w:val="004F4411"/>
    <w:rsid w:val="004F4B0A"/>
    <w:rsid w:val="004F5924"/>
    <w:rsid w:val="004F5A8F"/>
    <w:rsid w:val="004F621B"/>
    <w:rsid w:val="004F6C31"/>
    <w:rsid w:val="004F6D35"/>
    <w:rsid w:val="004F6D44"/>
    <w:rsid w:val="004F6FA7"/>
    <w:rsid w:val="005010DA"/>
    <w:rsid w:val="005011CF"/>
    <w:rsid w:val="0050176D"/>
    <w:rsid w:val="00502314"/>
    <w:rsid w:val="005039B3"/>
    <w:rsid w:val="005046B2"/>
    <w:rsid w:val="0050521C"/>
    <w:rsid w:val="00505846"/>
    <w:rsid w:val="005059F7"/>
    <w:rsid w:val="00506806"/>
    <w:rsid w:val="00506B55"/>
    <w:rsid w:val="00506DBA"/>
    <w:rsid w:val="0051070B"/>
    <w:rsid w:val="00510796"/>
    <w:rsid w:val="00510EAB"/>
    <w:rsid w:val="00513CFB"/>
    <w:rsid w:val="0051464F"/>
    <w:rsid w:val="00514DAA"/>
    <w:rsid w:val="00514FFA"/>
    <w:rsid w:val="0051561B"/>
    <w:rsid w:val="0051570F"/>
    <w:rsid w:val="00516AF5"/>
    <w:rsid w:val="00517998"/>
    <w:rsid w:val="00517A48"/>
    <w:rsid w:val="00520841"/>
    <w:rsid w:val="00523709"/>
    <w:rsid w:val="005250D5"/>
    <w:rsid w:val="005264AB"/>
    <w:rsid w:val="0052748D"/>
    <w:rsid w:val="00527D17"/>
    <w:rsid w:val="0053166D"/>
    <w:rsid w:val="00532E18"/>
    <w:rsid w:val="00532E19"/>
    <w:rsid w:val="005336CD"/>
    <w:rsid w:val="0053392C"/>
    <w:rsid w:val="00533B38"/>
    <w:rsid w:val="0053488F"/>
    <w:rsid w:val="00534B60"/>
    <w:rsid w:val="0053646D"/>
    <w:rsid w:val="005368A7"/>
    <w:rsid w:val="00537F9A"/>
    <w:rsid w:val="00540280"/>
    <w:rsid w:val="005403C3"/>
    <w:rsid w:val="005404CD"/>
    <w:rsid w:val="00541B71"/>
    <w:rsid w:val="00541B89"/>
    <w:rsid w:val="0054201E"/>
    <w:rsid w:val="005422C8"/>
    <w:rsid w:val="00542C81"/>
    <w:rsid w:val="00542E0A"/>
    <w:rsid w:val="005439A1"/>
    <w:rsid w:val="00543E54"/>
    <w:rsid w:val="0054430F"/>
    <w:rsid w:val="00544DF2"/>
    <w:rsid w:val="0054508D"/>
    <w:rsid w:val="005452F0"/>
    <w:rsid w:val="005458EC"/>
    <w:rsid w:val="00546185"/>
    <w:rsid w:val="00546396"/>
    <w:rsid w:val="00546E1F"/>
    <w:rsid w:val="00546F25"/>
    <w:rsid w:val="00547209"/>
    <w:rsid w:val="00547EB2"/>
    <w:rsid w:val="00547FED"/>
    <w:rsid w:val="0055046B"/>
    <w:rsid w:val="00552B95"/>
    <w:rsid w:val="00553BC1"/>
    <w:rsid w:val="00553D8F"/>
    <w:rsid w:val="00556B54"/>
    <w:rsid w:val="00557A86"/>
    <w:rsid w:val="005605C4"/>
    <w:rsid w:val="005609EC"/>
    <w:rsid w:val="005624CC"/>
    <w:rsid w:val="00562DEE"/>
    <w:rsid w:val="005638AD"/>
    <w:rsid w:val="00563F5A"/>
    <w:rsid w:val="0056443C"/>
    <w:rsid w:val="00564E82"/>
    <w:rsid w:val="00565A3C"/>
    <w:rsid w:val="00566DE5"/>
    <w:rsid w:val="005679C5"/>
    <w:rsid w:val="00567E81"/>
    <w:rsid w:val="005709AA"/>
    <w:rsid w:val="00571283"/>
    <w:rsid w:val="00572408"/>
    <w:rsid w:val="00573BC1"/>
    <w:rsid w:val="00574834"/>
    <w:rsid w:val="005748BD"/>
    <w:rsid w:val="005757AE"/>
    <w:rsid w:val="005771B7"/>
    <w:rsid w:val="00577E0D"/>
    <w:rsid w:val="0058058C"/>
    <w:rsid w:val="005806FF"/>
    <w:rsid w:val="00581B6A"/>
    <w:rsid w:val="00582979"/>
    <w:rsid w:val="00582BDF"/>
    <w:rsid w:val="005834C3"/>
    <w:rsid w:val="00584644"/>
    <w:rsid w:val="00585946"/>
    <w:rsid w:val="00586646"/>
    <w:rsid w:val="00586710"/>
    <w:rsid w:val="00586D1F"/>
    <w:rsid w:val="0059148B"/>
    <w:rsid w:val="00591CBA"/>
    <w:rsid w:val="00592C5F"/>
    <w:rsid w:val="00592C6B"/>
    <w:rsid w:val="005942B0"/>
    <w:rsid w:val="005948AA"/>
    <w:rsid w:val="005949FE"/>
    <w:rsid w:val="005959A1"/>
    <w:rsid w:val="005960EB"/>
    <w:rsid w:val="0059682E"/>
    <w:rsid w:val="00596927"/>
    <w:rsid w:val="00597CDB"/>
    <w:rsid w:val="005A0EC0"/>
    <w:rsid w:val="005A2916"/>
    <w:rsid w:val="005A2A48"/>
    <w:rsid w:val="005A30B9"/>
    <w:rsid w:val="005A362C"/>
    <w:rsid w:val="005A3F7A"/>
    <w:rsid w:val="005A4582"/>
    <w:rsid w:val="005A4CE7"/>
    <w:rsid w:val="005A4E2F"/>
    <w:rsid w:val="005A64CB"/>
    <w:rsid w:val="005A7D08"/>
    <w:rsid w:val="005A7F0F"/>
    <w:rsid w:val="005B061B"/>
    <w:rsid w:val="005B0F94"/>
    <w:rsid w:val="005B1789"/>
    <w:rsid w:val="005B1B09"/>
    <w:rsid w:val="005B2059"/>
    <w:rsid w:val="005B2522"/>
    <w:rsid w:val="005B2814"/>
    <w:rsid w:val="005B35F7"/>
    <w:rsid w:val="005B4BD1"/>
    <w:rsid w:val="005B5081"/>
    <w:rsid w:val="005B552A"/>
    <w:rsid w:val="005B6CB0"/>
    <w:rsid w:val="005B7294"/>
    <w:rsid w:val="005C018A"/>
    <w:rsid w:val="005C025D"/>
    <w:rsid w:val="005C0B62"/>
    <w:rsid w:val="005C0CB4"/>
    <w:rsid w:val="005C1043"/>
    <w:rsid w:val="005C1B72"/>
    <w:rsid w:val="005C21AB"/>
    <w:rsid w:val="005C2E06"/>
    <w:rsid w:val="005C34E8"/>
    <w:rsid w:val="005C60E2"/>
    <w:rsid w:val="005C6176"/>
    <w:rsid w:val="005C7A72"/>
    <w:rsid w:val="005D0C25"/>
    <w:rsid w:val="005D0FAE"/>
    <w:rsid w:val="005D1873"/>
    <w:rsid w:val="005D3103"/>
    <w:rsid w:val="005D34A7"/>
    <w:rsid w:val="005D4093"/>
    <w:rsid w:val="005D4890"/>
    <w:rsid w:val="005D5619"/>
    <w:rsid w:val="005D5D9C"/>
    <w:rsid w:val="005D66FB"/>
    <w:rsid w:val="005D73D6"/>
    <w:rsid w:val="005E05AA"/>
    <w:rsid w:val="005E1684"/>
    <w:rsid w:val="005E2F94"/>
    <w:rsid w:val="005E461F"/>
    <w:rsid w:val="005E6EB7"/>
    <w:rsid w:val="005E75F4"/>
    <w:rsid w:val="005F1200"/>
    <w:rsid w:val="005F306C"/>
    <w:rsid w:val="005F3AA1"/>
    <w:rsid w:val="005F3F8B"/>
    <w:rsid w:val="005F4DE1"/>
    <w:rsid w:val="005F4F30"/>
    <w:rsid w:val="005F51C7"/>
    <w:rsid w:val="005F670B"/>
    <w:rsid w:val="005F71B5"/>
    <w:rsid w:val="005F78B9"/>
    <w:rsid w:val="00600B6D"/>
    <w:rsid w:val="00601011"/>
    <w:rsid w:val="00601120"/>
    <w:rsid w:val="006011FE"/>
    <w:rsid w:val="00601467"/>
    <w:rsid w:val="0060188F"/>
    <w:rsid w:val="00601A22"/>
    <w:rsid w:val="00602BC9"/>
    <w:rsid w:val="00602CFE"/>
    <w:rsid w:val="006032C6"/>
    <w:rsid w:val="00604471"/>
    <w:rsid w:val="0060546E"/>
    <w:rsid w:val="00605B3F"/>
    <w:rsid w:val="00605E70"/>
    <w:rsid w:val="00607ABC"/>
    <w:rsid w:val="0061022B"/>
    <w:rsid w:val="00610951"/>
    <w:rsid w:val="00610BDD"/>
    <w:rsid w:val="00610DCE"/>
    <w:rsid w:val="006112E2"/>
    <w:rsid w:val="0061140A"/>
    <w:rsid w:val="00611E3E"/>
    <w:rsid w:val="00611FA2"/>
    <w:rsid w:val="00612011"/>
    <w:rsid w:val="00612485"/>
    <w:rsid w:val="00612F1D"/>
    <w:rsid w:val="0061529C"/>
    <w:rsid w:val="006158CD"/>
    <w:rsid w:val="00615F28"/>
    <w:rsid w:val="00616E86"/>
    <w:rsid w:val="006174F3"/>
    <w:rsid w:val="00620048"/>
    <w:rsid w:val="006200C1"/>
    <w:rsid w:val="00620195"/>
    <w:rsid w:val="00620F51"/>
    <w:rsid w:val="00622836"/>
    <w:rsid w:val="00623135"/>
    <w:rsid w:val="00623225"/>
    <w:rsid w:val="006235B2"/>
    <w:rsid w:val="00623654"/>
    <w:rsid w:val="0062408C"/>
    <w:rsid w:val="00625C56"/>
    <w:rsid w:val="00625D04"/>
    <w:rsid w:val="006260F9"/>
    <w:rsid w:val="00626309"/>
    <w:rsid w:val="00626328"/>
    <w:rsid w:val="006267AE"/>
    <w:rsid w:val="00627BF8"/>
    <w:rsid w:val="00627CCF"/>
    <w:rsid w:val="006300B7"/>
    <w:rsid w:val="006302FE"/>
    <w:rsid w:val="006306BD"/>
    <w:rsid w:val="00630D83"/>
    <w:rsid w:val="00631633"/>
    <w:rsid w:val="006316F6"/>
    <w:rsid w:val="00631959"/>
    <w:rsid w:val="00631F66"/>
    <w:rsid w:val="0063219D"/>
    <w:rsid w:val="0063354E"/>
    <w:rsid w:val="00633995"/>
    <w:rsid w:val="00634D53"/>
    <w:rsid w:val="00635A06"/>
    <w:rsid w:val="00635B73"/>
    <w:rsid w:val="0063612D"/>
    <w:rsid w:val="00636373"/>
    <w:rsid w:val="006371E3"/>
    <w:rsid w:val="00641214"/>
    <w:rsid w:val="00641DC6"/>
    <w:rsid w:val="00642587"/>
    <w:rsid w:val="006433CD"/>
    <w:rsid w:val="00643C0E"/>
    <w:rsid w:val="006442F9"/>
    <w:rsid w:val="00644599"/>
    <w:rsid w:val="00645D70"/>
    <w:rsid w:val="00646691"/>
    <w:rsid w:val="0064718C"/>
    <w:rsid w:val="00647FA1"/>
    <w:rsid w:val="00647FF3"/>
    <w:rsid w:val="006504EA"/>
    <w:rsid w:val="00650758"/>
    <w:rsid w:val="006507B1"/>
    <w:rsid w:val="00651096"/>
    <w:rsid w:val="00651FC5"/>
    <w:rsid w:val="0065205C"/>
    <w:rsid w:val="00652177"/>
    <w:rsid w:val="00652FEA"/>
    <w:rsid w:val="006532D1"/>
    <w:rsid w:val="0065342B"/>
    <w:rsid w:val="006543D7"/>
    <w:rsid w:val="006544E2"/>
    <w:rsid w:val="00655459"/>
    <w:rsid w:val="006555CB"/>
    <w:rsid w:val="006559DF"/>
    <w:rsid w:val="00656BE3"/>
    <w:rsid w:val="0065752E"/>
    <w:rsid w:val="0066000D"/>
    <w:rsid w:val="00660969"/>
    <w:rsid w:val="006609AB"/>
    <w:rsid w:val="00661B21"/>
    <w:rsid w:val="00661D60"/>
    <w:rsid w:val="006624A4"/>
    <w:rsid w:val="00662AB1"/>
    <w:rsid w:val="006635FE"/>
    <w:rsid w:val="00663623"/>
    <w:rsid w:val="00663D29"/>
    <w:rsid w:val="006646AC"/>
    <w:rsid w:val="00664913"/>
    <w:rsid w:val="0066531D"/>
    <w:rsid w:val="00665FD6"/>
    <w:rsid w:val="0066690C"/>
    <w:rsid w:val="00666B59"/>
    <w:rsid w:val="006673B6"/>
    <w:rsid w:val="006701D4"/>
    <w:rsid w:val="00670DE9"/>
    <w:rsid w:val="0067133D"/>
    <w:rsid w:val="0067293E"/>
    <w:rsid w:val="00672D60"/>
    <w:rsid w:val="00672E4B"/>
    <w:rsid w:val="006734C0"/>
    <w:rsid w:val="00674377"/>
    <w:rsid w:val="0067485B"/>
    <w:rsid w:val="00675050"/>
    <w:rsid w:val="00675869"/>
    <w:rsid w:val="00675B1B"/>
    <w:rsid w:val="006764DB"/>
    <w:rsid w:val="00676681"/>
    <w:rsid w:val="00677353"/>
    <w:rsid w:val="006805A8"/>
    <w:rsid w:val="00680690"/>
    <w:rsid w:val="006806BB"/>
    <w:rsid w:val="0068314B"/>
    <w:rsid w:val="00683268"/>
    <w:rsid w:val="006834EC"/>
    <w:rsid w:val="00683CBE"/>
    <w:rsid w:val="00684D8B"/>
    <w:rsid w:val="006853DE"/>
    <w:rsid w:val="0068760D"/>
    <w:rsid w:val="006922BF"/>
    <w:rsid w:val="0069284D"/>
    <w:rsid w:val="00694185"/>
    <w:rsid w:val="00694D12"/>
    <w:rsid w:val="006954A4"/>
    <w:rsid w:val="006958F6"/>
    <w:rsid w:val="00695AF7"/>
    <w:rsid w:val="00695BAF"/>
    <w:rsid w:val="006A0038"/>
    <w:rsid w:val="006A01A7"/>
    <w:rsid w:val="006A0997"/>
    <w:rsid w:val="006A0D5D"/>
    <w:rsid w:val="006A1147"/>
    <w:rsid w:val="006A150F"/>
    <w:rsid w:val="006A3063"/>
    <w:rsid w:val="006A3106"/>
    <w:rsid w:val="006A3406"/>
    <w:rsid w:val="006A3DCC"/>
    <w:rsid w:val="006A47AE"/>
    <w:rsid w:val="006A4ADF"/>
    <w:rsid w:val="006A5001"/>
    <w:rsid w:val="006A53D7"/>
    <w:rsid w:val="006A7DC6"/>
    <w:rsid w:val="006B0A24"/>
    <w:rsid w:val="006B166C"/>
    <w:rsid w:val="006B18C4"/>
    <w:rsid w:val="006B22E1"/>
    <w:rsid w:val="006B316B"/>
    <w:rsid w:val="006B3CA3"/>
    <w:rsid w:val="006B45D5"/>
    <w:rsid w:val="006B4684"/>
    <w:rsid w:val="006B47D0"/>
    <w:rsid w:val="006B47DF"/>
    <w:rsid w:val="006B4917"/>
    <w:rsid w:val="006B4C6D"/>
    <w:rsid w:val="006B4F47"/>
    <w:rsid w:val="006B5B68"/>
    <w:rsid w:val="006B61AE"/>
    <w:rsid w:val="006B6A2F"/>
    <w:rsid w:val="006B6B27"/>
    <w:rsid w:val="006B6F15"/>
    <w:rsid w:val="006B760B"/>
    <w:rsid w:val="006C0451"/>
    <w:rsid w:val="006C2D9F"/>
    <w:rsid w:val="006C4C3E"/>
    <w:rsid w:val="006C745F"/>
    <w:rsid w:val="006C76F0"/>
    <w:rsid w:val="006D0A36"/>
    <w:rsid w:val="006D229C"/>
    <w:rsid w:val="006D3732"/>
    <w:rsid w:val="006D4286"/>
    <w:rsid w:val="006D50A6"/>
    <w:rsid w:val="006D5B67"/>
    <w:rsid w:val="006D739B"/>
    <w:rsid w:val="006D7977"/>
    <w:rsid w:val="006E039F"/>
    <w:rsid w:val="006E0C8E"/>
    <w:rsid w:val="006E1082"/>
    <w:rsid w:val="006E17D1"/>
    <w:rsid w:val="006E1BA1"/>
    <w:rsid w:val="006E39BC"/>
    <w:rsid w:val="006E4773"/>
    <w:rsid w:val="006E4901"/>
    <w:rsid w:val="006E4C9A"/>
    <w:rsid w:val="006E5179"/>
    <w:rsid w:val="006E5985"/>
    <w:rsid w:val="006E681F"/>
    <w:rsid w:val="006E6C6A"/>
    <w:rsid w:val="006E71A9"/>
    <w:rsid w:val="006E78C8"/>
    <w:rsid w:val="006E796C"/>
    <w:rsid w:val="006E7B86"/>
    <w:rsid w:val="006F01E0"/>
    <w:rsid w:val="006F0FA9"/>
    <w:rsid w:val="006F13C9"/>
    <w:rsid w:val="006F2178"/>
    <w:rsid w:val="006F2EA0"/>
    <w:rsid w:val="006F2F9E"/>
    <w:rsid w:val="006F3EEB"/>
    <w:rsid w:val="006F4536"/>
    <w:rsid w:val="006F4537"/>
    <w:rsid w:val="006F5996"/>
    <w:rsid w:val="006F62CF"/>
    <w:rsid w:val="006F63D4"/>
    <w:rsid w:val="006F67FD"/>
    <w:rsid w:val="006F6939"/>
    <w:rsid w:val="006F694A"/>
    <w:rsid w:val="006F6A89"/>
    <w:rsid w:val="006F7AED"/>
    <w:rsid w:val="00700D5A"/>
    <w:rsid w:val="0070214F"/>
    <w:rsid w:val="0070346B"/>
    <w:rsid w:val="00703C14"/>
    <w:rsid w:val="00703DE8"/>
    <w:rsid w:val="007042F5"/>
    <w:rsid w:val="00704FC6"/>
    <w:rsid w:val="007055EA"/>
    <w:rsid w:val="007059EF"/>
    <w:rsid w:val="00706E14"/>
    <w:rsid w:val="00706FF5"/>
    <w:rsid w:val="00707579"/>
    <w:rsid w:val="007106BD"/>
    <w:rsid w:val="00711C6B"/>
    <w:rsid w:val="0071208F"/>
    <w:rsid w:val="007122F9"/>
    <w:rsid w:val="0071235F"/>
    <w:rsid w:val="00713167"/>
    <w:rsid w:val="00714AFE"/>
    <w:rsid w:val="00714B60"/>
    <w:rsid w:val="00714B9D"/>
    <w:rsid w:val="00715304"/>
    <w:rsid w:val="00715FF6"/>
    <w:rsid w:val="00716841"/>
    <w:rsid w:val="00717F35"/>
    <w:rsid w:val="0072039C"/>
    <w:rsid w:val="00720433"/>
    <w:rsid w:val="00720652"/>
    <w:rsid w:val="00720E01"/>
    <w:rsid w:val="0072260A"/>
    <w:rsid w:val="00722A19"/>
    <w:rsid w:val="00723913"/>
    <w:rsid w:val="00723BB4"/>
    <w:rsid w:val="00723C6E"/>
    <w:rsid w:val="007243DD"/>
    <w:rsid w:val="00724574"/>
    <w:rsid w:val="00724AE0"/>
    <w:rsid w:val="0072520D"/>
    <w:rsid w:val="0072543F"/>
    <w:rsid w:val="00727095"/>
    <w:rsid w:val="007278D3"/>
    <w:rsid w:val="00730591"/>
    <w:rsid w:val="00734EBB"/>
    <w:rsid w:val="0073673D"/>
    <w:rsid w:val="007377D0"/>
    <w:rsid w:val="0074080B"/>
    <w:rsid w:val="007418F5"/>
    <w:rsid w:val="00742EE0"/>
    <w:rsid w:val="0074429F"/>
    <w:rsid w:val="00744484"/>
    <w:rsid w:val="00744F6E"/>
    <w:rsid w:val="00744F7E"/>
    <w:rsid w:val="00745E98"/>
    <w:rsid w:val="00746104"/>
    <w:rsid w:val="0074771C"/>
    <w:rsid w:val="0074791C"/>
    <w:rsid w:val="00747BF5"/>
    <w:rsid w:val="00747D08"/>
    <w:rsid w:val="00750344"/>
    <w:rsid w:val="00750806"/>
    <w:rsid w:val="0075092A"/>
    <w:rsid w:val="00750B63"/>
    <w:rsid w:val="00750FE6"/>
    <w:rsid w:val="00751504"/>
    <w:rsid w:val="00751AAD"/>
    <w:rsid w:val="00752232"/>
    <w:rsid w:val="00752E4D"/>
    <w:rsid w:val="0075305A"/>
    <w:rsid w:val="0075310D"/>
    <w:rsid w:val="00753298"/>
    <w:rsid w:val="007532F4"/>
    <w:rsid w:val="0075391C"/>
    <w:rsid w:val="0075610C"/>
    <w:rsid w:val="00756AFA"/>
    <w:rsid w:val="00756B8D"/>
    <w:rsid w:val="00757755"/>
    <w:rsid w:val="0076000B"/>
    <w:rsid w:val="00760319"/>
    <w:rsid w:val="007625D1"/>
    <w:rsid w:val="00762C4E"/>
    <w:rsid w:val="0076313C"/>
    <w:rsid w:val="007633A9"/>
    <w:rsid w:val="00763A7A"/>
    <w:rsid w:val="00764894"/>
    <w:rsid w:val="0076512D"/>
    <w:rsid w:val="00765145"/>
    <w:rsid w:val="00765D7A"/>
    <w:rsid w:val="00766E26"/>
    <w:rsid w:val="00766FA8"/>
    <w:rsid w:val="007678AD"/>
    <w:rsid w:val="007679FD"/>
    <w:rsid w:val="00767C3D"/>
    <w:rsid w:val="00770B1B"/>
    <w:rsid w:val="007720F1"/>
    <w:rsid w:val="007732F1"/>
    <w:rsid w:val="00773EBA"/>
    <w:rsid w:val="00774A0B"/>
    <w:rsid w:val="00774E67"/>
    <w:rsid w:val="007761E9"/>
    <w:rsid w:val="00776B82"/>
    <w:rsid w:val="00777103"/>
    <w:rsid w:val="00777A8F"/>
    <w:rsid w:val="00777D91"/>
    <w:rsid w:val="00781887"/>
    <w:rsid w:val="00781EE7"/>
    <w:rsid w:val="007824EA"/>
    <w:rsid w:val="00782CCD"/>
    <w:rsid w:val="0078473E"/>
    <w:rsid w:val="007856B2"/>
    <w:rsid w:val="00785C39"/>
    <w:rsid w:val="0078611B"/>
    <w:rsid w:val="00786AB0"/>
    <w:rsid w:val="00787DCC"/>
    <w:rsid w:val="00790215"/>
    <w:rsid w:val="00790774"/>
    <w:rsid w:val="0079113A"/>
    <w:rsid w:val="007914A4"/>
    <w:rsid w:val="007930E6"/>
    <w:rsid w:val="00793438"/>
    <w:rsid w:val="00793583"/>
    <w:rsid w:val="007935ED"/>
    <w:rsid w:val="007942D0"/>
    <w:rsid w:val="007944F8"/>
    <w:rsid w:val="00794A74"/>
    <w:rsid w:val="00794D2B"/>
    <w:rsid w:val="0079562F"/>
    <w:rsid w:val="00795A1B"/>
    <w:rsid w:val="00795A4E"/>
    <w:rsid w:val="00796B3B"/>
    <w:rsid w:val="00797392"/>
    <w:rsid w:val="00797AB5"/>
    <w:rsid w:val="00797CBA"/>
    <w:rsid w:val="00797DC3"/>
    <w:rsid w:val="007A010D"/>
    <w:rsid w:val="007A0B6A"/>
    <w:rsid w:val="007A23AA"/>
    <w:rsid w:val="007A416F"/>
    <w:rsid w:val="007A426B"/>
    <w:rsid w:val="007A43E1"/>
    <w:rsid w:val="007A576C"/>
    <w:rsid w:val="007A5ABB"/>
    <w:rsid w:val="007A6321"/>
    <w:rsid w:val="007A6350"/>
    <w:rsid w:val="007A64CD"/>
    <w:rsid w:val="007A693F"/>
    <w:rsid w:val="007A723A"/>
    <w:rsid w:val="007A7D4D"/>
    <w:rsid w:val="007B05BA"/>
    <w:rsid w:val="007B06C3"/>
    <w:rsid w:val="007B0BF4"/>
    <w:rsid w:val="007B0FE4"/>
    <w:rsid w:val="007B1BAA"/>
    <w:rsid w:val="007B1D8C"/>
    <w:rsid w:val="007B566A"/>
    <w:rsid w:val="007B5D57"/>
    <w:rsid w:val="007B684D"/>
    <w:rsid w:val="007B6904"/>
    <w:rsid w:val="007B7C32"/>
    <w:rsid w:val="007C0835"/>
    <w:rsid w:val="007C0AE3"/>
    <w:rsid w:val="007C1C3F"/>
    <w:rsid w:val="007C294D"/>
    <w:rsid w:val="007C399E"/>
    <w:rsid w:val="007C4FDC"/>
    <w:rsid w:val="007C594F"/>
    <w:rsid w:val="007C5D1B"/>
    <w:rsid w:val="007C5EAE"/>
    <w:rsid w:val="007C63B3"/>
    <w:rsid w:val="007C6572"/>
    <w:rsid w:val="007D014F"/>
    <w:rsid w:val="007D05C2"/>
    <w:rsid w:val="007D1B2F"/>
    <w:rsid w:val="007D2328"/>
    <w:rsid w:val="007D33D3"/>
    <w:rsid w:val="007D3FD3"/>
    <w:rsid w:val="007D438B"/>
    <w:rsid w:val="007D5AFE"/>
    <w:rsid w:val="007D661E"/>
    <w:rsid w:val="007D68BD"/>
    <w:rsid w:val="007D75F0"/>
    <w:rsid w:val="007E10B4"/>
    <w:rsid w:val="007E1197"/>
    <w:rsid w:val="007E177B"/>
    <w:rsid w:val="007E1CB6"/>
    <w:rsid w:val="007E32DA"/>
    <w:rsid w:val="007E3F51"/>
    <w:rsid w:val="007E3F8C"/>
    <w:rsid w:val="007E4112"/>
    <w:rsid w:val="007E48E0"/>
    <w:rsid w:val="007E59B7"/>
    <w:rsid w:val="007E623D"/>
    <w:rsid w:val="007E65EB"/>
    <w:rsid w:val="007E7828"/>
    <w:rsid w:val="007E7A2D"/>
    <w:rsid w:val="007F01C6"/>
    <w:rsid w:val="007F0619"/>
    <w:rsid w:val="007F3AE2"/>
    <w:rsid w:val="007F3B1A"/>
    <w:rsid w:val="007F4140"/>
    <w:rsid w:val="007F4E3C"/>
    <w:rsid w:val="007F50E7"/>
    <w:rsid w:val="007F589A"/>
    <w:rsid w:val="007F6B22"/>
    <w:rsid w:val="008012D0"/>
    <w:rsid w:val="00803C7E"/>
    <w:rsid w:val="00803FBB"/>
    <w:rsid w:val="00803FD8"/>
    <w:rsid w:val="00806993"/>
    <w:rsid w:val="00807867"/>
    <w:rsid w:val="00810930"/>
    <w:rsid w:val="00811351"/>
    <w:rsid w:val="00811491"/>
    <w:rsid w:val="00811495"/>
    <w:rsid w:val="00811D88"/>
    <w:rsid w:val="00812500"/>
    <w:rsid w:val="008127C7"/>
    <w:rsid w:val="00812B72"/>
    <w:rsid w:val="00814357"/>
    <w:rsid w:val="00814655"/>
    <w:rsid w:val="00816066"/>
    <w:rsid w:val="0081640A"/>
    <w:rsid w:val="008169B6"/>
    <w:rsid w:val="00816CAE"/>
    <w:rsid w:val="00817630"/>
    <w:rsid w:val="00820CCD"/>
    <w:rsid w:val="00821126"/>
    <w:rsid w:val="008216CD"/>
    <w:rsid w:val="00821924"/>
    <w:rsid w:val="008234B9"/>
    <w:rsid w:val="00823895"/>
    <w:rsid w:val="00824380"/>
    <w:rsid w:val="00824E73"/>
    <w:rsid w:val="00825040"/>
    <w:rsid w:val="008252F3"/>
    <w:rsid w:val="008254A8"/>
    <w:rsid w:val="008258A7"/>
    <w:rsid w:val="00826296"/>
    <w:rsid w:val="00827774"/>
    <w:rsid w:val="00827C6E"/>
    <w:rsid w:val="00827EA3"/>
    <w:rsid w:val="008313E1"/>
    <w:rsid w:val="00831811"/>
    <w:rsid w:val="008320B7"/>
    <w:rsid w:val="00832D33"/>
    <w:rsid w:val="008336E7"/>
    <w:rsid w:val="00835DEE"/>
    <w:rsid w:val="00837933"/>
    <w:rsid w:val="008401D1"/>
    <w:rsid w:val="0084026E"/>
    <w:rsid w:val="00840537"/>
    <w:rsid w:val="00841741"/>
    <w:rsid w:val="00841BBD"/>
    <w:rsid w:val="00841FDB"/>
    <w:rsid w:val="00842AB8"/>
    <w:rsid w:val="00842EB5"/>
    <w:rsid w:val="00842FF0"/>
    <w:rsid w:val="00843574"/>
    <w:rsid w:val="00843880"/>
    <w:rsid w:val="008447AA"/>
    <w:rsid w:val="00845329"/>
    <w:rsid w:val="00845704"/>
    <w:rsid w:val="00845865"/>
    <w:rsid w:val="00846112"/>
    <w:rsid w:val="0084647F"/>
    <w:rsid w:val="00846822"/>
    <w:rsid w:val="0084692F"/>
    <w:rsid w:val="00846DF0"/>
    <w:rsid w:val="00846F2A"/>
    <w:rsid w:val="0084791E"/>
    <w:rsid w:val="00847E04"/>
    <w:rsid w:val="00851096"/>
    <w:rsid w:val="00851319"/>
    <w:rsid w:val="008522A3"/>
    <w:rsid w:val="0085275E"/>
    <w:rsid w:val="0085301F"/>
    <w:rsid w:val="00854373"/>
    <w:rsid w:val="00854D5B"/>
    <w:rsid w:val="00855648"/>
    <w:rsid w:val="00855771"/>
    <w:rsid w:val="00856484"/>
    <w:rsid w:val="008569D8"/>
    <w:rsid w:val="00856BBD"/>
    <w:rsid w:val="0085743D"/>
    <w:rsid w:val="00860131"/>
    <w:rsid w:val="008601E6"/>
    <w:rsid w:val="00860315"/>
    <w:rsid w:val="00860887"/>
    <w:rsid w:val="0086097F"/>
    <w:rsid w:val="00860D45"/>
    <w:rsid w:val="00861379"/>
    <w:rsid w:val="00861789"/>
    <w:rsid w:val="008629B7"/>
    <w:rsid w:val="00862C58"/>
    <w:rsid w:val="008631FF"/>
    <w:rsid w:val="00863791"/>
    <w:rsid w:val="00863AD2"/>
    <w:rsid w:val="0086421F"/>
    <w:rsid w:val="008646E8"/>
    <w:rsid w:val="00864BBE"/>
    <w:rsid w:val="00865D3E"/>
    <w:rsid w:val="00866FAD"/>
    <w:rsid w:val="00866FF4"/>
    <w:rsid w:val="008670EA"/>
    <w:rsid w:val="008673D3"/>
    <w:rsid w:val="00867ABB"/>
    <w:rsid w:val="008705D2"/>
    <w:rsid w:val="008741CD"/>
    <w:rsid w:val="0087490B"/>
    <w:rsid w:val="00874E0A"/>
    <w:rsid w:val="0087786B"/>
    <w:rsid w:val="00877BA4"/>
    <w:rsid w:val="00877DE4"/>
    <w:rsid w:val="00880687"/>
    <w:rsid w:val="00880AE3"/>
    <w:rsid w:val="008814F7"/>
    <w:rsid w:val="00881BC8"/>
    <w:rsid w:val="00881EBF"/>
    <w:rsid w:val="008825A3"/>
    <w:rsid w:val="00883037"/>
    <w:rsid w:val="00883851"/>
    <w:rsid w:val="0089147A"/>
    <w:rsid w:val="00891712"/>
    <w:rsid w:val="00892469"/>
    <w:rsid w:val="00894643"/>
    <w:rsid w:val="00894B63"/>
    <w:rsid w:val="00895F29"/>
    <w:rsid w:val="00896C9F"/>
    <w:rsid w:val="0089724C"/>
    <w:rsid w:val="00897849"/>
    <w:rsid w:val="00897B68"/>
    <w:rsid w:val="00897FB2"/>
    <w:rsid w:val="008A038A"/>
    <w:rsid w:val="008A09C2"/>
    <w:rsid w:val="008A0C7F"/>
    <w:rsid w:val="008A0D3F"/>
    <w:rsid w:val="008A0F71"/>
    <w:rsid w:val="008A114B"/>
    <w:rsid w:val="008A1894"/>
    <w:rsid w:val="008A1E5F"/>
    <w:rsid w:val="008A25CD"/>
    <w:rsid w:val="008A328D"/>
    <w:rsid w:val="008A36A9"/>
    <w:rsid w:val="008A37FC"/>
    <w:rsid w:val="008A505C"/>
    <w:rsid w:val="008A5262"/>
    <w:rsid w:val="008A5410"/>
    <w:rsid w:val="008A65D6"/>
    <w:rsid w:val="008A6653"/>
    <w:rsid w:val="008A6BF2"/>
    <w:rsid w:val="008A6CD6"/>
    <w:rsid w:val="008A7610"/>
    <w:rsid w:val="008A7E1B"/>
    <w:rsid w:val="008B0C8F"/>
    <w:rsid w:val="008B14CB"/>
    <w:rsid w:val="008B1B46"/>
    <w:rsid w:val="008B1EDD"/>
    <w:rsid w:val="008B2664"/>
    <w:rsid w:val="008B2D61"/>
    <w:rsid w:val="008B3797"/>
    <w:rsid w:val="008B539B"/>
    <w:rsid w:val="008B5A40"/>
    <w:rsid w:val="008C0614"/>
    <w:rsid w:val="008C0649"/>
    <w:rsid w:val="008C089C"/>
    <w:rsid w:val="008C0C88"/>
    <w:rsid w:val="008C1949"/>
    <w:rsid w:val="008C1C38"/>
    <w:rsid w:val="008C2ABB"/>
    <w:rsid w:val="008C3426"/>
    <w:rsid w:val="008C4941"/>
    <w:rsid w:val="008C4B70"/>
    <w:rsid w:val="008C5C82"/>
    <w:rsid w:val="008C6930"/>
    <w:rsid w:val="008D02FB"/>
    <w:rsid w:val="008D1259"/>
    <w:rsid w:val="008D18CC"/>
    <w:rsid w:val="008D2D58"/>
    <w:rsid w:val="008D37F1"/>
    <w:rsid w:val="008D470B"/>
    <w:rsid w:val="008D4D01"/>
    <w:rsid w:val="008D51E2"/>
    <w:rsid w:val="008D584F"/>
    <w:rsid w:val="008D5D3A"/>
    <w:rsid w:val="008D6916"/>
    <w:rsid w:val="008D7EBC"/>
    <w:rsid w:val="008E0227"/>
    <w:rsid w:val="008E0706"/>
    <w:rsid w:val="008E1B38"/>
    <w:rsid w:val="008E1BE9"/>
    <w:rsid w:val="008E2AA9"/>
    <w:rsid w:val="008E417F"/>
    <w:rsid w:val="008E419A"/>
    <w:rsid w:val="008E5815"/>
    <w:rsid w:val="008E5AD1"/>
    <w:rsid w:val="008F032B"/>
    <w:rsid w:val="008F0583"/>
    <w:rsid w:val="008F12BF"/>
    <w:rsid w:val="008F1B05"/>
    <w:rsid w:val="008F2247"/>
    <w:rsid w:val="008F231C"/>
    <w:rsid w:val="008F25E5"/>
    <w:rsid w:val="008F3ABD"/>
    <w:rsid w:val="008F45D1"/>
    <w:rsid w:val="008F57AA"/>
    <w:rsid w:val="008F61C7"/>
    <w:rsid w:val="008F6559"/>
    <w:rsid w:val="008F6EDA"/>
    <w:rsid w:val="00900502"/>
    <w:rsid w:val="00900980"/>
    <w:rsid w:val="00903961"/>
    <w:rsid w:val="009040A6"/>
    <w:rsid w:val="00904B0B"/>
    <w:rsid w:val="00904C51"/>
    <w:rsid w:val="00904E5F"/>
    <w:rsid w:val="0090585D"/>
    <w:rsid w:val="009101AE"/>
    <w:rsid w:val="00911278"/>
    <w:rsid w:val="0091184D"/>
    <w:rsid w:val="00912F79"/>
    <w:rsid w:val="00913E28"/>
    <w:rsid w:val="0091415D"/>
    <w:rsid w:val="00914D2D"/>
    <w:rsid w:val="00914E24"/>
    <w:rsid w:val="00915B3D"/>
    <w:rsid w:val="009176B5"/>
    <w:rsid w:val="00917791"/>
    <w:rsid w:val="00917D81"/>
    <w:rsid w:val="00920972"/>
    <w:rsid w:val="0092124D"/>
    <w:rsid w:val="00921567"/>
    <w:rsid w:val="00922566"/>
    <w:rsid w:val="00922E1D"/>
    <w:rsid w:val="00922FAB"/>
    <w:rsid w:val="00923A00"/>
    <w:rsid w:val="0092481F"/>
    <w:rsid w:val="00924AA7"/>
    <w:rsid w:val="00924CE3"/>
    <w:rsid w:val="00924FC8"/>
    <w:rsid w:val="00926244"/>
    <w:rsid w:val="00926595"/>
    <w:rsid w:val="00926748"/>
    <w:rsid w:val="00926ABF"/>
    <w:rsid w:val="009318C5"/>
    <w:rsid w:val="0093397A"/>
    <w:rsid w:val="00933FF6"/>
    <w:rsid w:val="00935762"/>
    <w:rsid w:val="009357DE"/>
    <w:rsid w:val="009369DC"/>
    <w:rsid w:val="00937A11"/>
    <w:rsid w:val="009406D3"/>
    <w:rsid w:val="00940B70"/>
    <w:rsid w:val="00941CCA"/>
    <w:rsid w:val="00941D33"/>
    <w:rsid w:val="009433CA"/>
    <w:rsid w:val="00943C7D"/>
    <w:rsid w:val="0094414D"/>
    <w:rsid w:val="009449BE"/>
    <w:rsid w:val="00945037"/>
    <w:rsid w:val="0095029F"/>
    <w:rsid w:val="00951BAB"/>
    <w:rsid w:val="00951C7D"/>
    <w:rsid w:val="00952527"/>
    <w:rsid w:val="009531FC"/>
    <w:rsid w:val="009534D5"/>
    <w:rsid w:val="00953B39"/>
    <w:rsid w:val="009548AD"/>
    <w:rsid w:val="0095571A"/>
    <w:rsid w:val="00957BAC"/>
    <w:rsid w:val="00957E81"/>
    <w:rsid w:val="00960F5F"/>
    <w:rsid w:val="0096211D"/>
    <w:rsid w:val="009624E6"/>
    <w:rsid w:val="00962DD2"/>
    <w:rsid w:val="00962DF0"/>
    <w:rsid w:val="00964509"/>
    <w:rsid w:val="009651E2"/>
    <w:rsid w:val="0096531C"/>
    <w:rsid w:val="009657BE"/>
    <w:rsid w:val="009660A4"/>
    <w:rsid w:val="009666FD"/>
    <w:rsid w:val="00966E42"/>
    <w:rsid w:val="009675AE"/>
    <w:rsid w:val="009675E7"/>
    <w:rsid w:val="00967A71"/>
    <w:rsid w:val="00967B4E"/>
    <w:rsid w:val="00971883"/>
    <w:rsid w:val="00971BBB"/>
    <w:rsid w:val="00972059"/>
    <w:rsid w:val="009722A7"/>
    <w:rsid w:val="00972961"/>
    <w:rsid w:val="00972BAC"/>
    <w:rsid w:val="009750A8"/>
    <w:rsid w:val="0097519B"/>
    <w:rsid w:val="00975A5E"/>
    <w:rsid w:val="00977231"/>
    <w:rsid w:val="009772F8"/>
    <w:rsid w:val="00977672"/>
    <w:rsid w:val="00982978"/>
    <w:rsid w:val="00982C83"/>
    <w:rsid w:val="00982E75"/>
    <w:rsid w:val="0098369E"/>
    <w:rsid w:val="0098374A"/>
    <w:rsid w:val="00983B8A"/>
    <w:rsid w:val="00983BFA"/>
    <w:rsid w:val="00983F8B"/>
    <w:rsid w:val="0098553C"/>
    <w:rsid w:val="00986D69"/>
    <w:rsid w:val="00987A61"/>
    <w:rsid w:val="009905FD"/>
    <w:rsid w:val="00990CA6"/>
    <w:rsid w:val="009933E6"/>
    <w:rsid w:val="009935E8"/>
    <w:rsid w:val="009949AA"/>
    <w:rsid w:val="0099511A"/>
    <w:rsid w:val="009953FA"/>
    <w:rsid w:val="00995A0E"/>
    <w:rsid w:val="009966ED"/>
    <w:rsid w:val="0099685E"/>
    <w:rsid w:val="0099725B"/>
    <w:rsid w:val="009A03D9"/>
    <w:rsid w:val="009A04FE"/>
    <w:rsid w:val="009A0C54"/>
    <w:rsid w:val="009A2BD7"/>
    <w:rsid w:val="009A34D8"/>
    <w:rsid w:val="009A3EF9"/>
    <w:rsid w:val="009A3F9B"/>
    <w:rsid w:val="009A4084"/>
    <w:rsid w:val="009A420B"/>
    <w:rsid w:val="009A4F7D"/>
    <w:rsid w:val="009A5716"/>
    <w:rsid w:val="009A618B"/>
    <w:rsid w:val="009A6B02"/>
    <w:rsid w:val="009B00B0"/>
    <w:rsid w:val="009B04D6"/>
    <w:rsid w:val="009B0617"/>
    <w:rsid w:val="009B0618"/>
    <w:rsid w:val="009B08A7"/>
    <w:rsid w:val="009B13C5"/>
    <w:rsid w:val="009B3640"/>
    <w:rsid w:val="009B3EC9"/>
    <w:rsid w:val="009B44C1"/>
    <w:rsid w:val="009B4A7D"/>
    <w:rsid w:val="009B6147"/>
    <w:rsid w:val="009B69E9"/>
    <w:rsid w:val="009B6A93"/>
    <w:rsid w:val="009B6D1C"/>
    <w:rsid w:val="009B7C7E"/>
    <w:rsid w:val="009C17FE"/>
    <w:rsid w:val="009C18F1"/>
    <w:rsid w:val="009C1F7D"/>
    <w:rsid w:val="009C33BC"/>
    <w:rsid w:val="009C4206"/>
    <w:rsid w:val="009C674E"/>
    <w:rsid w:val="009C6A59"/>
    <w:rsid w:val="009C7713"/>
    <w:rsid w:val="009D086A"/>
    <w:rsid w:val="009D1CEC"/>
    <w:rsid w:val="009D26F9"/>
    <w:rsid w:val="009D3A70"/>
    <w:rsid w:val="009D3AFA"/>
    <w:rsid w:val="009D3EEF"/>
    <w:rsid w:val="009D4C73"/>
    <w:rsid w:val="009D5800"/>
    <w:rsid w:val="009D5A6E"/>
    <w:rsid w:val="009D63A4"/>
    <w:rsid w:val="009D6559"/>
    <w:rsid w:val="009D655E"/>
    <w:rsid w:val="009D6786"/>
    <w:rsid w:val="009D67E3"/>
    <w:rsid w:val="009D70F8"/>
    <w:rsid w:val="009E0224"/>
    <w:rsid w:val="009E0754"/>
    <w:rsid w:val="009E0A82"/>
    <w:rsid w:val="009E0D98"/>
    <w:rsid w:val="009E0FFA"/>
    <w:rsid w:val="009E1C9E"/>
    <w:rsid w:val="009E1DC2"/>
    <w:rsid w:val="009E26D3"/>
    <w:rsid w:val="009E2A61"/>
    <w:rsid w:val="009E2D5A"/>
    <w:rsid w:val="009E3D5F"/>
    <w:rsid w:val="009E414C"/>
    <w:rsid w:val="009E42ED"/>
    <w:rsid w:val="009E4A3A"/>
    <w:rsid w:val="009E57C7"/>
    <w:rsid w:val="009E5A10"/>
    <w:rsid w:val="009E5C53"/>
    <w:rsid w:val="009E617F"/>
    <w:rsid w:val="009E74D1"/>
    <w:rsid w:val="009E7C9C"/>
    <w:rsid w:val="009F14AA"/>
    <w:rsid w:val="009F1E47"/>
    <w:rsid w:val="009F283E"/>
    <w:rsid w:val="009F4247"/>
    <w:rsid w:val="009F539B"/>
    <w:rsid w:val="009F5A73"/>
    <w:rsid w:val="009F5BA4"/>
    <w:rsid w:val="009F5D8E"/>
    <w:rsid w:val="009F7E4D"/>
    <w:rsid w:val="00A001C6"/>
    <w:rsid w:val="00A0058F"/>
    <w:rsid w:val="00A00D6F"/>
    <w:rsid w:val="00A00E8F"/>
    <w:rsid w:val="00A010B3"/>
    <w:rsid w:val="00A01573"/>
    <w:rsid w:val="00A01AF5"/>
    <w:rsid w:val="00A02AEC"/>
    <w:rsid w:val="00A03032"/>
    <w:rsid w:val="00A04015"/>
    <w:rsid w:val="00A05050"/>
    <w:rsid w:val="00A0513F"/>
    <w:rsid w:val="00A05D1A"/>
    <w:rsid w:val="00A05F00"/>
    <w:rsid w:val="00A063E2"/>
    <w:rsid w:val="00A06AF7"/>
    <w:rsid w:val="00A06DCF"/>
    <w:rsid w:val="00A079F2"/>
    <w:rsid w:val="00A1199F"/>
    <w:rsid w:val="00A11E22"/>
    <w:rsid w:val="00A12248"/>
    <w:rsid w:val="00A12624"/>
    <w:rsid w:val="00A127F4"/>
    <w:rsid w:val="00A13569"/>
    <w:rsid w:val="00A1608E"/>
    <w:rsid w:val="00A169E4"/>
    <w:rsid w:val="00A170DC"/>
    <w:rsid w:val="00A1758C"/>
    <w:rsid w:val="00A17C33"/>
    <w:rsid w:val="00A21435"/>
    <w:rsid w:val="00A21B4D"/>
    <w:rsid w:val="00A2283D"/>
    <w:rsid w:val="00A23CB5"/>
    <w:rsid w:val="00A251A5"/>
    <w:rsid w:val="00A25253"/>
    <w:rsid w:val="00A253F6"/>
    <w:rsid w:val="00A25B59"/>
    <w:rsid w:val="00A265D8"/>
    <w:rsid w:val="00A267C2"/>
    <w:rsid w:val="00A27984"/>
    <w:rsid w:val="00A3057D"/>
    <w:rsid w:val="00A30889"/>
    <w:rsid w:val="00A3173A"/>
    <w:rsid w:val="00A317C2"/>
    <w:rsid w:val="00A3180B"/>
    <w:rsid w:val="00A31D55"/>
    <w:rsid w:val="00A3324E"/>
    <w:rsid w:val="00A34157"/>
    <w:rsid w:val="00A366DA"/>
    <w:rsid w:val="00A36A7B"/>
    <w:rsid w:val="00A3719A"/>
    <w:rsid w:val="00A37FB6"/>
    <w:rsid w:val="00A40035"/>
    <w:rsid w:val="00A404A9"/>
    <w:rsid w:val="00A41904"/>
    <w:rsid w:val="00A41EFF"/>
    <w:rsid w:val="00A42349"/>
    <w:rsid w:val="00A42859"/>
    <w:rsid w:val="00A431BB"/>
    <w:rsid w:val="00A43B35"/>
    <w:rsid w:val="00A443B8"/>
    <w:rsid w:val="00A452E9"/>
    <w:rsid w:val="00A46E2A"/>
    <w:rsid w:val="00A46E92"/>
    <w:rsid w:val="00A478F6"/>
    <w:rsid w:val="00A50D3B"/>
    <w:rsid w:val="00A51401"/>
    <w:rsid w:val="00A52254"/>
    <w:rsid w:val="00A53F72"/>
    <w:rsid w:val="00A54277"/>
    <w:rsid w:val="00A5430C"/>
    <w:rsid w:val="00A55B04"/>
    <w:rsid w:val="00A55E86"/>
    <w:rsid w:val="00A56081"/>
    <w:rsid w:val="00A56D69"/>
    <w:rsid w:val="00A60282"/>
    <w:rsid w:val="00A60923"/>
    <w:rsid w:val="00A6160D"/>
    <w:rsid w:val="00A61839"/>
    <w:rsid w:val="00A61858"/>
    <w:rsid w:val="00A63174"/>
    <w:rsid w:val="00A63A86"/>
    <w:rsid w:val="00A64BF0"/>
    <w:rsid w:val="00A65D6C"/>
    <w:rsid w:val="00A679A0"/>
    <w:rsid w:val="00A7186E"/>
    <w:rsid w:val="00A733F6"/>
    <w:rsid w:val="00A735CE"/>
    <w:rsid w:val="00A73896"/>
    <w:rsid w:val="00A756A5"/>
    <w:rsid w:val="00A76282"/>
    <w:rsid w:val="00A763A9"/>
    <w:rsid w:val="00A769E8"/>
    <w:rsid w:val="00A77B44"/>
    <w:rsid w:val="00A812AE"/>
    <w:rsid w:val="00A81409"/>
    <w:rsid w:val="00A819AF"/>
    <w:rsid w:val="00A82AA0"/>
    <w:rsid w:val="00A856D3"/>
    <w:rsid w:val="00A858C0"/>
    <w:rsid w:val="00A86722"/>
    <w:rsid w:val="00A868A2"/>
    <w:rsid w:val="00A868F3"/>
    <w:rsid w:val="00A87080"/>
    <w:rsid w:val="00A875DD"/>
    <w:rsid w:val="00A90647"/>
    <w:rsid w:val="00A914F2"/>
    <w:rsid w:val="00A92029"/>
    <w:rsid w:val="00A9209C"/>
    <w:rsid w:val="00A92D77"/>
    <w:rsid w:val="00A93192"/>
    <w:rsid w:val="00A9544A"/>
    <w:rsid w:val="00A960FD"/>
    <w:rsid w:val="00A964A2"/>
    <w:rsid w:val="00A96651"/>
    <w:rsid w:val="00A966F9"/>
    <w:rsid w:val="00A96BF1"/>
    <w:rsid w:val="00A96CA1"/>
    <w:rsid w:val="00A97A1D"/>
    <w:rsid w:val="00AA01BB"/>
    <w:rsid w:val="00AA0307"/>
    <w:rsid w:val="00AA2348"/>
    <w:rsid w:val="00AA249F"/>
    <w:rsid w:val="00AA3D7E"/>
    <w:rsid w:val="00AA43E4"/>
    <w:rsid w:val="00AA455B"/>
    <w:rsid w:val="00AA466B"/>
    <w:rsid w:val="00AA51D8"/>
    <w:rsid w:val="00AA541E"/>
    <w:rsid w:val="00AA5473"/>
    <w:rsid w:val="00AA57F7"/>
    <w:rsid w:val="00AA62FF"/>
    <w:rsid w:val="00AA67EE"/>
    <w:rsid w:val="00AA73ED"/>
    <w:rsid w:val="00AB04D5"/>
    <w:rsid w:val="00AB04FE"/>
    <w:rsid w:val="00AB35EB"/>
    <w:rsid w:val="00AB3B2B"/>
    <w:rsid w:val="00AB4596"/>
    <w:rsid w:val="00AB5746"/>
    <w:rsid w:val="00AB5B75"/>
    <w:rsid w:val="00AB5B92"/>
    <w:rsid w:val="00AB65E9"/>
    <w:rsid w:val="00AB6929"/>
    <w:rsid w:val="00AC00E4"/>
    <w:rsid w:val="00AC04EA"/>
    <w:rsid w:val="00AC0DA0"/>
    <w:rsid w:val="00AC15BD"/>
    <w:rsid w:val="00AC30F3"/>
    <w:rsid w:val="00AC3130"/>
    <w:rsid w:val="00AC3289"/>
    <w:rsid w:val="00AC3881"/>
    <w:rsid w:val="00AC4011"/>
    <w:rsid w:val="00AC447F"/>
    <w:rsid w:val="00AC4628"/>
    <w:rsid w:val="00AC482D"/>
    <w:rsid w:val="00AC4A0F"/>
    <w:rsid w:val="00AC51A3"/>
    <w:rsid w:val="00AC765B"/>
    <w:rsid w:val="00AD0126"/>
    <w:rsid w:val="00AD04F1"/>
    <w:rsid w:val="00AD0736"/>
    <w:rsid w:val="00AD08FA"/>
    <w:rsid w:val="00AD1294"/>
    <w:rsid w:val="00AD12A4"/>
    <w:rsid w:val="00AD2CDD"/>
    <w:rsid w:val="00AD2ED3"/>
    <w:rsid w:val="00AD3557"/>
    <w:rsid w:val="00AD3927"/>
    <w:rsid w:val="00AD3CDE"/>
    <w:rsid w:val="00AD3FD2"/>
    <w:rsid w:val="00AD54DA"/>
    <w:rsid w:val="00AD5657"/>
    <w:rsid w:val="00AD56BF"/>
    <w:rsid w:val="00AD662C"/>
    <w:rsid w:val="00AD6B5C"/>
    <w:rsid w:val="00AD7025"/>
    <w:rsid w:val="00AD71D2"/>
    <w:rsid w:val="00AD781E"/>
    <w:rsid w:val="00AE0518"/>
    <w:rsid w:val="00AE1647"/>
    <w:rsid w:val="00AE2C72"/>
    <w:rsid w:val="00AE31EA"/>
    <w:rsid w:val="00AE4069"/>
    <w:rsid w:val="00AE46B8"/>
    <w:rsid w:val="00AE52C9"/>
    <w:rsid w:val="00AE67CA"/>
    <w:rsid w:val="00AE6A0B"/>
    <w:rsid w:val="00AE7342"/>
    <w:rsid w:val="00AE754D"/>
    <w:rsid w:val="00AF0A4A"/>
    <w:rsid w:val="00AF0CBF"/>
    <w:rsid w:val="00AF28F8"/>
    <w:rsid w:val="00AF2AB0"/>
    <w:rsid w:val="00AF39C8"/>
    <w:rsid w:val="00AF422C"/>
    <w:rsid w:val="00AF4985"/>
    <w:rsid w:val="00AF49CD"/>
    <w:rsid w:val="00AF5677"/>
    <w:rsid w:val="00AF61E7"/>
    <w:rsid w:val="00AF7606"/>
    <w:rsid w:val="00AF7A20"/>
    <w:rsid w:val="00B00494"/>
    <w:rsid w:val="00B0152B"/>
    <w:rsid w:val="00B02142"/>
    <w:rsid w:val="00B02699"/>
    <w:rsid w:val="00B03E8B"/>
    <w:rsid w:val="00B04F0A"/>
    <w:rsid w:val="00B05B27"/>
    <w:rsid w:val="00B060DA"/>
    <w:rsid w:val="00B075FF"/>
    <w:rsid w:val="00B07E39"/>
    <w:rsid w:val="00B1099A"/>
    <w:rsid w:val="00B10A1F"/>
    <w:rsid w:val="00B10F39"/>
    <w:rsid w:val="00B1206F"/>
    <w:rsid w:val="00B127A6"/>
    <w:rsid w:val="00B12973"/>
    <w:rsid w:val="00B1350E"/>
    <w:rsid w:val="00B13928"/>
    <w:rsid w:val="00B13B09"/>
    <w:rsid w:val="00B144E8"/>
    <w:rsid w:val="00B14592"/>
    <w:rsid w:val="00B14BF4"/>
    <w:rsid w:val="00B1504C"/>
    <w:rsid w:val="00B154CD"/>
    <w:rsid w:val="00B173FD"/>
    <w:rsid w:val="00B174DD"/>
    <w:rsid w:val="00B20279"/>
    <w:rsid w:val="00B22471"/>
    <w:rsid w:val="00B22E4F"/>
    <w:rsid w:val="00B24A3A"/>
    <w:rsid w:val="00B24FCD"/>
    <w:rsid w:val="00B2514C"/>
    <w:rsid w:val="00B254D5"/>
    <w:rsid w:val="00B25E7C"/>
    <w:rsid w:val="00B2663C"/>
    <w:rsid w:val="00B27183"/>
    <w:rsid w:val="00B272EA"/>
    <w:rsid w:val="00B3009D"/>
    <w:rsid w:val="00B3027B"/>
    <w:rsid w:val="00B33B14"/>
    <w:rsid w:val="00B34971"/>
    <w:rsid w:val="00B3694B"/>
    <w:rsid w:val="00B37557"/>
    <w:rsid w:val="00B400D1"/>
    <w:rsid w:val="00B40163"/>
    <w:rsid w:val="00B4084C"/>
    <w:rsid w:val="00B4130F"/>
    <w:rsid w:val="00B41D87"/>
    <w:rsid w:val="00B41E4A"/>
    <w:rsid w:val="00B427AE"/>
    <w:rsid w:val="00B42873"/>
    <w:rsid w:val="00B441AE"/>
    <w:rsid w:val="00B45FA2"/>
    <w:rsid w:val="00B45FD1"/>
    <w:rsid w:val="00B46279"/>
    <w:rsid w:val="00B46A03"/>
    <w:rsid w:val="00B4738C"/>
    <w:rsid w:val="00B50AD5"/>
    <w:rsid w:val="00B50DC3"/>
    <w:rsid w:val="00B51BA7"/>
    <w:rsid w:val="00B52D6A"/>
    <w:rsid w:val="00B532AF"/>
    <w:rsid w:val="00B54E4E"/>
    <w:rsid w:val="00B55065"/>
    <w:rsid w:val="00B559A9"/>
    <w:rsid w:val="00B56022"/>
    <w:rsid w:val="00B5610F"/>
    <w:rsid w:val="00B56B40"/>
    <w:rsid w:val="00B57458"/>
    <w:rsid w:val="00B57B07"/>
    <w:rsid w:val="00B6005C"/>
    <w:rsid w:val="00B602FE"/>
    <w:rsid w:val="00B60690"/>
    <w:rsid w:val="00B61039"/>
    <w:rsid w:val="00B61A26"/>
    <w:rsid w:val="00B62569"/>
    <w:rsid w:val="00B6305D"/>
    <w:rsid w:val="00B630F2"/>
    <w:rsid w:val="00B63D44"/>
    <w:rsid w:val="00B643F8"/>
    <w:rsid w:val="00B65819"/>
    <w:rsid w:val="00B65EA0"/>
    <w:rsid w:val="00B66147"/>
    <w:rsid w:val="00B67753"/>
    <w:rsid w:val="00B67D11"/>
    <w:rsid w:val="00B67DF8"/>
    <w:rsid w:val="00B710B3"/>
    <w:rsid w:val="00B715C1"/>
    <w:rsid w:val="00B71A06"/>
    <w:rsid w:val="00B71DBD"/>
    <w:rsid w:val="00B7283E"/>
    <w:rsid w:val="00B72CF4"/>
    <w:rsid w:val="00B73EF3"/>
    <w:rsid w:val="00B7462F"/>
    <w:rsid w:val="00B7464E"/>
    <w:rsid w:val="00B747BF"/>
    <w:rsid w:val="00B750BA"/>
    <w:rsid w:val="00B754E6"/>
    <w:rsid w:val="00B766D7"/>
    <w:rsid w:val="00B7690A"/>
    <w:rsid w:val="00B7718F"/>
    <w:rsid w:val="00B80679"/>
    <w:rsid w:val="00B812C6"/>
    <w:rsid w:val="00B82CCB"/>
    <w:rsid w:val="00B8322F"/>
    <w:rsid w:val="00B842CC"/>
    <w:rsid w:val="00B84B8C"/>
    <w:rsid w:val="00B84BAD"/>
    <w:rsid w:val="00B859E7"/>
    <w:rsid w:val="00B8610C"/>
    <w:rsid w:val="00B86333"/>
    <w:rsid w:val="00B86B40"/>
    <w:rsid w:val="00B86D4D"/>
    <w:rsid w:val="00B9035C"/>
    <w:rsid w:val="00B9060D"/>
    <w:rsid w:val="00B910BB"/>
    <w:rsid w:val="00B925AF"/>
    <w:rsid w:val="00B92C69"/>
    <w:rsid w:val="00B92FD7"/>
    <w:rsid w:val="00B93F76"/>
    <w:rsid w:val="00B9482D"/>
    <w:rsid w:val="00B94976"/>
    <w:rsid w:val="00B95128"/>
    <w:rsid w:val="00B97805"/>
    <w:rsid w:val="00BA098C"/>
    <w:rsid w:val="00BA0BA5"/>
    <w:rsid w:val="00BA0E59"/>
    <w:rsid w:val="00BA144D"/>
    <w:rsid w:val="00BA2BC0"/>
    <w:rsid w:val="00BA361A"/>
    <w:rsid w:val="00BA44DE"/>
    <w:rsid w:val="00BA45D9"/>
    <w:rsid w:val="00BA4CE1"/>
    <w:rsid w:val="00BA50AB"/>
    <w:rsid w:val="00BA54B6"/>
    <w:rsid w:val="00BA65AE"/>
    <w:rsid w:val="00BA65D1"/>
    <w:rsid w:val="00BA6604"/>
    <w:rsid w:val="00BA6AFF"/>
    <w:rsid w:val="00BA6E0C"/>
    <w:rsid w:val="00BB01CB"/>
    <w:rsid w:val="00BB0495"/>
    <w:rsid w:val="00BB0B34"/>
    <w:rsid w:val="00BB325C"/>
    <w:rsid w:val="00BB43F0"/>
    <w:rsid w:val="00BB4AB7"/>
    <w:rsid w:val="00BB4CAE"/>
    <w:rsid w:val="00BB504B"/>
    <w:rsid w:val="00BB51DA"/>
    <w:rsid w:val="00BB5421"/>
    <w:rsid w:val="00BB5798"/>
    <w:rsid w:val="00BB7619"/>
    <w:rsid w:val="00BB7DE8"/>
    <w:rsid w:val="00BC06CA"/>
    <w:rsid w:val="00BC0C13"/>
    <w:rsid w:val="00BC1034"/>
    <w:rsid w:val="00BC133A"/>
    <w:rsid w:val="00BC2131"/>
    <w:rsid w:val="00BC4A97"/>
    <w:rsid w:val="00BC56A9"/>
    <w:rsid w:val="00BC6499"/>
    <w:rsid w:val="00BC6F24"/>
    <w:rsid w:val="00BC7602"/>
    <w:rsid w:val="00BD0438"/>
    <w:rsid w:val="00BD0D83"/>
    <w:rsid w:val="00BD1484"/>
    <w:rsid w:val="00BD2733"/>
    <w:rsid w:val="00BD2B16"/>
    <w:rsid w:val="00BD3C0A"/>
    <w:rsid w:val="00BD412A"/>
    <w:rsid w:val="00BD589B"/>
    <w:rsid w:val="00BD6059"/>
    <w:rsid w:val="00BD61BE"/>
    <w:rsid w:val="00BD72B3"/>
    <w:rsid w:val="00BD72EC"/>
    <w:rsid w:val="00BD7B87"/>
    <w:rsid w:val="00BE2936"/>
    <w:rsid w:val="00BE2DBE"/>
    <w:rsid w:val="00BE3395"/>
    <w:rsid w:val="00BE460F"/>
    <w:rsid w:val="00BE475F"/>
    <w:rsid w:val="00BE5BEA"/>
    <w:rsid w:val="00BE675C"/>
    <w:rsid w:val="00BE73B4"/>
    <w:rsid w:val="00BF0389"/>
    <w:rsid w:val="00BF043D"/>
    <w:rsid w:val="00BF0536"/>
    <w:rsid w:val="00BF0EDC"/>
    <w:rsid w:val="00BF1440"/>
    <w:rsid w:val="00BF265F"/>
    <w:rsid w:val="00BF3ED7"/>
    <w:rsid w:val="00BF44CF"/>
    <w:rsid w:val="00BF4F12"/>
    <w:rsid w:val="00BF6063"/>
    <w:rsid w:val="00BF6174"/>
    <w:rsid w:val="00BF7327"/>
    <w:rsid w:val="00C003F5"/>
    <w:rsid w:val="00C00EB7"/>
    <w:rsid w:val="00C01119"/>
    <w:rsid w:val="00C02010"/>
    <w:rsid w:val="00C027D8"/>
    <w:rsid w:val="00C0373D"/>
    <w:rsid w:val="00C048BA"/>
    <w:rsid w:val="00C04C67"/>
    <w:rsid w:val="00C050EB"/>
    <w:rsid w:val="00C05579"/>
    <w:rsid w:val="00C05D3B"/>
    <w:rsid w:val="00C06A3A"/>
    <w:rsid w:val="00C06B3C"/>
    <w:rsid w:val="00C10FD6"/>
    <w:rsid w:val="00C11454"/>
    <w:rsid w:val="00C11652"/>
    <w:rsid w:val="00C11AB7"/>
    <w:rsid w:val="00C11DC5"/>
    <w:rsid w:val="00C128FE"/>
    <w:rsid w:val="00C13867"/>
    <w:rsid w:val="00C13A4B"/>
    <w:rsid w:val="00C13DD6"/>
    <w:rsid w:val="00C140AD"/>
    <w:rsid w:val="00C177F3"/>
    <w:rsid w:val="00C17D1A"/>
    <w:rsid w:val="00C20231"/>
    <w:rsid w:val="00C206D4"/>
    <w:rsid w:val="00C20D50"/>
    <w:rsid w:val="00C21394"/>
    <w:rsid w:val="00C21BA3"/>
    <w:rsid w:val="00C22708"/>
    <w:rsid w:val="00C23459"/>
    <w:rsid w:val="00C23597"/>
    <w:rsid w:val="00C23EF7"/>
    <w:rsid w:val="00C23FF1"/>
    <w:rsid w:val="00C249B8"/>
    <w:rsid w:val="00C261A1"/>
    <w:rsid w:val="00C263C7"/>
    <w:rsid w:val="00C26B80"/>
    <w:rsid w:val="00C26E58"/>
    <w:rsid w:val="00C26ED8"/>
    <w:rsid w:val="00C302F6"/>
    <w:rsid w:val="00C30981"/>
    <w:rsid w:val="00C30E13"/>
    <w:rsid w:val="00C315DF"/>
    <w:rsid w:val="00C31934"/>
    <w:rsid w:val="00C31BB1"/>
    <w:rsid w:val="00C31F58"/>
    <w:rsid w:val="00C32646"/>
    <w:rsid w:val="00C32996"/>
    <w:rsid w:val="00C34437"/>
    <w:rsid w:val="00C34AD2"/>
    <w:rsid w:val="00C374BF"/>
    <w:rsid w:val="00C4029F"/>
    <w:rsid w:val="00C40D26"/>
    <w:rsid w:val="00C4224F"/>
    <w:rsid w:val="00C42CBD"/>
    <w:rsid w:val="00C44B47"/>
    <w:rsid w:val="00C4551E"/>
    <w:rsid w:val="00C4568F"/>
    <w:rsid w:val="00C457DA"/>
    <w:rsid w:val="00C45E15"/>
    <w:rsid w:val="00C46167"/>
    <w:rsid w:val="00C465DF"/>
    <w:rsid w:val="00C46765"/>
    <w:rsid w:val="00C472DD"/>
    <w:rsid w:val="00C47C29"/>
    <w:rsid w:val="00C503AD"/>
    <w:rsid w:val="00C505D8"/>
    <w:rsid w:val="00C51644"/>
    <w:rsid w:val="00C5171F"/>
    <w:rsid w:val="00C56F77"/>
    <w:rsid w:val="00C57C1A"/>
    <w:rsid w:val="00C6010E"/>
    <w:rsid w:val="00C605BA"/>
    <w:rsid w:val="00C61172"/>
    <w:rsid w:val="00C617F6"/>
    <w:rsid w:val="00C62661"/>
    <w:rsid w:val="00C62CAB"/>
    <w:rsid w:val="00C6358A"/>
    <w:rsid w:val="00C63D68"/>
    <w:rsid w:val="00C64810"/>
    <w:rsid w:val="00C648EF"/>
    <w:rsid w:val="00C649DA"/>
    <w:rsid w:val="00C6532C"/>
    <w:rsid w:val="00C6688A"/>
    <w:rsid w:val="00C66D2E"/>
    <w:rsid w:val="00C66EC1"/>
    <w:rsid w:val="00C66EFB"/>
    <w:rsid w:val="00C6708F"/>
    <w:rsid w:val="00C6786A"/>
    <w:rsid w:val="00C70734"/>
    <w:rsid w:val="00C70A9A"/>
    <w:rsid w:val="00C71746"/>
    <w:rsid w:val="00C72789"/>
    <w:rsid w:val="00C7288A"/>
    <w:rsid w:val="00C73560"/>
    <w:rsid w:val="00C7447F"/>
    <w:rsid w:val="00C7528D"/>
    <w:rsid w:val="00C75634"/>
    <w:rsid w:val="00C758A4"/>
    <w:rsid w:val="00C7591E"/>
    <w:rsid w:val="00C75BB9"/>
    <w:rsid w:val="00C75E4A"/>
    <w:rsid w:val="00C76408"/>
    <w:rsid w:val="00C779BE"/>
    <w:rsid w:val="00C80848"/>
    <w:rsid w:val="00C8102F"/>
    <w:rsid w:val="00C8118E"/>
    <w:rsid w:val="00C81745"/>
    <w:rsid w:val="00C81BC1"/>
    <w:rsid w:val="00C8446F"/>
    <w:rsid w:val="00C848C2"/>
    <w:rsid w:val="00C852F5"/>
    <w:rsid w:val="00C852FB"/>
    <w:rsid w:val="00C852FE"/>
    <w:rsid w:val="00C85C46"/>
    <w:rsid w:val="00C862DA"/>
    <w:rsid w:val="00C9015E"/>
    <w:rsid w:val="00C90D87"/>
    <w:rsid w:val="00C917C6"/>
    <w:rsid w:val="00C921D1"/>
    <w:rsid w:val="00C93016"/>
    <w:rsid w:val="00C93382"/>
    <w:rsid w:val="00C93CFF"/>
    <w:rsid w:val="00C96938"/>
    <w:rsid w:val="00CA0A7D"/>
    <w:rsid w:val="00CA1E8F"/>
    <w:rsid w:val="00CA31A4"/>
    <w:rsid w:val="00CA3439"/>
    <w:rsid w:val="00CA34FE"/>
    <w:rsid w:val="00CA3CEB"/>
    <w:rsid w:val="00CA47F6"/>
    <w:rsid w:val="00CA4C3A"/>
    <w:rsid w:val="00CA5A0E"/>
    <w:rsid w:val="00CA62F9"/>
    <w:rsid w:val="00CB015C"/>
    <w:rsid w:val="00CB0740"/>
    <w:rsid w:val="00CB07E9"/>
    <w:rsid w:val="00CB0BF5"/>
    <w:rsid w:val="00CB1006"/>
    <w:rsid w:val="00CB120E"/>
    <w:rsid w:val="00CB1593"/>
    <w:rsid w:val="00CB1B8A"/>
    <w:rsid w:val="00CB25E5"/>
    <w:rsid w:val="00CB2652"/>
    <w:rsid w:val="00CB28F9"/>
    <w:rsid w:val="00CB2C32"/>
    <w:rsid w:val="00CB2E18"/>
    <w:rsid w:val="00CB38D5"/>
    <w:rsid w:val="00CB4041"/>
    <w:rsid w:val="00CB61C2"/>
    <w:rsid w:val="00CB6E36"/>
    <w:rsid w:val="00CB7877"/>
    <w:rsid w:val="00CB797D"/>
    <w:rsid w:val="00CC0865"/>
    <w:rsid w:val="00CC1407"/>
    <w:rsid w:val="00CC17F7"/>
    <w:rsid w:val="00CC18E5"/>
    <w:rsid w:val="00CC19BE"/>
    <w:rsid w:val="00CC290C"/>
    <w:rsid w:val="00CC2B0B"/>
    <w:rsid w:val="00CC2EBA"/>
    <w:rsid w:val="00CC345E"/>
    <w:rsid w:val="00CC3A53"/>
    <w:rsid w:val="00CC4509"/>
    <w:rsid w:val="00CC59F6"/>
    <w:rsid w:val="00CC5EBF"/>
    <w:rsid w:val="00CC5FD0"/>
    <w:rsid w:val="00CC66B0"/>
    <w:rsid w:val="00CC7B32"/>
    <w:rsid w:val="00CD0BF4"/>
    <w:rsid w:val="00CD0FCA"/>
    <w:rsid w:val="00CD19EC"/>
    <w:rsid w:val="00CD1D59"/>
    <w:rsid w:val="00CD1E9D"/>
    <w:rsid w:val="00CD2159"/>
    <w:rsid w:val="00CD2F4B"/>
    <w:rsid w:val="00CD45A5"/>
    <w:rsid w:val="00CD4E99"/>
    <w:rsid w:val="00CD4F50"/>
    <w:rsid w:val="00CD6125"/>
    <w:rsid w:val="00CD635B"/>
    <w:rsid w:val="00CD6A12"/>
    <w:rsid w:val="00CD6EA4"/>
    <w:rsid w:val="00CD6F8A"/>
    <w:rsid w:val="00CD7CDD"/>
    <w:rsid w:val="00CE03D7"/>
    <w:rsid w:val="00CE0C3A"/>
    <w:rsid w:val="00CE1CCE"/>
    <w:rsid w:val="00CE22AB"/>
    <w:rsid w:val="00CE22F2"/>
    <w:rsid w:val="00CE2918"/>
    <w:rsid w:val="00CE33CF"/>
    <w:rsid w:val="00CE382E"/>
    <w:rsid w:val="00CE4782"/>
    <w:rsid w:val="00CE49F8"/>
    <w:rsid w:val="00CE513E"/>
    <w:rsid w:val="00CE679C"/>
    <w:rsid w:val="00CE6E92"/>
    <w:rsid w:val="00CE6F4F"/>
    <w:rsid w:val="00CE7385"/>
    <w:rsid w:val="00CF19E0"/>
    <w:rsid w:val="00CF1C20"/>
    <w:rsid w:val="00CF2188"/>
    <w:rsid w:val="00CF26CF"/>
    <w:rsid w:val="00CF2B13"/>
    <w:rsid w:val="00CF3204"/>
    <w:rsid w:val="00CF533B"/>
    <w:rsid w:val="00CF58C9"/>
    <w:rsid w:val="00CF7436"/>
    <w:rsid w:val="00D002A5"/>
    <w:rsid w:val="00D0211A"/>
    <w:rsid w:val="00D02270"/>
    <w:rsid w:val="00D025BC"/>
    <w:rsid w:val="00D030D9"/>
    <w:rsid w:val="00D0334E"/>
    <w:rsid w:val="00D05975"/>
    <w:rsid w:val="00D06209"/>
    <w:rsid w:val="00D0728B"/>
    <w:rsid w:val="00D07290"/>
    <w:rsid w:val="00D073AE"/>
    <w:rsid w:val="00D07FCD"/>
    <w:rsid w:val="00D128CB"/>
    <w:rsid w:val="00D133F2"/>
    <w:rsid w:val="00D137A3"/>
    <w:rsid w:val="00D1655B"/>
    <w:rsid w:val="00D16B19"/>
    <w:rsid w:val="00D16D3A"/>
    <w:rsid w:val="00D175DB"/>
    <w:rsid w:val="00D208A4"/>
    <w:rsid w:val="00D221C2"/>
    <w:rsid w:val="00D222C2"/>
    <w:rsid w:val="00D222D3"/>
    <w:rsid w:val="00D22732"/>
    <w:rsid w:val="00D23E2B"/>
    <w:rsid w:val="00D24575"/>
    <w:rsid w:val="00D253C7"/>
    <w:rsid w:val="00D25582"/>
    <w:rsid w:val="00D26741"/>
    <w:rsid w:val="00D274CA"/>
    <w:rsid w:val="00D27986"/>
    <w:rsid w:val="00D3064B"/>
    <w:rsid w:val="00D3066A"/>
    <w:rsid w:val="00D31A62"/>
    <w:rsid w:val="00D31DE0"/>
    <w:rsid w:val="00D331AC"/>
    <w:rsid w:val="00D33942"/>
    <w:rsid w:val="00D34210"/>
    <w:rsid w:val="00D34E44"/>
    <w:rsid w:val="00D34FFC"/>
    <w:rsid w:val="00D35675"/>
    <w:rsid w:val="00D35ED9"/>
    <w:rsid w:val="00D36677"/>
    <w:rsid w:val="00D36BDE"/>
    <w:rsid w:val="00D40081"/>
    <w:rsid w:val="00D413AE"/>
    <w:rsid w:val="00D41432"/>
    <w:rsid w:val="00D417EE"/>
    <w:rsid w:val="00D419E5"/>
    <w:rsid w:val="00D41FE8"/>
    <w:rsid w:val="00D4211B"/>
    <w:rsid w:val="00D4379B"/>
    <w:rsid w:val="00D44032"/>
    <w:rsid w:val="00D44E6D"/>
    <w:rsid w:val="00D459C1"/>
    <w:rsid w:val="00D45BCF"/>
    <w:rsid w:val="00D45D80"/>
    <w:rsid w:val="00D47722"/>
    <w:rsid w:val="00D50456"/>
    <w:rsid w:val="00D50F16"/>
    <w:rsid w:val="00D55291"/>
    <w:rsid w:val="00D56935"/>
    <w:rsid w:val="00D56B93"/>
    <w:rsid w:val="00D5785E"/>
    <w:rsid w:val="00D60083"/>
    <w:rsid w:val="00D60EED"/>
    <w:rsid w:val="00D61F22"/>
    <w:rsid w:val="00D62BA6"/>
    <w:rsid w:val="00D64ED3"/>
    <w:rsid w:val="00D6503D"/>
    <w:rsid w:val="00D65122"/>
    <w:rsid w:val="00D65338"/>
    <w:rsid w:val="00D65C54"/>
    <w:rsid w:val="00D67027"/>
    <w:rsid w:val="00D67F74"/>
    <w:rsid w:val="00D70A5D"/>
    <w:rsid w:val="00D71EFE"/>
    <w:rsid w:val="00D72484"/>
    <w:rsid w:val="00D73A14"/>
    <w:rsid w:val="00D73AF9"/>
    <w:rsid w:val="00D7423B"/>
    <w:rsid w:val="00D7482E"/>
    <w:rsid w:val="00D75157"/>
    <w:rsid w:val="00D75642"/>
    <w:rsid w:val="00D7575A"/>
    <w:rsid w:val="00D7579F"/>
    <w:rsid w:val="00D75BB8"/>
    <w:rsid w:val="00D76A78"/>
    <w:rsid w:val="00D76EA2"/>
    <w:rsid w:val="00D81B6A"/>
    <w:rsid w:val="00D81E73"/>
    <w:rsid w:val="00D835DB"/>
    <w:rsid w:val="00D84496"/>
    <w:rsid w:val="00D84B28"/>
    <w:rsid w:val="00D84FC2"/>
    <w:rsid w:val="00D85737"/>
    <w:rsid w:val="00D85A60"/>
    <w:rsid w:val="00D86275"/>
    <w:rsid w:val="00D862E9"/>
    <w:rsid w:val="00D91AB2"/>
    <w:rsid w:val="00D91AE9"/>
    <w:rsid w:val="00D91ECF"/>
    <w:rsid w:val="00D922A4"/>
    <w:rsid w:val="00D92989"/>
    <w:rsid w:val="00D937AA"/>
    <w:rsid w:val="00D93E76"/>
    <w:rsid w:val="00D94707"/>
    <w:rsid w:val="00D952FB"/>
    <w:rsid w:val="00D95B9B"/>
    <w:rsid w:val="00D96288"/>
    <w:rsid w:val="00D963F6"/>
    <w:rsid w:val="00D96C6E"/>
    <w:rsid w:val="00D97126"/>
    <w:rsid w:val="00D975A7"/>
    <w:rsid w:val="00D97945"/>
    <w:rsid w:val="00DA01B8"/>
    <w:rsid w:val="00DA176A"/>
    <w:rsid w:val="00DA19CC"/>
    <w:rsid w:val="00DA1E27"/>
    <w:rsid w:val="00DA2065"/>
    <w:rsid w:val="00DA23AD"/>
    <w:rsid w:val="00DA2F99"/>
    <w:rsid w:val="00DA381A"/>
    <w:rsid w:val="00DA421D"/>
    <w:rsid w:val="00DA4337"/>
    <w:rsid w:val="00DA4538"/>
    <w:rsid w:val="00DA4CBD"/>
    <w:rsid w:val="00DA620D"/>
    <w:rsid w:val="00DA6752"/>
    <w:rsid w:val="00DA678C"/>
    <w:rsid w:val="00DA6B62"/>
    <w:rsid w:val="00DA6E1D"/>
    <w:rsid w:val="00DA70D0"/>
    <w:rsid w:val="00DB0800"/>
    <w:rsid w:val="00DB0C75"/>
    <w:rsid w:val="00DB1A2D"/>
    <w:rsid w:val="00DB1C9A"/>
    <w:rsid w:val="00DB209D"/>
    <w:rsid w:val="00DB2506"/>
    <w:rsid w:val="00DB33AC"/>
    <w:rsid w:val="00DB3451"/>
    <w:rsid w:val="00DB355B"/>
    <w:rsid w:val="00DB50C0"/>
    <w:rsid w:val="00DB52D1"/>
    <w:rsid w:val="00DB6B08"/>
    <w:rsid w:val="00DC03BE"/>
    <w:rsid w:val="00DC23CE"/>
    <w:rsid w:val="00DC2828"/>
    <w:rsid w:val="00DC2F19"/>
    <w:rsid w:val="00DC3828"/>
    <w:rsid w:val="00DC3C35"/>
    <w:rsid w:val="00DC3DCE"/>
    <w:rsid w:val="00DC45E1"/>
    <w:rsid w:val="00DC4748"/>
    <w:rsid w:val="00DC486D"/>
    <w:rsid w:val="00DC52EE"/>
    <w:rsid w:val="00DC5C8E"/>
    <w:rsid w:val="00DC5D21"/>
    <w:rsid w:val="00DC788F"/>
    <w:rsid w:val="00DD1141"/>
    <w:rsid w:val="00DD1716"/>
    <w:rsid w:val="00DD19FA"/>
    <w:rsid w:val="00DD2B30"/>
    <w:rsid w:val="00DD3302"/>
    <w:rsid w:val="00DD3864"/>
    <w:rsid w:val="00DD3CDD"/>
    <w:rsid w:val="00DD409C"/>
    <w:rsid w:val="00DD4197"/>
    <w:rsid w:val="00DD5BF6"/>
    <w:rsid w:val="00DD5E00"/>
    <w:rsid w:val="00DD6376"/>
    <w:rsid w:val="00DD772F"/>
    <w:rsid w:val="00DD7827"/>
    <w:rsid w:val="00DD7B60"/>
    <w:rsid w:val="00DD7D1E"/>
    <w:rsid w:val="00DE03FB"/>
    <w:rsid w:val="00DE0484"/>
    <w:rsid w:val="00DE0486"/>
    <w:rsid w:val="00DE06F4"/>
    <w:rsid w:val="00DE099A"/>
    <w:rsid w:val="00DE10E4"/>
    <w:rsid w:val="00DE1EE6"/>
    <w:rsid w:val="00DE2F45"/>
    <w:rsid w:val="00DE35A0"/>
    <w:rsid w:val="00DE3C80"/>
    <w:rsid w:val="00DE43DA"/>
    <w:rsid w:val="00DE4E6E"/>
    <w:rsid w:val="00DE5643"/>
    <w:rsid w:val="00DE6339"/>
    <w:rsid w:val="00DE63C2"/>
    <w:rsid w:val="00DE67CA"/>
    <w:rsid w:val="00DE7281"/>
    <w:rsid w:val="00DE732D"/>
    <w:rsid w:val="00DE7CF1"/>
    <w:rsid w:val="00DF08DC"/>
    <w:rsid w:val="00DF0F1A"/>
    <w:rsid w:val="00DF10A8"/>
    <w:rsid w:val="00DF1789"/>
    <w:rsid w:val="00DF17E8"/>
    <w:rsid w:val="00DF187C"/>
    <w:rsid w:val="00DF2683"/>
    <w:rsid w:val="00DF4655"/>
    <w:rsid w:val="00DF49E0"/>
    <w:rsid w:val="00DF4FC3"/>
    <w:rsid w:val="00DF67FE"/>
    <w:rsid w:val="00DF6FA9"/>
    <w:rsid w:val="00DF73AE"/>
    <w:rsid w:val="00DF799C"/>
    <w:rsid w:val="00DF79A2"/>
    <w:rsid w:val="00DF7F76"/>
    <w:rsid w:val="00E00EE1"/>
    <w:rsid w:val="00E02B27"/>
    <w:rsid w:val="00E03623"/>
    <w:rsid w:val="00E03C83"/>
    <w:rsid w:val="00E0431B"/>
    <w:rsid w:val="00E045CF"/>
    <w:rsid w:val="00E07C3F"/>
    <w:rsid w:val="00E07E41"/>
    <w:rsid w:val="00E102B9"/>
    <w:rsid w:val="00E105B3"/>
    <w:rsid w:val="00E10892"/>
    <w:rsid w:val="00E10B84"/>
    <w:rsid w:val="00E10E5E"/>
    <w:rsid w:val="00E11A77"/>
    <w:rsid w:val="00E11BE3"/>
    <w:rsid w:val="00E11D2F"/>
    <w:rsid w:val="00E11F1B"/>
    <w:rsid w:val="00E12C26"/>
    <w:rsid w:val="00E14150"/>
    <w:rsid w:val="00E148FA"/>
    <w:rsid w:val="00E14D73"/>
    <w:rsid w:val="00E15351"/>
    <w:rsid w:val="00E1611E"/>
    <w:rsid w:val="00E16361"/>
    <w:rsid w:val="00E16855"/>
    <w:rsid w:val="00E1689B"/>
    <w:rsid w:val="00E1726C"/>
    <w:rsid w:val="00E1782C"/>
    <w:rsid w:val="00E17C3B"/>
    <w:rsid w:val="00E17EF4"/>
    <w:rsid w:val="00E20807"/>
    <w:rsid w:val="00E21175"/>
    <w:rsid w:val="00E21E28"/>
    <w:rsid w:val="00E23E4A"/>
    <w:rsid w:val="00E24BFE"/>
    <w:rsid w:val="00E25369"/>
    <w:rsid w:val="00E25376"/>
    <w:rsid w:val="00E255D2"/>
    <w:rsid w:val="00E2562E"/>
    <w:rsid w:val="00E2691B"/>
    <w:rsid w:val="00E27DBD"/>
    <w:rsid w:val="00E31164"/>
    <w:rsid w:val="00E3235E"/>
    <w:rsid w:val="00E3254B"/>
    <w:rsid w:val="00E32735"/>
    <w:rsid w:val="00E3295A"/>
    <w:rsid w:val="00E32BF3"/>
    <w:rsid w:val="00E3360C"/>
    <w:rsid w:val="00E33686"/>
    <w:rsid w:val="00E33F1F"/>
    <w:rsid w:val="00E33FD3"/>
    <w:rsid w:val="00E34084"/>
    <w:rsid w:val="00E343E7"/>
    <w:rsid w:val="00E352B0"/>
    <w:rsid w:val="00E35A23"/>
    <w:rsid w:val="00E3670A"/>
    <w:rsid w:val="00E4126D"/>
    <w:rsid w:val="00E42263"/>
    <w:rsid w:val="00E42C34"/>
    <w:rsid w:val="00E4350A"/>
    <w:rsid w:val="00E441BA"/>
    <w:rsid w:val="00E44386"/>
    <w:rsid w:val="00E44966"/>
    <w:rsid w:val="00E45334"/>
    <w:rsid w:val="00E45FA3"/>
    <w:rsid w:val="00E46274"/>
    <w:rsid w:val="00E46298"/>
    <w:rsid w:val="00E470AE"/>
    <w:rsid w:val="00E4776B"/>
    <w:rsid w:val="00E51A80"/>
    <w:rsid w:val="00E523BD"/>
    <w:rsid w:val="00E52E9C"/>
    <w:rsid w:val="00E5347E"/>
    <w:rsid w:val="00E53602"/>
    <w:rsid w:val="00E5377C"/>
    <w:rsid w:val="00E54915"/>
    <w:rsid w:val="00E54B23"/>
    <w:rsid w:val="00E55663"/>
    <w:rsid w:val="00E55BF3"/>
    <w:rsid w:val="00E563E2"/>
    <w:rsid w:val="00E56B61"/>
    <w:rsid w:val="00E57A9D"/>
    <w:rsid w:val="00E57B54"/>
    <w:rsid w:val="00E6084C"/>
    <w:rsid w:val="00E60A3F"/>
    <w:rsid w:val="00E61611"/>
    <w:rsid w:val="00E620C0"/>
    <w:rsid w:val="00E63246"/>
    <w:rsid w:val="00E64390"/>
    <w:rsid w:val="00E65560"/>
    <w:rsid w:val="00E65836"/>
    <w:rsid w:val="00E65C45"/>
    <w:rsid w:val="00E66344"/>
    <w:rsid w:val="00E663FB"/>
    <w:rsid w:val="00E66419"/>
    <w:rsid w:val="00E66E69"/>
    <w:rsid w:val="00E70003"/>
    <w:rsid w:val="00E70804"/>
    <w:rsid w:val="00E7099E"/>
    <w:rsid w:val="00E72526"/>
    <w:rsid w:val="00E73C98"/>
    <w:rsid w:val="00E74AC6"/>
    <w:rsid w:val="00E74D55"/>
    <w:rsid w:val="00E75426"/>
    <w:rsid w:val="00E75B94"/>
    <w:rsid w:val="00E75EF1"/>
    <w:rsid w:val="00E76F9B"/>
    <w:rsid w:val="00E77009"/>
    <w:rsid w:val="00E775E6"/>
    <w:rsid w:val="00E80988"/>
    <w:rsid w:val="00E810A3"/>
    <w:rsid w:val="00E817DC"/>
    <w:rsid w:val="00E8372C"/>
    <w:rsid w:val="00E83965"/>
    <w:rsid w:val="00E83C8F"/>
    <w:rsid w:val="00E8482E"/>
    <w:rsid w:val="00E84A38"/>
    <w:rsid w:val="00E87771"/>
    <w:rsid w:val="00E90D24"/>
    <w:rsid w:val="00E91E27"/>
    <w:rsid w:val="00E92A23"/>
    <w:rsid w:val="00E92E9D"/>
    <w:rsid w:val="00E9368E"/>
    <w:rsid w:val="00E94C59"/>
    <w:rsid w:val="00E95FAB"/>
    <w:rsid w:val="00E96EFC"/>
    <w:rsid w:val="00E9712A"/>
    <w:rsid w:val="00E97958"/>
    <w:rsid w:val="00E97959"/>
    <w:rsid w:val="00E97AB4"/>
    <w:rsid w:val="00EA00CB"/>
    <w:rsid w:val="00EA0457"/>
    <w:rsid w:val="00EA0BB3"/>
    <w:rsid w:val="00EA18D4"/>
    <w:rsid w:val="00EA1BC4"/>
    <w:rsid w:val="00EA413B"/>
    <w:rsid w:val="00EA4849"/>
    <w:rsid w:val="00EA50F5"/>
    <w:rsid w:val="00EA526D"/>
    <w:rsid w:val="00EB006D"/>
    <w:rsid w:val="00EB082F"/>
    <w:rsid w:val="00EB09CE"/>
    <w:rsid w:val="00EB154F"/>
    <w:rsid w:val="00EB18F1"/>
    <w:rsid w:val="00EB191F"/>
    <w:rsid w:val="00EB21FE"/>
    <w:rsid w:val="00EB5445"/>
    <w:rsid w:val="00EB6EC3"/>
    <w:rsid w:val="00EB7956"/>
    <w:rsid w:val="00EB7C3E"/>
    <w:rsid w:val="00EB7E09"/>
    <w:rsid w:val="00EC0FB3"/>
    <w:rsid w:val="00EC204F"/>
    <w:rsid w:val="00EC3580"/>
    <w:rsid w:val="00EC35BD"/>
    <w:rsid w:val="00EC40BE"/>
    <w:rsid w:val="00EC4460"/>
    <w:rsid w:val="00EC598F"/>
    <w:rsid w:val="00EC5C0F"/>
    <w:rsid w:val="00EC616E"/>
    <w:rsid w:val="00EC64C8"/>
    <w:rsid w:val="00EC66EC"/>
    <w:rsid w:val="00EC6EC3"/>
    <w:rsid w:val="00EC6FFA"/>
    <w:rsid w:val="00ED0078"/>
    <w:rsid w:val="00ED0256"/>
    <w:rsid w:val="00ED13FE"/>
    <w:rsid w:val="00ED2A95"/>
    <w:rsid w:val="00ED2FF9"/>
    <w:rsid w:val="00ED521E"/>
    <w:rsid w:val="00ED55AB"/>
    <w:rsid w:val="00ED6B4F"/>
    <w:rsid w:val="00ED6CF7"/>
    <w:rsid w:val="00ED6EDE"/>
    <w:rsid w:val="00ED712F"/>
    <w:rsid w:val="00ED78AC"/>
    <w:rsid w:val="00EE060E"/>
    <w:rsid w:val="00EE1A41"/>
    <w:rsid w:val="00EE1BEB"/>
    <w:rsid w:val="00EE246A"/>
    <w:rsid w:val="00EE24C3"/>
    <w:rsid w:val="00EE2D38"/>
    <w:rsid w:val="00EE30F0"/>
    <w:rsid w:val="00EE4524"/>
    <w:rsid w:val="00EE4BEA"/>
    <w:rsid w:val="00EE54B4"/>
    <w:rsid w:val="00EE595E"/>
    <w:rsid w:val="00EE6CBA"/>
    <w:rsid w:val="00EF057E"/>
    <w:rsid w:val="00EF0991"/>
    <w:rsid w:val="00EF226A"/>
    <w:rsid w:val="00EF26C6"/>
    <w:rsid w:val="00EF3A54"/>
    <w:rsid w:val="00EF3EF4"/>
    <w:rsid w:val="00EF3F53"/>
    <w:rsid w:val="00EF45D6"/>
    <w:rsid w:val="00EF5341"/>
    <w:rsid w:val="00EF76DA"/>
    <w:rsid w:val="00F0005F"/>
    <w:rsid w:val="00F00145"/>
    <w:rsid w:val="00F00690"/>
    <w:rsid w:val="00F00C99"/>
    <w:rsid w:val="00F019FB"/>
    <w:rsid w:val="00F01A88"/>
    <w:rsid w:val="00F01AAD"/>
    <w:rsid w:val="00F01AB6"/>
    <w:rsid w:val="00F01D01"/>
    <w:rsid w:val="00F0304C"/>
    <w:rsid w:val="00F03690"/>
    <w:rsid w:val="00F03D6F"/>
    <w:rsid w:val="00F06D9C"/>
    <w:rsid w:val="00F06EE0"/>
    <w:rsid w:val="00F07345"/>
    <w:rsid w:val="00F07CCF"/>
    <w:rsid w:val="00F115AA"/>
    <w:rsid w:val="00F11835"/>
    <w:rsid w:val="00F122D7"/>
    <w:rsid w:val="00F1269E"/>
    <w:rsid w:val="00F134A1"/>
    <w:rsid w:val="00F135EC"/>
    <w:rsid w:val="00F14608"/>
    <w:rsid w:val="00F14924"/>
    <w:rsid w:val="00F15DFC"/>
    <w:rsid w:val="00F15ECF"/>
    <w:rsid w:val="00F17319"/>
    <w:rsid w:val="00F17384"/>
    <w:rsid w:val="00F17BCA"/>
    <w:rsid w:val="00F17E8C"/>
    <w:rsid w:val="00F20383"/>
    <w:rsid w:val="00F206EE"/>
    <w:rsid w:val="00F20A5F"/>
    <w:rsid w:val="00F2201F"/>
    <w:rsid w:val="00F224CD"/>
    <w:rsid w:val="00F22FBD"/>
    <w:rsid w:val="00F230FD"/>
    <w:rsid w:val="00F232AC"/>
    <w:rsid w:val="00F25061"/>
    <w:rsid w:val="00F25FD4"/>
    <w:rsid w:val="00F262DF"/>
    <w:rsid w:val="00F26448"/>
    <w:rsid w:val="00F26F17"/>
    <w:rsid w:val="00F270CE"/>
    <w:rsid w:val="00F30BB2"/>
    <w:rsid w:val="00F30F1A"/>
    <w:rsid w:val="00F352EF"/>
    <w:rsid w:val="00F35C06"/>
    <w:rsid w:val="00F35F3A"/>
    <w:rsid w:val="00F36466"/>
    <w:rsid w:val="00F3649D"/>
    <w:rsid w:val="00F36AF0"/>
    <w:rsid w:val="00F37155"/>
    <w:rsid w:val="00F40FDB"/>
    <w:rsid w:val="00F426DC"/>
    <w:rsid w:val="00F44A9D"/>
    <w:rsid w:val="00F45170"/>
    <w:rsid w:val="00F454BF"/>
    <w:rsid w:val="00F46326"/>
    <w:rsid w:val="00F465B2"/>
    <w:rsid w:val="00F46880"/>
    <w:rsid w:val="00F46904"/>
    <w:rsid w:val="00F47408"/>
    <w:rsid w:val="00F50E04"/>
    <w:rsid w:val="00F515D4"/>
    <w:rsid w:val="00F51B7C"/>
    <w:rsid w:val="00F52493"/>
    <w:rsid w:val="00F539F8"/>
    <w:rsid w:val="00F53D99"/>
    <w:rsid w:val="00F559DA"/>
    <w:rsid w:val="00F55F1C"/>
    <w:rsid w:val="00F5663B"/>
    <w:rsid w:val="00F57CD7"/>
    <w:rsid w:val="00F60B66"/>
    <w:rsid w:val="00F60F0C"/>
    <w:rsid w:val="00F61F5D"/>
    <w:rsid w:val="00F63C5C"/>
    <w:rsid w:val="00F64089"/>
    <w:rsid w:val="00F643C7"/>
    <w:rsid w:val="00F646FF"/>
    <w:rsid w:val="00F64C1C"/>
    <w:rsid w:val="00F65048"/>
    <w:rsid w:val="00F65191"/>
    <w:rsid w:val="00F6537A"/>
    <w:rsid w:val="00F65914"/>
    <w:rsid w:val="00F66180"/>
    <w:rsid w:val="00F66B6B"/>
    <w:rsid w:val="00F67126"/>
    <w:rsid w:val="00F67D01"/>
    <w:rsid w:val="00F70A61"/>
    <w:rsid w:val="00F70B7D"/>
    <w:rsid w:val="00F72B96"/>
    <w:rsid w:val="00F72CE7"/>
    <w:rsid w:val="00F73C23"/>
    <w:rsid w:val="00F74025"/>
    <w:rsid w:val="00F7471E"/>
    <w:rsid w:val="00F75AD0"/>
    <w:rsid w:val="00F76D90"/>
    <w:rsid w:val="00F76E4D"/>
    <w:rsid w:val="00F7714C"/>
    <w:rsid w:val="00F771E1"/>
    <w:rsid w:val="00F77388"/>
    <w:rsid w:val="00F77783"/>
    <w:rsid w:val="00F80EAB"/>
    <w:rsid w:val="00F8284B"/>
    <w:rsid w:val="00F835CF"/>
    <w:rsid w:val="00F83DA0"/>
    <w:rsid w:val="00F84316"/>
    <w:rsid w:val="00F848F7"/>
    <w:rsid w:val="00F865BB"/>
    <w:rsid w:val="00F867A6"/>
    <w:rsid w:val="00F86D57"/>
    <w:rsid w:val="00F870AE"/>
    <w:rsid w:val="00F87A2C"/>
    <w:rsid w:val="00F87FB0"/>
    <w:rsid w:val="00F90DC4"/>
    <w:rsid w:val="00F91B6C"/>
    <w:rsid w:val="00F91D35"/>
    <w:rsid w:val="00F92639"/>
    <w:rsid w:val="00F93F46"/>
    <w:rsid w:val="00F941A0"/>
    <w:rsid w:val="00F94FE3"/>
    <w:rsid w:val="00F9580D"/>
    <w:rsid w:val="00F95F31"/>
    <w:rsid w:val="00F96BD2"/>
    <w:rsid w:val="00F97187"/>
    <w:rsid w:val="00FA0B2E"/>
    <w:rsid w:val="00FA1366"/>
    <w:rsid w:val="00FA1AD0"/>
    <w:rsid w:val="00FA1CA3"/>
    <w:rsid w:val="00FA340E"/>
    <w:rsid w:val="00FA455D"/>
    <w:rsid w:val="00FA48FC"/>
    <w:rsid w:val="00FA5692"/>
    <w:rsid w:val="00FA5EAD"/>
    <w:rsid w:val="00FA5FDC"/>
    <w:rsid w:val="00FA6124"/>
    <w:rsid w:val="00FA63ED"/>
    <w:rsid w:val="00FA6A60"/>
    <w:rsid w:val="00FA7606"/>
    <w:rsid w:val="00FA7AB4"/>
    <w:rsid w:val="00FA7C63"/>
    <w:rsid w:val="00FA7E0A"/>
    <w:rsid w:val="00FA7ED3"/>
    <w:rsid w:val="00FB120B"/>
    <w:rsid w:val="00FB2C0B"/>
    <w:rsid w:val="00FB2CD7"/>
    <w:rsid w:val="00FB30C4"/>
    <w:rsid w:val="00FB4412"/>
    <w:rsid w:val="00FB44FD"/>
    <w:rsid w:val="00FB4831"/>
    <w:rsid w:val="00FB4EB5"/>
    <w:rsid w:val="00FB5552"/>
    <w:rsid w:val="00FB617A"/>
    <w:rsid w:val="00FB619B"/>
    <w:rsid w:val="00FB61AF"/>
    <w:rsid w:val="00FB6F34"/>
    <w:rsid w:val="00FB7589"/>
    <w:rsid w:val="00FB79C4"/>
    <w:rsid w:val="00FC022B"/>
    <w:rsid w:val="00FC1584"/>
    <w:rsid w:val="00FC2598"/>
    <w:rsid w:val="00FC3750"/>
    <w:rsid w:val="00FC3973"/>
    <w:rsid w:val="00FC39B3"/>
    <w:rsid w:val="00FC3EFA"/>
    <w:rsid w:val="00FC5BBA"/>
    <w:rsid w:val="00FC64B5"/>
    <w:rsid w:val="00FC6660"/>
    <w:rsid w:val="00FC7552"/>
    <w:rsid w:val="00FC7BDF"/>
    <w:rsid w:val="00FD07A9"/>
    <w:rsid w:val="00FD0C64"/>
    <w:rsid w:val="00FD16FE"/>
    <w:rsid w:val="00FD2A83"/>
    <w:rsid w:val="00FD2FE8"/>
    <w:rsid w:val="00FD32F7"/>
    <w:rsid w:val="00FD47EC"/>
    <w:rsid w:val="00FD4D88"/>
    <w:rsid w:val="00FD564C"/>
    <w:rsid w:val="00FD5D79"/>
    <w:rsid w:val="00FD71BE"/>
    <w:rsid w:val="00FD75CA"/>
    <w:rsid w:val="00FD7B16"/>
    <w:rsid w:val="00FD7DF1"/>
    <w:rsid w:val="00FE0DD8"/>
    <w:rsid w:val="00FE171E"/>
    <w:rsid w:val="00FE1D8C"/>
    <w:rsid w:val="00FE29B6"/>
    <w:rsid w:val="00FE2DBD"/>
    <w:rsid w:val="00FE445F"/>
    <w:rsid w:val="00FE67B2"/>
    <w:rsid w:val="00FE689E"/>
    <w:rsid w:val="00FE6BAF"/>
    <w:rsid w:val="00FE7C6A"/>
    <w:rsid w:val="00FF054E"/>
    <w:rsid w:val="00FF0D83"/>
    <w:rsid w:val="00FF0E9F"/>
    <w:rsid w:val="00FF1107"/>
    <w:rsid w:val="00FF18A9"/>
    <w:rsid w:val="00FF1BFD"/>
    <w:rsid w:val="00FF1E2E"/>
    <w:rsid w:val="00FF3394"/>
    <w:rsid w:val="00FF35AC"/>
    <w:rsid w:val="00FF42D5"/>
    <w:rsid w:val="00FF46E6"/>
    <w:rsid w:val="00FF4FDF"/>
    <w:rsid w:val="00FF6AF6"/>
    <w:rsid w:val="00FF6D07"/>
    <w:rsid w:val="00FF75A0"/>
    <w:rsid w:val="00FF7AB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colormru v:ext="edit" colors="#75d1ff,#89d8f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HTML Preformatted" w:uiPriority="0"/>
    <w:lsdException w:name="annotation subject" w:uiPriority="0"/>
    <w:lsdException w:name="Table Grid 1" w:uiPriority="0"/>
    <w:lsdException w:name="Balloon Text"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FE3"/>
    <w:pPr>
      <w:jc w:val="both"/>
    </w:pPr>
    <w:rPr>
      <w:rFonts w:ascii="Arial" w:hAnsi="Arial"/>
      <w:sz w:val="22"/>
      <w:szCs w:val="24"/>
      <w:lang w:val="es-ES" w:eastAsia="es-ES"/>
    </w:rPr>
  </w:style>
  <w:style w:type="paragraph" w:styleId="Ttulo1">
    <w:name w:val="heading 1"/>
    <w:basedOn w:val="Normal"/>
    <w:next w:val="Normal"/>
    <w:link w:val="Ttulo1Car"/>
    <w:autoRedefine/>
    <w:qFormat/>
    <w:rsid w:val="00C8102F"/>
    <w:pPr>
      <w:keepNext/>
      <w:numPr>
        <w:numId w:val="37"/>
      </w:numPr>
      <w:outlineLvl w:val="0"/>
    </w:pPr>
    <w:rPr>
      <w:b/>
      <w:sz w:val="28"/>
      <w:szCs w:val="28"/>
    </w:rPr>
  </w:style>
  <w:style w:type="paragraph" w:styleId="Ttulo2">
    <w:name w:val="heading 2"/>
    <w:basedOn w:val="Normal"/>
    <w:link w:val="Ttulo2Car"/>
    <w:qFormat/>
    <w:rsid w:val="003236D3"/>
    <w:pPr>
      <w:outlineLvl w:val="1"/>
    </w:pPr>
    <w:rPr>
      <w:rFonts w:eastAsia="Arial Unicode MS"/>
      <w:b/>
      <w:bCs/>
      <w:kern w:val="22"/>
      <w:sz w:val="26"/>
      <w:szCs w:val="28"/>
    </w:rPr>
  </w:style>
  <w:style w:type="paragraph" w:styleId="Ttulo3">
    <w:name w:val="heading 3"/>
    <w:basedOn w:val="Normal"/>
    <w:link w:val="Ttulo3Car"/>
    <w:qFormat/>
    <w:rsid w:val="003236D3"/>
    <w:pPr>
      <w:outlineLvl w:val="2"/>
    </w:pPr>
    <w:rPr>
      <w:rFonts w:eastAsia="Arial Unicode MS"/>
      <w:b/>
      <w:bCs/>
    </w:rPr>
  </w:style>
  <w:style w:type="paragraph" w:styleId="Ttulo4">
    <w:name w:val="heading 4"/>
    <w:basedOn w:val="Normal"/>
    <w:next w:val="Normal"/>
    <w:link w:val="Ttulo4Car"/>
    <w:autoRedefine/>
    <w:qFormat/>
    <w:rsid w:val="00A964A2"/>
    <w:pPr>
      <w:keepNext/>
      <w:numPr>
        <w:numId w:val="3"/>
      </w:numPr>
      <w:outlineLvl w:val="3"/>
    </w:pPr>
    <w:rPr>
      <w:b/>
      <w:bCs/>
      <w:iCs/>
      <w:sz w:val="20"/>
      <w:szCs w:val="20"/>
    </w:rPr>
  </w:style>
  <w:style w:type="paragraph" w:styleId="Ttulo5">
    <w:name w:val="heading 5"/>
    <w:basedOn w:val="Normal"/>
    <w:next w:val="Normal"/>
    <w:link w:val="Ttulo5Car"/>
    <w:qFormat/>
    <w:rsid w:val="003236D3"/>
    <w:pPr>
      <w:keepNext/>
      <w:jc w:val="center"/>
      <w:outlineLvl w:val="4"/>
    </w:pPr>
    <w:rPr>
      <w:b/>
      <w:bCs/>
      <w:szCs w:val="20"/>
    </w:rPr>
  </w:style>
  <w:style w:type="paragraph" w:styleId="Ttulo6">
    <w:name w:val="heading 6"/>
    <w:basedOn w:val="Normal"/>
    <w:next w:val="Normal"/>
    <w:link w:val="Ttulo6Car"/>
    <w:qFormat/>
    <w:rsid w:val="003236D3"/>
    <w:pPr>
      <w:keepNext/>
      <w:jc w:val="center"/>
      <w:outlineLvl w:val="5"/>
    </w:pPr>
    <w:rPr>
      <w:b/>
      <w:bCs/>
      <w:szCs w:val="20"/>
    </w:rPr>
  </w:style>
  <w:style w:type="paragraph" w:styleId="Ttulo7">
    <w:name w:val="heading 7"/>
    <w:basedOn w:val="Normal"/>
    <w:next w:val="Normal"/>
    <w:link w:val="Ttulo7Car"/>
    <w:qFormat/>
    <w:rsid w:val="003236D3"/>
    <w:pPr>
      <w:keepNext/>
      <w:ind w:left="720"/>
      <w:jc w:val="center"/>
      <w:outlineLvl w:val="6"/>
    </w:pPr>
    <w:rPr>
      <w:b/>
      <w:bCs/>
      <w:szCs w:val="20"/>
    </w:rPr>
  </w:style>
  <w:style w:type="paragraph" w:styleId="Ttulo8">
    <w:name w:val="heading 8"/>
    <w:basedOn w:val="Normal"/>
    <w:next w:val="Normal"/>
    <w:link w:val="Ttulo8Car"/>
    <w:qFormat/>
    <w:rsid w:val="003236D3"/>
    <w:pPr>
      <w:keepNext/>
      <w:outlineLvl w:val="7"/>
    </w:pPr>
    <w:rPr>
      <w:b/>
      <w:bCs/>
      <w:sz w:val="20"/>
    </w:rPr>
  </w:style>
  <w:style w:type="paragraph" w:styleId="Ttulo9">
    <w:name w:val="heading 9"/>
    <w:basedOn w:val="Normal"/>
    <w:next w:val="Normal"/>
    <w:link w:val="Ttulo9Car"/>
    <w:qFormat/>
    <w:rsid w:val="003236D3"/>
    <w:pPr>
      <w:spacing w:before="240" w:after="60"/>
      <w:outlineLvl w:val="8"/>
    </w:pPr>
    <w:rPr>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3236D3"/>
    <w:rPr>
      <w:rFonts w:ascii="Arial" w:hAnsi="Arial"/>
      <w:dstrike w:val="0"/>
      <w:color w:val="000004"/>
      <w:sz w:val="20"/>
      <w:u w:val="single"/>
      <w:vertAlign w:val="baseline"/>
    </w:rPr>
  </w:style>
  <w:style w:type="paragraph" w:styleId="NormalWeb">
    <w:name w:val="Normal (Web)"/>
    <w:basedOn w:val="Normal"/>
    <w:uiPriority w:val="99"/>
    <w:rsid w:val="003236D3"/>
    <w:pPr>
      <w:spacing w:before="100" w:beforeAutospacing="1" w:after="100" w:afterAutospacing="1"/>
    </w:pPr>
    <w:rPr>
      <w:rFonts w:eastAsia="Arial Unicode MS" w:cs="Arial"/>
      <w:sz w:val="20"/>
      <w:szCs w:val="20"/>
    </w:rPr>
  </w:style>
  <w:style w:type="character" w:styleId="Hipervnculovisitado">
    <w:name w:val="FollowedHyperlink"/>
    <w:semiHidden/>
    <w:rsid w:val="003236D3"/>
    <w:rPr>
      <w:color w:val="800080"/>
      <w:u w:val="single"/>
    </w:rPr>
  </w:style>
  <w:style w:type="paragraph" w:customStyle="1" w:styleId="titapartado1">
    <w:name w:val="titapartado1"/>
    <w:basedOn w:val="Normal"/>
    <w:rsid w:val="003236D3"/>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3236D3"/>
    <w:rPr>
      <w:color w:val="FF3333"/>
      <w:shd w:val="clear" w:color="auto" w:fill="FFFF00"/>
    </w:rPr>
  </w:style>
  <w:style w:type="paragraph" w:customStyle="1" w:styleId="titapartado2">
    <w:name w:val="titapartado2"/>
    <w:basedOn w:val="Normal"/>
    <w:rsid w:val="003236D3"/>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semiHidden/>
    <w:rsid w:val="00323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styleId="nfasis">
    <w:name w:val="Emphasis"/>
    <w:qFormat/>
    <w:rsid w:val="003236D3"/>
    <w:rPr>
      <w:i/>
      <w:iCs/>
    </w:rPr>
  </w:style>
  <w:style w:type="character" w:styleId="Textoennegrita">
    <w:name w:val="Strong"/>
    <w:uiPriority w:val="22"/>
    <w:qFormat/>
    <w:rsid w:val="003236D3"/>
    <w:rPr>
      <w:b/>
      <w:bCs/>
    </w:rPr>
  </w:style>
  <w:style w:type="paragraph" w:styleId="Sangradetextonormal">
    <w:name w:val="Body Text Indent"/>
    <w:basedOn w:val="Normal"/>
    <w:link w:val="SangradetextonormalCar"/>
    <w:rsid w:val="003236D3"/>
    <w:pPr>
      <w:ind w:left="720"/>
      <w:jc w:val="center"/>
    </w:pPr>
    <w:rPr>
      <w:b/>
      <w:bCs/>
      <w:szCs w:val="20"/>
    </w:rPr>
  </w:style>
  <w:style w:type="paragraph" w:styleId="Epgrafe">
    <w:name w:val="caption"/>
    <w:basedOn w:val="Normal"/>
    <w:next w:val="Normal"/>
    <w:qFormat/>
    <w:rsid w:val="003236D3"/>
    <w:pPr>
      <w:ind w:left="900" w:right="600"/>
      <w:jc w:val="center"/>
    </w:pPr>
    <w:rPr>
      <w:rFonts w:cs="Arial"/>
      <w:bCs/>
      <w:sz w:val="20"/>
      <w:szCs w:val="18"/>
    </w:rPr>
  </w:style>
  <w:style w:type="paragraph" w:styleId="Textoindependiente">
    <w:name w:val="Body Text"/>
    <w:basedOn w:val="Normal"/>
    <w:link w:val="TextoindependienteCar"/>
    <w:semiHidden/>
    <w:rsid w:val="003236D3"/>
    <w:pPr>
      <w:tabs>
        <w:tab w:val="left" w:pos="4253"/>
      </w:tabs>
    </w:pPr>
    <w:rPr>
      <w:b/>
      <w:lang w:val="es-ES_tradnl"/>
    </w:rPr>
  </w:style>
  <w:style w:type="paragraph" w:styleId="Encabezado">
    <w:name w:val="header"/>
    <w:basedOn w:val="Normal"/>
    <w:link w:val="EncabezadoCar"/>
    <w:uiPriority w:val="99"/>
    <w:semiHidden/>
    <w:rsid w:val="003236D3"/>
    <w:rPr>
      <w:rFonts w:ascii="Arial Narrow" w:hAnsi="Arial Narrow"/>
    </w:rPr>
  </w:style>
  <w:style w:type="paragraph" w:styleId="Piedepgina">
    <w:name w:val="footer"/>
    <w:basedOn w:val="Normal"/>
    <w:link w:val="PiedepginaCar"/>
    <w:uiPriority w:val="99"/>
    <w:rsid w:val="003236D3"/>
    <w:pPr>
      <w:tabs>
        <w:tab w:val="center" w:pos="4419"/>
        <w:tab w:val="right" w:pos="8838"/>
      </w:tabs>
      <w:jc w:val="center"/>
    </w:pPr>
    <w:rPr>
      <w:sz w:val="20"/>
    </w:rPr>
  </w:style>
  <w:style w:type="character" w:styleId="Nmerodepgina">
    <w:name w:val="page number"/>
    <w:basedOn w:val="Fuentedeprrafopredeter"/>
    <w:semiHidden/>
    <w:rsid w:val="003236D3"/>
  </w:style>
  <w:style w:type="paragraph" w:customStyle="1" w:styleId="Textodenotaalfinal">
    <w:name w:val="Texto de nota al final"/>
    <w:basedOn w:val="Normal"/>
    <w:rsid w:val="003236D3"/>
    <w:pPr>
      <w:widowControl w:val="0"/>
    </w:pPr>
    <w:rPr>
      <w:rFonts w:ascii="Courier New" w:hAnsi="Courier New" w:cs="Arial"/>
      <w:snapToGrid w:val="0"/>
      <w:szCs w:val="20"/>
    </w:rPr>
  </w:style>
  <w:style w:type="paragraph" w:customStyle="1" w:styleId="Num-DocParagraph">
    <w:name w:val="Num-Doc Paragraph"/>
    <w:basedOn w:val="Textoindependiente"/>
    <w:rsid w:val="003236D3"/>
    <w:pPr>
      <w:tabs>
        <w:tab w:val="left" w:pos="851"/>
        <w:tab w:val="left" w:pos="1191"/>
        <w:tab w:val="left" w:pos="1531"/>
      </w:tabs>
      <w:spacing w:after="240"/>
    </w:pPr>
    <w:rPr>
      <w:rFonts w:ascii="Times" w:hAnsi="Times"/>
      <w:szCs w:val="20"/>
      <w:lang w:val="en-GB"/>
    </w:rPr>
  </w:style>
  <w:style w:type="paragraph" w:customStyle="1" w:styleId="TableTitle">
    <w:name w:val="Table Title"/>
    <w:basedOn w:val="Normal"/>
    <w:next w:val="TableSub-title"/>
    <w:rsid w:val="003236D3"/>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3236D3"/>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link w:val="TtuloCar"/>
    <w:autoRedefine/>
    <w:qFormat/>
    <w:rsid w:val="003236D3"/>
    <w:pPr>
      <w:widowControl w:val="0"/>
      <w:jc w:val="center"/>
    </w:pPr>
    <w:rPr>
      <w:rFonts w:ascii="Arial Black" w:hAnsi="Arial Black"/>
      <w:b/>
      <w:bCs/>
      <w:snapToGrid w:val="0"/>
      <w:sz w:val="32"/>
      <w:szCs w:val="20"/>
    </w:rPr>
  </w:style>
  <w:style w:type="paragraph" w:styleId="Textoindependiente3">
    <w:name w:val="Body Text 3"/>
    <w:basedOn w:val="Normal"/>
    <w:link w:val="Textoindependiente3Car"/>
    <w:semiHidden/>
    <w:rsid w:val="003236D3"/>
    <w:pPr>
      <w:spacing w:line="360" w:lineRule="auto"/>
    </w:pPr>
    <w:rPr>
      <w:rFonts w:ascii="Bookman Old Style" w:hAnsi="Bookman Old Style"/>
      <w:b/>
      <w:szCs w:val="20"/>
    </w:rPr>
  </w:style>
  <w:style w:type="paragraph" w:styleId="Textoindependiente2">
    <w:name w:val="Body Text 2"/>
    <w:basedOn w:val="Normal"/>
    <w:link w:val="Textoindependiente2Car"/>
    <w:rsid w:val="003236D3"/>
    <w:pPr>
      <w:tabs>
        <w:tab w:val="left" w:pos="851"/>
        <w:tab w:val="left" w:pos="1191"/>
        <w:tab w:val="left" w:pos="1531"/>
      </w:tabs>
    </w:pPr>
    <w:rPr>
      <w:szCs w:val="20"/>
      <w:lang w:val="en-US"/>
    </w:rPr>
  </w:style>
  <w:style w:type="paragraph" w:styleId="Listaconvietas">
    <w:name w:val="List Bullet"/>
    <w:basedOn w:val="Normal"/>
    <w:autoRedefine/>
    <w:semiHidden/>
    <w:rsid w:val="003236D3"/>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semiHidden/>
    <w:rsid w:val="003236D3"/>
    <w:pPr>
      <w:tabs>
        <w:tab w:val="left" w:pos="851"/>
        <w:tab w:val="left" w:pos="1191"/>
        <w:tab w:val="left" w:pos="1531"/>
      </w:tabs>
      <w:spacing w:after="120"/>
      <w:ind w:left="851" w:hanging="851"/>
    </w:pPr>
    <w:rPr>
      <w:rFonts w:ascii="Times" w:hAnsi="Times"/>
      <w:sz w:val="20"/>
      <w:szCs w:val="20"/>
      <w:lang w:val="en-GB"/>
    </w:rPr>
  </w:style>
  <w:style w:type="paragraph" w:styleId="Sangra2detindependiente">
    <w:name w:val="Body Text Indent 2"/>
    <w:basedOn w:val="Normal"/>
    <w:link w:val="Sangra2detindependienteCar"/>
    <w:semiHidden/>
    <w:rsid w:val="003236D3"/>
    <w:pPr>
      <w:ind w:firstLine="567"/>
    </w:pPr>
    <w:rPr>
      <w:szCs w:val="20"/>
      <w:lang w:val="fr-FR"/>
    </w:rPr>
  </w:style>
  <w:style w:type="paragraph" w:styleId="Sangra3detindependiente">
    <w:name w:val="Body Text Indent 3"/>
    <w:basedOn w:val="Normal"/>
    <w:link w:val="Sangra3detindependienteCar"/>
    <w:semiHidden/>
    <w:rsid w:val="003236D3"/>
    <w:pPr>
      <w:ind w:left="1429" w:hanging="720"/>
    </w:pPr>
    <w:rPr>
      <w:lang w:val="es-ES_tradnl"/>
    </w:rPr>
  </w:style>
  <w:style w:type="paragraph" w:styleId="Textodebloque">
    <w:name w:val="Block Text"/>
    <w:basedOn w:val="Normal"/>
    <w:semiHidden/>
    <w:rsid w:val="003236D3"/>
    <w:pPr>
      <w:ind w:left="851" w:right="848"/>
    </w:pPr>
    <w:rPr>
      <w:rFonts w:cs="Arial"/>
      <w:i/>
      <w:szCs w:val="20"/>
      <w:lang w:val="fr-FR"/>
    </w:rPr>
  </w:style>
  <w:style w:type="character" w:styleId="Refdenotaalpie">
    <w:name w:val="footnote reference"/>
    <w:semiHidden/>
    <w:rsid w:val="003236D3"/>
    <w:rPr>
      <w:vertAlign w:val="superscript"/>
    </w:rPr>
  </w:style>
  <w:style w:type="paragraph" w:styleId="TDC1">
    <w:name w:val="toc 1"/>
    <w:basedOn w:val="Normal"/>
    <w:next w:val="Normal"/>
    <w:autoRedefine/>
    <w:uiPriority w:val="39"/>
    <w:rsid w:val="003236D3"/>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3236D3"/>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uiPriority w:val="39"/>
    <w:rsid w:val="003236D3"/>
    <w:pPr>
      <w:tabs>
        <w:tab w:val="right" w:leader="dot" w:pos="8778"/>
      </w:tabs>
      <w:ind w:left="980"/>
    </w:pPr>
    <w:rPr>
      <w:rFonts w:cs="Arial"/>
      <w:noProof/>
      <w:sz w:val="18"/>
    </w:rPr>
  </w:style>
  <w:style w:type="paragraph" w:styleId="TDC4">
    <w:name w:val="toc 4"/>
    <w:basedOn w:val="Normal"/>
    <w:next w:val="Normal"/>
    <w:autoRedefine/>
    <w:uiPriority w:val="39"/>
    <w:rsid w:val="003236D3"/>
    <w:pPr>
      <w:ind w:left="720"/>
    </w:pPr>
    <w:rPr>
      <w:rFonts w:cs="Arial"/>
    </w:rPr>
  </w:style>
  <w:style w:type="paragraph" w:styleId="TDC5">
    <w:name w:val="toc 5"/>
    <w:basedOn w:val="Normal"/>
    <w:next w:val="Normal"/>
    <w:autoRedefine/>
    <w:uiPriority w:val="39"/>
    <w:rsid w:val="003236D3"/>
    <w:pPr>
      <w:ind w:left="960"/>
    </w:pPr>
    <w:rPr>
      <w:rFonts w:cs="Arial"/>
    </w:rPr>
  </w:style>
  <w:style w:type="paragraph" w:styleId="TDC6">
    <w:name w:val="toc 6"/>
    <w:basedOn w:val="Normal"/>
    <w:next w:val="Normal"/>
    <w:autoRedefine/>
    <w:uiPriority w:val="39"/>
    <w:rsid w:val="003236D3"/>
    <w:pPr>
      <w:ind w:left="1200"/>
    </w:pPr>
    <w:rPr>
      <w:rFonts w:cs="Arial"/>
    </w:rPr>
  </w:style>
  <w:style w:type="paragraph" w:styleId="TDC7">
    <w:name w:val="toc 7"/>
    <w:basedOn w:val="Normal"/>
    <w:next w:val="Normal"/>
    <w:autoRedefine/>
    <w:uiPriority w:val="39"/>
    <w:rsid w:val="003236D3"/>
    <w:pPr>
      <w:ind w:left="1440"/>
    </w:pPr>
    <w:rPr>
      <w:rFonts w:cs="Arial"/>
    </w:rPr>
  </w:style>
  <w:style w:type="paragraph" w:styleId="TDC8">
    <w:name w:val="toc 8"/>
    <w:basedOn w:val="Normal"/>
    <w:next w:val="Normal"/>
    <w:autoRedefine/>
    <w:uiPriority w:val="39"/>
    <w:rsid w:val="003236D3"/>
    <w:pPr>
      <w:ind w:left="1680"/>
    </w:pPr>
    <w:rPr>
      <w:rFonts w:cs="Arial"/>
    </w:rPr>
  </w:style>
  <w:style w:type="paragraph" w:styleId="TDC9">
    <w:name w:val="toc 9"/>
    <w:basedOn w:val="Normal"/>
    <w:next w:val="Normal"/>
    <w:autoRedefine/>
    <w:uiPriority w:val="39"/>
    <w:rsid w:val="003236D3"/>
    <w:pPr>
      <w:ind w:left="1920"/>
    </w:pPr>
    <w:rPr>
      <w:rFonts w:cs="Arial"/>
    </w:rPr>
  </w:style>
  <w:style w:type="paragraph" w:styleId="Textodeglobo">
    <w:name w:val="Balloon Text"/>
    <w:basedOn w:val="Normal"/>
    <w:link w:val="TextodegloboCar"/>
    <w:semiHidden/>
    <w:rsid w:val="003236D3"/>
    <w:rPr>
      <w:rFonts w:ascii="Tahoma" w:hAnsi="Tahoma"/>
      <w:sz w:val="16"/>
      <w:szCs w:val="16"/>
      <w:lang w:eastAsia="en-US"/>
    </w:rPr>
  </w:style>
  <w:style w:type="paragraph" w:customStyle="1" w:styleId="xl56">
    <w:name w:val="xl56"/>
    <w:basedOn w:val="Normal"/>
    <w:rsid w:val="003236D3"/>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1"/>
    <w:uiPriority w:val="99"/>
    <w:semiHidden/>
    <w:rsid w:val="003236D3"/>
    <w:pPr>
      <w:autoSpaceDE w:val="0"/>
      <w:autoSpaceDN w:val="0"/>
    </w:pPr>
    <w:rPr>
      <w:noProof/>
      <w:szCs w:val="20"/>
      <w:lang w:eastAsia="en-US"/>
    </w:rPr>
  </w:style>
  <w:style w:type="paragraph" w:customStyle="1" w:styleId="para05">
    <w:name w:val="para05"/>
    <w:basedOn w:val="Normal"/>
    <w:rsid w:val="003236D3"/>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3236D3"/>
    <w:pPr>
      <w:overflowPunct w:val="0"/>
      <w:autoSpaceDE w:val="0"/>
      <w:autoSpaceDN w:val="0"/>
      <w:adjustRightInd w:val="0"/>
      <w:textAlignment w:val="baseline"/>
    </w:pPr>
    <w:rPr>
      <w:rFonts w:cs="Arial"/>
      <w:szCs w:val="20"/>
    </w:rPr>
  </w:style>
  <w:style w:type="paragraph" w:customStyle="1" w:styleId="Default">
    <w:name w:val="Default"/>
    <w:rsid w:val="003236D3"/>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3236D3"/>
    <w:rPr>
      <w:sz w:val="24"/>
      <w:szCs w:val="24"/>
    </w:rPr>
  </w:style>
  <w:style w:type="paragraph" w:customStyle="1" w:styleId="Table-Text">
    <w:name w:val="Table - Text"/>
    <w:basedOn w:val="Normal"/>
    <w:rsid w:val="003236D3"/>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3236D3"/>
    <w:rPr>
      <w:rFonts w:ascii="Arial,Bold" w:hAnsi="Arial,Bold"/>
      <w:sz w:val="24"/>
      <w:szCs w:val="24"/>
    </w:rPr>
  </w:style>
  <w:style w:type="paragraph" w:customStyle="1" w:styleId="Heading21">
    <w:name w:val="Heading 21"/>
    <w:basedOn w:val="Default"/>
    <w:next w:val="Default"/>
    <w:rsid w:val="003236D3"/>
    <w:rPr>
      <w:rFonts w:ascii="Arial,Bold" w:hAnsi="Arial,Bold"/>
      <w:sz w:val="24"/>
      <w:szCs w:val="24"/>
    </w:rPr>
  </w:style>
  <w:style w:type="paragraph" w:customStyle="1" w:styleId="BodyBoldIndent">
    <w:name w:val="BodyBoldIndent"/>
    <w:basedOn w:val="Default"/>
    <w:next w:val="Default"/>
    <w:rsid w:val="003236D3"/>
    <w:rPr>
      <w:sz w:val="24"/>
      <w:szCs w:val="24"/>
    </w:rPr>
  </w:style>
  <w:style w:type="paragraph" w:styleId="Tabladeilustraciones">
    <w:name w:val="table of figures"/>
    <w:basedOn w:val="Normal"/>
    <w:next w:val="Normal"/>
    <w:semiHidden/>
    <w:rsid w:val="003236D3"/>
    <w:pPr>
      <w:ind w:left="480" w:hanging="480"/>
    </w:pPr>
    <w:rPr>
      <w:rFonts w:cs="Arial"/>
    </w:rPr>
  </w:style>
  <w:style w:type="paragraph" w:customStyle="1" w:styleId="a">
    <w:name w:val="."/>
    <w:basedOn w:val="TDC2"/>
    <w:rsid w:val="003236D3"/>
  </w:style>
  <w:style w:type="paragraph" w:customStyle="1" w:styleId="TituloTabla">
    <w:name w:val="Titulo_Tabla"/>
    <w:basedOn w:val="Normal"/>
    <w:rsid w:val="003236D3"/>
    <w:pPr>
      <w:jc w:val="left"/>
    </w:pPr>
    <w:rPr>
      <w:rFonts w:ascii="Arial Narrow" w:hAnsi="Arial Narrow"/>
      <w:sz w:val="20"/>
      <w:lang w:val="en-US" w:eastAsia="en-US"/>
    </w:rPr>
  </w:style>
  <w:style w:type="paragraph" w:customStyle="1" w:styleId="checklist1line">
    <w:name w:val="checklist 1line"/>
    <w:basedOn w:val="Normal"/>
    <w:rsid w:val="003236D3"/>
    <w:pPr>
      <w:spacing w:before="120" w:after="120"/>
      <w:jc w:val="left"/>
    </w:pPr>
    <w:rPr>
      <w:rFonts w:ascii="Times" w:hAnsi="Times"/>
      <w:szCs w:val="20"/>
      <w:lang w:val="en-US" w:eastAsia="en-US"/>
    </w:rPr>
  </w:style>
  <w:style w:type="paragraph" w:customStyle="1" w:styleId="formspace">
    <w:name w:val="form space"/>
    <w:basedOn w:val="Normal"/>
    <w:rsid w:val="003236D3"/>
    <w:pPr>
      <w:spacing w:before="60" w:after="60"/>
      <w:jc w:val="left"/>
    </w:pPr>
    <w:rPr>
      <w:rFonts w:ascii="Helvetica" w:hAnsi="Helvetica"/>
      <w:szCs w:val="20"/>
      <w:lang w:val="en-US" w:eastAsia="en-US"/>
    </w:rPr>
  </w:style>
  <w:style w:type="paragraph" w:customStyle="1" w:styleId="instruction">
    <w:name w:val="instruction"/>
    <w:basedOn w:val="Normal"/>
    <w:rsid w:val="003236D3"/>
    <w:pPr>
      <w:spacing w:before="240" w:after="240"/>
      <w:ind w:left="-115"/>
    </w:pPr>
    <w:rPr>
      <w:rFonts w:ascii="Times" w:hAnsi="Times"/>
      <w:szCs w:val="20"/>
      <w:lang w:val="en-US" w:eastAsia="en-US"/>
    </w:rPr>
  </w:style>
  <w:style w:type="paragraph" w:customStyle="1" w:styleId="formcaption5pt">
    <w:name w:val="form caption 5pt"/>
    <w:basedOn w:val="Normal"/>
    <w:rsid w:val="003236D3"/>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3236D3"/>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3236D3"/>
    <w:pPr>
      <w:spacing w:before="40" w:after="40"/>
      <w:ind w:left="0"/>
      <w:jc w:val="center"/>
    </w:pPr>
    <w:rPr>
      <w:b/>
      <w:sz w:val="18"/>
    </w:rPr>
  </w:style>
  <w:style w:type="paragraph" w:customStyle="1" w:styleId="communa">
    <w:name w:val="commun a"/>
    <w:basedOn w:val="Normal"/>
    <w:rsid w:val="003236D3"/>
    <w:pPr>
      <w:jc w:val="left"/>
    </w:pPr>
    <w:rPr>
      <w:sz w:val="24"/>
      <w:szCs w:val="14"/>
      <w:lang w:val="en-US" w:eastAsia="en-US"/>
    </w:rPr>
  </w:style>
  <w:style w:type="paragraph" w:customStyle="1" w:styleId="texttit1">
    <w:name w:val="text_tit1"/>
    <w:rsid w:val="003236D3"/>
    <w:pPr>
      <w:jc w:val="both"/>
    </w:pPr>
    <w:rPr>
      <w:rFonts w:ascii="Arial" w:hAnsi="Arial"/>
      <w:lang w:val="es-ES_tradnl" w:eastAsia="es-ES"/>
    </w:rPr>
  </w:style>
  <w:style w:type="table" w:styleId="Tablaconcuadrcula">
    <w:name w:val="Table Grid"/>
    <w:basedOn w:val="Tablanormal"/>
    <w:uiPriority w:val="3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2"/>
      </w:numPr>
    </w:pPr>
    <w:rPr>
      <w:lang w:val="es-ES_tradnl"/>
    </w:rPr>
  </w:style>
  <w:style w:type="character" w:customStyle="1" w:styleId="Ttulo2Car">
    <w:name w:val="Título 2 Car"/>
    <w:link w:val="Ttulo2"/>
    <w:locked/>
    <w:rsid w:val="009666FD"/>
    <w:rPr>
      <w:rFonts w:ascii="Arial" w:eastAsia="Arial Unicode MS" w:hAnsi="Arial"/>
      <w:b/>
      <w:bCs/>
      <w:kern w:val="22"/>
      <w:sz w:val="26"/>
      <w:szCs w:val="28"/>
    </w:rPr>
  </w:style>
  <w:style w:type="character" w:customStyle="1" w:styleId="Ttulo3Car">
    <w:name w:val="Título 3 Car"/>
    <w:link w:val="Ttulo3"/>
    <w:locked/>
    <w:rsid w:val="009666FD"/>
    <w:rPr>
      <w:rFonts w:ascii="Arial" w:eastAsia="Arial Unicode MS" w:hAnsi="Arial"/>
      <w:b/>
      <w:bCs/>
      <w:sz w:val="22"/>
      <w:szCs w:val="24"/>
    </w:rPr>
  </w:style>
  <w:style w:type="paragraph" w:customStyle="1" w:styleId="Prrafodelista1">
    <w:name w:val="Párrafo de lista1"/>
    <w:basedOn w:val="Normal"/>
    <w:rsid w:val="009666FD"/>
    <w:pPr>
      <w:ind w:left="708"/>
    </w:pPr>
    <w:rPr>
      <w:rFonts w:eastAsia="Calibri"/>
      <w:lang w:val="es-PE"/>
    </w:rPr>
  </w:style>
  <w:style w:type="paragraph" w:customStyle="1" w:styleId="Textoindependiente21">
    <w:name w:val="Texto independiente 21"/>
    <w:basedOn w:val="Normal"/>
    <w:rsid w:val="00405EFD"/>
    <w:pPr>
      <w:overflowPunct w:val="0"/>
      <w:autoSpaceDE w:val="0"/>
      <w:autoSpaceDN w:val="0"/>
      <w:adjustRightInd w:val="0"/>
      <w:textAlignment w:val="baseline"/>
    </w:pPr>
    <w:rPr>
      <w:rFonts w:cs="Arial"/>
      <w:szCs w:val="20"/>
      <w:lang w:val="es-PE"/>
    </w:rPr>
  </w:style>
  <w:style w:type="character" w:customStyle="1" w:styleId="Sangra2detindependienteCar">
    <w:name w:val="Sangría 2 de t. independiente Car"/>
    <w:link w:val="Sangra2detindependiente"/>
    <w:semiHidden/>
    <w:locked/>
    <w:rsid w:val="00405EFD"/>
    <w:rPr>
      <w:rFonts w:ascii="Arial" w:hAnsi="Arial" w:cs="Arial"/>
      <w:sz w:val="22"/>
      <w:lang w:val="fr-FR" w:eastAsia="es-ES"/>
    </w:rPr>
  </w:style>
  <w:style w:type="character" w:customStyle="1" w:styleId="EncabezadoCar">
    <w:name w:val="Encabezado Car"/>
    <w:link w:val="Encabezado"/>
    <w:uiPriority w:val="99"/>
    <w:semiHidden/>
    <w:locked/>
    <w:rsid w:val="00405EFD"/>
    <w:rPr>
      <w:rFonts w:ascii="Arial Narrow" w:hAnsi="Arial Narrow" w:cs="Arial"/>
      <w:sz w:val="22"/>
      <w:szCs w:val="24"/>
      <w:lang w:eastAsia="es-ES"/>
    </w:rPr>
  </w:style>
  <w:style w:type="character" w:customStyle="1" w:styleId="PiedepginaCar">
    <w:name w:val="Pie de página Car"/>
    <w:link w:val="Piedepgina"/>
    <w:uiPriority w:val="99"/>
    <w:locked/>
    <w:rsid w:val="00405EFD"/>
    <w:rPr>
      <w:rFonts w:ascii="Arial" w:hAnsi="Arial" w:cs="Arial"/>
      <w:szCs w:val="24"/>
      <w:lang w:eastAsia="es-ES"/>
    </w:rPr>
  </w:style>
  <w:style w:type="paragraph" w:styleId="Prrafodelista">
    <w:name w:val="List Paragraph"/>
    <w:basedOn w:val="Normal"/>
    <w:link w:val="PrrafodelistaCar"/>
    <w:uiPriority w:val="34"/>
    <w:qFormat/>
    <w:rsid w:val="00405EFD"/>
    <w:pPr>
      <w:ind w:left="708"/>
    </w:pPr>
  </w:style>
  <w:style w:type="character" w:customStyle="1" w:styleId="Ttulo1Car">
    <w:name w:val="Título 1 Car"/>
    <w:link w:val="Ttulo1"/>
    <w:locked/>
    <w:rsid w:val="00C8102F"/>
    <w:rPr>
      <w:rFonts w:ascii="Arial" w:hAnsi="Arial"/>
      <w:b/>
      <w:sz w:val="28"/>
      <w:szCs w:val="28"/>
      <w:lang w:val="es-ES" w:eastAsia="es-ES"/>
    </w:rPr>
  </w:style>
  <w:style w:type="character" w:customStyle="1" w:styleId="Ttulo4Car">
    <w:name w:val="Título 4 Car"/>
    <w:link w:val="Ttulo4"/>
    <w:locked/>
    <w:rsid w:val="00A964A2"/>
    <w:rPr>
      <w:rFonts w:ascii="Arial" w:hAnsi="Arial"/>
      <w:b/>
      <w:bCs/>
      <w:iCs/>
    </w:rPr>
  </w:style>
  <w:style w:type="character" w:customStyle="1" w:styleId="Ttulo5Car">
    <w:name w:val="Título 5 Car"/>
    <w:link w:val="Ttulo5"/>
    <w:locked/>
    <w:rsid w:val="00F46880"/>
    <w:rPr>
      <w:rFonts w:ascii="Arial" w:hAnsi="Arial" w:cs="Arial"/>
      <w:b/>
      <w:bCs/>
      <w:sz w:val="22"/>
      <w:lang w:val="es-ES" w:eastAsia="es-ES"/>
    </w:rPr>
  </w:style>
  <w:style w:type="character" w:customStyle="1" w:styleId="Ttulo6Car">
    <w:name w:val="Título 6 Car"/>
    <w:link w:val="Ttulo6"/>
    <w:locked/>
    <w:rsid w:val="00F46880"/>
    <w:rPr>
      <w:rFonts w:ascii="Arial" w:hAnsi="Arial" w:cs="Arial"/>
      <w:b/>
      <w:bCs/>
      <w:sz w:val="22"/>
      <w:lang w:val="es-ES" w:eastAsia="es-ES"/>
    </w:rPr>
  </w:style>
  <w:style w:type="character" w:customStyle="1" w:styleId="Ttulo7Car">
    <w:name w:val="Título 7 Car"/>
    <w:link w:val="Ttulo7"/>
    <w:locked/>
    <w:rsid w:val="00F46880"/>
    <w:rPr>
      <w:rFonts w:ascii="Arial" w:hAnsi="Arial" w:cs="Arial"/>
      <w:b/>
      <w:bCs/>
      <w:sz w:val="22"/>
      <w:lang w:val="es-ES" w:eastAsia="es-ES"/>
    </w:rPr>
  </w:style>
  <w:style w:type="character" w:customStyle="1" w:styleId="Ttulo8Car">
    <w:name w:val="Título 8 Car"/>
    <w:link w:val="Ttulo8"/>
    <w:locked/>
    <w:rsid w:val="00F46880"/>
    <w:rPr>
      <w:rFonts w:ascii="Arial" w:hAnsi="Arial" w:cs="Arial"/>
      <w:b/>
      <w:bCs/>
      <w:szCs w:val="24"/>
      <w:lang w:val="es-ES" w:eastAsia="es-ES"/>
    </w:rPr>
  </w:style>
  <w:style w:type="character" w:customStyle="1" w:styleId="Ttulo9Car">
    <w:name w:val="Título 9 Car"/>
    <w:link w:val="Ttulo9"/>
    <w:locked/>
    <w:rsid w:val="00F46880"/>
    <w:rPr>
      <w:rFonts w:ascii="Arial" w:hAnsi="Arial" w:cs="Arial"/>
      <w:b/>
      <w:i/>
      <w:sz w:val="18"/>
      <w:lang w:val="fr-FR" w:eastAsia="es-ES"/>
    </w:rPr>
  </w:style>
  <w:style w:type="character" w:customStyle="1" w:styleId="HTMLconformatoprevioCar">
    <w:name w:val="HTML con formato previo Car"/>
    <w:link w:val="HTMLconformatoprevio"/>
    <w:semiHidden/>
    <w:locked/>
    <w:rsid w:val="00F46880"/>
    <w:rPr>
      <w:rFonts w:ascii="Arial Unicode MS" w:eastAsia="Arial Unicode MS" w:hAnsi="Arial Unicode MS" w:cs="Arial Unicode MS"/>
      <w:lang w:val="es-ES" w:eastAsia="es-ES"/>
    </w:rPr>
  </w:style>
  <w:style w:type="character" w:customStyle="1" w:styleId="SangradetextonormalCar">
    <w:name w:val="Sangría de texto normal Car"/>
    <w:link w:val="Sangradetextonormal"/>
    <w:locked/>
    <w:rsid w:val="00F46880"/>
    <w:rPr>
      <w:rFonts w:ascii="Arial" w:hAnsi="Arial" w:cs="Arial"/>
      <w:b/>
      <w:bCs/>
      <w:sz w:val="22"/>
      <w:lang w:val="es-ES" w:eastAsia="es-ES"/>
    </w:rPr>
  </w:style>
  <w:style w:type="character" w:customStyle="1" w:styleId="TextoindependienteCar">
    <w:name w:val="Texto independiente Car"/>
    <w:link w:val="Textoindependiente"/>
    <w:semiHidden/>
    <w:locked/>
    <w:rsid w:val="00F46880"/>
    <w:rPr>
      <w:rFonts w:ascii="Arial" w:hAnsi="Arial" w:cs="Arial"/>
      <w:b/>
      <w:sz w:val="22"/>
      <w:szCs w:val="24"/>
      <w:lang w:val="es-ES_tradnl" w:eastAsia="es-ES"/>
    </w:rPr>
  </w:style>
  <w:style w:type="character" w:customStyle="1" w:styleId="TtuloCar">
    <w:name w:val="Título Car"/>
    <w:link w:val="Ttulo"/>
    <w:locked/>
    <w:rsid w:val="00F46880"/>
    <w:rPr>
      <w:rFonts w:ascii="Arial Black" w:hAnsi="Arial Black" w:cs="Arial"/>
      <w:b/>
      <w:bCs/>
      <w:snapToGrid w:val="0"/>
      <w:sz w:val="32"/>
      <w:lang w:val="es-ES" w:eastAsia="es-ES"/>
    </w:rPr>
  </w:style>
  <w:style w:type="character" w:customStyle="1" w:styleId="Textoindependiente3Car">
    <w:name w:val="Texto independiente 3 Car"/>
    <w:link w:val="Textoindependiente3"/>
    <w:semiHidden/>
    <w:locked/>
    <w:rsid w:val="00F46880"/>
    <w:rPr>
      <w:rFonts w:ascii="Bookman Old Style" w:hAnsi="Bookman Old Style" w:cs="Arial"/>
      <w:b/>
      <w:sz w:val="22"/>
      <w:lang w:val="es-ES" w:eastAsia="es-ES"/>
    </w:rPr>
  </w:style>
  <w:style w:type="character" w:customStyle="1" w:styleId="Textoindependiente2Car">
    <w:name w:val="Texto independiente 2 Car"/>
    <w:link w:val="Textoindependiente2"/>
    <w:locked/>
    <w:rsid w:val="00F46880"/>
    <w:rPr>
      <w:rFonts w:ascii="Arial" w:hAnsi="Arial" w:cs="Arial"/>
      <w:sz w:val="22"/>
      <w:lang w:val="en-US" w:eastAsia="es-ES"/>
    </w:rPr>
  </w:style>
  <w:style w:type="character" w:customStyle="1" w:styleId="TextonotapieCar">
    <w:name w:val="Texto nota pie Car"/>
    <w:link w:val="Textonotapie"/>
    <w:semiHidden/>
    <w:locked/>
    <w:rsid w:val="00F46880"/>
    <w:rPr>
      <w:rFonts w:ascii="Times" w:hAnsi="Times" w:cs="Arial"/>
      <w:lang w:val="en-GB" w:eastAsia="es-ES"/>
    </w:rPr>
  </w:style>
  <w:style w:type="character" w:customStyle="1" w:styleId="Sangra3detindependienteCar">
    <w:name w:val="Sangría 3 de t. independiente Car"/>
    <w:link w:val="Sangra3detindependiente"/>
    <w:semiHidden/>
    <w:locked/>
    <w:rsid w:val="00F46880"/>
    <w:rPr>
      <w:rFonts w:ascii="Arial" w:hAnsi="Arial" w:cs="Arial"/>
      <w:sz w:val="22"/>
      <w:szCs w:val="24"/>
      <w:lang w:val="es-ES_tradnl" w:eastAsia="es-ES"/>
    </w:rPr>
  </w:style>
  <w:style w:type="character" w:customStyle="1" w:styleId="TextodegloboCar">
    <w:name w:val="Texto de globo Car"/>
    <w:link w:val="Textodeglobo"/>
    <w:semiHidden/>
    <w:locked/>
    <w:rsid w:val="00F46880"/>
    <w:rPr>
      <w:rFonts w:ascii="Tahoma" w:hAnsi="Tahoma" w:cs="Tahoma"/>
      <w:sz w:val="16"/>
      <w:szCs w:val="16"/>
      <w:lang w:eastAsia="en-US"/>
    </w:rPr>
  </w:style>
  <w:style w:type="character" w:customStyle="1" w:styleId="TextocomentarioCar">
    <w:name w:val="Texto comentario Car"/>
    <w:uiPriority w:val="99"/>
    <w:semiHidden/>
    <w:locked/>
    <w:rsid w:val="00F46880"/>
    <w:rPr>
      <w:rFonts w:ascii="Arial" w:hAnsi="Arial" w:cs="Arial"/>
      <w:noProof/>
      <w:sz w:val="22"/>
      <w:lang w:val="es-ES" w:eastAsia="en-US"/>
    </w:rPr>
  </w:style>
  <w:style w:type="paragraph" w:customStyle="1" w:styleId="Ttulo31">
    <w:name w:val="Título 31"/>
    <w:basedOn w:val="Default"/>
    <w:next w:val="Default"/>
    <w:rsid w:val="00F46880"/>
    <w:rPr>
      <w:rFonts w:ascii="Arial,Bold" w:hAnsi="Arial,Bold"/>
      <w:sz w:val="24"/>
      <w:szCs w:val="24"/>
    </w:rPr>
  </w:style>
  <w:style w:type="paragraph" w:customStyle="1" w:styleId="Ttulo21">
    <w:name w:val="Título 21"/>
    <w:basedOn w:val="Default"/>
    <w:next w:val="Default"/>
    <w:rsid w:val="00F46880"/>
    <w:rPr>
      <w:rFonts w:ascii="Arial,Bold" w:hAnsi="Arial,Bold"/>
      <w:sz w:val="24"/>
      <w:szCs w:val="24"/>
    </w:rPr>
  </w:style>
  <w:style w:type="paragraph" w:customStyle="1" w:styleId="ListParagraph2">
    <w:name w:val="List Paragraph2"/>
    <w:basedOn w:val="Normal"/>
    <w:rsid w:val="00F46880"/>
    <w:pPr>
      <w:ind w:left="708"/>
    </w:pPr>
    <w:rPr>
      <w:lang w:val="es-PE"/>
    </w:rPr>
  </w:style>
  <w:style w:type="paragraph" w:styleId="Subttulo">
    <w:name w:val="Subtitle"/>
    <w:basedOn w:val="Normal"/>
    <w:next w:val="Normal"/>
    <w:link w:val="SubttuloCar"/>
    <w:qFormat/>
    <w:rsid w:val="00F46880"/>
    <w:pPr>
      <w:numPr>
        <w:ilvl w:val="1"/>
      </w:numPr>
      <w:spacing w:after="160"/>
    </w:pPr>
    <w:rPr>
      <w:rFonts w:ascii="Calibri" w:hAnsi="Calibri"/>
      <w:color w:val="5A5A5A"/>
      <w:spacing w:val="15"/>
      <w:szCs w:val="22"/>
    </w:rPr>
  </w:style>
  <w:style w:type="character" w:customStyle="1" w:styleId="SubttuloCar">
    <w:name w:val="Subtítulo Car"/>
    <w:link w:val="Subttulo"/>
    <w:rsid w:val="00F46880"/>
    <w:rPr>
      <w:rFonts w:ascii="Calibri" w:hAnsi="Calibri"/>
      <w:color w:val="5A5A5A"/>
      <w:spacing w:val="15"/>
      <w:sz w:val="22"/>
      <w:szCs w:val="22"/>
      <w:lang w:eastAsia="es-ES"/>
    </w:rPr>
  </w:style>
  <w:style w:type="paragraph" w:customStyle="1" w:styleId="TOCHeading1">
    <w:name w:val="TOC Heading1"/>
    <w:basedOn w:val="Ttulo1"/>
    <w:next w:val="Normal"/>
    <w:rsid w:val="00F46880"/>
    <w:pPr>
      <w:keepLines/>
      <w:numPr>
        <w:numId w:val="0"/>
      </w:numPr>
      <w:spacing w:before="240" w:line="259" w:lineRule="auto"/>
      <w:jc w:val="left"/>
      <w:outlineLvl w:val="9"/>
    </w:pPr>
    <w:rPr>
      <w:rFonts w:ascii="Cambria" w:hAnsi="Cambria"/>
      <w:b w:val="0"/>
      <w:bCs/>
      <w:color w:val="365F91"/>
      <w:sz w:val="32"/>
      <w:szCs w:val="32"/>
      <w:lang w:eastAsia="es-PE"/>
    </w:rPr>
  </w:style>
  <w:style w:type="character" w:styleId="Refdecomentario">
    <w:name w:val="annotation reference"/>
    <w:uiPriority w:val="99"/>
    <w:semiHidden/>
    <w:rsid w:val="00F46880"/>
    <w:rPr>
      <w:rFonts w:cs="Times New Roman"/>
      <w:sz w:val="16"/>
      <w:szCs w:val="16"/>
    </w:rPr>
  </w:style>
  <w:style w:type="paragraph" w:styleId="Asuntodelcomentario">
    <w:name w:val="annotation subject"/>
    <w:basedOn w:val="Textocomentario"/>
    <w:next w:val="Textocomentario"/>
    <w:link w:val="AsuntodelcomentarioCar"/>
    <w:semiHidden/>
    <w:rsid w:val="00F46880"/>
    <w:pPr>
      <w:autoSpaceDE/>
      <w:autoSpaceDN/>
    </w:pPr>
    <w:rPr>
      <w:b/>
      <w:bCs/>
      <w:lang w:eastAsia="es-ES"/>
    </w:rPr>
  </w:style>
  <w:style w:type="character" w:customStyle="1" w:styleId="TextocomentarioCar1">
    <w:name w:val="Texto comentario Car1"/>
    <w:link w:val="Textocomentario"/>
    <w:semiHidden/>
    <w:rsid w:val="00F46880"/>
    <w:rPr>
      <w:rFonts w:ascii="Arial" w:hAnsi="Arial" w:cs="Arial"/>
      <w:noProof/>
      <w:sz w:val="22"/>
      <w:lang w:val="es-ES" w:eastAsia="en-US"/>
    </w:rPr>
  </w:style>
  <w:style w:type="character" w:customStyle="1" w:styleId="AsuntodelcomentarioCar">
    <w:name w:val="Asunto del comentario Car"/>
    <w:link w:val="Asuntodelcomentario"/>
    <w:semiHidden/>
    <w:rsid w:val="00F46880"/>
    <w:rPr>
      <w:rFonts w:ascii="Arial" w:hAnsi="Arial" w:cs="Arial"/>
      <w:b/>
      <w:bCs/>
      <w:noProof/>
      <w:sz w:val="22"/>
      <w:lang w:val="es-ES" w:eastAsia="es-ES"/>
    </w:rPr>
  </w:style>
  <w:style w:type="paragraph" w:customStyle="1" w:styleId="Revision1">
    <w:name w:val="Revision1"/>
    <w:hidden/>
    <w:semiHidden/>
    <w:rsid w:val="00F46880"/>
    <w:rPr>
      <w:rFonts w:ascii="Arial" w:hAnsi="Arial"/>
      <w:sz w:val="22"/>
      <w:szCs w:val="24"/>
      <w:lang w:val="es-ES" w:eastAsia="es-ES"/>
    </w:rPr>
  </w:style>
  <w:style w:type="paragraph" w:customStyle="1" w:styleId="NoSpacing1">
    <w:name w:val="No Spacing1"/>
    <w:rsid w:val="00F46880"/>
    <w:rPr>
      <w:sz w:val="24"/>
      <w:szCs w:val="24"/>
      <w:lang w:val="es-ES" w:eastAsia="es-ES"/>
    </w:rPr>
  </w:style>
  <w:style w:type="numbering" w:customStyle="1" w:styleId="Estilo1">
    <w:name w:val="Estilo1"/>
    <w:rsid w:val="00F46880"/>
    <w:pPr>
      <w:numPr>
        <w:numId w:val="5"/>
      </w:numPr>
    </w:pPr>
  </w:style>
  <w:style w:type="character" w:customStyle="1" w:styleId="FooterChar">
    <w:name w:val="Footer Char"/>
    <w:locked/>
    <w:rsid w:val="00F46880"/>
    <w:rPr>
      <w:rFonts w:ascii="Arial" w:hAnsi="Arial" w:cs="Arial"/>
      <w:sz w:val="24"/>
      <w:szCs w:val="24"/>
      <w:lang w:eastAsia="es-ES"/>
    </w:rPr>
  </w:style>
  <w:style w:type="paragraph" w:customStyle="1" w:styleId="ListParagraph1">
    <w:name w:val="List Paragraph1"/>
    <w:basedOn w:val="Normal"/>
    <w:rsid w:val="00F46880"/>
    <w:pPr>
      <w:ind w:left="708"/>
    </w:pPr>
    <w:rPr>
      <w:lang w:val="es-PE"/>
    </w:rPr>
  </w:style>
  <w:style w:type="numbering" w:customStyle="1" w:styleId="Estilo2">
    <w:name w:val="Estilo2"/>
    <w:rsid w:val="00F46880"/>
    <w:pPr>
      <w:numPr>
        <w:numId w:val="6"/>
      </w:numPr>
    </w:pPr>
  </w:style>
  <w:style w:type="character" w:customStyle="1" w:styleId="descriptionspan">
    <w:name w:val="descriptionspan"/>
    <w:rsid w:val="00F46880"/>
  </w:style>
  <w:style w:type="paragraph" w:customStyle="1" w:styleId="TtulodeTDC1">
    <w:name w:val="Título de TDC1"/>
    <w:basedOn w:val="Ttulo1"/>
    <w:next w:val="Normal"/>
    <w:rsid w:val="00F46880"/>
    <w:pPr>
      <w:keepLines/>
      <w:numPr>
        <w:numId w:val="0"/>
      </w:numPr>
      <w:spacing w:before="240" w:line="259" w:lineRule="auto"/>
      <w:jc w:val="left"/>
      <w:outlineLvl w:val="9"/>
    </w:pPr>
    <w:rPr>
      <w:rFonts w:ascii="Cambria" w:hAnsi="Cambria"/>
      <w:b w:val="0"/>
      <w:bCs/>
      <w:color w:val="365F91"/>
      <w:sz w:val="32"/>
      <w:szCs w:val="32"/>
      <w:lang w:eastAsia="es-PE"/>
    </w:rPr>
  </w:style>
  <w:style w:type="paragraph" w:customStyle="1" w:styleId="Revisin1">
    <w:name w:val="Revisión1"/>
    <w:hidden/>
    <w:semiHidden/>
    <w:rsid w:val="00F46880"/>
    <w:rPr>
      <w:rFonts w:ascii="Arial" w:hAnsi="Arial"/>
      <w:sz w:val="22"/>
      <w:szCs w:val="24"/>
      <w:lang w:val="es-ES" w:eastAsia="es-ES"/>
    </w:rPr>
  </w:style>
  <w:style w:type="paragraph" w:customStyle="1" w:styleId="Sinespaciado1">
    <w:name w:val="Sin espaciado1"/>
    <w:rsid w:val="00F46880"/>
    <w:rPr>
      <w:sz w:val="24"/>
      <w:szCs w:val="24"/>
      <w:lang w:val="es-ES" w:eastAsia="es-ES"/>
    </w:rPr>
  </w:style>
  <w:style w:type="numbering" w:customStyle="1" w:styleId="Estilo3">
    <w:name w:val="Estilo3"/>
    <w:uiPriority w:val="99"/>
    <w:rsid w:val="00F46880"/>
    <w:pPr>
      <w:numPr>
        <w:numId w:val="7"/>
      </w:numPr>
    </w:pPr>
  </w:style>
  <w:style w:type="table" w:styleId="Tablaconcuadrcula1">
    <w:name w:val="Table Grid 1"/>
    <w:basedOn w:val="Tablanormal"/>
    <w:rsid w:val="00F46880"/>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tulodeTDC">
    <w:name w:val="TOC Heading"/>
    <w:basedOn w:val="Ttulo1"/>
    <w:next w:val="Normal"/>
    <w:uiPriority w:val="39"/>
    <w:unhideWhenUsed/>
    <w:qFormat/>
    <w:rsid w:val="00F46880"/>
    <w:pPr>
      <w:keepLines/>
      <w:numPr>
        <w:numId w:val="0"/>
      </w:numPr>
      <w:spacing w:before="240" w:line="259" w:lineRule="auto"/>
      <w:jc w:val="left"/>
      <w:outlineLvl w:val="9"/>
    </w:pPr>
    <w:rPr>
      <w:rFonts w:ascii="Calibri Light" w:hAnsi="Calibri Light"/>
      <w:b w:val="0"/>
      <w:bCs/>
      <w:color w:val="2E74B5"/>
      <w:sz w:val="32"/>
      <w:szCs w:val="32"/>
      <w:lang w:eastAsia="es-PE"/>
    </w:rPr>
  </w:style>
  <w:style w:type="paragraph" w:styleId="Revisin">
    <w:name w:val="Revision"/>
    <w:hidden/>
    <w:uiPriority w:val="99"/>
    <w:semiHidden/>
    <w:rsid w:val="001134D7"/>
    <w:rPr>
      <w:rFonts w:ascii="Arial" w:hAnsi="Arial"/>
      <w:sz w:val="22"/>
      <w:szCs w:val="24"/>
      <w:lang w:val="es-ES" w:eastAsia="es-ES"/>
    </w:rPr>
  </w:style>
  <w:style w:type="paragraph" w:styleId="Sinespaciado">
    <w:name w:val="No Spacing"/>
    <w:uiPriority w:val="1"/>
    <w:qFormat/>
    <w:rsid w:val="003E3ABE"/>
    <w:pPr>
      <w:jc w:val="both"/>
    </w:pPr>
    <w:rPr>
      <w:rFonts w:ascii="Arial" w:hAnsi="Arial"/>
      <w:sz w:val="22"/>
      <w:szCs w:val="24"/>
      <w:lang w:val="es-ES" w:eastAsia="es-ES"/>
    </w:rPr>
  </w:style>
  <w:style w:type="character" w:customStyle="1" w:styleId="PrrafodelistaCar">
    <w:name w:val="Párrafo de lista Car"/>
    <w:link w:val="Prrafodelista"/>
    <w:uiPriority w:val="34"/>
    <w:rsid w:val="00C648EF"/>
    <w:rPr>
      <w:rFonts w:ascii="Arial" w:hAnsi="Arial"/>
      <w:sz w:val="22"/>
      <w:szCs w:val="24"/>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PE" w:eastAsia="es-PE"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footer" w:uiPriority="0"/>
    <w:lsdException w:name="caption" w:semiHidden="0" w:uiPriority="0" w:unhideWhenUsed="0" w:qFormat="1"/>
    <w:lsdException w:name="table of figures" w:uiPriority="0"/>
    <w:lsdException w:name="footnote reference" w:uiPriority="0"/>
    <w:lsdException w:name="page number" w:uiPriority="0"/>
    <w:lsdException w:name="List Bulle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FollowedHyperlink" w:uiPriority="0"/>
    <w:lsdException w:name="Strong" w:semiHidden="0" w:uiPriority="22" w:unhideWhenUsed="0" w:qFormat="1"/>
    <w:lsdException w:name="Emphasis" w:semiHidden="0" w:uiPriority="0" w:unhideWhenUsed="0" w:qFormat="1"/>
    <w:lsdException w:name="HTML Preformatted" w:uiPriority="0"/>
    <w:lsdException w:name="annotation subject" w:uiPriority="0"/>
    <w:lsdException w:name="Table Grid 1" w:uiPriority="0"/>
    <w:lsdException w:name="Balloon Text" w:uiPriority="0"/>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4FE3"/>
    <w:pPr>
      <w:jc w:val="both"/>
    </w:pPr>
    <w:rPr>
      <w:rFonts w:ascii="Arial" w:hAnsi="Arial"/>
      <w:sz w:val="22"/>
      <w:szCs w:val="24"/>
      <w:lang w:val="es-ES" w:eastAsia="es-ES"/>
    </w:rPr>
  </w:style>
  <w:style w:type="paragraph" w:styleId="Ttulo1">
    <w:name w:val="heading 1"/>
    <w:basedOn w:val="Normal"/>
    <w:next w:val="Normal"/>
    <w:link w:val="Ttulo1Car"/>
    <w:autoRedefine/>
    <w:qFormat/>
    <w:rsid w:val="00C8102F"/>
    <w:pPr>
      <w:keepNext/>
      <w:numPr>
        <w:numId w:val="37"/>
      </w:numPr>
      <w:outlineLvl w:val="0"/>
    </w:pPr>
    <w:rPr>
      <w:b/>
      <w:sz w:val="28"/>
      <w:szCs w:val="28"/>
    </w:rPr>
  </w:style>
  <w:style w:type="paragraph" w:styleId="Ttulo2">
    <w:name w:val="heading 2"/>
    <w:basedOn w:val="Normal"/>
    <w:link w:val="Ttulo2Car"/>
    <w:qFormat/>
    <w:rsid w:val="003236D3"/>
    <w:pPr>
      <w:outlineLvl w:val="1"/>
    </w:pPr>
    <w:rPr>
      <w:rFonts w:eastAsia="Arial Unicode MS"/>
      <w:b/>
      <w:bCs/>
      <w:kern w:val="22"/>
      <w:sz w:val="26"/>
      <w:szCs w:val="28"/>
    </w:rPr>
  </w:style>
  <w:style w:type="paragraph" w:styleId="Ttulo3">
    <w:name w:val="heading 3"/>
    <w:basedOn w:val="Normal"/>
    <w:link w:val="Ttulo3Car"/>
    <w:qFormat/>
    <w:rsid w:val="003236D3"/>
    <w:pPr>
      <w:outlineLvl w:val="2"/>
    </w:pPr>
    <w:rPr>
      <w:rFonts w:eastAsia="Arial Unicode MS"/>
      <w:b/>
      <w:bCs/>
    </w:rPr>
  </w:style>
  <w:style w:type="paragraph" w:styleId="Ttulo4">
    <w:name w:val="heading 4"/>
    <w:basedOn w:val="Normal"/>
    <w:next w:val="Normal"/>
    <w:link w:val="Ttulo4Car"/>
    <w:autoRedefine/>
    <w:qFormat/>
    <w:rsid w:val="00A964A2"/>
    <w:pPr>
      <w:keepNext/>
      <w:numPr>
        <w:numId w:val="3"/>
      </w:numPr>
      <w:outlineLvl w:val="3"/>
    </w:pPr>
    <w:rPr>
      <w:b/>
      <w:bCs/>
      <w:iCs/>
      <w:sz w:val="20"/>
      <w:szCs w:val="20"/>
    </w:rPr>
  </w:style>
  <w:style w:type="paragraph" w:styleId="Ttulo5">
    <w:name w:val="heading 5"/>
    <w:basedOn w:val="Normal"/>
    <w:next w:val="Normal"/>
    <w:link w:val="Ttulo5Car"/>
    <w:qFormat/>
    <w:rsid w:val="003236D3"/>
    <w:pPr>
      <w:keepNext/>
      <w:jc w:val="center"/>
      <w:outlineLvl w:val="4"/>
    </w:pPr>
    <w:rPr>
      <w:b/>
      <w:bCs/>
      <w:szCs w:val="20"/>
    </w:rPr>
  </w:style>
  <w:style w:type="paragraph" w:styleId="Ttulo6">
    <w:name w:val="heading 6"/>
    <w:basedOn w:val="Normal"/>
    <w:next w:val="Normal"/>
    <w:link w:val="Ttulo6Car"/>
    <w:qFormat/>
    <w:rsid w:val="003236D3"/>
    <w:pPr>
      <w:keepNext/>
      <w:jc w:val="center"/>
      <w:outlineLvl w:val="5"/>
    </w:pPr>
    <w:rPr>
      <w:b/>
      <w:bCs/>
      <w:szCs w:val="20"/>
    </w:rPr>
  </w:style>
  <w:style w:type="paragraph" w:styleId="Ttulo7">
    <w:name w:val="heading 7"/>
    <w:basedOn w:val="Normal"/>
    <w:next w:val="Normal"/>
    <w:link w:val="Ttulo7Car"/>
    <w:qFormat/>
    <w:rsid w:val="003236D3"/>
    <w:pPr>
      <w:keepNext/>
      <w:ind w:left="720"/>
      <w:jc w:val="center"/>
      <w:outlineLvl w:val="6"/>
    </w:pPr>
    <w:rPr>
      <w:b/>
      <w:bCs/>
      <w:szCs w:val="20"/>
    </w:rPr>
  </w:style>
  <w:style w:type="paragraph" w:styleId="Ttulo8">
    <w:name w:val="heading 8"/>
    <w:basedOn w:val="Normal"/>
    <w:next w:val="Normal"/>
    <w:link w:val="Ttulo8Car"/>
    <w:qFormat/>
    <w:rsid w:val="003236D3"/>
    <w:pPr>
      <w:keepNext/>
      <w:outlineLvl w:val="7"/>
    </w:pPr>
    <w:rPr>
      <w:b/>
      <w:bCs/>
      <w:sz w:val="20"/>
    </w:rPr>
  </w:style>
  <w:style w:type="paragraph" w:styleId="Ttulo9">
    <w:name w:val="heading 9"/>
    <w:basedOn w:val="Normal"/>
    <w:next w:val="Normal"/>
    <w:link w:val="Ttulo9Car"/>
    <w:qFormat/>
    <w:rsid w:val="003236D3"/>
    <w:pPr>
      <w:spacing w:before="240" w:after="60"/>
      <w:outlineLvl w:val="8"/>
    </w:pPr>
    <w:rPr>
      <w:b/>
      <w:i/>
      <w:sz w:val="18"/>
      <w:szCs w:val="20"/>
      <w:lang w:val="fr-F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uiPriority w:val="99"/>
    <w:rsid w:val="003236D3"/>
    <w:rPr>
      <w:rFonts w:ascii="Arial" w:hAnsi="Arial"/>
      <w:dstrike w:val="0"/>
      <w:color w:val="000004"/>
      <w:sz w:val="20"/>
      <w:u w:val="single"/>
      <w:vertAlign w:val="baseline"/>
    </w:rPr>
  </w:style>
  <w:style w:type="paragraph" w:styleId="NormalWeb">
    <w:name w:val="Normal (Web)"/>
    <w:basedOn w:val="Normal"/>
    <w:uiPriority w:val="99"/>
    <w:rsid w:val="003236D3"/>
    <w:pPr>
      <w:spacing w:before="100" w:beforeAutospacing="1" w:after="100" w:afterAutospacing="1"/>
    </w:pPr>
    <w:rPr>
      <w:rFonts w:eastAsia="Arial Unicode MS" w:cs="Arial"/>
      <w:sz w:val="20"/>
      <w:szCs w:val="20"/>
    </w:rPr>
  </w:style>
  <w:style w:type="character" w:styleId="Hipervnculovisitado">
    <w:name w:val="FollowedHyperlink"/>
    <w:semiHidden/>
    <w:rsid w:val="003236D3"/>
    <w:rPr>
      <w:color w:val="800080"/>
      <w:u w:val="single"/>
    </w:rPr>
  </w:style>
  <w:style w:type="paragraph" w:customStyle="1" w:styleId="titapartado1">
    <w:name w:val="titapartado1"/>
    <w:basedOn w:val="Normal"/>
    <w:rsid w:val="003236D3"/>
    <w:pPr>
      <w:spacing w:before="100" w:beforeAutospacing="1" w:after="100" w:afterAutospacing="1"/>
    </w:pPr>
    <w:rPr>
      <w:rFonts w:ascii="Arial Unicode MS" w:eastAsia="Arial Unicode MS" w:hAnsi="Arial Unicode MS" w:cs="Arial Unicode MS"/>
      <w:b/>
      <w:bCs/>
      <w:color w:val="000066"/>
      <w:sz w:val="32"/>
      <w:szCs w:val="32"/>
    </w:rPr>
  </w:style>
  <w:style w:type="character" w:customStyle="1" w:styleId="nota1">
    <w:name w:val="nota1"/>
    <w:rsid w:val="003236D3"/>
    <w:rPr>
      <w:color w:val="FF3333"/>
      <w:shd w:val="clear" w:color="auto" w:fill="FFFF00"/>
    </w:rPr>
  </w:style>
  <w:style w:type="paragraph" w:customStyle="1" w:styleId="titapartado2">
    <w:name w:val="titapartado2"/>
    <w:basedOn w:val="Normal"/>
    <w:rsid w:val="003236D3"/>
    <w:pPr>
      <w:spacing w:before="100" w:beforeAutospacing="1" w:after="100" w:afterAutospacing="1"/>
    </w:pPr>
    <w:rPr>
      <w:rFonts w:ascii="Arial Unicode MS" w:eastAsia="Arial Unicode MS" w:hAnsi="Arial Unicode MS" w:cs="Arial Unicode MS"/>
      <w:color w:val="003399"/>
      <w:sz w:val="28"/>
      <w:szCs w:val="28"/>
    </w:rPr>
  </w:style>
  <w:style w:type="paragraph" w:styleId="HTMLconformatoprevio">
    <w:name w:val="HTML Preformatted"/>
    <w:basedOn w:val="Normal"/>
    <w:link w:val="HTMLconformatoprevioCar"/>
    <w:semiHidden/>
    <w:rsid w:val="003236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sz w:val="20"/>
      <w:szCs w:val="20"/>
    </w:rPr>
  </w:style>
  <w:style w:type="character" w:styleId="nfasis">
    <w:name w:val="Emphasis"/>
    <w:qFormat/>
    <w:rsid w:val="003236D3"/>
    <w:rPr>
      <w:i/>
      <w:iCs/>
    </w:rPr>
  </w:style>
  <w:style w:type="character" w:styleId="Textoennegrita">
    <w:name w:val="Strong"/>
    <w:uiPriority w:val="22"/>
    <w:qFormat/>
    <w:rsid w:val="003236D3"/>
    <w:rPr>
      <w:b/>
      <w:bCs/>
    </w:rPr>
  </w:style>
  <w:style w:type="paragraph" w:styleId="Sangradetextonormal">
    <w:name w:val="Body Text Indent"/>
    <w:basedOn w:val="Normal"/>
    <w:link w:val="SangradetextonormalCar"/>
    <w:rsid w:val="003236D3"/>
    <w:pPr>
      <w:ind w:left="720"/>
      <w:jc w:val="center"/>
    </w:pPr>
    <w:rPr>
      <w:b/>
      <w:bCs/>
      <w:szCs w:val="20"/>
    </w:rPr>
  </w:style>
  <w:style w:type="paragraph" w:styleId="Epgrafe">
    <w:name w:val="caption"/>
    <w:basedOn w:val="Normal"/>
    <w:next w:val="Normal"/>
    <w:qFormat/>
    <w:rsid w:val="003236D3"/>
    <w:pPr>
      <w:ind w:left="900" w:right="600"/>
      <w:jc w:val="center"/>
    </w:pPr>
    <w:rPr>
      <w:rFonts w:cs="Arial"/>
      <w:bCs/>
      <w:sz w:val="20"/>
      <w:szCs w:val="18"/>
    </w:rPr>
  </w:style>
  <w:style w:type="paragraph" w:styleId="Textoindependiente">
    <w:name w:val="Body Text"/>
    <w:basedOn w:val="Normal"/>
    <w:link w:val="TextoindependienteCar"/>
    <w:semiHidden/>
    <w:rsid w:val="003236D3"/>
    <w:pPr>
      <w:tabs>
        <w:tab w:val="left" w:pos="4253"/>
      </w:tabs>
    </w:pPr>
    <w:rPr>
      <w:b/>
      <w:lang w:val="es-ES_tradnl"/>
    </w:rPr>
  </w:style>
  <w:style w:type="paragraph" w:styleId="Encabezado">
    <w:name w:val="header"/>
    <w:basedOn w:val="Normal"/>
    <w:link w:val="EncabezadoCar"/>
    <w:uiPriority w:val="99"/>
    <w:semiHidden/>
    <w:rsid w:val="003236D3"/>
    <w:rPr>
      <w:rFonts w:ascii="Arial Narrow" w:hAnsi="Arial Narrow"/>
    </w:rPr>
  </w:style>
  <w:style w:type="paragraph" w:styleId="Piedepgina">
    <w:name w:val="footer"/>
    <w:basedOn w:val="Normal"/>
    <w:link w:val="PiedepginaCar"/>
    <w:uiPriority w:val="99"/>
    <w:rsid w:val="003236D3"/>
    <w:pPr>
      <w:tabs>
        <w:tab w:val="center" w:pos="4419"/>
        <w:tab w:val="right" w:pos="8838"/>
      </w:tabs>
      <w:jc w:val="center"/>
    </w:pPr>
    <w:rPr>
      <w:sz w:val="20"/>
    </w:rPr>
  </w:style>
  <w:style w:type="character" w:styleId="Nmerodepgina">
    <w:name w:val="page number"/>
    <w:basedOn w:val="Fuentedeprrafopredeter"/>
    <w:semiHidden/>
    <w:rsid w:val="003236D3"/>
  </w:style>
  <w:style w:type="paragraph" w:customStyle="1" w:styleId="Textodenotaalfinal">
    <w:name w:val="Texto de nota al final"/>
    <w:basedOn w:val="Normal"/>
    <w:rsid w:val="003236D3"/>
    <w:pPr>
      <w:widowControl w:val="0"/>
    </w:pPr>
    <w:rPr>
      <w:rFonts w:ascii="Courier New" w:hAnsi="Courier New" w:cs="Arial"/>
      <w:snapToGrid w:val="0"/>
      <w:szCs w:val="20"/>
    </w:rPr>
  </w:style>
  <w:style w:type="paragraph" w:customStyle="1" w:styleId="Num-DocParagraph">
    <w:name w:val="Num-Doc Paragraph"/>
    <w:basedOn w:val="Textoindependiente"/>
    <w:rsid w:val="003236D3"/>
    <w:pPr>
      <w:tabs>
        <w:tab w:val="left" w:pos="851"/>
        <w:tab w:val="left" w:pos="1191"/>
        <w:tab w:val="left" w:pos="1531"/>
      </w:tabs>
      <w:spacing w:after="240"/>
    </w:pPr>
    <w:rPr>
      <w:rFonts w:ascii="Times" w:hAnsi="Times"/>
      <w:szCs w:val="20"/>
      <w:lang w:val="en-GB"/>
    </w:rPr>
  </w:style>
  <w:style w:type="paragraph" w:customStyle="1" w:styleId="TableTitle">
    <w:name w:val="Table Title"/>
    <w:basedOn w:val="Normal"/>
    <w:next w:val="TableSub-title"/>
    <w:rsid w:val="003236D3"/>
    <w:pPr>
      <w:keepNext/>
      <w:tabs>
        <w:tab w:val="left" w:pos="851"/>
        <w:tab w:val="left" w:pos="1191"/>
        <w:tab w:val="left" w:pos="1531"/>
      </w:tabs>
      <w:spacing w:after="240"/>
      <w:jc w:val="center"/>
    </w:pPr>
    <w:rPr>
      <w:rFonts w:ascii="Helvetica" w:hAnsi="Helvetica" w:cs="Arial"/>
      <w:b/>
      <w:szCs w:val="20"/>
      <w:lang w:val="en-GB"/>
    </w:rPr>
  </w:style>
  <w:style w:type="paragraph" w:customStyle="1" w:styleId="TableSub-title">
    <w:name w:val="Table Sub-title"/>
    <w:basedOn w:val="Normal"/>
    <w:next w:val="Textoindependiente"/>
    <w:rsid w:val="003236D3"/>
    <w:pPr>
      <w:keepNext/>
      <w:tabs>
        <w:tab w:val="left" w:pos="851"/>
        <w:tab w:val="left" w:pos="1191"/>
        <w:tab w:val="left" w:pos="1531"/>
      </w:tabs>
      <w:spacing w:after="240"/>
      <w:jc w:val="center"/>
    </w:pPr>
    <w:rPr>
      <w:rFonts w:ascii="Helvetica" w:hAnsi="Helvetica" w:cs="Arial"/>
      <w:szCs w:val="20"/>
      <w:lang w:val="en-GB"/>
    </w:rPr>
  </w:style>
  <w:style w:type="paragraph" w:styleId="Ttulo">
    <w:name w:val="Title"/>
    <w:basedOn w:val="Normal"/>
    <w:link w:val="TtuloCar"/>
    <w:autoRedefine/>
    <w:qFormat/>
    <w:rsid w:val="003236D3"/>
    <w:pPr>
      <w:widowControl w:val="0"/>
      <w:jc w:val="center"/>
    </w:pPr>
    <w:rPr>
      <w:rFonts w:ascii="Arial Black" w:hAnsi="Arial Black"/>
      <w:b/>
      <w:bCs/>
      <w:snapToGrid w:val="0"/>
      <w:sz w:val="32"/>
      <w:szCs w:val="20"/>
    </w:rPr>
  </w:style>
  <w:style w:type="paragraph" w:styleId="Textoindependiente3">
    <w:name w:val="Body Text 3"/>
    <w:basedOn w:val="Normal"/>
    <w:link w:val="Textoindependiente3Car"/>
    <w:semiHidden/>
    <w:rsid w:val="003236D3"/>
    <w:pPr>
      <w:spacing w:line="360" w:lineRule="auto"/>
    </w:pPr>
    <w:rPr>
      <w:rFonts w:ascii="Bookman Old Style" w:hAnsi="Bookman Old Style"/>
      <w:b/>
      <w:szCs w:val="20"/>
    </w:rPr>
  </w:style>
  <w:style w:type="paragraph" w:styleId="Textoindependiente2">
    <w:name w:val="Body Text 2"/>
    <w:basedOn w:val="Normal"/>
    <w:link w:val="Textoindependiente2Car"/>
    <w:rsid w:val="003236D3"/>
    <w:pPr>
      <w:tabs>
        <w:tab w:val="left" w:pos="851"/>
        <w:tab w:val="left" w:pos="1191"/>
        <w:tab w:val="left" w:pos="1531"/>
      </w:tabs>
    </w:pPr>
    <w:rPr>
      <w:szCs w:val="20"/>
      <w:lang w:val="en-US"/>
    </w:rPr>
  </w:style>
  <w:style w:type="paragraph" w:styleId="Listaconvietas">
    <w:name w:val="List Bullet"/>
    <w:basedOn w:val="Normal"/>
    <w:autoRedefine/>
    <w:semiHidden/>
    <w:rsid w:val="003236D3"/>
    <w:pPr>
      <w:tabs>
        <w:tab w:val="left" w:pos="851"/>
        <w:tab w:val="left" w:pos="1191"/>
        <w:tab w:val="left" w:pos="1531"/>
      </w:tabs>
      <w:spacing w:after="240"/>
      <w:ind w:left="1191" w:hanging="340"/>
    </w:pPr>
    <w:rPr>
      <w:rFonts w:ascii="Times" w:hAnsi="Times" w:cs="Arial"/>
      <w:szCs w:val="20"/>
      <w:lang w:val="en-GB"/>
    </w:rPr>
  </w:style>
  <w:style w:type="paragraph" w:styleId="Textonotapie">
    <w:name w:val="footnote text"/>
    <w:basedOn w:val="Normal"/>
    <w:link w:val="TextonotapieCar"/>
    <w:semiHidden/>
    <w:rsid w:val="003236D3"/>
    <w:pPr>
      <w:tabs>
        <w:tab w:val="left" w:pos="851"/>
        <w:tab w:val="left" w:pos="1191"/>
        <w:tab w:val="left" w:pos="1531"/>
      </w:tabs>
      <w:spacing w:after="120"/>
      <w:ind w:left="851" w:hanging="851"/>
    </w:pPr>
    <w:rPr>
      <w:rFonts w:ascii="Times" w:hAnsi="Times"/>
      <w:sz w:val="20"/>
      <w:szCs w:val="20"/>
      <w:lang w:val="en-GB"/>
    </w:rPr>
  </w:style>
  <w:style w:type="paragraph" w:styleId="Sangra2detindependiente">
    <w:name w:val="Body Text Indent 2"/>
    <w:basedOn w:val="Normal"/>
    <w:link w:val="Sangra2detindependienteCar"/>
    <w:semiHidden/>
    <w:rsid w:val="003236D3"/>
    <w:pPr>
      <w:ind w:firstLine="567"/>
    </w:pPr>
    <w:rPr>
      <w:szCs w:val="20"/>
      <w:lang w:val="fr-FR"/>
    </w:rPr>
  </w:style>
  <w:style w:type="paragraph" w:styleId="Sangra3detindependiente">
    <w:name w:val="Body Text Indent 3"/>
    <w:basedOn w:val="Normal"/>
    <w:link w:val="Sangra3detindependienteCar"/>
    <w:semiHidden/>
    <w:rsid w:val="003236D3"/>
    <w:pPr>
      <w:ind w:left="1429" w:hanging="720"/>
    </w:pPr>
    <w:rPr>
      <w:lang w:val="es-ES_tradnl"/>
    </w:rPr>
  </w:style>
  <w:style w:type="paragraph" w:styleId="Textodebloque">
    <w:name w:val="Block Text"/>
    <w:basedOn w:val="Normal"/>
    <w:semiHidden/>
    <w:rsid w:val="003236D3"/>
    <w:pPr>
      <w:ind w:left="851" w:right="848"/>
    </w:pPr>
    <w:rPr>
      <w:rFonts w:cs="Arial"/>
      <w:i/>
      <w:szCs w:val="20"/>
      <w:lang w:val="fr-FR"/>
    </w:rPr>
  </w:style>
  <w:style w:type="character" w:styleId="Refdenotaalpie">
    <w:name w:val="footnote reference"/>
    <w:semiHidden/>
    <w:rsid w:val="003236D3"/>
    <w:rPr>
      <w:vertAlign w:val="superscript"/>
    </w:rPr>
  </w:style>
  <w:style w:type="paragraph" w:styleId="TDC1">
    <w:name w:val="toc 1"/>
    <w:basedOn w:val="Normal"/>
    <w:next w:val="Normal"/>
    <w:autoRedefine/>
    <w:uiPriority w:val="39"/>
    <w:rsid w:val="003236D3"/>
    <w:pPr>
      <w:tabs>
        <w:tab w:val="left" w:pos="360"/>
        <w:tab w:val="left" w:pos="980"/>
        <w:tab w:val="right" w:leader="dot" w:pos="8778"/>
      </w:tabs>
      <w:spacing w:before="120"/>
    </w:pPr>
    <w:rPr>
      <w:rFonts w:cs="Arial"/>
      <w:b/>
      <w:noProof/>
      <w:sz w:val="20"/>
      <w:szCs w:val="28"/>
      <w:lang w:val="es-PE"/>
    </w:rPr>
  </w:style>
  <w:style w:type="paragraph" w:styleId="TDC2">
    <w:name w:val="toc 2"/>
    <w:basedOn w:val="Normal"/>
    <w:next w:val="Normal"/>
    <w:autoRedefine/>
    <w:uiPriority w:val="39"/>
    <w:rsid w:val="003236D3"/>
    <w:pPr>
      <w:tabs>
        <w:tab w:val="left" w:pos="900"/>
        <w:tab w:val="left" w:pos="980"/>
        <w:tab w:val="right" w:leader="dot" w:pos="8778"/>
      </w:tabs>
      <w:spacing w:before="120"/>
      <w:ind w:left="360"/>
    </w:pPr>
    <w:rPr>
      <w:rFonts w:cs="Arial"/>
      <w:bCs/>
      <w:noProof/>
      <w:sz w:val="18"/>
      <w:szCs w:val="26"/>
    </w:rPr>
  </w:style>
  <w:style w:type="paragraph" w:styleId="TDC3">
    <w:name w:val="toc 3"/>
    <w:basedOn w:val="Normal"/>
    <w:next w:val="Normal"/>
    <w:autoRedefine/>
    <w:uiPriority w:val="39"/>
    <w:rsid w:val="003236D3"/>
    <w:pPr>
      <w:tabs>
        <w:tab w:val="right" w:leader="dot" w:pos="8778"/>
      </w:tabs>
      <w:ind w:left="980"/>
    </w:pPr>
    <w:rPr>
      <w:rFonts w:cs="Arial"/>
      <w:noProof/>
      <w:sz w:val="18"/>
    </w:rPr>
  </w:style>
  <w:style w:type="paragraph" w:styleId="TDC4">
    <w:name w:val="toc 4"/>
    <w:basedOn w:val="Normal"/>
    <w:next w:val="Normal"/>
    <w:autoRedefine/>
    <w:uiPriority w:val="39"/>
    <w:rsid w:val="003236D3"/>
    <w:pPr>
      <w:ind w:left="720"/>
    </w:pPr>
    <w:rPr>
      <w:rFonts w:cs="Arial"/>
    </w:rPr>
  </w:style>
  <w:style w:type="paragraph" w:styleId="TDC5">
    <w:name w:val="toc 5"/>
    <w:basedOn w:val="Normal"/>
    <w:next w:val="Normal"/>
    <w:autoRedefine/>
    <w:uiPriority w:val="39"/>
    <w:rsid w:val="003236D3"/>
    <w:pPr>
      <w:ind w:left="960"/>
    </w:pPr>
    <w:rPr>
      <w:rFonts w:cs="Arial"/>
    </w:rPr>
  </w:style>
  <w:style w:type="paragraph" w:styleId="TDC6">
    <w:name w:val="toc 6"/>
    <w:basedOn w:val="Normal"/>
    <w:next w:val="Normal"/>
    <w:autoRedefine/>
    <w:uiPriority w:val="39"/>
    <w:rsid w:val="003236D3"/>
    <w:pPr>
      <w:ind w:left="1200"/>
    </w:pPr>
    <w:rPr>
      <w:rFonts w:cs="Arial"/>
    </w:rPr>
  </w:style>
  <w:style w:type="paragraph" w:styleId="TDC7">
    <w:name w:val="toc 7"/>
    <w:basedOn w:val="Normal"/>
    <w:next w:val="Normal"/>
    <w:autoRedefine/>
    <w:uiPriority w:val="39"/>
    <w:rsid w:val="003236D3"/>
    <w:pPr>
      <w:ind w:left="1440"/>
    </w:pPr>
    <w:rPr>
      <w:rFonts w:cs="Arial"/>
    </w:rPr>
  </w:style>
  <w:style w:type="paragraph" w:styleId="TDC8">
    <w:name w:val="toc 8"/>
    <w:basedOn w:val="Normal"/>
    <w:next w:val="Normal"/>
    <w:autoRedefine/>
    <w:uiPriority w:val="39"/>
    <w:rsid w:val="003236D3"/>
    <w:pPr>
      <w:ind w:left="1680"/>
    </w:pPr>
    <w:rPr>
      <w:rFonts w:cs="Arial"/>
    </w:rPr>
  </w:style>
  <w:style w:type="paragraph" w:styleId="TDC9">
    <w:name w:val="toc 9"/>
    <w:basedOn w:val="Normal"/>
    <w:next w:val="Normal"/>
    <w:autoRedefine/>
    <w:uiPriority w:val="39"/>
    <w:rsid w:val="003236D3"/>
    <w:pPr>
      <w:ind w:left="1920"/>
    </w:pPr>
    <w:rPr>
      <w:rFonts w:cs="Arial"/>
    </w:rPr>
  </w:style>
  <w:style w:type="paragraph" w:styleId="Textodeglobo">
    <w:name w:val="Balloon Text"/>
    <w:basedOn w:val="Normal"/>
    <w:link w:val="TextodegloboCar"/>
    <w:semiHidden/>
    <w:rsid w:val="003236D3"/>
    <w:rPr>
      <w:rFonts w:ascii="Tahoma" w:hAnsi="Tahoma"/>
      <w:sz w:val="16"/>
      <w:szCs w:val="16"/>
      <w:lang w:eastAsia="en-US"/>
    </w:rPr>
  </w:style>
  <w:style w:type="paragraph" w:customStyle="1" w:styleId="xl56">
    <w:name w:val="xl56"/>
    <w:basedOn w:val="Normal"/>
    <w:rsid w:val="003236D3"/>
    <w:pPr>
      <w:pBdr>
        <w:bottom w:val="single" w:sz="4" w:space="0" w:color="auto"/>
      </w:pBdr>
      <w:spacing w:before="100" w:beforeAutospacing="1" w:after="100" w:afterAutospacing="1"/>
    </w:pPr>
    <w:rPr>
      <w:rFonts w:eastAsia="Arial Unicode MS" w:cs="Arial"/>
      <w:b/>
      <w:bCs/>
      <w:lang w:val="en-US" w:eastAsia="en-US"/>
    </w:rPr>
  </w:style>
  <w:style w:type="paragraph" w:styleId="Textocomentario">
    <w:name w:val="annotation text"/>
    <w:basedOn w:val="Normal"/>
    <w:link w:val="TextocomentarioCar1"/>
    <w:uiPriority w:val="99"/>
    <w:semiHidden/>
    <w:rsid w:val="003236D3"/>
    <w:pPr>
      <w:autoSpaceDE w:val="0"/>
      <w:autoSpaceDN w:val="0"/>
    </w:pPr>
    <w:rPr>
      <w:noProof/>
      <w:szCs w:val="20"/>
      <w:lang w:eastAsia="en-US"/>
    </w:rPr>
  </w:style>
  <w:style w:type="paragraph" w:customStyle="1" w:styleId="para05">
    <w:name w:val="para05"/>
    <w:basedOn w:val="Normal"/>
    <w:rsid w:val="003236D3"/>
    <w:pPr>
      <w:autoSpaceDE w:val="0"/>
      <w:autoSpaceDN w:val="0"/>
      <w:spacing w:line="360" w:lineRule="auto"/>
      <w:ind w:left="284"/>
    </w:pPr>
    <w:rPr>
      <w:rFonts w:cs="Arial"/>
      <w:szCs w:val="20"/>
      <w:lang w:val="es-ES_tradnl" w:eastAsia="en-US"/>
    </w:rPr>
  </w:style>
  <w:style w:type="paragraph" w:customStyle="1" w:styleId="BodyText21">
    <w:name w:val="Body Text 21"/>
    <w:basedOn w:val="Normal"/>
    <w:rsid w:val="003236D3"/>
    <w:pPr>
      <w:overflowPunct w:val="0"/>
      <w:autoSpaceDE w:val="0"/>
      <w:autoSpaceDN w:val="0"/>
      <w:adjustRightInd w:val="0"/>
      <w:textAlignment w:val="baseline"/>
    </w:pPr>
    <w:rPr>
      <w:rFonts w:cs="Arial"/>
      <w:szCs w:val="20"/>
    </w:rPr>
  </w:style>
  <w:style w:type="paragraph" w:customStyle="1" w:styleId="Default">
    <w:name w:val="Default"/>
    <w:rsid w:val="003236D3"/>
    <w:pPr>
      <w:autoSpaceDE w:val="0"/>
      <w:autoSpaceDN w:val="0"/>
      <w:adjustRightInd w:val="0"/>
    </w:pPr>
    <w:rPr>
      <w:rFonts w:ascii="TimesNewRoman" w:hAnsi="TimesNewRoman"/>
      <w:lang w:val="es-ES" w:eastAsia="es-ES"/>
    </w:rPr>
  </w:style>
  <w:style w:type="paragraph" w:customStyle="1" w:styleId="BodyTextNoIndent">
    <w:name w:val="BodyText NoIndent"/>
    <w:basedOn w:val="Default"/>
    <w:next w:val="Default"/>
    <w:rsid w:val="003236D3"/>
    <w:rPr>
      <w:sz w:val="24"/>
      <w:szCs w:val="24"/>
    </w:rPr>
  </w:style>
  <w:style w:type="paragraph" w:customStyle="1" w:styleId="Table-Text">
    <w:name w:val="Table - Text"/>
    <w:basedOn w:val="Normal"/>
    <w:rsid w:val="003236D3"/>
    <w:pPr>
      <w:widowControl w:val="0"/>
      <w:autoSpaceDE w:val="0"/>
      <w:autoSpaceDN w:val="0"/>
      <w:adjustRightInd w:val="0"/>
      <w:spacing w:before="60" w:after="60"/>
    </w:pPr>
    <w:rPr>
      <w:rFonts w:cs="Arial"/>
      <w:sz w:val="20"/>
      <w:szCs w:val="20"/>
      <w:lang w:val="en-US"/>
    </w:rPr>
  </w:style>
  <w:style w:type="paragraph" w:customStyle="1" w:styleId="Heading31">
    <w:name w:val="Heading 31"/>
    <w:basedOn w:val="Default"/>
    <w:next w:val="Default"/>
    <w:rsid w:val="003236D3"/>
    <w:rPr>
      <w:rFonts w:ascii="Arial,Bold" w:hAnsi="Arial,Bold"/>
      <w:sz w:val="24"/>
      <w:szCs w:val="24"/>
    </w:rPr>
  </w:style>
  <w:style w:type="paragraph" w:customStyle="1" w:styleId="Heading21">
    <w:name w:val="Heading 21"/>
    <w:basedOn w:val="Default"/>
    <w:next w:val="Default"/>
    <w:rsid w:val="003236D3"/>
    <w:rPr>
      <w:rFonts w:ascii="Arial,Bold" w:hAnsi="Arial,Bold"/>
      <w:sz w:val="24"/>
      <w:szCs w:val="24"/>
    </w:rPr>
  </w:style>
  <w:style w:type="paragraph" w:customStyle="1" w:styleId="BodyBoldIndent">
    <w:name w:val="BodyBoldIndent"/>
    <w:basedOn w:val="Default"/>
    <w:next w:val="Default"/>
    <w:rsid w:val="003236D3"/>
    <w:rPr>
      <w:sz w:val="24"/>
      <w:szCs w:val="24"/>
    </w:rPr>
  </w:style>
  <w:style w:type="paragraph" w:styleId="Tabladeilustraciones">
    <w:name w:val="table of figures"/>
    <w:basedOn w:val="Normal"/>
    <w:next w:val="Normal"/>
    <w:semiHidden/>
    <w:rsid w:val="003236D3"/>
    <w:pPr>
      <w:ind w:left="480" w:hanging="480"/>
    </w:pPr>
    <w:rPr>
      <w:rFonts w:cs="Arial"/>
    </w:rPr>
  </w:style>
  <w:style w:type="paragraph" w:customStyle="1" w:styleId="a">
    <w:name w:val="."/>
    <w:basedOn w:val="TDC2"/>
    <w:rsid w:val="003236D3"/>
  </w:style>
  <w:style w:type="paragraph" w:customStyle="1" w:styleId="TituloTabla">
    <w:name w:val="Titulo_Tabla"/>
    <w:basedOn w:val="Normal"/>
    <w:rsid w:val="003236D3"/>
    <w:pPr>
      <w:jc w:val="left"/>
    </w:pPr>
    <w:rPr>
      <w:rFonts w:ascii="Arial Narrow" w:hAnsi="Arial Narrow"/>
      <w:sz w:val="20"/>
      <w:lang w:val="en-US" w:eastAsia="en-US"/>
    </w:rPr>
  </w:style>
  <w:style w:type="paragraph" w:customStyle="1" w:styleId="checklist1line">
    <w:name w:val="checklist 1line"/>
    <w:basedOn w:val="Normal"/>
    <w:rsid w:val="003236D3"/>
    <w:pPr>
      <w:spacing w:before="120" w:after="120"/>
      <w:jc w:val="left"/>
    </w:pPr>
    <w:rPr>
      <w:rFonts w:ascii="Times" w:hAnsi="Times"/>
      <w:szCs w:val="20"/>
      <w:lang w:val="en-US" w:eastAsia="en-US"/>
    </w:rPr>
  </w:style>
  <w:style w:type="paragraph" w:customStyle="1" w:styleId="formspace">
    <w:name w:val="form space"/>
    <w:basedOn w:val="Normal"/>
    <w:rsid w:val="003236D3"/>
    <w:pPr>
      <w:spacing w:before="60" w:after="60"/>
      <w:jc w:val="left"/>
    </w:pPr>
    <w:rPr>
      <w:rFonts w:ascii="Helvetica" w:hAnsi="Helvetica"/>
      <w:szCs w:val="20"/>
      <w:lang w:val="en-US" w:eastAsia="en-US"/>
    </w:rPr>
  </w:style>
  <w:style w:type="paragraph" w:customStyle="1" w:styleId="instruction">
    <w:name w:val="instruction"/>
    <w:basedOn w:val="Normal"/>
    <w:rsid w:val="003236D3"/>
    <w:pPr>
      <w:spacing w:before="240" w:after="240"/>
      <w:ind w:left="-115"/>
    </w:pPr>
    <w:rPr>
      <w:rFonts w:ascii="Times" w:hAnsi="Times"/>
      <w:szCs w:val="20"/>
      <w:lang w:val="en-US" w:eastAsia="en-US"/>
    </w:rPr>
  </w:style>
  <w:style w:type="paragraph" w:customStyle="1" w:styleId="formcaption5pt">
    <w:name w:val="form caption 5pt"/>
    <w:basedOn w:val="Normal"/>
    <w:rsid w:val="003236D3"/>
    <w:pPr>
      <w:spacing w:before="2" w:after="2"/>
      <w:ind w:left="-72"/>
      <w:jc w:val="left"/>
    </w:pPr>
    <w:rPr>
      <w:rFonts w:ascii="Helvetica" w:hAnsi="Helvetica"/>
      <w:caps/>
      <w:sz w:val="10"/>
      <w:szCs w:val="20"/>
      <w:lang w:val="en-US" w:eastAsia="en-US"/>
    </w:rPr>
  </w:style>
  <w:style w:type="paragraph" w:customStyle="1" w:styleId="formhead9pt">
    <w:name w:val="form head 9pt"/>
    <w:basedOn w:val="Normal"/>
    <w:rsid w:val="003236D3"/>
    <w:pPr>
      <w:spacing w:before="240"/>
      <w:ind w:left="-115"/>
      <w:jc w:val="left"/>
    </w:pPr>
    <w:rPr>
      <w:rFonts w:ascii="Helvetica" w:hAnsi="Helvetica"/>
      <w:b/>
      <w:caps/>
      <w:sz w:val="18"/>
      <w:szCs w:val="20"/>
      <w:lang w:val="en-US" w:eastAsia="en-US"/>
    </w:rPr>
  </w:style>
  <w:style w:type="paragraph" w:customStyle="1" w:styleId="formcaption9pt">
    <w:name w:val="form caption 9pt"/>
    <w:basedOn w:val="formcaption5pt"/>
    <w:rsid w:val="003236D3"/>
    <w:pPr>
      <w:spacing w:before="40" w:after="40"/>
      <w:ind w:left="0"/>
      <w:jc w:val="center"/>
    </w:pPr>
    <w:rPr>
      <w:b/>
      <w:sz w:val="18"/>
    </w:rPr>
  </w:style>
  <w:style w:type="paragraph" w:customStyle="1" w:styleId="communa">
    <w:name w:val="commun a"/>
    <w:basedOn w:val="Normal"/>
    <w:rsid w:val="003236D3"/>
    <w:pPr>
      <w:jc w:val="left"/>
    </w:pPr>
    <w:rPr>
      <w:sz w:val="24"/>
      <w:szCs w:val="14"/>
      <w:lang w:val="en-US" w:eastAsia="en-US"/>
    </w:rPr>
  </w:style>
  <w:style w:type="paragraph" w:customStyle="1" w:styleId="texttit1">
    <w:name w:val="text_tit1"/>
    <w:rsid w:val="003236D3"/>
    <w:pPr>
      <w:jc w:val="both"/>
    </w:pPr>
    <w:rPr>
      <w:rFonts w:ascii="Arial" w:hAnsi="Arial"/>
      <w:lang w:val="es-ES_tradnl" w:eastAsia="es-ES"/>
    </w:rPr>
  </w:style>
  <w:style w:type="table" w:styleId="Tablaconcuadrcula">
    <w:name w:val="Table Grid"/>
    <w:basedOn w:val="Tablanormal"/>
    <w:uiPriority w:val="39"/>
    <w:rsid w:val="0099725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aconnmeros">
    <w:name w:val="List Number"/>
    <w:basedOn w:val="Normal"/>
    <w:semiHidden/>
    <w:rsid w:val="00FA7E0A"/>
    <w:pPr>
      <w:numPr>
        <w:numId w:val="2"/>
      </w:numPr>
    </w:pPr>
    <w:rPr>
      <w:lang w:val="es-ES_tradnl"/>
    </w:rPr>
  </w:style>
  <w:style w:type="character" w:customStyle="1" w:styleId="Ttulo2Car">
    <w:name w:val="Título 2 Car"/>
    <w:link w:val="Ttulo2"/>
    <w:locked/>
    <w:rsid w:val="009666FD"/>
    <w:rPr>
      <w:rFonts w:ascii="Arial" w:eastAsia="Arial Unicode MS" w:hAnsi="Arial"/>
      <w:b/>
      <w:bCs/>
      <w:kern w:val="22"/>
      <w:sz w:val="26"/>
      <w:szCs w:val="28"/>
    </w:rPr>
  </w:style>
  <w:style w:type="character" w:customStyle="1" w:styleId="Ttulo3Car">
    <w:name w:val="Título 3 Car"/>
    <w:link w:val="Ttulo3"/>
    <w:locked/>
    <w:rsid w:val="009666FD"/>
    <w:rPr>
      <w:rFonts w:ascii="Arial" w:eastAsia="Arial Unicode MS" w:hAnsi="Arial"/>
      <w:b/>
      <w:bCs/>
      <w:sz w:val="22"/>
      <w:szCs w:val="24"/>
    </w:rPr>
  </w:style>
  <w:style w:type="paragraph" w:customStyle="1" w:styleId="Prrafodelista1">
    <w:name w:val="Párrafo de lista1"/>
    <w:basedOn w:val="Normal"/>
    <w:rsid w:val="009666FD"/>
    <w:pPr>
      <w:ind w:left="708"/>
    </w:pPr>
    <w:rPr>
      <w:rFonts w:eastAsia="Calibri"/>
      <w:lang w:val="es-PE"/>
    </w:rPr>
  </w:style>
  <w:style w:type="paragraph" w:customStyle="1" w:styleId="Textoindependiente21">
    <w:name w:val="Texto independiente 21"/>
    <w:basedOn w:val="Normal"/>
    <w:rsid w:val="00405EFD"/>
    <w:pPr>
      <w:overflowPunct w:val="0"/>
      <w:autoSpaceDE w:val="0"/>
      <w:autoSpaceDN w:val="0"/>
      <w:adjustRightInd w:val="0"/>
      <w:textAlignment w:val="baseline"/>
    </w:pPr>
    <w:rPr>
      <w:rFonts w:cs="Arial"/>
      <w:szCs w:val="20"/>
      <w:lang w:val="es-PE"/>
    </w:rPr>
  </w:style>
  <w:style w:type="character" w:customStyle="1" w:styleId="Sangra2detindependienteCar">
    <w:name w:val="Sangría 2 de t. independiente Car"/>
    <w:link w:val="Sangra2detindependiente"/>
    <w:semiHidden/>
    <w:locked/>
    <w:rsid w:val="00405EFD"/>
    <w:rPr>
      <w:rFonts w:ascii="Arial" w:hAnsi="Arial" w:cs="Arial"/>
      <w:sz w:val="22"/>
      <w:lang w:val="fr-FR" w:eastAsia="es-ES"/>
    </w:rPr>
  </w:style>
  <w:style w:type="character" w:customStyle="1" w:styleId="EncabezadoCar">
    <w:name w:val="Encabezado Car"/>
    <w:link w:val="Encabezado"/>
    <w:uiPriority w:val="99"/>
    <w:semiHidden/>
    <w:locked/>
    <w:rsid w:val="00405EFD"/>
    <w:rPr>
      <w:rFonts w:ascii="Arial Narrow" w:hAnsi="Arial Narrow" w:cs="Arial"/>
      <w:sz w:val="22"/>
      <w:szCs w:val="24"/>
      <w:lang w:eastAsia="es-ES"/>
    </w:rPr>
  </w:style>
  <w:style w:type="character" w:customStyle="1" w:styleId="PiedepginaCar">
    <w:name w:val="Pie de página Car"/>
    <w:link w:val="Piedepgina"/>
    <w:uiPriority w:val="99"/>
    <w:locked/>
    <w:rsid w:val="00405EFD"/>
    <w:rPr>
      <w:rFonts w:ascii="Arial" w:hAnsi="Arial" w:cs="Arial"/>
      <w:szCs w:val="24"/>
      <w:lang w:eastAsia="es-ES"/>
    </w:rPr>
  </w:style>
  <w:style w:type="paragraph" w:styleId="Prrafodelista">
    <w:name w:val="List Paragraph"/>
    <w:basedOn w:val="Normal"/>
    <w:link w:val="PrrafodelistaCar"/>
    <w:uiPriority w:val="34"/>
    <w:qFormat/>
    <w:rsid w:val="00405EFD"/>
    <w:pPr>
      <w:ind w:left="708"/>
    </w:pPr>
  </w:style>
  <w:style w:type="character" w:customStyle="1" w:styleId="Ttulo1Car">
    <w:name w:val="Título 1 Car"/>
    <w:link w:val="Ttulo1"/>
    <w:locked/>
    <w:rsid w:val="00C8102F"/>
    <w:rPr>
      <w:rFonts w:ascii="Arial" w:hAnsi="Arial"/>
      <w:b/>
      <w:sz w:val="28"/>
      <w:szCs w:val="28"/>
      <w:lang w:val="es-ES" w:eastAsia="es-ES"/>
    </w:rPr>
  </w:style>
  <w:style w:type="character" w:customStyle="1" w:styleId="Ttulo4Car">
    <w:name w:val="Título 4 Car"/>
    <w:link w:val="Ttulo4"/>
    <w:locked/>
    <w:rsid w:val="00A964A2"/>
    <w:rPr>
      <w:rFonts w:ascii="Arial" w:hAnsi="Arial"/>
      <w:b/>
      <w:bCs/>
      <w:iCs/>
    </w:rPr>
  </w:style>
  <w:style w:type="character" w:customStyle="1" w:styleId="Ttulo5Car">
    <w:name w:val="Título 5 Car"/>
    <w:link w:val="Ttulo5"/>
    <w:locked/>
    <w:rsid w:val="00F46880"/>
    <w:rPr>
      <w:rFonts w:ascii="Arial" w:hAnsi="Arial" w:cs="Arial"/>
      <w:b/>
      <w:bCs/>
      <w:sz w:val="22"/>
      <w:lang w:val="es-ES" w:eastAsia="es-ES"/>
    </w:rPr>
  </w:style>
  <w:style w:type="character" w:customStyle="1" w:styleId="Ttulo6Car">
    <w:name w:val="Título 6 Car"/>
    <w:link w:val="Ttulo6"/>
    <w:locked/>
    <w:rsid w:val="00F46880"/>
    <w:rPr>
      <w:rFonts w:ascii="Arial" w:hAnsi="Arial" w:cs="Arial"/>
      <w:b/>
      <w:bCs/>
      <w:sz w:val="22"/>
      <w:lang w:val="es-ES" w:eastAsia="es-ES"/>
    </w:rPr>
  </w:style>
  <w:style w:type="character" w:customStyle="1" w:styleId="Ttulo7Car">
    <w:name w:val="Título 7 Car"/>
    <w:link w:val="Ttulo7"/>
    <w:locked/>
    <w:rsid w:val="00F46880"/>
    <w:rPr>
      <w:rFonts w:ascii="Arial" w:hAnsi="Arial" w:cs="Arial"/>
      <w:b/>
      <w:bCs/>
      <w:sz w:val="22"/>
      <w:lang w:val="es-ES" w:eastAsia="es-ES"/>
    </w:rPr>
  </w:style>
  <w:style w:type="character" w:customStyle="1" w:styleId="Ttulo8Car">
    <w:name w:val="Título 8 Car"/>
    <w:link w:val="Ttulo8"/>
    <w:locked/>
    <w:rsid w:val="00F46880"/>
    <w:rPr>
      <w:rFonts w:ascii="Arial" w:hAnsi="Arial" w:cs="Arial"/>
      <w:b/>
      <w:bCs/>
      <w:szCs w:val="24"/>
      <w:lang w:val="es-ES" w:eastAsia="es-ES"/>
    </w:rPr>
  </w:style>
  <w:style w:type="character" w:customStyle="1" w:styleId="Ttulo9Car">
    <w:name w:val="Título 9 Car"/>
    <w:link w:val="Ttulo9"/>
    <w:locked/>
    <w:rsid w:val="00F46880"/>
    <w:rPr>
      <w:rFonts w:ascii="Arial" w:hAnsi="Arial" w:cs="Arial"/>
      <w:b/>
      <w:i/>
      <w:sz w:val="18"/>
      <w:lang w:val="fr-FR" w:eastAsia="es-ES"/>
    </w:rPr>
  </w:style>
  <w:style w:type="character" w:customStyle="1" w:styleId="HTMLconformatoprevioCar">
    <w:name w:val="HTML con formato previo Car"/>
    <w:link w:val="HTMLconformatoprevio"/>
    <w:semiHidden/>
    <w:locked/>
    <w:rsid w:val="00F46880"/>
    <w:rPr>
      <w:rFonts w:ascii="Arial Unicode MS" w:eastAsia="Arial Unicode MS" w:hAnsi="Arial Unicode MS" w:cs="Arial Unicode MS"/>
      <w:lang w:val="es-ES" w:eastAsia="es-ES"/>
    </w:rPr>
  </w:style>
  <w:style w:type="character" w:customStyle="1" w:styleId="SangradetextonormalCar">
    <w:name w:val="Sangría de texto normal Car"/>
    <w:link w:val="Sangradetextonormal"/>
    <w:locked/>
    <w:rsid w:val="00F46880"/>
    <w:rPr>
      <w:rFonts w:ascii="Arial" w:hAnsi="Arial" w:cs="Arial"/>
      <w:b/>
      <w:bCs/>
      <w:sz w:val="22"/>
      <w:lang w:val="es-ES" w:eastAsia="es-ES"/>
    </w:rPr>
  </w:style>
  <w:style w:type="character" w:customStyle="1" w:styleId="TextoindependienteCar">
    <w:name w:val="Texto independiente Car"/>
    <w:link w:val="Textoindependiente"/>
    <w:semiHidden/>
    <w:locked/>
    <w:rsid w:val="00F46880"/>
    <w:rPr>
      <w:rFonts w:ascii="Arial" w:hAnsi="Arial" w:cs="Arial"/>
      <w:b/>
      <w:sz w:val="22"/>
      <w:szCs w:val="24"/>
      <w:lang w:val="es-ES_tradnl" w:eastAsia="es-ES"/>
    </w:rPr>
  </w:style>
  <w:style w:type="character" w:customStyle="1" w:styleId="TtuloCar">
    <w:name w:val="Título Car"/>
    <w:link w:val="Ttulo"/>
    <w:locked/>
    <w:rsid w:val="00F46880"/>
    <w:rPr>
      <w:rFonts w:ascii="Arial Black" w:hAnsi="Arial Black" w:cs="Arial"/>
      <w:b/>
      <w:bCs/>
      <w:snapToGrid w:val="0"/>
      <w:sz w:val="32"/>
      <w:lang w:val="es-ES" w:eastAsia="es-ES"/>
    </w:rPr>
  </w:style>
  <w:style w:type="character" w:customStyle="1" w:styleId="Textoindependiente3Car">
    <w:name w:val="Texto independiente 3 Car"/>
    <w:link w:val="Textoindependiente3"/>
    <w:semiHidden/>
    <w:locked/>
    <w:rsid w:val="00F46880"/>
    <w:rPr>
      <w:rFonts w:ascii="Bookman Old Style" w:hAnsi="Bookman Old Style" w:cs="Arial"/>
      <w:b/>
      <w:sz w:val="22"/>
      <w:lang w:val="es-ES" w:eastAsia="es-ES"/>
    </w:rPr>
  </w:style>
  <w:style w:type="character" w:customStyle="1" w:styleId="Textoindependiente2Car">
    <w:name w:val="Texto independiente 2 Car"/>
    <w:link w:val="Textoindependiente2"/>
    <w:locked/>
    <w:rsid w:val="00F46880"/>
    <w:rPr>
      <w:rFonts w:ascii="Arial" w:hAnsi="Arial" w:cs="Arial"/>
      <w:sz w:val="22"/>
      <w:lang w:val="en-US" w:eastAsia="es-ES"/>
    </w:rPr>
  </w:style>
  <w:style w:type="character" w:customStyle="1" w:styleId="TextonotapieCar">
    <w:name w:val="Texto nota pie Car"/>
    <w:link w:val="Textonotapie"/>
    <w:semiHidden/>
    <w:locked/>
    <w:rsid w:val="00F46880"/>
    <w:rPr>
      <w:rFonts w:ascii="Times" w:hAnsi="Times" w:cs="Arial"/>
      <w:lang w:val="en-GB" w:eastAsia="es-ES"/>
    </w:rPr>
  </w:style>
  <w:style w:type="character" w:customStyle="1" w:styleId="Sangra3detindependienteCar">
    <w:name w:val="Sangría 3 de t. independiente Car"/>
    <w:link w:val="Sangra3detindependiente"/>
    <w:semiHidden/>
    <w:locked/>
    <w:rsid w:val="00F46880"/>
    <w:rPr>
      <w:rFonts w:ascii="Arial" w:hAnsi="Arial" w:cs="Arial"/>
      <w:sz w:val="22"/>
      <w:szCs w:val="24"/>
      <w:lang w:val="es-ES_tradnl" w:eastAsia="es-ES"/>
    </w:rPr>
  </w:style>
  <w:style w:type="character" w:customStyle="1" w:styleId="TextodegloboCar">
    <w:name w:val="Texto de globo Car"/>
    <w:link w:val="Textodeglobo"/>
    <w:semiHidden/>
    <w:locked/>
    <w:rsid w:val="00F46880"/>
    <w:rPr>
      <w:rFonts w:ascii="Tahoma" w:hAnsi="Tahoma" w:cs="Tahoma"/>
      <w:sz w:val="16"/>
      <w:szCs w:val="16"/>
      <w:lang w:eastAsia="en-US"/>
    </w:rPr>
  </w:style>
  <w:style w:type="character" w:customStyle="1" w:styleId="TextocomentarioCar">
    <w:name w:val="Texto comentario Car"/>
    <w:uiPriority w:val="99"/>
    <w:semiHidden/>
    <w:locked/>
    <w:rsid w:val="00F46880"/>
    <w:rPr>
      <w:rFonts w:ascii="Arial" w:hAnsi="Arial" w:cs="Arial"/>
      <w:noProof/>
      <w:sz w:val="22"/>
      <w:lang w:val="es-ES" w:eastAsia="en-US"/>
    </w:rPr>
  </w:style>
  <w:style w:type="paragraph" w:customStyle="1" w:styleId="Ttulo31">
    <w:name w:val="Título 31"/>
    <w:basedOn w:val="Default"/>
    <w:next w:val="Default"/>
    <w:rsid w:val="00F46880"/>
    <w:rPr>
      <w:rFonts w:ascii="Arial,Bold" w:hAnsi="Arial,Bold"/>
      <w:sz w:val="24"/>
      <w:szCs w:val="24"/>
    </w:rPr>
  </w:style>
  <w:style w:type="paragraph" w:customStyle="1" w:styleId="Ttulo21">
    <w:name w:val="Título 21"/>
    <w:basedOn w:val="Default"/>
    <w:next w:val="Default"/>
    <w:rsid w:val="00F46880"/>
    <w:rPr>
      <w:rFonts w:ascii="Arial,Bold" w:hAnsi="Arial,Bold"/>
      <w:sz w:val="24"/>
      <w:szCs w:val="24"/>
    </w:rPr>
  </w:style>
  <w:style w:type="paragraph" w:customStyle="1" w:styleId="ListParagraph2">
    <w:name w:val="List Paragraph2"/>
    <w:basedOn w:val="Normal"/>
    <w:rsid w:val="00F46880"/>
    <w:pPr>
      <w:ind w:left="708"/>
    </w:pPr>
    <w:rPr>
      <w:lang w:val="es-PE"/>
    </w:rPr>
  </w:style>
  <w:style w:type="paragraph" w:styleId="Subttulo">
    <w:name w:val="Subtitle"/>
    <w:basedOn w:val="Normal"/>
    <w:next w:val="Normal"/>
    <w:link w:val="SubttuloCar"/>
    <w:qFormat/>
    <w:rsid w:val="00F46880"/>
    <w:pPr>
      <w:numPr>
        <w:ilvl w:val="1"/>
      </w:numPr>
      <w:spacing w:after="160"/>
    </w:pPr>
    <w:rPr>
      <w:rFonts w:ascii="Calibri" w:hAnsi="Calibri"/>
      <w:color w:val="5A5A5A"/>
      <w:spacing w:val="15"/>
      <w:szCs w:val="22"/>
    </w:rPr>
  </w:style>
  <w:style w:type="character" w:customStyle="1" w:styleId="SubttuloCar">
    <w:name w:val="Subtítulo Car"/>
    <w:link w:val="Subttulo"/>
    <w:rsid w:val="00F46880"/>
    <w:rPr>
      <w:rFonts w:ascii="Calibri" w:hAnsi="Calibri"/>
      <w:color w:val="5A5A5A"/>
      <w:spacing w:val="15"/>
      <w:sz w:val="22"/>
      <w:szCs w:val="22"/>
      <w:lang w:eastAsia="es-ES"/>
    </w:rPr>
  </w:style>
  <w:style w:type="paragraph" w:customStyle="1" w:styleId="TOCHeading1">
    <w:name w:val="TOC Heading1"/>
    <w:basedOn w:val="Ttulo1"/>
    <w:next w:val="Normal"/>
    <w:rsid w:val="00F46880"/>
    <w:pPr>
      <w:keepLines/>
      <w:numPr>
        <w:numId w:val="0"/>
      </w:numPr>
      <w:spacing w:before="240" w:line="259" w:lineRule="auto"/>
      <w:jc w:val="left"/>
      <w:outlineLvl w:val="9"/>
    </w:pPr>
    <w:rPr>
      <w:rFonts w:ascii="Cambria" w:hAnsi="Cambria"/>
      <w:b w:val="0"/>
      <w:bCs/>
      <w:color w:val="365F91"/>
      <w:sz w:val="32"/>
      <w:szCs w:val="32"/>
      <w:lang w:eastAsia="es-PE"/>
    </w:rPr>
  </w:style>
  <w:style w:type="character" w:styleId="Refdecomentario">
    <w:name w:val="annotation reference"/>
    <w:uiPriority w:val="99"/>
    <w:semiHidden/>
    <w:rsid w:val="00F46880"/>
    <w:rPr>
      <w:rFonts w:cs="Times New Roman"/>
      <w:sz w:val="16"/>
      <w:szCs w:val="16"/>
    </w:rPr>
  </w:style>
  <w:style w:type="paragraph" w:styleId="Asuntodelcomentario">
    <w:name w:val="annotation subject"/>
    <w:basedOn w:val="Textocomentario"/>
    <w:next w:val="Textocomentario"/>
    <w:link w:val="AsuntodelcomentarioCar"/>
    <w:semiHidden/>
    <w:rsid w:val="00F46880"/>
    <w:pPr>
      <w:autoSpaceDE/>
      <w:autoSpaceDN/>
    </w:pPr>
    <w:rPr>
      <w:b/>
      <w:bCs/>
      <w:lang w:eastAsia="es-ES"/>
    </w:rPr>
  </w:style>
  <w:style w:type="character" w:customStyle="1" w:styleId="TextocomentarioCar1">
    <w:name w:val="Texto comentario Car1"/>
    <w:link w:val="Textocomentario"/>
    <w:semiHidden/>
    <w:rsid w:val="00F46880"/>
    <w:rPr>
      <w:rFonts w:ascii="Arial" w:hAnsi="Arial" w:cs="Arial"/>
      <w:noProof/>
      <w:sz w:val="22"/>
      <w:lang w:val="es-ES" w:eastAsia="en-US"/>
    </w:rPr>
  </w:style>
  <w:style w:type="character" w:customStyle="1" w:styleId="AsuntodelcomentarioCar">
    <w:name w:val="Asunto del comentario Car"/>
    <w:link w:val="Asuntodelcomentario"/>
    <w:semiHidden/>
    <w:rsid w:val="00F46880"/>
    <w:rPr>
      <w:rFonts w:ascii="Arial" w:hAnsi="Arial" w:cs="Arial"/>
      <w:b/>
      <w:bCs/>
      <w:noProof/>
      <w:sz w:val="22"/>
      <w:lang w:val="es-ES" w:eastAsia="es-ES"/>
    </w:rPr>
  </w:style>
  <w:style w:type="paragraph" w:customStyle="1" w:styleId="Revision1">
    <w:name w:val="Revision1"/>
    <w:hidden/>
    <w:semiHidden/>
    <w:rsid w:val="00F46880"/>
    <w:rPr>
      <w:rFonts w:ascii="Arial" w:hAnsi="Arial"/>
      <w:sz w:val="22"/>
      <w:szCs w:val="24"/>
      <w:lang w:val="es-ES" w:eastAsia="es-ES"/>
    </w:rPr>
  </w:style>
  <w:style w:type="paragraph" w:customStyle="1" w:styleId="NoSpacing1">
    <w:name w:val="No Spacing1"/>
    <w:rsid w:val="00F46880"/>
    <w:rPr>
      <w:sz w:val="24"/>
      <w:szCs w:val="24"/>
      <w:lang w:val="es-ES" w:eastAsia="es-ES"/>
    </w:rPr>
  </w:style>
  <w:style w:type="numbering" w:customStyle="1" w:styleId="Estilo1">
    <w:name w:val="Estilo1"/>
    <w:rsid w:val="00F46880"/>
    <w:pPr>
      <w:numPr>
        <w:numId w:val="5"/>
      </w:numPr>
    </w:pPr>
  </w:style>
  <w:style w:type="character" w:customStyle="1" w:styleId="FooterChar">
    <w:name w:val="Footer Char"/>
    <w:locked/>
    <w:rsid w:val="00F46880"/>
    <w:rPr>
      <w:rFonts w:ascii="Arial" w:hAnsi="Arial" w:cs="Arial"/>
      <w:sz w:val="24"/>
      <w:szCs w:val="24"/>
      <w:lang w:eastAsia="es-ES"/>
    </w:rPr>
  </w:style>
  <w:style w:type="paragraph" w:customStyle="1" w:styleId="ListParagraph1">
    <w:name w:val="List Paragraph1"/>
    <w:basedOn w:val="Normal"/>
    <w:rsid w:val="00F46880"/>
    <w:pPr>
      <w:ind w:left="708"/>
    </w:pPr>
    <w:rPr>
      <w:lang w:val="es-PE"/>
    </w:rPr>
  </w:style>
  <w:style w:type="numbering" w:customStyle="1" w:styleId="Estilo2">
    <w:name w:val="Estilo2"/>
    <w:rsid w:val="00F46880"/>
    <w:pPr>
      <w:numPr>
        <w:numId w:val="6"/>
      </w:numPr>
    </w:pPr>
  </w:style>
  <w:style w:type="character" w:customStyle="1" w:styleId="descriptionspan">
    <w:name w:val="descriptionspan"/>
    <w:rsid w:val="00F46880"/>
  </w:style>
  <w:style w:type="paragraph" w:customStyle="1" w:styleId="TtulodeTDC1">
    <w:name w:val="Título de TDC1"/>
    <w:basedOn w:val="Ttulo1"/>
    <w:next w:val="Normal"/>
    <w:rsid w:val="00F46880"/>
    <w:pPr>
      <w:keepLines/>
      <w:numPr>
        <w:numId w:val="0"/>
      </w:numPr>
      <w:spacing w:before="240" w:line="259" w:lineRule="auto"/>
      <w:jc w:val="left"/>
      <w:outlineLvl w:val="9"/>
    </w:pPr>
    <w:rPr>
      <w:rFonts w:ascii="Cambria" w:hAnsi="Cambria"/>
      <w:b w:val="0"/>
      <w:bCs/>
      <w:color w:val="365F91"/>
      <w:sz w:val="32"/>
      <w:szCs w:val="32"/>
      <w:lang w:eastAsia="es-PE"/>
    </w:rPr>
  </w:style>
  <w:style w:type="paragraph" w:customStyle="1" w:styleId="Revisin1">
    <w:name w:val="Revisión1"/>
    <w:hidden/>
    <w:semiHidden/>
    <w:rsid w:val="00F46880"/>
    <w:rPr>
      <w:rFonts w:ascii="Arial" w:hAnsi="Arial"/>
      <w:sz w:val="22"/>
      <w:szCs w:val="24"/>
      <w:lang w:val="es-ES" w:eastAsia="es-ES"/>
    </w:rPr>
  </w:style>
  <w:style w:type="paragraph" w:customStyle="1" w:styleId="Sinespaciado1">
    <w:name w:val="Sin espaciado1"/>
    <w:rsid w:val="00F46880"/>
    <w:rPr>
      <w:sz w:val="24"/>
      <w:szCs w:val="24"/>
      <w:lang w:val="es-ES" w:eastAsia="es-ES"/>
    </w:rPr>
  </w:style>
  <w:style w:type="numbering" w:customStyle="1" w:styleId="Estilo3">
    <w:name w:val="Estilo3"/>
    <w:uiPriority w:val="99"/>
    <w:rsid w:val="00F46880"/>
    <w:pPr>
      <w:numPr>
        <w:numId w:val="7"/>
      </w:numPr>
    </w:pPr>
  </w:style>
  <w:style w:type="table" w:styleId="Tablaconcuadrcula1">
    <w:name w:val="Table Grid 1"/>
    <w:basedOn w:val="Tablanormal"/>
    <w:rsid w:val="00F46880"/>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styleId="TtulodeTDC">
    <w:name w:val="TOC Heading"/>
    <w:basedOn w:val="Ttulo1"/>
    <w:next w:val="Normal"/>
    <w:uiPriority w:val="39"/>
    <w:unhideWhenUsed/>
    <w:qFormat/>
    <w:rsid w:val="00F46880"/>
    <w:pPr>
      <w:keepLines/>
      <w:numPr>
        <w:numId w:val="0"/>
      </w:numPr>
      <w:spacing w:before="240" w:line="259" w:lineRule="auto"/>
      <w:jc w:val="left"/>
      <w:outlineLvl w:val="9"/>
    </w:pPr>
    <w:rPr>
      <w:rFonts w:ascii="Calibri Light" w:hAnsi="Calibri Light"/>
      <w:b w:val="0"/>
      <w:bCs/>
      <w:color w:val="2E74B5"/>
      <w:sz w:val="32"/>
      <w:szCs w:val="32"/>
      <w:lang w:eastAsia="es-PE"/>
    </w:rPr>
  </w:style>
  <w:style w:type="paragraph" w:styleId="Revisin">
    <w:name w:val="Revision"/>
    <w:hidden/>
    <w:uiPriority w:val="99"/>
    <w:semiHidden/>
    <w:rsid w:val="001134D7"/>
    <w:rPr>
      <w:rFonts w:ascii="Arial" w:hAnsi="Arial"/>
      <w:sz w:val="22"/>
      <w:szCs w:val="24"/>
      <w:lang w:val="es-ES" w:eastAsia="es-ES"/>
    </w:rPr>
  </w:style>
  <w:style w:type="paragraph" w:styleId="Sinespaciado">
    <w:name w:val="No Spacing"/>
    <w:uiPriority w:val="1"/>
    <w:qFormat/>
    <w:rsid w:val="003E3ABE"/>
    <w:pPr>
      <w:jc w:val="both"/>
    </w:pPr>
    <w:rPr>
      <w:rFonts w:ascii="Arial" w:hAnsi="Arial"/>
      <w:sz w:val="22"/>
      <w:szCs w:val="24"/>
      <w:lang w:val="es-ES" w:eastAsia="es-ES"/>
    </w:rPr>
  </w:style>
  <w:style w:type="character" w:customStyle="1" w:styleId="PrrafodelistaCar">
    <w:name w:val="Párrafo de lista Car"/>
    <w:link w:val="Prrafodelista"/>
    <w:uiPriority w:val="34"/>
    <w:rsid w:val="00C648EF"/>
    <w:rPr>
      <w:rFonts w:ascii="Arial" w:hAnsi="Arial"/>
      <w:sz w:val="22"/>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59359">
      <w:bodyDiv w:val="1"/>
      <w:marLeft w:val="0"/>
      <w:marRight w:val="0"/>
      <w:marTop w:val="0"/>
      <w:marBottom w:val="0"/>
      <w:divBdr>
        <w:top w:val="none" w:sz="0" w:space="0" w:color="auto"/>
        <w:left w:val="none" w:sz="0" w:space="0" w:color="auto"/>
        <w:bottom w:val="none" w:sz="0" w:space="0" w:color="auto"/>
        <w:right w:val="none" w:sz="0" w:space="0" w:color="auto"/>
      </w:divBdr>
    </w:div>
    <w:div w:id="14616827">
      <w:bodyDiv w:val="1"/>
      <w:marLeft w:val="0"/>
      <w:marRight w:val="0"/>
      <w:marTop w:val="0"/>
      <w:marBottom w:val="0"/>
      <w:divBdr>
        <w:top w:val="none" w:sz="0" w:space="0" w:color="auto"/>
        <w:left w:val="none" w:sz="0" w:space="0" w:color="auto"/>
        <w:bottom w:val="none" w:sz="0" w:space="0" w:color="auto"/>
        <w:right w:val="none" w:sz="0" w:space="0" w:color="auto"/>
      </w:divBdr>
    </w:div>
    <w:div w:id="60907778">
      <w:bodyDiv w:val="1"/>
      <w:marLeft w:val="0"/>
      <w:marRight w:val="0"/>
      <w:marTop w:val="0"/>
      <w:marBottom w:val="0"/>
      <w:divBdr>
        <w:top w:val="none" w:sz="0" w:space="0" w:color="auto"/>
        <w:left w:val="none" w:sz="0" w:space="0" w:color="auto"/>
        <w:bottom w:val="none" w:sz="0" w:space="0" w:color="auto"/>
        <w:right w:val="none" w:sz="0" w:space="0" w:color="auto"/>
      </w:divBdr>
    </w:div>
    <w:div w:id="159854955">
      <w:bodyDiv w:val="1"/>
      <w:marLeft w:val="0"/>
      <w:marRight w:val="0"/>
      <w:marTop w:val="0"/>
      <w:marBottom w:val="0"/>
      <w:divBdr>
        <w:top w:val="none" w:sz="0" w:space="0" w:color="auto"/>
        <w:left w:val="none" w:sz="0" w:space="0" w:color="auto"/>
        <w:bottom w:val="none" w:sz="0" w:space="0" w:color="auto"/>
        <w:right w:val="none" w:sz="0" w:space="0" w:color="auto"/>
      </w:divBdr>
    </w:div>
    <w:div w:id="184056465">
      <w:bodyDiv w:val="1"/>
      <w:marLeft w:val="0"/>
      <w:marRight w:val="0"/>
      <w:marTop w:val="0"/>
      <w:marBottom w:val="0"/>
      <w:divBdr>
        <w:top w:val="none" w:sz="0" w:space="0" w:color="auto"/>
        <w:left w:val="none" w:sz="0" w:space="0" w:color="auto"/>
        <w:bottom w:val="none" w:sz="0" w:space="0" w:color="auto"/>
        <w:right w:val="none" w:sz="0" w:space="0" w:color="auto"/>
      </w:divBdr>
    </w:div>
    <w:div w:id="186454833">
      <w:bodyDiv w:val="1"/>
      <w:marLeft w:val="0"/>
      <w:marRight w:val="0"/>
      <w:marTop w:val="0"/>
      <w:marBottom w:val="0"/>
      <w:divBdr>
        <w:top w:val="none" w:sz="0" w:space="0" w:color="auto"/>
        <w:left w:val="none" w:sz="0" w:space="0" w:color="auto"/>
        <w:bottom w:val="none" w:sz="0" w:space="0" w:color="auto"/>
        <w:right w:val="none" w:sz="0" w:space="0" w:color="auto"/>
      </w:divBdr>
    </w:div>
    <w:div w:id="202404690">
      <w:bodyDiv w:val="1"/>
      <w:marLeft w:val="0"/>
      <w:marRight w:val="0"/>
      <w:marTop w:val="0"/>
      <w:marBottom w:val="0"/>
      <w:divBdr>
        <w:top w:val="none" w:sz="0" w:space="0" w:color="auto"/>
        <w:left w:val="none" w:sz="0" w:space="0" w:color="auto"/>
        <w:bottom w:val="none" w:sz="0" w:space="0" w:color="auto"/>
        <w:right w:val="none" w:sz="0" w:space="0" w:color="auto"/>
      </w:divBdr>
    </w:div>
    <w:div w:id="228006517">
      <w:bodyDiv w:val="1"/>
      <w:marLeft w:val="0"/>
      <w:marRight w:val="0"/>
      <w:marTop w:val="0"/>
      <w:marBottom w:val="0"/>
      <w:divBdr>
        <w:top w:val="none" w:sz="0" w:space="0" w:color="auto"/>
        <w:left w:val="none" w:sz="0" w:space="0" w:color="auto"/>
        <w:bottom w:val="none" w:sz="0" w:space="0" w:color="auto"/>
        <w:right w:val="none" w:sz="0" w:space="0" w:color="auto"/>
      </w:divBdr>
    </w:div>
    <w:div w:id="496308583">
      <w:bodyDiv w:val="1"/>
      <w:marLeft w:val="0"/>
      <w:marRight w:val="0"/>
      <w:marTop w:val="0"/>
      <w:marBottom w:val="0"/>
      <w:divBdr>
        <w:top w:val="none" w:sz="0" w:space="0" w:color="auto"/>
        <w:left w:val="none" w:sz="0" w:space="0" w:color="auto"/>
        <w:bottom w:val="none" w:sz="0" w:space="0" w:color="auto"/>
        <w:right w:val="none" w:sz="0" w:space="0" w:color="auto"/>
      </w:divBdr>
    </w:div>
    <w:div w:id="548223909">
      <w:bodyDiv w:val="1"/>
      <w:marLeft w:val="0"/>
      <w:marRight w:val="0"/>
      <w:marTop w:val="0"/>
      <w:marBottom w:val="0"/>
      <w:divBdr>
        <w:top w:val="none" w:sz="0" w:space="0" w:color="auto"/>
        <w:left w:val="none" w:sz="0" w:space="0" w:color="auto"/>
        <w:bottom w:val="none" w:sz="0" w:space="0" w:color="auto"/>
        <w:right w:val="none" w:sz="0" w:space="0" w:color="auto"/>
      </w:divBdr>
    </w:div>
    <w:div w:id="592472412">
      <w:bodyDiv w:val="1"/>
      <w:marLeft w:val="0"/>
      <w:marRight w:val="0"/>
      <w:marTop w:val="0"/>
      <w:marBottom w:val="0"/>
      <w:divBdr>
        <w:top w:val="none" w:sz="0" w:space="0" w:color="auto"/>
        <w:left w:val="none" w:sz="0" w:space="0" w:color="auto"/>
        <w:bottom w:val="none" w:sz="0" w:space="0" w:color="auto"/>
        <w:right w:val="none" w:sz="0" w:space="0" w:color="auto"/>
      </w:divBdr>
    </w:div>
    <w:div w:id="629239197">
      <w:bodyDiv w:val="1"/>
      <w:marLeft w:val="0"/>
      <w:marRight w:val="0"/>
      <w:marTop w:val="0"/>
      <w:marBottom w:val="0"/>
      <w:divBdr>
        <w:top w:val="none" w:sz="0" w:space="0" w:color="auto"/>
        <w:left w:val="none" w:sz="0" w:space="0" w:color="auto"/>
        <w:bottom w:val="none" w:sz="0" w:space="0" w:color="auto"/>
        <w:right w:val="none" w:sz="0" w:space="0" w:color="auto"/>
      </w:divBdr>
    </w:div>
    <w:div w:id="629285170">
      <w:bodyDiv w:val="1"/>
      <w:marLeft w:val="0"/>
      <w:marRight w:val="0"/>
      <w:marTop w:val="0"/>
      <w:marBottom w:val="0"/>
      <w:divBdr>
        <w:top w:val="none" w:sz="0" w:space="0" w:color="auto"/>
        <w:left w:val="none" w:sz="0" w:space="0" w:color="auto"/>
        <w:bottom w:val="none" w:sz="0" w:space="0" w:color="auto"/>
        <w:right w:val="none" w:sz="0" w:space="0" w:color="auto"/>
      </w:divBdr>
    </w:div>
    <w:div w:id="668682256">
      <w:bodyDiv w:val="1"/>
      <w:marLeft w:val="0"/>
      <w:marRight w:val="0"/>
      <w:marTop w:val="0"/>
      <w:marBottom w:val="0"/>
      <w:divBdr>
        <w:top w:val="none" w:sz="0" w:space="0" w:color="auto"/>
        <w:left w:val="none" w:sz="0" w:space="0" w:color="auto"/>
        <w:bottom w:val="none" w:sz="0" w:space="0" w:color="auto"/>
        <w:right w:val="none" w:sz="0" w:space="0" w:color="auto"/>
      </w:divBdr>
    </w:div>
    <w:div w:id="784469260">
      <w:bodyDiv w:val="1"/>
      <w:marLeft w:val="0"/>
      <w:marRight w:val="0"/>
      <w:marTop w:val="0"/>
      <w:marBottom w:val="0"/>
      <w:divBdr>
        <w:top w:val="none" w:sz="0" w:space="0" w:color="auto"/>
        <w:left w:val="none" w:sz="0" w:space="0" w:color="auto"/>
        <w:bottom w:val="none" w:sz="0" w:space="0" w:color="auto"/>
        <w:right w:val="none" w:sz="0" w:space="0" w:color="auto"/>
      </w:divBdr>
    </w:div>
    <w:div w:id="814108939">
      <w:bodyDiv w:val="1"/>
      <w:marLeft w:val="0"/>
      <w:marRight w:val="0"/>
      <w:marTop w:val="0"/>
      <w:marBottom w:val="0"/>
      <w:divBdr>
        <w:top w:val="none" w:sz="0" w:space="0" w:color="auto"/>
        <w:left w:val="none" w:sz="0" w:space="0" w:color="auto"/>
        <w:bottom w:val="none" w:sz="0" w:space="0" w:color="auto"/>
        <w:right w:val="none" w:sz="0" w:space="0" w:color="auto"/>
      </w:divBdr>
    </w:div>
    <w:div w:id="897321963">
      <w:bodyDiv w:val="1"/>
      <w:marLeft w:val="0"/>
      <w:marRight w:val="0"/>
      <w:marTop w:val="0"/>
      <w:marBottom w:val="0"/>
      <w:divBdr>
        <w:top w:val="none" w:sz="0" w:space="0" w:color="auto"/>
        <w:left w:val="none" w:sz="0" w:space="0" w:color="auto"/>
        <w:bottom w:val="none" w:sz="0" w:space="0" w:color="auto"/>
        <w:right w:val="none" w:sz="0" w:space="0" w:color="auto"/>
      </w:divBdr>
    </w:div>
    <w:div w:id="916982958">
      <w:bodyDiv w:val="1"/>
      <w:marLeft w:val="0"/>
      <w:marRight w:val="0"/>
      <w:marTop w:val="0"/>
      <w:marBottom w:val="0"/>
      <w:divBdr>
        <w:top w:val="none" w:sz="0" w:space="0" w:color="auto"/>
        <w:left w:val="none" w:sz="0" w:space="0" w:color="auto"/>
        <w:bottom w:val="none" w:sz="0" w:space="0" w:color="auto"/>
        <w:right w:val="none" w:sz="0" w:space="0" w:color="auto"/>
      </w:divBdr>
    </w:div>
    <w:div w:id="944850132">
      <w:bodyDiv w:val="1"/>
      <w:marLeft w:val="0"/>
      <w:marRight w:val="0"/>
      <w:marTop w:val="0"/>
      <w:marBottom w:val="0"/>
      <w:divBdr>
        <w:top w:val="none" w:sz="0" w:space="0" w:color="auto"/>
        <w:left w:val="none" w:sz="0" w:space="0" w:color="auto"/>
        <w:bottom w:val="none" w:sz="0" w:space="0" w:color="auto"/>
        <w:right w:val="none" w:sz="0" w:space="0" w:color="auto"/>
      </w:divBdr>
    </w:div>
    <w:div w:id="950670325">
      <w:bodyDiv w:val="1"/>
      <w:marLeft w:val="0"/>
      <w:marRight w:val="0"/>
      <w:marTop w:val="0"/>
      <w:marBottom w:val="0"/>
      <w:divBdr>
        <w:top w:val="none" w:sz="0" w:space="0" w:color="auto"/>
        <w:left w:val="none" w:sz="0" w:space="0" w:color="auto"/>
        <w:bottom w:val="none" w:sz="0" w:space="0" w:color="auto"/>
        <w:right w:val="none" w:sz="0" w:space="0" w:color="auto"/>
      </w:divBdr>
    </w:div>
    <w:div w:id="965355675">
      <w:bodyDiv w:val="1"/>
      <w:marLeft w:val="0"/>
      <w:marRight w:val="0"/>
      <w:marTop w:val="0"/>
      <w:marBottom w:val="0"/>
      <w:divBdr>
        <w:top w:val="none" w:sz="0" w:space="0" w:color="auto"/>
        <w:left w:val="none" w:sz="0" w:space="0" w:color="auto"/>
        <w:bottom w:val="none" w:sz="0" w:space="0" w:color="auto"/>
        <w:right w:val="none" w:sz="0" w:space="0" w:color="auto"/>
      </w:divBdr>
    </w:div>
    <w:div w:id="1007555571">
      <w:bodyDiv w:val="1"/>
      <w:marLeft w:val="0"/>
      <w:marRight w:val="0"/>
      <w:marTop w:val="0"/>
      <w:marBottom w:val="0"/>
      <w:divBdr>
        <w:top w:val="none" w:sz="0" w:space="0" w:color="auto"/>
        <w:left w:val="none" w:sz="0" w:space="0" w:color="auto"/>
        <w:bottom w:val="none" w:sz="0" w:space="0" w:color="auto"/>
        <w:right w:val="none" w:sz="0" w:space="0" w:color="auto"/>
      </w:divBdr>
    </w:div>
    <w:div w:id="1047949904">
      <w:bodyDiv w:val="1"/>
      <w:marLeft w:val="0"/>
      <w:marRight w:val="0"/>
      <w:marTop w:val="0"/>
      <w:marBottom w:val="0"/>
      <w:divBdr>
        <w:top w:val="none" w:sz="0" w:space="0" w:color="auto"/>
        <w:left w:val="none" w:sz="0" w:space="0" w:color="auto"/>
        <w:bottom w:val="none" w:sz="0" w:space="0" w:color="auto"/>
        <w:right w:val="none" w:sz="0" w:space="0" w:color="auto"/>
      </w:divBdr>
    </w:div>
    <w:div w:id="1052969647">
      <w:bodyDiv w:val="1"/>
      <w:marLeft w:val="0"/>
      <w:marRight w:val="0"/>
      <w:marTop w:val="0"/>
      <w:marBottom w:val="0"/>
      <w:divBdr>
        <w:top w:val="none" w:sz="0" w:space="0" w:color="auto"/>
        <w:left w:val="none" w:sz="0" w:space="0" w:color="auto"/>
        <w:bottom w:val="none" w:sz="0" w:space="0" w:color="auto"/>
        <w:right w:val="none" w:sz="0" w:space="0" w:color="auto"/>
      </w:divBdr>
    </w:div>
    <w:div w:id="1220825103">
      <w:bodyDiv w:val="1"/>
      <w:marLeft w:val="0"/>
      <w:marRight w:val="0"/>
      <w:marTop w:val="0"/>
      <w:marBottom w:val="0"/>
      <w:divBdr>
        <w:top w:val="none" w:sz="0" w:space="0" w:color="auto"/>
        <w:left w:val="none" w:sz="0" w:space="0" w:color="auto"/>
        <w:bottom w:val="none" w:sz="0" w:space="0" w:color="auto"/>
        <w:right w:val="none" w:sz="0" w:space="0" w:color="auto"/>
      </w:divBdr>
    </w:div>
    <w:div w:id="1236739374">
      <w:bodyDiv w:val="1"/>
      <w:marLeft w:val="0"/>
      <w:marRight w:val="0"/>
      <w:marTop w:val="0"/>
      <w:marBottom w:val="0"/>
      <w:divBdr>
        <w:top w:val="none" w:sz="0" w:space="0" w:color="auto"/>
        <w:left w:val="none" w:sz="0" w:space="0" w:color="auto"/>
        <w:bottom w:val="none" w:sz="0" w:space="0" w:color="auto"/>
        <w:right w:val="none" w:sz="0" w:space="0" w:color="auto"/>
      </w:divBdr>
    </w:div>
    <w:div w:id="1548027575">
      <w:bodyDiv w:val="1"/>
      <w:marLeft w:val="0"/>
      <w:marRight w:val="0"/>
      <w:marTop w:val="0"/>
      <w:marBottom w:val="0"/>
      <w:divBdr>
        <w:top w:val="none" w:sz="0" w:space="0" w:color="auto"/>
        <w:left w:val="none" w:sz="0" w:space="0" w:color="auto"/>
        <w:bottom w:val="none" w:sz="0" w:space="0" w:color="auto"/>
        <w:right w:val="none" w:sz="0" w:space="0" w:color="auto"/>
      </w:divBdr>
    </w:div>
    <w:div w:id="1583954577">
      <w:bodyDiv w:val="1"/>
      <w:marLeft w:val="0"/>
      <w:marRight w:val="0"/>
      <w:marTop w:val="0"/>
      <w:marBottom w:val="0"/>
      <w:divBdr>
        <w:top w:val="none" w:sz="0" w:space="0" w:color="auto"/>
        <w:left w:val="none" w:sz="0" w:space="0" w:color="auto"/>
        <w:bottom w:val="none" w:sz="0" w:space="0" w:color="auto"/>
        <w:right w:val="none" w:sz="0" w:space="0" w:color="auto"/>
      </w:divBdr>
    </w:div>
    <w:div w:id="1601837147">
      <w:bodyDiv w:val="1"/>
      <w:marLeft w:val="0"/>
      <w:marRight w:val="0"/>
      <w:marTop w:val="0"/>
      <w:marBottom w:val="0"/>
      <w:divBdr>
        <w:top w:val="none" w:sz="0" w:space="0" w:color="auto"/>
        <w:left w:val="none" w:sz="0" w:space="0" w:color="auto"/>
        <w:bottom w:val="none" w:sz="0" w:space="0" w:color="auto"/>
        <w:right w:val="none" w:sz="0" w:space="0" w:color="auto"/>
      </w:divBdr>
    </w:div>
    <w:div w:id="1618949088">
      <w:bodyDiv w:val="1"/>
      <w:marLeft w:val="0"/>
      <w:marRight w:val="0"/>
      <w:marTop w:val="0"/>
      <w:marBottom w:val="0"/>
      <w:divBdr>
        <w:top w:val="none" w:sz="0" w:space="0" w:color="auto"/>
        <w:left w:val="none" w:sz="0" w:space="0" w:color="auto"/>
        <w:bottom w:val="none" w:sz="0" w:space="0" w:color="auto"/>
        <w:right w:val="none" w:sz="0" w:space="0" w:color="auto"/>
      </w:divBdr>
    </w:div>
    <w:div w:id="1645964182">
      <w:bodyDiv w:val="1"/>
      <w:marLeft w:val="0"/>
      <w:marRight w:val="0"/>
      <w:marTop w:val="0"/>
      <w:marBottom w:val="0"/>
      <w:divBdr>
        <w:top w:val="none" w:sz="0" w:space="0" w:color="auto"/>
        <w:left w:val="none" w:sz="0" w:space="0" w:color="auto"/>
        <w:bottom w:val="none" w:sz="0" w:space="0" w:color="auto"/>
        <w:right w:val="none" w:sz="0" w:space="0" w:color="auto"/>
      </w:divBdr>
    </w:div>
    <w:div w:id="1723939336">
      <w:bodyDiv w:val="1"/>
      <w:marLeft w:val="0"/>
      <w:marRight w:val="0"/>
      <w:marTop w:val="0"/>
      <w:marBottom w:val="0"/>
      <w:divBdr>
        <w:top w:val="none" w:sz="0" w:space="0" w:color="auto"/>
        <w:left w:val="none" w:sz="0" w:space="0" w:color="auto"/>
        <w:bottom w:val="none" w:sz="0" w:space="0" w:color="auto"/>
        <w:right w:val="none" w:sz="0" w:space="0" w:color="auto"/>
      </w:divBdr>
    </w:div>
    <w:div w:id="1735812638">
      <w:bodyDiv w:val="1"/>
      <w:marLeft w:val="0"/>
      <w:marRight w:val="0"/>
      <w:marTop w:val="0"/>
      <w:marBottom w:val="0"/>
      <w:divBdr>
        <w:top w:val="none" w:sz="0" w:space="0" w:color="auto"/>
        <w:left w:val="none" w:sz="0" w:space="0" w:color="auto"/>
        <w:bottom w:val="none" w:sz="0" w:space="0" w:color="auto"/>
        <w:right w:val="none" w:sz="0" w:space="0" w:color="auto"/>
      </w:divBdr>
    </w:div>
    <w:div w:id="1858077065">
      <w:bodyDiv w:val="1"/>
      <w:marLeft w:val="0"/>
      <w:marRight w:val="0"/>
      <w:marTop w:val="0"/>
      <w:marBottom w:val="0"/>
      <w:divBdr>
        <w:top w:val="none" w:sz="0" w:space="0" w:color="auto"/>
        <w:left w:val="none" w:sz="0" w:space="0" w:color="auto"/>
        <w:bottom w:val="none" w:sz="0" w:space="0" w:color="auto"/>
        <w:right w:val="none" w:sz="0" w:space="0" w:color="auto"/>
      </w:divBdr>
    </w:div>
    <w:div w:id="2059352827">
      <w:bodyDiv w:val="1"/>
      <w:marLeft w:val="0"/>
      <w:marRight w:val="0"/>
      <w:marTop w:val="0"/>
      <w:marBottom w:val="0"/>
      <w:divBdr>
        <w:top w:val="none" w:sz="0" w:space="0" w:color="auto"/>
        <w:left w:val="none" w:sz="0" w:space="0" w:color="auto"/>
        <w:bottom w:val="none" w:sz="0" w:space="0" w:color="auto"/>
        <w:right w:val="none" w:sz="0" w:space="0" w:color="auto"/>
      </w:divBdr>
    </w:div>
    <w:div w:id="2111851100">
      <w:bodyDiv w:val="1"/>
      <w:marLeft w:val="0"/>
      <w:marRight w:val="0"/>
      <w:marTop w:val="0"/>
      <w:marBottom w:val="0"/>
      <w:divBdr>
        <w:top w:val="none" w:sz="0" w:space="0" w:color="auto"/>
        <w:left w:val="none" w:sz="0" w:space="0" w:color="auto"/>
        <w:bottom w:val="none" w:sz="0" w:space="0" w:color="auto"/>
        <w:right w:val="none" w:sz="0" w:space="0" w:color="auto"/>
      </w:divBdr>
    </w:div>
    <w:div w:id="2118987655">
      <w:bodyDiv w:val="1"/>
      <w:marLeft w:val="0"/>
      <w:marRight w:val="0"/>
      <w:marTop w:val="0"/>
      <w:marBottom w:val="0"/>
      <w:divBdr>
        <w:top w:val="none" w:sz="0" w:space="0" w:color="auto"/>
        <w:left w:val="none" w:sz="0" w:space="0" w:color="auto"/>
        <w:bottom w:val="none" w:sz="0" w:space="0" w:color="auto"/>
        <w:right w:val="none" w:sz="0" w:space="0" w:color="auto"/>
      </w:divBdr>
    </w:div>
    <w:div w:id="21450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2.emf"/><Relationship Id="rId26" Type="http://schemas.openxmlformats.org/officeDocument/2006/relationships/image" Target="media/image8.png"/><Relationship Id="rId39" Type="http://schemas.openxmlformats.org/officeDocument/2006/relationships/image" Target="media/image20.emf"/><Relationship Id="rId21" Type="http://schemas.openxmlformats.org/officeDocument/2006/relationships/image" Target="media/image3.emf"/><Relationship Id="rId34" Type="http://schemas.openxmlformats.org/officeDocument/2006/relationships/image" Target="media/image15.emf"/><Relationship Id="rId42" Type="http://schemas.openxmlformats.org/officeDocument/2006/relationships/image" Target="media/image23.emf"/><Relationship Id="rId47" Type="http://schemas.openxmlformats.org/officeDocument/2006/relationships/theme" Target="theme/theme1.xml"/><Relationship Id="rId50"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11.emf"/><Relationship Id="rId11" Type="http://schemas.openxmlformats.org/officeDocument/2006/relationships/footnotes" Target="footnotes.xml"/><Relationship Id="rId24" Type="http://schemas.openxmlformats.org/officeDocument/2006/relationships/image" Target="media/image6.emf"/><Relationship Id="rId32" Type="http://schemas.openxmlformats.org/officeDocument/2006/relationships/image" Target="media/image13.emf"/><Relationship Id="rId37" Type="http://schemas.openxmlformats.org/officeDocument/2006/relationships/image" Target="media/image18.emf"/><Relationship Id="rId40" Type="http://schemas.openxmlformats.org/officeDocument/2006/relationships/image" Target="media/image21.emf"/><Relationship Id="rId45"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5.emf"/><Relationship Id="rId28" Type="http://schemas.openxmlformats.org/officeDocument/2006/relationships/image" Target="media/image10.emf"/><Relationship Id="rId36" Type="http://schemas.openxmlformats.org/officeDocument/2006/relationships/image" Target="media/image17.emf"/><Relationship Id="rId49" Type="http://schemas.microsoft.com/office/2016/09/relationships/commentsIds" Target="commentsIds.xml"/><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header" Target="header4.xml"/><Relationship Id="rId44" Type="http://schemas.openxmlformats.org/officeDocument/2006/relationships/image" Target="media/image25.emf"/><Relationship Id="rId52"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image" Target="media/image4.emf"/><Relationship Id="rId27" Type="http://schemas.openxmlformats.org/officeDocument/2006/relationships/image" Target="media/image9.emf"/><Relationship Id="rId30" Type="http://schemas.openxmlformats.org/officeDocument/2006/relationships/image" Target="media/image12.emf"/><Relationship Id="rId35" Type="http://schemas.openxmlformats.org/officeDocument/2006/relationships/image" Target="media/image16.emf"/><Relationship Id="rId43" Type="http://schemas.openxmlformats.org/officeDocument/2006/relationships/image" Target="media/image24.emf"/><Relationship Id="rId8" Type="http://schemas.microsoft.com/office/2007/relationships/stylesWithEffects" Target="stylesWithEffect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eader" Target="header2.xml"/><Relationship Id="rId25" Type="http://schemas.openxmlformats.org/officeDocument/2006/relationships/image" Target="media/image7.emf"/><Relationship Id="rId33" Type="http://schemas.openxmlformats.org/officeDocument/2006/relationships/image" Target="media/image14.emf"/><Relationship Id="rId38" Type="http://schemas.openxmlformats.org/officeDocument/2006/relationships/image" Target="media/image19.emf"/><Relationship Id="rId46" Type="http://schemas.openxmlformats.org/officeDocument/2006/relationships/fontTable" Target="fontTable.xml"/><Relationship Id="rId20" Type="http://schemas.openxmlformats.org/officeDocument/2006/relationships/comments" Target="comments.xml"/><Relationship Id="rId41" Type="http://schemas.openxmlformats.org/officeDocument/2006/relationships/image" Target="media/image22.emf"/><Relationship Id="rId1" Type="http://schemas.openxmlformats.org/officeDocument/2006/relationships/customXml" Target="../customXml/item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AC69DED4B8F8C64AA7FD9BE398E84A3C" ma:contentTypeVersion="4" ma:contentTypeDescription="Crear nuevo documento." ma:contentTypeScope="" ma:versionID="528bacaab88425ad7ce9d9d2225ccfc3">
  <xsd:schema xmlns:xsd="http://www.w3.org/2001/XMLSchema" xmlns:xs="http://www.w3.org/2001/XMLSchema" xmlns:p="http://schemas.microsoft.com/office/2006/metadata/properties" targetNamespace="http://schemas.microsoft.com/office/2006/metadata/properties" ma:root="true" ma:fieldsID="34cbe828f02d03db6f382dc4a47dc9e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B1EEAF-F6D0-406C-8BED-BF8576CF2FF0}">
  <ds:schemaRefs>
    <ds:schemaRef ds:uri="http://purl.org/dc/dcmitype/"/>
    <ds:schemaRef ds:uri="http://schemas.openxmlformats.org/package/2006/metadata/core-properties"/>
    <ds:schemaRef ds:uri="http://www.w3.org/XML/1998/namespace"/>
    <ds:schemaRef ds:uri="http://schemas.microsoft.com/office/infopath/2007/PartnerControls"/>
    <ds:schemaRef ds:uri="http://schemas.microsoft.com/office/2006/metadata/properties"/>
    <ds:schemaRef ds:uri="http://purl.org/dc/elements/1.1/"/>
    <ds:schemaRef ds:uri="http://purl.org/dc/terms/"/>
    <ds:schemaRef ds:uri="http://schemas.microsoft.com/office/2006/documentManagement/types"/>
  </ds:schemaRefs>
</ds:datastoreItem>
</file>

<file path=customXml/itemProps2.xml><?xml version="1.0" encoding="utf-8"?>
<ds:datastoreItem xmlns:ds="http://schemas.openxmlformats.org/officeDocument/2006/customXml" ds:itemID="{F531706C-2AD8-449B-B603-DC4FC0A45C7D}">
  <ds:schemaRefs>
    <ds:schemaRef ds:uri="http://schemas.microsoft.com/sharepoint/v3/contenttype/forms"/>
  </ds:schemaRefs>
</ds:datastoreItem>
</file>

<file path=customXml/itemProps3.xml><?xml version="1.0" encoding="utf-8"?>
<ds:datastoreItem xmlns:ds="http://schemas.openxmlformats.org/officeDocument/2006/customXml" ds:itemID="{FBC57E7F-B5FB-4D03-AE98-5313C6F174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DA38B66-F0C4-44F3-BCC0-6DE9D41B6827}">
  <ds:schemaRefs>
    <ds:schemaRef ds:uri="http://schemas.microsoft.com/office/2006/metadata/longProperties"/>
  </ds:schemaRefs>
</ds:datastoreItem>
</file>

<file path=customXml/itemProps5.xml><?xml version="1.0" encoding="utf-8"?>
<ds:datastoreItem xmlns:ds="http://schemas.openxmlformats.org/officeDocument/2006/customXml" ds:itemID="{F7B2F0C2-753F-44C8-A60E-0BF5287EB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96</Pages>
  <Words>19865</Words>
  <Characters>109260</Characters>
  <Application>Microsoft Office Word</Application>
  <DocSecurity>0</DocSecurity>
  <Lines>910</Lines>
  <Paragraphs>257</Paragraphs>
  <ScaleCrop>false</ScaleCrop>
  <HeadingPairs>
    <vt:vector size="2" baseType="variant">
      <vt:variant>
        <vt:lpstr>Título</vt:lpstr>
      </vt:variant>
      <vt:variant>
        <vt:i4>1</vt:i4>
      </vt:variant>
    </vt:vector>
  </HeadingPairs>
  <TitlesOfParts>
    <vt:vector size="1" baseType="lpstr">
      <vt:lpstr>F2 - Informe de Definición MDSI v2.1</vt:lpstr>
    </vt:vector>
  </TitlesOfParts>
  <Company/>
  <LinksUpToDate>false</LinksUpToDate>
  <CharactersWithSpaces>128868</CharactersWithSpaces>
  <SharedDoc>false</SharedDoc>
  <HLinks>
    <vt:vector size="408" baseType="variant">
      <vt:variant>
        <vt:i4>2031643</vt:i4>
      </vt:variant>
      <vt:variant>
        <vt:i4>393</vt:i4>
      </vt:variant>
      <vt:variant>
        <vt:i4>0</vt:i4>
      </vt:variant>
      <vt:variant>
        <vt:i4>5</vt:i4>
      </vt:variant>
      <vt:variant>
        <vt:lpwstr>http://api.sunat.peru/v1/contribuyente/registro/t/regtributario/validarcambioregimen</vt:lpwstr>
      </vt:variant>
      <vt:variant>
        <vt:lpwstr/>
      </vt:variant>
      <vt:variant>
        <vt:i4>2359445</vt:i4>
      </vt:variant>
      <vt:variant>
        <vt:i4>390</vt:i4>
      </vt:variant>
      <vt:variant>
        <vt:i4>0</vt:i4>
      </vt:variant>
      <vt:variant>
        <vt:i4>5</vt:i4>
      </vt:variant>
      <vt:variant>
        <vt:lpwstr/>
      </vt:variant>
      <vt:variant>
        <vt:lpwstr>_Obtención_de_Requerimientos</vt:lpwstr>
      </vt:variant>
      <vt:variant>
        <vt:i4>2359445</vt:i4>
      </vt:variant>
      <vt:variant>
        <vt:i4>387</vt:i4>
      </vt:variant>
      <vt:variant>
        <vt:i4>0</vt:i4>
      </vt:variant>
      <vt:variant>
        <vt:i4>5</vt:i4>
      </vt:variant>
      <vt:variant>
        <vt:lpwstr/>
      </vt:variant>
      <vt:variant>
        <vt:lpwstr>_Obtención_de_Requerimientos</vt:lpwstr>
      </vt:variant>
      <vt:variant>
        <vt:i4>327724</vt:i4>
      </vt:variant>
      <vt:variant>
        <vt:i4>384</vt:i4>
      </vt:variant>
      <vt:variant>
        <vt:i4>0</vt:i4>
      </vt:variant>
      <vt:variant>
        <vt:i4>5</vt:i4>
      </vt:variant>
      <vt:variant>
        <vt:lpwstr/>
      </vt:variant>
      <vt:variant>
        <vt:lpwstr>_ANEXO_1:_</vt:lpwstr>
      </vt:variant>
      <vt:variant>
        <vt:i4>327724</vt:i4>
      </vt:variant>
      <vt:variant>
        <vt:i4>381</vt:i4>
      </vt:variant>
      <vt:variant>
        <vt:i4>0</vt:i4>
      </vt:variant>
      <vt:variant>
        <vt:i4>5</vt:i4>
      </vt:variant>
      <vt:variant>
        <vt:lpwstr/>
      </vt:variant>
      <vt:variant>
        <vt:lpwstr>_ANEXO_1:_</vt:lpwstr>
      </vt:variant>
      <vt:variant>
        <vt:i4>327719</vt:i4>
      </vt:variant>
      <vt:variant>
        <vt:i4>378</vt:i4>
      </vt:variant>
      <vt:variant>
        <vt:i4>0</vt:i4>
      </vt:variant>
      <vt:variant>
        <vt:i4>5</vt:i4>
      </vt:variant>
      <vt:variant>
        <vt:lpwstr/>
      </vt:variant>
      <vt:variant>
        <vt:lpwstr>_Anexo_11_–</vt:lpwstr>
      </vt:variant>
      <vt:variant>
        <vt:i4>1900601</vt:i4>
      </vt:variant>
      <vt:variant>
        <vt:i4>371</vt:i4>
      </vt:variant>
      <vt:variant>
        <vt:i4>0</vt:i4>
      </vt:variant>
      <vt:variant>
        <vt:i4>5</vt:i4>
      </vt:variant>
      <vt:variant>
        <vt:lpwstr/>
      </vt:variant>
      <vt:variant>
        <vt:lpwstr>_Toc449428621</vt:lpwstr>
      </vt:variant>
      <vt:variant>
        <vt:i4>1900601</vt:i4>
      </vt:variant>
      <vt:variant>
        <vt:i4>365</vt:i4>
      </vt:variant>
      <vt:variant>
        <vt:i4>0</vt:i4>
      </vt:variant>
      <vt:variant>
        <vt:i4>5</vt:i4>
      </vt:variant>
      <vt:variant>
        <vt:lpwstr/>
      </vt:variant>
      <vt:variant>
        <vt:lpwstr>_Toc449428620</vt:lpwstr>
      </vt:variant>
      <vt:variant>
        <vt:i4>1966137</vt:i4>
      </vt:variant>
      <vt:variant>
        <vt:i4>359</vt:i4>
      </vt:variant>
      <vt:variant>
        <vt:i4>0</vt:i4>
      </vt:variant>
      <vt:variant>
        <vt:i4>5</vt:i4>
      </vt:variant>
      <vt:variant>
        <vt:lpwstr/>
      </vt:variant>
      <vt:variant>
        <vt:lpwstr>_Toc449428619</vt:lpwstr>
      </vt:variant>
      <vt:variant>
        <vt:i4>1966137</vt:i4>
      </vt:variant>
      <vt:variant>
        <vt:i4>353</vt:i4>
      </vt:variant>
      <vt:variant>
        <vt:i4>0</vt:i4>
      </vt:variant>
      <vt:variant>
        <vt:i4>5</vt:i4>
      </vt:variant>
      <vt:variant>
        <vt:lpwstr/>
      </vt:variant>
      <vt:variant>
        <vt:lpwstr>_Toc449428618</vt:lpwstr>
      </vt:variant>
      <vt:variant>
        <vt:i4>1966137</vt:i4>
      </vt:variant>
      <vt:variant>
        <vt:i4>347</vt:i4>
      </vt:variant>
      <vt:variant>
        <vt:i4>0</vt:i4>
      </vt:variant>
      <vt:variant>
        <vt:i4>5</vt:i4>
      </vt:variant>
      <vt:variant>
        <vt:lpwstr/>
      </vt:variant>
      <vt:variant>
        <vt:lpwstr>_Toc449428617</vt:lpwstr>
      </vt:variant>
      <vt:variant>
        <vt:i4>1966137</vt:i4>
      </vt:variant>
      <vt:variant>
        <vt:i4>341</vt:i4>
      </vt:variant>
      <vt:variant>
        <vt:i4>0</vt:i4>
      </vt:variant>
      <vt:variant>
        <vt:i4>5</vt:i4>
      </vt:variant>
      <vt:variant>
        <vt:lpwstr/>
      </vt:variant>
      <vt:variant>
        <vt:lpwstr>_Toc449428616</vt:lpwstr>
      </vt:variant>
      <vt:variant>
        <vt:i4>1966137</vt:i4>
      </vt:variant>
      <vt:variant>
        <vt:i4>335</vt:i4>
      </vt:variant>
      <vt:variant>
        <vt:i4>0</vt:i4>
      </vt:variant>
      <vt:variant>
        <vt:i4>5</vt:i4>
      </vt:variant>
      <vt:variant>
        <vt:lpwstr/>
      </vt:variant>
      <vt:variant>
        <vt:lpwstr>_Toc449428615</vt:lpwstr>
      </vt:variant>
      <vt:variant>
        <vt:i4>1966137</vt:i4>
      </vt:variant>
      <vt:variant>
        <vt:i4>329</vt:i4>
      </vt:variant>
      <vt:variant>
        <vt:i4>0</vt:i4>
      </vt:variant>
      <vt:variant>
        <vt:i4>5</vt:i4>
      </vt:variant>
      <vt:variant>
        <vt:lpwstr/>
      </vt:variant>
      <vt:variant>
        <vt:lpwstr>_Toc449428614</vt:lpwstr>
      </vt:variant>
      <vt:variant>
        <vt:i4>1966137</vt:i4>
      </vt:variant>
      <vt:variant>
        <vt:i4>323</vt:i4>
      </vt:variant>
      <vt:variant>
        <vt:i4>0</vt:i4>
      </vt:variant>
      <vt:variant>
        <vt:i4>5</vt:i4>
      </vt:variant>
      <vt:variant>
        <vt:lpwstr/>
      </vt:variant>
      <vt:variant>
        <vt:lpwstr>_Toc449428613</vt:lpwstr>
      </vt:variant>
      <vt:variant>
        <vt:i4>1966137</vt:i4>
      </vt:variant>
      <vt:variant>
        <vt:i4>317</vt:i4>
      </vt:variant>
      <vt:variant>
        <vt:i4>0</vt:i4>
      </vt:variant>
      <vt:variant>
        <vt:i4>5</vt:i4>
      </vt:variant>
      <vt:variant>
        <vt:lpwstr/>
      </vt:variant>
      <vt:variant>
        <vt:lpwstr>_Toc449428612</vt:lpwstr>
      </vt:variant>
      <vt:variant>
        <vt:i4>1966137</vt:i4>
      </vt:variant>
      <vt:variant>
        <vt:i4>311</vt:i4>
      </vt:variant>
      <vt:variant>
        <vt:i4>0</vt:i4>
      </vt:variant>
      <vt:variant>
        <vt:i4>5</vt:i4>
      </vt:variant>
      <vt:variant>
        <vt:lpwstr/>
      </vt:variant>
      <vt:variant>
        <vt:lpwstr>_Toc449428611</vt:lpwstr>
      </vt:variant>
      <vt:variant>
        <vt:i4>1966137</vt:i4>
      </vt:variant>
      <vt:variant>
        <vt:i4>305</vt:i4>
      </vt:variant>
      <vt:variant>
        <vt:i4>0</vt:i4>
      </vt:variant>
      <vt:variant>
        <vt:i4>5</vt:i4>
      </vt:variant>
      <vt:variant>
        <vt:lpwstr/>
      </vt:variant>
      <vt:variant>
        <vt:lpwstr>_Toc449428610</vt:lpwstr>
      </vt:variant>
      <vt:variant>
        <vt:i4>2031673</vt:i4>
      </vt:variant>
      <vt:variant>
        <vt:i4>299</vt:i4>
      </vt:variant>
      <vt:variant>
        <vt:i4>0</vt:i4>
      </vt:variant>
      <vt:variant>
        <vt:i4>5</vt:i4>
      </vt:variant>
      <vt:variant>
        <vt:lpwstr/>
      </vt:variant>
      <vt:variant>
        <vt:lpwstr>_Toc449428609</vt:lpwstr>
      </vt:variant>
      <vt:variant>
        <vt:i4>2031673</vt:i4>
      </vt:variant>
      <vt:variant>
        <vt:i4>293</vt:i4>
      </vt:variant>
      <vt:variant>
        <vt:i4>0</vt:i4>
      </vt:variant>
      <vt:variant>
        <vt:i4>5</vt:i4>
      </vt:variant>
      <vt:variant>
        <vt:lpwstr/>
      </vt:variant>
      <vt:variant>
        <vt:lpwstr>_Toc449428608</vt:lpwstr>
      </vt:variant>
      <vt:variant>
        <vt:i4>2031673</vt:i4>
      </vt:variant>
      <vt:variant>
        <vt:i4>287</vt:i4>
      </vt:variant>
      <vt:variant>
        <vt:i4>0</vt:i4>
      </vt:variant>
      <vt:variant>
        <vt:i4>5</vt:i4>
      </vt:variant>
      <vt:variant>
        <vt:lpwstr/>
      </vt:variant>
      <vt:variant>
        <vt:lpwstr>_Toc449428607</vt:lpwstr>
      </vt:variant>
      <vt:variant>
        <vt:i4>2031673</vt:i4>
      </vt:variant>
      <vt:variant>
        <vt:i4>281</vt:i4>
      </vt:variant>
      <vt:variant>
        <vt:i4>0</vt:i4>
      </vt:variant>
      <vt:variant>
        <vt:i4>5</vt:i4>
      </vt:variant>
      <vt:variant>
        <vt:lpwstr/>
      </vt:variant>
      <vt:variant>
        <vt:lpwstr>_Toc449428606</vt:lpwstr>
      </vt:variant>
      <vt:variant>
        <vt:i4>2031673</vt:i4>
      </vt:variant>
      <vt:variant>
        <vt:i4>275</vt:i4>
      </vt:variant>
      <vt:variant>
        <vt:i4>0</vt:i4>
      </vt:variant>
      <vt:variant>
        <vt:i4>5</vt:i4>
      </vt:variant>
      <vt:variant>
        <vt:lpwstr/>
      </vt:variant>
      <vt:variant>
        <vt:lpwstr>_Toc449428605</vt:lpwstr>
      </vt:variant>
      <vt:variant>
        <vt:i4>2031673</vt:i4>
      </vt:variant>
      <vt:variant>
        <vt:i4>269</vt:i4>
      </vt:variant>
      <vt:variant>
        <vt:i4>0</vt:i4>
      </vt:variant>
      <vt:variant>
        <vt:i4>5</vt:i4>
      </vt:variant>
      <vt:variant>
        <vt:lpwstr/>
      </vt:variant>
      <vt:variant>
        <vt:lpwstr>_Toc449428604</vt:lpwstr>
      </vt:variant>
      <vt:variant>
        <vt:i4>2031673</vt:i4>
      </vt:variant>
      <vt:variant>
        <vt:i4>263</vt:i4>
      </vt:variant>
      <vt:variant>
        <vt:i4>0</vt:i4>
      </vt:variant>
      <vt:variant>
        <vt:i4>5</vt:i4>
      </vt:variant>
      <vt:variant>
        <vt:lpwstr/>
      </vt:variant>
      <vt:variant>
        <vt:lpwstr>_Toc449428603</vt:lpwstr>
      </vt:variant>
      <vt:variant>
        <vt:i4>2031673</vt:i4>
      </vt:variant>
      <vt:variant>
        <vt:i4>257</vt:i4>
      </vt:variant>
      <vt:variant>
        <vt:i4>0</vt:i4>
      </vt:variant>
      <vt:variant>
        <vt:i4>5</vt:i4>
      </vt:variant>
      <vt:variant>
        <vt:lpwstr/>
      </vt:variant>
      <vt:variant>
        <vt:lpwstr>_Toc449428602</vt:lpwstr>
      </vt:variant>
      <vt:variant>
        <vt:i4>2031673</vt:i4>
      </vt:variant>
      <vt:variant>
        <vt:i4>251</vt:i4>
      </vt:variant>
      <vt:variant>
        <vt:i4>0</vt:i4>
      </vt:variant>
      <vt:variant>
        <vt:i4>5</vt:i4>
      </vt:variant>
      <vt:variant>
        <vt:lpwstr/>
      </vt:variant>
      <vt:variant>
        <vt:lpwstr>_Toc449428601</vt:lpwstr>
      </vt:variant>
      <vt:variant>
        <vt:i4>2031673</vt:i4>
      </vt:variant>
      <vt:variant>
        <vt:i4>245</vt:i4>
      </vt:variant>
      <vt:variant>
        <vt:i4>0</vt:i4>
      </vt:variant>
      <vt:variant>
        <vt:i4>5</vt:i4>
      </vt:variant>
      <vt:variant>
        <vt:lpwstr/>
      </vt:variant>
      <vt:variant>
        <vt:lpwstr>_Toc449428600</vt:lpwstr>
      </vt:variant>
      <vt:variant>
        <vt:i4>1441850</vt:i4>
      </vt:variant>
      <vt:variant>
        <vt:i4>239</vt:i4>
      </vt:variant>
      <vt:variant>
        <vt:i4>0</vt:i4>
      </vt:variant>
      <vt:variant>
        <vt:i4>5</vt:i4>
      </vt:variant>
      <vt:variant>
        <vt:lpwstr/>
      </vt:variant>
      <vt:variant>
        <vt:lpwstr>_Toc449428599</vt:lpwstr>
      </vt:variant>
      <vt:variant>
        <vt:i4>1441850</vt:i4>
      </vt:variant>
      <vt:variant>
        <vt:i4>233</vt:i4>
      </vt:variant>
      <vt:variant>
        <vt:i4>0</vt:i4>
      </vt:variant>
      <vt:variant>
        <vt:i4>5</vt:i4>
      </vt:variant>
      <vt:variant>
        <vt:lpwstr/>
      </vt:variant>
      <vt:variant>
        <vt:lpwstr>_Toc449428598</vt:lpwstr>
      </vt:variant>
      <vt:variant>
        <vt:i4>1441850</vt:i4>
      </vt:variant>
      <vt:variant>
        <vt:i4>227</vt:i4>
      </vt:variant>
      <vt:variant>
        <vt:i4>0</vt:i4>
      </vt:variant>
      <vt:variant>
        <vt:i4>5</vt:i4>
      </vt:variant>
      <vt:variant>
        <vt:lpwstr/>
      </vt:variant>
      <vt:variant>
        <vt:lpwstr>_Toc449428597</vt:lpwstr>
      </vt:variant>
      <vt:variant>
        <vt:i4>1441850</vt:i4>
      </vt:variant>
      <vt:variant>
        <vt:i4>221</vt:i4>
      </vt:variant>
      <vt:variant>
        <vt:i4>0</vt:i4>
      </vt:variant>
      <vt:variant>
        <vt:i4>5</vt:i4>
      </vt:variant>
      <vt:variant>
        <vt:lpwstr/>
      </vt:variant>
      <vt:variant>
        <vt:lpwstr>_Toc449428596</vt:lpwstr>
      </vt:variant>
      <vt:variant>
        <vt:i4>1441850</vt:i4>
      </vt:variant>
      <vt:variant>
        <vt:i4>215</vt:i4>
      </vt:variant>
      <vt:variant>
        <vt:i4>0</vt:i4>
      </vt:variant>
      <vt:variant>
        <vt:i4>5</vt:i4>
      </vt:variant>
      <vt:variant>
        <vt:lpwstr/>
      </vt:variant>
      <vt:variant>
        <vt:lpwstr>_Toc449428595</vt:lpwstr>
      </vt:variant>
      <vt:variant>
        <vt:i4>1441850</vt:i4>
      </vt:variant>
      <vt:variant>
        <vt:i4>209</vt:i4>
      </vt:variant>
      <vt:variant>
        <vt:i4>0</vt:i4>
      </vt:variant>
      <vt:variant>
        <vt:i4>5</vt:i4>
      </vt:variant>
      <vt:variant>
        <vt:lpwstr/>
      </vt:variant>
      <vt:variant>
        <vt:lpwstr>_Toc449428594</vt:lpwstr>
      </vt:variant>
      <vt:variant>
        <vt:i4>1441850</vt:i4>
      </vt:variant>
      <vt:variant>
        <vt:i4>203</vt:i4>
      </vt:variant>
      <vt:variant>
        <vt:i4>0</vt:i4>
      </vt:variant>
      <vt:variant>
        <vt:i4>5</vt:i4>
      </vt:variant>
      <vt:variant>
        <vt:lpwstr/>
      </vt:variant>
      <vt:variant>
        <vt:lpwstr>_Toc449428593</vt:lpwstr>
      </vt:variant>
      <vt:variant>
        <vt:i4>1441850</vt:i4>
      </vt:variant>
      <vt:variant>
        <vt:i4>197</vt:i4>
      </vt:variant>
      <vt:variant>
        <vt:i4>0</vt:i4>
      </vt:variant>
      <vt:variant>
        <vt:i4>5</vt:i4>
      </vt:variant>
      <vt:variant>
        <vt:lpwstr/>
      </vt:variant>
      <vt:variant>
        <vt:lpwstr>_Toc449428592</vt:lpwstr>
      </vt:variant>
      <vt:variant>
        <vt:i4>1441850</vt:i4>
      </vt:variant>
      <vt:variant>
        <vt:i4>191</vt:i4>
      </vt:variant>
      <vt:variant>
        <vt:i4>0</vt:i4>
      </vt:variant>
      <vt:variant>
        <vt:i4>5</vt:i4>
      </vt:variant>
      <vt:variant>
        <vt:lpwstr/>
      </vt:variant>
      <vt:variant>
        <vt:lpwstr>_Toc449428591</vt:lpwstr>
      </vt:variant>
      <vt:variant>
        <vt:i4>1441850</vt:i4>
      </vt:variant>
      <vt:variant>
        <vt:i4>185</vt:i4>
      </vt:variant>
      <vt:variant>
        <vt:i4>0</vt:i4>
      </vt:variant>
      <vt:variant>
        <vt:i4>5</vt:i4>
      </vt:variant>
      <vt:variant>
        <vt:lpwstr/>
      </vt:variant>
      <vt:variant>
        <vt:lpwstr>_Toc449428590</vt:lpwstr>
      </vt:variant>
      <vt:variant>
        <vt:i4>1507386</vt:i4>
      </vt:variant>
      <vt:variant>
        <vt:i4>179</vt:i4>
      </vt:variant>
      <vt:variant>
        <vt:i4>0</vt:i4>
      </vt:variant>
      <vt:variant>
        <vt:i4>5</vt:i4>
      </vt:variant>
      <vt:variant>
        <vt:lpwstr/>
      </vt:variant>
      <vt:variant>
        <vt:lpwstr>_Toc449428589</vt:lpwstr>
      </vt:variant>
      <vt:variant>
        <vt:i4>1507386</vt:i4>
      </vt:variant>
      <vt:variant>
        <vt:i4>173</vt:i4>
      </vt:variant>
      <vt:variant>
        <vt:i4>0</vt:i4>
      </vt:variant>
      <vt:variant>
        <vt:i4>5</vt:i4>
      </vt:variant>
      <vt:variant>
        <vt:lpwstr/>
      </vt:variant>
      <vt:variant>
        <vt:lpwstr>_Toc449428588</vt:lpwstr>
      </vt:variant>
      <vt:variant>
        <vt:i4>1507386</vt:i4>
      </vt:variant>
      <vt:variant>
        <vt:i4>167</vt:i4>
      </vt:variant>
      <vt:variant>
        <vt:i4>0</vt:i4>
      </vt:variant>
      <vt:variant>
        <vt:i4>5</vt:i4>
      </vt:variant>
      <vt:variant>
        <vt:lpwstr/>
      </vt:variant>
      <vt:variant>
        <vt:lpwstr>_Toc449428587</vt:lpwstr>
      </vt:variant>
      <vt:variant>
        <vt:i4>1507386</vt:i4>
      </vt:variant>
      <vt:variant>
        <vt:i4>161</vt:i4>
      </vt:variant>
      <vt:variant>
        <vt:i4>0</vt:i4>
      </vt:variant>
      <vt:variant>
        <vt:i4>5</vt:i4>
      </vt:variant>
      <vt:variant>
        <vt:lpwstr/>
      </vt:variant>
      <vt:variant>
        <vt:lpwstr>_Toc449428586</vt:lpwstr>
      </vt:variant>
      <vt:variant>
        <vt:i4>1507386</vt:i4>
      </vt:variant>
      <vt:variant>
        <vt:i4>155</vt:i4>
      </vt:variant>
      <vt:variant>
        <vt:i4>0</vt:i4>
      </vt:variant>
      <vt:variant>
        <vt:i4>5</vt:i4>
      </vt:variant>
      <vt:variant>
        <vt:lpwstr/>
      </vt:variant>
      <vt:variant>
        <vt:lpwstr>_Toc449428585</vt:lpwstr>
      </vt:variant>
      <vt:variant>
        <vt:i4>1507386</vt:i4>
      </vt:variant>
      <vt:variant>
        <vt:i4>149</vt:i4>
      </vt:variant>
      <vt:variant>
        <vt:i4>0</vt:i4>
      </vt:variant>
      <vt:variant>
        <vt:i4>5</vt:i4>
      </vt:variant>
      <vt:variant>
        <vt:lpwstr/>
      </vt:variant>
      <vt:variant>
        <vt:lpwstr>_Toc449428584</vt:lpwstr>
      </vt:variant>
      <vt:variant>
        <vt:i4>1507386</vt:i4>
      </vt:variant>
      <vt:variant>
        <vt:i4>143</vt:i4>
      </vt:variant>
      <vt:variant>
        <vt:i4>0</vt:i4>
      </vt:variant>
      <vt:variant>
        <vt:i4>5</vt:i4>
      </vt:variant>
      <vt:variant>
        <vt:lpwstr/>
      </vt:variant>
      <vt:variant>
        <vt:lpwstr>_Toc449428583</vt:lpwstr>
      </vt:variant>
      <vt:variant>
        <vt:i4>1507386</vt:i4>
      </vt:variant>
      <vt:variant>
        <vt:i4>137</vt:i4>
      </vt:variant>
      <vt:variant>
        <vt:i4>0</vt:i4>
      </vt:variant>
      <vt:variant>
        <vt:i4>5</vt:i4>
      </vt:variant>
      <vt:variant>
        <vt:lpwstr/>
      </vt:variant>
      <vt:variant>
        <vt:lpwstr>_Toc449428582</vt:lpwstr>
      </vt:variant>
      <vt:variant>
        <vt:i4>1507386</vt:i4>
      </vt:variant>
      <vt:variant>
        <vt:i4>131</vt:i4>
      </vt:variant>
      <vt:variant>
        <vt:i4>0</vt:i4>
      </vt:variant>
      <vt:variant>
        <vt:i4>5</vt:i4>
      </vt:variant>
      <vt:variant>
        <vt:lpwstr/>
      </vt:variant>
      <vt:variant>
        <vt:lpwstr>_Toc449428581</vt:lpwstr>
      </vt:variant>
      <vt:variant>
        <vt:i4>1507386</vt:i4>
      </vt:variant>
      <vt:variant>
        <vt:i4>125</vt:i4>
      </vt:variant>
      <vt:variant>
        <vt:i4>0</vt:i4>
      </vt:variant>
      <vt:variant>
        <vt:i4>5</vt:i4>
      </vt:variant>
      <vt:variant>
        <vt:lpwstr/>
      </vt:variant>
      <vt:variant>
        <vt:lpwstr>_Toc449428580</vt:lpwstr>
      </vt:variant>
      <vt:variant>
        <vt:i4>1572922</vt:i4>
      </vt:variant>
      <vt:variant>
        <vt:i4>119</vt:i4>
      </vt:variant>
      <vt:variant>
        <vt:i4>0</vt:i4>
      </vt:variant>
      <vt:variant>
        <vt:i4>5</vt:i4>
      </vt:variant>
      <vt:variant>
        <vt:lpwstr/>
      </vt:variant>
      <vt:variant>
        <vt:lpwstr>_Toc449428579</vt:lpwstr>
      </vt:variant>
      <vt:variant>
        <vt:i4>1572922</vt:i4>
      </vt:variant>
      <vt:variant>
        <vt:i4>113</vt:i4>
      </vt:variant>
      <vt:variant>
        <vt:i4>0</vt:i4>
      </vt:variant>
      <vt:variant>
        <vt:i4>5</vt:i4>
      </vt:variant>
      <vt:variant>
        <vt:lpwstr/>
      </vt:variant>
      <vt:variant>
        <vt:lpwstr>_Toc449428578</vt:lpwstr>
      </vt:variant>
      <vt:variant>
        <vt:i4>1572922</vt:i4>
      </vt:variant>
      <vt:variant>
        <vt:i4>107</vt:i4>
      </vt:variant>
      <vt:variant>
        <vt:i4>0</vt:i4>
      </vt:variant>
      <vt:variant>
        <vt:i4>5</vt:i4>
      </vt:variant>
      <vt:variant>
        <vt:lpwstr/>
      </vt:variant>
      <vt:variant>
        <vt:lpwstr>_Toc449428577</vt:lpwstr>
      </vt:variant>
      <vt:variant>
        <vt:i4>1572922</vt:i4>
      </vt:variant>
      <vt:variant>
        <vt:i4>101</vt:i4>
      </vt:variant>
      <vt:variant>
        <vt:i4>0</vt:i4>
      </vt:variant>
      <vt:variant>
        <vt:i4>5</vt:i4>
      </vt:variant>
      <vt:variant>
        <vt:lpwstr/>
      </vt:variant>
      <vt:variant>
        <vt:lpwstr>_Toc449428576</vt:lpwstr>
      </vt:variant>
      <vt:variant>
        <vt:i4>1572922</vt:i4>
      </vt:variant>
      <vt:variant>
        <vt:i4>95</vt:i4>
      </vt:variant>
      <vt:variant>
        <vt:i4>0</vt:i4>
      </vt:variant>
      <vt:variant>
        <vt:i4>5</vt:i4>
      </vt:variant>
      <vt:variant>
        <vt:lpwstr/>
      </vt:variant>
      <vt:variant>
        <vt:lpwstr>_Toc449428575</vt:lpwstr>
      </vt:variant>
      <vt:variant>
        <vt:i4>1572922</vt:i4>
      </vt:variant>
      <vt:variant>
        <vt:i4>89</vt:i4>
      </vt:variant>
      <vt:variant>
        <vt:i4>0</vt:i4>
      </vt:variant>
      <vt:variant>
        <vt:i4>5</vt:i4>
      </vt:variant>
      <vt:variant>
        <vt:lpwstr/>
      </vt:variant>
      <vt:variant>
        <vt:lpwstr>_Toc449428574</vt:lpwstr>
      </vt:variant>
      <vt:variant>
        <vt:i4>1572922</vt:i4>
      </vt:variant>
      <vt:variant>
        <vt:i4>83</vt:i4>
      </vt:variant>
      <vt:variant>
        <vt:i4>0</vt:i4>
      </vt:variant>
      <vt:variant>
        <vt:i4>5</vt:i4>
      </vt:variant>
      <vt:variant>
        <vt:lpwstr/>
      </vt:variant>
      <vt:variant>
        <vt:lpwstr>_Toc449428573</vt:lpwstr>
      </vt:variant>
      <vt:variant>
        <vt:i4>1572922</vt:i4>
      </vt:variant>
      <vt:variant>
        <vt:i4>77</vt:i4>
      </vt:variant>
      <vt:variant>
        <vt:i4>0</vt:i4>
      </vt:variant>
      <vt:variant>
        <vt:i4>5</vt:i4>
      </vt:variant>
      <vt:variant>
        <vt:lpwstr/>
      </vt:variant>
      <vt:variant>
        <vt:lpwstr>_Toc449428572</vt:lpwstr>
      </vt:variant>
      <vt:variant>
        <vt:i4>1572922</vt:i4>
      </vt:variant>
      <vt:variant>
        <vt:i4>71</vt:i4>
      </vt:variant>
      <vt:variant>
        <vt:i4>0</vt:i4>
      </vt:variant>
      <vt:variant>
        <vt:i4>5</vt:i4>
      </vt:variant>
      <vt:variant>
        <vt:lpwstr/>
      </vt:variant>
      <vt:variant>
        <vt:lpwstr>_Toc449428571</vt:lpwstr>
      </vt:variant>
      <vt:variant>
        <vt:i4>1572922</vt:i4>
      </vt:variant>
      <vt:variant>
        <vt:i4>65</vt:i4>
      </vt:variant>
      <vt:variant>
        <vt:i4>0</vt:i4>
      </vt:variant>
      <vt:variant>
        <vt:i4>5</vt:i4>
      </vt:variant>
      <vt:variant>
        <vt:lpwstr/>
      </vt:variant>
      <vt:variant>
        <vt:lpwstr>_Toc449428570</vt:lpwstr>
      </vt:variant>
      <vt:variant>
        <vt:i4>1638458</vt:i4>
      </vt:variant>
      <vt:variant>
        <vt:i4>59</vt:i4>
      </vt:variant>
      <vt:variant>
        <vt:i4>0</vt:i4>
      </vt:variant>
      <vt:variant>
        <vt:i4>5</vt:i4>
      </vt:variant>
      <vt:variant>
        <vt:lpwstr/>
      </vt:variant>
      <vt:variant>
        <vt:lpwstr>_Toc449428569</vt:lpwstr>
      </vt:variant>
      <vt:variant>
        <vt:i4>1638458</vt:i4>
      </vt:variant>
      <vt:variant>
        <vt:i4>53</vt:i4>
      </vt:variant>
      <vt:variant>
        <vt:i4>0</vt:i4>
      </vt:variant>
      <vt:variant>
        <vt:i4>5</vt:i4>
      </vt:variant>
      <vt:variant>
        <vt:lpwstr/>
      </vt:variant>
      <vt:variant>
        <vt:lpwstr>_Toc449428568</vt:lpwstr>
      </vt:variant>
      <vt:variant>
        <vt:i4>1638458</vt:i4>
      </vt:variant>
      <vt:variant>
        <vt:i4>47</vt:i4>
      </vt:variant>
      <vt:variant>
        <vt:i4>0</vt:i4>
      </vt:variant>
      <vt:variant>
        <vt:i4>5</vt:i4>
      </vt:variant>
      <vt:variant>
        <vt:lpwstr/>
      </vt:variant>
      <vt:variant>
        <vt:lpwstr>_Toc449428567</vt:lpwstr>
      </vt:variant>
      <vt:variant>
        <vt:i4>1638458</vt:i4>
      </vt:variant>
      <vt:variant>
        <vt:i4>41</vt:i4>
      </vt:variant>
      <vt:variant>
        <vt:i4>0</vt:i4>
      </vt:variant>
      <vt:variant>
        <vt:i4>5</vt:i4>
      </vt:variant>
      <vt:variant>
        <vt:lpwstr/>
      </vt:variant>
      <vt:variant>
        <vt:lpwstr>_Toc449428566</vt:lpwstr>
      </vt:variant>
      <vt:variant>
        <vt:i4>1638458</vt:i4>
      </vt:variant>
      <vt:variant>
        <vt:i4>35</vt:i4>
      </vt:variant>
      <vt:variant>
        <vt:i4>0</vt:i4>
      </vt:variant>
      <vt:variant>
        <vt:i4>5</vt:i4>
      </vt:variant>
      <vt:variant>
        <vt:lpwstr/>
      </vt:variant>
      <vt:variant>
        <vt:lpwstr>_Toc449428565</vt:lpwstr>
      </vt:variant>
      <vt:variant>
        <vt:i4>1638458</vt:i4>
      </vt:variant>
      <vt:variant>
        <vt:i4>29</vt:i4>
      </vt:variant>
      <vt:variant>
        <vt:i4>0</vt:i4>
      </vt:variant>
      <vt:variant>
        <vt:i4>5</vt:i4>
      </vt:variant>
      <vt:variant>
        <vt:lpwstr/>
      </vt:variant>
      <vt:variant>
        <vt:lpwstr>_Toc449428564</vt:lpwstr>
      </vt:variant>
      <vt:variant>
        <vt:i4>1638458</vt:i4>
      </vt:variant>
      <vt:variant>
        <vt:i4>23</vt:i4>
      </vt:variant>
      <vt:variant>
        <vt:i4>0</vt:i4>
      </vt:variant>
      <vt:variant>
        <vt:i4>5</vt:i4>
      </vt:variant>
      <vt:variant>
        <vt:lpwstr/>
      </vt:variant>
      <vt:variant>
        <vt:lpwstr>_Toc449428563</vt:lpwstr>
      </vt:variant>
      <vt:variant>
        <vt:i4>1638458</vt:i4>
      </vt:variant>
      <vt:variant>
        <vt:i4>17</vt:i4>
      </vt:variant>
      <vt:variant>
        <vt:i4>0</vt:i4>
      </vt:variant>
      <vt:variant>
        <vt:i4>5</vt:i4>
      </vt:variant>
      <vt:variant>
        <vt:lpwstr/>
      </vt:variant>
      <vt:variant>
        <vt:lpwstr>_Toc449428562</vt:lpwstr>
      </vt:variant>
      <vt:variant>
        <vt:i4>1638458</vt:i4>
      </vt:variant>
      <vt:variant>
        <vt:i4>11</vt:i4>
      </vt:variant>
      <vt:variant>
        <vt:i4>0</vt:i4>
      </vt:variant>
      <vt:variant>
        <vt:i4>5</vt:i4>
      </vt:variant>
      <vt:variant>
        <vt:lpwstr/>
      </vt:variant>
      <vt:variant>
        <vt:lpwstr>_Toc449428561</vt:lpwstr>
      </vt:variant>
      <vt:variant>
        <vt:i4>1638458</vt:i4>
      </vt:variant>
      <vt:variant>
        <vt:i4>5</vt:i4>
      </vt:variant>
      <vt:variant>
        <vt:i4>0</vt:i4>
      </vt:variant>
      <vt:variant>
        <vt:i4>5</vt:i4>
      </vt:variant>
      <vt:variant>
        <vt:lpwstr/>
      </vt:variant>
      <vt:variant>
        <vt:lpwstr>_Toc449428560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 Informe de Definición MDSI v2.1</dc:title>
  <dc:creator>Grecia Sandoval Clavijo</dc:creator>
  <cp:lastModifiedBy>Cilliani Delgado Becker Carlos</cp:lastModifiedBy>
  <cp:revision>2</cp:revision>
  <cp:lastPrinted>2015-03-17T22:33:00Z</cp:lastPrinted>
  <dcterms:created xsi:type="dcterms:W3CDTF">2018-09-11T23:05:00Z</dcterms:created>
  <dcterms:modified xsi:type="dcterms:W3CDTF">2018-09-11T23:05:00Z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Mendieta Manco Victor Eduardo</vt:lpwstr>
  </property>
  <property fmtid="{D5CDD505-2E9C-101B-9397-08002B2CF9AE}" pid="3" name="display_urn:schemas-microsoft-com:office:office#Author">
    <vt:lpwstr>Mendieta Manco Victor Eduardo</vt:lpwstr>
  </property>
</Properties>
</file>